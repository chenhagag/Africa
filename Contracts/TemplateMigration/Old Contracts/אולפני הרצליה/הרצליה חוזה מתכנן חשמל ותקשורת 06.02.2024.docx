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1EB9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7657249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23AC12"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8CE1B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6BC05A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36314E7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B2234">
        <w:rPr>
          <w:rFonts w:ascii="Times New Roman" w:eastAsia="Times New Roman" w:hAnsi="Times New Roman" w:cs="David"/>
          <w:bCs/>
          <w:i/>
          <w:iCs/>
          <w:noProof/>
          <w:sz w:val="32"/>
          <w:szCs w:val="32"/>
        </w:rPr>
        <w:drawing>
          <wp:inline distT="0" distB="0" distL="0" distR="0" wp14:anchorId="391F1CA2" wp14:editId="799A3A41">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1">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1C9B84DF" w14:textId="77777777" w:rsidR="002B2234" w:rsidRPr="002B2234" w:rsidRDefault="00D80A75" w:rsidP="002B2234">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Pr>
          <w:rFonts w:ascii="Times New Roman" w:eastAsia="Times New Roman" w:hAnsi="Times New Roman" w:cs="David" w:hint="cs"/>
          <w:bCs/>
          <w:sz w:val="32"/>
          <w:szCs w:val="32"/>
          <w:rtl/>
          <w:lang w:eastAsia="he-IL"/>
        </w:rPr>
        <w:t xml:space="preserve"> </w:t>
      </w:r>
    </w:p>
    <w:p w14:paraId="1545127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E31716"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F95A05"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FFF400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B2234">
        <w:rPr>
          <w:rFonts w:ascii="Times New Roman" w:eastAsia="Times New Roman" w:hAnsi="Times New Roman" w:cs="David" w:hint="cs"/>
          <w:bCs/>
          <w:sz w:val="32"/>
          <w:szCs w:val="32"/>
          <w:u w:val="single"/>
          <w:rtl/>
          <w:lang w:eastAsia="he-IL"/>
        </w:rPr>
        <w:t>חוזה מתכנן חשמל ותקשורת</w:t>
      </w:r>
    </w:p>
    <w:p w14:paraId="0E48B1C1"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D7DEB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88667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CF44A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89DD0A"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A63463E970C1443C92C1790F6B12BC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11F193B7" w14:textId="77777777" w:rsidR="00735E3D" w:rsidRPr="00B27B4C" w:rsidRDefault="00033E75"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סביוני  רעננה  צפון</w:t>
          </w:r>
        </w:p>
      </w:sdtContent>
    </w:sdt>
    <w:p w14:paraId="7BBC871A"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C6AFC98E6AC341BFADBAA851F58CEBE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A97F66C" w14:textId="77777777" w:rsidR="00735E3D" w:rsidRPr="00B27B4C" w:rsidRDefault="00033E75" w:rsidP="00735E3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hint="cs"/>
              <w:bCs/>
              <w:sz w:val="32"/>
              <w:szCs w:val="32"/>
              <w:u w:val="single"/>
              <w:rtl/>
              <w:lang w:eastAsia="he-IL"/>
            </w:rPr>
            <w:t xml:space="preserve">הקמת 150 יח''ד ומסחר </w:t>
          </w:r>
        </w:p>
      </w:sdtContent>
    </w:sdt>
    <w:p w14:paraId="02D5380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8D2E6C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DECBE7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E536EA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1C83EC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1D30C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E5565B"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2E918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92229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46C5D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1FA23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9FEAA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FA097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4A23A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46761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2D21A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70E09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64709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407E77"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406FC0"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0BEE6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C563C4"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9156B5"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AB8250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70B3F7" w14:textId="77777777" w:rsidR="00735E3D" w:rsidRDefault="00735E3D" w:rsidP="002B2234">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FB4D655" w14:textId="77777777" w:rsidR="002B2234" w:rsidRPr="00735E3D" w:rsidRDefault="002B2234" w:rsidP="002B2234">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735E3D">
        <w:rPr>
          <w:rFonts w:ascii="Times New Roman" w:eastAsia="Times New Roman" w:hAnsi="Times New Roman" w:cs="David" w:hint="cs"/>
          <w:bCs/>
          <w:sz w:val="32"/>
          <w:szCs w:val="32"/>
          <w:u w:val="single"/>
          <w:rtl/>
          <w:lang w:eastAsia="he-IL"/>
        </w:rPr>
        <w:t>חוזה</w:t>
      </w:r>
      <w:r w:rsidR="00735E3D" w:rsidRPr="00735E3D">
        <w:rPr>
          <w:rFonts w:ascii="Times New Roman" w:eastAsia="Times New Roman" w:hAnsi="Times New Roman" w:cs="David" w:hint="cs"/>
          <w:bCs/>
          <w:sz w:val="32"/>
          <w:szCs w:val="32"/>
          <w:u w:val="single"/>
          <w:rtl/>
          <w:lang w:eastAsia="he-IL"/>
        </w:rPr>
        <w:t xml:space="preserve"> מתכנן חשמל ותקשורת</w:t>
      </w:r>
    </w:p>
    <w:p w14:paraId="078F5F4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247364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B2234">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10083763"/>
          <w:placeholder>
            <w:docPart w:val="C32364423DFC4D9683D2AFC9A0512D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735E3D">
            <w:rPr>
              <w:rStyle w:val="AutoFieldsChar"/>
              <w:color w:val="00B0F0"/>
              <w:rtl/>
            </w:rPr>
            <w:t>[תאריך חתימת חוזה]</w:t>
          </w:r>
        </w:sdtContent>
      </w:sdt>
    </w:p>
    <w:p w14:paraId="20FA3BE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Times New Roman"/>
          <w:sz w:val="20"/>
          <w:szCs w:val="20"/>
          <w:rtl/>
        </w:rPr>
      </w:pPr>
    </w:p>
    <w:p w14:paraId="3AD9CFC9"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1051FF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CA75D28" w14:textId="77777777" w:rsidR="002B2234" w:rsidRPr="002B2234" w:rsidRDefault="002B2234" w:rsidP="002B2234">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1350188"/>
        <w:placeholder>
          <w:docPart w:val="033689155C204D34AA30E9BCCBD4FC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4BADA3FE" w14:textId="77777777" w:rsidR="002B2234" w:rsidRPr="002B2234" w:rsidRDefault="00033E75" w:rsidP="002B2234">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Pr>
              <w:rFonts w:ascii="Times New Roman" w:eastAsia="Times New Roman" w:hAnsi="Times New Roman" w:cs="David" w:hint="cs"/>
              <w:color w:val="800080"/>
              <w:sz w:val="24"/>
              <w:szCs w:val="24"/>
              <w:rtl/>
            </w:rPr>
            <w:br/>
            <w:t>אפריקה ישראל מגורים בע"מ</w:t>
          </w:r>
          <w:r>
            <w:rPr>
              <w:rFonts w:ascii="Times New Roman" w:eastAsia="Times New Roman" w:hAnsi="Times New Roman" w:cs="David" w:hint="cs"/>
              <w:color w:val="800080"/>
              <w:sz w:val="24"/>
              <w:szCs w:val="24"/>
              <w:rtl/>
            </w:rPr>
            <w:br/>
            <w:t>יוני נתניהו 1 ג' אור יהודה</w:t>
          </w:r>
          <w:r>
            <w:rPr>
              <w:rFonts w:ascii="Times New Roman" w:eastAsia="Times New Roman" w:hAnsi="Times New Roman" w:cs="David" w:hint="cs"/>
              <w:color w:val="800080"/>
              <w:sz w:val="24"/>
              <w:szCs w:val="24"/>
              <w:rtl/>
            </w:rPr>
            <w:br/>
            <w:t>מ.ז 52-003476-0</w:t>
          </w:r>
          <w:r>
            <w:rPr>
              <w:rFonts w:ascii="Times New Roman" w:eastAsia="Times New Roman" w:hAnsi="Times New Roman" w:cs="David" w:hint="cs"/>
              <w:color w:val="800080"/>
              <w:sz w:val="24"/>
              <w:szCs w:val="24"/>
              <w:rtl/>
            </w:rPr>
            <w:br/>
          </w:r>
        </w:p>
      </w:sdtContent>
    </w:sdt>
    <w:p w14:paraId="5F7926A8"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45CCDDA3"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אחד;</w:t>
      </w:r>
    </w:p>
    <w:p w14:paraId="5F5F918D"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05FB82B" w14:textId="77777777" w:rsidR="002B2234" w:rsidRPr="002B2234" w:rsidRDefault="002B2234" w:rsidP="002B2234">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hint="cs"/>
          <w:bCs/>
          <w:sz w:val="20"/>
          <w:szCs w:val="24"/>
          <w:rtl/>
          <w:lang w:eastAsia="he-IL"/>
        </w:rPr>
        <w:t>ל ב י ן</w:t>
      </w:r>
    </w:p>
    <w:p w14:paraId="232943A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578484169"/>
        <w:placeholder>
          <w:docPart w:val="18DFA901444646BB88ABDB7191A85B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01164002" w14:textId="42863DC7" w:rsidR="002B2234" w:rsidRPr="002B2234" w:rsidRDefault="004B73AB"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Pr>
              <w:rFonts w:ascii="Times New Roman" w:eastAsia="Times New Roman" w:hAnsi="Times New Roman" w:cs="David" w:hint="cs"/>
              <w:color w:val="800080"/>
              <w:sz w:val="24"/>
              <w:szCs w:val="24"/>
              <w:rtl/>
            </w:rPr>
            <w:br/>
            <w:t>ר.כהן ושות'</w:t>
          </w:r>
          <w:r w:rsidR="009364BF">
            <w:rPr>
              <w:rFonts w:ascii="Times New Roman" w:eastAsia="Times New Roman" w:hAnsi="Times New Roman" w:cs="David" w:hint="cs"/>
              <w:color w:val="800080"/>
              <w:sz w:val="24"/>
              <w:szCs w:val="24"/>
              <w:rtl/>
            </w:rPr>
            <w:t xml:space="preserve"> מהנדסים יועצים לחשמל </w:t>
          </w:r>
          <w:r w:rsidR="00774D2C">
            <w:rPr>
              <w:rFonts w:ascii="Times New Roman" w:eastAsia="Times New Roman" w:hAnsi="Times New Roman" w:cs="David" w:hint="cs"/>
              <w:color w:val="800080"/>
              <w:sz w:val="24"/>
              <w:szCs w:val="24"/>
              <w:rtl/>
            </w:rPr>
            <w:t>ואוטומצי</w:t>
          </w:r>
          <w:r w:rsidR="00774D2C">
            <w:rPr>
              <w:rFonts w:ascii="Times New Roman" w:eastAsia="Times New Roman" w:hAnsi="Times New Roman" w:cs="David" w:hint="eastAsia"/>
              <w:color w:val="800080"/>
              <w:sz w:val="24"/>
              <w:szCs w:val="24"/>
              <w:rtl/>
            </w:rPr>
            <w:t>ה</w:t>
          </w:r>
          <w:r w:rsidR="009364BF">
            <w:rPr>
              <w:rFonts w:ascii="Times New Roman" w:eastAsia="Times New Roman" w:hAnsi="Times New Roman" w:cs="David" w:hint="cs"/>
              <w:color w:val="800080"/>
              <w:sz w:val="24"/>
              <w:szCs w:val="24"/>
              <w:rtl/>
            </w:rPr>
            <w:t xml:space="preserve"> (3000)</w:t>
          </w:r>
          <w:r>
            <w:rPr>
              <w:rFonts w:ascii="Times New Roman" w:eastAsia="Times New Roman" w:hAnsi="Times New Roman" w:cs="David" w:hint="cs"/>
              <w:color w:val="800080"/>
              <w:sz w:val="24"/>
              <w:szCs w:val="24"/>
              <w:rtl/>
            </w:rPr>
            <w:t xml:space="preserve"> בע"מ</w:t>
          </w:r>
          <w:r>
            <w:rPr>
              <w:rFonts w:ascii="Times New Roman" w:eastAsia="Times New Roman" w:hAnsi="Times New Roman" w:cs="David" w:hint="cs"/>
              <w:color w:val="800080"/>
              <w:sz w:val="24"/>
              <w:szCs w:val="24"/>
              <w:rtl/>
            </w:rPr>
            <w:br/>
            <w:t>מנחם בגין 42, רמת גן</w:t>
          </w:r>
          <w:r>
            <w:rPr>
              <w:rFonts w:ascii="Times New Roman" w:eastAsia="Times New Roman" w:hAnsi="Times New Roman" w:cs="David" w:hint="cs"/>
              <w:color w:val="800080"/>
              <w:sz w:val="24"/>
              <w:szCs w:val="24"/>
              <w:rtl/>
            </w:rPr>
            <w:br/>
            <w:t>511304552</w:t>
          </w:r>
        </w:p>
      </w:sdtContent>
    </w:sdt>
    <w:p w14:paraId="4DA23F61"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B2234">
        <w:rPr>
          <w:rFonts w:ascii="Times New Roman" w:eastAsia="Times New Roman" w:hAnsi="Times New Roman" w:cs="David" w:hint="cs"/>
          <w:sz w:val="20"/>
          <w:szCs w:val="24"/>
          <w:rtl/>
          <w:lang w:eastAsia="he-IL"/>
        </w:rPr>
        <w:t>(להלן: "</w:t>
      </w:r>
      <w:r w:rsidRPr="002B2234">
        <w:rPr>
          <w:rFonts w:ascii="Times New Roman" w:eastAsia="Times New Roman" w:hAnsi="Times New Roman" w:cs="David" w:hint="cs"/>
          <w:b/>
          <w:bCs/>
          <w:sz w:val="20"/>
          <w:szCs w:val="24"/>
          <w:rtl/>
          <w:lang w:eastAsia="he-IL"/>
        </w:rPr>
        <w:t>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Cs/>
          <w:sz w:val="20"/>
          <w:szCs w:val="24"/>
          <w:rtl/>
          <w:lang w:eastAsia="he-IL"/>
        </w:rPr>
        <w:t xml:space="preserve">  </w:t>
      </w:r>
    </w:p>
    <w:p w14:paraId="64663DFC"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B2234">
        <w:rPr>
          <w:rFonts w:ascii="Times New Roman" w:eastAsia="Times New Roman" w:hAnsi="Times New Roman" w:cs="David" w:hint="cs"/>
          <w:bCs/>
          <w:sz w:val="20"/>
          <w:szCs w:val="24"/>
          <w:rtl/>
          <w:lang w:eastAsia="he-IL"/>
        </w:rPr>
        <w:t xml:space="preserve">         מצד שני;</w:t>
      </w:r>
    </w:p>
    <w:p w14:paraId="4164D85E" w14:textId="77777777" w:rsidR="002B2234" w:rsidRPr="002B2234" w:rsidRDefault="002B2234" w:rsidP="002B2234">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54CD7699" w14:textId="77777777" w:rsidR="002B2234" w:rsidRPr="002B2234" w:rsidRDefault="002B2234" w:rsidP="002B2234">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והואיל:</w:t>
      </w:r>
      <w:r w:rsidRPr="002B2234">
        <w:rPr>
          <w:rFonts w:ascii="Times New Roman" w:eastAsia="Times New Roman" w:hAnsi="Times New Roman" w:cs="David"/>
          <w:bCs/>
          <w:sz w:val="20"/>
          <w:szCs w:val="24"/>
          <w:rtl/>
          <w:lang w:eastAsia="he-IL"/>
        </w:rPr>
        <w:tab/>
      </w:r>
      <w:r w:rsidRPr="002B2234">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694BAD5C" w14:textId="77777777" w:rsidR="002B2234" w:rsidRPr="002B2234" w:rsidRDefault="002B2234" w:rsidP="002B2234">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B2234">
        <w:rPr>
          <w:rFonts w:ascii="Times New Roman" w:eastAsia="Times New Roman" w:hAnsi="Times New Roman" w:cs="David"/>
          <w:bCs/>
          <w:sz w:val="20"/>
          <w:szCs w:val="24"/>
          <w:rtl/>
          <w:lang w:eastAsia="he-IL"/>
        </w:rPr>
        <w:t>לפיכך הותנה והוסכם בין הצדדים כדלקמן:</w:t>
      </w:r>
    </w:p>
    <w:p w14:paraId="1746A433"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u w:val="single"/>
          <w:rtl/>
          <w:lang w:eastAsia="he-IL"/>
        </w:rPr>
        <w:t>מבוא</w:t>
      </w:r>
    </w:p>
    <w:p w14:paraId="0C160316" w14:textId="77777777" w:rsidR="002B2234" w:rsidRPr="002B2234" w:rsidRDefault="002B2234" w:rsidP="002B2234">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למונחים הבאים יהא הפרוש הנקוב בצידם דהיינו:</w:t>
      </w:r>
    </w:p>
    <w:p w14:paraId="43810C34"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8BDFCFC"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"הפרויקט"</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3B9F1E1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51802A"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"התכנית" </w:t>
      </w:r>
      <w:r w:rsidRPr="002B2234">
        <w:rPr>
          <w:rFonts w:ascii="Times New Roman" w:eastAsia="Times New Roman" w:hAnsi="Times New Roman" w:cs="David"/>
          <w:sz w:val="20"/>
          <w:szCs w:val="24"/>
          <w:rtl/>
          <w:lang w:eastAsia="he-IL"/>
        </w:rPr>
        <w:t>/</w:t>
      </w:r>
    </w:p>
    <w:p w14:paraId="6BAEAD1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"המקרקעין"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273413EB"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3ECE4E2"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"האתר"</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021562A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976957C"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היועצים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5517058"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4FB694"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התכניות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כל המסמכים שיערכו ע"י המתכנן כאמור יערכו בשפה העברית.</w:t>
      </w:r>
    </w:p>
    <w:p w14:paraId="4D1C1575"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97008D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שירותי</w:t>
      </w:r>
    </w:p>
    <w:p w14:paraId="6A0EEF3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המתכנן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p>
    <w:p w14:paraId="59FB56FC"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w:t>
      </w:r>
      <w:r w:rsidRPr="002B2234">
        <w:rPr>
          <w:rFonts w:ascii="Times New Roman" w:eastAsia="Times New Roman" w:hAnsi="Times New Roman" w:cs="David"/>
          <w:b/>
          <w:bCs/>
          <w:sz w:val="20"/>
          <w:szCs w:val="24"/>
          <w:rtl/>
          <w:lang w:eastAsia="he-IL"/>
        </w:rPr>
        <w:t>השירותים</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 xml:space="preserve">השירותים כמוגדר וכמפורט בחוזה זה ובנספח </w:t>
      </w:r>
      <w:r w:rsidRPr="002B2234">
        <w:rPr>
          <w:rFonts w:ascii="Times New Roman" w:eastAsia="Times New Roman" w:hAnsi="Times New Roman" w:cs="David"/>
          <w:b/>
          <w:bCs/>
          <w:sz w:val="20"/>
          <w:szCs w:val="24"/>
          <w:rtl/>
          <w:lang w:eastAsia="he-IL"/>
        </w:rPr>
        <w:t>ב'</w:t>
      </w:r>
      <w:r w:rsidRPr="002B2234">
        <w:rPr>
          <w:rFonts w:ascii="Times New Roman" w:eastAsia="Times New Roman" w:hAnsi="Times New Roman" w:cs="David" w:hint="cs"/>
          <w:b/>
          <w:bCs/>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1A44EB20"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FCDB7A"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המנהל</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5F7CC1A4"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1DA71D"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מקום שמדובר בחוזה זה במזמין - גם המנהל במשמע.</w:t>
      </w:r>
    </w:p>
    <w:p w14:paraId="1CA0EB03"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64A602"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החוזה</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hint="cs"/>
          <w:sz w:val="20"/>
          <w:szCs w:val="24"/>
          <w:rtl/>
          <w:lang w:eastAsia="he-IL"/>
        </w:rPr>
        <w:t>/</w:t>
      </w:r>
    </w:p>
    <w:p w14:paraId="0441855A"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b/>
          <w:bCs/>
          <w:sz w:val="20"/>
          <w:szCs w:val="24"/>
          <w:rtl/>
          <w:lang w:eastAsia="he-IL"/>
        </w:rPr>
        <w:t>ההסכם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חוזה זה על נספחיו.</w:t>
      </w:r>
    </w:p>
    <w:p w14:paraId="60A59361"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B13C73B" w14:textId="77777777" w:rsidR="002B2234" w:rsidRPr="002B2234" w:rsidRDefault="002B2234" w:rsidP="002B2234">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הדין</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כהגדרתו בחוק ה</w:t>
      </w:r>
      <w:r w:rsidRPr="002B2234">
        <w:rPr>
          <w:rFonts w:ascii="Times New Roman" w:eastAsia="Times New Roman" w:hAnsi="Times New Roman" w:cs="David" w:hint="cs"/>
          <w:sz w:val="20"/>
          <w:szCs w:val="24"/>
          <w:rtl/>
          <w:lang w:eastAsia="he-IL"/>
        </w:rPr>
        <w:t>פרשנות, התשמ"א-1981</w:t>
      </w:r>
      <w:r w:rsidRPr="002B2234">
        <w:rPr>
          <w:rFonts w:ascii="Times New Roman" w:eastAsia="Times New Roman" w:hAnsi="Times New Roman" w:cs="David"/>
          <w:sz w:val="20"/>
          <w:szCs w:val="24"/>
          <w:rtl/>
          <w:lang w:eastAsia="he-IL"/>
        </w:rPr>
        <w:t xml:space="preserve"> לרבות כל </w:t>
      </w:r>
      <w:r w:rsidRPr="002B2234">
        <w:rPr>
          <w:rFonts w:ascii="Times New Roman" w:eastAsia="Times New Roman" w:hAnsi="Times New Roman" w:cs="David" w:hint="cs"/>
          <w:sz w:val="20"/>
          <w:szCs w:val="24"/>
          <w:rtl/>
          <w:lang w:eastAsia="he-IL"/>
        </w:rPr>
        <w:t xml:space="preserve">תקנה ו/או </w:t>
      </w:r>
      <w:r w:rsidRPr="002B2234">
        <w:rPr>
          <w:rFonts w:ascii="Times New Roman" w:eastAsia="Times New Roman" w:hAnsi="Times New Roman" w:cs="David"/>
          <w:sz w:val="20"/>
          <w:szCs w:val="24"/>
          <w:rtl/>
          <w:lang w:eastAsia="he-IL"/>
        </w:rPr>
        <w:t>הוראה של רשות מוסמכת בתוקף סמכותה על פי הדין.</w:t>
      </w:r>
    </w:p>
    <w:p w14:paraId="50CEF7DA"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F0742BC"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הרשות</w:t>
      </w:r>
    </w:p>
    <w:p w14:paraId="4497E649"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המקומית</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המצ"ב.</w:t>
      </w:r>
    </w:p>
    <w:p w14:paraId="126A5D02"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57ECB14" w14:textId="77777777" w:rsidR="002B2234" w:rsidRPr="002B2234" w:rsidRDefault="002B2234" w:rsidP="002B2234">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b/>
          <w:bCs/>
          <w:sz w:val="20"/>
          <w:szCs w:val="24"/>
          <w:rtl/>
          <w:lang w:eastAsia="he-IL"/>
        </w:rPr>
        <w:t>חוזה</w:t>
      </w:r>
    </w:p>
    <w:p w14:paraId="3C417E54"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 הפיתוח</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r>
      <w:r w:rsidRPr="002B2234">
        <w:rPr>
          <w:rFonts w:ascii="Times New Roman" w:eastAsia="Times New Roman" w:hAnsi="Times New Roman" w:cs="David"/>
          <w:sz w:val="20"/>
          <w:szCs w:val="24"/>
          <w:rtl/>
          <w:lang w:eastAsia="he-IL"/>
        </w:rPr>
        <w:tab/>
        <w:t xml:space="preserve">כמוגדר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w:t>
      </w:r>
    </w:p>
    <w:p w14:paraId="379841F8" w14:textId="77777777" w:rsidR="002B2234" w:rsidRPr="002B2234" w:rsidRDefault="002B2234" w:rsidP="002B2234">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67279EAF"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הכותרות בחוזה זה </w:t>
      </w:r>
      <w:r w:rsidRPr="002B2234">
        <w:rPr>
          <w:rFonts w:ascii="Times New Roman" w:eastAsia="Times New Roman" w:hAnsi="Times New Roman" w:cs="David" w:hint="cs"/>
          <w:sz w:val="20"/>
          <w:szCs w:val="24"/>
          <w:rtl/>
          <w:lang w:eastAsia="he-IL"/>
        </w:rPr>
        <w:t xml:space="preserve">הינן לנוחיות בלבד ובכל מקרה </w:t>
      </w:r>
      <w:r w:rsidRPr="002B2234">
        <w:rPr>
          <w:rFonts w:ascii="Times New Roman" w:eastAsia="Times New Roman" w:hAnsi="Times New Roman" w:cs="David"/>
          <w:sz w:val="20"/>
          <w:szCs w:val="24"/>
          <w:rtl/>
          <w:lang w:eastAsia="he-IL"/>
        </w:rPr>
        <w:t xml:space="preserve">לא ישמשו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פרש</w:t>
      </w:r>
      <w:r w:rsidRPr="002B2234">
        <w:rPr>
          <w:rFonts w:ascii="Times New Roman" w:eastAsia="Times New Roman" w:hAnsi="Times New Roman" w:cs="David" w:hint="cs"/>
          <w:sz w:val="20"/>
          <w:szCs w:val="24"/>
          <w:rtl/>
          <w:lang w:eastAsia="he-IL"/>
        </w:rPr>
        <w:t>נות</w:t>
      </w:r>
      <w:r w:rsidRPr="002B2234">
        <w:rPr>
          <w:rFonts w:ascii="Times New Roman" w:eastAsia="Times New Roman" w:hAnsi="Times New Roman" w:cs="David"/>
          <w:sz w:val="20"/>
          <w:szCs w:val="24"/>
          <w:rtl/>
          <w:lang w:eastAsia="he-IL"/>
        </w:rPr>
        <w:t>ו.</w:t>
      </w:r>
    </w:p>
    <w:p w14:paraId="75FF865F"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הנספחים לחוזה זה מהווים חלק בלתי נפרד הימנו ואלה הם:</w:t>
      </w:r>
    </w:p>
    <w:p w14:paraId="66D2F2CE"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45B9B243"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א'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כללי;</w:t>
      </w:r>
    </w:p>
    <w:p w14:paraId="7FF87D9E"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נספח 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שירותי המתכנן;</w:t>
      </w:r>
    </w:p>
    <w:p w14:paraId="7AF808F6"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ג'</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lang w:eastAsia="he-IL"/>
        </w:rPr>
        <w:t>–</w:t>
      </w:r>
      <w:r w:rsidRPr="002B2234">
        <w:rPr>
          <w:rFonts w:ascii="Times New Roman" w:eastAsia="Times New Roman" w:hAnsi="Times New Roman" w:cs="David"/>
          <w:color w:val="000000"/>
          <w:sz w:val="20"/>
          <w:szCs w:val="24"/>
          <w:rtl/>
          <w:lang w:eastAsia="he-IL"/>
        </w:rPr>
        <w:t xml:space="preserve"> </w:t>
      </w:r>
      <w:r w:rsidRPr="002B2234">
        <w:rPr>
          <w:rFonts w:ascii="Times New Roman" w:eastAsia="Times New Roman" w:hAnsi="Times New Roman" w:cs="David"/>
          <w:color w:val="000000"/>
          <w:sz w:val="20"/>
          <w:szCs w:val="24"/>
          <w:rtl/>
          <w:lang w:eastAsia="he-IL"/>
        </w:rPr>
        <w:tab/>
        <w:t>לוח זמנים;</w:t>
      </w:r>
    </w:p>
    <w:p w14:paraId="187CBB3B"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ד'</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שכר המתכנן;</w:t>
      </w:r>
    </w:p>
    <w:p w14:paraId="042795A3"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B2234">
        <w:rPr>
          <w:rFonts w:ascii="Times New Roman" w:eastAsia="Times New Roman" w:hAnsi="Times New Roman" w:cs="David"/>
          <w:b/>
          <w:bCs/>
          <w:color w:val="000000"/>
          <w:sz w:val="20"/>
          <w:szCs w:val="24"/>
          <w:rtl/>
          <w:lang w:eastAsia="he-IL"/>
        </w:rPr>
        <w:t>נספח ה'</w:t>
      </w:r>
      <w:r w:rsidRPr="002B2234">
        <w:rPr>
          <w:rFonts w:ascii="Times New Roman" w:eastAsia="Times New Roman" w:hAnsi="Times New Roman" w:cs="David"/>
          <w:color w:val="000000"/>
          <w:sz w:val="20"/>
          <w:szCs w:val="24"/>
          <w:rtl/>
          <w:lang w:eastAsia="he-IL"/>
        </w:rPr>
        <w:t xml:space="preserve"> - </w:t>
      </w:r>
      <w:r w:rsidRPr="002B2234">
        <w:rPr>
          <w:rFonts w:ascii="Times New Roman" w:eastAsia="Times New Roman" w:hAnsi="Times New Roman" w:cs="David"/>
          <w:color w:val="000000"/>
          <w:sz w:val="20"/>
          <w:szCs w:val="24"/>
          <w:rtl/>
          <w:lang w:eastAsia="he-IL"/>
        </w:rPr>
        <w:tab/>
        <w:t>תשלומי שכר המתכנן;</w:t>
      </w:r>
    </w:p>
    <w:p w14:paraId="7DA44176"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rtl/>
          <w:lang w:eastAsia="he-IL"/>
        </w:rPr>
        <w:t xml:space="preserve">נספח ו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הצהרה והתחייבות לשמירת סודיות;</w:t>
      </w:r>
    </w:p>
    <w:p w14:paraId="2170555D"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6D87903F" w14:textId="77777777" w:rsidR="00D80A75" w:rsidRDefault="00D80A75" w:rsidP="00D80A75">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04B5BB53"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ח'</w:t>
      </w:r>
      <w:r w:rsidRPr="002B2234">
        <w:rPr>
          <w:rFonts w:ascii="Times New Roman" w:eastAsia="Times New Roman" w:hAnsi="Times New Roman" w:cs="David"/>
          <w:sz w:val="20"/>
          <w:szCs w:val="24"/>
          <w:rtl/>
          <w:lang w:eastAsia="he-IL"/>
        </w:rPr>
        <w:t xml:space="preserve"> - </w:t>
      </w:r>
      <w:r w:rsidRPr="002B2234">
        <w:rPr>
          <w:rFonts w:ascii="Times New Roman" w:eastAsia="Times New Roman" w:hAnsi="Times New Roman" w:cs="David"/>
          <w:sz w:val="20"/>
          <w:szCs w:val="24"/>
          <w:rtl/>
          <w:lang w:eastAsia="he-IL"/>
        </w:rPr>
        <w:tab/>
        <w:t>רשימת התכניות והמסמכים שעל המתכנן להנפיק.</w:t>
      </w:r>
    </w:p>
    <w:p w14:paraId="4AE00B23" w14:textId="77777777" w:rsidR="002B2234" w:rsidRPr="002B2234" w:rsidRDefault="002B2234" w:rsidP="002B2234">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נספח ט'</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tab/>
        <w:t>אישור להשלמת הפרויקט/קטע מהפרויקט.</w:t>
      </w:r>
    </w:p>
    <w:p w14:paraId="10180919" w14:textId="77777777" w:rsidR="002B2234" w:rsidRPr="002B2234" w:rsidRDefault="002B2234" w:rsidP="002B2234">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B2234">
        <w:rPr>
          <w:rFonts w:ascii="Times New Roman" w:eastAsia="Times New Roman" w:hAnsi="Times New Roman" w:cs="David"/>
          <w:b/>
          <w:bCs/>
          <w:sz w:val="20"/>
          <w:szCs w:val="24"/>
          <w:rtl/>
          <w:lang w:eastAsia="he-IL"/>
        </w:rPr>
        <w:t xml:space="preserve">נספח י' </w:t>
      </w:r>
      <w:r w:rsidRPr="002B2234">
        <w:rPr>
          <w:rFonts w:ascii="Times New Roman" w:eastAsia="Times New Roman" w:hAnsi="Times New Roman" w:cs="David"/>
          <w:sz w:val="20"/>
          <w:szCs w:val="24"/>
          <w:rtl/>
          <w:lang w:eastAsia="he-IL"/>
        </w:rPr>
        <w:t>-</w:t>
      </w:r>
      <w:r w:rsidRPr="002B2234">
        <w:rPr>
          <w:rFonts w:ascii="Times New Roman" w:eastAsia="Times New Roman" w:hAnsi="Times New Roman" w:cs="David"/>
          <w:sz w:val="20"/>
          <w:szCs w:val="24"/>
          <w:rtl/>
          <w:lang w:eastAsia="he-IL"/>
        </w:rPr>
        <w:tab/>
        <w:t>נספח היעדר תביעות.</w:t>
      </w:r>
    </w:p>
    <w:p w14:paraId="0521AD39"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שירותי המתכנן</w:t>
      </w:r>
    </w:p>
    <w:p w14:paraId="77FF0C7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מוסר בזה למתכנן והמתכנן מקבל על עצמו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p>
    <w:p w14:paraId="0E8E2A3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ומאשר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הינו מכיר ויודע את כל הנדרש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וכי הינו מורשה על 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דין למתן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 xml:space="preserve"> המתכנן, לרבות</w:t>
      </w:r>
      <w:r w:rsidRPr="002B2234">
        <w:rPr>
          <w:rFonts w:ascii="Times New Roman" w:eastAsia="Times New Roman" w:hAnsi="Times New Roman" w:cs="David" w:hint="cs"/>
          <w:sz w:val="20"/>
          <w:szCs w:val="24"/>
          <w:rtl/>
          <w:lang w:eastAsia="he-IL"/>
        </w:rPr>
        <w:t xml:space="preserve"> אך לא רק</w:t>
      </w:r>
      <w:r w:rsidRPr="002B2234">
        <w:rPr>
          <w:rFonts w:ascii="Times New Roman" w:eastAsia="Times New Roman" w:hAnsi="Times New Roman" w:cs="David"/>
          <w:sz w:val="20"/>
          <w:szCs w:val="24"/>
          <w:rtl/>
          <w:lang w:eastAsia="he-IL"/>
        </w:rPr>
        <w:t>,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חוק המהנדסים והאדריכלים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תשי"ח - 1958, כי יש בידו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שיון </w:t>
      </w:r>
      <w:r w:rsidRPr="002B2234">
        <w:rPr>
          <w:rFonts w:ascii="Times New Roman" w:eastAsia="Times New Roman" w:hAnsi="Times New Roman" w:cs="David" w:hint="cs"/>
          <w:sz w:val="20"/>
          <w:szCs w:val="24"/>
          <w:rtl/>
          <w:lang w:eastAsia="he-IL"/>
        </w:rPr>
        <w:t xml:space="preserve">בר </w:t>
      </w:r>
      <w:r w:rsidRPr="002B2234">
        <w:rPr>
          <w:rFonts w:ascii="Times New Roman" w:eastAsia="Times New Roman" w:hAnsi="Times New Roman" w:cs="David"/>
          <w:sz w:val="20"/>
          <w:szCs w:val="24"/>
          <w:rtl/>
          <w:lang w:eastAsia="he-IL"/>
        </w:rPr>
        <w:t>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קף לביצוע שירותי </w:t>
      </w:r>
      <w:r w:rsidRPr="002B2234">
        <w:rPr>
          <w:rFonts w:ascii="Times New Roman" w:eastAsia="Times New Roman" w:hAnsi="Times New Roman" w:cs="David" w:hint="cs"/>
          <w:sz w:val="20"/>
          <w:szCs w:val="24"/>
          <w:rtl/>
          <w:lang w:eastAsia="he-IL"/>
        </w:rPr>
        <w:t xml:space="preserve"> המתכנן על פי הדין</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כי הוא בעל הכישורים, הר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שיונות, הידע, הניסיון והאמצעים המאפשרים לו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ביצועם ברמה מקצועית גבוהה ובהתאם למותנה בחוזה.</w:t>
      </w:r>
    </w:p>
    <w:p w14:paraId="7EF74D7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 לו שש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שיקול דעתו</w:t>
      </w:r>
      <w:r w:rsidRPr="002B2234">
        <w:rPr>
          <w:rFonts w:ascii="Times New Roman" w:eastAsia="Times New Roman" w:hAnsi="Times New Roman" w:cs="David" w:hint="cs"/>
          <w:sz w:val="20"/>
          <w:szCs w:val="24"/>
          <w:rtl/>
          <w:lang w:eastAsia="he-IL"/>
        </w:rPr>
        <w:t xml:space="preserve"> הבלעדי</w:t>
      </w:r>
      <w:r w:rsidRPr="002B2234">
        <w:rPr>
          <w:rFonts w:ascii="Times New Roman" w:eastAsia="Times New Roman" w:hAnsi="Times New Roman" w:cs="David"/>
          <w:sz w:val="20"/>
          <w:szCs w:val="24"/>
          <w:rtl/>
          <w:lang w:eastAsia="he-IL"/>
        </w:rPr>
        <w:t xml:space="preserve"> ו</w:t>
      </w:r>
      <w:r w:rsidRPr="002B2234">
        <w:rPr>
          <w:rFonts w:ascii="Times New Roman" w:eastAsia="Times New Roman" w:hAnsi="Times New Roman" w:cs="David" w:hint="cs"/>
          <w:sz w:val="20"/>
          <w:szCs w:val="24"/>
          <w:rtl/>
          <w:lang w:eastAsia="he-IL"/>
        </w:rPr>
        <w:t xml:space="preserve">כי </w:t>
      </w:r>
      <w:r w:rsidRPr="002B2234">
        <w:rPr>
          <w:rFonts w:ascii="Times New Roman" w:eastAsia="Times New Roman" w:hAnsi="Times New Roman" w:cs="David"/>
          <w:sz w:val="20"/>
          <w:szCs w:val="24"/>
          <w:rtl/>
          <w:lang w:eastAsia="he-IL"/>
        </w:rPr>
        <w:t xml:space="preserve">הם יינתנו על ידו בשלבי 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עוד</w:t>
      </w:r>
      <w:r w:rsidRPr="002B2234">
        <w:rPr>
          <w:rFonts w:ascii="Times New Roman" w:eastAsia="Times New Roman" w:hAnsi="Times New Roman" w:cs="David"/>
          <w:sz w:val="20"/>
          <w:szCs w:val="24"/>
          <w:rtl/>
          <w:lang w:eastAsia="he-IL"/>
        </w:rPr>
        <w:t xml:space="preserve"> מוסיף ומצהיר</w:t>
      </w:r>
      <w:r w:rsidRPr="002B2234">
        <w:rPr>
          <w:rFonts w:ascii="Times New Roman" w:eastAsia="Times New Roman" w:hAnsi="Times New Roman" w:cs="David" w:hint="cs"/>
          <w:sz w:val="20"/>
          <w:szCs w:val="24"/>
          <w:rtl/>
          <w:lang w:eastAsia="he-IL"/>
        </w:rPr>
        <w:t xml:space="preserve"> המתכנן,</w:t>
      </w:r>
      <w:r w:rsidRPr="002B2234">
        <w:rPr>
          <w:rFonts w:ascii="Times New Roman" w:eastAsia="Times New Roman" w:hAnsi="Times New Roman" w:cs="David"/>
          <w:sz w:val="20"/>
          <w:szCs w:val="24"/>
          <w:rtl/>
          <w:lang w:eastAsia="he-IL"/>
        </w:rPr>
        <w:t xml:space="preserve"> כי ידוע לו שהמזמין אינו מתחייב להזמין מ</w:t>
      </w:r>
      <w:r w:rsidRPr="002B2234">
        <w:rPr>
          <w:rFonts w:ascii="Times New Roman" w:eastAsia="Times New Roman" w:hAnsi="Times New Roman" w:cs="David" w:hint="cs"/>
          <w:sz w:val="20"/>
          <w:szCs w:val="24"/>
          <w:rtl/>
          <w:lang w:eastAsia="he-IL"/>
        </w:rPr>
        <w:t>מנו</w:t>
      </w:r>
      <w:r w:rsidRPr="002B2234">
        <w:rPr>
          <w:rFonts w:ascii="Times New Roman" w:eastAsia="Times New Roman" w:hAnsi="Times New Roman" w:cs="David"/>
          <w:sz w:val="20"/>
          <w:szCs w:val="24"/>
          <w:rtl/>
          <w:lang w:eastAsia="he-IL"/>
        </w:rPr>
        <w:t xml:space="preserve"> שירותים נוספים מעבר לנקוב בחוזה זה ו</w:t>
      </w:r>
      <w:r w:rsidRPr="002B2234">
        <w:rPr>
          <w:rFonts w:ascii="Times New Roman" w:eastAsia="Times New Roman" w:hAnsi="Times New Roman" w:cs="David" w:hint="cs"/>
          <w:sz w:val="20"/>
          <w:szCs w:val="24"/>
          <w:rtl/>
          <w:lang w:eastAsia="he-IL"/>
        </w:rPr>
        <w:t xml:space="preserve">כמפורט </w:t>
      </w:r>
      <w:r w:rsidRPr="002B2234">
        <w:rPr>
          <w:rFonts w:ascii="Times New Roman" w:eastAsia="Times New Roman" w:hAnsi="Times New Roman" w:cs="David"/>
          <w:sz w:val="20"/>
          <w:szCs w:val="24"/>
          <w:rtl/>
          <w:lang w:eastAsia="he-IL"/>
        </w:rPr>
        <w:t xml:space="preserve">בנספח </w:t>
      </w:r>
      <w:r w:rsidRPr="002B2234">
        <w:rPr>
          <w:rFonts w:ascii="Times New Roman" w:eastAsia="Times New Roman" w:hAnsi="Times New Roman" w:cs="David"/>
          <w:bCs/>
          <w:sz w:val="20"/>
          <w:szCs w:val="24"/>
          <w:rtl/>
          <w:lang w:eastAsia="he-IL"/>
        </w:rPr>
        <w:t xml:space="preserve">ב'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w:t>
      </w:r>
    </w:p>
    <w:p w14:paraId="70647A64"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59B8415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שיקבעו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ע"י המזמין ויהיה </w:t>
      </w:r>
      <w:r w:rsidRPr="002B2234">
        <w:rPr>
          <w:rFonts w:ascii="Times New Roman" w:eastAsia="Times New Roman" w:hAnsi="Times New Roman" w:cs="David"/>
          <w:sz w:val="20"/>
          <w:szCs w:val="24"/>
          <w:rtl/>
          <w:lang w:eastAsia="he-IL"/>
        </w:rPr>
        <w:lastRenderedPageBreak/>
        <w:t>חייב לנהוג לפיהם ולקיימם ללא סטייה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הוראה</w:t>
      </w:r>
      <w:r w:rsidRPr="002B2234">
        <w:rPr>
          <w:rFonts w:ascii="Times New Roman" w:eastAsia="Times New Roman" w:hAnsi="Times New Roman" w:cs="David" w:hint="cs"/>
          <w:sz w:val="20"/>
          <w:szCs w:val="24"/>
          <w:rtl/>
          <w:lang w:eastAsia="he-IL"/>
        </w:rPr>
        <w:t xml:space="preserve"> מפורשת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מהמזמין.</w:t>
      </w:r>
    </w:p>
    <w:p w14:paraId="0CAF9FE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הכל כפי שיקבע ע"י המנהל. כן מתחייב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להשתתף בת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אום מראש בכל ישיבות התיאום אליהן יוזמן.</w:t>
      </w:r>
    </w:p>
    <w:p w14:paraId="4896B0C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ישמור על נוהלי קשר, תיאום,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שום וצורת המסמכים לפי דרישת המנהל.</w:t>
      </w:r>
    </w:p>
    <w:p w14:paraId="58084A7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עוד לא יקבע אחרת ע"י המזמין, יהיה המנהל כ</w:t>
      </w:r>
      <w:r w:rsidRPr="002B2234">
        <w:rPr>
          <w:rFonts w:ascii="Times New Roman" w:eastAsia="Times New Roman" w:hAnsi="Times New Roman" w:cs="David" w:hint="cs"/>
          <w:sz w:val="20"/>
          <w:szCs w:val="24"/>
          <w:rtl/>
          <w:lang w:eastAsia="he-IL"/>
        </w:rPr>
        <w:t>הגדרתו</w:t>
      </w:r>
      <w:r w:rsidRPr="002B2234">
        <w:rPr>
          <w:rFonts w:ascii="Times New Roman" w:eastAsia="Times New Roman" w:hAnsi="Times New Roman" w:cs="David"/>
          <w:sz w:val="20"/>
          <w:szCs w:val="24"/>
          <w:rtl/>
          <w:lang w:eastAsia="he-IL"/>
        </w:rPr>
        <w:t xml:space="preserve"> בנספח </w:t>
      </w:r>
      <w:r w:rsidRPr="002B2234">
        <w:rPr>
          <w:rFonts w:ascii="Times New Roman" w:eastAsia="Times New Roman" w:hAnsi="Times New Roman" w:cs="David"/>
          <w:bCs/>
          <w:sz w:val="20"/>
          <w:szCs w:val="24"/>
          <w:rtl/>
          <w:lang w:eastAsia="he-IL"/>
        </w:rPr>
        <w:t xml:space="preserve">א' </w:t>
      </w:r>
      <w:r w:rsidRPr="002B2234">
        <w:rPr>
          <w:rFonts w:ascii="Times New Roman" w:eastAsia="Times New Roman" w:hAnsi="Times New Roman" w:cs="David"/>
          <w:sz w:val="20"/>
          <w:szCs w:val="24"/>
          <w:rtl/>
          <w:lang w:eastAsia="he-IL"/>
        </w:rPr>
        <w:t>ועל המתכנן להיות</w:t>
      </w:r>
      <w:r w:rsidRPr="002B2234">
        <w:rPr>
          <w:rFonts w:ascii="Times New Roman" w:eastAsia="Times New Roman" w:hAnsi="Times New Roman" w:cs="David" w:hint="cs"/>
          <w:sz w:val="20"/>
          <w:szCs w:val="24"/>
          <w:rtl/>
          <w:lang w:eastAsia="he-IL"/>
        </w:rPr>
        <w:t xml:space="preserve"> עמו</w:t>
      </w:r>
      <w:r w:rsidRPr="002B2234">
        <w:rPr>
          <w:rFonts w:ascii="Times New Roman" w:eastAsia="Times New Roman" w:hAnsi="Times New Roman" w:cs="David"/>
          <w:sz w:val="20"/>
          <w:szCs w:val="24"/>
          <w:rtl/>
          <w:lang w:eastAsia="he-IL"/>
        </w:rPr>
        <w:t xml:space="preserve"> בקשר מתמי</w:t>
      </w:r>
      <w:r w:rsidRPr="002B2234">
        <w:rPr>
          <w:rFonts w:ascii="Times New Roman" w:eastAsia="Times New Roman" w:hAnsi="Times New Roman" w:cs="David" w:hint="cs"/>
          <w:sz w:val="20"/>
          <w:szCs w:val="24"/>
          <w:rtl/>
          <w:lang w:eastAsia="he-IL"/>
        </w:rPr>
        <w:t>ד</w:t>
      </w:r>
      <w:r w:rsidRPr="002B2234">
        <w:rPr>
          <w:rFonts w:ascii="Times New Roman" w:eastAsia="Times New Roman" w:hAnsi="Times New Roman" w:cs="David"/>
          <w:sz w:val="20"/>
          <w:szCs w:val="24"/>
          <w:rtl/>
          <w:lang w:eastAsia="he-IL"/>
        </w:rPr>
        <w:t xml:space="preserve"> ולתאם עמו את כל פעולותיו, אלא אם נקבע </w:t>
      </w:r>
      <w:r w:rsidRPr="002B2234">
        <w:rPr>
          <w:rFonts w:ascii="Times New Roman" w:eastAsia="Times New Roman" w:hAnsi="Times New Roman" w:cs="David" w:hint="cs"/>
          <w:sz w:val="20"/>
          <w:szCs w:val="24"/>
          <w:rtl/>
          <w:lang w:eastAsia="he-IL"/>
        </w:rPr>
        <w:t xml:space="preserve">מפורשות </w:t>
      </w:r>
      <w:r w:rsidRPr="002B2234">
        <w:rPr>
          <w:rFonts w:ascii="Times New Roman" w:eastAsia="Times New Roman" w:hAnsi="Times New Roman" w:cs="David"/>
          <w:sz w:val="20"/>
          <w:szCs w:val="24"/>
          <w:rtl/>
          <w:lang w:eastAsia="he-IL"/>
        </w:rPr>
        <w:t>אחרת ע"י המזמין.</w:t>
      </w:r>
    </w:p>
    <w:p w14:paraId="511D62F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ידועות לו הוראות כל התכניות הקיימות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B2234">
        <w:rPr>
          <w:rFonts w:ascii="Times New Roman" w:eastAsia="Times New Roman" w:hAnsi="Times New Roman" w:cs="David" w:hint="cs"/>
          <w:sz w:val="20"/>
          <w:szCs w:val="24"/>
          <w:rtl/>
          <w:lang w:eastAsia="he-IL"/>
        </w:rPr>
        <w:t>יהם של</w:t>
      </w:r>
      <w:r w:rsidRPr="002B2234">
        <w:rPr>
          <w:rFonts w:ascii="Times New Roman" w:eastAsia="Times New Roman" w:hAnsi="Times New Roman" w:cs="David"/>
          <w:sz w:val="20"/>
          <w:szCs w:val="24"/>
          <w:rtl/>
          <w:lang w:eastAsia="he-IL"/>
        </w:rPr>
        <w:t xml:space="preserve"> הדין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הנהלים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התקנים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התקנות החלים בקשר עם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והוא מתחייב לפעול בהתאם לקבוע בהם.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מצהיר המתכנן כי </w:t>
      </w:r>
      <w:r w:rsidRPr="002B2234">
        <w:rPr>
          <w:rFonts w:ascii="Times New Roman" w:eastAsia="Times New Roman" w:hAnsi="Times New Roman" w:cs="David" w:hint="cs"/>
          <w:sz w:val="20"/>
          <w:szCs w:val="24"/>
          <w:rtl/>
          <w:lang w:eastAsia="he-IL"/>
        </w:rPr>
        <w:t xml:space="preserve">הוא </w:t>
      </w:r>
      <w:r w:rsidRPr="002B2234">
        <w:rPr>
          <w:rFonts w:ascii="Times New Roman" w:eastAsia="Times New Roman" w:hAnsi="Times New Roman" w:cs="David"/>
          <w:sz w:val="20"/>
          <w:szCs w:val="24"/>
          <w:rtl/>
          <w:lang w:eastAsia="he-IL"/>
        </w:rPr>
        <w:t xml:space="preserve">בדק בעצמו את כל הנושאים הרלוונטיים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6F6B60B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להפיק את כל התכניות </w:t>
      </w:r>
      <w:r w:rsidRPr="002B2234">
        <w:rPr>
          <w:rFonts w:ascii="Times New Roman" w:eastAsia="Times New Roman" w:hAnsi="Times New Roman" w:cs="David" w:hint="cs"/>
          <w:sz w:val="20"/>
          <w:szCs w:val="24"/>
          <w:rtl/>
          <w:lang w:eastAsia="he-IL"/>
        </w:rPr>
        <w:t>נשוא</w:t>
      </w:r>
      <w:r w:rsidRPr="002B2234">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B2234">
        <w:rPr>
          <w:rFonts w:ascii="Times New Roman" w:eastAsia="Times New Roman" w:hAnsi="Times New Roman" w:cs="David"/>
          <w:b/>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וע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B2234">
        <w:rPr>
          <w:rFonts w:ascii="Times New Roman" w:eastAsia="Times New Roman" w:hAnsi="Times New Roman" w:cs="David" w:hint="cs"/>
          <w:sz w:val="20"/>
          <w:szCs w:val="24"/>
          <w:rtl/>
          <w:lang w:eastAsia="he-IL"/>
        </w:rPr>
        <w:t xml:space="preserve"> בנספח </w:t>
      </w:r>
      <w:r w:rsidRPr="002B2234">
        <w:rPr>
          <w:rFonts w:ascii="Times New Roman" w:eastAsia="Times New Roman" w:hAnsi="Times New Roman" w:cs="David" w:hint="cs"/>
          <w:b/>
          <w:bCs/>
          <w:sz w:val="20"/>
          <w:szCs w:val="24"/>
          <w:rtl/>
          <w:lang w:eastAsia="he-IL"/>
        </w:rPr>
        <w:t>א'</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w:t>
      </w:r>
    </w:p>
    <w:p w14:paraId="056B5B4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יגיש ליועצים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B2234">
        <w:rPr>
          <w:rFonts w:ascii="Times New Roman" w:eastAsia="Times New Roman" w:hAnsi="Times New Roman" w:cs="David" w:hint="cs"/>
          <w:sz w:val="20"/>
          <w:szCs w:val="24"/>
          <w:rtl/>
          <w:lang w:eastAsia="he-IL"/>
        </w:rPr>
        <w:t xml:space="preserve">מפורשות על פי </w:t>
      </w:r>
      <w:r w:rsidRPr="002B2234">
        <w:rPr>
          <w:rFonts w:ascii="Times New Roman" w:eastAsia="Times New Roman" w:hAnsi="Times New Roman" w:cs="David"/>
          <w:sz w:val="20"/>
          <w:szCs w:val="24"/>
          <w:rtl/>
          <w:lang w:eastAsia="he-IL"/>
        </w:rPr>
        <w:t>חוזה זה.</w:t>
      </w:r>
    </w:p>
    <w:p w14:paraId="0298746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אין לו ולא תהינה לו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תביעות ו/או טענות</w:t>
      </w:r>
      <w:r w:rsidRPr="002B2234">
        <w:rPr>
          <w:rFonts w:ascii="Times New Roman" w:eastAsia="Times New Roman" w:hAnsi="Times New Roman" w:cs="David" w:hint="cs"/>
          <w:sz w:val="20"/>
          <w:szCs w:val="24"/>
          <w:rtl/>
          <w:lang w:eastAsia="he-IL"/>
        </w:rPr>
        <w:t xml:space="preserve"> ו/או דרישות ו/או תלונות</w:t>
      </w:r>
      <w:r w:rsidRPr="002B2234">
        <w:rPr>
          <w:rFonts w:ascii="Times New Roman" w:eastAsia="Times New Roman" w:hAnsi="Times New Roman" w:cs="David"/>
          <w:sz w:val="20"/>
          <w:szCs w:val="24"/>
          <w:rtl/>
          <w:lang w:eastAsia="he-IL"/>
        </w:rPr>
        <w:t xml:space="preserve"> כלפי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כלפי המתכננים האחרים בגין מסירת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כאמור. משמסר המזמין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 xml:space="preserve">ביצוע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DB65834"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B2234">
        <w:rPr>
          <w:rFonts w:ascii="Times New Roman" w:eastAsia="Times New Roman" w:hAnsi="Times New Roman" w:cs="David"/>
          <w:sz w:val="24"/>
          <w:szCs w:val="24"/>
          <w:lang w:eastAsia="he-IL"/>
        </w:rPr>
        <w:t>view</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hint="cs"/>
          <w:sz w:val="20"/>
          <w:szCs w:val="24"/>
          <w:rtl/>
          <w:lang w:eastAsia="he-IL"/>
        </w:rPr>
        <w:t>", "רמדורנט"</w:t>
      </w:r>
      <w:r w:rsidRPr="002B2234">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B2234">
        <w:rPr>
          <w:rFonts w:ascii="Times New Roman" w:eastAsia="Times New Roman" w:hAnsi="Times New Roman" w:cs="David" w:hint="cs"/>
          <w:sz w:val="20"/>
          <w:szCs w:val="24"/>
          <w:rtl/>
          <w:lang w:eastAsia="he-IL"/>
        </w:rPr>
        <w:t>.</w:t>
      </w:r>
    </w:p>
    <w:p w14:paraId="476292FE"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צוות עובדים ואמצעים</w:t>
      </w:r>
    </w:p>
    <w:p w14:paraId="2BADEB6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יקיים משרד מאויש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מאורגן ומצויד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באופן שיאפשר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בהתאם להוראות חוזה זה.</w:t>
      </w:r>
    </w:p>
    <w:p w14:paraId="4A2D5D3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hint="cs"/>
          <w:b/>
          <w:sz w:val="20"/>
          <w:szCs w:val="24"/>
          <w:rtl/>
          <w:lang w:eastAsia="he-IL"/>
        </w:rPr>
        <w:t>המצ"ב,</w:t>
      </w:r>
      <w:r w:rsidRPr="002B2234">
        <w:rPr>
          <w:rFonts w:ascii="Times New Roman" w:eastAsia="Times New Roman" w:hAnsi="Times New Roman" w:cs="David"/>
          <w:sz w:val="20"/>
          <w:szCs w:val="24"/>
          <w:rtl/>
          <w:lang w:eastAsia="he-IL"/>
        </w:rPr>
        <w:t xml:space="preserve"> יתאים לביצוע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ברמה ובמועדים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495DA55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B2234">
        <w:rPr>
          <w:rFonts w:ascii="Times New Roman" w:eastAsia="Times New Roman" w:hAnsi="Times New Roman" w:cs="David" w:hint="cs"/>
          <w:sz w:val="20"/>
          <w:szCs w:val="24"/>
          <w:rtl/>
          <w:lang w:eastAsia="he-IL"/>
        </w:rPr>
        <w:t xml:space="preserve">המוחלט </w:t>
      </w:r>
      <w:r w:rsidRPr="002B2234">
        <w:rPr>
          <w:rFonts w:ascii="Times New Roman" w:eastAsia="Times New Roman" w:hAnsi="Times New Roman" w:cs="David"/>
          <w:sz w:val="20"/>
          <w:szCs w:val="24"/>
          <w:rtl/>
          <w:lang w:eastAsia="he-IL"/>
        </w:rPr>
        <w:t>- להורות למתכנן מ</w:t>
      </w:r>
      <w:r w:rsidRPr="002B2234">
        <w:rPr>
          <w:rFonts w:ascii="Times New Roman" w:eastAsia="Times New Roman" w:hAnsi="Times New Roman" w:cs="David" w:hint="cs"/>
          <w:sz w:val="20"/>
          <w:szCs w:val="24"/>
          <w:rtl/>
          <w:lang w:eastAsia="he-IL"/>
        </w:rPr>
        <w:t>עת לעת,</w:t>
      </w:r>
      <w:r w:rsidRPr="002B2234">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289C50A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המצ"ב</w:t>
      </w:r>
      <w:r w:rsidRPr="002B2234">
        <w:rPr>
          <w:rFonts w:ascii="Times New Roman" w:eastAsia="Times New Roman" w:hAnsi="Times New Roman" w:cs="David"/>
          <w:sz w:val="20"/>
          <w:szCs w:val="24"/>
          <w:rtl/>
          <w:lang w:eastAsia="he-IL"/>
        </w:rPr>
        <w:t>, מנהלו הראשי של המתכנן למטרת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המנהל הראשי</w:t>
      </w:r>
      <w:r w:rsidRPr="002B2234">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0FCEAE93"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w:t>
      </w:r>
      <w:r w:rsidRPr="002B2234">
        <w:rPr>
          <w:rFonts w:ascii="Times New Roman" w:eastAsia="Times New Roman" w:hAnsi="Times New Roman" w:cs="David" w:hint="cs"/>
          <w:sz w:val="20"/>
          <w:szCs w:val="24"/>
          <w:rtl/>
          <w:lang w:eastAsia="he-IL"/>
        </w:rPr>
        <w:t>צהיר, כי ידוע לו, ש</w:t>
      </w:r>
      <w:r w:rsidRPr="002B2234">
        <w:rPr>
          <w:rFonts w:ascii="Times New Roman" w:eastAsia="Times New Roman" w:hAnsi="Times New Roman" w:cs="David"/>
          <w:sz w:val="20"/>
          <w:szCs w:val="24"/>
          <w:rtl/>
          <w:lang w:eastAsia="he-IL"/>
        </w:rPr>
        <w:t>במשך כל ת</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קפ</w:t>
      </w:r>
      <w:r w:rsidRPr="002B2234">
        <w:rPr>
          <w:rFonts w:ascii="Times New Roman" w:eastAsia="Times New Roman" w:hAnsi="Times New Roman" w:cs="David" w:hint="cs"/>
          <w:sz w:val="20"/>
          <w:szCs w:val="24"/>
          <w:rtl/>
          <w:lang w:eastAsia="he-IL"/>
        </w:rPr>
        <w:t>ו של</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יעמוד המנהל הראשי בראשו, יהיה מעורב אישית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התכנון. מבלי לגרוע מהתחייבויות המתכנן כמתחייב מ</w:t>
      </w:r>
      <w:r w:rsidRPr="002B2234">
        <w:rPr>
          <w:rFonts w:ascii="Times New Roman" w:eastAsia="Times New Roman" w:hAnsi="Times New Roman" w:cs="David" w:hint="cs"/>
          <w:sz w:val="20"/>
          <w:szCs w:val="24"/>
          <w:rtl/>
          <w:lang w:eastAsia="he-IL"/>
        </w:rPr>
        <w:t>חוזה זה,</w:t>
      </w:r>
      <w:r w:rsidRPr="002B2234">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070BEEB5"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6FD15D28"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המזמין רשאי </w:t>
      </w:r>
      <w:r w:rsidRPr="002B2234">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B2234">
        <w:rPr>
          <w:rFonts w:ascii="Times New Roman" w:eastAsia="Times New Roman" w:hAnsi="Times New Roman" w:cs="David" w:hint="cs"/>
          <w:sz w:val="20"/>
          <w:szCs w:val="24"/>
          <w:rtl/>
          <w:lang w:eastAsia="he-IL"/>
        </w:rPr>
        <w:t xml:space="preserve">אחר </w:t>
      </w:r>
      <w:r w:rsidRPr="002B2234">
        <w:rPr>
          <w:rFonts w:ascii="Times New Roman" w:eastAsia="Times New Roman" w:hAnsi="Times New Roman" w:cs="David"/>
          <w:sz w:val="20"/>
          <w:szCs w:val="24"/>
          <w:rtl/>
          <w:lang w:eastAsia="he-IL"/>
        </w:rPr>
        <w:t>דרישת המזמין לאלתר.</w:t>
      </w:r>
    </w:p>
    <w:p w14:paraId="4DEFCBB4"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החלטות המזמין בדבר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ו/או החלפת עובד מעובדי המתכנן תינתנה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המוחלט</w:t>
      </w:r>
      <w:r w:rsidRPr="002B2234">
        <w:rPr>
          <w:rFonts w:ascii="Times New Roman" w:eastAsia="Times New Roman" w:hAnsi="Times New Roman" w:cs="David" w:hint="cs"/>
          <w:sz w:val="20"/>
          <w:szCs w:val="24"/>
          <w:rtl/>
          <w:lang w:eastAsia="he-IL"/>
        </w:rPr>
        <w:t xml:space="preserve"> של המזמין</w:t>
      </w:r>
      <w:r w:rsidRPr="002B2234">
        <w:rPr>
          <w:rFonts w:ascii="Times New Roman" w:eastAsia="Times New Roman" w:hAnsi="Times New Roman" w:cs="David"/>
          <w:sz w:val="20"/>
          <w:szCs w:val="24"/>
          <w:rtl/>
          <w:lang w:eastAsia="he-IL"/>
        </w:rPr>
        <w:t xml:space="preserve"> וללא צורך במתן נימוקים</w:t>
      </w:r>
      <w:r w:rsidRPr="002B2234">
        <w:rPr>
          <w:rFonts w:ascii="Times New Roman" w:eastAsia="Times New Roman" w:hAnsi="Times New Roman" w:cs="David" w:hint="cs"/>
          <w:sz w:val="20"/>
          <w:szCs w:val="24"/>
          <w:rtl/>
          <w:lang w:eastAsia="he-IL"/>
        </w:rPr>
        <w:t xml:space="preserve"> כאלה ואחרים</w:t>
      </w:r>
      <w:r w:rsidRPr="002B2234">
        <w:rPr>
          <w:rFonts w:ascii="Times New Roman" w:eastAsia="Times New Roman" w:hAnsi="Times New Roman" w:cs="David"/>
          <w:sz w:val="20"/>
          <w:szCs w:val="24"/>
          <w:rtl/>
          <w:lang w:eastAsia="he-IL"/>
        </w:rPr>
        <w:t>. אין בהחלטות אלה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לשחרר את המתכנן מאי</w:t>
      </w:r>
      <w:r w:rsidRPr="002B2234">
        <w:rPr>
          <w:rFonts w:ascii="Times New Roman" w:eastAsia="Times New Roman" w:hAnsi="Times New Roman" w:cs="David" w:hint="cs"/>
          <w:sz w:val="20"/>
          <w:szCs w:val="24"/>
          <w:rtl/>
          <w:lang w:eastAsia="he-IL"/>
        </w:rPr>
        <w:t>לו</w:t>
      </w:r>
      <w:r w:rsidRPr="002B2234">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B2234">
        <w:rPr>
          <w:rFonts w:ascii="Times New Roman" w:eastAsia="Times New Roman" w:hAnsi="Times New Roman" w:cs="David" w:hint="cs"/>
          <w:sz w:val="20"/>
          <w:szCs w:val="24"/>
          <w:rtl/>
          <w:lang w:eastAsia="he-IL"/>
        </w:rPr>
        <w:t xml:space="preserve"> ו/או חבות</w:t>
      </w:r>
      <w:r w:rsidRPr="002B2234">
        <w:rPr>
          <w:rFonts w:ascii="Times New Roman" w:eastAsia="Times New Roman" w:hAnsi="Times New Roman" w:cs="David"/>
          <w:sz w:val="20"/>
          <w:szCs w:val="24"/>
          <w:rtl/>
          <w:lang w:eastAsia="he-IL"/>
        </w:rPr>
        <w:t xml:space="preserve"> שהיא.</w:t>
      </w:r>
    </w:p>
    <w:p w14:paraId="0366A21E"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לצייד על חשבונו את צוות עובדיו בכל הציוד הדרוש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w:t>
      </w:r>
      <w:r w:rsidRPr="002B2234">
        <w:rPr>
          <w:rFonts w:ascii="Times New Roman" w:eastAsia="Times New Roman" w:hAnsi="Times New Roman" w:cs="David" w:hint="cs"/>
          <w:sz w:val="20"/>
          <w:szCs w:val="24"/>
          <w:rtl/>
          <w:lang w:eastAsia="he-IL"/>
        </w:rPr>
        <w:t>האחריות בגין אחזקת</w:t>
      </w:r>
      <w:r w:rsidRPr="002B2234">
        <w:rPr>
          <w:rFonts w:ascii="Times New Roman" w:eastAsia="Times New Roman" w:hAnsi="Times New Roman" w:cs="David"/>
          <w:sz w:val="20"/>
          <w:szCs w:val="24"/>
          <w:rtl/>
          <w:lang w:eastAsia="he-IL"/>
        </w:rPr>
        <w:t xml:space="preserve"> ושמיר</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ציוד</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תהיה בידי המתכנן ועל חשבונו, והמזמין לא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בכל אחריות </w:t>
      </w:r>
      <w:r w:rsidRPr="002B2234">
        <w:rPr>
          <w:rFonts w:ascii="Times New Roman" w:eastAsia="Times New Roman" w:hAnsi="Times New Roman" w:cs="David" w:hint="cs"/>
          <w:sz w:val="20"/>
          <w:szCs w:val="24"/>
          <w:rtl/>
          <w:lang w:eastAsia="he-IL"/>
        </w:rPr>
        <w:t xml:space="preserve">ו/או חבות </w:t>
      </w:r>
      <w:r w:rsidRPr="002B2234">
        <w:rPr>
          <w:rFonts w:ascii="Times New Roman" w:eastAsia="Times New Roman" w:hAnsi="Times New Roman" w:cs="David"/>
          <w:sz w:val="20"/>
          <w:szCs w:val="24"/>
          <w:rtl/>
          <w:lang w:eastAsia="he-IL"/>
        </w:rPr>
        <w:t>בגין א</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בדן </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או נזק</w:t>
      </w:r>
      <w:r w:rsidRPr="002B2234">
        <w:rPr>
          <w:rFonts w:ascii="Times New Roman" w:eastAsia="Times New Roman" w:hAnsi="Times New Roman" w:cs="David" w:hint="cs"/>
          <w:sz w:val="20"/>
          <w:szCs w:val="24"/>
          <w:rtl/>
          <w:lang w:eastAsia="he-IL"/>
        </w:rPr>
        <w:t xml:space="preserve"> ו/או קלקול</w:t>
      </w:r>
      <w:r w:rsidRPr="002B2234">
        <w:rPr>
          <w:rFonts w:ascii="Times New Roman" w:eastAsia="Times New Roman" w:hAnsi="Times New Roman" w:cs="David"/>
          <w:sz w:val="20"/>
          <w:szCs w:val="24"/>
          <w:rtl/>
          <w:lang w:eastAsia="he-IL"/>
        </w:rPr>
        <w:t xml:space="preserve"> כלשהו לציוד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לכל חלק ממנו מכל סיבה שהיא.</w:t>
      </w:r>
    </w:p>
    <w:p w14:paraId="136617B1"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המתכנן</w:t>
      </w:r>
    </w:p>
    <w:p w14:paraId="4EA79D0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במגעים עם רשויות 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עם הרשות המקומית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הנוגע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וכל הכרוך בכך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w:t>
      </w:r>
    </w:p>
    <w:p w14:paraId="0F3F99BE"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שהמתכנן לא יגיש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תיקונים לתכניות לא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הרשויות המוסמכות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אם כן אושרו קודם לכן</w:t>
      </w:r>
      <w:r w:rsidRPr="002B2234">
        <w:rPr>
          <w:rFonts w:ascii="Times New Roman" w:eastAsia="Times New Roman" w:hAnsi="Times New Roman" w:cs="David" w:hint="cs"/>
          <w:sz w:val="20"/>
          <w:szCs w:val="24"/>
          <w:rtl/>
          <w:lang w:eastAsia="he-IL"/>
        </w:rPr>
        <w:t>, מראש ובכתב,</w:t>
      </w:r>
      <w:r w:rsidRPr="002B2234">
        <w:rPr>
          <w:rFonts w:ascii="Times New Roman" w:eastAsia="Times New Roman" w:hAnsi="Times New Roman" w:cs="David"/>
          <w:sz w:val="20"/>
          <w:szCs w:val="24"/>
          <w:rtl/>
          <w:lang w:eastAsia="he-IL"/>
        </w:rPr>
        <w:t xml:space="preserve"> ע"י המזמין.</w:t>
      </w:r>
    </w:p>
    <w:p w14:paraId="15F9C819"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הכרוך בהתחייבות חוקית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כספית</w:t>
      </w:r>
      <w:r w:rsidRPr="002B2234">
        <w:rPr>
          <w:rFonts w:ascii="Times New Roman" w:eastAsia="Times New Roman" w:hAnsi="Times New Roman" w:cs="David" w:hint="cs"/>
          <w:sz w:val="20"/>
          <w:szCs w:val="24"/>
          <w:rtl/>
          <w:lang w:eastAsia="he-IL"/>
        </w:rPr>
        <w:t xml:space="preserve"> ו/או אחרת,</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שורו של המזמין</w:t>
      </w:r>
      <w:r w:rsidRPr="002B2234">
        <w:rPr>
          <w:rFonts w:ascii="Times New Roman" w:eastAsia="Times New Roman" w:hAnsi="Times New Roman" w:cs="David" w:hint="cs"/>
          <w:sz w:val="20"/>
          <w:szCs w:val="24"/>
          <w:rtl/>
          <w:lang w:eastAsia="he-IL"/>
        </w:rPr>
        <w:t xml:space="preserve"> מראש ובכתב</w:t>
      </w:r>
      <w:r w:rsidRPr="002B2234">
        <w:rPr>
          <w:rFonts w:ascii="Times New Roman" w:eastAsia="Times New Roman" w:hAnsi="Times New Roman" w:cs="David"/>
          <w:sz w:val="20"/>
          <w:szCs w:val="24"/>
          <w:rtl/>
          <w:lang w:eastAsia="he-IL"/>
        </w:rPr>
        <w:t>.</w:t>
      </w:r>
    </w:p>
    <w:p w14:paraId="2A7E11CB"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זולת אם</w:t>
      </w:r>
      <w:r w:rsidRPr="002B2234">
        <w:rPr>
          <w:rFonts w:ascii="Times New Roman" w:eastAsia="Times New Roman" w:hAnsi="Times New Roman" w:cs="David"/>
          <w:sz w:val="20"/>
          <w:szCs w:val="24"/>
          <w:rtl/>
          <w:lang w:eastAsia="he-IL"/>
        </w:rPr>
        <w:t xml:space="preserve"> יוסמך לכך ע"י המזמין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יהיה המתכנן רשאי ליתן הוראות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הנחיות</w:t>
      </w:r>
      <w:r w:rsidRPr="002B2234">
        <w:rPr>
          <w:rFonts w:ascii="Times New Roman" w:eastAsia="Times New Roman" w:hAnsi="Times New Roman" w:cs="David" w:hint="cs"/>
          <w:sz w:val="20"/>
          <w:szCs w:val="24"/>
          <w:rtl/>
          <w:lang w:eastAsia="he-IL"/>
        </w:rPr>
        <w:t>, בין</w:t>
      </w:r>
      <w:r w:rsidRPr="002B2234">
        <w:rPr>
          <w:rFonts w:ascii="Times New Roman" w:eastAsia="Times New Roman" w:hAnsi="Times New Roman" w:cs="David"/>
          <w:sz w:val="20"/>
          <w:szCs w:val="24"/>
          <w:rtl/>
          <w:lang w:eastAsia="he-IL"/>
        </w:rPr>
        <w:t xml:space="preserve"> במישרין</w:t>
      </w:r>
      <w:r w:rsidRPr="002B2234">
        <w:rPr>
          <w:rFonts w:ascii="Times New Roman" w:eastAsia="Times New Roman" w:hAnsi="Times New Roman" w:cs="David" w:hint="cs"/>
          <w:sz w:val="20"/>
          <w:szCs w:val="24"/>
          <w:rtl/>
          <w:lang w:eastAsia="he-IL"/>
        </w:rPr>
        <w:t xml:space="preserve"> ובין בעקיפין,</w:t>
      </w:r>
      <w:r w:rsidRPr="002B2234">
        <w:rPr>
          <w:rFonts w:ascii="Times New Roman" w:eastAsia="Times New Roman" w:hAnsi="Times New Roman" w:cs="David"/>
          <w:sz w:val="20"/>
          <w:szCs w:val="24"/>
          <w:rtl/>
          <w:lang w:eastAsia="he-IL"/>
        </w:rPr>
        <w:t xml:space="preserve"> לקבלן הראשי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לקבלן העבודות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לנהל עמם מו"מ ביחס למחירים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דרכי ביצוע הכרוכים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 מחירים</w:t>
      </w:r>
      <w:r w:rsidRPr="002B2234">
        <w:rPr>
          <w:rFonts w:ascii="Times New Roman" w:eastAsia="Times New Roman" w:hAnsi="Times New Roman" w:cs="David" w:hint="cs"/>
          <w:sz w:val="20"/>
          <w:szCs w:val="24"/>
          <w:rtl/>
          <w:lang w:eastAsia="he-IL"/>
        </w:rPr>
        <w:t xml:space="preserve"> ו/או כמויות</w:t>
      </w:r>
      <w:r w:rsidRPr="002B2234">
        <w:rPr>
          <w:rFonts w:ascii="Times New Roman" w:eastAsia="Times New Roman" w:hAnsi="Times New Roman" w:cs="David"/>
          <w:sz w:val="20"/>
          <w:szCs w:val="24"/>
          <w:rtl/>
          <w:lang w:eastAsia="he-IL"/>
        </w:rPr>
        <w:t>, אלא באמצעות המזמין או המנהל.</w:t>
      </w:r>
    </w:p>
    <w:p w14:paraId="417D60C1"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סמכויות המנהל</w:t>
      </w:r>
    </w:p>
    <w:p w14:paraId="01F594F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לבדוק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עת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את שרותי המתכנן כולם או </w:t>
      </w:r>
      <w:r w:rsidRPr="002B2234">
        <w:rPr>
          <w:rFonts w:ascii="Times New Roman" w:eastAsia="Times New Roman" w:hAnsi="Times New Roman" w:cs="David" w:hint="cs"/>
          <w:sz w:val="20"/>
          <w:szCs w:val="24"/>
          <w:rtl/>
          <w:lang w:eastAsia="he-IL"/>
        </w:rPr>
        <w:t>מקצתם</w:t>
      </w:r>
      <w:r w:rsidRPr="002B2234">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 כן רשאי המנהל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55FD0A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w:t>
      </w:r>
      <w:r w:rsidRPr="002B2234">
        <w:rPr>
          <w:rFonts w:ascii="Times New Roman" w:eastAsia="Times New Roman" w:hAnsi="Times New Roman" w:cs="David"/>
          <w:sz w:val="20"/>
          <w:szCs w:val="24"/>
          <w:rtl/>
          <w:lang w:eastAsia="he-IL"/>
        </w:rPr>
        <w:lastRenderedPageBreak/>
        <w:t xml:space="preserve">עוד לא נקבעו, יכללו הם את הנושאים המפורטים בנספח </w:t>
      </w:r>
      <w:r w:rsidRPr="002B2234">
        <w:rPr>
          <w:rFonts w:ascii="Times New Roman" w:eastAsia="Times New Roman" w:hAnsi="Times New Roman" w:cs="David"/>
          <w:bCs/>
          <w:sz w:val="20"/>
          <w:szCs w:val="24"/>
          <w:rtl/>
          <w:lang w:eastAsia="he-IL"/>
        </w:rPr>
        <w:t>א'</w:t>
      </w:r>
      <w:r w:rsidRPr="002B2234">
        <w:rPr>
          <w:rFonts w:ascii="Times New Roman" w:eastAsia="Times New Roman" w:hAnsi="Times New Roman" w:cs="David" w:hint="cs"/>
          <w:b/>
          <w:sz w:val="20"/>
          <w:szCs w:val="24"/>
          <w:rtl/>
          <w:lang w:eastAsia="he-IL"/>
        </w:rPr>
        <w:t xml:space="preserve"> המצ"ב</w:t>
      </w:r>
      <w:r w:rsidRPr="002B2234">
        <w:rPr>
          <w:rFonts w:ascii="Times New Roman" w:eastAsia="Times New Roman" w:hAnsi="Times New Roman" w:cs="David"/>
          <w:sz w:val="20"/>
          <w:szCs w:val="24"/>
          <w:rtl/>
          <w:lang w:eastAsia="he-IL"/>
        </w:rPr>
        <w:t>.</w:t>
      </w:r>
    </w:p>
    <w:p w14:paraId="07D5184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לצורך הפעלת סמכויותיו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רשאי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מי מטעמו לבקר במשרד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בכל מקום אחר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B2234">
        <w:rPr>
          <w:rFonts w:ascii="Times New Roman" w:eastAsia="Times New Roman" w:hAnsi="Times New Roman" w:cs="David" w:hint="cs"/>
          <w:sz w:val="20"/>
          <w:szCs w:val="24"/>
          <w:rtl/>
          <w:lang w:eastAsia="he-IL"/>
        </w:rPr>
        <w:t>י המנהל 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על ידי מי </w:t>
      </w:r>
      <w:r w:rsidRPr="002B2234">
        <w:rPr>
          <w:rFonts w:ascii="Times New Roman" w:eastAsia="Times New Roman" w:hAnsi="Times New Roman" w:cs="David"/>
          <w:sz w:val="20"/>
          <w:szCs w:val="24"/>
          <w:rtl/>
          <w:lang w:eastAsia="he-IL"/>
        </w:rPr>
        <w:t>מטעמו.</w:t>
      </w:r>
    </w:p>
    <w:p w14:paraId="1511125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בהפעלת סמכויות המנהל על 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לגרוע </w:t>
      </w:r>
      <w:r w:rsidRPr="002B2234">
        <w:rPr>
          <w:rFonts w:ascii="Times New Roman" w:eastAsia="Times New Roman" w:hAnsi="Times New Roman" w:cs="David" w:hint="cs"/>
          <w:sz w:val="20"/>
          <w:szCs w:val="24"/>
          <w:rtl/>
          <w:lang w:eastAsia="he-IL"/>
        </w:rPr>
        <w:t xml:space="preserve">ו/או לשחרר </w:t>
      </w:r>
      <w:r w:rsidRPr="002B2234">
        <w:rPr>
          <w:rFonts w:ascii="Times New Roman" w:eastAsia="Times New Roman" w:hAnsi="Times New Roman" w:cs="David"/>
          <w:sz w:val="20"/>
          <w:szCs w:val="24"/>
          <w:rtl/>
          <w:lang w:eastAsia="he-IL"/>
        </w:rPr>
        <w:t xml:space="preserve">מאחריות </w:t>
      </w:r>
      <w:r w:rsidRPr="002B2234">
        <w:rPr>
          <w:rFonts w:ascii="Times New Roman" w:eastAsia="Times New Roman" w:hAnsi="Times New Roman" w:cs="David" w:hint="cs"/>
          <w:sz w:val="20"/>
          <w:szCs w:val="24"/>
          <w:rtl/>
          <w:lang w:eastAsia="he-IL"/>
        </w:rPr>
        <w:t>המתכנן על פי חוזה זה ו/או על פי כל דין.</w:t>
      </w:r>
      <w:r w:rsidRPr="002B2234">
        <w:rPr>
          <w:rFonts w:ascii="Times New Roman" w:eastAsia="Times New Roman" w:hAnsi="Times New Roman" w:cs="David"/>
          <w:sz w:val="20"/>
          <w:szCs w:val="24"/>
          <w:rtl/>
          <w:lang w:eastAsia="he-IL"/>
        </w:rPr>
        <w:t xml:space="preserve"> בהקשר זה מובהר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AF9766F"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אישר המנהל 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B2234">
        <w:rPr>
          <w:rFonts w:ascii="Times New Roman" w:eastAsia="Times New Roman" w:hAnsi="Times New Roman" w:cs="David" w:hint="cs"/>
          <w:sz w:val="20"/>
          <w:szCs w:val="24"/>
          <w:rtl/>
          <w:lang w:eastAsia="he-IL"/>
        </w:rPr>
        <w:t>חוזה</w:t>
      </w:r>
      <w:r w:rsidRPr="002B2234">
        <w:rPr>
          <w:rFonts w:ascii="Times New Roman" w:eastAsia="Times New Roman" w:hAnsi="Times New Roman" w:cs="David"/>
          <w:sz w:val="20"/>
          <w:szCs w:val="24"/>
          <w:rtl/>
          <w:lang w:eastAsia="he-IL"/>
        </w:rPr>
        <w:t xml:space="preserve"> זה, </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לשחרר את המתכנן מאחריותו המקצועית המלאה ו</w:t>
      </w:r>
      <w:r w:rsidRPr="002B2234">
        <w:rPr>
          <w:rFonts w:ascii="Times New Roman" w:eastAsia="Times New Roman" w:hAnsi="Times New Roman" w:cs="David" w:hint="cs"/>
          <w:sz w:val="20"/>
          <w:szCs w:val="24"/>
          <w:rtl/>
          <w:lang w:eastAsia="he-IL"/>
        </w:rPr>
        <w:t>לא יהא</w:t>
      </w:r>
      <w:r w:rsidRPr="002B2234">
        <w:rPr>
          <w:rFonts w:ascii="Times New Roman" w:eastAsia="Times New Roman" w:hAnsi="Times New Roman" w:cs="David"/>
          <w:sz w:val="20"/>
          <w:szCs w:val="24"/>
          <w:rtl/>
          <w:lang w:eastAsia="he-IL"/>
        </w:rPr>
        <w:t xml:space="preserve"> בכך כדי להטיל על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על המזמין אחריות כלשהי לטיב התכניות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המסמכים האמורים.</w:t>
      </w:r>
    </w:p>
    <w:p w14:paraId="5F417091"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לוח זמנים ושלבי ב</w:t>
      </w:r>
      <w:r w:rsidRPr="002B2234">
        <w:rPr>
          <w:rFonts w:ascii="Times New Roman" w:eastAsia="Times New Roman" w:hAnsi="Times New Roman" w:cs="David" w:hint="cs"/>
          <w:bCs/>
          <w:sz w:val="20"/>
          <w:szCs w:val="24"/>
          <w:u w:val="single"/>
          <w:rtl/>
          <w:lang w:eastAsia="he-IL"/>
        </w:rPr>
        <w:t>י</w:t>
      </w:r>
      <w:r w:rsidRPr="002B2234">
        <w:rPr>
          <w:rFonts w:ascii="Times New Roman" w:eastAsia="Times New Roman" w:hAnsi="Times New Roman" w:cs="David"/>
          <w:bCs/>
          <w:sz w:val="20"/>
          <w:szCs w:val="24"/>
          <w:u w:val="single"/>
          <w:rtl/>
          <w:lang w:eastAsia="he-IL"/>
        </w:rPr>
        <w:t>צוע</w:t>
      </w:r>
    </w:p>
    <w:p w14:paraId="6C88484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B2234">
        <w:rPr>
          <w:rFonts w:ascii="Times New Roman" w:eastAsia="Times New Roman" w:hAnsi="Times New Roman" w:cs="David"/>
          <w:b/>
          <w:bCs/>
          <w:sz w:val="20"/>
          <w:szCs w:val="24"/>
          <w:rtl/>
          <w:lang w:eastAsia="he-IL"/>
        </w:rPr>
        <w:t>ג'</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(להלן: "</w:t>
      </w:r>
      <w:r w:rsidRPr="002B2234">
        <w:rPr>
          <w:rFonts w:ascii="Times New Roman" w:eastAsia="Times New Roman" w:hAnsi="Times New Roman" w:cs="David"/>
          <w:b/>
          <w:bCs/>
          <w:sz w:val="20"/>
          <w:szCs w:val="24"/>
          <w:rtl/>
          <w:lang w:eastAsia="he-IL"/>
        </w:rPr>
        <w:t>לוח הזמנים</w:t>
      </w:r>
      <w:r w:rsidRPr="002B2234">
        <w:rPr>
          <w:rFonts w:ascii="Times New Roman" w:eastAsia="Times New Roman" w:hAnsi="Times New Roman" w:cs="David"/>
          <w:sz w:val="20"/>
          <w:szCs w:val="24"/>
          <w:rtl/>
          <w:lang w:eastAsia="he-IL"/>
        </w:rPr>
        <w:t>"). כל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 הכלול בשרותי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לא נקבע לו מועד בלוח הזמנים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יבוצע על ידי המתכנן במועד שיהיה דרוש על מנת להבטיח</w:t>
      </w:r>
      <w:r w:rsidRPr="002B2234">
        <w:rPr>
          <w:rFonts w:ascii="Times New Roman" w:eastAsia="Times New Roman" w:hAnsi="Times New Roman" w:cs="David" w:hint="cs"/>
          <w:sz w:val="20"/>
          <w:szCs w:val="24"/>
          <w:rtl/>
          <w:lang w:eastAsia="he-IL"/>
        </w:rPr>
        <w:t xml:space="preserve"> את</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 xml:space="preserve">קבלנים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אחרים בהתאם ללוח הזמנים המוסכם 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מם.</w:t>
      </w:r>
    </w:p>
    <w:p w14:paraId="4349072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יתחיל המתכנן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קטע מהפרויקט ו/או שלב משלבי העבודה כמפורט בנספח </w:t>
      </w:r>
      <w:r w:rsidRPr="002B2234">
        <w:rPr>
          <w:rFonts w:ascii="Times New Roman" w:eastAsia="Times New Roman" w:hAnsi="Times New Roman" w:cs="David"/>
          <w:bCs/>
          <w:sz w:val="20"/>
          <w:szCs w:val="24"/>
          <w:rtl/>
          <w:lang w:eastAsia="he-IL"/>
        </w:rPr>
        <w:t>ב'</w:t>
      </w:r>
      <w:r w:rsidRPr="002B2234">
        <w:rPr>
          <w:rFonts w:ascii="Times New Roman" w:eastAsia="Times New Roman" w:hAnsi="Times New Roman" w:cs="David"/>
          <w:sz w:val="20"/>
          <w:szCs w:val="24"/>
          <w:rtl/>
          <w:lang w:eastAsia="he-IL"/>
        </w:rPr>
        <w:t xml:space="preserve"> או </w:t>
      </w:r>
      <w:r w:rsidRPr="002B2234">
        <w:rPr>
          <w:rFonts w:ascii="Times New Roman" w:eastAsia="Times New Roman" w:hAnsi="Times New Roman" w:cs="David"/>
          <w:b/>
          <w:bCs/>
          <w:sz w:val="20"/>
          <w:szCs w:val="24"/>
          <w:rtl/>
          <w:lang w:eastAsia="he-IL"/>
        </w:rPr>
        <w:t xml:space="preserve">ג'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אלא אם כן הודיע למזמין תחילה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הגיע לדעתו מועד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זה וק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מהמזמין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לביצועו.</w:t>
      </w:r>
    </w:p>
    <w:p w14:paraId="63A47B0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יש לראות </w:t>
      </w:r>
      <w:r w:rsidRPr="002B2234">
        <w:rPr>
          <w:rFonts w:ascii="Times New Roman" w:eastAsia="Times New Roman" w:hAnsi="Times New Roman" w:cs="David" w:hint="cs"/>
          <w:sz w:val="20"/>
          <w:szCs w:val="24"/>
          <w:rtl/>
          <w:lang w:eastAsia="he-IL"/>
        </w:rPr>
        <w:t>ב</w:t>
      </w:r>
      <w:r w:rsidRPr="002B2234">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8115C5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ידוע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התחייבויות היועצים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הקבלנים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יתר הגורמים, מותנות בכך שיסופקו להם כל התכניות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ההנחיות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ההוראות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הפרטים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הביאורים שידרשו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מהקבלנים מלטעון לעיכוב מוצדק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D0F6AEB"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 יוכר כמוצדק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אך ו</w:t>
      </w:r>
      <w:r w:rsidRPr="002B2234">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3856488"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הוא נובע מכ</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ח עליון או גורם אחר (להלן יחדיו: "</w:t>
      </w:r>
      <w:r w:rsidRPr="002B2234">
        <w:rPr>
          <w:rFonts w:ascii="Times New Roman" w:eastAsia="Times New Roman" w:hAnsi="Times New Roman" w:cs="David"/>
          <w:b/>
          <w:bCs/>
          <w:sz w:val="20"/>
          <w:szCs w:val="24"/>
          <w:rtl/>
          <w:lang w:eastAsia="he-IL"/>
        </w:rPr>
        <w:t>אירוע דוחה</w:t>
      </w:r>
      <w:r w:rsidRPr="002B2234">
        <w:rPr>
          <w:rFonts w:ascii="Times New Roman" w:eastAsia="Times New Roman" w:hAnsi="Times New Roman" w:cs="David"/>
          <w:sz w:val="20"/>
          <w:szCs w:val="24"/>
          <w:rtl/>
          <w:lang w:eastAsia="he-IL"/>
        </w:rPr>
        <w:t>") שלדעת המנהל לא הייתה למתכנן שליטה עליו.</w:t>
      </w:r>
    </w:p>
    <w:p w14:paraId="4F6E80DC"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D524E6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לא קיבל תכניות, הנחיות, הוראות, פרטים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39961D55"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אישר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האירוע הדוחה אכן מצדיק 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השירות ואת משך הדחייה.</w:t>
      </w:r>
    </w:p>
    <w:p w14:paraId="4EF018E6" w14:textId="77777777" w:rsidR="002B2234" w:rsidRPr="002B2234" w:rsidRDefault="002B2234" w:rsidP="002B2234">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w:t>
      </w:r>
      <w:r w:rsidRPr="002B2234">
        <w:rPr>
          <w:rFonts w:ascii="Times New Roman" w:eastAsia="Times New Roman" w:hAnsi="Times New Roman" w:cs="David" w:hint="cs"/>
          <w:sz w:val="20"/>
          <w:szCs w:val="24"/>
          <w:rtl/>
          <w:lang w:eastAsia="he-IL"/>
        </w:rPr>
        <w:t xml:space="preserve">כלליות </w:t>
      </w:r>
      <w:r w:rsidRPr="002B2234">
        <w:rPr>
          <w:rFonts w:ascii="Times New Roman" w:eastAsia="Times New Roman" w:hAnsi="Times New Roman" w:cs="David"/>
          <w:sz w:val="20"/>
          <w:szCs w:val="24"/>
          <w:rtl/>
          <w:lang w:eastAsia="he-IL"/>
        </w:rPr>
        <w:t>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חור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עבודות תכנון ע"י אחרים לא יהווה עילה לעיכוב בב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שירותי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אלא בא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שור המנהל </w:t>
      </w:r>
      <w:r w:rsidRPr="002B2234">
        <w:rPr>
          <w:rFonts w:ascii="Times New Roman" w:eastAsia="Times New Roman" w:hAnsi="Times New Roman" w:cs="David" w:hint="cs"/>
          <w:sz w:val="20"/>
          <w:szCs w:val="24"/>
          <w:rtl/>
          <w:lang w:eastAsia="he-IL"/>
        </w:rPr>
        <w:t>מראש ו</w:t>
      </w:r>
      <w:r w:rsidRPr="002B2234">
        <w:rPr>
          <w:rFonts w:ascii="Times New Roman" w:eastAsia="Times New Roman" w:hAnsi="Times New Roman" w:cs="David"/>
          <w:sz w:val="20"/>
          <w:szCs w:val="24"/>
          <w:rtl/>
          <w:lang w:eastAsia="he-IL"/>
        </w:rPr>
        <w:t>בכתב.</w:t>
      </w:r>
    </w:p>
    <w:p w14:paraId="6BF8134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המתכנן מתחייב להודיע למנהל מידית, על כל עיכוב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לפי הערכתו עלול לגרום לאיחור בקיום לוח הזמנים.</w:t>
      </w:r>
    </w:p>
    <w:p w14:paraId="2708A84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122D17E5"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רשאי לבקר במשרד המתכנן ולעיין בהתקדמות ובאופן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שרותי המתכנן, והמתכנן ימסור למנהל כל הסבר </w:t>
      </w:r>
      <w:r w:rsidRPr="002B2234">
        <w:rPr>
          <w:rFonts w:ascii="Times New Roman" w:eastAsia="Times New Roman" w:hAnsi="Times New Roman" w:cs="David" w:hint="cs"/>
          <w:sz w:val="20"/>
          <w:szCs w:val="24"/>
          <w:rtl/>
          <w:lang w:eastAsia="he-IL"/>
        </w:rPr>
        <w:t xml:space="preserve">ו/או </w:t>
      </w:r>
      <w:r w:rsidRPr="002B2234">
        <w:rPr>
          <w:rFonts w:ascii="Times New Roman" w:eastAsia="Times New Roman" w:hAnsi="Times New Roman" w:cs="David"/>
          <w:sz w:val="20"/>
          <w:szCs w:val="24"/>
          <w:rtl/>
          <w:lang w:eastAsia="he-IL"/>
        </w:rPr>
        <w:t>פרט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דיווח</w:t>
      </w:r>
      <w:r w:rsidRPr="002B2234">
        <w:rPr>
          <w:rFonts w:ascii="Times New Roman" w:eastAsia="Times New Roman" w:hAnsi="Times New Roman" w:cs="David" w:hint="cs"/>
          <w:sz w:val="20"/>
          <w:szCs w:val="24"/>
          <w:rtl/>
          <w:lang w:eastAsia="he-IL"/>
        </w:rPr>
        <w:t>, מיד</w:t>
      </w:r>
      <w:r w:rsidRPr="002B2234">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B2234">
        <w:rPr>
          <w:rFonts w:ascii="Times New Roman" w:eastAsia="Times New Roman" w:hAnsi="Times New Roman" w:cs="David" w:hint="cs"/>
          <w:sz w:val="20"/>
          <w:szCs w:val="24"/>
          <w:rtl/>
          <w:lang w:eastAsia="he-IL"/>
        </w:rPr>
        <w:t xml:space="preserve"> זה ו/או לפי כל דין</w:t>
      </w:r>
      <w:r w:rsidRPr="002B2234">
        <w:rPr>
          <w:rFonts w:ascii="Times New Roman" w:eastAsia="Times New Roman" w:hAnsi="Times New Roman" w:cs="David"/>
          <w:sz w:val="20"/>
          <w:szCs w:val="24"/>
          <w:rtl/>
          <w:lang w:eastAsia="he-IL"/>
        </w:rPr>
        <w:t>.</w:t>
      </w:r>
    </w:p>
    <w:p w14:paraId="66FA6D14"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שכר המתכנן</w:t>
      </w:r>
    </w:p>
    <w:p w14:paraId="30377DA5"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תמורת שרותי המתכנן וכל יתר התחייבויותיו לפי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כמפורט בנספח </w:t>
      </w:r>
      <w:r w:rsidRPr="002B2234">
        <w:rPr>
          <w:rFonts w:ascii="Times New Roman" w:eastAsia="Times New Roman" w:hAnsi="Times New Roman" w:cs="David"/>
          <w:bCs/>
          <w:sz w:val="20"/>
          <w:szCs w:val="24"/>
          <w:rtl/>
          <w:lang w:eastAsia="he-IL"/>
        </w:rPr>
        <w:t xml:space="preserve">ד' </w:t>
      </w:r>
      <w:r w:rsidRPr="002B2234">
        <w:rPr>
          <w:rFonts w:ascii="Times New Roman" w:eastAsia="Times New Roman" w:hAnsi="Times New Roman" w:cs="David" w:hint="cs"/>
          <w:b/>
          <w:sz w:val="20"/>
          <w:szCs w:val="24"/>
          <w:rtl/>
          <w:lang w:eastAsia="he-IL"/>
        </w:rPr>
        <w:t xml:space="preserve">המצ"ב </w:t>
      </w:r>
      <w:r w:rsidRPr="002B2234">
        <w:rPr>
          <w:rFonts w:ascii="Times New Roman" w:eastAsia="Times New Roman" w:hAnsi="Times New Roman" w:cs="David"/>
          <w:sz w:val="20"/>
          <w:szCs w:val="24"/>
          <w:rtl/>
          <w:lang w:eastAsia="he-IL"/>
        </w:rPr>
        <w:t>(להלן: "</w:t>
      </w:r>
      <w:r w:rsidRPr="002B2234">
        <w:rPr>
          <w:rFonts w:ascii="Times New Roman" w:eastAsia="Times New Roman" w:hAnsi="Times New Roman" w:cs="David"/>
          <w:b/>
          <w:bCs/>
          <w:sz w:val="20"/>
          <w:szCs w:val="24"/>
          <w:rtl/>
          <w:lang w:eastAsia="he-IL"/>
        </w:rPr>
        <w:t>שכר המתכנן</w:t>
      </w:r>
      <w:r w:rsidRPr="002B2234">
        <w:rPr>
          <w:rFonts w:ascii="Times New Roman" w:eastAsia="Times New Roman" w:hAnsi="Times New Roman" w:cs="David"/>
          <w:sz w:val="20"/>
          <w:szCs w:val="24"/>
          <w:rtl/>
          <w:lang w:eastAsia="he-IL"/>
        </w:rPr>
        <w:t>").</w:t>
      </w:r>
    </w:p>
    <w:p w14:paraId="5BDBF390"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בהוצאות הממשיות בשרותי העזר המפורטים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שא המזמין:</w:t>
      </w:r>
    </w:p>
    <w:p w14:paraId="201BC63D"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הדפסות בתוויין המיועדות להפצה לאחרים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B2234">
        <w:rPr>
          <w:rFonts w:ascii="Times New Roman" w:eastAsia="Times New Roman" w:hAnsi="Times New Roman" w:cs="David" w:hint="cs"/>
          <w:sz w:val="20"/>
          <w:szCs w:val="24"/>
          <w:rtl/>
          <w:lang w:eastAsia="he-IL"/>
        </w:rPr>
        <w:t>ת</w:t>
      </w:r>
      <w:r w:rsidRPr="002B2234">
        <w:rPr>
          <w:rFonts w:ascii="Times New Roman" w:eastAsia="Times New Roman" w:hAnsi="Times New Roman" w:cs="David"/>
          <w:sz w:val="20"/>
          <w:szCs w:val="24"/>
          <w:rtl/>
          <w:lang w:eastAsia="he-IL"/>
        </w:rPr>
        <w:t xml:space="preserve"> החזר.</w:t>
      </w:r>
    </w:p>
    <w:p w14:paraId="6490CD5A"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העתקות שנמסרו ע"י המתכנן למזמין</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לרשויות המוסמכות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ליועצים, למעט העתקות וצילומים שיפיק המתכנן במשרדו.</w:t>
      </w:r>
    </w:p>
    <w:p w14:paraId="2222E291"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שכפול מסמכים.</w:t>
      </w:r>
    </w:p>
    <w:p w14:paraId="2F5AAB98"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475B4AB"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מדידות וצילומי אויר.</w:t>
      </w:r>
    </w:p>
    <w:p w14:paraId="72A0E4C7"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קידוחים ובדיקות קרקע.</w:t>
      </w:r>
    </w:p>
    <w:p w14:paraId="21758C4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שליחויות.</w:t>
      </w:r>
    </w:p>
    <w:p w14:paraId="35931526"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העזר המפורטים בסעיפים 7.2.1 עד 7.2.3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יוזמנו על ידי המתכנן באמצעות מערכת ניהול פרויקטים </w:t>
      </w:r>
      <w:r w:rsidRPr="002B2234">
        <w:rPr>
          <w:rFonts w:ascii="Times New Roman" w:eastAsia="Times New Roman" w:hAnsi="Times New Roman" w:cs="David"/>
          <w:sz w:val="20"/>
          <w:szCs w:val="24"/>
          <w:lang w:eastAsia="he-IL"/>
        </w:rPr>
        <w:t>VIEW</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 מערכת רמדורנט מודול ניהול מסמכים (</w:t>
      </w:r>
      <w:r w:rsidRPr="002B2234">
        <w:rPr>
          <w:rFonts w:ascii="Times New Roman" w:eastAsia="Times New Roman" w:hAnsi="Times New Roman" w:cs="David"/>
          <w:sz w:val="20"/>
          <w:szCs w:val="24"/>
          <w:lang w:eastAsia="he-IL"/>
        </w:rPr>
        <w:t>DM</w:t>
      </w:r>
      <w:r w:rsidRPr="002B2234">
        <w:rPr>
          <w:rFonts w:ascii="Times New Roman" w:eastAsia="Times New Roman" w:hAnsi="Times New Roman" w:cs="David"/>
          <w:sz w:val="20"/>
          <w:szCs w:val="24"/>
          <w:rtl/>
          <w:lang w:eastAsia="he-IL"/>
        </w:rPr>
        <w:t>) רק ממכונים המאושרים ע"י המזמין לבצע עבודות עבורו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669F23B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על חשבון שכר המתכנן ישולמו למתכנן תשלומי ביניים בש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עורים ובמועדים המפורטים בנספח</w:t>
      </w:r>
      <w:r w:rsidRPr="002B2234">
        <w:rPr>
          <w:rFonts w:ascii="Times New Roman" w:eastAsia="Times New Roman" w:hAnsi="Times New Roman" w:cs="David"/>
          <w:bCs/>
          <w:sz w:val="20"/>
          <w:szCs w:val="24"/>
          <w:rtl/>
          <w:lang w:eastAsia="he-IL"/>
        </w:rPr>
        <w:t xml:space="preserve"> ה'</w:t>
      </w:r>
      <w:r w:rsidRPr="002B2234">
        <w:rPr>
          <w:rFonts w:ascii="Times New Roman" w:eastAsia="Times New Roman" w:hAnsi="Times New Roman" w:cs="David" w:hint="cs"/>
          <w:sz w:val="20"/>
          <w:szCs w:val="24"/>
          <w:rtl/>
          <w:lang w:eastAsia="he-IL"/>
        </w:rPr>
        <w:t xml:space="preserve"> המצ"ב,</w:t>
      </w:r>
      <w:r w:rsidRPr="002B2234">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p>
    <w:p w14:paraId="022A7702"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תשלומי הביניים לפי פסקה זו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שלב משלבי שירותי המתכנן ו/או טיב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3224327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השכר האמור בנספח </w:t>
      </w:r>
      <w:r w:rsidRPr="002B2234">
        <w:rPr>
          <w:rFonts w:ascii="Times New Roman" w:eastAsia="Times New Roman" w:hAnsi="Times New Roman" w:cs="David"/>
          <w:b/>
          <w:bCs/>
          <w:sz w:val="20"/>
          <w:szCs w:val="24"/>
          <w:rtl/>
          <w:lang w:eastAsia="he-IL"/>
        </w:rPr>
        <w:t xml:space="preserve">ד' </w:t>
      </w:r>
      <w:r w:rsidRPr="002B2234">
        <w:rPr>
          <w:rFonts w:ascii="Times New Roman" w:eastAsia="Times New Roman" w:hAnsi="Times New Roman" w:cs="David" w:hint="cs"/>
          <w:sz w:val="20"/>
          <w:szCs w:val="24"/>
          <w:rtl/>
          <w:lang w:eastAsia="he-IL"/>
        </w:rPr>
        <w:t xml:space="preserve">המצ"ב, </w:t>
      </w:r>
      <w:r w:rsidRPr="002B2234">
        <w:rPr>
          <w:rFonts w:ascii="Times New Roman" w:eastAsia="Times New Roman" w:hAnsi="Times New Roman" w:cs="David"/>
          <w:sz w:val="20"/>
          <w:szCs w:val="24"/>
          <w:rtl/>
          <w:lang w:eastAsia="he-IL"/>
        </w:rPr>
        <w:t>ה</w:t>
      </w:r>
      <w:r w:rsidRPr="002B2234">
        <w:rPr>
          <w:rFonts w:ascii="Times New Roman" w:eastAsia="Times New Roman" w:hAnsi="Times New Roman" w:cs="David" w:hint="cs"/>
          <w:sz w:val="20"/>
          <w:szCs w:val="24"/>
          <w:rtl/>
          <w:lang w:eastAsia="he-IL"/>
        </w:rPr>
        <w:t xml:space="preserve">ינו </w:t>
      </w:r>
      <w:r w:rsidRPr="002B2234">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B2234">
        <w:rPr>
          <w:rFonts w:ascii="Times New Roman" w:eastAsia="Times New Roman" w:hAnsi="Times New Roman" w:cs="David" w:hint="cs"/>
          <w:sz w:val="20"/>
          <w:szCs w:val="24"/>
          <w:rtl/>
          <w:lang w:eastAsia="he-IL"/>
        </w:rPr>
        <w:t xml:space="preserve">זה </w:t>
      </w:r>
      <w:r w:rsidRPr="002B2234">
        <w:rPr>
          <w:rFonts w:ascii="Times New Roman" w:eastAsia="Times New Roman" w:hAnsi="Times New Roman" w:cs="David"/>
          <w:sz w:val="20"/>
          <w:szCs w:val="24"/>
          <w:rtl/>
          <w:lang w:eastAsia="he-IL"/>
        </w:rPr>
        <w:t>במפורש אחרת. תנאי לתשלום שכר המתכנן במלואו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הינו המצאת הצהרה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B2234">
        <w:rPr>
          <w:rFonts w:ascii="Times New Roman" w:eastAsia="Times New Roman" w:hAnsi="Times New Roman" w:cs="David"/>
          <w:b/>
          <w:bCs/>
          <w:sz w:val="20"/>
          <w:szCs w:val="24"/>
          <w:rtl/>
          <w:lang w:eastAsia="he-IL"/>
        </w:rPr>
        <w:t>ט'</w:t>
      </w:r>
      <w:r w:rsidRPr="002B2234">
        <w:rPr>
          <w:rFonts w:ascii="Times New Roman" w:eastAsia="Times New Roman" w:hAnsi="Times New Roman" w:cs="David"/>
          <w:sz w:val="20"/>
          <w:szCs w:val="24"/>
          <w:rtl/>
          <w:lang w:eastAsia="he-IL"/>
        </w:rPr>
        <w:t xml:space="preserve"> לחוזה זה וכתב היעדר תביעות המצורף כנספח</w:t>
      </w:r>
      <w:r w:rsidRPr="002B2234">
        <w:rPr>
          <w:rFonts w:ascii="Times New Roman" w:eastAsia="Times New Roman" w:hAnsi="Times New Roman" w:cs="David"/>
          <w:b/>
          <w:bCs/>
          <w:sz w:val="20"/>
          <w:szCs w:val="24"/>
          <w:rtl/>
          <w:lang w:eastAsia="he-IL"/>
        </w:rPr>
        <w:t xml:space="preserve"> י'</w:t>
      </w:r>
      <w:r w:rsidRPr="002B2234">
        <w:rPr>
          <w:rFonts w:ascii="Times New Roman" w:eastAsia="Times New Roman" w:hAnsi="Times New Roman" w:cs="David"/>
          <w:sz w:val="20"/>
          <w:szCs w:val="24"/>
          <w:rtl/>
          <w:lang w:eastAsia="he-IL"/>
        </w:rPr>
        <w:t xml:space="preserve"> לחוזה זה למזמין, </w:t>
      </w:r>
      <w:r w:rsidRPr="002B2234">
        <w:rPr>
          <w:rFonts w:ascii="Times New Roman" w:eastAsia="Times New Roman" w:hAnsi="Times New Roman" w:cs="David"/>
          <w:sz w:val="20"/>
          <w:szCs w:val="24"/>
          <w:rtl/>
          <w:lang w:eastAsia="he-IL"/>
        </w:rPr>
        <w:lastRenderedPageBreak/>
        <w:t>חתום ע"י המתכנן ומאומת כנדרש בו.</w:t>
      </w:r>
    </w:p>
    <w:p w14:paraId="31AFBAB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מבלי לפגוע בכלליות האמור בסעיף </w:t>
      </w:r>
      <w:r w:rsidRPr="002B2234">
        <w:rPr>
          <w:rFonts w:ascii="Times New Roman" w:eastAsia="Times New Roman" w:hAnsi="Times New Roman" w:cs="David" w:hint="cs"/>
          <w:sz w:val="20"/>
          <w:szCs w:val="24"/>
          <w:rtl/>
          <w:lang w:eastAsia="he-IL"/>
        </w:rPr>
        <w:t>7 לעיל</w:t>
      </w:r>
      <w:r w:rsidRPr="002B2234">
        <w:rPr>
          <w:rFonts w:ascii="Times New Roman" w:eastAsia="Times New Roman" w:hAnsi="Times New Roman" w:cs="David"/>
          <w:sz w:val="20"/>
          <w:szCs w:val="24"/>
          <w:rtl/>
          <w:lang w:eastAsia="he-IL"/>
        </w:rPr>
        <w:t>, מוסכם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רכוש ה</w:t>
      </w:r>
      <w:r w:rsidRPr="002B2234">
        <w:rPr>
          <w:rFonts w:ascii="Times New Roman" w:eastAsia="Times New Roman" w:hAnsi="Times New Roman" w:cs="David" w:hint="cs"/>
          <w:sz w:val="20"/>
          <w:szCs w:val="24"/>
          <w:rtl/>
          <w:lang w:eastAsia="he-IL"/>
        </w:rPr>
        <w:t>מזמין</w:t>
      </w:r>
      <w:r w:rsidRPr="002B2234">
        <w:rPr>
          <w:rFonts w:ascii="Times New Roman" w:eastAsia="Times New Roman" w:hAnsi="Times New Roman" w:cs="David"/>
          <w:sz w:val="20"/>
          <w:szCs w:val="24"/>
          <w:rtl/>
          <w:lang w:eastAsia="he-IL"/>
        </w:rPr>
        <w:t>. מובהר בזה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הפרת סעיף זה על ידי המתכנן תה</w:t>
      </w:r>
      <w:r w:rsidRPr="002B2234">
        <w:rPr>
          <w:rFonts w:ascii="Times New Roman" w:eastAsia="Times New Roman" w:hAnsi="Times New Roman" w:cs="David" w:hint="cs"/>
          <w:sz w:val="20"/>
          <w:szCs w:val="24"/>
          <w:rtl/>
          <w:lang w:eastAsia="he-IL"/>
        </w:rPr>
        <w:t>ווה</w:t>
      </w:r>
      <w:r w:rsidRPr="002B2234">
        <w:rPr>
          <w:rFonts w:ascii="Times New Roman" w:eastAsia="Times New Roman" w:hAnsi="Times New Roman" w:cs="David"/>
          <w:sz w:val="20"/>
          <w:szCs w:val="24"/>
          <w:rtl/>
          <w:lang w:eastAsia="he-IL"/>
        </w:rPr>
        <w:t xml:space="preserve"> הפרה יסודית של חוזה</w:t>
      </w:r>
      <w:r w:rsidRPr="002B2234">
        <w:rPr>
          <w:rFonts w:ascii="Times New Roman" w:eastAsia="Times New Roman" w:hAnsi="Times New Roman" w:cs="David" w:hint="cs"/>
          <w:sz w:val="20"/>
          <w:szCs w:val="24"/>
          <w:rtl/>
          <w:lang w:eastAsia="he-IL"/>
        </w:rPr>
        <w:t xml:space="preserve"> זה. </w:t>
      </w:r>
    </w:p>
    <w:p w14:paraId="3D9A1E7F" w14:textId="77777777" w:rsidR="002B2234" w:rsidRPr="00735E3D" w:rsidRDefault="002B2234" w:rsidP="00735E3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תנאים מקדמיים לביצוע תשלום כלשהו ע"ח שכר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הינם הצגת ר</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B2234">
        <w:rPr>
          <w:rFonts w:ascii="Times New Roman" w:eastAsia="Times New Roman" w:hAnsi="Times New Roman" w:cs="David" w:hint="cs"/>
          <w:sz w:val="20"/>
          <w:szCs w:val="24"/>
          <w:rtl/>
          <w:lang w:eastAsia="he-IL"/>
        </w:rPr>
        <w:t>עובר</w:t>
      </w:r>
      <w:r w:rsidRPr="002B2234">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w:t>
      </w:r>
      <w:r w:rsidRPr="00735E3D">
        <w:rPr>
          <w:rFonts w:ascii="Times New Roman" w:eastAsia="Times New Roman" w:hAnsi="Times New Roman" w:cs="David"/>
          <w:sz w:val="20"/>
          <w:szCs w:val="24"/>
          <w:rtl/>
          <w:lang w:eastAsia="he-IL"/>
        </w:rPr>
        <w:t xml:space="preserve">בגובה הסכום הנקוב באישור.  </w:t>
      </w:r>
    </w:p>
    <w:p w14:paraId="5C90D430" w14:textId="77777777" w:rsidR="002B2234" w:rsidRPr="00735E3D"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35E3D">
        <w:rPr>
          <w:rFonts w:ascii="Times New Roman" w:eastAsia="Times New Roman" w:hAnsi="Times New Roman" w:cs="David"/>
          <w:bCs/>
          <w:sz w:val="20"/>
          <w:szCs w:val="24"/>
          <w:u w:val="single"/>
          <w:rtl/>
          <w:lang w:eastAsia="he-IL"/>
        </w:rPr>
        <w:t>שנויים בתכנון</w:t>
      </w:r>
    </w:p>
    <w:p w14:paraId="3B291E6A"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המתכנן מתחייב</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לפי דרישת המנהל</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3808E58" w14:textId="77777777" w:rsidR="002B2234" w:rsidRPr="00735E3D"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735E3D">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5E3D">
        <w:rPr>
          <w:rFonts w:ascii="Times New Roman" w:eastAsia="Times New Roman" w:hAnsi="Times New Roman" w:cs="David" w:hint="cs"/>
          <w:sz w:val="20"/>
          <w:szCs w:val="24"/>
          <w:rtl/>
          <w:lang w:eastAsia="he-IL"/>
        </w:rPr>
        <w:t>ים</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bCs/>
          <w:sz w:val="20"/>
          <w:szCs w:val="24"/>
          <w:rtl/>
          <w:lang w:eastAsia="he-IL"/>
        </w:rPr>
        <w:t>ב' או ג'</w:t>
      </w:r>
      <w:r w:rsidRPr="00735E3D">
        <w:rPr>
          <w:rFonts w:ascii="Times New Roman" w:eastAsia="Times New Roman" w:hAnsi="Times New Roman" w:cs="David" w:hint="cs"/>
          <w:b/>
          <w:sz w:val="20"/>
          <w:szCs w:val="24"/>
          <w:rtl/>
          <w:lang w:eastAsia="he-IL"/>
        </w:rPr>
        <w:t xml:space="preserve"> המצ"ב</w:t>
      </w:r>
      <w:r w:rsidRPr="00735E3D">
        <w:rPr>
          <w:rFonts w:ascii="Times New Roman" w:eastAsia="Times New Roman" w:hAnsi="Times New Roman" w:cs="David"/>
          <w:sz w:val="20"/>
          <w:szCs w:val="24"/>
          <w:rtl/>
          <w:lang w:eastAsia="he-IL"/>
        </w:rPr>
        <w:t>, וב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רותי המתכנן</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אלמלא השנויים</w:t>
      </w:r>
      <w:r w:rsidRPr="00735E3D">
        <w:rPr>
          <w:rFonts w:ascii="Times New Roman" w:eastAsia="Times New Roman" w:hAnsi="Times New Roman" w:cs="David" w:hint="cs"/>
          <w:sz w:val="20"/>
          <w:szCs w:val="24"/>
          <w:rtl/>
          <w:lang w:eastAsia="he-IL"/>
        </w:rPr>
        <w:t xml:space="preserve"> כאמור</w:t>
      </w:r>
      <w:r w:rsidRPr="00735E3D">
        <w:rPr>
          <w:rFonts w:ascii="Times New Roman" w:eastAsia="Times New Roman" w:hAnsi="Times New Roman" w:cs="David"/>
          <w:sz w:val="20"/>
          <w:szCs w:val="24"/>
          <w:rtl/>
          <w:lang w:eastAsia="he-IL"/>
        </w:rPr>
        <w:t>, יהיה</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זכאי לפיצוי בעד העבודה הנוספת שב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עקב השנויים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כאמור</w:t>
      </w:r>
      <w:r w:rsidRPr="00735E3D">
        <w:rPr>
          <w:rFonts w:ascii="Times New Roman" w:eastAsia="Times New Roman" w:hAnsi="Times New Roman" w:cs="David"/>
          <w:sz w:val="20"/>
          <w:szCs w:val="24"/>
          <w:rtl/>
          <w:lang w:eastAsia="he-IL"/>
        </w:rPr>
        <w:t>. הפיצוי ישולם בגין העבודה הנוספת שהמתכנן ב</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5E3D">
        <w:rPr>
          <w:rFonts w:ascii="Times New Roman" w:eastAsia="Times New Roman" w:hAnsi="Times New Roman" w:cs="David" w:hint="cs"/>
          <w:sz w:val="20"/>
          <w:szCs w:val="24"/>
          <w:rtl/>
          <w:lang w:eastAsia="he-IL"/>
        </w:rPr>
        <w:t xml:space="preserve"> </w:t>
      </w:r>
      <w:r w:rsidRPr="00735E3D">
        <w:rPr>
          <w:rFonts w:ascii="Times New Roman" w:eastAsia="Times New Roman" w:hAnsi="Times New Roman" w:cs="David"/>
          <w:sz w:val="20"/>
          <w:szCs w:val="24"/>
          <w:rtl/>
          <w:lang w:eastAsia="he-IL"/>
        </w:rPr>
        <w:t xml:space="preserve"> המתכנן ושכר המתכנן. בכל מקרה</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w:t>
      </w:r>
      <w:r w:rsidRPr="00735E3D">
        <w:rPr>
          <w:rFonts w:ascii="Times New Roman" w:eastAsia="Times New Roman" w:hAnsi="Times New Roman" w:cs="David" w:hint="cs"/>
          <w:sz w:val="20"/>
          <w:szCs w:val="24"/>
          <w:rtl/>
          <w:lang w:eastAsia="he-IL"/>
        </w:rPr>
        <w:t>ה</w:t>
      </w:r>
      <w:r w:rsidRPr="00735E3D">
        <w:rPr>
          <w:rFonts w:ascii="Times New Roman" w:eastAsia="Times New Roman" w:hAnsi="Times New Roman" w:cs="David"/>
          <w:sz w:val="20"/>
          <w:szCs w:val="24"/>
          <w:rtl/>
          <w:lang w:eastAsia="he-IL"/>
        </w:rPr>
        <w:t>שנויים</w:t>
      </w:r>
      <w:r w:rsidRPr="00735E3D">
        <w:rPr>
          <w:rFonts w:ascii="Times New Roman" w:eastAsia="Times New Roman" w:hAnsi="Times New Roman" w:cs="David" w:hint="cs"/>
          <w:sz w:val="20"/>
          <w:szCs w:val="24"/>
          <w:rtl/>
          <w:lang w:eastAsia="he-IL"/>
        </w:rPr>
        <w:t xml:space="preserve"> כאמור, לא יהוו</w:t>
      </w:r>
      <w:r w:rsidRPr="00735E3D">
        <w:rPr>
          <w:rFonts w:ascii="Times New Roman" w:eastAsia="Times New Roman" w:hAnsi="Times New Roman" w:cs="David"/>
          <w:sz w:val="20"/>
          <w:szCs w:val="24"/>
          <w:rtl/>
          <w:lang w:eastAsia="he-IL"/>
        </w:rPr>
        <w:t xml:space="preserve"> עילה לש</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נוי בלוח הזמנים</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אלא בא</w:t>
      </w:r>
      <w:r w:rsidRPr="00735E3D">
        <w:rPr>
          <w:rFonts w:ascii="Times New Roman" w:eastAsia="Times New Roman" w:hAnsi="Times New Roman" w:cs="David" w:hint="cs"/>
          <w:sz w:val="20"/>
          <w:szCs w:val="24"/>
          <w:rtl/>
          <w:lang w:eastAsia="he-IL"/>
        </w:rPr>
        <w:t>י</w:t>
      </w:r>
      <w:r w:rsidRPr="00735E3D">
        <w:rPr>
          <w:rFonts w:ascii="Times New Roman" w:eastAsia="Times New Roman" w:hAnsi="Times New Roman" w:cs="David"/>
          <w:sz w:val="20"/>
          <w:szCs w:val="24"/>
          <w:rtl/>
          <w:lang w:eastAsia="he-IL"/>
        </w:rPr>
        <w:t xml:space="preserve">שור המנהל </w:t>
      </w:r>
      <w:r w:rsidRPr="00735E3D">
        <w:rPr>
          <w:rFonts w:ascii="Times New Roman" w:eastAsia="Times New Roman" w:hAnsi="Times New Roman" w:cs="David" w:hint="cs"/>
          <w:sz w:val="20"/>
          <w:szCs w:val="24"/>
          <w:rtl/>
          <w:lang w:eastAsia="he-IL"/>
        </w:rPr>
        <w:t>מראש ו</w:t>
      </w:r>
      <w:r w:rsidRPr="00735E3D">
        <w:rPr>
          <w:rFonts w:ascii="Times New Roman" w:eastAsia="Times New Roman" w:hAnsi="Times New Roman" w:cs="David"/>
          <w:sz w:val="20"/>
          <w:szCs w:val="24"/>
          <w:rtl/>
          <w:lang w:eastAsia="he-IL"/>
        </w:rPr>
        <w:t>בכתב.</w:t>
      </w:r>
    </w:p>
    <w:p w14:paraId="65E1848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על אף</w:t>
      </w:r>
      <w:r w:rsidRPr="002B2234">
        <w:rPr>
          <w:rFonts w:ascii="Times New Roman" w:eastAsia="Times New Roman" w:hAnsi="Times New Roman" w:cs="David"/>
          <w:sz w:val="20"/>
          <w:szCs w:val="24"/>
          <w:rtl/>
          <w:lang w:eastAsia="he-IL"/>
        </w:rPr>
        <w:t xml:space="preserve"> האמור בסעיף 8.2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יגיע למתכנן דבר בגין שינויים הנובעים מ:</w:t>
      </w:r>
    </w:p>
    <w:p w14:paraId="17A648F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טעות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קוי בתכנון ו/או באומדן של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של היועצים.</w:t>
      </w:r>
    </w:p>
    <w:p w14:paraId="61494933"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התכנון אינו התכנון היעיל ביותר.</w:t>
      </w:r>
    </w:p>
    <w:p w14:paraId="538A08D6"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181D560" w14:textId="77777777" w:rsidR="002B2234" w:rsidRPr="002B2234" w:rsidRDefault="002B2234" w:rsidP="002B2234">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השינויים מתחייבים מדרישת רשויות מוסמכות. </w:t>
      </w:r>
    </w:p>
    <w:p w14:paraId="1CE3C9B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להכין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עבור רוכשים שיבקשו זאת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69BD9B63" w14:textId="77777777" w:rsidR="002B2234" w:rsidRPr="002B2234" w:rsidRDefault="002B2234" w:rsidP="002B2234">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מחיר השינויים ותנאי התשלום בגין תכנון השינויים </w:t>
      </w:r>
      <w:r w:rsidRPr="002B2234">
        <w:rPr>
          <w:rFonts w:ascii="Times New Roman" w:eastAsia="Times New Roman" w:hAnsi="Times New Roman" w:cs="David" w:hint="cs"/>
          <w:sz w:val="20"/>
          <w:szCs w:val="24"/>
          <w:rtl/>
          <w:lang w:eastAsia="he-IL"/>
        </w:rPr>
        <w:t xml:space="preserve">כאמור, </w:t>
      </w:r>
      <w:r w:rsidRPr="002B2234">
        <w:rPr>
          <w:rFonts w:ascii="Times New Roman" w:eastAsia="Times New Roman" w:hAnsi="Times New Roman" w:cs="David"/>
          <w:sz w:val="20"/>
          <w:szCs w:val="24"/>
          <w:rtl/>
          <w:lang w:eastAsia="he-IL"/>
        </w:rPr>
        <w:t>יסוכמו בין המתכנן לרוכשים. המתכנן יתקשר עם הרוכש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B2234">
        <w:rPr>
          <w:rFonts w:ascii="Times New Roman" w:eastAsia="Times New Roman" w:hAnsi="Times New Roman" w:cs="David" w:hint="cs"/>
          <w:sz w:val="20"/>
          <w:szCs w:val="24"/>
          <w:rtl/>
          <w:lang w:eastAsia="he-IL"/>
        </w:rPr>
        <w:t>ה</w:t>
      </w:r>
      <w:r w:rsidRPr="002B2234">
        <w:rPr>
          <w:rFonts w:ascii="Times New Roman" w:eastAsia="Times New Roman" w:hAnsi="Times New Roman" w:cs="David"/>
          <w:sz w:val="20"/>
          <w:szCs w:val="24"/>
          <w:rtl/>
          <w:lang w:eastAsia="he-IL"/>
        </w:rPr>
        <w:t>רוכש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בענ</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ין קביעת מחיר השינויים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תובא בפני המנהל והוא יהיה המוסמך להכריע בה.</w:t>
      </w:r>
    </w:p>
    <w:p w14:paraId="29FF0A1F"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אחריות וביטוח</w:t>
      </w:r>
    </w:p>
    <w:p w14:paraId="383402FB" w14:textId="77777777" w:rsidR="00D80A75" w:rsidRPr="00013687" w:rsidRDefault="00D80A75" w:rsidP="00D80A75">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3E63281B" w14:textId="54BEA342" w:rsidR="00D80A75" w:rsidRPr="00013687" w:rsidRDefault="00D80A75" w:rsidP="00D80A75">
      <w:pPr>
        <w:pStyle w:val="a2"/>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w:t>
      </w:r>
      <w:r w:rsidRPr="00013687">
        <w:rPr>
          <w:rFonts w:eastAsia="Times New Roman" w:cs="David" w:hint="cs"/>
          <w:color w:val="auto"/>
          <w:szCs w:val="24"/>
          <w:rtl/>
        </w:rPr>
        <w:lastRenderedPageBreak/>
        <w:t>אחר כלשהו, לגוף או לרכוש, בשל מעשה או מחדל של המתכנן ו/או עובדיו ו/או שלוחיו ו/או כל מי מטעמו בקשר עם ביצוע התחייבויותיו על פי חוזה זה</w:t>
      </w:r>
      <w:r w:rsidR="00946D65">
        <w:rPr>
          <w:rFonts w:eastAsia="Times New Roman" w:cs="David" w:hint="cs"/>
          <w:color w:val="auto"/>
          <w:szCs w:val="24"/>
          <w:rtl/>
        </w:rPr>
        <w:t xml:space="preserve"> על פי פסק דין חלוט</w:t>
      </w:r>
      <w:r w:rsidRPr="00013687">
        <w:rPr>
          <w:rFonts w:eastAsia="Times New Roman" w:cs="David" w:hint="cs"/>
          <w:color w:val="auto"/>
          <w:szCs w:val="24"/>
          <w:rtl/>
        </w:rPr>
        <w:t>. המתכנן פוטר את המזמין מכל אחריות בגין נזקים שייגרמו כאמור לעיל.</w:t>
      </w:r>
    </w:p>
    <w:p w14:paraId="7D06743D" w14:textId="35E5B2DD" w:rsidR="00D80A75" w:rsidRPr="00013687" w:rsidRDefault="00D80A75" w:rsidP="00D80A75">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w:t>
      </w:r>
      <w:r w:rsidR="00C93C9A">
        <w:rPr>
          <w:rFonts w:eastAsia="Times New Roman" w:cs="David" w:hint="cs"/>
          <w:color w:val="auto"/>
          <w:szCs w:val="24"/>
          <w:rtl/>
        </w:rPr>
        <w:t xml:space="preserve"> ועל פי דין</w:t>
      </w:r>
      <w:r w:rsidRPr="00013687">
        <w:rPr>
          <w:rFonts w:eastAsia="Times New Roman" w:cs="David" w:hint="cs"/>
          <w:color w:val="auto"/>
          <w:szCs w:val="24"/>
          <w:rtl/>
        </w:rPr>
        <w:t>. הסכומים הנ"ל ייחשבו חוב המגיע למזמין מאת המתכנן על פי הוראות חוזה זה, אשר המזמין רשאי לקזז בגינו סכומים ע"ח התמורה המגיעה למתכנן.</w:t>
      </w:r>
      <w:r w:rsidR="00C93C9A">
        <w:rPr>
          <w:rFonts w:eastAsia="Times New Roman" w:cs="David" w:hint="cs"/>
          <w:color w:val="auto"/>
          <w:szCs w:val="24"/>
          <w:rtl/>
        </w:rPr>
        <w:t xml:space="preserve"> המזמין יידע את המתכנן בדבר כל דרישה בגין פגיעה, הפסד, תביעה וי</w:t>
      </w:r>
      <w:r w:rsidR="00342752">
        <w:rPr>
          <w:rFonts w:eastAsia="Times New Roman" w:cs="David" w:hint="cs"/>
          <w:color w:val="auto"/>
          <w:szCs w:val="24"/>
          <w:rtl/>
        </w:rPr>
        <w:t>א</w:t>
      </w:r>
      <w:r w:rsidR="00C93C9A">
        <w:rPr>
          <w:rFonts w:eastAsia="Times New Roman" w:cs="David" w:hint="cs"/>
          <w:color w:val="auto"/>
          <w:szCs w:val="24"/>
          <w:rtl/>
        </w:rPr>
        <w:t>פשר למתכנן להתגונן בפניה.</w:t>
      </w:r>
    </w:p>
    <w:p w14:paraId="7BA63F98" w14:textId="77777777" w:rsidR="00D80A75" w:rsidRPr="00013687" w:rsidRDefault="00D80A75" w:rsidP="00D80A75">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33E298BD" w14:textId="77777777" w:rsidR="00D80A75"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70A6181" w14:textId="77777777" w:rsidR="00790766" w:rsidRDefault="00790766"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44B5959" w14:textId="77777777" w:rsidR="00D80A75" w:rsidRPr="00013687" w:rsidRDefault="00D80A75" w:rsidP="00D80A75">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9AF69BF" w14:textId="77777777" w:rsidR="00D80A75" w:rsidRDefault="00D80A75" w:rsidP="00D80A75">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3978A9FD"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651E3470"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52CE8B3F"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58C0D291"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785AE6FB"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525C1103"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3105743C"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3948FAF6"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3FD08F0D"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F0CBDD7"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66DBABF5"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1460C174"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EEA44BF" w14:textId="77777777" w:rsidR="00D80A75"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C5C49C6" w14:textId="77777777" w:rsidR="00D80A75" w:rsidRPr="00A42052" w:rsidRDefault="00D80A75" w:rsidP="00D80A75">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5B870A78"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אספקת תכניות</w:t>
      </w:r>
    </w:p>
    <w:p w14:paraId="66A979C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עת במהלך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וכן בתקופת הבדק של העבודות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B2234">
        <w:rPr>
          <w:rFonts w:ascii="Times New Roman" w:eastAsia="Times New Roman" w:hAnsi="Times New Roman" w:cs="David"/>
          <w:b/>
          <w:bCs/>
          <w:sz w:val="20"/>
          <w:szCs w:val="24"/>
          <w:rtl/>
          <w:lang w:eastAsia="he-IL"/>
        </w:rPr>
        <w:t>ח'</w:t>
      </w:r>
      <w:r w:rsidRPr="002B2234">
        <w:rPr>
          <w:rFonts w:ascii="Times New Roman" w:eastAsia="Times New Roman" w:hAnsi="Times New Roman" w:cs="David"/>
          <w:sz w:val="20"/>
          <w:szCs w:val="24"/>
          <w:rtl/>
          <w:lang w:eastAsia="he-IL"/>
        </w:rPr>
        <w:t xml:space="preserve"> לחוזה זה, ובמידה והדרישה מתייחסת לתכניות שאינ</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בידו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יערכ</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המתכנן בהקדם האפשרי וימסר</w:t>
      </w:r>
      <w:r w:rsidRPr="002B2234">
        <w:rPr>
          <w:rFonts w:ascii="Times New Roman" w:eastAsia="Times New Roman" w:hAnsi="Times New Roman" w:cs="David" w:hint="cs"/>
          <w:sz w:val="20"/>
          <w:szCs w:val="24"/>
          <w:rtl/>
          <w:lang w:eastAsia="he-IL"/>
        </w:rPr>
        <w:t>ן</w:t>
      </w:r>
      <w:r w:rsidRPr="002B2234">
        <w:rPr>
          <w:rFonts w:ascii="Times New Roman" w:eastAsia="Times New Roman" w:hAnsi="Times New Roman" w:cs="David"/>
          <w:sz w:val="20"/>
          <w:szCs w:val="24"/>
          <w:rtl/>
          <w:lang w:eastAsia="he-IL"/>
        </w:rPr>
        <w:t xml:space="preserve"> למזמין.</w:t>
      </w:r>
    </w:p>
    <w:p w14:paraId="0EB0CAF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עם גמר שרותי </w:t>
      </w:r>
      <w:r w:rsidRPr="002B2234">
        <w:rPr>
          <w:rFonts w:ascii="Times New Roman" w:eastAsia="Times New Roman" w:hAnsi="Times New Roman" w:cs="David" w:hint="cs"/>
          <w:sz w:val="20"/>
          <w:szCs w:val="24"/>
          <w:rtl/>
          <w:lang w:eastAsia="he-IL"/>
        </w:rPr>
        <w:t>המתכנן,</w:t>
      </w:r>
      <w:r w:rsidRPr="002B2234">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הסופי בשטח </w:t>
      </w:r>
      <w:r w:rsidRPr="002B2234">
        <w:rPr>
          <w:rFonts w:ascii="Times New Roman" w:eastAsia="Times New Roman" w:hAnsi="Times New Roman" w:cs="David"/>
          <w:color w:val="000000"/>
          <w:sz w:val="20"/>
          <w:szCs w:val="24"/>
          <w:lang w:eastAsia="he-IL"/>
        </w:rPr>
        <w:t>(AS MADE)</w:t>
      </w:r>
      <w:r w:rsidRPr="002B2234">
        <w:rPr>
          <w:rFonts w:ascii="Times New Roman" w:eastAsia="Times New Roman" w:hAnsi="Times New Roman" w:cs="David"/>
          <w:sz w:val="20"/>
          <w:szCs w:val="24"/>
          <w:rtl/>
          <w:lang w:eastAsia="he-IL"/>
        </w:rPr>
        <w:t xml:space="preserve">, למעט שינויי דיירים, </w:t>
      </w:r>
      <w:r w:rsidRPr="002B2234">
        <w:rPr>
          <w:rFonts w:ascii="Times New Roman" w:eastAsia="Times New Roman" w:hAnsi="Times New Roman" w:cs="David" w:hint="cs"/>
          <w:sz w:val="20"/>
          <w:szCs w:val="24"/>
          <w:rtl/>
          <w:lang w:eastAsia="he-IL"/>
        </w:rPr>
        <w:t xml:space="preserve">וקבצים </w:t>
      </w:r>
      <w:r w:rsidRPr="002B2234">
        <w:rPr>
          <w:rFonts w:ascii="Times New Roman" w:eastAsia="Times New Roman" w:hAnsi="Times New Roman" w:cs="David"/>
          <w:sz w:val="20"/>
          <w:szCs w:val="24"/>
          <w:rtl/>
          <w:lang w:eastAsia="he-IL"/>
        </w:rPr>
        <w:t>המכילים את התכנון במדיה ממוחשבת.</w:t>
      </w:r>
    </w:p>
    <w:p w14:paraId="2F6818A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B2234">
        <w:rPr>
          <w:rFonts w:ascii="Times New Roman" w:eastAsia="Times New Roman" w:hAnsi="Times New Roman" w:cs="David" w:hint="cs"/>
          <w:sz w:val="20"/>
          <w:szCs w:val="24"/>
          <w:rtl/>
          <w:lang w:eastAsia="he-IL"/>
        </w:rPr>
        <w:t>הקבצים</w:t>
      </w:r>
      <w:r w:rsidRPr="002B2234">
        <w:rPr>
          <w:rFonts w:ascii="Times New Roman" w:eastAsia="Times New Roman" w:hAnsi="Times New Roman" w:cs="David"/>
          <w:sz w:val="20"/>
          <w:szCs w:val="24"/>
          <w:rtl/>
          <w:lang w:eastAsia="he-IL"/>
        </w:rPr>
        <w:t xml:space="preserve"> כשה</w:t>
      </w:r>
      <w:r w:rsidRPr="002B2234">
        <w:rPr>
          <w:rFonts w:ascii="Times New Roman" w:eastAsia="Times New Roman" w:hAnsi="Times New Roman" w:cs="David" w:hint="cs"/>
          <w:sz w:val="20"/>
          <w:szCs w:val="24"/>
          <w:rtl/>
          <w:lang w:eastAsia="he-IL"/>
        </w:rPr>
        <w:t>ם</w:t>
      </w:r>
      <w:r w:rsidRPr="002B2234">
        <w:rPr>
          <w:rFonts w:ascii="Times New Roman" w:eastAsia="Times New Roman" w:hAnsi="Times New Roman" w:cs="David"/>
          <w:sz w:val="20"/>
          <w:szCs w:val="24"/>
          <w:rtl/>
          <w:lang w:eastAsia="he-IL"/>
        </w:rPr>
        <w:t xml:space="preserve"> מעודכנ</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4785FF0E"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7A968DC1"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המתכנן לא יהיה זכאי לכל תשלום נוסף בעד תכניות שימסור למזמין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סעיף 10 זה.</w:t>
      </w:r>
    </w:p>
    <w:p w14:paraId="7CC924DD"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זכות הקניין בכל התכניות שייכת למזמין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ובלבד ששולם שכר המתכנן בהתאם להוראות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w:t>
      </w:r>
      <w:r w:rsidRPr="002B2234">
        <w:rPr>
          <w:rFonts w:ascii="Times New Roman" w:eastAsia="Times New Roman" w:hAnsi="Times New Roman" w:cs="David"/>
          <w:sz w:val="20"/>
          <w:szCs w:val="24"/>
          <w:rtl/>
          <w:lang w:eastAsia="he-IL"/>
        </w:rPr>
        <w:lastRenderedPageBreak/>
        <w:t>זכות הקניין בתכניות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4B9826F3"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מעמד המתכנן</w:t>
      </w:r>
    </w:p>
    <w:p w14:paraId="271B0B13"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ומובהר על ידי הצדדים לחוזה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B2234">
        <w:rPr>
          <w:rFonts w:ascii="Times New Roman" w:eastAsia="Times New Roman" w:hAnsi="Times New Roman" w:cs="David" w:hint="cs"/>
          <w:sz w:val="20"/>
          <w:szCs w:val="24"/>
          <w:rtl/>
          <w:lang w:eastAsia="he-IL"/>
        </w:rPr>
        <w:t xml:space="preserve"> של המתכנן</w:t>
      </w:r>
      <w:r w:rsidRPr="002B2234">
        <w:rPr>
          <w:rFonts w:ascii="Times New Roman" w:eastAsia="Times New Roman" w:hAnsi="Times New Roman" w:cs="David"/>
          <w:sz w:val="20"/>
          <w:szCs w:val="24"/>
          <w:rtl/>
          <w:lang w:eastAsia="he-IL"/>
        </w:rPr>
        <w:t>.</w:t>
      </w:r>
    </w:p>
    <w:p w14:paraId="5384A6BA"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אין ולא יהיו יחסי עובד-מעביד בין המזמין ובין </w:t>
      </w:r>
      <w:r w:rsidRPr="002B2234">
        <w:rPr>
          <w:rFonts w:ascii="Times New Roman" w:eastAsia="Times New Roman" w:hAnsi="Times New Roman" w:cs="David"/>
          <w:color w:val="000000"/>
          <w:sz w:val="24"/>
          <w:szCs w:val="24"/>
          <w:rtl/>
          <w:lang w:eastAsia="he-IL"/>
        </w:rPr>
        <w:t xml:space="preserve">המתכנן ו/או </w:t>
      </w:r>
      <w:r w:rsidRPr="002B2234">
        <w:rPr>
          <w:rFonts w:ascii="Times New Roman" w:eastAsia="Times New Roman" w:hAnsi="Times New Roman" w:cs="David" w:hint="cs"/>
          <w:color w:val="000000"/>
          <w:sz w:val="24"/>
          <w:szCs w:val="24"/>
          <w:rtl/>
          <w:lang w:eastAsia="he-IL"/>
        </w:rPr>
        <w:t>מי מטעמו ו</w:t>
      </w:r>
      <w:r w:rsidRPr="002B2234">
        <w:rPr>
          <w:rFonts w:ascii="Times New Roman" w:eastAsia="Times New Roman" w:hAnsi="Times New Roman" w:cs="David"/>
          <w:color w:val="000000"/>
          <w:sz w:val="24"/>
          <w:szCs w:val="24"/>
          <w:rtl/>
          <w:lang w:eastAsia="he-IL"/>
        </w:rPr>
        <w:t xml:space="preserve">בין המזמין לבין עובדי </w:t>
      </w:r>
      <w:r w:rsidRPr="002B2234">
        <w:rPr>
          <w:rFonts w:ascii="Times New Roman" w:eastAsia="Times New Roman" w:hAnsi="Times New Roman" w:cs="David" w:hint="cs"/>
          <w:color w:val="000000"/>
          <w:sz w:val="24"/>
          <w:szCs w:val="24"/>
          <w:rtl/>
          <w:lang w:eastAsia="he-IL"/>
        </w:rPr>
        <w:t xml:space="preserve"> המתכנן ו/או מי מטעמיהם</w:t>
      </w:r>
      <w:r w:rsidRPr="002B2234">
        <w:rPr>
          <w:rFonts w:ascii="Times New Roman" w:eastAsia="Times New Roman" w:hAnsi="Times New Roman" w:cs="David"/>
          <w:color w:val="000000"/>
          <w:sz w:val="24"/>
          <w:szCs w:val="24"/>
          <w:rtl/>
          <w:lang w:eastAsia="he-IL"/>
        </w:rPr>
        <w:t xml:space="preserve"> </w:t>
      </w:r>
      <w:r w:rsidRPr="002B2234">
        <w:rPr>
          <w:rFonts w:ascii="Times New Roman" w:eastAsia="Times New Roman" w:hAnsi="Times New Roman" w:cs="David"/>
          <w:sz w:val="20"/>
          <w:szCs w:val="24"/>
          <w:rtl/>
          <w:lang w:eastAsia="he-IL"/>
        </w:rPr>
        <w:t>ואין בהוראות חוזה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כדי ליצור בין המתכנן ו/או מי מעובדיו</w:t>
      </w:r>
      <w:r w:rsidRPr="002B2234">
        <w:rPr>
          <w:rFonts w:ascii="Times New Roman" w:eastAsia="Times New Roman" w:hAnsi="Times New Roman" w:cs="David" w:hint="cs"/>
          <w:sz w:val="20"/>
          <w:szCs w:val="24"/>
          <w:rtl/>
          <w:lang w:eastAsia="he-IL"/>
        </w:rPr>
        <w:t xml:space="preserve"> ו/או מי מטעמו</w:t>
      </w:r>
      <w:r w:rsidRPr="002B2234">
        <w:rPr>
          <w:rFonts w:ascii="Times New Roman" w:eastAsia="Times New Roman" w:hAnsi="Times New Roman" w:cs="David"/>
          <w:sz w:val="20"/>
          <w:szCs w:val="24"/>
          <w:rtl/>
          <w:lang w:eastAsia="he-IL"/>
        </w:rPr>
        <w:t xml:space="preserve"> לבין המזמין ו/או המנהל ו/או מי מטעמו יחסי עובד מעביד</w:t>
      </w:r>
      <w:r w:rsidRPr="002B2234">
        <w:rPr>
          <w:rFonts w:ascii="Times New Roman" w:eastAsia="Times New Roman" w:hAnsi="Times New Roman" w:cs="David"/>
          <w:color w:val="000000"/>
          <w:sz w:val="24"/>
          <w:szCs w:val="24"/>
          <w:rtl/>
          <w:lang w:eastAsia="he-IL"/>
        </w:rPr>
        <w:t>, לכל ענין ודבר. 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מוסכם ומובהר בין הצדדים</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B2234">
        <w:rPr>
          <w:rFonts w:ascii="Times New Roman" w:eastAsia="Times New Roman" w:hAnsi="Times New Roman" w:cs="David" w:hint="cs"/>
          <w:color w:val="000000"/>
          <w:sz w:val="24"/>
          <w:szCs w:val="24"/>
          <w:rtl/>
          <w:lang w:eastAsia="he-IL"/>
        </w:rPr>
        <w:t>ל פ</w:t>
      </w:r>
      <w:r w:rsidRPr="002B2234">
        <w:rPr>
          <w:rFonts w:ascii="Times New Roman" w:eastAsia="Times New Roman" w:hAnsi="Times New Roman" w:cs="David"/>
          <w:color w:val="000000"/>
          <w:sz w:val="24"/>
          <w:szCs w:val="24"/>
          <w:rtl/>
          <w:lang w:eastAsia="he-IL"/>
        </w:rPr>
        <w:t>י הדין ו/או מכח צו הרחבה ו/או מכח הסכם כלשהו על עובד</w:t>
      </w:r>
      <w:r w:rsidRPr="002B2234">
        <w:rPr>
          <w:rFonts w:ascii="Times New Roman" w:eastAsia="Times New Roman" w:hAnsi="Times New Roman" w:cs="David" w:hint="cs"/>
          <w:sz w:val="20"/>
          <w:szCs w:val="24"/>
          <w:rtl/>
          <w:lang w:eastAsia="he-IL"/>
        </w:rPr>
        <w:t>.</w:t>
      </w:r>
    </w:p>
    <w:p w14:paraId="22FD0AB5"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מוסכם בזה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המתכנן ו/או עובדיו</w:t>
      </w:r>
      <w:r w:rsidRPr="002B2234">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B2234">
        <w:rPr>
          <w:rFonts w:ascii="Times New Roman" w:eastAsia="Times New Roman" w:hAnsi="Times New Roman" w:cs="David"/>
          <w:color w:val="000000"/>
          <w:sz w:val="24"/>
          <w:szCs w:val="24"/>
          <w:rtl/>
          <w:lang w:eastAsia="he-IL"/>
        </w:rPr>
        <w:t xml:space="preserve"> מוותרים על כל טענות ו/או</w:t>
      </w:r>
      <w:r w:rsidRPr="002B2234">
        <w:rPr>
          <w:rFonts w:ascii="Times New Roman" w:eastAsia="Times New Roman" w:hAnsi="Times New Roman" w:cs="David" w:hint="cs"/>
          <w:color w:val="000000"/>
          <w:sz w:val="24"/>
          <w:szCs w:val="24"/>
          <w:rtl/>
          <w:lang w:eastAsia="he-IL"/>
        </w:rPr>
        <w:t xml:space="preserve"> דרישות ו/או תלונות ו/או</w:t>
      </w:r>
      <w:r w:rsidRPr="002B2234">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60909320"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 ומתחייב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ישא לבדו </w:t>
      </w:r>
      <w:r w:rsidRPr="002B2234">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B2234">
        <w:rPr>
          <w:rFonts w:ascii="Times New Roman" w:eastAsia="Times New Roman" w:hAnsi="Times New Roman" w:cs="David" w:hint="cs"/>
          <w:color w:val="000000"/>
          <w:sz w:val="24"/>
          <w:szCs w:val="24"/>
          <w:rtl/>
          <w:lang w:eastAsia="he-IL"/>
        </w:rPr>
        <w:t>ל פי</w:t>
      </w:r>
      <w:r w:rsidRPr="002B2234">
        <w:rPr>
          <w:rFonts w:ascii="Times New Roman" w:eastAsia="Times New Roman" w:hAnsi="Times New Roman" w:cs="David"/>
          <w:color w:val="000000"/>
          <w:sz w:val="24"/>
          <w:szCs w:val="24"/>
          <w:rtl/>
          <w:lang w:eastAsia="he-IL"/>
        </w:rPr>
        <w:t xml:space="preserve"> חוזה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ובכלל זה</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sz w:val="20"/>
          <w:szCs w:val="24"/>
          <w:rtl/>
          <w:lang w:eastAsia="he-IL"/>
        </w:rPr>
        <w:t xml:space="preserve"> תשלומי מס הכנסה והב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הלאומי שהוא חב בגין מתן שרותי המתכנן.</w:t>
      </w:r>
    </w:p>
    <w:p w14:paraId="2569168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טוח לאומי, תשלומים לקרנות איגודים מקצוע</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4B91319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B2234">
        <w:rPr>
          <w:rFonts w:ascii="Times New Roman" w:eastAsia="Times New Roman" w:hAnsi="Times New Roman" w:cs="David"/>
          <w:color w:val="000000"/>
          <w:sz w:val="24"/>
          <w:szCs w:val="24"/>
          <w:rtl/>
          <w:lang w:eastAsia="he-IL"/>
        </w:rPr>
        <w:t>מבלי לגרוע מ</w:t>
      </w:r>
      <w:r w:rsidRPr="002B2234">
        <w:rPr>
          <w:rFonts w:ascii="Times New Roman" w:eastAsia="Times New Roman" w:hAnsi="Times New Roman" w:cs="David" w:hint="cs"/>
          <w:color w:val="000000"/>
          <w:sz w:val="24"/>
          <w:szCs w:val="24"/>
          <w:rtl/>
          <w:lang w:eastAsia="he-IL"/>
        </w:rPr>
        <w:t xml:space="preserve">כלליות </w:t>
      </w:r>
      <w:r w:rsidRPr="002B2234">
        <w:rPr>
          <w:rFonts w:ascii="Times New Roman" w:eastAsia="Times New Roman" w:hAnsi="Times New Roman" w:cs="David"/>
          <w:color w:val="000000"/>
          <w:sz w:val="24"/>
          <w:szCs w:val="24"/>
          <w:rtl/>
          <w:lang w:eastAsia="he-IL"/>
        </w:rPr>
        <w:t>האמור לעיל, המתכנן מצהיר ומתחייב</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אם י</w:t>
      </w:r>
      <w:r w:rsidRPr="002B2234">
        <w:rPr>
          <w:rFonts w:ascii="Times New Roman" w:eastAsia="Times New Roman" w:hAnsi="Times New Roman" w:cs="David" w:hint="cs"/>
          <w:color w:val="000000"/>
          <w:sz w:val="24"/>
          <w:szCs w:val="24"/>
          <w:rtl/>
          <w:lang w:eastAsia="he-IL"/>
        </w:rPr>
        <w:t>י</w:t>
      </w:r>
      <w:r w:rsidRPr="002B2234">
        <w:rPr>
          <w:rFonts w:ascii="Times New Roman" w:eastAsia="Times New Roman" w:hAnsi="Times New Roman" w:cs="David"/>
          <w:color w:val="000000"/>
          <w:sz w:val="24"/>
          <w:szCs w:val="24"/>
          <w:rtl/>
          <w:lang w:eastAsia="he-IL"/>
        </w:rPr>
        <w:t>דרש המזמין על ידי המתכנן ו/או על ידי מי מ</w:t>
      </w:r>
      <w:r w:rsidRPr="002B2234">
        <w:rPr>
          <w:rFonts w:ascii="Times New Roman" w:eastAsia="Times New Roman" w:hAnsi="Times New Roman" w:cs="David" w:hint="cs"/>
          <w:color w:val="000000"/>
          <w:sz w:val="24"/>
          <w:szCs w:val="24"/>
          <w:rtl/>
          <w:lang w:eastAsia="he-IL"/>
        </w:rPr>
        <w:t>שלוחיו ו/או עובדיו</w:t>
      </w:r>
      <w:r w:rsidRPr="002B2234">
        <w:rPr>
          <w:rFonts w:ascii="Times New Roman" w:eastAsia="Times New Roman" w:hAnsi="Times New Roman" w:cs="David"/>
          <w:color w:val="000000"/>
          <w:sz w:val="24"/>
          <w:szCs w:val="24"/>
          <w:rtl/>
          <w:lang w:eastAsia="he-IL"/>
        </w:rPr>
        <w:t xml:space="preserve"> ו/או</w:t>
      </w:r>
      <w:r w:rsidRPr="002B2234">
        <w:rPr>
          <w:rFonts w:ascii="Times New Roman" w:eastAsia="Times New Roman" w:hAnsi="Times New Roman" w:cs="David" w:hint="cs"/>
          <w:color w:val="000000"/>
          <w:sz w:val="24"/>
          <w:szCs w:val="24"/>
          <w:rtl/>
          <w:lang w:eastAsia="he-IL"/>
        </w:rPr>
        <w:t xml:space="preserve"> אחר מטעמו ו/או</w:t>
      </w:r>
      <w:r w:rsidRPr="002B2234">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B2234">
        <w:rPr>
          <w:rFonts w:ascii="Times New Roman" w:eastAsia="Times New Roman" w:hAnsi="Times New Roman" w:cs="David" w:hint="cs"/>
          <w:color w:val="000000"/>
          <w:sz w:val="24"/>
          <w:szCs w:val="24"/>
          <w:rtl/>
          <w:lang w:eastAsia="he-IL"/>
        </w:rPr>
        <w:t xml:space="preserve"> ו/או פיצוי ו/או שיפוי</w:t>
      </w:r>
      <w:r w:rsidRPr="002B2234">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ייחשב </w:t>
      </w:r>
      <w:r w:rsidRPr="002B2234">
        <w:rPr>
          <w:rFonts w:ascii="Times New Roman" w:eastAsia="Times New Roman" w:hAnsi="Times New Roman" w:cs="David" w:hint="cs"/>
          <w:color w:val="000000"/>
          <w:sz w:val="24"/>
          <w:szCs w:val="24"/>
          <w:rtl/>
          <w:lang w:eastAsia="he-IL"/>
        </w:rPr>
        <w:t>כ</w:t>
      </w:r>
      <w:r w:rsidRPr="002B2234">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1C279EA9"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color w:val="000000"/>
          <w:sz w:val="24"/>
          <w:szCs w:val="24"/>
          <w:rtl/>
          <w:lang w:eastAsia="he-IL"/>
        </w:rPr>
        <w:t>בשים לב לאמור לעיל, אם יקבע פורום מוסמך כלשהו</w:t>
      </w:r>
      <w:r w:rsidRPr="002B2234">
        <w:rPr>
          <w:rFonts w:ascii="Times New Roman" w:eastAsia="Times New Roman" w:hAnsi="Times New Roman" w:cs="David" w:hint="cs"/>
          <w:color w:val="000000"/>
          <w:sz w:val="24"/>
          <w:szCs w:val="24"/>
          <w:rtl/>
          <w:lang w:eastAsia="he-IL"/>
        </w:rPr>
        <w:t>,</w:t>
      </w:r>
      <w:r w:rsidRPr="002B2234">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B2234">
        <w:rPr>
          <w:rFonts w:ascii="Times New Roman" w:eastAsia="Times New Roman" w:hAnsi="Times New Roman" w:cs="David" w:hint="cs"/>
          <w:color w:val="000000"/>
          <w:sz w:val="24"/>
          <w:szCs w:val="24"/>
          <w:rtl/>
          <w:lang w:eastAsia="he-IL"/>
        </w:rPr>
        <w:t xml:space="preserve"> ו/או מי משלוחיו ו/או אחר מטעמו</w:t>
      </w:r>
      <w:r w:rsidRPr="002B2234">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B2234">
        <w:rPr>
          <w:rFonts w:ascii="Times New Roman" w:eastAsia="Times New Roman" w:hAnsi="Times New Roman" w:cs="David" w:hint="cs"/>
          <w:color w:val="000000"/>
          <w:sz w:val="24"/>
          <w:szCs w:val="24"/>
          <w:rtl/>
          <w:lang w:eastAsia="he-IL"/>
        </w:rPr>
        <w:t>.</w:t>
      </w:r>
    </w:p>
    <w:p w14:paraId="36FE6D19" w14:textId="77777777" w:rsidR="002B2234" w:rsidRPr="002B2234" w:rsidRDefault="002B2234" w:rsidP="002B2234">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bCs/>
          <w:sz w:val="20"/>
          <w:szCs w:val="24"/>
          <w:u w:val="single"/>
          <w:rtl/>
          <w:lang w:eastAsia="he-IL"/>
        </w:rPr>
        <w:t>הבאת החוזה לגמר או ביטולו</w:t>
      </w:r>
    </w:p>
    <w:p w14:paraId="59AC184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A2CE8A3"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על אף האמור בכל מקום אחר בחוזה </w:t>
      </w:r>
      <w:r w:rsidRPr="002B2234">
        <w:rPr>
          <w:rFonts w:ascii="Times New Roman" w:eastAsia="Times New Roman" w:hAnsi="Times New Roman" w:cs="David" w:hint="cs"/>
          <w:sz w:val="20"/>
          <w:szCs w:val="24"/>
          <w:rtl/>
          <w:lang w:eastAsia="he-IL"/>
        </w:rPr>
        <w:t xml:space="preserve">זה על נספחיו, </w:t>
      </w:r>
      <w:r w:rsidRPr="002B2234">
        <w:rPr>
          <w:rFonts w:ascii="Times New Roman" w:eastAsia="Times New Roman" w:hAnsi="Times New Roman" w:cs="David"/>
          <w:sz w:val="20"/>
          <w:szCs w:val="24"/>
          <w:rtl/>
          <w:lang w:eastAsia="he-IL"/>
        </w:rPr>
        <w:t>רשאי המזמין,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B2234">
        <w:rPr>
          <w:rFonts w:ascii="Times New Roman" w:eastAsia="Times New Roman" w:hAnsi="Times New Roman" w:cs="David" w:hint="cs"/>
          <w:sz w:val="20"/>
          <w:szCs w:val="24"/>
          <w:rtl/>
          <w:lang w:eastAsia="he-IL"/>
        </w:rPr>
        <w:t>-7</w:t>
      </w:r>
      <w:r w:rsidRPr="002B2234">
        <w:rPr>
          <w:rFonts w:ascii="Times New Roman" w:eastAsia="Times New Roman" w:hAnsi="Times New Roman" w:cs="David"/>
          <w:sz w:val="20"/>
          <w:szCs w:val="24"/>
          <w:rtl/>
          <w:lang w:eastAsia="he-IL"/>
        </w:rPr>
        <w:t xml:space="preserve"> י</w:t>
      </w:r>
      <w:r w:rsidRPr="002B2234">
        <w:rPr>
          <w:rFonts w:ascii="Times New Roman" w:eastAsia="Times New Roman" w:hAnsi="Times New Roman" w:cs="David" w:hint="cs"/>
          <w:sz w:val="20"/>
          <w:szCs w:val="24"/>
          <w:rtl/>
          <w:lang w:eastAsia="he-IL"/>
        </w:rPr>
        <w:t>מים</w:t>
      </w:r>
      <w:r w:rsidRPr="002B2234">
        <w:rPr>
          <w:rFonts w:ascii="Times New Roman" w:eastAsia="Times New Roman" w:hAnsi="Times New Roman" w:cs="David"/>
          <w:sz w:val="20"/>
          <w:szCs w:val="24"/>
          <w:rtl/>
          <w:lang w:eastAsia="he-IL"/>
        </w:rPr>
        <w:t xml:space="preserve"> מיום משלוחה (להלן: "</w:t>
      </w:r>
      <w:r w:rsidRPr="002B2234">
        <w:rPr>
          <w:rFonts w:ascii="Times New Roman" w:eastAsia="Times New Roman" w:hAnsi="Times New Roman" w:cs="David"/>
          <w:b/>
          <w:bCs/>
          <w:sz w:val="20"/>
          <w:szCs w:val="24"/>
          <w:rtl/>
          <w:lang w:eastAsia="he-IL"/>
        </w:rPr>
        <w:t>תאריך הפסקת השרות</w:t>
      </w:r>
      <w:r w:rsidRPr="002B2234">
        <w:rPr>
          <w:rFonts w:ascii="Times New Roman" w:eastAsia="Times New Roman" w:hAnsi="Times New Roman" w:cs="David"/>
          <w:sz w:val="20"/>
          <w:szCs w:val="24"/>
          <w:rtl/>
          <w:lang w:eastAsia="he-IL"/>
        </w:rPr>
        <w:t>").</w:t>
      </w:r>
    </w:p>
    <w:p w14:paraId="67E58490" w14:textId="77777777" w:rsidR="002B2234" w:rsidRPr="002B2234" w:rsidRDefault="002B2234" w:rsidP="002B2234">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2B2234">
        <w:rPr>
          <w:rFonts w:ascii="Times New Roman" w:eastAsia="Times New Roman" w:hAnsi="Times New Roman" w:cs="David" w:hint="cs"/>
          <w:sz w:val="20"/>
          <w:szCs w:val="24"/>
          <w:rtl/>
          <w:lang w:eastAsia="he-IL"/>
        </w:rPr>
        <w:t xml:space="preserve">ל </w:t>
      </w:r>
      <w:r w:rsidRPr="002B2234">
        <w:rPr>
          <w:rFonts w:ascii="Times New Roman" w:eastAsia="Times New Roman" w:hAnsi="Times New Roman" w:cs="David" w:hint="cs"/>
          <w:sz w:val="20"/>
          <w:szCs w:val="24"/>
          <w:rtl/>
          <w:lang w:eastAsia="he-IL"/>
        </w:rPr>
        <w:lastRenderedPageBreak/>
        <w:t>פי</w:t>
      </w:r>
      <w:r w:rsidRPr="002B2234">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צע עד לתאריך הפסקת הש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 ו - ה'</w:t>
      </w:r>
      <w:r w:rsidRPr="002B2234">
        <w:rPr>
          <w:rFonts w:ascii="Times New Roman" w:eastAsia="Times New Roman" w:hAnsi="Times New Roman" w:cs="David"/>
          <w:sz w:val="20"/>
          <w:szCs w:val="24"/>
          <w:rtl/>
          <w:lang w:eastAsia="he-IL"/>
        </w:rPr>
        <w:t>. במקרה שבוצע חלק של קטע ו/או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ישולם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כפי שיקבע המנהל.</w:t>
      </w:r>
    </w:p>
    <w:p w14:paraId="6B1B6FDC"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לטענה </w:t>
      </w:r>
      <w:r w:rsidRPr="002B2234">
        <w:rPr>
          <w:rFonts w:ascii="Times New Roman" w:eastAsia="Times New Roman" w:hAnsi="Times New Roman" w:cs="David" w:hint="cs"/>
          <w:sz w:val="20"/>
          <w:szCs w:val="24"/>
          <w:rtl/>
          <w:lang w:eastAsia="he-IL"/>
        </w:rPr>
        <w:t>ו/או דרישה ו/או תלונה ו/</w:t>
      </w:r>
      <w:r w:rsidRPr="002B2234">
        <w:rPr>
          <w:rFonts w:ascii="Times New Roman" w:eastAsia="Times New Roman" w:hAnsi="Times New Roman" w:cs="David"/>
          <w:sz w:val="20"/>
          <w:szCs w:val="24"/>
          <w:rtl/>
          <w:lang w:eastAsia="he-IL"/>
        </w:rPr>
        <w:t>או תביעה כלשהי, פרט לאמור בסעיף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והשכר שישולם לפי סעיף 12.1.2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169F4C2D"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תוך 12 חודש</w:t>
      </w:r>
      <w:r w:rsidRPr="002B2234">
        <w:rPr>
          <w:rFonts w:ascii="Times New Roman" w:eastAsia="Times New Roman" w:hAnsi="Times New Roman" w:cs="David" w:hint="cs"/>
          <w:sz w:val="20"/>
          <w:szCs w:val="24"/>
          <w:rtl/>
          <w:lang w:eastAsia="he-IL"/>
        </w:rPr>
        <w:t>ים</w:t>
      </w:r>
      <w:r w:rsidRPr="002B2234">
        <w:rPr>
          <w:rFonts w:ascii="Times New Roman" w:eastAsia="Times New Roman" w:hAnsi="Times New Roman" w:cs="David"/>
          <w:sz w:val="20"/>
          <w:szCs w:val="24"/>
          <w:rtl/>
          <w:lang w:eastAsia="he-IL"/>
        </w:rPr>
        <w:t xml:space="preserve"> מהבאת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כאמור</w:t>
      </w:r>
      <w:r w:rsidRPr="002B2234">
        <w:rPr>
          <w:rFonts w:ascii="Times New Roman" w:eastAsia="Times New Roman" w:hAnsi="Times New Roman" w:cs="David" w:hint="cs"/>
          <w:sz w:val="20"/>
          <w:szCs w:val="24"/>
          <w:rtl/>
          <w:lang w:eastAsia="he-IL"/>
        </w:rPr>
        <w:t>, רשאי המזמין</w:t>
      </w:r>
      <w:r w:rsidRPr="002B2234">
        <w:rPr>
          <w:rFonts w:ascii="Times New Roman" w:eastAsia="Times New Roman" w:hAnsi="Times New Roman" w:cs="David"/>
          <w:sz w:val="20"/>
          <w:szCs w:val="24"/>
          <w:rtl/>
          <w:lang w:eastAsia="he-IL"/>
        </w:rPr>
        <w:t xml:space="preserve"> לחדשו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במקרה 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לפי דרישת המזמין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לחדש את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תנאי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783A1A8F"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במקרה שחוזה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מצוות הדין)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המתכנן זכאי לתשלום כמוגדר בסעיף 12.3.2 להלן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ויחולו הסעיפים 12.1.3 ו- 12.1.4 לעיל.</w:t>
      </w:r>
    </w:p>
    <w:p w14:paraId="6819D35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41CD7FF4"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מזמין לפי סעיף 12.1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זכאי המזמין לבטל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לפי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קול דעתו הבלעדי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בלא צורך בהודעה מוקדמת</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בכל אחד מהמקרים הבאים:</w:t>
      </w:r>
    </w:p>
    <w:p w14:paraId="03B29B32"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ו/או לא קיים איזה מהוראות החוזה ולא ת</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קן </w:t>
      </w:r>
      <w:r w:rsidRPr="002B2234">
        <w:rPr>
          <w:rFonts w:ascii="Times New Roman" w:eastAsia="Times New Roman" w:hAnsi="Times New Roman" w:cs="David" w:hint="cs"/>
          <w:sz w:val="20"/>
          <w:szCs w:val="24"/>
          <w:rtl/>
          <w:lang w:eastAsia="he-IL"/>
        </w:rPr>
        <w:t>את ה</w:t>
      </w:r>
      <w:r w:rsidRPr="002B2234">
        <w:rPr>
          <w:rFonts w:ascii="Times New Roman" w:eastAsia="Times New Roman" w:hAnsi="Times New Roman" w:cs="David"/>
          <w:sz w:val="20"/>
          <w:szCs w:val="24"/>
          <w:rtl/>
          <w:lang w:eastAsia="he-IL"/>
        </w:rPr>
        <w:t>הפרה</w:t>
      </w:r>
      <w:r w:rsidRPr="002B2234">
        <w:rPr>
          <w:rFonts w:ascii="Times New Roman" w:eastAsia="Times New Roman" w:hAnsi="Times New Roman" w:cs="David" w:hint="cs"/>
          <w:sz w:val="20"/>
          <w:szCs w:val="24"/>
          <w:rtl/>
          <w:lang w:eastAsia="he-IL"/>
        </w:rPr>
        <w:t xml:space="preserve"> כאמור,</w:t>
      </w:r>
      <w:r w:rsidRPr="002B2234">
        <w:rPr>
          <w:rFonts w:ascii="Times New Roman" w:eastAsia="Times New Roman" w:hAnsi="Times New Roman" w:cs="David"/>
          <w:sz w:val="20"/>
          <w:szCs w:val="24"/>
          <w:rtl/>
          <w:lang w:eastAsia="he-IL"/>
        </w:rPr>
        <w:t xml:space="preserve"> לאחר שק</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בל התראה על כך מהמזמין בתוך הזמן הנקוב בהתראה.</w:t>
      </w:r>
    </w:p>
    <w:p w14:paraId="75F881B0"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התרה במתכנן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שאין הוא מבצע את עבודתו בצורה המבטיחה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צועה התקין ו/או התקדמותה וסיומה לפי לוח הזמנים.</w:t>
      </w:r>
    </w:p>
    <w:p w14:paraId="59942370"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הפר את הוראת סעיף 7.5 לעיל.</w:t>
      </w:r>
    </w:p>
    <w:p w14:paraId="23206C1C" w14:textId="77777777"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נבצר מהמתכנן או מהמנהל הראשי לקיים את ה</w:t>
      </w:r>
      <w:r w:rsidRPr="002B2234">
        <w:rPr>
          <w:rFonts w:ascii="Times New Roman" w:eastAsia="Times New Roman" w:hAnsi="Times New Roman" w:cs="David" w:hint="cs"/>
          <w:sz w:val="20"/>
          <w:szCs w:val="24"/>
          <w:rtl/>
          <w:lang w:eastAsia="he-IL"/>
        </w:rPr>
        <w:t xml:space="preserve">וראות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לפעולה משפטית או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שירותי המתכנן או אם ארע אירוע דומה.</w:t>
      </w:r>
    </w:p>
    <w:p w14:paraId="2DE041A5" w14:textId="7105E661" w:rsidR="002B2234" w:rsidRPr="002B2234" w:rsidRDefault="002B2234" w:rsidP="002B2234">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חל שינוי </w:t>
      </w:r>
      <w:r w:rsidR="00342752">
        <w:rPr>
          <w:rFonts w:ascii="Times New Roman" w:eastAsia="Times New Roman" w:hAnsi="Times New Roman" w:cs="David" w:hint="cs"/>
          <w:sz w:val="20"/>
          <w:szCs w:val="24"/>
          <w:rtl/>
          <w:lang w:eastAsia="he-IL"/>
        </w:rPr>
        <w:t xml:space="preserve">מהותי </w:t>
      </w:r>
      <w:r w:rsidRPr="002B2234">
        <w:rPr>
          <w:rFonts w:ascii="Times New Roman" w:eastAsia="Times New Roman" w:hAnsi="Times New Roman" w:cs="David"/>
          <w:sz w:val="20"/>
          <w:szCs w:val="24"/>
          <w:rtl/>
          <w:lang w:eastAsia="he-IL"/>
        </w:rPr>
        <w:t>בהחזקת המניות ו/או בהרכב המנהלים של המתכנן.</w:t>
      </w:r>
    </w:p>
    <w:p w14:paraId="0F4317C2"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בוטל החוזה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צע עד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טול החוזה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לפי השיעור המפורט בנספחים </w:t>
      </w:r>
      <w:r w:rsidRPr="002B2234">
        <w:rPr>
          <w:rFonts w:ascii="Times New Roman" w:eastAsia="Times New Roman" w:hAnsi="Times New Roman" w:cs="David"/>
          <w:bCs/>
          <w:sz w:val="20"/>
          <w:szCs w:val="24"/>
          <w:rtl/>
          <w:lang w:eastAsia="he-IL"/>
        </w:rPr>
        <w:t>ד'</w:t>
      </w:r>
      <w:r w:rsidRPr="002B2234">
        <w:rPr>
          <w:rFonts w:ascii="Times New Roman" w:eastAsia="Times New Roman" w:hAnsi="Times New Roman" w:cs="David" w:hint="cs"/>
          <w:bCs/>
          <w:sz w:val="20"/>
          <w:szCs w:val="24"/>
          <w:rtl/>
          <w:lang w:eastAsia="he-IL"/>
        </w:rPr>
        <w:t xml:space="preserve"> </w:t>
      </w:r>
      <w:r w:rsidRPr="002B2234">
        <w:rPr>
          <w:rFonts w:ascii="Times New Roman" w:eastAsia="Times New Roman" w:hAnsi="Times New Roman" w:cs="David"/>
          <w:bCs/>
          <w:sz w:val="20"/>
          <w:szCs w:val="24"/>
          <w:rtl/>
          <w:lang w:eastAsia="he-IL"/>
        </w:rPr>
        <w:t xml:space="preserve">ו -ה' </w:t>
      </w:r>
      <w:r w:rsidRPr="002B2234">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B2234">
        <w:rPr>
          <w:rFonts w:ascii="Times New Roman" w:eastAsia="Times New Roman" w:hAnsi="Times New Roman" w:cs="David"/>
          <w:bCs/>
          <w:sz w:val="20"/>
          <w:szCs w:val="24"/>
          <w:rtl/>
          <w:lang w:eastAsia="he-IL"/>
        </w:rPr>
        <w:t xml:space="preserve">ד' ו-ה' </w:t>
      </w:r>
      <w:r w:rsidRPr="002B2234">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1BF32587"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הודעה בדבר הבאת החוזה לידי גמר כאמור בסעיף 12.3.1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לא תשמש עילה למתכנן לתביעת פיצויים כלשהם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לטענה</w:t>
      </w:r>
      <w:r w:rsidRPr="002B2234">
        <w:rPr>
          <w:rFonts w:ascii="Times New Roman" w:eastAsia="Times New Roman" w:hAnsi="Times New Roman" w:cs="David" w:hint="cs"/>
          <w:sz w:val="20"/>
          <w:szCs w:val="24"/>
          <w:rtl/>
          <w:lang w:eastAsia="he-IL"/>
        </w:rPr>
        <w:t xml:space="preserve"> ו/או לדרישה ו/או לתלונה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ל</w:t>
      </w:r>
      <w:r w:rsidRPr="002B2234">
        <w:rPr>
          <w:rFonts w:ascii="Times New Roman" w:eastAsia="Times New Roman" w:hAnsi="Times New Roman" w:cs="David"/>
          <w:sz w:val="20"/>
          <w:szCs w:val="24"/>
          <w:rtl/>
          <w:lang w:eastAsia="he-IL"/>
        </w:rPr>
        <w:t>תביעה כלשהי, פרט לאמור בסעיף 12.3.2 לעיל, והשכר שישולם לפי סעיף 12.3.2</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ובין מכוח עילה כלשהי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הדין.</w:t>
      </w:r>
    </w:p>
    <w:p w14:paraId="59F35A6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 למתן השירותים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 זה או אם אירע אירוע דומה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סעיפים 12.3.2 ו - 12.3.3 לעיל.</w:t>
      </w:r>
    </w:p>
    <w:p w14:paraId="67E0CBC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lastRenderedPageBreak/>
        <w:t>התשלום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סעיפים 12.1, 12.2 ו-12.3 לעיל</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הסעיפים הנ"ל.</w:t>
      </w:r>
    </w:p>
    <w:p w14:paraId="35F69CB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בכל מקרה של הבאת חוזה</w:t>
      </w:r>
      <w:r w:rsidRPr="002B2234">
        <w:rPr>
          <w:rFonts w:ascii="Times New Roman" w:eastAsia="Times New Roman" w:hAnsi="Times New Roman" w:cs="David" w:hint="cs"/>
          <w:sz w:val="20"/>
          <w:szCs w:val="24"/>
          <w:rtl/>
          <w:lang w:eastAsia="he-IL"/>
        </w:rPr>
        <w:t xml:space="preserve"> זה לידי</w:t>
      </w:r>
      <w:r w:rsidRPr="002B2234">
        <w:rPr>
          <w:rFonts w:ascii="Times New Roman" w:eastAsia="Times New Roman" w:hAnsi="Times New Roman" w:cs="David"/>
          <w:sz w:val="20"/>
          <w:szCs w:val="24"/>
          <w:rtl/>
          <w:lang w:eastAsia="he-IL"/>
        </w:rPr>
        <w:t xml:space="preserve"> גמר או ביטולו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יהיה המזמין זכאי למסור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המשך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50E7B369"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אימת שהמתכנן לא יקיים איזו מהתחייבויותיו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63DA9830" w14:textId="185F7FB5"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סוי הוצאותיו הכלליות, וזאת מבלי שיהיה עליו להוכיח את הסכומים הנ"ל</w:t>
      </w:r>
      <w:r w:rsidR="008C4F54">
        <w:rPr>
          <w:rFonts w:ascii="Times New Roman" w:eastAsia="Times New Roman" w:hAnsi="Times New Roman" w:cs="David" w:hint="cs"/>
          <w:sz w:val="20"/>
          <w:szCs w:val="24"/>
          <w:rtl/>
          <w:lang w:eastAsia="he-IL"/>
        </w:rPr>
        <w:t xml:space="preserve"> ,וזאת עד לגובה הסכום לו היה זכאי המתכנן עבור ביצוע אותה עבודה</w:t>
      </w:r>
    </w:p>
    <w:p w14:paraId="540D497F" w14:textId="77777777" w:rsidR="002B2234" w:rsidRPr="002B2234" w:rsidRDefault="002B2234" w:rsidP="002B2234">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העברת זכויות</w:t>
      </w:r>
    </w:p>
    <w:p w14:paraId="1CC961BC"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אין המתכנן רשאי להסב לאחר את החוזה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כל חלק ממנו, וכן אין הוא רשאי להעביר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להסב לאחר כל זכות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חובה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אלא בהסכמת המזמין בכתב ומראש.</w:t>
      </w:r>
    </w:p>
    <w:p w14:paraId="74B71F8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אין המתכנן רשאי למסור לאחר את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שרותי המתכנן, כולם או מקצתם, אלא בהסכמת המזמין בכתב ומראש.</w:t>
      </w:r>
    </w:p>
    <w:p w14:paraId="304204D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ניתנה הסכמת המזמין לפי סעיפים 13.1 או 13.2 לעיל, הרי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אין בכך כדי לפטור את המתכנן מאחריותו והתחייבויותיו לפי חוזה</w:t>
      </w:r>
      <w:r w:rsidRPr="002B2234">
        <w:rPr>
          <w:rFonts w:ascii="Times New Roman" w:eastAsia="Times New Roman" w:hAnsi="Times New Roman" w:cs="David" w:hint="cs"/>
          <w:sz w:val="20"/>
          <w:szCs w:val="24"/>
          <w:rtl/>
          <w:lang w:eastAsia="he-IL"/>
        </w:rPr>
        <w:t xml:space="preserve"> זה על נספחיו</w:t>
      </w:r>
      <w:r w:rsidRPr="002B2234">
        <w:rPr>
          <w:rFonts w:ascii="Times New Roman" w:eastAsia="Times New Roman" w:hAnsi="Times New Roman" w:cs="David"/>
          <w:sz w:val="20"/>
          <w:szCs w:val="24"/>
          <w:rtl/>
          <w:lang w:eastAsia="he-IL"/>
        </w:rPr>
        <w:t xml:space="preserve"> ומזכויות המזמין על פיו, והמתכנן </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ישא באחריות מלאה, כלפי המזמין וכלפי </w:t>
      </w:r>
      <w:r w:rsidRPr="002B2234">
        <w:rPr>
          <w:rFonts w:ascii="Times New Roman" w:eastAsia="Times New Roman" w:hAnsi="Times New Roman" w:cs="David" w:hint="cs"/>
          <w:sz w:val="20"/>
          <w:szCs w:val="24"/>
          <w:rtl/>
          <w:lang w:eastAsia="he-IL"/>
        </w:rPr>
        <w:t xml:space="preserve">כל </w:t>
      </w:r>
      <w:r w:rsidRPr="002B2234">
        <w:rPr>
          <w:rFonts w:ascii="Times New Roman" w:eastAsia="Times New Roman" w:hAnsi="Times New Roman" w:cs="David"/>
          <w:sz w:val="20"/>
          <w:szCs w:val="24"/>
          <w:rtl/>
          <w:lang w:eastAsia="he-IL"/>
        </w:rPr>
        <w:t xml:space="preserve">צד שלישי שהוא, גם לכל מעשה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באי כחם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עובדיהם</w:t>
      </w:r>
      <w:r w:rsidRPr="002B2234">
        <w:rPr>
          <w:rFonts w:ascii="Times New Roman" w:eastAsia="Times New Roman" w:hAnsi="Times New Roman" w:cs="David" w:hint="cs"/>
          <w:sz w:val="20"/>
          <w:szCs w:val="24"/>
          <w:rtl/>
          <w:lang w:eastAsia="he-IL"/>
        </w:rPr>
        <w:t xml:space="preserve"> ו/או מי מטעמם</w:t>
      </w:r>
      <w:r w:rsidRPr="002B2234">
        <w:rPr>
          <w:rFonts w:ascii="Times New Roman" w:eastAsia="Times New Roman" w:hAnsi="Times New Roman" w:cs="David"/>
          <w:sz w:val="20"/>
          <w:szCs w:val="24"/>
          <w:rtl/>
          <w:lang w:eastAsia="he-IL"/>
        </w:rPr>
        <w:t>, ואילו למזמין ישמרו כל זכויותיו כלפי המתכנן.</w:t>
      </w:r>
    </w:p>
    <w:p w14:paraId="6FBFA05D"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המתכנן כמתחייב מהאמור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החוזה ויחולו הוראות סעיף 12.3.2 ו-12.3.3 לעיל.</w:t>
      </w:r>
    </w:p>
    <w:p w14:paraId="2577F2D8"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05AC010B" w14:textId="77777777" w:rsidR="002B2234" w:rsidRPr="002B2234" w:rsidRDefault="002B2234" w:rsidP="002B2234">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B2234">
        <w:rPr>
          <w:rFonts w:ascii="Times New Roman" w:eastAsia="Times New Roman" w:hAnsi="Times New Roman" w:cs="David"/>
          <w:bCs/>
          <w:sz w:val="20"/>
          <w:szCs w:val="24"/>
          <w:u w:val="single"/>
          <w:rtl/>
          <w:lang w:eastAsia="he-IL"/>
        </w:rPr>
        <w:t>סיום שרותי המתכנן</w:t>
      </w:r>
    </w:p>
    <w:p w14:paraId="32B0BBCB"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יחושבו כבאים לסיום בכל אחד מהמקרים הבאים:</w:t>
      </w:r>
    </w:p>
    <w:p w14:paraId="41212872"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הובא לידי </w:t>
      </w:r>
      <w:r w:rsidRPr="002B2234">
        <w:rPr>
          <w:rFonts w:ascii="Times New Roman" w:eastAsia="Times New Roman" w:hAnsi="Times New Roman" w:cs="David" w:hint="cs"/>
          <w:sz w:val="20"/>
          <w:szCs w:val="24"/>
          <w:rtl/>
          <w:lang w:eastAsia="he-IL"/>
        </w:rPr>
        <w:t>גמר</w:t>
      </w:r>
      <w:r w:rsidRPr="002B2234">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019851E"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עם מתן א</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שור בכתב ע"י המזמין למתכנן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הושלם מתן שרותי המתכנן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w:t>
      </w:r>
    </w:p>
    <w:p w14:paraId="5E14925C"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סודיות והמצאת מסמכים</w:t>
      </w:r>
    </w:p>
    <w:p w14:paraId="563FB1A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B2234">
        <w:rPr>
          <w:rFonts w:ascii="Times New Roman" w:eastAsia="Times New Roman" w:hAnsi="Times New Roman" w:cs="David" w:hint="cs"/>
          <w:sz w:val="20"/>
          <w:szCs w:val="24"/>
          <w:rtl/>
          <w:lang w:eastAsia="he-IL"/>
        </w:rPr>
        <w:t>ו/או על ידי</w:t>
      </w:r>
      <w:r w:rsidRPr="002B2234">
        <w:rPr>
          <w:rFonts w:ascii="Times New Roman" w:eastAsia="Times New Roman" w:hAnsi="Times New Roman" w:cs="David"/>
          <w:sz w:val="20"/>
          <w:szCs w:val="24"/>
          <w:rtl/>
          <w:lang w:eastAsia="he-IL"/>
        </w:rPr>
        <w:t xml:space="preserve"> מ</w:t>
      </w:r>
      <w:r w:rsidRPr="002B2234">
        <w:rPr>
          <w:rFonts w:ascii="Times New Roman" w:eastAsia="Times New Roman" w:hAnsi="Times New Roman" w:cs="David" w:hint="cs"/>
          <w:sz w:val="20"/>
          <w:szCs w:val="24"/>
          <w:rtl/>
          <w:lang w:eastAsia="he-IL"/>
        </w:rPr>
        <w:t>י מ</w:t>
      </w:r>
      <w:r w:rsidRPr="002B2234">
        <w:rPr>
          <w:rFonts w:ascii="Times New Roman" w:eastAsia="Times New Roman" w:hAnsi="Times New Roman" w:cs="David"/>
          <w:sz w:val="20"/>
          <w:szCs w:val="24"/>
          <w:rtl/>
          <w:lang w:eastAsia="he-IL"/>
        </w:rPr>
        <w:t xml:space="preserve">טעמו ובין שהוכנו על ידי המזמין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המנהל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w:t>
      </w:r>
      <w:r w:rsidRPr="002B2234">
        <w:rPr>
          <w:rFonts w:ascii="Times New Roman" w:eastAsia="Times New Roman" w:hAnsi="Times New Roman" w:cs="David" w:hint="cs"/>
          <w:sz w:val="20"/>
          <w:szCs w:val="24"/>
          <w:rtl/>
          <w:lang w:eastAsia="he-IL"/>
        </w:rPr>
        <w:t xml:space="preserve">מי </w:t>
      </w:r>
      <w:r w:rsidRPr="002B2234">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64904D61"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מבלי לגרוע מאחריותו </w:t>
      </w:r>
      <w:r w:rsidRPr="002B2234">
        <w:rPr>
          <w:rFonts w:ascii="Times New Roman" w:eastAsia="Times New Roman" w:hAnsi="Times New Roman" w:cs="David" w:hint="cs"/>
          <w:sz w:val="20"/>
          <w:szCs w:val="24"/>
          <w:rtl/>
          <w:lang w:eastAsia="he-IL"/>
        </w:rPr>
        <w:t xml:space="preserve">של המתכנן </w:t>
      </w:r>
      <w:r w:rsidRPr="002B2234">
        <w:rPr>
          <w:rFonts w:ascii="Times New Roman" w:eastAsia="Times New Roman" w:hAnsi="Times New Roman" w:cs="David"/>
          <w:sz w:val="20"/>
          <w:szCs w:val="24"/>
          <w:rtl/>
          <w:lang w:eastAsia="he-IL"/>
        </w:rPr>
        <w:t xml:space="preserve">על פי כל דין, ינקוט המתכנן בכל אמצעי סביר כדי </w:t>
      </w:r>
      <w:r w:rsidRPr="002B2234">
        <w:rPr>
          <w:rFonts w:ascii="Times New Roman" w:eastAsia="Times New Roman" w:hAnsi="Times New Roman" w:cs="David"/>
          <w:sz w:val="20"/>
          <w:szCs w:val="24"/>
          <w:rtl/>
          <w:lang w:eastAsia="he-IL"/>
        </w:rPr>
        <w:lastRenderedPageBreak/>
        <w:t>לשמור שמירה מעולה על כל מסמך המוחזק על ידיו בקשר לש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יציית המתכנן לכל דרישה של המנהל בדבר נקיטת אמצעי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EF57508"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יחתים את עובדיו</w:t>
      </w:r>
      <w:r w:rsidRPr="002B2234">
        <w:rPr>
          <w:rFonts w:ascii="Times New Roman" w:eastAsia="Times New Roman" w:hAnsi="Times New Roman" w:cs="David" w:hint="cs"/>
          <w:sz w:val="20"/>
          <w:szCs w:val="24"/>
          <w:rtl/>
          <w:lang w:eastAsia="he-IL"/>
        </w:rPr>
        <w:t xml:space="preserve"> ו/או שלוחיו ו/או אחר מטעמו</w:t>
      </w:r>
      <w:r w:rsidRPr="002B2234">
        <w:rPr>
          <w:rFonts w:ascii="Times New Roman" w:eastAsia="Times New Roman" w:hAnsi="Times New Roman" w:cs="David"/>
          <w:sz w:val="20"/>
          <w:szCs w:val="24"/>
          <w:rtl/>
          <w:lang w:eastAsia="he-IL"/>
        </w:rPr>
        <w:t xml:space="preserve"> בקשר עם ביצוע הסכם זה</w:t>
      </w:r>
      <w:r w:rsidRPr="002B2234">
        <w:rPr>
          <w:rFonts w:ascii="Times New Roman" w:eastAsia="Times New Roman" w:hAnsi="Times New Roman" w:cs="David" w:hint="cs"/>
          <w:sz w:val="20"/>
          <w:szCs w:val="24"/>
          <w:rtl/>
          <w:lang w:eastAsia="he-IL"/>
        </w:rPr>
        <w:t xml:space="preserve"> על נספחיו,</w:t>
      </w:r>
      <w:r w:rsidRPr="002B2234">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B2234">
        <w:rPr>
          <w:rFonts w:ascii="Times New Roman" w:eastAsia="Times New Roman" w:hAnsi="Times New Roman" w:cs="David"/>
          <w:bCs/>
          <w:sz w:val="20"/>
          <w:szCs w:val="24"/>
          <w:rtl/>
          <w:lang w:eastAsia="he-IL"/>
        </w:rPr>
        <w:t>ו'</w:t>
      </w:r>
      <w:r w:rsidRPr="002B2234">
        <w:rPr>
          <w:rFonts w:ascii="Times New Roman" w:eastAsia="Times New Roman" w:hAnsi="Times New Roman" w:cs="David"/>
          <w:sz w:val="20"/>
          <w:szCs w:val="24"/>
          <w:rtl/>
          <w:lang w:eastAsia="he-IL"/>
        </w:rPr>
        <w:t>,.</w:t>
      </w:r>
    </w:p>
    <w:p w14:paraId="799771DE"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לפי דרישת המזמין ועם סיום שרותי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B2234">
        <w:rPr>
          <w:rFonts w:ascii="Times New Roman" w:eastAsia="Times New Roman" w:hAnsi="Times New Roman" w:cs="David" w:hint="cs"/>
          <w:sz w:val="20"/>
          <w:szCs w:val="24"/>
          <w:rtl/>
          <w:lang w:eastAsia="he-IL"/>
        </w:rPr>
        <w:t>.</w:t>
      </w:r>
    </w:p>
    <w:p w14:paraId="41F85A2B"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B2234">
        <w:rPr>
          <w:rFonts w:ascii="Times New Roman" w:eastAsia="Times New Roman" w:hAnsi="Times New Roman" w:cs="David"/>
          <w:bCs/>
          <w:sz w:val="20"/>
          <w:szCs w:val="24"/>
          <w:u w:val="single"/>
          <w:rtl/>
          <w:lang w:eastAsia="he-IL"/>
        </w:rPr>
        <w:t>ויתור על זכויות מצד המתכנן</w:t>
      </w:r>
    </w:p>
    <w:p w14:paraId="6FA7FBA9" w14:textId="77777777" w:rsidR="002B2234" w:rsidRPr="002B2234" w:rsidRDefault="002B2234" w:rsidP="002B2234">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 xml:space="preserve">השתמש המזמין כדין בסמכות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B2234">
        <w:rPr>
          <w:rFonts w:ascii="Times New Roman" w:eastAsia="Times New Roman" w:hAnsi="Times New Roman" w:cs="David" w:hint="cs"/>
          <w:sz w:val="20"/>
          <w:szCs w:val="24"/>
          <w:rtl/>
          <w:lang w:eastAsia="he-IL"/>
        </w:rPr>
        <w:t>מתכנן כל טענה ו/או דרישה ו/או תלונה ו/או</w:t>
      </w:r>
      <w:r w:rsidRPr="002B2234">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w:t>
      </w:r>
      <w:r w:rsidRPr="002B2234">
        <w:rPr>
          <w:rFonts w:ascii="Times New Roman" w:eastAsia="Times New Roman" w:hAnsi="Times New Roman" w:cs="David" w:hint="cs"/>
          <w:sz w:val="20"/>
          <w:szCs w:val="24"/>
          <w:rtl/>
          <w:lang w:eastAsia="he-IL"/>
        </w:rPr>
        <w:t xml:space="preserve"> שיפוי ו/או</w:t>
      </w:r>
      <w:r w:rsidRPr="002B2234">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פגיעה במוניטין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הפסד</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לרבות הפסד רווח העלולים להיגרם לו עקב הביטול</w:t>
      </w:r>
      <w:r w:rsidRPr="002B2234">
        <w:rPr>
          <w:rFonts w:ascii="Times New Roman" w:eastAsia="Times New Roman" w:hAnsi="Times New Roman" w:cs="David" w:hint="cs"/>
          <w:sz w:val="20"/>
          <w:szCs w:val="24"/>
          <w:rtl/>
          <w:lang w:eastAsia="he-IL"/>
        </w:rPr>
        <w:t xml:space="preserve"> או</w:t>
      </w:r>
      <w:r w:rsidRPr="002B2234">
        <w:rPr>
          <w:rFonts w:ascii="Times New Roman" w:eastAsia="Times New Roman" w:hAnsi="Times New Roman" w:cs="David"/>
          <w:sz w:val="20"/>
          <w:szCs w:val="24"/>
          <w:rtl/>
          <w:lang w:eastAsia="he-IL"/>
        </w:rPr>
        <w:t xml:space="preserve"> ההפסקה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מכל סיבה אחרת.</w:t>
      </w:r>
    </w:p>
    <w:p w14:paraId="1A6E6CA5"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שביצע המתכנן על פי חוזה זה.</w:t>
      </w:r>
    </w:p>
    <w:p w14:paraId="194ABF4D" w14:textId="77777777" w:rsidR="002B2234" w:rsidRPr="002B2234" w:rsidRDefault="002B2234" w:rsidP="002B2234">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B2234">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B2234">
        <w:rPr>
          <w:rFonts w:ascii="Times New Roman" w:eastAsia="Times New Roman" w:hAnsi="Times New Roman" w:cs="David" w:hint="cs"/>
          <w:sz w:val="20"/>
          <w:szCs w:val="24"/>
          <w:rtl/>
          <w:lang w:eastAsia="he-IL"/>
        </w:rPr>
        <w:t xml:space="preserve">את </w:t>
      </w:r>
      <w:r w:rsidRPr="002B2234">
        <w:rPr>
          <w:rFonts w:ascii="Times New Roman" w:eastAsia="Times New Roman" w:hAnsi="Times New Roman" w:cs="David"/>
          <w:sz w:val="20"/>
          <w:szCs w:val="24"/>
          <w:rtl/>
          <w:lang w:eastAsia="he-IL"/>
        </w:rPr>
        <w:t>המשך ביצוע 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רותי המתכנן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מסירתם לידי מתכנן אחר, והינו מתחייב</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39999C7" w14:textId="77777777" w:rsidR="002B2234" w:rsidRPr="002B2234" w:rsidRDefault="002B2234" w:rsidP="002B2234">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B2234">
        <w:rPr>
          <w:rFonts w:ascii="Times New Roman" w:eastAsia="Times New Roman" w:hAnsi="Times New Roman" w:cs="David"/>
          <w:bCs/>
          <w:sz w:val="20"/>
          <w:szCs w:val="24"/>
          <w:u w:val="single"/>
          <w:rtl/>
          <w:lang w:eastAsia="he-IL"/>
        </w:rPr>
        <w:t>שונות</w:t>
      </w:r>
    </w:p>
    <w:p w14:paraId="16AD58F6" w14:textId="13997A0E" w:rsidR="002B2234" w:rsidRPr="002B2234" w:rsidRDefault="002B2234" w:rsidP="003427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המנהל הראשי במשרד המתכנן</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מתחייב לבצע את השירותים שעליו לבצע אישית</w:t>
      </w:r>
      <w:r w:rsidR="00F64E05">
        <w:rPr>
          <w:rFonts w:ascii="Times New Roman" w:eastAsia="Times New Roman" w:hAnsi="Times New Roman" w:cs="David" w:hint="cs"/>
          <w:sz w:val="20"/>
          <w:szCs w:val="24"/>
          <w:rtl/>
          <w:lang w:eastAsia="he-IL"/>
        </w:rPr>
        <w:t xml:space="preserve"> </w:t>
      </w:r>
      <w:r w:rsidR="00512A29">
        <w:rPr>
          <w:rFonts w:ascii="Times New Roman" w:eastAsia="Times New Roman" w:hAnsi="Times New Roman" w:cs="David" w:hint="cs"/>
          <w:sz w:val="20"/>
          <w:szCs w:val="24"/>
          <w:rtl/>
          <w:lang w:eastAsia="he-IL"/>
        </w:rPr>
        <w:t>ו</w:t>
      </w:r>
      <w:r w:rsidR="00F64E05">
        <w:rPr>
          <w:rFonts w:ascii="Times New Roman" w:eastAsia="Times New Roman" w:hAnsi="Times New Roman" w:cs="David" w:hint="cs"/>
          <w:sz w:val="20"/>
          <w:szCs w:val="24"/>
          <w:rtl/>
          <w:lang w:eastAsia="he-IL"/>
        </w:rPr>
        <w:t xml:space="preserve">באמצעות צוות </w:t>
      </w:r>
      <w:r w:rsidR="00512A29">
        <w:rPr>
          <w:rFonts w:ascii="Times New Roman" w:eastAsia="Times New Roman" w:hAnsi="Times New Roman" w:cs="David" w:hint="cs"/>
          <w:sz w:val="20"/>
          <w:szCs w:val="24"/>
          <w:rtl/>
          <w:lang w:eastAsia="he-IL"/>
        </w:rPr>
        <w:t>ה</w:t>
      </w:r>
      <w:r w:rsidR="00F64E05">
        <w:rPr>
          <w:rFonts w:ascii="Times New Roman" w:eastAsia="Times New Roman" w:hAnsi="Times New Roman" w:cs="David" w:hint="cs"/>
          <w:sz w:val="20"/>
          <w:szCs w:val="24"/>
          <w:rtl/>
          <w:lang w:eastAsia="he-IL"/>
        </w:rPr>
        <w:t xml:space="preserve">מתכננים </w:t>
      </w:r>
      <w:r w:rsidRPr="002B2234">
        <w:rPr>
          <w:rFonts w:ascii="Times New Roman" w:eastAsia="Times New Roman" w:hAnsi="Times New Roman" w:cs="David"/>
          <w:sz w:val="20"/>
          <w:szCs w:val="24"/>
          <w:rtl/>
          <w:lang w:eastAsia="he-IL"/>
        </w:rPr>
        <w:t xml:space="preserve">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 חוזה</w:t>
      </w:r>
      <w:r w:rsidRPr="002B2234">
        <w:rPr>
          <w:rFonts w:ascii="Times New Roman" w:eastAsia="Times New Roman" w:hAnsi="Times New Roman" w:cs="David" w:hint="cs"/>
          <w:sz w:val="20"/>
          <w:szCs w:val="24"/>
          <w:rtl/>
          <w:lang w:eastAsia="he-IL"/>
        </w:rPr>
        <w:t xml:space="preserve"> זה</w:t>
      </w:r>
      <w:r w:rsidR="00342752">
        <w:rPr>
          <w:rFonts w:ascii="Times New Roman" w:eastAsia="Times New Roman" w:hAnsi="Times New Roman" w:cs="David" w:hint="cs"/>
          <w:sz w:val="20"/>
          <w:szCs w:val="24"/>
          <w:rtl/>
          <w:lang w:eastAsia="he-IL"/>
        </w:rPr>
        <w:t>.</w:t>
      </w:r>
      <w:r w:rsidRPr="002B2234">
        <w:rPr>
          <w:rFonts w:ascii="Times New Roman" w:eastAsia="Times New Roman" w:hAnsi="Times New Roman" w:cs="David" w:hint="cs"/>
          <w:sz w:val="20"/>
          <w:szCs w:val="24"/>
          <w:rtl/>
          <w:lang w:eastAsia="he-IL"/>
        </w:rPr>
        <w:t xml:space="preserve"> </w:t>
      </w:r>
    </w:p>
    <w:p w14:paraId="133A9DE7"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כל צד אשר יפר או לא יקיים איזו מהתחייבויותיו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יהיה חייב לפצות את הצד המקיים על כל הנזקים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ההפסדים שיגרמו לו עקב כך</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וזאת מבלי לגרוע מזכות הצד המקיים לכל סעד ו</w:t>
      </w:r>
      <w:r w:rsidRPr="002B2234">
        <w:rPr>
          <w:rFonts w:ascii="Times New Roman" w:eastAsia="Times New Roman" w:hAnsi="Times New Roman" w:cs="David" w:hint="cs"/>
          <w:sz w:val="20"/>
          <w:szCs w:val="24"/>
          <w:rtl/>
          <w:lang w:eastAsia="he-IL"/>
        </w:rPr>
        <w:t xml:space="preserve">/או </w:t>
      </w:r>
      <w:r w:rsidRPr="002B2234">
        <w:rPr>
          <w:rFonts w:ascii="Times New Roman" w:eastAsia="Times New Roman" w:hAnsi="Times New Roman" w:cs="David"/>
          <w:sz w:val="20"/>
          <w:szCs w:val="24"/>
          <w:rtl/>
          <w:lang w:eastAsia="he-IL"/>
        </w:rPr>
        <w:t>תרופה אחרים ו/או נוספים.</w:t>
      </w:r>
    </w:p>
    <w:p w14:paraId="4AC853CD"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למניעת ספקות מוצהר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243B1BF"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המתכנן מצהיר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B2234">
        <w:rPr>
          <w:rFonts w:ascii="Times New Roman" w:eastAsia="Times New Roman" w:hAnsi="Times New Roman" w:cs="David" w:hint="cs"/>
          <w:sz w:val="20"/>
          <w:szCs w:val="24"/>
          <w:rtl/>
          <w:lang w:eastAsia="he-IL"/>
        </w:rPr>
        <w:t>נבע</w:t>
      </w:r>
      <w:r w:rsidRPr="002B2234">
        <w:rPr>
          <w:rFonts w:ascii="Times New Roman" w:eastAsia="Times New Roman" w:hAnsi="Times New Roman" w:cs="David"/>
          <w:sz w:val="20"/>
          <w:szCs w:val="24"/>
          <w:rtl/>
          <w:lang w:eastAsia="he-IL"/>
        </w:rPr>
        <w:t xml:space="preserve"> מאי עמידתו בהתחייבויותיו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 זה.</w:t>
      </w:r>
    </w:p>
    <w:p w14:paraId="7A06B0C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6DB955BB"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מוסכם במפורש</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צוע כל </w:t>
      </w:r>
      <w:r w:rsidRPr="002B2234">
        <w:rPr>
          <w:rFonts w:ascii="Times New Roman" w:eastAsia="Times New Roman" w:hAnsi="Times New Roman" w:cs="David" w:hint="cs"/>
          <w:sz w:val="20"/>
          <w:szCs w:val="24"/>
          <w:rtl/>
          <w:lang w:eastAsia="he-IL"/>
        </w:rPr>
        <w:t>אחת</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אחת מהתחייבויות המזמין ע</w:t>
      </w:r>
      <w:r w:rsidRPr="002B2234">
        <w:rPr>
          <w:rFonts w:ascii="Times New Roman" w:eastAsia="Times New Roman" w:hAnsi="Times New Roman" w:cs="David" w:hint="cs"/>
          <w:sz w:val="20"/>
          <w:szCs w:val="24"/>
          <w:rtl/>
          <w:lang w:eastAsia="he-IL"/>
        </w:rPr>
        <w:t>ל פ</w:t>
      </w:r>
      <w:r w:rsidRPr="002B2234">
        <w:rPr>
          <w:rFonts w:ascii="Times New Roman" w:eastAsia="Times New Roman" w:hAnsi="Times New Roman" w:cs="David"/>
          <w:sz w:val="20"/>
          <w:szCs w:val="24"/>
          <w:rtl/>
          <w:lang w:eastAsia="he-IL"/>
        </w:rPr>
        <w:t>י</w:t>
      </w:r>
      <w:r w:rsidRPr="002B2234">
        <w:rPr>
          <w:rFonts w:ascii="Times New Roman" w:eastAsia="Times New Roman" w:hAnsi="Times New Roman" w:cs="David" w:hint="cs"/>
          <w:sz w:val="20"/>
          <w:szCs w:val="24"/>
          <w:rtl/>
          <w:lang w:eastAsia="he-IL"/>
        </w:rPr>
        <w:t xml:space="preserve"> </w:t>
      </w:r>
      <w:r w:rsidRPr="002B2234">
        <w:rPr>
          <w:rFonts w:ascii="Times New Roman" w:eastAsia="Times New Roman" w:hAnsi="Times New Roman" w:cs="David"/>
          <w:sz w:val="20"/>
          <w:szCs w:val="24"/>
          <w:rtl/>
          <w:lang w:eastAsia="he-IL"/>
        </w:rPr>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מותנה בכך שהמתכנן יקיים תחילה את התחייבויותיו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עד לאותו מועד. המזמין זכאי, מבלי לפגוע </w:t>
      </w:r>
      <w:r w:rsidRPr="002B2234">
        <w:rPr>
          <w:rFonts w:ascii="Times New Roman" w:eastAsia="Times New Roman" w:hAnsi="Times New Roman" w:cs="David" w:hint="cs"/>
          <w:sz w:val="20"/>
          <w:szCs w:val="24"/>
          <w:rtl/>
          <w:lang w:eastAsia="he-IL"/>
        </w:rPr>
        <w:t>מכלליות ה</w:t>
      </w:r>
      <w:r w:rsidRPr="002B2234">
        <w:rPr>
          <w:rFonts w:ascii="Times New Roman" w:eastAsia="Times New Roman" w:hAnsi="Times New Roman" w:cs="David"/>
          <w:sz w:val="20"/>
          <w:szCs w:val="24"/>
          <w:rtl/>
          <w:lang w:eastAsia="he-IL"/>
        </w:rPr>
        <w:t>אמור בכל מקום אחר בחוזה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לעכב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התחי</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A1ACCC2"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שום התנהגות מצד</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של מי</w:t>
      </w:r>
      <w:r w:rsidRPr="002B2234">
        <w:rPr>
          <w:rFonts w:ascii="Times New Roman" w:eastAsia="Times New Roman" w:hAnsi="Times New Roman" w:cs="David"/>
          <w:sz w:val="20"/>
          <w:szCs w:val="24"/>
          <w:rtl/>
          <w:lang w:eastAsia="he-IL"/>
        </w:rPr>
        <w:t xml:space="preserve"> מהצדדים לא תחשב כויתור על איזה מזכויותיו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ו/או</w:t>
      </w:r>
      <w:r w:rsidRPr="002B2234">
        <w:rPr>
          <w:rFonts w:ascii="Times New Roman" w:eastAsia="Times New Roman" w:hAnsi="Times New Roman" w:cs="David"/>
          <w:sz w:val="20"/>
          <w:szCs w:val="24"/>
          <w:rtl/>
          <w:lang w:eastAsia="he-IL"/>
        </w:rPr>
        <w:t xml:space="preserve"> ע</w:t>
      </w:r>
      <w:r w:rsidRPr="002B2234">
        <w:rPr>
          <w:rFonts w:ascii="Times New Roman" w:eastAsia="Times New Roman" w:hAnsi="Times New Roman" w:cs="David" w:hint="cs"/>
          <w:sz w:val="20"/>
          <w:szCs w:val="24"/>
          <w:rtl/>
          <w:lang w:eastAsia="he-IL"/>
        </w:rPr>
        <w:t>ל פי כל</w:t>
      </w:r>
      <w:r w:rsidRPr="002B2234">
        <w:rPr>
          <w:rFonts w:ascii="Times New Roman" w:eastAsia="Times New Roman" w:hAnsi="Times New Roman" w:cs="David"/>
          <w:sz w:val="20"/>
          <w:szCs w:val="24"/>
          <w:rtl/>
          <w:lang w:eastAsia="he-IL"/>
        </w:rPr>
        <w:t xml:space="preserve"> דין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כויתור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כהסכמה מצדו לאיזה הפרה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אי קיום של תנאי מתנאי חוזה</w:t>
      </w:r>
      <w:r w:rsidRPr="002B2234">
        <w:rPr>
          <w:rFonts w:ascii="Times New Roman" w:eastAsia="Times New Roman" w:hAnsi="Times New Roman" w:cs="David" w:hint="cs"/>
          <w:sz w:val="20"/>
          <w:szCs w:val="24"/>
          <w:rtl/>
          <w:lang w:eastAsia="he-IL"/>
        </w:rPr>
        <w:t xml:space="preserve"> זה ו/</w:t>
      </w:r>
      <w:r w:rsidRPr="002B2234">
        <w:rPr>
          <w:rFonts w:ascii="Times New Roman" w:eastAsia="Times New Roman" w:hAnsi="Times New Roman" w:cs="David"/>
          <w:sz w:val="20"/>
          <w:szCs w:val="24"/>
          <w:rtl/>
          <w:lang w:eastAsia="he-IL"/>
        </w:rPr>
        <w:t xml:space="preserve"> או כנותנת דחייה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ארכה לב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צוע כל פעולה</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ש</w:t>
      </w:r>
      <w:r w:rsidRPr="002B2234">
        <w:rPr>
          <w:rFonts w:ascii="Times New Roman" w:eastAsia="Times New Roman" w:hAnsi="Times New Roman" w:cs="David"/>
          <w:sz w:val="20"/>
          <w:szCs w:val="24"/>
          <w:rtl/>
          <w:lang w:eastAsia="he-IL"/>
        </w:rPr>
        <w:t>יש לעשותה ע</w:t>
      </w:r>
      <w:r w:rsidRPr="002B2234">
        <w:rPr>
          <w:rFonts w:ascii="Times New Roman" w:eastAsia="Times New Roman" w:hAnsi="Times New Roman" w:cs="David" w:hint="cs"/>
          <w:sz w:val="20"/>
          <w:szCs w:val="24"/>
          <w:rtl/>
          <w:lang w:eastAsia="he-IL"/>
        </w:rPr>
        <w:t>ל פי</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sz w:val="20"/>
          <w:szCs w:val="24"/>
          <w:rtl/>
          <w:lang w:eastAsia="he-IL"/>
        </w:rPr>
        <w:lastRenderedPageBreak/>
        <w:t>חוזה</w:t>
      </w:r>
      <w:r w:rsidRPr="002B2234">
        <w:rPr>
          <w:rFonts w:ascii="Times New Roman" w:eastAsia="Times New Roman" w:hAnsi="Times New Roman" w:cs="David" w:hint="cs"/>
          <w:sz w:val="20"/>
          <w:szCs w:val="24"/>
          <w:rtl/>
          <w:lang w:eastAsia="he-IL"/>
        </w:rPr>
        <w:t xml:space="preserve"> זה</w:t>
      </w:r>
      <w:r w:rsidRPr="002B2234">
        <w:rPr>
          <w:rFonts w:ascii="Times New Roman" w:eastAsia="Times New Roman" w:hAnsi="Times New Roman" w:cs="David"/>
          <w:sz w:val="20"/>
          <w:szCs w:val="24"/>
          <w:rtl/>
          <w:lang w:eastAsia="he-IL"/>
        </w:rPr>
        <w:t xml:space="preserve">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או כש</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נוי</w:t>
      </w:r>
      <w:r w:rsidRPr="002B2234">
        <w:rPr>
          <w:rFonts w:ascii="Times New Roman" w:eastAsia="Times New Roman" w:hAnsi="Times New Roman" w:cs="David" w:hint="cs"/>
          <w:sz w:val="20"/>
          <w:szCs w:val="24"/>
          <w:rtl/>
          <w:lang w:eastAsia="he-IL"/>
        </w:rPr>
        <w:t xml:space="preserve"> ו/או</w:t>
      </w:r>
      <w:r w:rsidRPr="002B2234">
        <w:rPr>
          <w:rFonts w:ascii="Times New Roman" w:eastAsia="Times New Roman" w:hAnsi="Times New Roman" w:cs="David"/>
          <w:sz w:val="20"/>
          <w:szCs w:val="24"/>
          <w:rtl/>
          <w:lang w:eastAsia="he-IL"/>
        </w:rPr>
        <w:t xml:space="preserve"> ב</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 xml:space="preserve">טול </w:t>
      </w:r>
      <w:r w:rsidRPr="002B2234">
        <w:rPr>
          <w:rFonts w:ascii="Times New Roman" w:eastAsia="Times New Roman" w:hAnsi="Times New Roman" w:cs="David" w:hint="cs"/>
          <w:sz w:val="20"/>
          <w:szCs w:val="24"/>
          <w:rtl/>
          <w:lang w:eastAsia="he-IL"/>
        </w:rPr>
        <w:t>ו/</w:t>
      </w:r>
      <w:r w:rsidRPr="002B2234">
        <w:rPr>
          <w:rFonts w:ascii="Times New Roman" w:eastAsia="Times New Roman" w:hAnsi="Times New Roman" w:cs="David"/>
          <w:sz w:val="20"/>
          <w:szCs w:val="24"/>
          <w:rtl/>
          <w:lang w:eastAsia="he-IL"/>
        </w:rPr>
        <w:t xml:space="preserve">או תוספת של תנאי </w:t>
      </w:r>
      <w:r w:rsidRPr="002B2234">
        <w:rPr>
          <w:rFonts w:ascii="Times New Roman" w:eastAsia="Times New Roman" w:hAnsi="Times New Roman" w:cs="David" w:hint="cs"/>
          <w:sz w:val="20"/>
          <w:szCs w:val="24"/>
          <w:rtl/>
          <w:lang w:eastAsia="he-IL"/>
        </w:rPr>
        <w:t>כלשהו</w:t>
      </w:r>
      <w:r w:rsidRPr="002B2234">
        <w:rPr>
          <w:rFonts w:ascii="Times New Roman" w:eastAsia="Times New Roman" w:hAnsi="Times New Roman" w:cs="David"/>
          <w:sz w:val="20"/>
          <w:szCs w:val="24"/>
          <w:rtl/>
          <w:lang w:eastAsia="he-IL"/>
        </w:rPr>
        <w:t>, אלא אם נעשו במפורש ובכתב.</w:t>
      </w:r>
    </w:p>
    <w:p w14:paraId="712E28FB" w14:textId="77777777" w:rsidR="002B2234" w:rsidRPr="002B2234" w:rsidRDefault="002B2234" w:rsidP="002B2234">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מבלי לגרוע מכלליות האמור לעיל -</w:t>
      </w:r>
    </w:p>
    <w:p w14:paraId="12E724CA"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487B19BF" w14:textId="77777777" w:rsidR="002B2234" w:rsidRPr="002B2234" w:rsidRDefault="002B2234" w:rsidP="002B2234">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B2234">
        <w:rPr>
          <w:rFonts w:ascii="Times New Roman" w:eastAsia="Times New Roman" w:hAnsi="Times New Roman" w:cs="David" w:hint="cs"/>
          <w:sz w:val="20"/>
          <w:szCs w:val="24"/>
          <w:rtl/>
          <w:lang w:eastAsia="he-IL"/>
        </w:rPr>
        <w:t>י</w:t>
      </w:r>
      <w:r w:rsidRPr="002B2234">
        <w:rPr>
          <w:rFonts w:ascii="Times New Roman" w:eastAsia="Times New Roman" w:hAnsi="Times New Roman" w:cs="David"/>
          <w:sz w:val="20"/>
          <w:szCs w:val="24"/>
          <w:rtl/>
          <w:lang w:eastAsia="he-IL"/>
        </w:rPr>
        <w:t>תור כלשהו על זכויות וחובות לפי החוזה.</w:t>
      </w:r>
    </w:p>
    <w:p w14:paraId="35978F5A" w14:textId="01EC332C" w:rsidR="002B2234" w:rsidRPr="002B2234" w:rsidRDefault="002B2234" w:rsidP="00342752">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במידה והמתכנן כולל מספר גופים</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26336CE"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בגין כל חיוב מחיובי המזמין </w:t>
      </w:r>
      <w:r w:rsidRPr="002B2234">
        <w:rPr>
          <w:rFonts w:ascii="Times New Roman" w:eastAsia="Times New Roman" w:hAnsi="Times New Roman" w:cs="David" w:hint="cs"/>
          <w:sz w:val="24"/>
          <w:szCs w:val="24"/>
          <w:rtl/>
          <w:lang w:eastAsia="he-IL"/>
        </w:rPr>
        <w:t>על פי</w:t>
      </w:r>
      <w:r w:rsidRPr="002B2234">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2B2234">
        <w:rPr>
          <w:rFonts w:ascii="Times New Roman" w:eastAsia="Times New Roman" w:hAnsi="Times New Roman" w:cs="David" w:hint="cs"/>
          <w:sz w:val="24"/>
          <w:szCs w:val="24"/>
          <w:rtl/>
          <w:lang w:eastAsia="he-IL"/>
        </w:rPr>
        <w:t>על פ</w:t>
      </w:r>
      <w:r w:rsidRPr="002B2234">
        <w:rPr>
          <w:rFonts w:ascii="Times New Roman" w:eastAsia="Times New Roman" w:hAnsi="Times New Roman" w:cs="David"/>
          <w:sz w:val="24"/>
          <w:szCs w:val="24"/>
          <w:rtl/>
          <w:lang w:eastAsia="he-IL"/>
        </w:rPr>
        <w:t>י חוזה זה. וזאת מבלי לגרוע מהאמור להלן בסיפא לס"ק זה.</w:t>
      </w:r>
    </w:p>
    <w:p w14:paraId="033A3EC7" w14:textId="77777777" w:rsidR="002B2234" w:rsidRPr="002B2234" w:rsidRDefault="002B2234" w:rsidP="002B2234">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4"/>
          <w:rtl/>
          <w:lang w:eastAsia="he-IL"/>
        </w:rPr>
        <w:t>המתכנן מתחייב בזה</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כי כל דרישה</w:t>
      </w:r>
      <w:r w:rsidRPr="002B2234">
        <w:rPr>
          <w:rFonts w:ascii="Times New Roman" w:eastAsia="Times New Roman" w:hAnsi="Times New Roman" w:cs="David" w:hint="cs"/>
          <w:sz w:val="24"/>
          <w:szCs w:val="24"/>
          <w:rtl/>
          <w:lang w:eastAsia="he-IL"/>
        </w:rPr>
        <w:t xml:space="preserve"> ו/או תלונה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ו/או </w:t>
      </w:r>
      <w:r w:rsidRPr="002B2234">
        <w:rPr>
          <w:rFonts w:ascii="Times New Roman" w:eastAsia="Times New Roman" w:hAnsi="Times New Roman" w:cs="David"/>
          <w:sz w:val="24"/>
          <w:szCs w:val="24"/>
          <w:rtl/>
          <w:lang w:eastAsia="he-IL"/>
        </w:rPr>
        <w:t>טענה ו/או תביעה, ככל שתהיינה לו כנגד המזמין בגין חיובי המזמין ע</w:t>
      </w:r>
      <w:r w:rsidRPr="002B2234">
        <w:rPr>
          <w:rFonts w:ascii="Times New Roman" w:eastAsia="Times New Roman" w:hAnsi="Times New Roman" w:cs="David" w:hint="cs"/>
          <w:sz w:val="24"/>
          <w:szCs w:val="24"/>
          <w:rtl/>
          <w:lang w:eastAsia="he-IL"/>
        </w:rPr>
        <w:t>ל פי</w:t>
      </w:r>
      <w:r w:rsidRPr="002B2234">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אותו דין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יחול לגבי תביעה של מי מיחידי המזמין כנגד המתכנן</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קרי</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תביעה כאמור</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B2234">
        <w:rPr>
          <w:rFonts w:ascii="Times New Roman" w:eastAsia="Times New Roman" w:hAnsi="Times New Roman" w:cs="David" w:hint="cs"/>
          <w:b/>
          <w:bCs/>
          <w:sz w:val="24"/>
          <w:szCs w:val="24"/>
          <w:rtl/>
          <w:lang w:eastAsia="he-IL"/>
        </w:rPr>
        <w:t>א</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w:t>
      </w:r>
    </w:p>
    <w:p w14:paraId="6C8705C6"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2F56097" w14:textId="77777777" w:rsidR="002B2234" w:rsidRPr="002B2234" w:rsidRDefault="002B2234" w:rsidP="002B2234">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למען הסר ספק</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מוסכם ומוצהר</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6A873B5F" w14:textId="5D73C86B" w:rsidR="002B2234" w:rsidRPr="002B2234" w:rsidRDefault="002B2234" w:rsidP="00512A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4"/>
          <w:szCs w:val="24"/>
          <w:rtl/>
          <w:lang w:eastAsia="he-IL"/>
        </w:rPr>
        <w:t>כל ההוצאות בגין החוזה ובגין כל המסמכים, החשבונות והערבויות שיערכו על פיו ובקשר אליו</w:t>
      </w:r>
      <w:r w:rsidR="00342752">
        <w:rPr>
          <w:rFonts w:ascii="Times New Roman" w:eastAsia="Times New Roman" w:hAnsi="Times New Roman" w:cs="David" w:hint="cs"/>
          <w:sz w:val="24"/>
          <w:szCs w:val="24"/>
          <w:rtl/>
          <w:lang w:eastAsia="he-IL"/>
        </w:rPr>
        <w:t xml:space="preserve"> על ידי היועץ</w:t>
      </w:r>
      <w:r w:rsidRPr="002B2234">
        <w:rPr>
          <w:rFonts w:ascii="Times New Roman" w:eastAsia="Times New Roman" w:hAnsi="Times New Roman" w:cs="David"/>
          <w:sz w:val="24"/>
          <w:szCs w:val="24"/>
          <w:rtl/>
          <w:lang w:eastAsia="he-IL"/>
        </w:rPr>
        <w:t>, חלות על המתכנן ותשולמנה על ידו.</w:t>
      </w:r>
    </w:p>
    <w:p w14:paraId="60FDA664" w14:textId="77777777" w:rsidR="002B2234" w:rsidRPr="002B2234" w:rsidRDefault="002B2234" w:rsidP="002B22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sz w:val="20"/>
          <w:szCs w:val="24"/>
          <w:rtl/>
          <w:lang w:eastAsia="he-IL"/>
        </w:rPr>
        <w:t>חוזה זה על נספחיו</w:t>
      </w:r>
      <w:r w:rsidRPr="002B2234">
        <w:rPr>
          <w:rFonts w:ascii="Times New Roman" w:eastAsia="Times New Roman" w:hAnsi="Times New Roman" w:cs="David" w:hint="cs"/>
          <w:sz w:val="20"/>
          <w:szCs w:val="24"/>
          <w:rtl/>
          <w:lang w:eastAsia="he-IL"/>
        </w:rPr>
        <w:t>,</w:t>
      </w:r>
      <w:r w:rsidRPr="002B2234">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7DE54655" w14:textId="77777777" w:rsidR="002B2234" w:rsidRDefault="002B2234" w:rsidP="00735E3D">
      <w:pPr>
        <w:widowControl w:val="0"/>
        <w:numPr>
          <w:ilvl w:val="1"/>
          <w:numId w:val="1"/>
        </w:numPr>
        <w:spacing w:before="0" w:beforeAutospacing="0" w:after="0" w:afterAutospacing="0" w:line="240" w:lineRule="auto"/>
        <w:ind w:left="788" w:hanging="431"/>
        <w:jc w:val="both"/>
        <w:rPr>
          <w:rFonts w:ascii="Times New Roman" w:eastAsia="Times New Roman" w:hAnsi="Times New Roman" w:cs="David"/>
          <w:sz w:val="20"/>
          <w:szCs w:val="24"/>
          <w:lang w:eastAsia="he-IL"/>
        </w:rPr>
      </w:pPr>
      <w:r w:rsidRPr="00735E3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35E3D">
        <w:rPr>
          <w:rFonts w:ascii="Times New Roman" w:eastAsia="Times New Roman" w:hAnsi="Times New Roman" w:cs="David" w:hint="cs"/>
          <w:sz w:val="20"/>
          <w:szCs w:val="24"/>
          <w:rtl/>
          <w:lang w:eastAsia="he-IL"/>
        </w:rPr>
        <w:t>רשום</w:t>
      </w:r>
      <w:r w:rsidRPr="00735E3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35E3D">
        <w:rPr>
          <w:rFonts w:ascii="Times New Roman" w:eastAsia="Times New Roman" w:hAnsi="Times New Roman" w:cs="David" w:hint="cs"/>
          <w:sz w:val="20"/>
          <w:szCs w:val="24"/>
          <w:rtl/>
          <w:lang w:eastAsia="he-IL"/>
        </w:rPr>
        <w:t>,</w:t>
      </w:r>
      <w:r w:rsidRPr="00735E3D">
        <w:rPr>
          <w:rFonts w:ascii="Times New Roman" w:eastAsia="Times New Roman" w:hAnsi="Times New Roman" w:cs="David"/>
          <w:sz w:val="20"/>
          <w:szCs w:val="24"/>
          <w:rtl/>
          <w:lang w:eastAsia="he-IL"/>
        </w:rPr>
        <w:t xml:space="preserve"> תחשב היא כמתקבלת ביום משלוח או מסירתה כאמור.</w:t>
      </w:r>
    </w:p>
    <w:p w14:paraId="5FC81C52" w14:textId="77777777" w:rsidR="00735E3D" w:rsidRDefault="00735E3D" w:rsidP="00735E3D">
      <w:pPr>
        <w:widowControl w:val="0"/>
        <w:spacing w:before="0" w:beforeAutospacing="0" w:after="0" w:afterAutospacing="0" w:line="240" w:lineRule="auto"/>
        <w:ind w:left="788"/>
        <w:jc w:val="both"/>
        <w:rPr>
          <w:rFonts w:ascii="Times New Roman" w:eastAsia="Times New Roman" w:hAnsi="Times New Roman" w:cs="David"/>
          <w:sz w:val="20"/>
          <w:szCs w:val="24"/>
          <w:rtl/>
          <w:lang w:eastAsia="he-IL"/>
        </w:rPr>
      </w:pPr>
    </w:p>
    <w:p w14:paraId="1AF34FEE" w14:textId="77777777" w:rsidR="002B2234" w:rsidRDefault="002B2234">
      <w:pPr>
        <w:bidi w:val="0"/>
        <w:spacing w:before="0" w:beforeAutospacing="0" w:after="160" w:afterAutospacing="0" w:line="259" w:lineRule="auto"/>
        <w:rPr>
          <w:rFonts w:ascii="Times New Roman" w:eastAsia="Times New Roman" w:hAnsi="Times New Roman" w:cs="David"/>
          <w:bCs/>
          <w:sz w:val="20"/>
          <w:szCs w:val="24"/>
          <w:rtl/>
          <w:lang w:eastAsia="he-IL"/>
        </w:rPr>
      </w:pPr>
    </w:p>
    <w:p w14:paraId="034E24A6" w14:textId="77777777" w:rsidR="00735E3D" w:rsidRPr="00B27B4C" w:rsidRDefault="00735E3D" w:rsidP="00735E3D">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67E096D8"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E07D28F"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D258C9D" w14:textId="77777777" w:rsidR="00735E3D" w:rsidRPr="00B27B4C"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4906CFB" w14:textId="77777777" w:rsidR="00735E3D" w:rsidRPr="00DE7868" w:rsidRDefault="00735E3D" w:rsidP="00735E3D">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3FE4C324B3D4D45903EBE903CEA26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033E75">
            <w:rPr>
              <w:rFonts w:ascii="Times New Roman" w:eastAsia="Times New Roman" w:hAnsi="Times New Roman" w:cs="David" w:hint="cs"/>
              <w:color w:val="00B0F0"/>
              <w:sz w:val="20"/>
              <w:szCs w:val="24"/>
              <w:u w:val="single"/>
              <w:rtl/>
              <w:lang w:eastAsia="he-IL"/>
            </w:rPr>
            <w:t>ר.כהן ושות' בע"מ</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62B894F6C7B6442598F0D71DFE4A06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00033E75" w:rsidRPr="003E6FC4">
            <w:rPr>
              <w:rStyle w:val="PlaceholderText"/>
              <w:rtl/>
            </w:rPr>
            <w:t>[שם צד א]</w:t>
          </w:r>
        </w:sdtContent>
      </w:sdt>
    </w:p>
    <w:p w14:paraId="53B19C18" w14:textId="77777777" w:rsidR="00735E3D" w:rsidRPr="00B27B4C" w:rsidRDefault="00735E3D" w:rsidP="00735E3D">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5FBE266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CD4F80B"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13C8CAC"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המתכנן על החוזה דלעיל וכי חתימתם המשותפת בצירוף חותמת החברה מחייבת את </w:t>
      </w:r>
      <w:r w:rsidRPr="00B27B4C">
        <w:rPr>
          <w:rFonts w:ascii="Times New Roman" w:eastAsia="Times New Roman" w:hAnsi="Times New Roman" w:cs="David"/>
          <w:sz w:val="20"/>
          <w:szCs w:val="24"/>
          <w:rtl/>
          <w:lang w:eastAsia="he-IL"/>
        </w:rPr>
        <w:lastRenderedPageBreak/>
        <w:t>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7AED71AE"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2F2031" w14:textId="77777777" w:rsidR="00735E3D"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4F2B491"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4E06046E"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7E4D410" w14:textId="77777777" w:rsidR="002B2234" w:rsidRPr="002B2234" w:rsidRDefault="002B2234" w:rsidP="002B2234">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00A85D6E"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61502DA"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F1B4061"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5381D714"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724EE43"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ED54B92"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77C0E199"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3D9BA850"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1794D71D"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40D230A" w14:textId="77777777" w:rsidR="00735E3D"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4706169E" w14:textId="77777777" w:rsidR="00735E3D" w:rsidRPr="00B27B4C" w:rsidRDefault="00735E3D" w:rsidP="00735E3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4F9E790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0D95BBEA"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56C697"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0911422858C4BCE8120469B9F47FB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033E75">
            <w:rPr>
              <w:rFonts w:ascii="Times New Roman" w:eastAsia="Times New Roman" w:hAnsi="Times New Roman" w:cs="David" w:hint="cs"/>
              <w:color w:val="00B0F0"/>
              <w:sz w:val="24"/>
              <w:szCs w:val="24"/>
              <w:rtl/>
              <w:lang w:eastAsia="he-IL"/>
            </w:rPr>
            <w:t>רעננה</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CE2ACED0BFA4946960641CABE43A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033E75">
            <w:rPr>
              <w:rFonts w:ascii="Times New Roman" w:eastAsia="Times New Roman" w:hAnsi="Times New Roman" w:cs="David" w:hint="cs"/>
              <w:color w:val="00B0F0"/>
              <w:sz w:val="24"/>
              <w:szCs w:val="24"/>
              <w:rtl/>
            </w:rPr>
            <w:t xml:space="preserve">הקמת 150 יח''ד ומסחר </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A8EBB78BD70E4147A6E024D3074659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033E75">
            <w:rPr>
              <w:rFonts w:ascii="Times New Roman" w:eastAsia="Times New Roman" w:hAnsi="Times New Roman" w:cs="David" w:hint="cs"/>
              <w:color w:val="00B0F0"/>
              <w:sz w:val="24"/>
              <w:szCs w:val="24"/>
              <w:rtl/>
            </w:rPr>
            <w:t>סביוני  רעננה  צפון</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00D6CBD"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117F5B"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0EA9C9DE71F845B5912A1725FC685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00033E75">
            <w:rPr>
              <w:rFonts w:ascii="Times New Roman" w:eastAsia="Times New Roman" w:hAnsi="Times New Roman" w:cs="David" w:hint="cs"/>
              <w:color w:val="008000"/>
              <w:sz w:val="24"/>
              <w:szCs w:val="24"/>
              <w:rtl/>
            </w:rPr>
            <w:t>רנ/708</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49910406AD04649A089B6776B01EE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00033E75">
            <w:rPr>
              <w:rFonts w:ascii="Times New Roman" w:eastAsia="Times New Roman" w:hAnsi="Times New Roman" w:cs="David" w:hint="cs"/>
              <w:sz w:val="24"/>
              <w:szCs w:val="24"/>
              <w:rtl/>
              <w:lang w:eastAsia="he-IL"/>
            </w:rPr>
            <w:t>6578</w:t>
          </w:r>
        </w:sdtContent>
      </w:sdt>
      <w:r w:rsidRPr="00B27B4C">
        <w:rPr>
          <w:rFonts w:ascii="Times New Roman" w:eastAsia="Times New Roman" w:hAnsi="Times New Roman" w:cs="David" w:hint="cs"/>
          <w:sz w:val="24"/>
          <w:szCs w:val="24"/>
          <w:rtl/>
          <w:lang w:eastAsia="he-IL"/>
        </w:rPr>
        <w:t>.</w:t>
      </w:r>
    </w:p>
    <w:p w14:paraId="704F80BA"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50A4207" w14:textId="77777777" w:rsidR="00735E3D" w:rsidRPr="00B27B4C" w:rsidRDefault="00735E3D" w:rsidP="00735E3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593D417"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6D573B38085E4F27BBEE62FCAA05CD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00033E75">
            <w:rPr>
              <w:rFonts w:ascii="Times New Roman" w:eastAsia="Times New Roman" w:hAnsi="Times New Roman" w:cs="David" w:hint="cs"/>
              <w:color w:val="008000"/>
              <w:sz w:val="24"/>
              <w:szCs w:val="24"/>
              <w:rtl/>
            </w:rPr>
            <w:t>רעננה</w:t>
          </w:r>
        </w:sdtContent>
      </w:sdt>
      <w:r w:rsidRPr="00B27B4C">
        <w:rPr>
          <w:rFonts w:ascii="Times New Roman" w:eastAsia="Times New Roman" w:hAnsi="Times New Roman" w:cs="David" w:hint="cs"/>
          <w:color w:val="008000"/>
          <w:sz w:val="24"/>
          <w:szCs w:val="24"/>
          <w:rtl/>
        </w:rPr>
        <w:t>.</w:t>
      </w:r>
    </w:p>
    <w:p w14:paraId="733C767B"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color w:val="FF0000"/>
          <w:sz w:val="24"/>
          <w:szCs w:val="24"/>
          <w:rtl/>
        </w:rPr>
      </w:pPr>
    </w:p>
    <w:p w14:paraId="719A3DBF" w14:textId="77777777" w:rsidR="00735E3D" w:rsidRPr="00B27B4C" w:rsidRDefault="00735E3D" w:rsidP="00735E3D">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53FCC56"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8ED423"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AE4C8CCBE3AE437E899D6B9676EDCC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033E75">
            <w:rPr>
              <w:rFonts w:ascii="Times New Roman" w:eastAsia="Times New Roman" w:hAnsi="Times New Roman" w:cs="David" w:hint="cs"/>
              <w:sz w:val="24"/>
              <w:szCs w:val="24"/>
              <w:rtl/>
              <w:lang w:eastAsia="he-IL"/>
            </w:rPr>
            <w:t>גרמן קגנובסקי</w:t>
          </w:r>
        </w:sdtContent>
      </w:sdt>
    </w:p>
    <w:p w14:paraId="716D14D5"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0C53295" w14:textId="3DDC9BDF" w:rsidR="00735E3D" w:rsidRPr="00B27B4C" w:rsidRDefault="00735E3D" w:rsidP="00741C8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1C0853" w:rsidRPr="001C0853">
        <w:rPr>
          <w:rFonts w:ascii="Times New Roman" w:eastAsia="Times New Roman" w:hAnsi="Times New Roman" w:cs="David"/>
          <w:sz w:val="24"/>
          <w:szCs w:val="24"/>
          <w:rtl/>
          <w:lang w:eastAsia="he-IL"/>
        </w:rPr>
        <w:t xml:space="preserve">התכנון </w:t>
      </w:r>
      <w:r w:rsidR="00741C87">
        <w:rPr>
          <w:rFonts w:ascii="Times New Roman" w:eastAsia="Times New Roman" w:hAnsi="Times New Roman" w:cs="David" w:hint="cs"/>
          <w:sz w:val="24"/>
          <w:szCs w:val="24"/>
          <w:rtl/>
          <w:lang w:eastAsia="he-IL"/>
        </w:rPr>
        <w:t xml:space="preserve">הפרויקט </w:t>
      </w:r>
      <w:r w:rsidR="001C0853" w:rsidRPr="001C0853">
        <w:rPr>
          <w:rFonts w:ascii="Times New Roman" w:eastAsia="Times New Roman" w:hAnsi="Times New Roman" w:cs="David"/>
          <w:sz w:val="24"/>
          <w:szCs w:val="24"/>
          <w:rtl/>
          <w:lang w:eastAsia="he-IL"/>
        </w:rPr>
        <w:t xml:space="preserve">יתבצע במודל תלת מימד ע"י תוכנת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במתודולוגיית </w:t>
      </w:r>
      <w:r w:rsidR="001C0853" w:rsidRPr="001C0853">
        <w:rPr>
          <w:rFonts w:ascii="Times New Roman" w:eastAsia="Times New Roman" w:hAnsi="Times New Roman" w:cs="David"/>
          <w:sz w:val="24"/>
          <w:szCs w:val="24"/>
          <w:lang w:eastAsia="he-IL"/>
        </w:rPr>
        <w:t>BIM</w:t>
      </w:r>
      <w:r w:rsidR="001C0853" w:rsidRPr="001C0853">
        <w:rPr>
          <w:rFonts w:ascii="Times New Roman" w:eastAsia="Times New Roman" w:hAnsi="Times New Roman" w:cs="David"/>
          <w:sz w:val="24"/>
          <w:szCs w:val="24"/>
          <w:rtl/>
          <w:lang w:eastAsia="he-IL"/>
        </w:rPr>
        <w:t>, בענן –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שם ישמרו כל קבצי ה </w:t>
      </w:r>
      <w:r w:rsidR="001C0853" w:rsidRPr="001C0853">
        <w:rPr>
          <w:rFonts w:ascii="Times New Roman" w:eastAsia="Times New Roman" w:hAnsi="Times New Roman" w:cs="David"/>
          <w:sz w:val="24"/>
          <w:szCs w:val="24"/>
          <w:lang w:eastAsia="he-IL"/>
        </w:rPr>
        <w:t>REVIT</w:t>
      </w:r>
      <w:r w:rsidR="001C0853" w:rsidRPr="001C0853">
        <w:rPr>
          <w:rFonts w:ascii="Times New Roman" w:eastAsia="Times New Roman" w:hAnsi="Times New Roman" w:cs="David"/>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1C0853" w:rsidRPr="001C0853">
        <w:rPr>
          <w:rFonts w:ascii="Times New Roman" w:eastAsia="Times New Roman" w:hAnsi="Times New Roman" w:cs="David"/>
          <w:sz w:val="24"/>
          <w:szCs w:val="24"/>
          <w:lang w:eastAsia="he-IL"/>
        </w:rPr>
        <w:t>BIM360</w:t>
      </w:r>
      <w:r w:rsidR="001C0853" w:rsidRPr="001C0853">
        <w:rPr>
          <w:rFonts w:ascii="Times New Roman" w:eastAsia="Times New Roman" w:hAnsi="Times New Roman" w:cs="David"/>
          <w:sz w:val="24"/>
          <w:szCs w:val="24"/>
          <w:rtl/>
          <w:lang w:eastAsia="he-IL"/>
        </w:rPr>
        <w:t xml:space="preserve">". העבודה במודל תהיה כפופה להוראות מנהל המודל ולמסמך ה </w:t>
      </w:r>
      <w:r w:rsidR="001C0853" w:rsidRPr="001C0853">
        <w:rPr>
          <w:rFonts w:ascii="Times New Roman" w:eastAsia="Times New Roman" w:hAnsi="Times New Roman" w:cs="David"/>
          <w:sz w:val="24"/>
          <w:szCs w:val="24"/>
          <w:lang w:eastAsia="he-IL"/>
        </w:rPr>
        <w:t>BEP</w:t>
      </w:r>
      <w:r w:rsidR="001C0853" w:rsidRPr="001C0853">
        <w:rPr>
          <w:rFonts w:ascii="Times New Roman" w:eastAsia="Times New Roman" w:hAnsi="Times New Roman" w:cs="David"/>
          <w:sz w:val="24"/>
          <w:szCs w:val="24"/>
          <w:rtl/>
          <w:lang w:eastAsia="he-IL"/>
        </w:rPr>
        <w:t xml:space="preserve"> שיופץ בהמשך ע"י מנהל המודל. שמירה, הדפסת תכניות וקבצים (</w:t>
      </w:r>
      <w:r w:rsidR="001C0853" w:rsidRPr="001C0853">
        <w:rPr>
          <w:rFonts w:ascii="Times New Roman" w:eastAsia="Times New Roman" w:hAnsi="Times New Roman" w:cs="David"/>
          <w:sz w:val="24"/>
          <w:szCs w:val="24"/>
          <w:lang w:eastAsia="he-IL"/>
        </w:rPr>
        <w:t>PLT/PDF/DWG</w:t>
      </w:r>
      <w:r w:rsidR="001C0853" w:rsidRPr="001C0853">
        <w:rPr>
          <w:rFonts w:ascii="Times New Roman" w:eastAsia="Times New Roman" w:hAnsi="Times New Roman" w:cs="David"/>
          <w:sz w:val="24"/>
          <w:szCs w:val="24"/>
          <w:rtl/>
          <w:lang w:eastAsia="he-IL"/>
        </w:rPr>
        <w:t>), שיתוף, תיאום וקליטת קבצים ממתכננים ויועצים אחרים יבוצע באמצעות תוכנה כדוגמת @</w:t>
      </w:r>
      <w:r w:rsidR="001C0853" w:rsidRPr="001C0853">
        <w:rPr>
          <w:rFonts w:ascii="Times New Roman" w:eastAsia="Times New Roman" w:hAnsi="Times New Roman" w:cs="David"/>
          <w:sz w:val="24"/>
          <w:szCs w:val="24"/>
          <w:lang w:eastAsia="he-IL"/>
        </w:rPr>
        <w:t>view</w:t>
      </w:r>
      <w:r w:rsidR="001C0853" w:rsidRPr="001C0853">
        <w:rPr>
          <w:rFonts w:ascii="Times New Roman" w:eastAsia="Times New Roman" w:hAnsi="Times New Roman" w:cs="David"/>
          <w:sz w:val="24"/>
          <w:szCs w:val="24"/>
          <w:rtl/>
          <w:lang w:eastAsia="he-IL"/>
        </w:rPr>
        <w:t>. כל תעבורת הקבצים תבוצע באמצעות התוכנה בלבד או תוכנה אחרת לפי החלטת המזמין</w:t>
      </w:r>
      <w:r w:rsidR="00FB2A61">
        <w:rPr>
          <w:rFonts w:ascii="Times New Roman" w:eastAsia="Times New Roman" w:hAnsi="Times New Roman" w:cs="David" w:hint="cs"/>
          <w:sz w:val="24"/>
          <w:szCs w:val="24"/>
          <w:rtl/>
          <w:lang w:eastAsia="he-IL"/>
        </w:rPr>
        <w:t>.</w:t>
      </w:r>
    </w:p>
    <w:p w14:paraId="283233B4"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28F6555D"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358F04" w14:textId="77777777" w:rsidR="00735E3D" w:rsidRPr="00B27B4C" w:rsidRDefault="00735E3D" w:rsidP="00735E3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EF251697CC840548350BBFED0F570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r w:rsidR="00033E75">
            <w:rPr>
              <w:rFonts w:ascii="Times New Roman" w:eastAsia="Times New Roman" w:hAnsi="Times New Roman" w:cs="David" w:hint="cs"/>
              <w:color w:val="008000"/>
              <w:sz w:val="24"/>
              <w:szCs w:val="24"/>
              <w:rtl/>
              <w:lang w:eastAsia="he-IL"/>
            </w:rPr>
            <w:t>שלום גולדברגר</w:t>
          </w:r>
        </w:sdtContent>
      </w:sdt>
    </w:p>
    <w:p w14:paraId="5ABC4D74" w14:textId="77777777" w:rsidR="00735E3D" w:rsidRPr="00B27B4C" w:rsidRDefault="00735E3D" w:rsidP="00735E3D">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1FDF1D8AA4B04C80BEAA219E83A758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PlaceholderText"/>
              <w:color w:val="00B0F0"/>
              <w:rtl/>
            </w:rPr>
            <w:t>[שדה נוסף 5]</w:t>
          </w:r>
        </w:sdtContent>
      </w:sdt>
    </w:p>
    <w:p w14:paraId="04F437CB"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80D1E0C" w14:textId="72A34C92" w:rsidR="00735E3D" w:rsidRPr="00B27B4C" w:rsidRDefault="00735E3D" w:rsidP="00FB2A61">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7CA960469F749199F3B2C54CF1A926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00741C87">
            <w:rPr>
              <w:rFonts w:ascii="Times New Roman" w:eastAsia="Times New Roman" w:hAnsi="Times New Roman" w:cs="David" w:hint="cs"/>
              <w:color w:val="008000"/>
              <w:sz w:val="24"/>
              <w:szCs w:val="24"/>
              <w:rtl/>
              <w:lang w:eastAsia="he-IL"/>
            </w:rPr>
            <w:t>רפי כהן או דורית לכטנשטרן</w:t>
          </w:r>
        </w:sdtContent>
      </w:sdt>
    </w:p>
    <w:p w14:paraId="1A4667C9" w14:textId="77777777" w:rsidR="00735E3D" w:rsidRPr="00B27B4C" w:rsidRDefault="00735E3D" w:rsidP="00735E3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AA4837" w14:textId="729C08DF" w:rsidR="00735E3D" w:rsidRDefault="00735E3D"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hint="cs"/>
          <w:sz w:val="24"/>
          <w:szCs w:val="24"/>
          <w:rtl/>
          <w:lang w:eastAsia="he-IL"/>
        </w:rPr>
        <w:t>5.2</w:t>
      </w:r>
      <w:r>
        <w:rPr>
          <w:rFonts w:ascii="Times New Roman" w:eastAsia="Times New Roman" w:hAnsi="Times New Roman" w:cs="David"/>
          <w:b/>
          <w:bCs/>
          <w:sz w:val="24"/>
          <w:szCs w:val="24"/>
          <w:u w:val="single"/>
          <w:rtl/>
          <w:lang w:eastAsia="he-IL"/>
        </w:rPr>
        <w:br w:type="page"/>
      </w:r>
    </w:p>
    <w:p w14:paraId="54A136C1" w14:textId="77777777" w:rsidR="002B2234" w:rsidRPr="002B2234" w:rsidRDefault="002B2234" w:rsidP="002B2234">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lastRenderedPageBreak/>
        <w:t xml:space="preserve">נספח </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ב</w:t>
      </w:r>
      <w:r w:rsidR="00735E3D">
        <w:rPr>
          <w:rFonts w:ascii="Times New Roman" w:eastAsia="Times New Roman" w:hAnsi="Times New Roman" w:cs="David" w:hint="cs"/>
          <w:b/>
          <w:bCs/>
          <w:sz w:val="24"/>
          <w:szCs w:val="24"/>
          <w:u w:val="single"/>
          <w:rtl/>
          <w:lang w:eastAsia="he-IL"/>
        </w:rPr>
        <w:t>'</w:t>
      </w:r>
      <w:r w:rsidRPr="002B2234">
        <w:rPr>
          <w:rFonts w:ascii="Times New Roman" w:eastAsia="Times New Roman" w:hAnsi="Times New Roman" w:cs="David" w:hint="cs"/>
          <w:b/>
          <w:bCs/>
          <w:sz w:val="24"/>
          <w:szCs w:val="24"/>
          <w:u w:val="single"/>
          <w:rtl/>
          <w:lang w:eastAsia="he-IL"/>
        </w:rPr>
        <w:t>'</w:t>
      </w:r>
    </w:p>
    <w:p w14:paraId="47BE5C9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CF3A5FC"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hint="cs"/>
          <w:b/>
          <w:bCs/>
          <w:sz w:val="24"/>
          <w:szCs w:val="24"/>
          <w:u w:val="single"/>
          <w:rtl/>
          <w:lang w:eastAsia="he-IL"/>
        </w:rPr>
        <w:t>שרותי המתכנן</w:t>
      </w:r>
    </w:p>
    <w:p w14:paraId="5A33A22A"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9E11B93" w14:textId="77777777" w:rsidR="002B2234" w:rsidRPr="002B2234" w:rsidRDefault="002B2234" w:rsidP="002B2234">
      <w:pPr>
        <w:widowControl w:val="0"/>
        <w:spacing w:before="0" w:beforeAutospacing="0" w:after="0" w:afterAutospacing="0" w:line="240" w:lineRule="auto"/>
        <w:ind w:left="720" w:right="720"/>
        <w:jc w:val="both"/>
        <w:rPr>
          <w:rFonts w:ascii="Times New Roman" w:eastAsia="Times New Roman" w:hAnsi="Times New Roman" w:cs="David"/>
          <w:b/>
          <w:bCs/>
          <w:sz w:val="24"/>
          <w:szCs w:val="24"/>
          <w:u w:val="single"/>
          <w:lang w:eastAsia="he-IL"/>
        </w:rPr>
      </w:pPr>
      <w:r w:rsidRPr="002B2234">
        <w:rPr>
          <w:rFonts w:ascii="Times New Roman" w:eastAsia="Times New Roman" w:hAnsi="Times New Roman" w:cs="David" w:hint="cs"/>
          <w:sz w:val="24"/>
          <w:szCs w:val="24"/>
          <w:rtl/>
          <w:lang w:eastAsia="he-IL"/>
        </w:rPr>
        <w:tab/>
      </w:r>
    </w:p>
    <w:p w14:paraId="1BEB829D"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b/>
          <w:bCs/>
          <w:sz w:val="24"/>
          <w:szCs w:val="24"/>
          <w:u w:val="single"/>
          <w:rtl/>
          <w:lang w:eastAsia="he-IL"/>
        </w:rPr>
        <w:t>כללי</w:t>
      </w:r>
    </w:p>
    <w:p w14:paraId="34FE7AF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1BFCC24"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שרותי המתכנן יכללו:</w:t>
      </w:r>
    </w:p>
    <w:p w14:paraId="56075153"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1C7CB98" w14:textId="0116A695" w:rsidR="002B2234" w:rsidRPr="002B2234" w:rsidRDefault="002B2234" w:rsidP="004A3CAE">
      <w:pPr>
        <w:widowControl w:val="0"/>
        <w:spacing w:before="0" w:beforeAutospacing="0" w:after="0" w:afterAutospacing="0" w:line="240" w:lineRule="auto"/>
        <w:ind w:left="2096"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תאורה,</w:t>
      </w:r>
      <w:r w:rsidR="004A3CAE">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 xml:space="preserve">תקשורת למבנים ולאלמנטים </w:t>
      </w:r>
      <w:r w:rsidRPr="002B2234">
        <w:rPr>
          <w:rFonts w:ascii="Times New Roman" w:eastAsia="Times New Roman" w:hAnsi="Times New Roman" w:cs="David" w:hint="cs"/>
          <w:sz w:val="24"/>
          <w:szCs w:val="24"/>
          <w:rtl/>
          <w:lang w:eastAsia="he-IL"/>
        </w:rPr>
        <w:t xml:space="preserve">ומערכת הבקרה </w:t>
      </w:r>
      <w:r w:rsidRPr="002B2234">
        <w:rPr>
          <w:rFonts w:ascii="Times New Roman" w:eastAsia="Times New Roman" w:hAnsi="Times New Roman" w:cs="David"/>
          <w:sz w:val="24"/>
          <w:szCs w:val="24"/>
          <w:rtl/>
          <w:lang w:eastAsia="he-IL"/>
        </w:rPr>
        <w:t>במגרשים פרטיים</w:t>
      </w:r>
      <w:r w:rsidRPr="002B2234">
        <w:rPr>
          <w:rFonts w:ascii="Times New Roman" w:eastAsia="Times New Roman" w:hAnsi="Times New Roman" w:cs="David" w:hint="cs"/>
          <w:sz w:val="24"/>
          <w:szCs w:val="24"/>
          <w:rtl/>
          <w:lang w:eastAsia="he-IL"/>
        </w:rPr>
        <w:t xml:space="preserve"> שבפרויקט</w:t>
      </w:r>
      <w:r w:rsidRPr="002B2234">
        <w:rPr>
          <w:rFonts w:ascii="Times New Roman" w:eastAsia="Times New Roman" w:hAnsi="Times New Roman" w:cs="David"/>
          <w:sz w:val="24"/>
          <w:szCs w:val="24"/>
          <w:rtl/>
          <w:lang w:eastAsia="he-IL"/>
        </w:rPr>
        <w:t>, למבנה מכירות ולדירה לדוגמא</w:t>
      </w:r>
      <w:r w:rsidRPr="002B2234">
        <w:rPr>
          <w:rFonts w:ascii="Times New Roman" w:eastAsia="Times New Roman" w:hAnsi="Times New Roman" w:cs="David" w:hint="cs"/>
          <w:sz w:val="24"/>
          <w:szCs w:val="24"/>
          <w:rtl/>
          <w:lang w:eastAsia="he-IL"/>
        </w:rPr>
        <w:t xml:space="preserve"> (לרבות פיתוח הצמוד לו)</w:t>
      </w:r>
      <w:r w:rsidRPr="002B2234">
        <w:rPr>
          <w:rFonts w:ascii="Times New Roman" w:eastAsia="Times New Roman" w:hAnsi="Times New Roman" w:cs="David"/>
          <w:sz w:val="24"/>
          <w:szCs w:val="24"/>
          <w:rtl/>
          <w:lang w:eastAsia="he-IL"/>
        </w:rPr>
        <w:t>.</w:t>
      </w:r>
    </w:p>
    <w:p w14:paraId="18DA7C62"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430B640" w14:textId="523DFB10" w:rsidR="004A3CAE" w:rsidRDefault="002B2234" w:rsidP="004A3CAE">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תכנון מתקני חשמל</w:t>
      </w:r>
      <w:r w:rsidRPr="002B2234">
        <w:rPr>
          <w:rFonts w:ascii="Times New Roman" w:eastAsia="Times New Roman" w:hAnsi="Times New Roman" w:cs="David" w:hint="cs"/>
          <w:sz w:val="24"/>
          <w:szCs w:val="24"/>
          <w:rtl/>
          <w:lang w:eastAsia="he-IL"/>
        </w:rPr>
        <w:t xml:space="preserve"> תאורה</w:t>
      </w:r>
      <w:r w:rsidRPr="002B2234">
        <w:rPr>
          <w:rFonts w:ascii="Times New Roman" w:eastAsia="Times New Roman" w:hAnsi="Times New Roman" w:cs="David"/>
          <w:sz w:val="24"/>
          <w:szCs w:val="24"/>
          <w:rtl/>
          <w:lang w:eastAsia="he-IL"/>
        </w:rPr>
        <w:t xml:space="preserve"> ותקשורת בחדרי טרנספורמציה, בשטחים ציבוריים, תאורת רחובות, תאורת שבילים ושטחים ציבוריים פתוחים, מתקני חשמל ציבוריים, מתקני תקשורת</w:t>
      </w:r>
      <w:r w:rsidRPr="002B2234">
        <w:rPr>
          <w:rFonts w:ascii="Times New Roman" w:eastAsia="Times New Roman" w:hAnsi="Times New Roman" w:cs="David" w:hint="cs"/>
          <w:sz w:val="24"/>
          <w:szCs w:val="24"/>
          <w:rtl/>
          <w:lang w:eastAsia="he-IL"/>
        </w:rPr>
        <w:t xml:space="preserve"> שבפרויקט ו/או הסמוכים לו</w:t>
      </w:r>
      <w:r w:rsidRPr="002B2234">
        <w:rPr>
          <w:rFonts w:ascii="Times New Roman" w:eastAsia="Times New Roman" w:hAnsi="Times New Roman" w:cs="David"/>
          <w:sz w:val="24"/>
          <w:szCs w:val="24"/>
          <w:rtl/>
          <w:lang w:eastAsia="he-IL"/>
        </w:rPr>
        <w:t>.</w:t>
      </w:r>
    </w:p>
    <w:p w14:paraId="39E2F0D5" w14:textId="77777777" w:rsidR="004A3CAE" w:rsidRDefault="004A3CAE" w:rsidP="00B25F0A">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94A833" w14:textId="3766D1D5" w:rsidR="004A3CAE" w:rsidRDefault="004A3CAE" w:rsidP="00741C87">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ג.        תכנון </w:t>
      </w:r>
      <w:r w:rsidR="00741C87">
        <w:rPr>
          <w:rFonts w:ascii="Times New Roman" w:eastAsia="Times New Roman" w:hAnsi="Times New Roman" w:cs="David" w:hint="cs"/>
          <w:sz w:val="24"/>
          <w:szCs w:val="24"/>
          <w:rtl/>
          <w:lang w:eastAsia="he-IL"/>
        </w:rPr>
        <w:t>הזנות לתאורה</w:t>
      </w:r>
      <w:r>
        <w:rPr>
          <w:rFonts w:ascii="Times New Roman" w:eastAsia="Times New Roman" w:hAnsi="Times New Roman" w:cs="David" w:hint="cs"/>
          <w:sz w:val="24"/>
          <w:szCs w:val="24"/>
          <w:rtl/>
          <w:lang w:eastAsia="he-IL"/>
        </w:rPr>
        <w:t xml:space="preserve"> במרחבים הציבוריים יבוצע בהתאם לתכנון </w:t>
      </w:r>
      <w:r w:rsidR="00741C87">
        <w:rPr>
          <w:rFonts w:ascii="Times New Roman" w:eastAsia="Times New Roman" w:hAnsi="Times New Roman" w:cs="David" w:hint="cs"/>
          <w:sz w:val="24"/>
          <w:szCs w:val="24"/>
          <w:rtl/>
          <w:lang w:eastAsia="he-IL"/>
        </w:rPr>
        <w:t xml:space="preserve">התאורה </w:t>
      </w:r>
      <w:r>
        <w:rPr>
          <w:rFonts w:ascii="Times New Roman" w:eastAsia="Times New Roman" w:hAnsi="Times New Roman" w:cs="David" w:hint="cs"/>
          <w:sz w:val="24"/>
          <w:szCs w:val="24"/>
          <w:rtl/>
          <w:lang w:eastAsia="he-IL"/>
        </w:rPr>
        <w:t>של מעצב</w:t>
      </w:r>
      <w:r w:rsidR="00741C87">
        <w:rPr>
          <w:rFonts w:ascii="Times New Roman" w:eastAsia="Times New Roman" w:hAnsi="Times New Roman" w:cs="David" w:hint="cs"/>
          <w:sz w:val="24"/>
          <w:szCs w:val="24"/>
          <w:rtl/>
          <w:lang w:eastAsia="he-IL"/>
        </w:rPr>
        <w:t xml:space="preserve"> הפנים שימנה המזמין. </w:t>
      </w:r>
      <w:r>
        <w:rPr>
          <w:rFonts w:ascii="Times New Roman" w:eastAsia="Times New Roman" w:hAnsi="Times New Roman" w:cs="David" w:hint="cs"/>
          <w:sz w:val="24"/>
          <w:szCs w:val="24"/>
          <w:rtl/>
          <w:lang w:eastAsia="he-IL"/>
        </w:rPr>
        <w:t xml:space="preserve"> </w:t>
      </w:r>
    </w:p>
    <w:p w14:paraId="10EB9D50" w14:textId="77777777" w:rsidR="004A3CAE" w:rsidRDefault="004A3CAE"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255E927" w14:textId="5CB46DF8" w:rsidR="004A3CAE" w:rsidRPr="002B2234" w:rsidRDefault="004A3CAE" w:rsidP="00E7401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614631"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ACEAA6F" w14:textId="77777777" w:rsidR="001C0853" w:rsidRPr="001C0853" w:rsidRDefault="002B2234"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r>
      <w:r w:rsidR="001C0853" w:rsidRPr="00831588">
        <w:rPr>
          <w:rFonts w:ascii="Times New Roman" w:eastAsia="Times New Roman" w:hAnsi="Times New Roman" w:cs="David"/>
          <w:sz w:val="24"/>
          <w:szCs w:val="24"/>
          <w:u w:val="single"/>
          <w:rtl/>
        </w:rPr>
        <w:t>המ</w:t>
      </w:r>
      <w:r w:rsidR="001C0853" w:rsidRPr="00831588">
        <w:rPr>
          <w:rFonts w:ascii="Times New Roman" w:eastAsia="Times New Roman" w:hAnsi="Times New Roman" w:cs="David" w:hint="cs"/>
          <w:sz w:val="24"/>
          <w:szCs w:val="24"/>
          <w:u w:val="single"/>
          <w:rtl/>
        </w:rPr>
        <w:t>תכנן</w:t>
      </w:r>
      <w:r w:rsidR="001C0853" w:rsidRPr="00831588">
        <w:rPr>
          <w:rFonts w:ascii="Times New Roman" w:eastAsia="Times New Roman" w:hAnsi="Times New Roman" w:cs="David"/>
          <w:sz w:val="24"/>
          <w:szCs w:val="24"/>
          <w:u w:val="single"/>
          <w:rtl/>
        </w:rPr>
        <w:t>, צוות עובדים ואמצעים</w:t>
      </w:r>
      <w:r w:rsidR="001C0853" w:rsidRPr="00831588">
        <w:rPr>
          <w:rFonts w:ascii="Times New Roman" w:eastAsia="Times New Roman" w:hAnsi="Times New Roman" w:cs="David" w:hint="cs"/>
          <w:sz w:val="24"/>
          <w:szCs w:val="24"/>
          <w:rtl/>
          <w:lang w:eastAsia="he-IL"/>
        </w:rPr>
        <w:t>:</w:t>
      </w:r>
    </w:p>
    <w:p w14:paraId="056D15A2" w14:textId="37E574BD" w:rsidR="001C0853" w:rsidRPr="001C0853" w:rsidRDefault="001C0853" w:rsidP="00D161B5">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א</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הבכיר </w:t>
      </w:r>
      <w:r w:rsidR="00741C87">
        <w:rPr>
          <w:rFonts w:ascii="Times New Roman" w:eastAsia="Times New Roman" w:hAnsi="Times New Roman" w:cs="David" w:hint="cs"/>
          <w:sz w:val="24"/>
          <w:szCs w:val="24"/>
          <w:rtl/>
          <w:lang w:eastAsia="he-IL"/>
        </w:rPr>
        <w:t xml:space="preserve">או </w:t>
      </w:r>
      <w:r w:rsidR="00FA38E0">
        <w:rPr>
          <w:rFonts w:ascii="Times New Roman" w:eastAsia="Times New Roman" w:hAnsi="Times New Roman" w:cs="David" w:hint="cs"/>
          <w:sz w:val="24"/>
          <w:szCs w:val="24"/>
          <w:rtl/>
          <w:lang w:eastAsia="he-IL"/>
        </w:rPr>
        <w:t>ה</w:t>
      </w:r>
      <w:r w:rsidR="00741C87">
        <w:rPr>
          <w:rFonts w:ascii="Times New Roman" w:eastAsia="Times New Roman" w:hAnsi="Times New Roman" w:cs="David" w:hint="cs"/>
          <w:sz w:val="24"/>
          <w:szCs w:val="24"/>
          <w:rtl/>
          <w:lang w:eastAsia="he-IL"/>
        </w:rPr>
        <w:t>מנ</w:t>
      </w:r>
      <w:r w:rsidR="00D161B5">
        <w:rPr>
          <w:rFonts w:ascii="Times New Roman" w:eastAsia="Times New Roman" w:hAnsi="Times New Roman" w:cs="David" w:hint="cs"/>
          <w:sz w:val="24"/>
          <w:szCs w:val="24"/>
          <w:rtl/>
          <w:lang w:eastAsia="he-IL"/>
        </w:rPr>
        <w:t>ה</w:t>
      </w:r>
      <w:r w:rsidR="00741C87">
        <w:rPr>
          <w:rFonts w:ascii="Times New Roman" w:eastAsia="Times New Roman" w:hAnsi="Times New Roman" w:cs="David" w:hint="cs"/>
          <w:sz w:val="24"/>
          <w:szCs w:val="24"/>
          <w:rtl/>
          <w:lang w:eastAsia="he-IL"/>
        </w:rPr>
        <w:t xml:space="preserve">ל הבכיר </w:t>
      </w:r>
      <w:r w:rsidRPr="001C0853">
        <w:rPr>
          <w:rFonts w:ascii="Times New Roman" w:eastAsia="Times New Roman" w:hAnsi="Times New Roman" w:cs="David"/>
          <w:sz w:val="24"/>
          <w:szCs w:val="24"/>
          <w:rtl/>
          <w:lang w:eastAsia="he-IL"/>
        </w:rPr>
        <w:t xml:space="preserve">, </w:t>
      </w:r>
      <w:r w:rsidR="00FA38E0">
        <w:rPr>
          <w:rFonts w:ascii="Times New Roman" w:eastAsia="Times New Roman" w:hAnsi="Times New Roman" w:cs="David" w:hint="cs"/>
          <w:sz w:val="24"/>
          <w:szCs w:val="24"/>
          <w:rtl/>
          <w:lang w:eastAsia="he-IL"/>
        </w:rPr>
        <w:t xml:space="preserve"> יהיה </w:t>
      </w:r>
      <w:r w:rsidRPr="001C0853">
        <w:rPr>
          <w:rFonts w:ascii="Times New Roman" w:eastAsia="Times New Roman" w:hAnsi="Times New Roman" w:cs="David"/>
          <w:sz w:val="24"/>
          <w:szCs w:val="24"/>
          <w:rtl/>
          <w:lang w:eastAsia="he-IL"/>
        </w:rPr>
        <w:t>מעורב וישתתף באופן אישי בכל ישיבות התכנון שיזומן אליהן ללא עוררין.</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1C0853">
        <w:rPr>
          <w:rFonts w:ascii="Times New Roman" w:eastAsia="Times New Roman" w:hAnsi="Times New Roman" w:cs="David" w:hint="cs"/>
          <w:sz w:val="24"/>
          <w:szCs w:val="24"/>
          <w:lang w:eastAsia="he-IL"/>
        </w:rPr>
        <w:t>BIM</w:t>
      </w:r>
      <w:r w:rsidRPr="001C0853">
        <w:rPr>
          <w:rFonts w:ascii="Times New Roman" w:eastAsia="Times New Roman" w:hAnsi="Times New Roman" w:cs="David" w:hint="cs"/>
          <w:sz w:val="24"/>
          <w:szCs w:val="24"/>
          <w:rtl/>
          <w:lang w:eastAsia="he-IL"/>
        </w:rPr>
        <w:t xml:space="preserve"> על המודל.</w:t>
      </w:r>
    </w:p>
    <w:p w14:paraId="44E388E5"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ב</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t xml:space="preserve">ראש הצוות ישתתף בכל ישיבות התכנון שיזומן אליהן </w:t>
      </w:r>
      <w:r w:rsidRPr="001C0853">
        <w:rPr>
          <w:rFonts w:ascii="Times New Roman" w:eastAsia="Times New Roman" w:hAnsi="Times New Roman" w:cs="David" w:hint="cs"/>
          <w:sz w:val="24"/>
          <w:szCs w:val="24"/>
          <w:rtl/>
          <w:lang w:eastAsia="he-IL"/>
        </w:rPr>
        <w:t>.</w:t>
      </w:r>
      <w:r w:rsidRPr="001C0853">
        <w:rPr>
          <w:rFonts w:ascii="Times New Roman" w:eastAsia="Times New Roman" w:hAnsi="Times New Roman" w:cs="David"/>
          <w:sz w:val="24"/>
          <w:szCs w:val="24"/>
          <w:rtl/>
          <w:lang w:eastAsia="he-IL"/>
        </w:rPr>
        <w:t xml:space="preserve"> </w:t>
      </w:r>
    </w:p>
    <w:p w14:paraId="68079700" w14:textId="77777777" w:rsidR="001C0853" w:rsidRPr="001C0853" w:rsidRDefault="001C0853" w:rsidP="001C0853">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ג</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sz w:val="24"/>
          <w:szCs w:val="24"/>
          <w:rtl/>
          <w:lang w:eastAsia="he-IL"/>
        </w:rPr>
        <w:tab/>
      </w:r>
      <w:r w:rsidRPr="001C0853">
        <w:rPr>
          <w:rFonts w:ascii="Times New Roman" w:eastAsia="Times New Roman" w:hAnsi="Times New Roman" w:cs="David" w:hint="cs"/>
          <w:sz w:val="24"/>
          <w:szCs w:val="24"/>
          <w:rtl/>
          <w:lang w:eastAsia="he-IL"/>
        </w:rPr>
        <w:t>ר</w:t>
      </w:r>
      <w:r w:rsidRPr="001C0853">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1C0853">
        <w:rPr>
          <w:rFonts w:ascii="Times New Roman" w:eastAsia="Times New Roman" w:hAnsi="Times New Roman" w:cs="David" w:hint="cs"/>
          <w:sz w:val="24"/>
          <w:szCs w:val="24"/>
          <w:rtl/>
          <w:lang w:eastAsia="he-IL"/>
        </w:rPr>
        <w:t>. ככל ויתבקש ,אי השתתפות תאושר קודם לכן אצל מנהל הפרויקט.</w:t>
      </w:r>
    </w:p>
    <w:p w14:paraId="0638C4BA" w14:textId="77777777" w:rsidR="001C0853" w:rsidRPr="001C0853" w:rsidRDefault="001C0853" w:rsidP="001C0853">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ד</w:t>
      </w:r>
      <w:r w:rsidRPr="001C0853">
        <w:rPr>
          <w:rFonts w:ascii="Times New Roman" w:eastAsia="Times New Roman" w:hAnsi="Times New Roman" w:cs="David"/>
          <w:sz w:val="24"/>
          <w:szCs w:val="24"/>
          <w:rtl/>
          <w:lang w:eastAsia="he-IL"/>
        </w:rPr>
        <w:t>.</w:t>
      </w:r>
      <w:r w:rsidRPr="001C0853">
        <w:rPr>
          <w:rFonts w:ascii="Times New Roman" w:eastAsia="Times New Roman" w:hAnsi="Times New Roman" w:cs="David" w:hint="cs"/>
          <w:sz w:val="24"/>
          <w:szCs w:val="24"/>
          <w:lang w:eastAsia="he-IL"/>
        </w:rPr>
        <w:t xml:space="preserve">    </w:t>
      </w:r>
      <w:r w:rsidRPr="001C0853">
        <w:rPr>
          <w:rFonts w:ascii="Times New Roman" w:eastAsia="Times New Roman" w:hAnsi="Times New Roman" w:cs="David"/>
          <w:sz w:val="24"/>
          <w:szCs w:val="24"/>
          <w:rtl/>
          <w:lang w:eastAsia="he-IL"/>
        </w:rPr>
        <w:t>צוות השרטטים של המ</w:t>
      </w:r>
      <w:r w:rsidRPr="001C0853">
        <w:rPr>
          <w:rFonts w:ascii="Times New Roman" w:eastAsia="Times New Roman" w:hAnsi="Times New Roman" w:cs="David" w:hint="cs"/>
          <w:sz w:val="24"/>
          <w:szCs w:val="24"/>
          <w:rtl/>
          <w:lang w:eastAsia="he-IL"/>
        </w:rPr>
        <w:t>תכנן</w:t>
      </w:r>
      <w:r w:rsidRPr="001C0853">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4ADFD25C"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795F582" w14:textId="77777777" w:rsidR="001C0853" w:rsidRPr="001C0853" w:rsidRDefault="001C0853" w:rsidP="001C0853">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1C0853">
        <w:rPr>
          <w:rFonts w:ascii="Times New Roman" w:eastAsia="Times New Roman" w:hAnsi="Times New Roman" w:cs="David" w:hint="cs"/>
          <w:sz w:val="24"/>
          <w:szCs w:val="24"/>
          <w:rtl/>
          <w:lang w:eastAsia="he-IL"/>
        </w:rPr>
        <w:t>1.3</w:t>
      </w:r>
      <w:r w:rsidRPr="001C0853">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EF826CA" w14:textId="77777777" w:rsidR="001C0853" w:rsidRPr="002B2234" w:rsidRDefault="001C0853" w:rsidP="001C0853">
      <w:pPr>
        <w:widowControl w:val="0"/>
        <w:spacing w:before="0" w:beforeAutospacing="0" w:after="0" w:afterAutospacing="0" w:line="360" w:lineRule="auto"/>
        <w:ind w:left="1440" w:hanging="720"/>
        <w:jc w:val="both"/>
        <w:rPr>
          <w:rFonts w:ascii="Times New Roman" w:eastAsia="Times New Roman" w:hAnsi="Times New Roman" w:cs="David"/>
          <w:sz w:val="24"/>
          <w:szCs w:val="24"/>
          <w:rtl/>
          <w:lang w:eastAsia="he-IL"/>
        </w:rPr>
      </w:pPr>
    </w:p>
    <w:p w14:paraId="30F4CD7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7AAC37"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rtl/>
          <w:lang w:eastAsia="he-IL"/>
        </w:rPr>
      </w:pPr>
      <w:r w:rsidRPr="002B2234">
        <w:rPr>
          <w:rFonts w:ascii="Times New Roman" w:eastAsia="Times New Roman" w:hAnsi="Times New Roman" w:cs="David"/>
          <w:b/>
          <w:bCs/>
          <w:sz w:val="24"/>
          <w:szCs w:val="24"/>
          <w:u w:val="single"/>
          <w:rtl/>
          <w:lang w:eastAsia="he-IL"/>
        </w:rPr>
        <w:t>הגדרות</w:t>
      </w:r>
      <w:r w:rsidRPr="002B2234">
        <w:rPr>
          <w:rFonts w:ascii="Times New Roman" w:eastAsia="Times New Roman" w:hAnsi="Times New Roman" w:cs="David"/>
          <w:b/>
          <w:bCs/>
          <w:sz w:val="24"/>
          <w:szCs w:val="24"/>
          <w:rtl/>
          <w:lang w:eastAsia="he-IL"/>
        </w:rPr>
        <w:t>:</w:t>
      </w:r>
    </w:p>
    <w:p w14:paraId="0F2D81FD"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5FE08FBD" w14:textId="78BC531E" w:rsidR="002B2234" w:rsidRPr="002B2234" w:rsidRDefault="002B2234" w:rsidP="007B786F">
      <w:pPr>
        <w:widowControl w:val="0"/>
        <w:numPr>
          <w:ilvl w:val="1"/>
          <w:numId w:val="23"/>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"מתקן"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מערכת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ספקת חשמל, כח, תאורה, גנרטור, טלפונים, טל"כ, לווין, תקשורת מחשבים, מערכות תקשורת ומתח נמוך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מערכות גילוי אש ועשן, </w:t>
      </w:r>
      <w:r w:rsidRPr="002B2234">
        <w:rPr>
          <w:rFonts w:ascii="Times New Roman" w:eastAsia="Times New Roman" w:hAnsi="Times New Roman" w:cs="David"/>
          <w:sz w:val="24"/>
          <w:szCs w:val="24"/>
          <w:rtl/>
          <w:lang w:eastAsia="he-IL"/>
        </w:rPr>
        <w:t xml:space="preserve">אזעקה, </w:t>
      </w:r>
      <w:r w:rsidRPr="002B2234">
        <w:rPr>
          <w:rFonts w:ascii="Times New Roman" w:eastAsia="Times New Roman" w:hAnsi="Times New Roman" w:cs="David" w:hint="cs"/>
          <w:sz w:val="24"/>
          <w:szCs w:val="24"/>
          <w:rtl/>
          <w:lang w:eastAsia="he-IL"/>
        </w:rPr>
        <w:t>אינטרקום ו</w:t>
      </w:r>
      <w:r w:rsidR="004D5718">
        <w:rPr>
          <w:rFonts w:ascii="Times New Roman" w:eastAsia="Times New Roman" w:hAnsi="Times New Roman" w:cs="David" w:hint="cs"/>
          <w:sz w:val="24"/>
          <w:szCs w:val="24"/>
          <w:rtl/>
          <w:lang w:eastAsia="he-IL"/>
        </w:rPr>
        <w:t>הזנות ל</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hint="cs"/>
          <w:sz w:val="24"/>
          <w:szCs w:val="24"/>
          <w:rtl/>
          <w:lang w:eastAsia="he-IL"/>
        </w:rPr>
        <w:t xml:space="preserve"> במעגל סגור, מערכת כריזה, </w:t>
      </w:r>
      <w:r w:rsidRPr="002B2234">
        <w:rPr>
          <w:rFonts w:ascii="Times New Roman" w:eastAsia="Times New Roman" w:hAnsi="Times New Roman" w:cs="David"/>
          <w:sz w:val="24"/>
          <w:szCs w:val="24"/>
          <w:rtl/>
          <w:lang w:eastAsia="he-IL"/>
        </w:rPr>
        <w:t>התראה</w:t>
      </w:r>
      <w:r w:rsidR="007B786F">
        <w:rPr>
          <w:rFonts w:ascii="Times New Roman" w:eastAsia="Times New Roman" w:hAnsi="Times New Roman" w:cs="David" w:hint="cs"/>
          <w:sz w:val="24"/>
          <w:szCs w:val="24"/>
          <w:rtl/>
          <w:lang w:eastAsia="he-IL"/>
        </w:rPr>
        <w:t xml:space="preserve"> משמע מערכת גילוי  אש ועשן </w:t>
      </w:r>
      <w:r w:rsidRPr="002B2234">
        <w:rPr>
          <w:rFonts w:ascii="Times New Roman" w:eastAsia="Times New Roman" w:hAnsi="Times New Roman" w:cs="David" w:hint="cs"/>
          <w:sz w:val="24"/>
          <w:szCs w:val="24"/>
          <w:rtl/>
          <w:lang w:eastAsia="he-IL"/>
        </w:rPr>
        <w:t xml:space="preserve">, </w:t>
      </w:r>
      <w:r w:rsidR="00867659">
        <w:rPr>
          <w:rFonts w:ascii="Times New Roman" w:eastAsia="Times New Roman" w:hAnsi="Times New Roman" w:cs="David" w:hint="cs"/>
          <w:sz w:val="24"/>
          <w:szCs w:val="24"/>
          <w:rtl/>
          <w:lang w:eastAsia="he-IL"/>
        </w:rPr>
        <w:t>הזנה ל</w:t>
      </w:r>
      <w:r w:rsidRPr="002B2234">
        <w:rPr>
          <w:rFonts w:ascii="Times New Roman" w:eastAsia="Times New Roman" w:hAnsi="Times New Roman" w:cs="David" w:hint="cs"/>
          <w:sz w:val="24"/>
          <w:szCs w:val="24"/>
          <w:rtl/>
          <w:lang w:eastAsia="he-IL"/>
        </w:rPr>
        <w:t>בקרה</w:t>
      </w:r>
      <w:r w:rsidRPr="002B2234">
        <w:rPr>
          <w:rFonts w:ascii="Times New Roman" w:eastAsia="Times New Roman" w:hAnsi="Times New Roman" w:cs="David"/>
          <w:sz w:val="24"/>
          <w:szCs w:val="24"/>
          <w:rtl/>
          <w:lang w:eastAsia="he-IL"/>
        </w:rPr>
        <w:t xml:space="preserve"> וכו'), חשמל למערכות מיזוג אויר </w:t>
      </w:r>
      <w:r w:rsidRPr="002B2234">
        <w:rPr>
          <w:rFonts w:ascii="Times New Roman" w:eastAsia="Times New Roman" w:hAnsi="Times New Roman" w:cs="David" w:hint="cs"/>
          <w:sz w:val="24"/>
          <w:szCs w:val="24"/>
          <w:rtl/>
          <w:lang w:eastAsia="he-IL"/>
        </w:rPr>
        <w:t xml:space="preserve">ואוורור ולמערכות המים השונות </w:t>
      </w:r>
      <w:r w:rsidRPr="002B2234">
        <w:rPr>
          <w:rFonts w:ascii="Times New Roman" w:eastAsia="Times New Roman" w:hAnsi="Times New Roman" w:cs="David"/>
          <w:sz w:val="24"/>
          <w:szCs w:val="24"/>
          <w:rtl/>
          <w:lang w:eastAsia="he-IL"/>
        </w:rPr>
        <w:t xml:space="preserve">- מנקודת חיבור של חברת החשמל ו/או חברת בזק ו/או חברת הכבלים ו/או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למבנה ובתוכו.</w:t>
      </w:r>
      <w:r w:rsidRPr="002B2234">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לאלמנטים בחצר ובפתוח הצמוד לחצר. תשתיות כנ"ל (תת ועל קרקעיות) בכבישים, מדרכות, איי תנועה, שטחים ציבוריים פתוחים, שטחים פרטיים פתוחים, שבילים, רשתות חשמל (מתח נמוך ומתח גבוה)</w:t>
      </w:r>
      <w:r w:rsidRPr="002B2234">
        <w:rPr>
          <w:rFonts w:ascii="Times New Roman" w:eastAsia="Times New Roman" w:hAnsi="Times New Roman" w:cs="David" w:hint="cs"/>
          <w:sz w:val="24"/>
          <w:szCs w:val="24"/>
          <w:rtl/>
          <w:lang w:eastAsia="he-IL"/>
        </w:rPr>
        <w:t xml:space="preserve"> לרבות השנאה (טרנספורמציה) במבנה נפרד או בחדר בתוך המבנה וחיבורו למערכת החשמל בפרויקט</w:t>
      </w:r>
      <w:r w:rsidRPr="002B2234">
        <w:rPr>
          <w:rFonts w:ascii="Times New Roman" w:eastAsia="Times New Roman" w:hAnsi="Times New Roman" w:cs="David"/>
          <w:sz w:val="24"/>
          <w:szCs w:val="24"/>
          <w:rtl/>
          <w:lang w:eastAsia="he-IL"/>
        </w:rPr>
        <w:t>.</w:t>
      </w:r>
    </w:p>
    <w:p w14:paraId="44F734C7"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5AB09E7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 xml:space="preserve">"תכניות מוקדמות"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המתארות את הפתרון העקרוני של המתקן.</w:t>
      </w:r>
    </w:p>
    <w:p w14:paraId="44BB415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EC5D2AF"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2.3</w:t>
      </w:r>
      <w:r w:rsidRPr="002B2234">
        <w:rPr>
          <w:rFonts w:ascii="Times New Roman" w:eastAsia="Times New Roman" w:hAnsi="Times New Roman" w:cs="David"/>
          <w:sz w:val="24"/>
          <w:szCs w:val="24"/>
          <w:rtl/>
          <w:lang w:eastAsia="he-IL"/>
        </w:rPr>
        <w:tab/>
        <w:t xml:space="preserve">"תכניות סופיות"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שלאחר אישורן ניתן יהיה לעבד את כל המסמכים הדרושים לביצוע המתקן.</w:t>
      </w:r>
    </w:p>
    <w:p w14:paraId="663072F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B857EE"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2.4</w:t>
      </w:r>
      <w:r w:rsidRPr="002B2234">
        <w:rPr>
          <w:rFonts w:ascii="Times New Roman" w:eastAsia="Times New Roman" w:hAnsi="Times New Roman" w:cs="David"/>
          <w:sz w:val="24"/>
          <w:szCs w:val="24"/>
          <w:rtl/>
          <w:lang w:eastAsia="he-IL"/>
        </w:rPr>
        <w:tab/>
        <w:t xml:space="preserve">"תכניות עבודה"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תכניות מפורטות, מפרטים, כתבי כמויות, כל המסמכים וכל הדרוש לעריכת ופרסום מכרזים לביצוע המתקן בפרויקט ו/או לביצוע המתקן בפרויקט.</w:t>
      </w:r>
    </w:p>
    <w:p w14:paraId="1A12479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521924" w14:textId="77777777" w:rsidR="002B2234" w:rsidRPr="002B2234" w:rsidRDefault="002B2234" w:rsidP="002B2234">
      <w:pPr>
        <w:widowControl w:val="0"/>
        <w:numPr>
          <w:ilvl w:val="0"/>
          <w:numId w:val="23"/>
        </w:numPr>
        <w:spacing w:before="0" w:beforeAutospacing="0" w:after="0" w:afterAutospacing="0" w:line="240" w:lineRule="auto"/>
        <w:ind w:right="720"/>
        <w:jc w:val="both"/>
        <w:rPr>
          <w:rFonts w:ascii="Times New Roman" w:eastAsia="Times New Roman" w:hAnsi="Times New Roman" w:cs="David"/>
          <w:b/>
          <w:bCs/>
          <w:sz w:val="24"/>
          <w:szCs w:val="24"/>
          <w:lang w:eastAsia="he-IL"/>
        </w:rPr>
      </w:pPr>
      <w:r w:rsidRPr="002B2234">
        <w:rPr>
          <w:rFonts w:ascii="Times New Roman" w:eastAsia="Times New Roman" w:hAnsi="Times New Roman" w:cs="David"/>
          <w:b/>
          <w:bCs/>
          <w:sz w:val="24"/>
          <w:szCs w:val="24"/>
          <w:u w:val="single"/>
          <w:rtl/>
          <w:lang w:eastAsia="he-IL"/>
        </w:rPr>
        <w:t>פרוט שרותי המתכנן:</w:t>
      </w:r>
    </w:p>
    <w:p w14:paraId="4A9B626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4619F715" w14:textId="77777777" w:rsidR="002B2234" w:rsidRPr="002B2234" w:rsidRDefault="002B2234" w:rsidP="002B2234">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בקטעים לפי התקדמות הפרויקט והנחיות המנהל, לרבות להסדרי ביניים לבניה ואכלוס בשלבים. </w:t>
      </w:r>
    </w:p>
    <w:p w14:paraId="6D28C448" w14:textId="77777777" w:rsidR="002B2234" w:rsidRPr="002B2234" w:rsidRDefault="002B2234" w:rsidP="002B2234">
      <w:pPr>
        <w:widowControl w:val="0"/>
        <w:spacing w:before="0" w:beforeAutospacing="0" w:after="0" w:afterAutospacing="0" w:line="36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שרותי המתכנן יבוצעו בשלבים הכוללים את </w:t>
      </w:r>
      <w:r w:rsidRPr="002B2234">
        <w:rPr>
          <w:rFonts w:ascii="Times New Roman" w:eastAsia="Times New Roman" w:hAnsi="Times New Roman" w:cs="David" w:hint="cs"/>
          <w:sz w:val="24"/>
          <w:szCs w:val="24"/>
          <w:rtl/>
          <w:lang w:eastAsia="he-IL"/>
        </w:rPr>
        <w:t>השירותי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כלהלן:</w:t>
      </w:r>
    </w:p>
    <w:p w14:paraId="4FFEEE53"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0209BCD9"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מוקדם</w:t>
      </w:r>
      <w:r w:rsidRPr="002B2234">
        <w:rPr>
          <w:rFonts w:ascii="Times New Roman" w:eastAsia="Times New Roman" w:hAnsi="Times New Roman" w:cs="David"/>
          <w:sz w:val="24"/>
          <w:szCs w:val="24"/>
          <w:rtl/>
          <w:lang w:eastAsia="he-IL"/>
        </w:rPr>
        <w:t>:</w:t>
      </w:r>
    </w:p>
    <w:p w14:paraId="4A9E8A6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F2F71E6"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 xml:space="preserve">תכנון מוקדם הכולל תכנית או תכניות עקרוניות בקנה מידה שיבחר ע"י המתכנן. התכנון הנ"ל יתאים לפרוגרמות שיוצגו למתכנן ע"י נציג המזמין, לדרישת מתכנני התשתיות העירוניות הקשורות לתכנון, לדרישות כל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(כגון: בירור שיטת </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 xml:space="preserve">ספקת חשמל, אופן מיקום המונים, חיבור אל הרשת),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 xml:space="preserve"> וכד'.</w:t>
      </w:r>
    </w:p>
    <w:p w14:paraId="1A315A0D"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25861DD"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השתתפות בהתייעצויות מוקדמות עם האדריכל והיועצים האחרים</w:t>
      </w:r>
      <w:r w:rsidRPr="002B2234">
        <w:rPr>
          <w:rFonts w:ascii="Times New Roman" w:eastAsia="Times New Roman" w:hAnsi="Times New Roman" w:cs="David" w:hint="cs"/>
          <w:sz w:val="24"/>
          <w:szCs w:val="24"/>
          <w:rtl/>
          <w:lang w:eastAsia="he-IL"/>
        </w:rPr>
        <w:t xml:space="preserve"> והנחייתם בכל הקשור לשילוב המתקן בפרויקט</w:t>
      </w:r>
      <w:r w:rsidRPr="002B2234">
        <w:rPr>
          <w:rFonts w:ascii="Times New Roman" w:eastAsia="Times New Roman" w:hAnsi="Times New Roman" w:cs="David"/>
          <w:sz w:val="24"/>
          <w:szCs w:val="24"/>
          <w:rtl/>
          <w:lang w:eastAsia="he-IL"/>
        </w:rPr>
        <w:t>.</w:t>
      </w:r>
    </w:p>
    <w:p w14:paraId="43AF3D8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D7CFE3"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תאום תחנות טרנספורמציה וחדרי בזק</w:t>
      </w:r>
      <w:r w:rsidRPr="002B2234">
        <w:rPr>
          <w:rFonts w:ascii="Times New Roman" w:eastAsia="Times New Roman" w:hAnsi="Times New Roman" w:cs="David" w:hint="cs"/>
          <w:sz w:val="24"/>
          <w:szCs w:val="24"/>
          <w:rtl/>
          <w:lang w:eastAsia="he-IL"/>
        </w:rPr>
        <w:t xml:space="preserve"> לרבות תיאום מול חח"י ובזק וקבלת אישורם</w:t>
      </w:r>
      <w:r w:rsidRPr="002B2234">
        <w:rPr>
          <w:rFonts w:ascii="Times New Roman" w:eastAsia="Times New Roman" w:hAnsi="Times New Roman" w:cs="David"/>
          <w:sz w:val="24"/>
          <w:szCs w:val="24"/>
          <w:rtl/>
          <w:lang w:eastAsia="he-IL"/>
        </w:rPr>
        <w:t>.</w:t>
      </w:r>
    </w:p>
    <w:p w14:paraId="564F169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23C5D4"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תאום גודל ומיקום פירים אנכיים להעברת תשתיות למתקן, ארונות חשמל ותקשורת, חדרי גנרטור, פילרים וכו'.</w:t>
      </w:r>
    </w:p>
    <w:p w14:paraId="7E69175A"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0B1C086"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תאום הזנות מתח גבוה ומתח נמוך בפרויקט עם חברת החשמל.</w:t>
      </w:r>
    </w:p>
    <w:p w14:paraId="5E338CA6"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A7B071"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המוקדם ואשור התכנון המוקדם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0E28CDB9"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68F09F"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אומדנים ראשונים לכל אחד מסוגי המבנים ולמתקנים השונים.</w:t>
      </w:r>
    </w:p>
    <w:p w14:paraId="2AE3E95E" w14:textId="77777777" w:rsidR="002B2234" w:rsidRPr="002B2234" w:rsidRDefault="002B2234" w:rsidP="002B2234">
      <w:pPr>
        <w:widowControl w:val="0"/>
        <w:spacing w:before="0" w:beforeAutospacing="0" w:after="0" w:afterAutospacing="0" w:line="240" w:lineRule="auto"/>
        <w:ind w:left="2880" w:hanging="660"/>
        <w:jc w:val="both"/>
        <w:rPr>
          <w:rFonts w:ascii="Times New Roman" w:eastAsia="Times New Roman" w:hAnsi="Times New Roman" w:cs="David"/>
          <w:sz w:val="24"/>
          <w:szCs w:val="24"/>
          <w:rtl/>
          <w:lang w:eastAsia="he-IL"/>
        </w:rPr>
      </w:pPr>
    </w:p>
    <w:p w14:paraId="047C7A51" w14:textId="77777777" w:rsidR="002B2234" w:rsidRPr="002B2234" w:rsidRDefault="002B2234" w:rsidP="002B2234">
      <w:pPr>
        <w:widowControl w:val="0"/>
        <w:spacing w:before="0" w:beforeAutospacing="0" w:after="0" w:afterAutospacing="0" w:line="240" w:lineRule="auto"/>
        <w:ind w:left="210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השלמת התכנון המוקדם.</w:t>
      </w:r>
    </w:p>
    <w:p w14:paraId="366D2D9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7C0F72"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סופי:</w:t>
      </w:r>
    </w:p>
    <w:p w14:paraId="5369445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703CE4"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כל התכניות, המפרטים, התיאורים והחישובים הדרושים, בק.מ. שיאפשר אישורן על ידי הרשויות.</w:t>
      </w:r>
    </w:p>
    <w:p w14:paraId="54DCA48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FA0EDF8"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הכנת התכניות והמסמכים הדרושים לתאום וקבלת אשור הגורמים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והרשויות המוסמכות, לרבות, חברת החשמל, חברת בזק, חברת טל"כ, חברת </w:t>
      </w:r>
      <w:r w:rsidRPr="002B2234">
        <w:rPr>
          <w:rFonts w:ascii="Times New Roman" w:eastAsia="Times New Roman" w:hAnsi="Times New Roman" w:cs="David" w:hint="cs"/>
          <w:sz w:val="24"/>
          <w:szCs w:val="24"/>
          <w:rtl/>
          <w:lang w:eastAsia="he-IL"/>
        </w:rPr>
        <w:t>הלוויי</w:t>
      </w:r>
      <w:r w:rsidRPr="002B2234">
        <w:rPr>
          <w:rFonts w:ascii="Times New Roman" w:eastAsia="Times New Roman" w:hAnsi="Times New Roman" w:cs="David" w:hint="eastAsia"/>
          <w:sz w:val="24"/>
          <w:szCs w:val="24"/>
          <w:rtl/>
          <w:lang w:eastAsia="he-IL"/>
        </w:rPr>
        <w:t>ן</w:t>
      </w:r>
      <w:r w:rsidRPr="002B2234">
        <w:rPr>
          <w:rFonts w:ascii="Times New Roman" w:eastAsia="Times New Roman" w:hAnsi="Times New Roman" w:cs="David"/>
          <w:sz w:val="24"/>
          <w:szCs w:val="24"/>
          <w:rtl/>
          <w:lang w:eastAsia="he-IL"/>
        </w:rPr>
        <w:t>.</w:t>
      </w:r>
    </w:p>
    <w:p w14:paraId="4BD6008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DF5F82"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2B2234">
        <w:rPr>
          <w:rFonts w:ascii="Times New Roman" w:eastAsia="Times New Roman" w:hAnsi="Times New Roman" w:cs="David" w:hint="cs"/>
          <w:sz w:val="24"/>
          <w:szCs w:val="24"/>
          <w:rtl/>
          <w:lang w:eastAsia="he-IL"/>
        </w:rPr>
        <w:t>תידר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עליהם עד לקבלת תעודת גמר לפרויקט, כאחראי לתכנון, לפיקוח עליון ולביקורת בתחום החשמל והתקשורת, לרבות בקשות להיתרי בניה, בקשות לטפסי 4 ובקשות לתעודות גמר.</w:t>
      </w:r>
    </w:p>
    <w:p w14:paraId="735FF2F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F8C792" w14:textId="77777777" w:rsidR="002B2234" w:rsidRPr="002B2234" w:rsidRDefault="002B2234" w:rsidP="002B2234">
      <w:pPr>
        <w:widowControl w:val="0"/>
        <w:spacing w:before="0" w:beforeAutospacing="0" w:after="0" w:afterAutospacing="0" w:line="240" w:lineRule="auto"/>
        <w:ind w:left="2160" w:hanging="6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 xml:space="preserve">הכנסת תיקונים ושינויים בכל התכניות והמסמכים אשר נערכו על ידי </w:t>
      </w:r>
      <w:r w:rsidRPr="002B2234">
        <w:rPr>
          <w:rFonts w:ascii="Times New Roman" w:eastAsia="Times New Roman" w:hAnsi="Times New Roman" w:cs="David"/>
          <w:sz w:val="24"/>
          <w:szCs w:val="24"/>
          <w:rtl/>
          <w:lang w:eastAsia="he-IL"/>
        </w:rPr>
        <w:lastRenderedPageBreak/>
        <w:t>המתכנן במהלך ביצוע התכנון לפי דרישת המזמין ו/או לפי דרישת הרשויות המוסמכות, באישור המזמין, וטיפול באישורם כולל קבלת היתרי בניה מתוקנים.</w:t>
      </w:r>
    </w:p>
    <w:p w14:paraId="5D0CFDC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670E860"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הכנת התכניות לאישור סופי של היועצים והמזמין לפני התחלת שלב תכניות עבודה.</w:t>
      </w:r>
    </w:p>
    <w:p w14:paraId="448F9B58"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4474B18"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ו.</w:t>
      </w:r>
      <w:r w:rsidRPr="002B2234">
        <w:rPr>
          <w:rFonts w:ascii="Times New Roman" w:eastAsia="Times New Roman" w:hAnsi="Times New Roman" w:cs="David"/>
          <w:sz w:val="24"/>
          <w:szCs w:val="24"/>
          <w:rtl/>
          <w:lang w:eastAsia="he-IL"/>
        </w:rPr>
        <w:tab/>
        <w:t xml:space="preserve">קבלת אישור היועצים </w:t>
      </w:r>
      <w:r w:rsidRPr="002B2234">
        <w:rPr>
          <w:rFonts w:ascii="Times New Roman" w:eastAsia="Times New Roman" w:hAnsi="Times New Roman" w:cs="David" w:hint="cs"/>
          <w:sz w:val="24"/>
          <w:szCs w:val="24"/>
          <w:rtl/>
          <w:lang w:eastAsia="he-IL"/>
        </w:rPr>
        <w:t>הרלוונטיי</w:t>
      </w:r>
      <w:r w:rsidRPr="002B2234">
        <w:rPr>
          <w:rFonts w:ascii="Times New Roman" w:eastAsia="Times New Roman" w:hAnsi="Times New Roman" w:cs="David" w:hint="eastAsia"/>
          <w:sz w:val="24"/>
          <w:szCs w:val="24"/>
          <w:rtl/>
          <w:lang w:eastAsia="he-IL"/>
        </w:rPr>
        <w:t>ם</w:t>
      </w:r>
      <w:r w:rsidRPr="002B2234">
        <w:rPr>
          <w:rFonts w:ascii="Times New Roman" w:eastAsia="Times New Roman" w:hAnsi="Times New Roman" w:cs="David"/>
          <w:sz w:val="24"/>
          <w:szCs w:val="24"/>
          <w:rtl/>
          <w:lang w:eastAsia="he-IL"/>
        </w:rPr>
        <w:t xml:space="preserve"> לתכנון הסופי ואשור התכנון הסופי של היועצים, ככל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אשור המתכנן.</w:t>
      </w:r>
    </w:p>
    <w:p w14:paraId="4E18C68A"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7856869"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ז.</w:t>
      </w:r>
      <w:r w:rsidRPr="002B2234">
        <w:rPr>
          <w:rFonts w:ascii="Times New Roman" w:eastAsia="Times New Roman" w:hAnsi="Times New Roman" w:cs="David"/>
          <w:sz w:val="24"/>
          <w:szCs w:val="24"/>
          <w:rtl/>
          <w:lang w:eastAsia="he-IL"/>
        </w:rPr>
        <w:tab/>
        <w:t>הכנת פרק החשמל והתקשורת במפרטי המכר. בדיקת מפרטי ותוכניות המכר, לרבות התאמתם לתכנון, ואישור הנוסח ו/או עדכון התכנון לפי הנחיית המזמין.</w:t>
      </w:r>
    </w:p>
    <w:p w14:paraId="44035A89"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FB5242B"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ח.</w:t>
      </w:r>
      <w:r w:rsidRPr="002B2234">
        <w:rPr>
          <w:rFonts w:ascii="Times New Roman" w:eastAsia="Times New Roman" w:hAnsi="Times New Roman" w:cs="David"/>
          <w:sz w:val="24"/>
          <w:szCs w:val="24"/>
          <w:rtl/>
          <w:lang w:eastAsia="he-IL"/>
        </w:rPr>
        <w:tab/>
        <w:t>עדכון האומדן המשוער של ערך המתקן.</w:t>
      </w:r>
    </w:p>
    <w:p w14:paraId="73395CC3"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AA88831"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2E7DBA9C"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86CC16C"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תכנון מפורט</w:t>
      </w:r>
      <w:r w:rsidRPr="002B2234">
        <w:rPr>
          <w:rFonts w:ascii="Times New Roman" w:eastAsia="Times New Roman" w:hAnsi="Times New Roman" w:cs="David"/>
          <w:sz w:val="24"/>
          <w:szCs w:val="24"/>
          <w:rtl/>
          <w:lang w:eastAsia="he-IL"/>
        </w:rPr>
        <w:t>:</w:t>
      </w:r>
    </w:p>
    <w:p w14:paraId="6F452266"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4A459EE9"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הכנת תכניות עבודה בק.מ. 1:50 הכוללות פרטים וחתכים הכרחיים לביצוע העבודה והבנת התכנון וכוונות המתכנן, הכוללות:</w:t>
      </w:r>
    </w:p>
    <w:p w14:paraId="6BEE3439"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C5657E8"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ותאורה </w:t>
      </w:r>
      <w:r w:rsidRPr="002B2234">
        <w:rPr>
          <w:rFonts w:ascii="Times New Roman" w:eastAsia="Times New Roman" w:hAnsi="Times New Roman" w:cs="David"/>
          <w:sz w:val="24"/>
          <w:szCs w:val="24"/>
          <w:rtl/>
          <w:lang w:eastAsia="he-IL"/>
        </w:rPr>
        <w:t>במרתפים:</w:t>
      </w:r>
    </w:p>
    <w:p w14:paraId="07773A06"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תשריט אופקי של מתקני החשמל,</w:t>
      </w:r>
      <w:r w:rsidRPr="002B2234">
        <w:rPr>
          <w:rFonts w:ascii="Times New Roman" w:eastAsia="Times New Roman" w:hAnsi="Times New Roman" w:cs="David" w:hint="cs"/>
          <w:sz w:val="24"/>
          <w:szCs w:val="24"/>
          <w:rtl/>
          <w:lang w:eastAsia="he-IL"/>
        </w:rPr>
        <w:t xml:space="preserve"> התאורה,</w:t>
      </w:r>
      <w:r w:rsidRPr="002B2234">
        <w:rPr>
          <w:rFonts w:ascii="Times New Roman" w:eastAsia="Times New Roman" w:hAnsi="Times New Roman" w:cs="David"/>
          <w:sz w:val="24"/>
          <w:szCs w:val="24"/>
          <w:rtl/>
          <w:lang w:eastAsia="he-IL"/>
        </w:rPr>
        <w:t xml:space="preserve"> תקשורת והתראה. סימון סוגי המתקנים השונים, מקום וגובה התקנתם. סימון צינורות וחתך הכבלים של המתקנים השונים.</w:t>
      </w:r>
    </w:p>
    <w:p w14:paraId="03F9AA63"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C0A3FE7" w14:textId="6BCDABA5" w:rsidR="002B2234" w:rsidRPr="002B2234" w:rsidRDefault="002B2234" w:rsidP="004A3CAE">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תכניות חשמל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בקומת קרקע:</w:t>
      </w:r>
    </w:p>
    <w:p w14:paraId="504253A3"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hint="cs"/>
          <w:sz w:val="24"/>
          <w:szCs w:val="24"/>
          <w:rtl/>
          <w:lang w:eastAsia="he-IL"/>
        </w:rPr>
        <w:tab/>
      </w: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1B8F8270"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6B8BBD94"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 תקשורת בקומה טיפוסית ובכלל זה בכל קומה:</w:t>
      </w:r>
    </w:p>
    <w:p w14:paraId="6AF4CE20" w14:textId="77777777" w:rsidR="002B2234" w:rsidRPr="002B2234" w:rsidRDefault="002B2234" w:rsidP="002B2234">
      <w:pPr>
        <w:widowControl w:val="0"/>
        <w:spacing w:before="0" w:beforeAutospacing="0" w:after="0" w:afterAutospacing="0" w:line="240" w:lineRule="auto"/>
        <w:ind w:left="2947"/>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תשריט אופקי של מתקני החשמל, </w:t>
      </w:r>
      <w:r w:rsidRPr="002B2234">
        <w:rPr>
          <w:rFonts w:ascii="Times New Roman" w:eastAsia="Times New Roman" w:hAnsi="Times New Roman" w:cs="David" w:hint="cs"/>
          <w:sz w:val="24"/>
          <w:szCs w:val="24"/>
          <w:rtl/>
          <w:lang w:eastAsia="he-IL"/>
        </w:rPr>
        <w:t xml:space="preserve">התאורה, </w:t>
      </w:r>
      <w:r w:rsidRPr="002B2234">
        <w:rPr>
          <w:rFonts w:ascii="Times New Roman" w:eastAsia="Times New Roman" w:hAnsi="Times New Roman" w:cs="David"/>
          <w:sz w:val="24"/>
          <w:szCs w:val="24"/>
          <w:rtl/>
          <w:lang w:eastAsia="he-IL"/>
        </w:rPr>
        <w:t>תקשורת והתראה. סימון סוגי המתקנים השונים, מקום וגובה התקנתם. סימון צינורות וחתך הכבלים של המתקנים השונים.</w:t>
      </w:r>
    </w:p>
    <w:p w14:paraId="4C94891A"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795C7E70" w14:textId="7A2237C9"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תכנית חשמל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 xml:space="preserve">ותקשורת בגג המבנים כולל </w:t>
      </w:r>
      <w:r w:rsidR="004D5718">
        <w:rPr>
          <w:rFonts w:ascii="Times New Roman" w:eastAsia="Times New Roman" w:hAnsi="Times New Roman" w:cs="David" w:hint="cs"/>
          <w:sz w:val="24"/>
          <w:szCs w:val="24"/>
          <w:rtl/>
          <w:lang w:eastAsia="he-IL"/>
        </w:rPr>
        <w:t>הזנה ל</w:t>
      </w:r>
      <w:r w:rsidRPr="002B2234">
        <w:rPr>
          <w:rFonts w:ascii="Times New Roman" w:eastAsia="Times New Roman" w:hAnsi="Times New Roman" w:cs="David"/>
          <w:sz w:val="24"/>
          <w:szCs w:val="24"/>
          <w:rtl/>
          <w:lang w:eastAsia="he-IL"/>
        </w:rPr>
        <w:t>אנטנות, תאורת חוץ ואזהרה.</w:t>
      </w:r>
    </w:p>
    <w:p w14:paraId="6C6B8047"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3250BB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w:t>
      </w:r>
      <w:r w:rsidRPr="002B2234">
        <w:rPr>
          <w:rFonts w:ascii="Times New Roman" w:eastAsia="Times New Roman" w:hAnsi="Times New Roman" w:cs="David"/>
          <w:sz w:val="24"/>
          <w:szCs w:val="24"/>
          <w:rtl/>
          <w:lang w:eastAsia="he-IL"/>
        </w:rPr>
        <w:t xml:space="preserve"> </w:t>
      </w:r>
      <w:r w:rsidRPr="002B2234">
        <w:rPr>
          <w:rFonts w:ascii="Times New Roman" w:eastAsia="Times New Roman" w:hAnsi="Times New Roman" w:cs="David" w:hint="cs"/>
          <w:sz w:val="24"/>
          <w:szCs w:val="24"/>
          <w:rtl/>
          <w:lang w:eastAsia="he-IL"/>
        </w:rPr>
        <w:t xml:space="preserve">תאורה </w:t>
      </w:r>
      <w:r w:rsidRPr="002B2234">
        <w:rPr>
          <w:rFonts w:ascii="Times New Roman" w:eastAsia="Times New Roman" w:hAnsi="Times New Roman" w:cs="David"/>
          <w:sz w:val="24"/>
          <w:szCs w:val="24"/>
          <w:rtl/>
          <w:lang w:eastAsia="he-IL"/>
        </w:rPr>
        <w:t>ותקשורת בתחום המגרש.</w:t>
      </w:r>
    </w:p>
    <w:p w14:paraId="6F3F694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B6EE75"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עם המתכננים והיועצים האחרים של המערכות במגרש.</w:t>
      </w:r>
    </w:p>
    <w:p w14:paraId="7AE6EFB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87515F"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הארקת יסוד מתואמת עם מהנדסי הבניין.</w:t>
      </w:r>
    </w:p>
    <w:p w14:paraId="4A494FCD"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p>
    <w:p w14:paraId="79873E57"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תכנית חדר גנרטור ומתקנים נלווים להפעלת הגנרטור.</w:t>
      </w:r>
    </w:p>
    <w:p w14:paraId="546F8BC3"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65190EE"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תכניות תאורת כבישים, מדרכות, שבילים, חניות, שצ"פים, סימון עמודי תאורה ותוואי כבלי הזנה, מיקום מרכזיות תאורה.</w:t>
      </w:r>
    </w:p>
    <w:p w14:paraId="1231D32E"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C7F4196"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תאום תכניות המתכנן עם תכניות המערכות תחת תקרות מרתפים ותחת תקרות קומות עמודים.</w:t>
      </w:r>
    </w:p>
    <w:p w14:paraId="5903E1F8"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0500D611"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פריסת ארונות חשמל ותקשורת כולל מידות, חלוקה פנימית, פריטי סגירה ונעילה.</w:t>
      </w:r>
    </w:p>
    <w:p w14:paraId="0C20FE08"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68BE20B1" w14:textId="77777777" w:rsidR="002B2234" w:rsidRPr="002B2234" w:rsidRDefault="002B2234" w:rsidP="002B2234">
      <w:pPr>
        <w:widowControl w:val="0"/>
        <w:spacing w:before="0" w:beforeAutospacing="0" w:after="0" w:afterAutospacing="0" w:line="240" w:lineRule="auto"/>
        <w:ind w:left="2947" w:hanging="851"/>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lastRenderedPageBreak/>
        <w:t>-</w:t>
      </w:r>
      <w:r w:rsidRPr="002B2234">
        <w:rPr>
          <w:rFonts w:ascii="Times New Roman" w:eastAsia="Times New Roman" w:hAnsi="Times New Roman" w:cs="David"/>
          <w:sz w:val="24"/>
          <w:szCs w:val="24"/>
          <w:rtl/>
          <w:lang w:eastAsia="he-IL"/>
        </w:rPr>
        <w:tab/>
        <w:t>פרטים מיוחדים.</w:t>
      </w:r>
    </w:p>
    <w:p w14:paraId="60F91172" w14:textId="77777777" w:rsidR="002B2234" w:rsidRPr="002B2234" w:rsidRDefault="002B2234" w:rsidP="002B2234">
      <w:pPr>
        <w:widowControl w:val="0"/>
        <w:spacing w:before="0" w:beforeAutospacing="0" w:after="0" w:afterAutospacing="0" w:line="240" w:lineRule="auto"/>
        <w:ind w:left="2820" w:hanging="660"/>
        <w:jc w:val="both"/>
        <w:rPr>
          <w:rFonts w:ascii="Times New Roman" w:eastAsia="Times New Roman" w:hAnsi="Times New Roman" w:cs="David"/>
          <w:sz w:val="24"/>
          <w:szCs w:val="24"/>
          <w:rtl/>
          <w:lang w:eastAsia="he-IL"/>
        </w:rPr>
      </w:pPr>
    </w:p>
    <w:p w14:paraId="4E1F38E0"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במידה ויוחלט על ידי המזמין לתכנן את המבנים בשיטה טרומית/מתועשת, יסמן המתכנן את המגרעות, השרוולים, החורים וכו' על רקע תכניות האלמנטים הטרומיים.</w:t>
      </w:r>
    </w:p>
    <w:p w14:paraId="1ED5C9E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AEBB2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תאום התכניות שלעיל עם היועצים ובפרט עם האדריכל ומתכנן הקונסטרוקציה.</w:t>
      </w:r>
    </w:p>
    <w:p w14:paraId="6C4E3E53" w14:textId="1DB0A525" w:rsidR="002B2234" w:rsidRPr="002B2234" w:rsidRDefault="002B2234" w:rsidP="004A3CAE">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האדריכלות, סימון חורים או מעברים העוברים דרך אלמנטים קונסטרוקטיביים, באופן שיופיעו בתכניות</w:t>
      </w:r>
      <w:r w:rsidR="004A3CAE">
        <w:rPr>
          <w:rFonts w:ascii="Times New Roman" w:eastAsia="Times New Roman" w:hAnsi="Times New Roman" w:cs="David" w:hint="cs"/>
          <w:sz w:val="24"/>
          <w:szCs w:val="24"/>
          <w:rtl/>
          <w:lang w:eastAsia="he-IL"/>
        </w:rPr>
        <w:t>האדריכלות</w:t>
      </w:r>
      <w:r w:rsidRPr="002B2234">
        <w:rPr>
          <w:rFonts w:ascii="Times New Roman" w:eastAsia="Times New Roman" w:hAnsi="Times New Roman" w:cs="David"/>
          <w:sz w:val="24"/>
          <w:szCs w:val="24"/>
          <w:rtl/>
          <w:lang w:eastAsia="he-IL"/>
        </w:rPr>
        <w:t>.</w:t>
      </w:r>
    </w:p>
    <w:p w14:paraId="10B9E5B9"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בדיקת תכניות שיערכו על ידי היועצים והקפדה על אפשרות מעבר צנרת תחת הריצוף, בפירים אנכיים ואופקיים ותחת התקרות.</w:t>
      </w:r>
    </w:p>
    <w:p w14:paraId="46AEAF8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690357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הכנת תכנית כללית בק.מ. 1:100 או 1:250 או 1:500 של חצרות המבנים ובהן כל המערכות החיצוניות המתוכננות ע"י המתכנן (על גבי תכניות פיתוח מעודכנות). תכניות אלה יותאמו לחיבור עילי או תת קרקעי עם חברת החשמל, חברת בזק,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שכונתית מרכזית, מערכת </w:t>
      </w:r>
      <w:r w:rsidRPr="002B2234">
        <w:rPr>
          <w:rFonts w:ascii="Times New Roman" w:eastAsia="Times New Roman" w:hAnsi="Times New Roman" w:cs="David" w:hint="cs"/>
          <w:sz w:val="24"/>
          <w:szCs w:val="24"/>
          <w:rtl/>
          <w:lang w:eastAsia="he-IL"/>
        </w:rPr>
        <w:t>טלוויזי</w:t>
      </w:r>
      <w:r w:rsidRPr="002B2234">
        <w:rPr>
          <w:rFonts w:ascii="Times New Roman" w:eastAsia="Times New Roman" w:hAnsi="Times New Roman" w:cs="David" w:hint="eastAsia"/>
          <w:sz w:val="24"/>
          <w:szCs w:val="24"/>
          <w:rtl/>
          <w:lang w:eastAsia="he-IL"/>
        </w:rPr>
        <w:t>ה</w:t>
      </w:r>
      <w:r w:rsidRPr="002B2234">
        <w:rPr>
          <w:rFonts w:ascii="Times New Roman" w:eastAsia="Times New Roman" w:hAnsi="Times New Roman" w:cs="David"/>
          <w:sz w:val="24"/>
          <w:szCs w:val="24"/>
          <w:rtl/>
          <w:lang w:eastAsia="he-IL"/>
        </w:rPr>
        <w:t xml:space="preserve"> בכבלים והארקה חיצונית במידה וקיימת.</w:t>
      </w:r>
    </w:p>
    <w:p w14:paraId="5560004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5EF69846" w14:textId="28CE790C"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ד.</w:t>
      </w:r>
      <w:r w:rsidRPr="002B2234">
        <w:rPr>
          <w:rFonts w:ascii="Times New Roman" w:eastAsia="Times New Roman" w:hAnsi="Times New Roman" w:cs="David"/>
          <w:sz w:val="24"/>
          <w:szCs w:val="24"/>
          <w:rtl/>
          <w:lang w:eastAsia="he-IL"/>
        </w:rPr>
        <w:tab/>
        <w:t xml:space="preserve">הכנת תכניות </w:t>
      </w:r>
      <w:r w:rsidR="00C025B2">
        <w:rPr>
          <w:rFonts w:ascii="Times New Roman" w:eastAsia="Times New Roman" w:hAnsi="Times New Roman" w:cs="David" w:hint="cs"/>
          <w:sz w:val="24"/>
          <w:szCs w:val="24"/>
          <w:rtl/>
          <w:lang w:eastAsia="he-IL"/>
        </w:rPr>
        <w:t>ל</w:t>
      </w:r>
      <w:r w:rsidRPr="002B2234">
        <w:rPr>
          <w:rFonts w:ascii="Times New Roman" w:eastAsia="Times New Roman" w:hAnsi="Times New Roman" w:cs="David"/>
          <w:sz w:val="24"/>
          <w:szCs w:val="24"/>
          <w:rtl/>
          <w:lang w:eastAsia="he-IL"/>
        </w:rPr>
        <w:t>תאום מערכות בשטח המגרשים.</w:t>
      </w:r>
    </w:p>
    <w:p w14:paraId="353CAD6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73D4A7BF" w14:textId="770026DF"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w:t>
      </w:r>
      <w:r w:rsidRPr="002B2234">
        <w:rPr>
          <w:rFonts w:ascii="Times New Roman" w:eastAsia="Times New Roman" w:hAnsi="Times New Roman" w:cs="David"/>
          <w:sz w:val="24"/>
          <w:szCs w:val="24"/>
          <w:rtl/>
          <w:lang w:eastAsia="he-IL"/>
        </w:rPr>
        <w:tab/>
        <w:t xml:space="preserve">תכנון המתקן לאלמנטים בחצר ותכנון </w:t>
      </w:r>
      <w:r w:rsidR="004D5718">
        <w:rPr>
          <w:rFonts w:ascii="Times New Roman" w:eastAsia="Times New Roman" w:hAnsi="Times New Roman" w:cs="David" w:hint="cs"/>
          <w:sz w:val="24"/>
          <w:szCs w:val="24"/>
          <w:rtl/>
          <w:lang w:eastAsia="he-IL"/>
        </w:rPr>
        <w:t xml:space="preserve">הזנות של </w:t>
      </w:r>
      <w:r w:rsidRPr="002B2234">
        <w:rPr>
          <w:rFonts w:ascii="Times New Roman" w:eastAsia="Times New Roman" w:hAnsi="Times New Roman" w:cs="David"/>
          <w:sz w:val="24"/>
          <w:szCs w:val="24"/>
          <w:rtl/>
          <w:lang w:eastAsia="he-IL"/>
        </w:rPr>
        <w:t xml:space="preserve">המתקן באלמנטים שבמסגרת הפיתוח, לרבות תאורת חצרות, ביתני אשפה, שערים, מערכת </w:t>
      </w:r>
      <w:r w:rsidRPr="002B2234">
        <w:rPr>
          <w:rFonts w:ascii="Times New Roman" w:eastAsia="Times New Roman" w:hAnsi="Times New Roman" w:cs="David" w:hint="cs"/>
          <w:sz w:val="24"/>
          <w:szCs w:val="24"/>
          <w:rtl/>
          <w:lang w:eastAsia="he-IL"/>
        </w:rPr>
        <w:t>השקיה</w:t>
      </w:r>
      <w:r w:rsidRPr="002B2234">
        <w:rPr>
          <w:rFonts w:ascii="Times New Roman" w:eastAsia="Times New Roman" w:hAnsi="Times New Roman" w:cs="David"/>
          <w:sz w:val="24"/>
          <w:szCs w:val="24"/>
          <w:rtl/>
          <w:lang w:eastAsia="he-IL"/>
        </w:rPr>
        <w:t xml:space="preserve"> וכו'.</w:t>
      </w:r>
    </w:p>
    <w:p w14:paraId="4034431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FFEE189" w14:textId="2BCB736D"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ו.</w:t>
      </w:r>
      <w:r w:rsidRPr="002B2234">
        <w:rPr>
          <w:rFonts w:ascii="Times New Roman" w:eastAsia="Times New Roman" w:hAnsi="Times New Roman" w:cs="David" w:hint="cs"/>
          <w:sz w:val="24"/>
          <w:szCs w:val="24"/>
          <w:rtl/>
          <w:lang w:eastAsia="he-IL"/>
        </w:rPr>
        <w:tab/>
      </w:r>
      <w:r w:rsidR="008A2FB9">
        <w:rPr>
          <w:rFonts w:ascii="Times New Roman" w:eastAsia="Times New Roman" w:hAnsi="Times New Roman" w:cs="David" w:hint="cs"/>
          <w:sz w:val="24"/>
          <w:szCs w:val="24"/>
          <w:rtl/>
          <w:lang w:eastAsia="he-IL"/>
        </w:rPr>
        <w:t>סיוע לקבלן ב</w:t>
      </w:r>
      <w:r w:rsidRPr="002B2234">
        <w:rPr>
          <w:rFonts w:ascii="Times New Roman" w:eastAsia="Times New Roman" w:hAnsi="Times New Roman" w:cs="David" w:hint="cs"/>
          <w:sz w:val="24"/>
          <w:szCs w:val="24"/>
          <w:rtl/>
          <w:lang w:eastAsia="he-IL"/>
        </w:rPr>
        <w:t>הגשת תכניות מערכות גילוי אש ועשן לאישור מכון התקנים הישראלי (עלות בדיקה ראשונה על חשבון המזמין) תיקון התוכניות בהתאם לדרישות מת"י עד קבלת אישור המכון.</w:t>
      </w:r>
    </w:p>
    <w:p w14:paraId="601F1B3C"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464BE2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מפרטים טכניים וכתבי הכמויות המתאימים למפרטים הכלליים ולכתבי הכמויות המקובלים על המזמין בצורה שיכללו את כל המערכות המתוכננות, תוך בדיקה של העדר כפילות עם מפרט מלאכה אחר בפרויקט ובדיקה של מערכות הקשורות למתקן, אף אם תוכננו על ידי מי מהיועצים. </w:t>
      </w:r>
    </w:p>
    <w:p w14:paraId="47E02447" w14:textId="77777777" w:rsidR="002B2234" w:rsidRPr="002B2234" w:rsidRDefault="002B2234" w:rsidP="002B2234">
      <w:pPr>
        <w:widowControl w:val="0"/>
        <w:spacing w:before="0" w:beforeAutospacing="0" w:after="0" w:afterAutospacing="0" w:line="240" w:lineRule="auto"/>
        <w:ind w:left="2169" w:hanging="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כתבי הכמויות יוכנו לפי מתכונת הנהוגה אצל המזמין של מכללי עבודות או כמויות מפורטות למדידה. לפי דרישת המנהל יוכנו כתבי כמויות בחלוקה לפי אזורים.</w:t>
      </w:r>
    </w:p>
    <w:p w14:paraId="7CDC9B8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36473474"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ח</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המפרטים יודפסו באמצעות </w:t>
      </w:r>
      <w:r w:rsidRPr="002B2234">
        <w:rPr>
          <w:rFonts w:ascii="Times New Roman" w:eastAsia="Times New Roman" w:hAnsi="Times New Roman" w:cs="David" w:hint="cs"/>
          <w:sz w:val="24"/>
          <w:szCs w:val="24"/>
          <w:rtl/>
          <w:lang w:eastAsia="he-IL"/>
        </w:rPr>
        <w:t>תכנת מחשב המקובלת וישמרו באתר המידע של הפרויקט</w:t>
      </w:r>
      <w:r w:rsidRPr="002B2234">
        <w:rPr>
          <w:rFonts w:ascii="Times New Roman" w:eastAsia="Times New Roman" w:hAnsi="Times New Roman" w:cs="David"/>
          <w:sz w:val="24"/>
          <w:szCs w:val="24"/>
          <w:rtl/>
          <w:lang w:eastAsia="he-IL"/>
        </w:rPr>
        <w:t xml:space="preserve">,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64B418C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C27BE45"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כתבי הכמויות יוכנו באמצעות תוכנה לכתבי כמויות "סופר מכרז" והניתנת להמרה גם לתוכנות אחרות לכתבי כמויות,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4BBB427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69F0E01C" w14:textId="37F35D34"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r w:rsidR="004736D8">
        <w:rPr>
          <w:rFonts w:ascii="Times New Roman" w:eastAsia="Times New Roman" w:hAnsi="Times New Roman" w:cs="David" w:hint="cs"/>
          <w:sz w:val="24"/>
          <w:szCs w:val="24"/>
          <w:rtl/>
          <w:lang w:eastAsia="he-IL"/>
        </w:rPr>
        <w:t>סיוע ב</w:t>
      </w:r>
      <w:r w:rsidRPr="002B2234">
        <w:rPr>
          <w:rFonts w:ascii="Times New Roman" w:eastAsia="Times New Roman" w:hAnsi="Times New Roman" w:cs="David"/>
          <w:sz w:val="24"/>
          <w:szCs w:val="24"/>
          <w:rtl/>
          <w:lang w:eastAsia="he-IL"/>
        </w:rPr>
        <w:t>עדכון פרק החשמל והתקשורת במפרטי המכר. בדיקה חוזרת של מפרטי המכר, לרבות התאמתם לתכנון, ואישור הנוסח ו/או עדכון לפי הנחיית המזמין.</w:t>
      </w:r>
    </w:p>
    <w:p w14:paraId="58D2841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F213740"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א</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הכנת אומדן מפורט של ערך העבודות, מבוסס על המפרטים וכתבי הכמויות, תוך ציון מדד תשומות הבניה למגורים הידוע במועד הכנת האומדן.</w:t>
      </w:r>
    </w:p>
    <w:p w14:paraId="5851592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3D540B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ב</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ע"י המזמין.</w:t>
      </w:r>
    </w:p>
    <w:p w14:paraId="6721BF9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14C00CC1"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ג</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ויעוץ בכל הקשור בהכנת המכרזים ופרסומם.</w:t>
      </w:r>
    </w:p>
    <w:p w14:paraId="26B5F61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2DAFCAF8"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י</w:t>
      </w:r>
      <w:r w:rsidRPr="002B2234">
        <w:rPr>
          <w:rFonts w:ascii="Times New Roman" w:eastAsia="Times New Roman" w:hAnsi="Times New Roman" w:cs="David" w:hint="cs"/>
          <w:sz w:val="24"/>
          <w:szCs w:val="24"/>
          <w:rtl/>
          <w:lang w:eastAsia="he-IL"/>
        </w:rPr>
        <w:t>ד</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4C0A5F6A"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4FB3EBF"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hint="cs"/>
          <w:sz w:val="24"/>
          <w:szCs w:val="24"/>
          <w:rtl/>
          <w:lang w:eastAsia="he-IL"/>
        </w:rPr>
        <w:t>טו</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חוות דעת, בכל הקשור להצעות הקבלנים.</w:t>
      </w:r>
    </w:p>
    <w:p w14:paraId="75A30C09"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0B11AFA2"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ט</w:t>
      </w:r>
      <w:r w:rsidRPr="002B2234">
        <w:rPr>
          <w:rFonts w:ascii="Times New Roman" w:eastAsia="Times New Roman" w:hAnsi="Times New Roman" w:cs="David" w:hint="cs"/>
          <w:sz w:val="24"/>
          <w:szCs w:val="24"/>
          <w:rtl/>
          <w:lang w:eastAsia="he-IL"/>
        </w:rPr>
        <w:t>ז</w:t>
      </w: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תכניות עבודה, פרטים ומפרטים משלימים כפי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לבצוע העבודות.</w:t>
      </w:r>
    </w:p>
    <w:p w14:paraId="408B7ECB" w14:textId="77777777" w:rsidR="002B2234" w:rsidRPr="002B2234" w:rsidRDefault="002B2234" w:rsidP="002B2234">
      <w:pPr>
        <w:widowControl w:val="0"/>
        <w:spacing w:before="0" w:beforeAutospacing="0" w:after="0" w:afterAutospacing="0" w:line="240" w:lineRule="auto"/>
        <w:ind w:left="2169" w:hanging="709"/>
        <w:jc w:val="both"/>
        <w:rPr>
          <w:rFonts w:ascii="Times New Roman" w:eastAsia="Times New Roman" w:hAnsi="Times New Roman" w:cs="David"/>
          <w:sz w:val="24"/>
          <w:szCs w:val="24"/>
          <w:rtl/>
          <w:lang w:eastAsia="he-IL"/>
        </w:rPr>
      </w:pPr>
    </w:p>
    <w:p w14:paraId="428BFA47" w14:textId="77777777" w:rsidR="002B2234" w:rsidRPr="002B2234" w:rsidRDefault="002B2234" w:rsidP="002B2234">
      <w:pPr>
        <w:widowControl w:val="0"/>
        <w:spacing w:before="0" w:beforeAutospacing="0" w:after="0" w:afterAutospacing="0" w:line="240" w:lineRule="auto"/>
        <w:ind w:left="14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מובהר בזאת שהמתכנן יכין, באם ידרשו מסמכים למכרזים, עוד לפני השלמת התכנון המפורט.</w:t>
      </w:r>
    </w:p>
    <w:p w14:paraId="0F0D490B"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BB7D6E8"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u w:val="single"/>
          <w:rtl/>
          <w:lang w:eastAsia="he-IL"/>
        </w:rPr>
      </w:pPr>
      <w:r w:rsidRPr="002B2234">
        <w:rPr>
          <w:rFonts w:ascii="Times New Roman" w:eastAsia="Times New Roman" w:hAnsi="Times New Roman" w:cs="David"/>
          <w:sz w:val="24"/>
          <w:szCs w:val="24"/>
          <w:rtl/>
          <w:lang w:eastAsia="he-IL"/>
        </w:rPr>
        <w:t>3.4</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u w:val="single"/>
          <w:rtl/>
          <w:lang w:eastAsia="he-IL"/>
        </w:rPr>
        <w:t>פיקוח עליון:</w:t>
      </w:r>
    </w:p>
    <w:p w14:paraId="26BC46B1" w14:textId="77777777" w:rsidR="002B2234" w:rsidRPr="002B2234" w:rsidRDefault="002B2234" w:rsidP="002B2234">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FF0C7EC"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א.</w:t>
      </w:r>
      <w:r w:rsidRPr="002B2234">
        <w:rPr>
          <w:rFonts w:ascii="Times New Roman" w:eastAsia="Times New Roman" w:hAnsi="Times New Roman" w:cs="David"/>
          <w:sz w:val="24"/>
          <w:szCs w:val="24"/>
          <w:rtl/>
          <w:lang w:eastAsia="he-IL"/>
        </w:rPr>
        <w:tab/>
        <w:t>הפיקוח העליון של המתכנן על ביצוע המבנים יכלול:</w:t>
      </w:r>
    </w:p>
    <w:p w14:paraId="7332777B"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721EA636"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ביקור באתר בהתאם להתקדמות הבנייה ולפי דרישת נציג המזמין או הקבלן המבצע לצורך אישור אופן ביצוע העבודה.</w:t>
      </w:r>
    </w:p>
    <w:p w14:paraId="1CDB61A0"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73D0248"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בירורים וביאורים ואישור סוג החומרים והציוד הנדרשים לביצוע העבודה.</w:t>
      </w:r>
    </w:p>
    <w:p w14:paraId="6A8D3EBF"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7AD273D"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מתן יעוץ לפתרונות במקרים בהם יתגלו כשלים בבצוע העבודות לעומת התכנון.</w:t>
      </w:r>
    </w:p>
    <w:p w14:paraId="58C720AE"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A3DA506" w14:textId="742EB14F"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לפי דרישה בבירורים לתביעות הקבלן לתוספות בגין שינויים ולגמר חשבון סופי של עבודות הקבלן, לגבי מחירים חריגים ו/או הבהרת כוונות המפרט וכתב הכמויות בהתאמה לחשבון ולחריגים</w:t>
      </w:r>
      <w:r w:rsidR="00B25F0A">
        <w:rPr>
          <w:rFonts w:ascii="Times New Roman" w:eastAsia="Times New Roman" w:hAnsi="Times New Roman" w:cs="David" w:hint="cs"/>
          <w:sz w:val="24"/>
          <w:szCs w:val="24"/>
          <w:rtl/>
          <w:lang w:eastAsia="he-IL"/>
        </w:rPr>
        <w:t xml:space="preserve"> ( ללא הכנת כתבי כמויות )</w:t>
      </w:r>
      <w:r w:rsidRPr="002B2234">
        <w:rPr>
          <w:rFonts w:ascii="Times New Roman" w:eastAsia="Times New Roman" w:hAnsi="Times New Roman" w:cs="David"/>
          <w:sz w:val="24"/>
          <w:szCs w:val="24"/>
          <w:rtl/>
          <w:lang w:eastAsia="he-IL"/>
        </w:rPr>
        <w:t>.</w:t>
      </w:r>
    </w:p>
    <w:p w14:paraId="59F0D40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024219"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השתתפות בסיורים למסירת חדרי חשמל לחברת החשמל וחדרי בזק לבזק.</w:t>
      </w:r>
    </w:p>
    <w:p w14:paraId="7CAE65BC"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4981E764"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זמנית של העבודה והמתקנים המבוצעים ומסירת דו"ח על הנ"ל לנציג המזמין. הקבלה הנ"ל מתייחסת למתקנים או חלקי עבודה טיפוסיים ואינה כוללת את כל העבודה בכללותה.</w:t>
      </w:r>
    </w:p>
    <w:p w14:paraId="1796B82E"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0C246FD1"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hint="cs"/>
          <w:sz w:val="24"/>
          <w:szCs w:val="24"/>
          <w:rtl/>
          <w:lang w:eastAsia="he-IL"/>
        </w:rPr>
        <w:t xml:space="preserve">בדיקה ואישור תיק המתקן שיכין הקבלן שאמור לכלול בין היתר תעודות אחריות, הוראות הפעלה ואחזקה של המערכות הכלולות במתקן, וכן </w:t>
      </w:r>
      <w:r w:rsidRPr="002B2234">
        <w:rPr>
          <w:rFonts w:ascii="Times New Roman" w:eastAsia="Times New Roman" w:hAnsi="Times New Roman" w:cs="David"/>
          <w:sz w:val="24"/>
          <w:szCs w:val="24"/>
          <w:rtl/>
          <w:lang w:eastAsia="he-IL"/>
        </w:rPr>
        <w:t xml:space="preserve">הכנת תכניות הביצוע על רקע התכניות המקוריות תוך ציון כל השינויים שחלו בזמן הביצוע לפי תכניות מדידות </w:t>
      </w:r>
      <w:r w:rsidRPr="002B2234">
        <w:rPr>
          <w:rFonts w:ascii="Times New Roman" w:eastAsia="Times New Roman" w:hAnsi="Times New Roman" w:cs="David"/>
          <w:sz w:val="24"/>
          <w:szCs w:val="24"/>
          <w:lang w:eastAsia="he-IL"/>
        </w:rPr>
        <w:t>AS MADE</w:t>
      </w:r>
      <w:r w:rsidRPr="002B2234">
        <w:rPr>
          <w:rFonts w:ascii="Times New Roman" w:eastAsia="Times New Roman" w:hAnsi="Times New Roman" w:cs="David"/>
          <w:sz w:val="24"/>
          <w:szCs w:val="24"/>
          <w:rtl/>
          <w:lang w:eastAsia="he-IL"/>
        </w:rPr>
        <w:t xml:space="preserve"> שתימסרנה ע"י הקבלן המבצע למתכנן, ומסירתם למזמין ע"ג </w:t>
      </w:r>
      <w:r w:rsidRPr="002B2234">
        <w:rPr>
          <w:rFonts w:ascii="Times New Roman" w:eastAsia="Times New Roman" w:hAnsi="Times New Roman" w:cs="David" w:hint="cs"/>
          <w:sz w:val="24"/>
          <w:szCs w:val="24"/>
          <w:rtl/>
          <w:lang w:eastAsia="he-IL"/>
        </w:rPr>
        <w:t>מדיה דיגיטלית</w:t>
      </w:r>
      <w:r w:rsidRPr="002B2234">
        <w:rPr>
          <w:rFonts w:ascii="Times New Roman" w:eastAsia="Times New Roman" w:hAnsi="Times New Roman" w:cs="David"/>
          <w:sz w:val="24"/>
          <w:szCs w:val="24"/>
          <w:rtl/>
          <w:lang w:eastAsia="he-IL"/>
        </w:rPr>
        <w:t>.</w:t>
      </w:r>
    </w:p>
    <w:p w14:paraId="6CE253C1" w14:textId="77777777" w:rsidR="002B2234" w:rsidRPr="002B2234" w:rsidRDefault="002B2234" w:rsidP="002B2234">
      <w:pPr>
        <w:widowControl w:val="0"/>
        <w:spacing w:before="0" w:beforeAutospacing="0" w:after="0" w:afterAutospacing="0" w:line="240" w:lineRule="auto"/>
        <w:ind w:left="3600" w:hanging="660"/>
        <w:jc w:val="both"/>
        <w:rPr>
          <w:rFonts w:ascii="Times New Roman" w:eastAsia="Times New Roman" w:hAnsi="Times New Roman" w:cs="David"/>
          <w:sz w:val="24"/>
          <w:szCs w:val="24"/>
          <w:rtl/>
          <w:lang w:eastAsia="he-IL"/>
        </w:rPr>
      </w:pPr>
    </w:p>
    <w:p w14:paraId="41B4011C"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קבלה סופית של המתקנים עם נציגי הרשויות לצורך קבלת טפסי 4, חבור חשמל סופי למבנה ותעודות גמר למבנים.</w:t>
      </w:r>
    </w:p>
    <w:p w14:paraId="319B5B86"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3013010B"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הכנת וחתימה על כל מסמך </w:t>
      </w:r>
      <w:r w:rsidRPr="002B2234">
        <w:rPr>
          <w:rFonts w:ascii="Times New Roman" w:eastAsia="Times New Roman" w:hAnsi="Times New Roman" w:cs="David" w:hint="cs"/>
          <w:sz w:val="24"/>
          <w:szCs w:val="24"/>
          <w:rtl/>
          <w:lang w:eastAsia="he-IL"/>
        </w:rPr>
        <w:t>שיידר</w:t>
      </w:r>
      <w:r w:rsidRPr="002B2234">
        <w:rPr>
          <w:rFonts w:ascii="Times New Roman" w:eastAsia="Times New Roman" w:hAnsi="Times New Roman" w:cs="David" w:hint="eastAsia"/>
          <w:sz w:val="24"/>
          <w:szCs w:val="24"/>
          <w:rtl/>
          <w:lang w:eastAsia="he-IL"/>
        </w:rPr>
        <w:t>ש</w:t>
      </w:r>
      <w:r w:rsidRPr="002B2234">
        <w:rPr>
          <w:rFonts w:ascii="Times New Roman" w:eastAsia="Times New Roman" w:hAnsi="Times New Roman" w:cs="David"/>
          <w:sz w:val="24"/>
          <w:szCs w:val="24"/>
          <w:rtl/>
          <w:lang w:eastAsia="he-IL"/>
        </w:rPr>
        <w:t xml:space="preserve"> ע"י הרשויות במהלך הבצוע, עד למועד קבלת אשור לאכלוס ותעודת גמר.</w:t>
      </w:r>
    </w:p>
    <w:p w14:paraId="641BC2E8"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18113C2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סיוע למזמין במתן מענה לכל פניות שיופנו אליו בקשר לתכנון ובצוע המתקן.</w:t>
      </w:r>
    </w:p>
    <w:p w14:paraId="683DD0BA"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267D55A0"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2B2234">
        <w:rPr>
          <w:rFonts w:ascii="Times New Roman" w:eastAsia="Times New Roman" w:hAnsi="Times New Roman" w:cs="David" w:hint="cs"/>
          <w:sz w:val="24"/>
          <w:szCs w:val="24"/>
          <w:rtl/>
          <w:lang w:eastAsia="he-IL"/>
        </w:rPr>
        <w:t>ניהו</w:t>
      </w:r>
      <w:r w:rsidRPr="002B2234">
        <w:rPr>
          <w:rFonts w:ascii="Times New Roman" w:eastAsia="Times New Roman" w:hAnsi="Times New Roman" w:cs="David" w:hint="eastAsia"/>
          <w:sz w:val="24"/>
          <w:szCs w:val="24"/>
          <w:rtl/>
          <w:lang w:eastAsia="he-IL"/>
        </w:rPr>
        <w:t>ל</w:t>
      </w:r>
      <w:r w:rsidRPr="002B2234">
        <w:rPr>
          <w:rFonts w:ascii="Times New Roman" w:eastAsia="Times New Roman" w:hAnsi="Times New Roman" w:cs="David"/>
          <w:sz w:val="24"/>
          <w:szCs w:val="24"/>
          <w:rtl/>
          <w:lang w:eastAsia="he-IL"/>
        </w:rPr>
        <w:t xml:space="preserve"> ההגנה, לפי דרישת המזמין ומיד עם דרישתו הראשונה..</w:t>
      </w:r>
    </w:p>
    <w:p w14:paraId="314A9DBD"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p>
    <w:p w14:paraId="1692217F" w14:textId="77777777" w:rsidR="002B2234" w:rsidRPr="002B2234" w:rsidRDefault="002B2234" w:rsidP="002B2234">
      <w:pPr>
        <w:widowControl w:val="0"/>
        <w:spacing w:before="0" w:beforeAutospacing="0" w:after="0" w:afterAutospacing="0" w:line="240" w:lineRule="auto"/>
        <w:ind w:left="2940" w:hanging="6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כל יתר הדרוש לפקוח עליון וביקורת על הבצוע.</w:t>
      </w:r>
    </w:p>
    <w:p w14:paraId="7F1BC3B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2F9D91" w14:textId="17D87EBF"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w:t>
      </w:r>
      <w:r w:rsidRPr="002B2234">
        <w:rPr>
          <w:rFonts w:ascii="Times New Roman" w:eastAsia="Times New Roman" w:hAnsi="Times New Roman" w:cs="David"/>
          <w:sz w:val="24"/>
          <w:szCs w:val="24"/>
          <w:rtl/>
          <w:lang w:eastAsia="he-IL"/>
        </w:rPr>
        <w:tab/>
        <w:t xml:space="preserve">כדי למלא משימות אלו יבקר המתכנן באתר הבניה לפחות בכל אחד </w:t>
      </w:r>
      <w:r w:rsidRPr="002B2234">
        <w:rPr>
          <w:rFonts w:ascii="Times New Roman" w:eastAsia="Times New Roman" w:hAnsi="Times New Roman" w:cs="David"/>
          <w:sz w:val="24"/>
          <w:szCs w:val="24"/>
          <w:rtl/>
          <w:lang w:eastAsia="he-IL"/>
        </w:rPr>
        <w:lastRenderedPageBreak/>
        <w:t>מהשלבים הבאים</w:t>
      </w:r>
      <w:r w:rsidR="004736D8">
        <w:rPr>
          <w:rFonts w:ascii="Times New Roman" w:eastAsia="Times New Roman" w:hAnsi="Times New Roman" w:cs="David" w:hint="cs"/>
          <w:sz w:val="24"/>
          <w:szCs w:val="24"/>
          <w:rtl/>
          <w:lang w:eastAsia="he-IL"/>
        </w:rPr>
        <w:t xml:space="preserve"> בכפוף לפניה וזימון של מנהל הפרויקט או בא כוחו</w:t>
      </w:r>
      <w:r w:rsidRPr="002B2234">
        <w:rPr>
          <w:rFonts w:ascii="Times New Roman" w:eastAsia="Times New Roman" w:hAnsi="Times New Roman" w:cs="David"/>
          <w:sz w:val="24"/>
          <w:szCs w:val="24"/>
          <w:rtl/>
          <w:lang w:eastAsia="he-IL"/>
        </w:rPr>
        <w:t>:</w:t>
      </w:r>
    </w:p>
    <w:p w14:paraId="28BCA11D"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77D9C6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הטמנת רשת מתח נמוך ו/או מתח גבוה בפיתוח.</w:t>
      </w:r>
    </w:p>
    <w:p w14:paraId="58E68844"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1F0678E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רשתות תאורה.</w:t>
      </w:r>
    </w:p>
    <w:p w14:paraId="5659652D"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E8B43B8"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 xml:space="preserve">ביצוע יסודות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כדי לוודא את ביצועה הנכון של הארקת היסוד.</w:t>
      </w:r>
    </w:p>
    <w:p w14:paraId="7FB1B18C"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5EF5418B"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בצוע רצפת המרתף.</w:t>
      </w:r>
    </w:p>
    <w:p w14:paraId="01E04ABD" w14:textId="77777777" w:rsidR="002B2234" w:rsidRPr="002B2234" w:rsidRDefault="002B2234" w:rsidP="002B2234">
      <w:pPr>
        <w:widowControl w:val="0"/>
        <w:spacing w:before="0" w:beforeAutospacing="0" w:after="0" w:afterAutospacing="0" w:line="240" w:lineRule="auto"/>
        <w:ind w:left="3600"/>
        <w:jc w:val="both"/>
        <w:rPr>
          <w:rFonts w:ascii="Times New Roman" w:eastAsia="Times New Roman" w:hAnsi="Times New Roman" w:cs="David"/>
          <w:sz w:val="24"/>
          <w:szCs w:val="24"/>
          <w:rtl/>
          <w:lang w:eastAsia="he-IL"/>
        </w:rPr>
      </w:pPr>
    </w:p>
    <w:p w14:paraId="149FF4F4"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תקרת המרתף וחדר טרנספורמציה ובזק.</w:t>
      </w:r>
    </w:p>
    <w:p w14:paraId="5784E246"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1FE979AA"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ביצוע צנרת למערכות לכל קומה.</w:t>
      </w:r>
    </w:p>
    <w:p w14:paraId="5AED2741"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707C0CE"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לפני התחלת טיח פנים ו/או תקרות אקוסטיות.</w:t>
      </w:r>
    </w:p>
    <w:p w14:paraId="5F7C70A8"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3FAC45C"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עם גמר צבע.</w:t>
      </w:r>
    </w:p>
    <w:p w14:paraId="064BC369"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3943949" w14:textId="77777777" w:rsidR="002B2234" w:rsidRPr="002B2234" w:rsidRDefault="002B2234" w:rsidP="002B2234">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w:t>
      </w:r>
      <w:r w:rsidRPr="002B2234">
        <w:rPr>
          <w:rFonts w:ascii="Times New Roman" w:eastAsia="Times New Roman" w:hAnsi="Times New Roman" w:cs="David"/>
          <w:sz w:val="24"/>
          <w:szCs w:val="24"/>
          <w:rtl/>
          <w:lang w:eastAsia="he-IL"/>
        </w:rPr>
        <w:tab/>
        <w:t>בכל שלב הדרוש לביקורת מערכות החשמל</w:t>
      </w:r>
      <w:r w:rsidRPr="002B2234">
        <w:rPr>
          <w:rFonts w:ascii="Times New Roman" w:eastAsia="Times New Roman" w:hAnsi="Times New Roman" w:cs="David" w:hint="cs"/>
          <w:sz w:val="24"/>
          <w:szCs w:val="24"/>
          <w:rtl/>
          <w:lang w:eastAsia="he-IL"/>
        </w:rPr>
        <w:t xml:space="preserve">, התאורה </w:t>
      </w:r>
      <w:r w:rsidRPr="002B2234">
        <w:rPr>
          <w:rFonts w:ascii="Times New Roman" w:eastAsia="Times New Roman" w:hAnsi="Times New Roman" w:cs="David"/>
          <w:sz w:val="24"/>
          <w:szCs w:val="24"/>
          <w:rtl/>
          <w:lang w:eastAsia="he-IL"/>
        </w:rPr>
        <w:t>והתקשורת.</w:t>
      </w:r>
    </w:p>
    <w:p w14:paraId="08666A75" w14:textId="77777777" w:rsidR="002B2234" w:rsidRPr="002B2234" w:rsidRDefault="002B2234" w:rsidP="002B2234">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5C0EC22D" w14:textId="77777777" w:rsidR="002B2234" w:rsidRPr="002B2234" w:rsidRDefault="002B2234" w:rsidP="002B2234">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ג.</w:t>
      </w:r>
      <w:r w:rsidRPr="002B2234">
        <w:rPr>
          <w:rFonts w:ascii="Times New Roman" w:eastAsia="Times New Roman" w:hAnsi="Times New Roman" w:cs="David"/>
          <w:sz w:val="24"/>
          <w:szCs w:val="24"/>
          <w:rtl/>
          <w:lang w:eastAsia="he-IL"/>
        </w:rPr>
        <w:tab/>
        <w:t xml:space="preserve">אין המתכנן רשאי לתת הוראות במישרין לקבלן ו/או לנהל משא ומתן עם הקבלן, לרבות ביחס למחירים או לדרכי ביצוע, אלא באמצעות נציגו המוסמך של המזמין. </w:t>
      </w:r>
    </w:p>
    <w:p w14:paraId="3D3C109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562FD3"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ד.</w:t>
      </w:r>
      <w:r w:rsidRPr="002B2234">
        <w:rPr>
          <w:rFonts w:ascii="Times New Roman" w:eastAsia="Times New Roman" w:hAnsi="Times New Roman" w:cs="David"/>
          <w:sz w:val="24"/>
          <w:szCs w:val="24"/>
          <w:rtl/>
          <w:lang w:eastAsia="he-IL"/>
        </w:rPr>
        <w:tab/>
        <w:t xml:space="preserve">לאחר כל ביקור של המתכנן באתר או במפעל יצרן לוחות יגיש המתכנן לנציג </w:t>
      </w:r>
    </w:p>
    <w:p w14:paraId="397594DC" w14:textId="77777777" w:rsidR="002B2234" w:rsidRPr="002B2234" w:rsidRDefault="002B2234" w:rsidP="002B2234">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המזמין דו"ח בכתב ובו יציין את התרשמותו ואת הערותיו לגבי ביצוע העבודות. בגמר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6EDC8247" w14:textId="77777777" w:rsidR="002B2234" w:rsidRPr="002B2234" w:rsidRDefault="002B2234" w:rsidP="002B2234">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ללא דו"חות והצהרה אלה לא תשולם למתכנן יתרת שכרו עבור פיקוח עליון.</w:t>
      </w:r>
    </w:p>
    <w:p w14:paraId="1C7ECD24" w14:textId="77777777" w:rsidR="002B2234" w:rsidRPr="002B2234" w:rsidRDefault="002B2234" w:rsidP="002B2234">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7908E8E"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4"/>
          <w:szCs w:val="24"/>
          <w:rtl/>
          <w:lang w:eastAsia="he-IL"/>
        </w:rPr>
        <w:tab/>
        <w:t>ה.</w:t>
      </w:r>
      <w:r w:rsidRPr="002B2234">
        <w:rPr>
          <w:rFonts w:ascii="Times New Roman" w:eastAsia="Times New Roman" w:hAnsi="Times New Roman" w:cs="David"/>
          <w:sz w:val="24"/>
          <w:szCs w:val="24"/>
          <w:rtl/>
          <w:lang w:eastAsia="he-IL"/>
        </w:rPr>
        <w:tab/>
        <w:t>יעוץ למזמין בדבר תפעול ואחזקת המתקן.</w:t>
      </w:r>
    </w:p>
    <w:p w14:paraId="0FB9CB6F"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5BE1FBD"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4.</w:t>
      </w:r>
      <w:r w:rsidRPr="002B2234">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49D47B43"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7899EDD"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5.</w:t>
      </w:r>
      <w:r w:rsidRPr="002B2234">
        <w:rPr>
          <w:rFonts w:ascii="Times New Roman" w:eastAsia="Times New Roman" w:hAnsi="Times New Roman" w:cs="David"/>
          <w:sz w:val="24"/>
          <w:szCs w:val="24"/>
          <w:rtl/>
          <w:lang w:eastAsia="he-IL"/>
        </w:rPr>
        <w:tab/>
        <w:t>המזמין רשאי להזמין אצל המתכנן את כל שלבי התכנון המפורטים בנספח זה ו/או חלק מהם ו/או ש</w:t>
      </w:r>
      <w:r w:rsidRPr="002B2234">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רותים נוספים, מעבר להם.</w:t>
      </w:r>
    </w:p>
    <w:p w14:paraId="75A0893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bCs/>
          <w:sz w:val="20"/>
          <w:szCs w:val="24"/>
          <w:u w:val="single"/>
          <w:rtl/>
          <w:lang w:eastAsia="he-IL"/>
        </w:rPr>
        <w:br w:type="page"/>
      </w:r>
    </w:p>
    <w:p w14:paraId="2ABC9916"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lastRenderedPageBreak/>
        <w:t xml:space="preserve">נספח </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ג</w:t>
      </w:r>
      <w:r w:rsidR="00735E3D">
        <w:rPr>
          <w:rFonts w:ascii="Times New Roman" w:eastAsia="Times New Roman" w:hAnsi="Times New Roman" w:cs="David" w:hint="cs"/>
          <w:bCs/>
          <w:sz w:val="20"/>
          <w:szCs w:val="24"/>
          <w:u w:val="single"/>
          <w:rtl/>
          <w:lang w:eastAsia="he-IL"/>
        </w:rPr>
        <w:t>'</w:t>
      </w:r>
      <w:r w:rsidRPr="002B2234">
        <w:rPr>
          <w:rFonts w:ascii="Times New Roman" w:eastAsia="Times New Roman" w:hAnsi="Times New Roman" w:cs="David" w:hint="cs"/>
          <w:bCs/>
          <w:sz w:val="20"/>
          <w:szCs w:val="24"/>
          <w:u w:val="single"/>
          <w:rtl/>
          <w:lang w:eastAsia="he-IL"/>
        </w:rPr>
        <w:t>'</w:t>
      </w:r>
    </w:p>
    <w:p w14:paraId="2049AAF3"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52FEA78"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B2234">
        <w:rPr>
          <w:rFonts w:ascii="Times New Roman" w:eastAsia="Times New Roman" w:hAnsi="Times New Roman" w:cs="David" w:hint="cs"/>
          <w:bCs/>
          <w:sz w:val="20"/>
          <w:szCs w:val="24"/>
          <w:u w:val="single"/>
          <w:rtl/>
          <w:lang w:eastAsia="he-IL"/>
        </w:rPr>
        <w:t>לוח זמנים ושלבי עבודה</w:t>
      </w:r>
    </w:p>
    <w:p w14:paraId="5A42CE4A"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FF0DEC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669F2F5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2B2234">
        <w:rPr>
          <w:rFonts w:ascii="Times New Roman" w:eastAsia="Times New Roman" w:hAnsi="Times New Roman" w:cs="David"/>
          <w:sz w:val="20"/>
          <w:szCs w:val="24"/>
          <w:lang w:eastAsia="he-IL"/>
        </w:rPr>
        <w:t>–</w:t>
      </w:r>
      <w:r w:rsidRPr="002B2234">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03E8F00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4D364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1F29082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2BAF3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AEEB1E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FB999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74102B1"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0"/>
          <w:szCs w:val="24"/>
          <w:u w:val="single"/>
          <w:rtl/>
          <w:lang w:eastAsia="he-IL"/>
        </w:rPr>
        <w:br w:type="page"/>
      </w:r>
      <w:r w:rsidRPr="002B2234">
        <w:rPr>
          <w:rFonts w:ascii="Times New Roman" w:eastAsia="Times New Roman" w:hAnsi="Times New Roman" w:cs="David" w:hint="cs"/>
          <w:bCs/>
          <w:sz w:val="24"/>
          <w:szCs w:val="24"/>
          <w:u w:val="single"/>
          <w:rtl/>
          <w:lang w:eastAsia="he-IL"/>
        </w:rPr>
        <w:lastRenderedPageBreak/>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ד</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3410EDE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884B50E"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שכר המתכנן</w:t>
      </w:r>
    </w:p>
    <w:p w14:paraId="66229BA5" w14:textId="77777777" w:rsidR="002B2234" w:rsidRPr="002B2234" w:rsidRDefault="002B2234" w:rsidP="002B2234">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8BA06AB"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תמורת ביצוע מלוא שרותי המתכנן, כמפורט בנספח ב' ונספח ח' ישלם המזמין למתכנן את שכר המתכנן בשעורים ובמועדים כדלקמן:</w:t>
      </w:r>
    </w:p>
    <w:p w14:paraId="739EC661" w14:textId="77777777" w:rsidR="002B2234" w:rsidRPr="002B2234" w:rsidRDefault="002B2234" w:rsidP="002B2234">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2D2D6589"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color w:val="008000"/>
          <w:sz w:val="24"/>
          <w:szCs w:val="24"/>
          <w:rtl/>
        </w:rPr>
      </w:pPr>
      <w:r w:rsidRPr="002B2234">
        <w:rPr>
          <w:rFonts w:ascii="Times New Roman" w:eastAsia="Times New Roman" w:hAnsi="Times New Roman" w:cs="David" w:hint="cs"/>
          <w:sz w:val="20"/>
          <w:szCs w:val="24"/>
          <w:rtl/>
          <w:lang w:eastAsia="he-IL"/>
        </w:rPr>
        <w:t>1.1</w:t>
      </w:r>
    </w:p>
    <w:p w14:paraId="419CFAA2" w14:textId="306606A4" w:rsidR="002B2234" w:rsidRPr="002B2234" w:rsidRDefault="002B2234" w:rsidP="007B786F">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סכום קבוע ומוחלט של _________</w:t>
      </w:r>
      <w:r w:rsidR="00452219">
        <w:rPr>
          <w:rFonts w:ascii="Times New Roman" w:eastAsia="Times New Roman" w:hAnsi="Times New Roman" w:cs="David" w:hint="cs"/>
          <w:sz w:val="24"/>
          <w:szCs w:val="24"/>
          <w:rtl/>
        </w:rPr>
        <w:t>2</w:t>
      </w:r>
      <w:r w:rsidR="007B786F">
        <w:rPr>
          <w:rFonts w:ascii="Times New Roman" w:eastAsia="Times New Roman" w:hAnsi="Times New Roman" w:cs="David" w:hint="cs"/>
          <w:sz w:val="24"/>
          <w:szCs w:val="24"/>
          <w:rtl/>
        </w:rPr>
        <w:t>34</w:t>
      </w:r>
      <w:r w:rsidR="00786CF9">
        <w:rPr>
          <w:rFonts w:ascii="Times New Roman" w:eastAsia="Times New Roman" w:hAnsi="Times New Roman" w:cs="David" w:hint="cs"/>
          <w:sz w:val="24"/>
          <w:szCs w:val="24"/>
          <w:rtl/>
        </w:rPr>
        <w:t>,</w:t>
      </w:r>
      <w:r w:rsidR="00452219">
        <w:rPr>
          <w:rFonts w:ascii="Times New Roman" w:eastAsia="Times New Roman" w:hAnsi="Times New Roman" w:cs="David" w:hint="cs"/>
          <w:sz w:val="24"/>
          <w:szCs w:val="24"/>
          <w:rtl/>
        </w:rPr>
        <w:t xml:space="preserve">000 </w:t>
      </w:r>
      <w:r w:rsidRPr="002B2234">
        <w:rPr>
          <w:rFonts w:ascii="Times New Roman" w:eastAsia="Times New Roman" w:hAnsi="Times New Roman" w:cs="David"/>
          <w:sz w:val="24"/>
          <w:szCs w:val="24"/>
          <w:rtl/>
        </w:rPr>
        <w:t xml:space="preserve">___ ש"ח (במילים: </w:t>
      </w:r>
      <w:r w:rsidR="00452219">
        <w:rPr>
          <w:rFonts w:ascii="Times New Roman" w:eastAsia="Times New Roman" w:hAnsi="Times New Roman" w:cs="David" w:hint="cs"/>
          <w:sz w:val="24"/>
          <w:szCs w:val="24"/>
          <w:rtl/>
        </w:rPr>
        <w:t>מ</w:t>
      </w:r>
      <w:r w:rsidR="007B786F">
        <w:rPr>
          <w:rFonts w:ascii="Times New Roman" w:eastAsia="Times New Roman" w:hAnsi="Times New Roman" w:cs="David" w:hint="cs"/>
          <w:sz w:val="24"/>
          <w:szCs w:val="24"/>
          <w:rtl/>
        </w:rPr>
        <w:t>א</w:t>
      </w:r>
      <w:r w:rsidR="00452219">
        <w:rPr>
          <w:rFonts w:ascii="Times New Roman" w:eastAsia="Times New Roman" w:hAnsi="Times New Roman" w:cs="David" w:hint="cs"/>
          <w:sz w:val="24"/>
          <w:szCs w:val="24"/>
          <w:rtl/>
        </w:rPr>
        <w:t xml:space="preserve">תים </w:t>
      </w:r>
      <w:r w:rsidR="007B786F">
        <w:rPr>
          <w:rFonts w:ascii="Times New Roman" w:eastAsia="Times New Roman" w:hAnsi="Times New Roman" w:cs="David" w:hint="cs"/>
          <w:sz w:val="24"/>
          <w:szCs w:val="24"/>
          <w:rtl/>
        </w:rPr>
        <w:t xml:space="preserve">שלושים וארבע </w:t>
      </w:r>
      <w:r w:rsidR="00452219">
        <w:rPr>
          <w:rFonts w:ascii="Times New Roman" w:eastAsia="Times New Roman" w:hAnsi="Times New Roman" w:cs="David" w:hint="cs"/>
          <w:sz w:val="24"/>
          <w:szCs w:val="24"/>
          <w:rtl/>
        </w:rPr>
        <w:t>אלף ש''ח</w:t>
      </w:r>
      <w:r w:rsidRPr="002B2234">
        <w:rPr>
          <w:rFonts w:ascii="Times New Roman" w:eastAsia="Times New Roman" w:hAnsi="Times New Roman" w:cs="David"/>
          <w:sz w:val="24"/>
          <w:szCs w:val="24"/>
          <w:rtl/>
        </w:rPr>
        <w:t xml:space="preserve">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r>
      <w:r w:rsidR="00452219">
        <w:rPr>
          <w:rFonts w:ascii="Times New Roman" w:eastAsia="Times New Roman" w:hAnsi="Times New Roman" w:cs="David" w:hint="cs"/>
          <w:sz w:val="24"/>
          <w:szCs w:val="24"/>
          <w:rtl/>
        </w:rPr>
        <w:t>פרויקט</w:t>
      </w:r>
    </w:p>
    <w:p w14:paraId="3E47E5BA"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1.2</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יחידת דיור  במבנה חוזר.</w:t>
      </w:r>
    </w:p>
    <w:p w14:paraId="6744F858" w14:textId="77777777" w:rsidR="002B2234" w:rsidRPr="002B2234" w:rsidRDefault="002B2234" w:rsidP="002B2234">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סכום קבוע ומוחלט של ____________ ש"ח (במילים: ________________ ש"ח) </w:t>
      </w:r>
      <w:r w:rsidRPr="002B2234">
        <w:rPr>
          <w:rFonts w:ascii="Times New Roman" w:eastAsia="Times New Roman" w:hAnsi="Times New Roman" w:cs="David"/>
          <w:sz w:val="24"/>
          <w:szCs w:val="24"/>
          <w:rtl/>
        </w:rPr>
        <w:tab/>
      </w:r>
      <w:r w:rsidRPr="002B2234">
        <w:rPr>
          <w:rFonts w:ascii="Times New Roman" w:eastAsia="Times New Roman" w:hAnsi="Times New Roman" w:cs="David"/>
          <w:sz w:val="24"/>
          <w:szCs w:val="24"/>
          <w:rtl/>
        </w:rPr>
        <w:tab/>
        <w:t>לכל מ"ר בנוי ומקורה מתחת למפלס הכניסה לבניינים.</w:t>
      </w:r>
    </w:p>
    <w:p w14:paraId="5BF837C3"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5C800DFA" w14:textId="77777777" w:rsidR="002B2234" w:rsidRPr="002B2234" w:rsidRDefault="002B2234" w:rsidP="002B2234">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בסעיף זה:</w:t>
      </w:r>
    </w:p>
    <w:p w14:paraId="37A51D5E" w14:textId="77777777" w:rsidR="002B2234" w:rsidRPr="002B2234" w:rsidRDefault="002B2234" w:rsidP="002B2234">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21A3D93B" w14:textId="4655EA2E" w:rsidR="002B2234" w:rsidRDefault="002B2234" w:rsidP="00FE7087">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p>
    <w:p w14:paraId="42BFF71F" w14:textId="37CC59CB" w:rsidR="00FE7087" w:rsidRDefault="00FE7087" w:rsidP="00FE7087">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34BC5317" w14:textId="49499A41" w:rsidR="00FE7087" w:rsidRPr="00E7401B" w:rsidRDefault="00FE7087" w:rsidP="00E7401B">
      <w:pPr>
        <w:pStyle w:val="ListParagraph"/>
        <w:widowControl w:val="0"/>
        <w:numPr>
          <w:ilvl w:val="1"/>
          <w:numId w:val="27"/>
        </w:numPr>
        <w:spacing w:before="0" w:beforeAutospacing="0" w:after="0" w:afterAutospacing="0" w:line="240" w:lineRule="auto"/>
        <w:jc w:val="both"/>
        <w:rPr>
          <w:rFonts w:ascii="Times New Roman" w:eastAsia="Times New Roman" w:hAnsi="Times New Roman" w:cs="David"/>
          <w:sz w:val="20"/>
          <w:szCs w:val="24"/>
          <w:rtl/>
          <w:lang w:eastAsia="he-IL"/>
        </w:rPr>
      </w:pPr>
      <w:r w:rsidRPr="00E7401B">
        <w:rPr>
          <w:rFonts w:ascii="Times New Roman" w:eastAsia="Times New Roman" w:hAnsi="Times New Roman" w:cs="David" w:hint="eastAsia"/>
          <w:sz w:val="20"/>
          <w:szCs w:val="24"/>
          <w:rtl/>
          <w:lang w:eastAsia="he-IL"/>
        </w:rPr>
        <w:t>סכום</w:t>
      </w:r>
      <w:r w:rsidRPr="00E7401B">
        <w:rPr>
          <w:rFonts w:ascii="Times New Roman" w:eastAsia="Times New Roman" w:hAnsi="Times New Roman" w:cs="David"/>
          <w:sz w:val="20"/>
          <w:szCs w:val="24"/>
          <w:rtl/>
          <w:lang w:eastAsia="he-IL"/>
        </w:rPr>
        <w:t xml:space="preserve"> </w:t>
      </w:r>
      <w:r w:rsidRPr="00E7401B">
        <w:rPr>
          <w:rFonts w:ascii="Times New Roman" w:eastAsia="Times New Roman" w:hAnsi="Times New Roman" w:cs="David" w:hint="eastAsia"/>
          <w:sz w:val="20"/>
          <w:szCs w:val="24"/>
          <w:rtl/>
          <w:lang w:eastAsia="he-IL"/>
        </w:rPr>
        <w:t>קבוע</w:t>
      </w:r>
      <w:r w:rsidRPr="00E7401B">
        <w:rPr>
          <w:rFonts w:ascii="Times New Roman" w:eastAsia="Times New Roman" w:hAnsi="Times New Roman" w:cs="David"/>
          <w:sz w:val="20"/>
          <w:szCs w:val="24"/>
          <w:rtl/>
          <w:lang w:eastAsia="he-IL"/>
        </w:rPr>
        <w:t xml:space="preserve"> </w:t>
      </w:r>
      <w:r w:rsidRPr="00E7401B">
        <w:rPr>
          <w:rFonts w:ascii="Times New Roman" w:eastAsia="Times New Roman" w:hAnsi="Times New Roman" w:cs="David" w:hint="eastAsia"/>
          <w:sz w:val="20"/>
          <w:szCs w:val="24"/>
          <w:rtl/>
          <w:lang w:eastAsia="he-IL"/>
        </w:rPr>
        <w:t>ומוחלט</w:t>
      </w:r>
      <w:r w:rsidRPr="00E7401B">
        <w:rPr>
          <w:rFonts w:ascii="Times New Roman" w:eastAsia="Times New Roman" w:hAnsi="Times New Roman" w:cs="David"/>
          <w:sz w:val="20"/>
          <w:szCs w:val="24"/>
          <w:rtl/>
          <w:lang w:eastAsia="he-IL"/>
        </w:rPr>
        <w:t xml:space="preserve"> </w:t>
      </w:r>
      <w:r w:rsidRPr="00E7401B">
        <w:rPr>
          <w:rFonts w:ascii="Times New Roman" w:eastAsia="Times New Roman" w:hAnsi="Times New Roman" w:cs="David" w:hint="eastAsia"/>
          <w:sz w:val="20"/>
          <w:szCs w:val="24"/>
          <w:rtl/>
          <w:lang w:eastAsia="he-IL"/>
        </w:rPr>
        <w:t>של</w:t>
      </w:r>
      <w:r w:rsidRPr="00E7401B">
        <w:rPr>
          <w:rFonts w:ascii="Times New Roman" w:eastAsia="Times New Roman" w:hAnsi="Times New Roman" w:cs="David"/>
          <w:sz w:val="20"/>
          <w:szCs w:val="24"/>
          <w:rtl/>
          <w:lang w:eastAsia="he-IL"/>
        </w:rPr>
        <w:t xml:space="preserve"> 150 </w:t>
      </w:r>
      <w:r w:rsidRPr="00E7401B">
        <w:rPr>
          <w:rFonts w:ascii="Times New Roman" w:eastAsia="Times New Roman" w:hAnsi="Times New Roman" w:cs="David" w:hint="eastAsia"/>
          <w:sz w:val="20"/>
          <w:szCs w:val="24"/>
          <w:rtl/>
          <w:lang w:eastAsia="he-IL"/>
        </w:rPr>
        <w:t>יח</w:t>
      </w:r>
      <w:r w:rsidRPr="00E7401B">
        <w:rPr>
          <w:rFonts w:ascii="Times New Roman" w:eastAsia="Times New Roman" w:hAnsi="Times New Roman" w:cs="David"/>
          <w:sz w:val="20"/>
          <w:szCs w:val="24"/>
          <w:rtl/>
          <w:lang w:eastAsia="he-IL"/>
        </w:rPr>
        <w:t>''</w:t>
      </w:r>
      <w:r w:rsidRPr="00E7401B">
        <w:rPr>
          <w:rFonts w:ascii="Times New Roman" w:eastAsia="Times New Roman" w:hAnsi="Times New Roman" w:cs="David" w:hint="eastAsia"/>
          <w:sz w:val="20"/>
          <w:szCs w:val="24"/>
          <w:rtl/>
          <w:lang w:eastAsia="he-IL"/>
        </w:rPr>
        <w:t>ד</w:t>
      </w:r>
      <w:r w:rsidRPr="00E7401B">
        <w:rPr>
          <w:rFonts w:ascii="Times New Roman" w:eastAsia="Times New Roman" w:hAnsi="Times New Roman" w:cs="David"/>
          <w:sz w:val="20"/>
          <w:szCs w:val="24"/>
          <w:rtl/>
          <w:lang w:eastAsia="he-IL"/>
        </w:rPr>
        <w:t xml:space="preserve"> * 8</w:t>
      </w:r>
      <w:r w:rsidR="007B786F">
        <w:rPr>
          <w:rFonts w:ascii="Times New Roman" w:eastAsia="Times New Roman" w:hAnsi="Times New Roman" w:cs="David" w:hint="cs"/>
          <w:sz w:val="20"/>
          <w:szCs w:val="24"/>
          <w:rtl/>
          <w:lang w:eastAsia="he-IL"/>
        </w:rPr>
        <w:t>4</w:t>
      </w:r>
      <w:r w:rsidRPr="00E7401B">
        <w:rPr>
          <w:rFonts w:ascii="Times New Roman" w:eastAsia="Times New Roman" w:hAnsi="Times New Roman" w:cs="David"/>
          <w:sz w:val="20"/>
          <w:szCs w:val="24"/>
          <w:rtl/>
          <w:lang w:eastAsia="he-IL"/>
        </w:rPr>
        <w:t xml:space="preserve">0 </w:t>
      </w:r>
      <w:r w:rsidRPr="00E7401B">
        <w:rPr>
          <w:rFonts w:ascii="Times New Roman" w:eastAsia="Times New Roman" w:hAnsi="Times New Roman" w:cs="David" w:hint="eastAsia"/>
          <w:sz w:val="20"/>
          <w:szCs w:val="24"/>
          <w:rtl/>
          <w:lang w:eastAsia="he-IL"/>
        </w:rPr>
        <w:t>ש</w:t>
      </w:r>
      <w:r w:rsidRPr="00E7401B">
        <w:rPr>
          <w:rFonts w:ascii="Times New Roman" w:eastAsia="Times New Roman" w:hAnsi="Times New Roman" w:cs="David"/>
          <w:sz w:val="20"/>
          <w:szCs w:val="24"/>
          <w:rtl/>
          <w:lang w:eastAsia="he-IL"/>
        </w:rPr>
        <w:t>''</w:t>
      </w:r>
      <w:r w:rsidRPr="00E7401B">
        <w:rPr>
          <w:rFonts w:ascii="Times New Roman" w:eastAsia="Times New Roman" w:hAnsi="Times New Roman" w:cs="David" w:hint="eastAsia"/>
          <w:sz w:val="20"/>
          <w:szCs w:val="24"/>
          <w:rtl/>
          <w:lang w:eastAsia="he-IL"/>
        </w:rPr>
        <w:t>ח</w:t>
      </w:r>
      <w:r w:rsidRPr="00E7401B">
        <w:rPr>
          <w:rFonts w:ascii="Times New Roman" w:eastAsia="Times New Roman" w:hAnsi="Times New Roman" w:cs="David"/>
          <w:sz w:val="20"/>
          <w:szCs w:val="24"/>
          <w:rtl/>
          <w:lang w:eastAsia="he-IL"/>
        </w:rPr>
        <w:t>/</w:t>
      </w:r>
      <w:r w:rsidRPr="00E7401B">
        <w:rPr>
          <w:rFonts w:ascii="Times New Roman" w:eastAsia="Times New Roman" w:hAnsi="Times New Roman" w:cs="David" w:hint="eastAsia"/>
          <w:sz w:val="20"/>
          <w:szCs w:val="24"/>
          <w:rtl/>
          <w:lang w:eastAsia="he-IL"/>
        </w:rPr>
        <w:t>יח</w:t>
      </w:r>
      <w:r w:rsidRPr="00E7401B">
        <w:rPr>
          <w:rFonts w:ascii="Times New Roman" w:eastAsia="Times New Roman" w:hAnsi="Times New Roman" w:cs="David"/>
          <w:sz w:val="20"/>
          <w:szCs w:val="24"/>
          <w:rtl/>
          <w:lang w:eastAsia="he-IL"/>
        </w:rPr>
        <w:t>''</w:t>
      </w:r>
      <w:r w:rsidRPr="00E7401B">
        <w:rPr>
          <w:rFonts w:ascii="Times New Roman" w:eastAsia="Times New Roman" w:hAnsi="Times New Roman" w:cs="David" w:hint="eastAsia"/>
          <w:sz w:val="20"/>
          <w:szCs w:val="24"/>
          <w:rtl/>
          <w:lang w:eastAsia="he-IL"/>
        </w:rPr>
        <w:t>ד</w:t>
      </w:r>
      <w:r w:rsidRPr="00E7401B">
        <w:rPr>
          <w:rFonts w:ascii="Times New Roman" w:eastAsia="Times New Roman" w:hAnsi="Times New Roman" w:cs="David"/>
          <w:sz w:val="20"/>
          <w:szCs w:val="24"/>
          <w:rtl/>
          <w:lang w:eastAsia="he-IL"/>
        </w:rPr>
        <w:t xml:space="preserve"> = 12</w:t>
      </w:r>
      <w:r w:rsidR="007B786F">
        <w:rPr>
          <w:rFonts w:ascii="Times New Roman" w:eastAsia="Times New Roman" w:hAnsi="Times New Roman" w:cs="David" w:hint="cs"/>
          <w:sz w:val="20"/>
          <w:szCs w:val="24"/>
          <w:rtl/>
          <w:lang w:eastAsia="he-IL"/>
        </w:rPr>
        <w:t>6</w:t>
      </w:r>
      <w:r w:rsidRPr="00E7401B">
        <w:rPr>
          <w:rFonts w:ascii="Times New Roman" w:eastAsia="Times New Roman" w:hAnsi="Times New Roman" w:cs="David"/>
          <w:sz w:val="20"/>
          <w:szCs w:val="24"/>
          <w:rtl/>
          <w:lang w:eastAsia="he-IL"/>
        </w:rPr>
        <w:t>,000 (</w:t>
      </w:r>
      <w:r w:rsidRPr="00E7401B">
        <w:rPr>
          <w:rFonts w:ascii="Times New Roman" w:eastAsia="Times New Roman" w:hAnsi="Times New Roman" w:cs="David" w:hint="eastAsia"/>
          <w:sz w:val="20"/>
          <w:szCs w:val="24"/>
          <w:rtl/>
          <w:lang w:eastAsia="he-IL"/>
        </w:rPr>
        <w:t>מאה</w:t>
      </w:r>
      <w:r w:rsidRPr="00E7401B">
        <w:rPr>
          <w:rFonts w:ascii="Times New Roman" w:eastAsia="Times New Roman" w:hAnsi="Times New Roman" w:cs="David"/>
          <w:sz w:val="20"/>
          <w:szCs w:val="24"/>
          <w:rtl/>
          <w:lang w:eastAsia="he-IL"/>
        </w:rPr>
        <w:t xml:space="preserve"> </w:t>
      </w:r>
      <w:r w:rsidRPr="00E7401B">
        <w:rPr>
          <w:rFonts w:ascii="Times New Roman" w:eastAsia="Times New Roman" w:hAnsi="Times New Roman" w:cs="David" w:hint="eastAsia"/>
          <w:sz w:val="20"/>
          <w:szCs w:val="24"/>
          <w:rtl/>
          <w:lang w:eastAsia="he-IL"/>
        </w:rPr>
        <w:t>עשרים</w:t>
      </w:r>
      <w:r w:rsidRPr="00E7401B">
        <w:rPr>
          <w:rFonts w:ascii="Times New Roman" w:eastAsia="Times New Roman" w:hAnsi="Times New Roman" w:cs="David"/>
          <w:sz w:val="20"/>
          <w:szCs w:val="24"/>
          <w:rtl/>
          <w:lang w:eastAsia="he-IL"/>
        </w:rPr>
        <w:t xml:space="preserve"> </w:t>
      </w:r>
      <w:r w:rsidR="007B786F">
        <w:rPr>
          <w:rFonts w:ascii="Times New Roman" w:eastAsia="Times New Roman" w:hAnsi="Times New Roman" w:cs="David" w:hint="cs"/>
          <w:sz w:val="20"/>
          <w:szCs w:val="24"/>
          <w:rtl/>
          <w:lang w:eastAsia="he-IL"/>
        </w:rPr>
        <w:t xml:space="preserve">וששת אלפים </w:t>
      </w:r>
      <w:r w:rsidRPr="00E7401B">
        <w:rPr>
          <w:rFonts w:ascii="Times New Roman" w:eastAsia="Times New Roman" w:hAnsi="Times New Roman" w:cs="David" w:hint="eastAsia"/>
          <w:sz w:val="20"/>
          <w:szCs w:val="24"/>
          <w:rtl/>
          <w:lang w:eastAsia="he-IL"/>
        </w:rPr>
        <w:t>אלף</w:t>
      </w:r>
      <w:r w:rsidRPr="00E7401B">
        <w:rPr>
          <w:rFonts w:ascii="Times New Roman" w:eastAsia="Times New Roman" w:hAnsi="Times New Roman" w:cs="David"/>
          <w:sz w:val="20"/>
          <w:szCs w:val="24"/>
          <w:rtl/>
          <w:lang w:eastAsia="he-IL"/>
        </w:rPr>
        <w:t xml:space="preserve"> ) </w:t>
      </w:r>
      <w:r w:rsidRPr="00E7401B">
        <w:rPr>
          <w:rFonts w:ascii="Times New Roman" w:eastAsia="Times New Roman" w:hAnsi="Times New Roman" w:cs="David" w:hint="eastAsia"/>
          <w:sz w:val="20"/>
          <w:szCs w:val="24"/>
          <w:rtl/>
          <w:lang w:eastAsia="he-IL"/>
        </w:rPr>
        <w:t>ש</w:t>
      </w:r>
      <w:r w:rsidRPr="00E7401B">
        <w:rPr>
          <w:rFonts w:ascii="Times New Roman" w:eastAsia="Times New Roman" w:hAnsi="Times New Roman" w:cs="David"/>
          <w:sz w:val="20"/>
          <w:szCs w:val="24"/>
          <w:rtl/>
          <w:lang w:eastAsia="he-IL"/>
        </w:rPr>
        <w:t>''</w:t>
      </w:r>
      <w:r w:rsidRPr="00E7401B">
        <w:rPr>
          <w:rFonts w:ascii="Times New Roman" w:eastAsia="Times New Roman" w:hAnsi="Times New Roman" w:cs="David" w:hint="eastAsia"/>
          <w:sz w:val="20"/>
          <w:szCs w:val="24"/>
          <w:rtl/>
          <w:lang w:eastAsia="he-IL"/>
        </w:rPr>
        <w:t>ח</w:t>
      </w:r>
      <w:r w:rsidR="00CB5AD0">
        <w:rPr>
          <w:rFonts w:ascii="Times New Roman" w:eastAsia="Times New Roman" w:hAnsi="Times New Roman" w:cs="David" w:hint="cs"/>
          <w:sz w:val="20"/>
          <w:szCs w:val="24"/>
          <w:rtl/>
          <w:lang w:eastAsia="he-IL"/>
        </w:rPr>
        <w:t>,</w:t>
      </w:r>
    </w:p>
    <w:p w14:paraId="64CFF0C6" w14:textId="68C1BC93" w:rsidR="00FE7087" w:rsidRPr="00E7401B" w:rsidRDefault="00FE7087" w:rsidP="00E7401B">
      <w:pPr>
        <w:pStyle w:val="ListParagraph"/>
        <w:widowControl w:val="0"/>
        <w:numPr>
          <w:ilvl w:val="1"/>
          <w:numId w:val="27"/>
        </w:numPr>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סכום קבוע ומוחלט של 500 מ''ר מסחר  * 10 ש''י/מ''ר = 5,000 ( חמשת אלפים ) ש''ח</w:t>
      </w:r>
      <w:r w:rsidR="00CB5AD0">
        <w:rPr>
          <w:rFonts w:ascii="Times New Roman" w:eastAsia="Times New Roman" w:hAnsi="Times New Roman" w:cs="David" w:hint="cs"/>
          <w:sz w:val="20"/>
          <w:szCs w:val="24"/>
          <w:rtl/>
          <w:lang w:eastAsia="he-IL"/>
        </w:rPr>
        <w:t xml:space="preserve"> בגין המסחר,</w:t>
      </w:r>
    </w:p>
    <w:p w14:paraId="04F5D187" w14:textId="4CF36806" w:rsidR="00FE7087" w:rsidRPr="00E7401B" w:rsidRDefault="00CB5AD0" w:rsidP="00E7401B">
      <w:pPr>
        <w:pStyle w:val="ListParagraph"/>
        <w:widowControl w:val="0"/>
        <w:numPr>
          <w:ilvl w:val="1"/>
          <w:numId w:val="27"/>
        </w:numPr>
        <w:spacing w:before="0" w:beforeAutospacing="0" w:after="0" w:afterAutospacing="0" w:line="240" w:lineRule="auto"/>
        <w:jc w:val="both"/>
        <w:rPr>
          <w:rFonts w:ascii="Times New Roman" w:eastAsia="Times New Roman" w:hAnsi="Times New Roman" w:cs="David"/>
          <w:sz w:val="20"/>
          <w:szCs w:val="24"/>
          <w:rtl/>
          <w:lang w:eastAsia="he-IL"/>
        </w:rPr>
      </w:pPr>
      <w:r>
        <w:rPr>
          <w:rFonts w:hint="cs"/>
          <w:rtl/>
          <w:lang w:eastAsia="he-IL"/>
        </w:rPr>
        <w:t>סכום קבוע ומוחלט של 13,000 מ''ר * 5 ש''ח/מ''ר (  תכנון ברוויט ) = 65,000 ( שישים וחמש אלף ) ש''ח בגין חניון,</w:t>
      </w:r>
    </w:p>
    <w:p w14:paraId="7A73F10D" w14:textId="7717911B" w:rsidR="00CB5AD0" w:rsidRPr="00E7401B" w:rsidRDefault="00CB5AD0" w:rsidP="00E7401B">
      <w:pPr>
        <w:pStyle w:val="ListParagraph"/>
        <w:widowControl w:val="0"/>
        <w:numPr>
          <w:ilvl w:val="1"/>
          <w:numId w:val="27"/>
        </w:numPr>
        <w:spacing w:before="0" w:beforeAutospacing="0" w:after="0" w:afterAutospacing="0" w:line="240" w:lineRule="auto"/>
        <w:jc w:val="both"/>
        <w:rPr>
          <w:rFonts w:ascii="Times New Roman" w:eastAsia="Times New Roman" w:hAnsi="Times New Roman" w:cs="David"/>
          <w:sz w:val="20"/>
          <w:szCs w:val="24"/>
          <w:rtl/>
          <w:lang w:eastAsia="he-IL"/>
        </w:rPr>
      </w:pPr>
      <w:r>
        <w:rPr>
          <w:rFonts w:hint="cs"/>
          <w:rtl/>
          <w:lang w:eastAsia="he-IL"/>
        </w:rPr>
        <w:t>סכום קבוע ומוחלט של 10,000 מ''ר * 2 ש''ח/צ''ר = 20,000 ( עשרים אלף ) בגין התכנון בשטחי הפיתוח,</w:t>
      </w:r>
    </w:p>
    <w:p w14:paraId="74803FAC" w14:textId="0BA98E63" w:rsidR="00CB5AD0" w:rsidRPr="00E7401B" w:rsidRDefault="00CB5AD0" w:rsidP="00E7401B">
      <w:pPr>
        <w:pStyle w:val="ListParagraph"/>
        <w:widowControl w:val="0"/>
        <w:numPr>
          <w:ilvl w:val="1"/>
          <w:numId w:val="27"/>
        </w:numPr>
        <w:spacing w:before="0" w:beforeAutospacing="0" w:after="0" w:afterAutospacing="0" w:line="240" w:lineRule="auto"/>
        <w:jc w:val="both"/>
        <w:rPr>
          <w:rFonts w:ascii="Times New Roman" w:eastAsia="Times New Roman" w:hAnsi="Times New Roman" w:cs="David"/>
          <w:sz w:val="20"/>
          <w:szCs w:val="24"/>
          <w:rtl/>
          <w:lang w:eastAsia="he-IL"/>
        </w:rPr>
      </w:pPr>
      <w:r>
        <w:rPr>
          <w:rFonts w:hint="cs"/>
          <w:rtl/>
          <w:lang w:eastAsia="he-IL"/>
        </w:rPr>
        <w:t>טיפול בגין העתקות/פירוק תשתיות 8,000 ( שמונת אלפים ) ש''ח,</w:t>
      </w:r>
    </w:p>
    <w:p w14:paraId="4011F324" w14:textId="5EB2B57F" w:rsidR="00CB5AD0" w:rsidRPr="00E7401B" w:rsidRDefault="00CB5AD0" w:rsidP="00E7401B">
      <w:pPr>
        <w:pStyle w:val="ListParagraph"/>
        <w:widowControl w:val="0"/>
        <w:numPr>
          <w:ilvl w:val="1"/>
          <w:numId w:val="27"/>
        </w:numPr>
        <w:spacing w:before="0" w:beforeAutospacing="0" w:after="0" w:afterAutospacing="0" w:line="240" w:lineRule="auto"/>
        <w:jc w:val="both"/>
        <w:rPr>
          <w:rFonts w:ascii="Times New Roman" w:eastAsia="Times New Roman" w:hAnsi="Times New Roman" w:cs="David"/>
          <w:sz w:val="20"/>
          <w:szCs w:val="24"/>
          <w:rtl/>
          <w:lang w:eastAsia="he-IL"/>
        </w:rPr>
      </w:pPr>
      <w:r>
        <w:rPr>
          <w:rFonts w:hint="cs"/>
          <w:rtl/>
          <w:lang w:eastAsia="he-IL"/>
        </w:rPr>
        <w:t xml:space="preserve">תכנון חשמל זמני לצורכי הקמה </w:t>
      </w:r>
      <w:r>
        <w:rPr>
          <w:rtl/>
          <w:lang w:eastAsia="he-IL"/>
        </w:rPr>
        <w:t>–</w:t>
      </w:r>
      <w:r>
        <w:rPr>
          <w:rFonts w:hint="cs"/>
          <w:rtl/>
          <w:lang w:eastAsia="he-IL"/>
        </w:rPr>
        <w:t xml:space="preserve"> 10,000 ( עשרת אלפים ) ש''ח. </w:t>
      </w:r>
    </w:p>
    <w:p w14:paraId="799B87B9" w14:textId="77777777" w:rsidR="00CB5AD0" w:rsidRDefault="00CB5AD0" w:rsidP="00CB5AD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A7CE1B" w14:textId="0EB9C075" w:rsidR="00CB5AD0" w:rsidRPr="00E7401B" w:rsidRDefault="00CB5AD0" w:rsidP="007B786F">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1.7 לפיכך, הסכום הקבוע והמוחלט הוא </w:t>
      </w:r>
      <w:r w:rsidR="0031175B">
        <w:rPr>
          <w:rFonts w:ascii="Times New Roman" w:eastAsia="Times New Roman" w:hAnsi="Times New Roman" w:cs="David" w:hint="cs"/>
          <w:sz w:val="20"/>
          <w:szCs w:val="24"/>
          <w:rtl/>
          <w:lang w:eastAsia="he-IL"/>
        </w:rPr>
        <w:t>12</w:t>
      </w:r>
      <w:r w:rsidR="007B786F">
        <w:rPr>
          <w:rFonts w:ascii="Times New Roman" w:eastAsia="Times New Roman" w:hAnsi="Times New Roman" w:cs="David" w:hint="cs"/>
          <w:sz w:val="20"/>
          <w:szCs w:val="24"/>
          <w:rtl/>
          <w:lang w:eastAsia="he-IL"/>
        </w:rPr>
        <w:t>6</w:t>
      </w:r>
      <w:r w:rsidR="0031175B">
        <w:rPr>
          <w:rFonts w:ascii="Times New Roman" w:eastAsia="Times New Roman" w:hAnsi="Times New Roman" w:cs="David" w:hint="cs"/>
          <w:sz w:val="20"/>
          <w:szCs w:val="24"/>
          <w:rtl/>
          <w:lang w:eastAsia="he-IL"/>
        </w:rPr>
        <w:t xml:space="preserve">,000 +5,000 +65,000 +20,000 + 8,000 + 10,000 </w:t>
      </w:r>
      <w:r w:rsidR="00452219">
        <w:rPr>
          <w:rFonts w:ascii="Times New Roman" w:eastAsia="Times New Roman" w:hAnsi="Times New Roman" w:cs="David" w:hint="cs"/>
          <w:sz w:val="20"/>
          <w:szCs w:val="24"/>
          <w:rtl/>
          <w:lang w:eastAsia="he-IL"/>
        </w:rPr>
        <w:t>= 2</w:t>
      </w:r>
      <w:r w:rsidR="007B786F">
        <w:rPr>
          <w:rFonts w:ascii="Times New Roman" w:eastAsia="Times New Roman" w:hAnsi="Times New Roman" w:cs="David" w:hint="cs"/>
          <w:sz w:val="20"/>
          <w:szCs w:val="24"/>
          <w:rtl/>
          <w:lang w:eastAsia="he-IL"/>
        </w:rPr>
        <w:t>34</w:t>
      </w:r>
      <w:r w:rsidR="00452219">
        <w:rPr>
          <w:rFonts w:ascii="Times New Roman" w:eastAsia="Times New Roman" w:hAnsi="Times New Roman" w:cs="David" w:hint="cs"/>
          <w:sz w:val="20"/>
          <w:szCs w:val="24"/>
          <w:rtl/>
          <w:lang w:eastAsia="he-IL"/>
        </w:rPr>
        <w:t>,000 ש''ח/פרויקט</w:t>
      </w:r>
    </w:p>
    <w:p w14:paraId="25D172B8"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ab/>
      </w:r>
    </w:p>
    <w:p w14:paraId="6F2ABEDA" w14:textId="35CE807E"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2057611857"/>
          <w:placeholder>
            <w:docPart w:val="4842E918D147400A969E6E7847F3D2B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B25F0A">
            <w:rPr>
              <w:rFonts w:ascii="Times New Roman" w:eastAsia="Times New Roman" w:hAnsi="Times New Roman" w:cs="David" w:hint="cs"/>
              <w:color w:val="008000"/>
              <w:sz w:val="24"/>
              <w:szCs w:val="24"/>
              <w:rtl/>
            </w:rPr>
            <w:t>מדד המחירים לצרכן</w:t>
          </w:r>
        </w:sdtContent>
      </w:sdt>
      <w:r w:rsidRPr="002B2234">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372887697"/>
          <w:placeholder>
            <w:docPart w:val="680F525888D74A88870FED13DD5DC8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B25F0A">
            <w:rPr>
              <w:rFonts w:ascii="Times New Roman" w:eastAsia="Times New Roman" w:hAnsi="Times New Roman" w:cs="David" w:hint="cs"/>
              <w:color w:val="008000"/>
              <w:sz w:val="24"/>
              <w:szCs w:val="24"/>
              <w:rtl/>
            </w:rPr>
            <w:t>בגין</w:t>
          </w:r>
        </w:sdtContent>
      </w:sdt>
      <w:r w:rsidRPr="002B2234">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156446842"/>
          <w:placeholder>
            <w:docPart w:val="68B073ACBC9B4904B399764617F006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9-12-31T00:00:00Z">
            <w:dateFormat w:val="dd/MM/yyyy"/>
            <w:lid w:val="he-IL"/>
            <w:storeMappedDataAs w:val="dateTime"/>
            <w:calendar w:val="gregorian"/>
          </w:date>
        </w:sdtPr>
        <w:sdtContent>
          <w:r w:rsidR="00B25F0A">
            <w:rPr>
              <w:rFonts w:ascii="Times New Roman" w:eastAsia="Times New Roman" w:hAnsi="Times New Roman" w:cs="David" w:hint="cs"/>
              <w:color w:val="008000"/>
              <w:sz w:val="24"/>
              <w:szCs w:val="24"/>
              <w:rtl/>
            </w:rPr>
            <w:t>‏31/12/2019</w:t>
          </w:r>
        </w:sdtContent>
      </w:sdt>
      <w:r w:rsidRPr="002B2234">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799020280"/>
          <w:placeholder>
            <w:docPart w:val="D3E35407D01A429BB4618C373C6335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B25F0A">
            <w:rPr>
              <w:rFonts w:ascii="Times New Roman" w:eastAsia="Times New Roman" w:hAnsi="Times New Roman" w:cs="David" w:hint="cs"/>
              <w:color w:val="008000"/>
              <w:sz w:val="24"/>
              <w:szCs w:val="24"/>
              <w:rtl/>
            </w:rPr>
            <w:t>223.7832</w:t>
          </w:r>
        </w:sdtContent>
      </w:sdt>
      <w:r w:rsidRPr="002B2234">
        <w:rPr>
          <w:rFonts w:ascii="Times New Roman" w:eastAsia="Times New Roman" w:hAnsi="Times New Roman" w:cs="David" w:hint="cs"/>
          <w:sz w:val="24"/>
          <w:szCs w:val="24"/>
          <w:rtl/>
        </w:rPr>
        <w:t xml:space="preserve"> נקודות) </w:t>
      </w:r>
      <w:r w:rsidRPr="002B2234">
        <w:rPr>
          <w:rFonts w:ascii="Times New Roman" w:eastAsia="Times New Roman" w:hAnsi="Times New Roman" w:cs="David" w:hint="cs"/>
          <w:sz w:val="24"/>
          <w:szCs w:val="24"/>
          <w:rtl/>
          <w:lang w:eastAsia="he-IL"/>
        </w:rPr>
        <w:t xml:space="preserve"> עד למדד הידוע ביום הגשת כל חשבון.</w:t>
      </w:r>
    </w:p>
    <w:p w14:paraId="55E8B25F" w14:textId="77777777" w:rsidR="002B2234" w:rsidRPr="002B2234" w:rsidRDefault="002B2234" w:rsidP="002B2234">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5B0FC60B" w14:textId="77777777" w:rsidR="002B2234" w:rsidRPr="002B2234" w:rsidRDefault="002B2234" w:rsidP="002B2234">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למען הסר ספק:</w:t>
      </w:r>
    </w:p>
    <w:p w14:paraId="072D848B" w14:textId="77777777" w:rsidR="002B2234" w:rsidRPr="002B2234" w:rsidRDefault="002B2234" w:rsidP="002B2234">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842753A" w14:textId="246B9506"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xml:space="preserve">שכר המתכנן יחושב על פי מספר יחידות הדיור </w:t>
      </w:r>
      <w:r w:rsidR="00B25F0A">
        <w:rPr>
          <w:rFonts w:ascii="Times New Roman" w:eastAsia="Times New Roman" w:hAnsi="Times New Roman" w:cs="David" w:hint="cs"/>
          <w:sz w:val="20"/>
          <w:szCs w:val="24"/>
          <w:rtl/>
          <w:lang w:eastAsia="he-IL"/>
        </w:rPr>
        <w:t xml:space="preserve">ושטחים </w:t>
      </w:r>
      <w:r w:rsidRPr="002B2234">
        <w:rPr>
          <w:rFonts w:ascii="Times New Roman" w:eastAsia="Times New Roman" w:hAnsi="Times New Roman" w:cs="David" w:hint="cs"/>
          <w:sz w:val="20"/>
          <w:szCs w:val="24"/>
          <w:rtl/>
          <w:lang w:eastAsia="he-IL"/>
        </w:rPr>
        <w:t>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28981CC5" w14:textId="77777777" w:rsidR="002B2234" w:rsidRPr="002B2234" w:rsidRDefault="002B2234" w:rsidP="002B2234">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E947E37" w14:textId="51DE5A56"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r w:rsidR="007B786F">
        <w:rPr>
          <w:rFonts w:ascii="Times New Roman" w:eastAsia="Times New Roman" w:hAnsi="Times New Roman" w:cs="David" w:hint="cs"/>
          <w:sz w:val="20"/>
          <w:szCs w:val="24"/>
          <w:rtl/>
          <w:lang w:eastAsia="he-IL"/>
        </w:rPr>
        <w:t xml:space="preserve"> למעט כאמור בהסכם זה</w:t>
      </w:r>
      <w:r w:rsidRPr="002B2234">
        <w:rPr>
          <w:rFonts w:ascii="Times New Roman" w:eastAsia="Times New Roman" w:hAnsi="Times New Roman" w:cs="David" w:hint="cs"/>
          <w:sz w:val="20"/>
          <w:szCs w:val="24"/>
          <w:rtl/>
          <w:lang w:eastAsia="he-IL"/>
        </w:rPr>
        <w:t>.</w:t>
      </w:r>
    </w:p>
    <w:p w14:paraId="51BAFD37"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0D90FCED" w14:textId="77777777" w:rsidR="002B2234" w:rsidRPr="002B2234" w:rsidRDefault="002B2234" w:rsidP="002B2234">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2B2234">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0E43D0B0" w14:textId="77777777" w:rsidR="002B2234" w:rsidRPr="002B2234" w:rsidRDefault="002B2234" w:rsidP="002B2234">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AA9B971"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3C3C0529"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659EB8F4" w14:textId="77777777" w:rsidR="002B2234" w:rsidRPr="002B2234" w:rsidRDefault="002B2234" w:rsidP="002B2234">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152A5849" w14:textId="77777777" w:rsidR="002B2234" w:rsidRPr="002B2234" w:rsidRDefault="002B2234" w:rsidP="002B2234">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lastRenderedPageBreak/>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1489B4B9"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01E6ECA3" w14:textId="77777777" w:rsidR="002B2234" w:rsidRPr="002B2234" w:rsidRDefault="002B2234" w:rsidP="002B2234">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2B2234">
        <w:rPr>
          <w:rFonts w:ascii="Times New Roman" w:eastAsia="Times New Roman" w:hAnsi="Times New Roman" w:cs="David" w:hint="cs"/>
          <w:sz w:val="20"/>
          <w:szCs w:val="24"/>
          <w:rtl/>
          <w:lang w:eastAsia="he-IL"/>
        </w:rPr>
        <w:t> </w:t>
      </w:r>
    </w:p>
    <w:p w14:paraId="1310CB03"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 xml:space="preserve">נספח </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ה</w:t>
      </w:r>
      <w:r w:rsidR="00735E3D">
        <w:rPr>
          <w:rFonts w:ascii="Times New Roman" w:eastAsia="Times New Roman" w:hAnsi="Times New Roman" w:cs="David" w:hint="cs"/>
          <w:bCs/>
          <w:sz w:val="24"/>
          <w:szCs w:val="24"/>
          <w:u w:val="single"/>
          <w:rtl/>
          <w:lang w:eastAsia="he-IL"/>
        </w:rPr>
        <w:t>'</w:t>
      </w:r>
      <w:r w:rsidRPr="002B2234">
        <w:rPr>
          <w:rFonts w:ascii="Times New Roman" w:eastAsia="Times New Roman" w:hAnsi="Times New Roman" w:cs="David" w:hint="cs"/>
          <w:bCs/>
          <w:sz w:val="24"/>
          <w:szCs w:val="24"/>
          <w:u w:val="single"/>
          <w:rtl/>
          <w:lang w:eastAsia="he-IL"/>
        </w:rPr>
        <w:t>'</w:t>
      </w:r>
    </w:p>
    <w:p w14:paraId="0648E28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25F9A7" w14:textId="77777777" w:rsidR="002B2234" w:rsidRPr="002B2234" w:rsidRDefault="002B2234" w:rsidP="002B2234">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B2234">
        <w:rPr>
          <w:rFonts w:ascii="Times New Roman" w:eastAsia="Times New Roman" w:hAnsi="Times New Roman" w:cs="David" w:hint="cs"/>
          <w:bCs/>
          <w:sz w:val="24"/>
          <w:szCs w:val="24"/>
          <w:u w:val="single"/>
          <w:rtl/>
          <w:lang w:eastAsia="he-IL"/>
        </w:rPr>
        <w:t>תשלומי שכר המתכנן</w:t>
      </w:r>
    </w:p>
    <w:p w14:paraId="0CE75B81"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2AE238E" w14:textId="77777777" w:rsidR="002B2234" w:rsidRPr="002B2234" w:rsidRDefault="002B2234" w:rsidP="002B2234">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D96C133" w14:textId="77777777" w:rsidR="002B2234" w:rsidRPr="002B2234" w:rsidRDefault="002B2234" w:rsidP="002B2234">
      <w:pPr>
        <w:widowControl w:val="0"/>
        <w:numPr>
          <w:ilvl w:val="0"/>
          <w:numId w:val="10"/>
        </w:numPr>
        <w:spacing w:before="0" w:beforeAutospacing="0" w:after="0" w:afterAutospacing="0" w:line="240" w:lineRule="auto"/>
        <w:ind w:right="36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B2234">
        <w:rPr>
          <w:rFonts w:ascii="Times New Roman" w:eastAsia="Times New Roman" w:hAnsi="Times New Roman" w:cs="David"/>
          <w:sz w:val="24"/>
          <w:szCs w:val="24"/>
          <w:rtl/>
          <w:lang w:eastAsia="he-IL"/>
        </w:rPr>
        <w:br/>
      </w:r>
    </w:p>
    <w:p w14:paraId="6B7E875C"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1.1</w:t>
      </w:r>
      <w:r w:rsidRPr="002B2234">
        <w:rPr>
          <w:rFonts w:ascii="Times New Roman" w:eastAsia="Times New Roman" w:hAnsi="Times New Roman" w:cs="David"/>
          <w:sz w:val="24"/>
          <w:szCs w:val="24"/>
          <w:rtl/>
        </w:rPr>
        <w:tab/>
        <w:t xml:space="preserve">לאחר גמר התכנון המוקדם, כאמור בנספח ב', ואישור עבודות </w:t>
      </w:r>
    </w:p>
    <w:p w14:paraId="701BB959" w14:textId="6A2885B1" w:rsidR="002B2234" w:rsidRPr="002B2234" w:rsidRDefault="002B2234" w:rsidP="00033ADB">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שלב זה על ידי המזמין</w:t>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735E3D">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10%</w:t>
      </w:r>
    </w:p>
    <w:p w14:paraId="72A27EF2" w14:textId="77777777" w:rsidR="00735E3D" w:rsidRDefault="00735E3D" w:rsidP="00735E3D">
      <w:pPr>
        <w:widowControl w:val="0"/>
        <w:spacing w:before="0" w:beforeAutospacing="0" w:after="0" w:afterAutospacing="0" w:line="240" w:lineRule="auto"/>
        <w:ind w:left="1502" w:hanging="709"/>
        <w:rPr>
          <w:rFonts w:ascii="Times New Roman" w:eastAsia="Times New Roman" w:hAnsi="Times New Roman" w:cs="David"/>
          <w:sz w:val="24"/>
          <w:szCs w:val="24"/>
          <w:rtl/>
        </w:rPr>
      </w:pPr>
      <w:r>
        <w:rPr>
          <w:rFonts w:ascii="Times New Roman" w:eastAsia="Times New Roman" w:hAnsi="Times New Roman" w:cs="David"/>
          <w:sz w:val="24"/>
          <w:szCs w:val="24"/>
          <w:rtl/>
        </w:rPr>
        <w:t>1.2</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לאחר גמר התכנון הסופי, כאמור בנספח ב', </w:t>
      </w:r>
      <w:r w:rsidR="002B2234" w:rsidRPr="002B2234">
        <w:rPr>
          <w:rFonts w:ascii="Times New Roman" w:eastAsia="Times New Roman" w:hAnsi="Times New Roman" w:cs="David" w:hint="cs"/>
          <w:sz w:val="24"/>
          <w:szCs w:val="24"/>
          <w:rtl/>
        </w:rPr>
        <w:t xml:space="preserve">אישור עקרוני מחח"י </w:t>
      </w:r>
    </w:p>
    <w:p w14:paraId="5EECEE3E" w14:textId="1C2D8044" w:rsidR="002B2234" w:rsidRPr="002B2234" w:rsidRDefault="00735E3D" w:rsidP="00033ADB">
      <w:pPr>
        <w:widowControl w:val="0"/>
        <w:spacing w:before="0" w:beforeAutospacing="0" w:after="0" w:afterAutospacing="0" w:line="240" w:lineRule="auto"/>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ואישור עבודות</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שלב זה על ידי המזמין</w:t>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735E3D">
        <w:rPr>
          <w:rFonts w:ascii="Times New Roman" w:eastAsia="Times New Roman" w:hAnsi="Times New Roman" w:cs="David"/>
          <w:sz w:val="24"/>
          <w:szCs w:val="24"/>
          <w:u w:val="dotted"/>
          <w:rtl/>
        </w:rPr>
        <w:tab/>
      </w:r>
      <w:r w:rsidR="002B2234" w:rsidRPr="002B2234">
        <w:rPr>
          <w:rFonts w:ascii="Times New Roman" w:eastAsia="Times New Roman" w:hAnsi="Times New Roman" w:cs="David"/>
          <w:sz w:val="24"/>
          <w:szCs w:val="24"/>
          <w:rtl/>
        </w:rPr>
        <w:t>15%</w:t>
      </w:r>
    </w:p>
    <w:p w14:paraId="427CA2C1"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1.3</w:t>
      </w:r>
      <w:r w:rsidRPr="002B2234">
        <w:rPr>
          <w:rFonts w:ascii="Times New Roman" w:eastAsia="Times New Roman" w:hAnsi="Times New Roman" w:cs="David"/>
          <w:sz w:val="24"/>
          <w:szCs w:val="24"/>
          <w:rtl/>
        </w:rPr>
        <w:tab/>
        <w:t xml:space="preserve">לאחר אישור הבקשות להיתרי בניה </w:t>
      </w:r>
      <w:r w:rsidRPr="002B2234">
        <w:rPr>
          <w:rFonts w:ascii="Times New Roman" w:eastAsia="Times New Roman" w:hAnsi="Times New Roman" w:cs="David" w:hint="cs"/>
          <w:sz w:val="24"/>
          <w:szCs w:val="24"/>
          <w:rtl/>
        </w:rPr>
        <w:t xml:space="preserve">לרבות אישור חח"י </w:t>
      </w:r>
      <w:r w:rsidRPr="002B2234">
        <w:rPr>
          <w:rFonts w:ascii="Times New Roman" w:eastAsia="Times New Roman" w:hAnsi="Times New Roman" w:cs="David"/>
          <w:sz w:val="24"/>
          <w:szCs w:val="24"/>
          <w:rtl/>
        </w:rPr>
        <w:t xml:space="preserve">והוצאת </w:t>
      </w:r>
    </w:p>
    <w:p w14:paraId="427CA4F9" w14:textId="6905C45E" w:rsidR="002B2234" w:rsidRPr="002B2234" w:rsidRDefault="002B2234" w:rsidP="00033ADB">
      <w:pPr>
        <w:widowControl w:val="0"/>
        <w:spacing w:before="0" w:beforeAutospacing="0" w:after="0" w:afterAutospacing="0" w:line="240" w:lineRule="auto"/>
        <w:ind w:left="1502"/>
        <w:rPr>
          <w:rFonts w:ascii="Times New Roman" w:eastAsia="Times New Roman" w:hAnsi="Times New Roman" w:cs="David"/>
          <w:sz w:val="24"/>
          <w:szCs w:val="24"/>
          <w:rtl/>
        </w:rPr>
      </w:pPr>
      <w:r w:rsidRPr="002B2234">
        <w:rPr>
          <w:rFonts w:ascii="Times New Roman" w:eastAsia="Times New Roman" w:hAnsi="Times New Roman" w:cs="David"/>
          <w:sz w:val="24"/>
          <w:szCs w:val="24"/>
          <w:rtl/>
        </w:rPr>
        <w:t>היתר בניה</w:t>
      </w:r>
      <w:r w:rsidRPr="00735E3D">
        <w:rPr>
          <w:rFonts w:ascii="Times New Roman" w:eastAsia="Times New Roman" w:hAnsi="Times New Roman" w:cs="David"/>
          <w:sz w:val="24"/>
          <w:szCs w:val="24"/>
          <w:u w:val="dotted"/>
          <w:rtl/>
        </w:rPr>
        <w:tab/>
      </w:r>
      <w:r w:rsidR="00735E3D" w:rsidRPr="00735E3D">
        <w:rPr>
          <w:rFonts w:ascii="Times New Roman" w:eastAsia="Times New Roman" w:hAnsi="Times New Roman" w:cs="David" w:hint="cs"/>
          <w:sz w:val="24"/>
          <w:szCs w:val="24"/>
          <w:u w:val="dotted"/>
          <w:rtl/>
        </w:rPr>
        <w:t xml:space="preserve">                                                                  </w:t>
      </w:r>
      <w:r w:rsidR="00786CF9">
        <w:rPr>
          <w:rFonts w:ascii="Times New Roman" w:eastAsia="Times New Roman" w:hAnsi="Times New Roman" w:cs="David" w:hint="cs"/>
          <w:sz w:val="24"/>
          <w:szCs w:val="24"/>
          <w:rtl/>
        </w:rPr>
        <w:t>15%</w:t>
      </w:r>
    </w:p>
    <w:p w14:paraId="42D1BCA6"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1.4</w:t>
      </w:r>
      <w:r w:rsidRPr="002B2234">
        <w:rPr>
          <w:rFonts w:ascii="Times New Roman" w:eastAsia="Times New Roman" w:hAnsi="Times New Roman" w:cs="David"/>
          <w:sz w:val="24"/>
          <w:szCs w:val="24"/>
          <w:rtl/>
        </w:rPr>
        <w:tab/>
        <w:t>לאחר גמר התכנון המפורט והמכרזים ואישור עבודות</w:t>
      </w:r>
    </w:p>
    <w:p w14:paraId="033EFE21" w14:textId="1D4B4C4D" w:rsidR="002B2234" w:rsidRPr="002B2234" w:rsidRDefault="002B2234" w:rsidP="00033ADB">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שחב זה על ידי המזמין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00786CF9">
        <w:rPr>
          <w:rFonts w:ascii="Times New Roman" w:eastAsia="Times New Roman" w:hAnsi="Times New Roman" w:cs="David" w:hint="cs"/>
          <w:sz w:val="24"/>
          <w:szCs w:val="24"/>
          <w:rtl/>
        </w:rPr>
        <w:t>25</w:t>
      </w:r>
      <w:r w:rsidRPr="002B2234">
        <w:rPr>
          <w:rFonts w:ascii="Times New Roman" w:eastAsia="Times New Roman" w:hAnsi="Times New Roman" w:cs="David"/>
          <w:sz w:val="24"/>
          <w:szCs w:val="24"/>
          <w:rtl/>
        </w:rPr>
        <w:t>%</w:t>
      </w:r>
    </w:p>
    <w:p w14:paraId="22A7F8F4" w14:textId="6CBAED01" w:rsidR="002B2234" w:rsidRPr="002B2234" w:rsidRDefault="002B2234" w:rsidP="00033ADB">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1.5</w:t>
      </w:r>
      <w:r w:rsidRPr="002B2234">
        <w:rPr>
          <w:rFonts w:ascii="Times New Roman" w:eastAsia="Times New Roman" w:hAnsi="Times New Roman" w:cs="David"/>
          <w:sz w:val="24"/>
          <w:szCs w:val="24"/>
          <w:rtl/>
        </w:rPr>
        <w:tab/>
        <w:t>לאחר גמר הוצאת תכניות לביצוע</w:t>
      </w:r>
      <w:r w:rsidRPr="002B2234">
        <w:rPr>
          <w:rFonts w:ascii="Times New Roman" w:eastAsia="Times New Roman" w:hAnsi="Times New Roman" w:cs="David"/>
          <w:sz w:val="24"/>
          <w:szCs w:val="24"/>
          <w:rtl/>
        </w:rPr>
        <w:tab/>
      </w:r>
      <w:r w:rsidR="00735E3D"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00786CF9">
        <w:rPr>
          <w:rFonts w:ascii="Times New Roman" w:eastAsia="Times New Roman" w:hAnsi="Times New Roman" w:cs="David" w:hint="cs"/>
          <w:sz w:val="24"/>
          <w:szCs w:val="24"/>
          <w:rtl/>
        </w:rPr>
        <w:t>20</w:t>
      </w:r>
      <w:r w:rsidRPr="002B2234">
        <w:rPr>
          <w:rFonts w:ascii="Times New Roman" w:eastAsia="Times New Roman" w:hAnsi="Times New Roman" w:cs="David"/>
          <w:sz w:val="24"/>
          <w:szCs w:val="24"/>
          <w:rtl/>
        </w:rPr>
        <w:t>%</w:t>
      </w:r>
    </w:p>
    <w:p w14:paraId="21066EA1"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1.6</w:t>
      </w:r>
      <w:r w:rsidRPr="002B2234">
        <w:rPr>
          <w:rFonts w:ascii="Times New Roman" w:eastAsia="Times New Roman" w:hAnsi="Times New Roman" w:cs="David"/>
          <w:sz w:val="24"/>
          <w:szCs w:val="24"/>
          <w:rtl/>
        </w:rPr>
        <w:tab/>
        <w:t>במהלך ביצוע הפיקוח העליון</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2B2234">
        <w:rPr>
          <w:rFonts w:ascii="Times New Roman" w:eastAsia="Times New Roman" w:hAnsi="Times New Roman" w:cs="David"/>
          <w:sz w:val="24"/>
          <w:szCs w:val="24"/>
          <w:rtl/>
        </w:rPr>
        <w:t>15%</w:t>
      </w:r>
    </w:p>
    <w:p w14:paraId="0ECED3A2" w14:textId="77777777" w:rsidR="00735E3D"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1.7</w:t>
      </w:r>
      <w:r w:rsidRPr="002B2234">
        <w:rPr>
          <w:rFonts w:ascii="Times New Roman" w:eastAsia="Times New Roman" w:hAnsi="Times New Roman" w:cs="David"/>
          <w:sz w:val="24"/>
          <w:szCs w:val="24"/>
          <w:rtl/>
        </w:rPr>
        <w:tab/>
        <w:t xml:space="preserve">לאחר גמר ביצוע העבודות בהתאם לחוזה זה, </w:t>
      </w:r>
      <w:r w:rsidRPr="002B2234">
        <w:rPr>
          <w:rFonts w:ascii="Times New Roman" w:eastAsia="Times New Roman" w:hAnsi="Times New Roman" w:cs="David" w:hint="cs"/>
          <w:sz w:val="24"/>
          <w:szCs w:val="24"/>
          <w:rtl/>
        </w:rPr>
        <w:t xml:space="preserve">לרבות אישור חח"י </w:t>
      </w:r>
    </w:p>
    <w:p w14:paraId="2F99A9B8"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hint="cs"/>
          <w:sz w:val="24"/>
          <w:szCs w:val="24"/>
          <w:rtl/>
        </w:rPr>
        <w:t>לביצוע חדר/מבנה הטרנספורמציה,</w:t>
      </w:r>
      <w:r w:rsidR="002B2234" w:rsidRPr="002B2234">
        <w:rPr>
          <w:rFonts w:ascii="Times New Roman" w:eastAsia="Times New Roman" w:hAnsi="Times New Roman" w:cs="David"/>
          <w:sz w:val="24"/>
          <w:szCs w:val="24"/>
          <w:rtl/>
        </w:rPr>
        <w:t xml:space="preserve"> הפעלת הפרויקט והמתקן, </w:t>
      </w:r>
    </w:p>
    <w:p w14:paraId="3510D6B4"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קבל</w:t>
      </w:r>
      <w:r>
        <w:rPr>
          <w:rFonts w:ascii="Times New Roman" w:eastAsia="Times New Roman" w:hAnsi="Times New Roman" w:cs="David"/>
          <w:sz w:val="24"/>
          <w:szCs w:val="24"/>
          <w:rtl/>
        </w:rPr>
        <w:t>ת המערכות וקבלתם על ידי המזמין</w:t>
      </w: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ולאחר בדיקת החשבונות </w:t>
      </w:r>
    </w:p>
    <w:p w14:paraId="62098F94" w14:textId="77777777" w:rsidR="00735E3D" w:rsidRDefault="00735E3D" w:rsidP="00735E3D">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 xml:space="preserve">הסופיים בגין העבודות ואישורם </w:t>
      </w:r>
      <w:r w:rsidR="002B2234" w:rsidRPr="002B2234">
        <w:rPr>
          <w:rFonts w:ascii="Times New Roman" w:eastAsia="Times New Roman" w:hAnsi="Times New Roman" w:cs="David"/>
          <w:sz w:val="24"/>
          <w:szCs w:val="24"/>
          <w:rtl/>
        </w:rPr>
        <w:tab/>
        <w:t xml:space="preserve">על ידי המתכנן והמזמין, </w:t>
      </w:r>
    </w:p>
    <w:p w14:paraId="23D618F4" w14:textId="5A2320B2" w:rsidR="002B2234" w:rsidRPr="002B2234" w:rsidRDefault="00735E3D" w:rsidP="00786CF9">
      <w:pPr>
        <w:widowControl w:val="0"/>
        <w:spacing w:before="0" w:beforeAutospacing="0" w:after="0" w:afterAutospacing="0" w:line="240" w:lineRule="auto"/>
        <w:ind w:left="720"/>
        <w:rPr>
          <w:rFonts w:ascii="Times New Roman" w:eastAsia="Times New Roman" w:hAnsi="Times New Roman" w:cs="David"/>
          <w:sz w:val="24"/>
          <w:szCs w:val="24"/>
          <w:rtl/>
        </w:rPr>
      </w:pPr>
      <w:r>
        <w:rPr>
          <w:rFonts w:ascii="Times New Roman" w:eastAsia="Times New Roman" w:hAnsi="Times New Roman" w:cs="David" w:hint="cs"/>
          <w:sz w:val="24"/>
          <w:szCs w:val="24"/>
          <w:rtl/>
        </w:rPr>
        <w:t xml:space="preserve">              </w:t>
      </w:r>
      <w:r w:rsidR="002B2234" w:rsidRPr="002B2234">
        <w:rPr>
          <w:rFonts w:ascii="Times New Roman" w:eastAsia="Times New Roman" w:hAnsi="Times New Roman" w:cs="David"/>
          <w:sz w:val="24"/>
          <w:szCs w:val="24"/>
          <w:rtl/>
        </w:rPr>
        <w:t>וקבלת אישור אכלוס</w:t>
      </w:r>
      <w:r w:rsidR="002B2234" w:rsidRPr="00082B8A">
        <w:rPr>
          <w:rFonts w:ascii="Times New Roman" w:eastAsia="Times New Roman" w:hAnsi="Times New Roman" w:cs="David"/>
          <w:sz w:val="24"/>
          <w:szCs w:val="24"/>
          <w:u w:val="dotted"/>
          <w:rtl/>
        </w:rPr>
        <w:tab/>
      </w:r>
      <w:r w:rsidR="002B2234" w:rsidRPr="00082B8A">
        <w:rPr>
          <w:rFonts w:ascii="Times New Roman" w:eastAsia="Times New Roman" w:hAnsi="Times New Roman" w:cs="David"/>
          <w:sz w:val="24"/>
          <w:szCs w:val="24"/>
          <w:u w:val="dotted"/>
          <w:rtl/>
        </w:rPr>
        <w:tab/>
      </w:r>
      <w:r w:rsidRPr="00082B8A">
        <w:rPr>
          <w:rFonts w:ascii="Times New Roman" w:eastAsia="Times New Roman" w:hAnsi="Times New Roman" w:cs="David" w:hint="cs"/>
          <w:sz w:val="24"/>
          <w:szCs w:val="24"/>
          <w:u w:val="dotted"/>
          <w:rtl/>
        </w:rPr>
        <w:t xml:space="preserve">                                         </w:t>
      </w:r>
      <w:r w:rsidR="002B2234" w:rsidRPr="00082B8A">
        <w:rPr>
          <w:rFonts w:ascii="Times New Roman" w:eastAsia="Times New Roman" w:hAnsi="Times New Roman" w:cs="David"/>
          <w:sz w:val="24"/>
          <w:szCs w:val="24"/>
          <w:u w:val="dotted"/>
          <w:rtl/>
        </w:rPr>
        <w:tab/>
      </w:r>
    </w:p>
    <w:p w14:paraId="6788099A"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1.8</w:t>
      </w:r>
      <w:r w:rsidRPr="002B2234">
        <w:rPr>
          <w:rFonts w:ascii="Times New Roman" w:eastAsia="Times New Roman" w:hAnsi="Times New Roman" w:cs="David"/>
          <w:sz w:val="24"/>
          <w:szCs w:val="24"/>
          <w:rtl/>
        </w:rPr>
        <w:tab/>
        <w:t xml:space="preserve">לאחר גמר הפיקוח העליון, תיקוני הבדק וקבלת תעודת גמר </w:t>
      </w:r>
    </w:p>
    <w:p w14:paraId="68E5454A" w14:textId="77777777" w:rsidR="002B2234" w:rsidRPr="002B2234" w:rsidRDefault="002B2234" w:rsidP="00735E3D">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לפרויקט, אישור המתכנן בכתב להשלמת הפרויקט בהתאם</w:t>
      </w:r>
    </w:p>
    <w:p w14:paraId="3EA01AC0" w14:textId="10AA24B5" w:rsidR="002B2234" w:rsidRPr="002B2234" w:rsidRDefault="002B2234" w:rsidP="00786CF9">
      <w:pPr>
        <w:widowControl w:val="0"/>
        <w:spacing w:before="0" w:beforeAutospacing="0" w:after="0" w:afterAutospacing="0" w:line="240" w:lineRule="auto"/>
        <w:ind w:left="720"/>
        <w:rPr>
          <w:rFonts w:ascii="Times New Roman" w:eastAsia="Times New Roman" w:hAnsi="Times New Roman" w:cs="David"/>
          <w:sz w:val="24"/>
          <w:szCs w:val="24"/>
          <w:rtl/>
        </w:rPr>
      </w:pPr>
      <w:r w:rsidRPr="002B2234">
        <w:rPr>
          <w:rFonts w:ascii="Times New Roman" w:eastAsia="Times New Roman" w:hAnsi="Times New Roman" w:cs="David"/>
          <w:sz w:val="24"/>
          <w:szCs w:val="24"/>
          <w:rtl/>
        </w:rPr>
        <w:tab/>
        <w:t>לתכניותיו, לתקנים מחייבים ולשביעות רצונו</w:t>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r w:rsidRPr="00082B8A">
        <w:rPr>
          <w:rFonts w:ascii="Times New Roman" w:eastAsia="Times New Roman" w:hAnsi="Times New Roman" w:cs="David"/>
          <w:sz w:val="24"/>
          <w:szCs w:val="24"/>
          <w:u w:val="dotted"/>
          <w:rtl/>
        </w:rPr>
        <w:tab/>
      </w:r>
    </w:p>
    <w:p w14:paraId="1F2EFCB0" w14:textId="77777777" w:rsidR="002B2234" w:rsidRPr="002B2234" w:rsidRDefault="002B2234" w:rsidP="002B2234">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68A0A39B" w14:textId="77777777" w:rsidR="002B2234" w:rsidRPr="002B2234" w:rsidRDefault="002B2234" w:rsidP="002B2234">
      <w:pPr>
        <w:widowControl w:val="0"/>
        <w:numPr>
          <w:ilvl w:val="0"/>
          <w:numId w:val="10"/>
        </w:numPr>
        <w:spacing w:before="0" w:beforeAutospacing="0" w:after="0" w:afterAutospacing="0" w:line="240" w:lineRule="auto"/>
        <w:ind w:right="360"/>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על אף האמור בסעיף 1 לעיל רשאי המזמין לשלם למתכנן מקדמות בגין קידום התכנון אשר יקוזזו משלבי התשלום וזאת עפ"י קביעתו ושקול דעתו הבלעדי של המזמין.</w:t>
      </w:r>
    </w:p>
    <w:p w14:paraId="75B16FE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32022FB" w14:textId="77777777" w:rsidR="002B2234" w:rsidRPr="002B2234" w:rsidRDefault="002B2234" w:rsidP="002B2234">
      <w:pPr>
        <w:widowControl w:val="0"/>
        <w:numPr>
          <w:ilvl w:val="0"/>
          <w:numId w:val="10"/>
        </w:numPr>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72EAB419" w14:textId="77777777" w:rsidR="002B2234" w:rsidRPr="002B2234" w:rsidRDefault="002B2234" w:rsidP="002B2234">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10C16C6" w14:textId="6A4EF7A3" w:rsidR="002B2234" w:rsidRPr="002B2234" w:rsidRDefault="002B2234" w:rsidP="00043F10">
      <w:pPr>
        <w:widowControl w:val="0"/>
        <w:tabs>
          <w:tab w:val="left" w:pos="9020"/>
        </w:tabs>
        <w:spacing w:before="0" w:beforeAutospacing="0" w:after="0" w:afterAutospacing="0" w:line="240" w:lineRule="auto"/>
        <w:ind w:left="720"/>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המזמין ישלם את שכר המתכנן תוך </w:t>
      </w:r>
      <w:r w:rsidRPr="002B2234">
        <w:rPr>
          <w:rFonts w:ascii="Times New Roman" w:eastAsia="Times New Roman" w:hAnsi="Times New Roman" w:cs="David"/>
          <w:sz w:val="24"/>
          <w:szCs w:val="24"/>
          <w:rtl/>
        </w:rPr>
        <w:t>60</w:t>
      </w:r>
      <w:r w:rsidRPr="002B2234">
        <w:rPr>
          <w:rFonts w:ascii="Times New Roman" w:eastAsia="Times New Roman" w:hAnsi="Times New Roman" w:cs="David"/>
          <w:sz w:val="24"/>
          <w:szCs w:val="24"/>
          <w:rtl/>
          <w:lang w:eastAsia="he-IL"/>
        </w:rPr>
        <w:t xml:space="preserve"> יום מתאריך</w:t>
      </w:r>
      <w:r w:rsidR="00033ADB">
        <w:rPr>
          <w:rFonts w:ascii="Times New Roman" w:eastAsia="Times New Roman" w:hAnsi="Times New Roman" w:cs="David" w:hint="cs"/>
          <w:sz w:val="24"/>
          <w:szCs w:val="24"/>
          <w:rtl/>
          <w:lang w:eastAsia="he-IL"/>
        </w:rPr>
        <w:t xml:space="preserve"> </w:t>
      </w:r>
      <w:r w:rsidR="00043F10">
        <w:rPr>
          <w:rFonts w:ascii="Times New Roman" w:eastAsia="Times New Roman" w:hAnsi="Times New Roman" w:cs="David" w:hint="cs"/>
          <w:sz w:val="24"/>
          <w:szCs w:val="24"/>
          <w:rtl/>
          <w:lang w:eastAsia="he-IL"/>
        </w:rPr>
        <w:t>הגשת</w:t>
      </w:r>
      <w:r w:rsidRPr="002B2234">
        <w:rPr>
          <w:rFonts w:ascii="Times New Roman" w:eastAsia="Times New Roman" w:hAnsi="Times New Roman" w:cs="David"/>
          <w:sz w:val="24"/>
          <w:szCs w:val="24"/>
          <w:rtl/>
          <w:lang w:eastAsia="he-IL"/>
        </w:rPr>
        <w:t xml:space="preserve"> החשבון ע"י המנהל.</w:t>
      </w:r>
    </w:p>
    <w:p w14:paraId="37D26ECA"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F11274"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5DA22B"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22FDA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96A963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11709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18CB6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B3F64D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0C57DD"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935EE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EAC7E7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A7B633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99BDE5"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16EBA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55A7FD8"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BE73AB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0C44FA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62FA27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7873F0"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04ADAF"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287D0D7"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639FC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F53656"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9325F0E"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C755F72" w14:textId="77777777" w:rsidR="002B2234" w:rsidRPr="002B2234" w:rsidRDefault="002B2234" w:rsidP="002B2234">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DB7D90" w14:textId="77777777" w:rsidR="002B2234" w:rsidRPr="002B2234" w:rsidRDefault="002B2234" w:rsidP="002B2234">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p>
    <w:p w14:paraId="686D05C1" w14:textId="77777777" w:rsidR="00A03B97" w:rsidRPr="00672C76" w:rsidRDefault="00A03B97" w:rsidP="00A03B9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3982B47A" w14:textId="77777777" w:rsidR="00A03B97" w:rsidRPr="00B27B4C" w:rsidRDefault="00A03B97" w:rsidP="00A03B97">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10705BC072A046779B9DB4F78C4AA8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66526D5B"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28993B0D0D99400CA6835091903904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033A2F61" w14:textId="77777777" w:rsidR="00A03B97" w:rsidRPr="00B27B4C" w:rsidRDefault="00033E75"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p>
      </w:sdtContent>
    </w:sdt>
    <w:p w14:paraId="6A383E41"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0AB92F4B"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7D57F508"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2603B3A" w14:textId="77777777" w:rsidR="00A03B97" w:rsidRPr="00B27B4C" w:rsidRDefault="00A03B97" w:rsidP="00A03B97">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0CCFBB5" w14:textId="77777777" w:rsidR="00A03B97" w:rsidRPr="00B27B4C" w:rsidRDefault="00A03B97" w:rsidP="00A03B9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2E12E36"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38DEE435A4564A34BE08AC20DD54EA0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33E75">
            <w:rPr>
              <w:rFonts w:ascii="Times New Roman" w:eastAsia="Times New Roman" w:hAnsi="Times New Roman" w:cs="David" w:hint="cs"/>
              <w:color w:val="008000"/>
              <w:sz w:val="24"/>
              <w:szCs w:val="24"/>
              <w:rtl/>
              <w:lang w:eastAsia="he-IL"/>
            </w:rPr>
            <w:t>ר.כהן ושות' בע"מ</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50E75B7FA0CF407E96BF60E336CDFE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33E75">
            <w:rPr>
              <w:rFonts w:ascii="Times New Roman" w:eastAsia="Times New Roman" w:hAnsi="Times New Roman" w:cs="David" w:hint="cs"/>
              <w:color w:val="008000"/>
              <w:sz w:val="24"/>
              <w:szCs w:val="24"/>
              <w:rtl/>
              <w:lang w:eastAsia="he-IL"/>
            </w:rPr>
            <w:t>ר.כהן ושות' בע"מ</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C90C6D5F57904A9F98D8FC1F0E1255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33E75">
            <w:rPr>
              <w:rFonts w:ascii="Times New Roman" w:eastAsia="Times New Roman" w:hAnsi="Times New Roman" w:cs="David" w:hint="cs"/>
              <w:color w:val="008000"/>
              <w:sz w:val="24"/>
              <w:szCs w:val="24"/>
              <w:rtl/>
              <w:lang w:eastAsia="he-IL"/>
            </w:rPr>
            <w:t>ר.כהן ושות' בע"מ</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53B6B731"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39EAA05"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2A07816C64164479A9BE8C7C16EF89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33E75">
            <w:rPr>
              <w:rFonts w:ascii="Times New Roman" w:eastAsia="Times New Roman" w:hAnsi="Times New Roman" w:cs="David" w:hint="cs"/>
              <w:color w:val="008000"/>
              <w:sz w:val="24"/>
              <w:szCs w:val="24"/>
              <w:rtl/>
              <w:lang w:eastAsia="he-IL"/>
            </w:rPr>
            <w:t>ר.כהן ושות' בע"מ</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7F676F76F6944889D0E3B70A6DB93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מתכנן חשמל ותקשורת</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493B3CBBA3884DC7B14D3885E0A8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r w:rsidR="00033E75">
            <w:rPr>
              <w:rFonts w:ascii="Times New Roman" w:eastAsia="Times New Roman" w:hAnsi="Times New Roman" w:cs="David" w:hint="cs"/>
              <w:bCs/>
              <w:color w:val="008000"/>
              <w:sz w:val="24"/>
              <w:szCs w:val="24"/>
              <w:rtl/>
              <w:lang w:eastAsia="he-IL"/>
            </w:rPr>
            <w:t>סביוני  רעננה  צפון</w:t>
          </w:r>
        </w:sdtContent>
      </w:sdt>
      <w:r w:rsidRPr="00B27B4C">
        <w:rPr>
          <w:rFonts w:ascii="Times New Roman" w:eastAsia="Times New Roman" w:hAnsi="Times New Roman" w:cs="David" w:hint="cs"/>
          <w:color w:val="008000"/>
          <w:sz w:val="24"/>
          <w:szCs w:val="24"/>
          <w:rtl/>
          <w:lang w:eastAsia="he-IL"/>
        </w:rPr>
        <w:t>.</w:t>
      </w:r>
    </w:p>
    <w:p w14:paraId="18ED45C7"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19AB377"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4C0E83D9A644458DA8B91074FF4D08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33E75">
            <w:rPr>
              <w:rFonts w:ascii="Times New Roman" w:eastAsia="Times New Roman" w:hAnsi="Times New Roman" w:cs="David" w:hint="cs"/>
              <w:color w:val="008000"/>
              <w:sz w:val="24"/>
              <w:szCs w:val="24"/>
              <w:rtl/>
              <w:lang w:eastAsia="he-IL"/>
            </w:rPr>
            <w:t>ר.כהן ושות'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06E3C3B6"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AD7CAAC" w14:textId="77777777" w:rsidR="00A03B97" w:rsidRPr="00B27B4C" w:rsidRDefault="00A03B97" w:rsidP="00A03B97">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F5CC6093E7C42A2A0A6A13031AE4E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033E75">
            <w:rPr>
              <w:rFonts w:ascii="Times New Roman" w:eastAsia="Times New Roman" w:hAnsi="Times New Roman" w:cs="David" w:hint="cs"/>
              <w:color w:val="008000"/>
              <w:sz w:val="24"/>
              <w:szCs w:val="24"/>
              <w:rtl/>
              <w:lang w:eastAsia="he-IL"/>
            </w:rPr>
            <w:t>ר.כהן ושות' בע"מ</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7387131B" w14:textId="77777777" w:rsidR="00A03B97" w:rsidRPr="00B27B4C" w:rsidRDefault="00A03B97" w:rsidP="00A03B97">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FF4DEEF"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10192E80"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1199667"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3DABC635"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1DFC277" w14:textId="77777777" w:rsidR="00A03B97" w:rsidRPr="00B27B4C" w:rsidRDefault="00A03B97" w:rsidP="00A03B97">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033EF3B" w14:textId="77777777" w:rsidR="00A03B97" w:rsidRPr="00B27B4C" w:rsidRDefault="00A03B97" w:rsidP="00A03B9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36D4D0D"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7331D969" w14:textId="77777777" w:rsidR="00A03B97" w:rsidRPr="00435A20" w:rsidRDefault="00A03B97" w:rsidP="00A03B97">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A6E7E17"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BE81664" w14:textId="77777777" w:rsidR="00A03B97" w:rsidRPr="009130F0" w:rsidRDefault="00A03B97" w:rsidP="00A03B9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A304CC357ABC40889B00F0EA4A9D3F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033E75">
            <w:rPr>
              <w:rFonts w:ascii="Times New Roman" w:eastAsia="Times New Roman" w:hAnsi="Times New Roman" w:cs="David" w:hint="cs"/>
              <w:color w:val="00B0F0"/>
              <w:sz w:val="20"/>
              <w:szCs w:val="24"/>
              <w:u w:val="single"/>
              <w:rtl/>
              <w:lang w:eastAsia="he-IL"/>
            </w:rPr>
            <w:t>ר.כהן ושות' בע"מ</w:t>
          </w:r>
        </w:sdtContent>
      </w:sdt>
    </w:p>
    <w:p w14:paraId="71AFD297" w14:textId="77777777" w:rsidR="00A03B97"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12EEA03"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7FD43201"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A8F440F" w14:textId="77777777" w:rsidR="00A03B97" w:rsidRPr="00B27B4C" w:rsidRDefault="00A03B97" w:rsidP="00A03B97">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35329D7C" w14:textId="77777777" w:rsidR="00A03B97" w:rsidRPr="00B27B4C" w:rsidRDefault="00A03B97" w:rsidP="00A03B97">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1D07410" w14:textId="77777777" w:rsidR="00A03B97" w:rsidRPr="00B27B4C" w:rsidRDefault="00A03B97" w:rsidP="00A03B9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650177BB" w14:textId="77777777" w:rsidR="00D80A75" w:rsidRPr="00232692" w:rsidRDefault="00D80A75" w:rsidP="00D80A75">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045B2CC2" w14:textId="77777777" w:rsidR="00D80A75" w:rsidRPr="0009511C" w:rsidRDefault="00D80A75" w:rsidP="00D80A75">
      <w:pPr>
        <w:widowControl w:val="0"/>
        <w:spacing w:before="0" w:beforeAutospacing="0" w:after="0" w:afterAutospacing="0" w:line="240" w:lineRule="auto"/>
        <w:jc w:val="center"/>
        <w:rPr>
          <w:rFonts w:ascii="David" w:eastAsia="Times New Roman" w:hAnsi="David" w:cs="David"/>
          <w:sz w:val="24"/>
          <w:szCs w:val="24"/>
          <w:lang w:eastAsia="he-IL"/>
        </w:rPr>
      </w:pPr>
    </w:p>
    <w:p w14:paraId="38D0D090" w14:textId="77777777" w:rsidR="00D80A75" w:rsidRPr="002419E5" w:rsidRDefault="00D80A75" w:rsidP="00D80A75">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3DDE0618" w14:textId="77777777" w:rsidR="00D80A75" w:rsidRPr="0009511C" w:rsidRDefault="00D80A75" w:rsidP="00D80A75">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099CA223"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5904BCE7"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25CFDFDB"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2CBAAA7"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4A5E9731"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9DB1A6E"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5591A974" w14:textId="77777777" w:rsidR="00D80A75" w:rsidRPr="0009511C" w:rsidRDefault="00D80A75" w:rsidP="00D80A75">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501EA985"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35A401D"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785A687B"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3F672F9E" w14:textId="77777777" w:rsidR="00D80A75" w:rsidRPr="0009511C" w:rsidRDefault="00D80A75" w:rsidP="00D80A75">
      <w:pPr>
        <w:numPr>
          <w:ilvl w:val="0"/>
          <w:numId w:val="26"/>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749AA0D4" w14:textId="77777777" w:rsidR="00D80A75" w:rsidRPr="0009511C" w:rsidRDefault="00D80A75" w:rsidP="00D80A75">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6B18DC73" w14:textId="77777777" w:rsidR="00D80A75" w:rsidRPr="0009511C" w:rsidRDefault="00D80A75" w:rsidP="00D80A75">
      <w:pPr>
        <w:ind w:left="364"/>
        <w:contextualSpacing/>
        <w:rPr>
          <w:rFonts w:ascii="Times New Roman" w:eastAsia="Calibri" w:hAnsi="Times New Roman" w:cs="Arial"/>
          <w:rtl/>
        </w:rPr>
      </w:pPr>
    </w:p>
    <w:p w14:paraId="33CE164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3A387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894819F"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43D958B"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99EB4BC"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88875D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61CFE36"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151404D"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1C85EB"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24A47D7"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B2B0CF"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35EDC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FEF2648"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9C8D32"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4E18683"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AF23725" w14:textId="77777777" w:rsidR="00D80A75" w:rsidRPr="0009511C" w:rsidRDefault="00D80A75" w:rsidP="00D80A7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93A3AF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9F4FC3C"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7D4FDB"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06D5808"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D6EBB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1DD04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7CB2DE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8AC93B0"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FAABD8C"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436924F"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978A49"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CA0E518"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38183A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AA3EDB6"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DE355BA"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5CAF18"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B5DC3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ECD5803"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B62981"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5631F77"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6BAFDC2"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EA5DA09"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BAA6DF4"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448E59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9C6AF5"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C00D26" w14:textId="77777777" w:rsidR="00D80A75" w:rsidRPr="0009511C"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C543F9"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3ECD60C7" w14:textId="77777777" w:rsidR="00D80A75" w:rsidRPr="002419E5" w:rsidRDefault="00D80A75" w:rsidP="00D80A75">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8068A68" w14:textId="77777777" w:rsidR="00D80A75" w:rsidRDefault="00D80A75"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5DF8A8FF" w14:textId="77777777" w:rsidR="00D80A75" w:rsidRPr="00400B84" w:rsidRDefault="00D80A75" w:rsidP="00D80A75">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80A75" w:rsidRPr="0009511C" w14:paraId="5CDB0AF8" w14:textId="77777777" w:rsidTr="005E6C84">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27782A1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47F3539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80A75" w:rsidRPr="0009511C" w14:paraId="7D1F1403" w14:textId="77777777" w:rsidTr="005E6C84">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A40A5A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80A75" w:rsidRPr="0009511C" w14:paraId="4319BC2C" w14:textId="77777777" w:rsidTr="005E6C84">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2C4FA0F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05DEF08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4BE723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930758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80A75" w:rsidRPr="0009511C" w14:paraId="7715F4AB" w14:textId="77777777" w:rsidTr="005E6C84">
        <w:trPr>
          <w:trHeight w:val="551"/>
        </w:trPr>
        <w:tc>
          <w:tcPr>
            <w:tcW w:w="4068" w:type="dxa"/>
            <w:tcBorders>
              <w:top w:val="single" w:sz="4" w:space="0" w:color="auto"/>
              <w:left w:val="single" w:sz="4" w:space="0" w:color="auto"/>
              <w:bottom w:val="single" w:sz="4" w:space="0" w:color="auto"/>
              <w:right w:val="single" w:sz="4" w:space="0" w:color="auto"/>
            </w:tcBorders>
            <w:hideMark/>
          </w:tcPr>
          <w:p w14:paraId="4D54AEB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4BE737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95FD0A0"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4BD37FC3"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0BD93C6D"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27EFDA3F"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379462A7"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p w14:paraId="52996A3F"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28DDAF6"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p>
        </w:tc>
      </w:tr>
      <w:tr w:rsidR="00D80A75" w:rsidRPr="0009511C" w14:paraId="71924112" w14:textId="77777777" w:rsidTr="005E6C84">
        <w:trPr>
          <w:trHeight w:val="571"/>
        </w:trPr>
        <w:tc>
          <w:tcPr>
            <w:tcW w:w="4068" w:type="dxa"/>
            <w:tcBorders>
              <w:top w:val="single" w:sz="4" w:space="0" w:color="auto"/>
              <w:left w:val="single" w:sz="4" w:space="0" w:color="auto"/>
              <w:bottom w:val="single" w:sz="4" w:space="0" w:color="auto"/>
              <w:right w:val="single" w:sz="4" w:space="0" w:color="auto"/>
            </w:tcBorders>
            <w:hideMark/>
          </w:tcPr>
          <w:p w14:paraId="2058342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72D511D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31A008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7932777"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5DD3C6"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r w:rsidR="00D80A75" w:rsidRPr="0009511C" w14:paraId="28373E86" w14:textId="77777777" w:rsidTr="005E6C84">
        <w:trPr>
          <w:trHeight w:val="391"/>
        </w:trPr>
        <w:tc>
          <w:tcPr>
            <w:tcW w:w="4068" w:type="dxa"/>
            <w:tcBorders>
              <w:top w:val="single" w:sz="4" w:space="0" w:color="auto"/>
              <w:left w:val="single" w:sz="4" w:space="0" w:color="auto"/>
              <w:bottom w:val="single" w:sz="4" w:space="0" w:color="auto"/>
              <w:right w:val="single" w:sz="4" w:space="0" w:color="auto"/>
            </w:tcBorders>
            <w:hideMark/>
          </w:tcPr>
          <w:p w14:paraId="12D7505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931FCB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3DB99E0D" w14:textId="77777777" w:rsidR="00D80A75" w:rsidRPr="0009511C" w:rsidRDefault="00D80A75" w:rsidP="005E6C84">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F125D4"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44E5F9" w14:textId="77777777" w:rsidR="00D80A75" w:rsidRPr="0009511C" w:rsidRDefault="00D80A75" w:rsidP="005E6C84">
            <w:pPr>
              <w:spacing w:before="0" w:beforeAutospacing="0" w:after="0" w:afterAutospacing="0" w:line="256" w:lineRule="auto"/>
              <w:rPr>
                <w:rFonts w:ascii="David" w:eastAsia="Calibri" w:hAnsi="David" w:cs="David"/>
                <w:b/>
                <w:sz w:val="24"/>
                <w:szCs w:val="24"/>
                <w:lang w:eastAsia="he-IL"/>
              </w:rPr>
            </w:pPr>
          </w:p>
        </w:tc>
      </w:tr>
    </w:tbl>
    <w:p w14:paraId="6A6675F1" w14:textId="77777777" w:rsidR="00D80A75" w:rsidRPr="0009511C" w:rsidRDefault="00D80A75" w:rsidP="00D80A75">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80A75" w:rsidRPr="0009511C" w14:paraId="3F338E85" w14:textId="77777777" w:rsidTr="005E6C84">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77C7988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80A75" w:rsidRPr="0009511C" w14:paraId="7F4D0570" w14:textId="77777777" w:rsidTr="005E6C84">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7EF5A8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471FC6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p w14:paraId="53ED2787"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C1248B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47CC38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71655E6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8E4030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E5489B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C3331F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631031A2"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80A75" w:rsidRPr="0009511C" w14:paraId="2B32E19F" w14:textId="77777777" w:rsidTr="005E6C84">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8D6A7FA"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DF6F942"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6C55835"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BD5AD37"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F62E727"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04AAAA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B814FD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2AE1958C" w14:textId="77777777" w:rsidR="00D80A75" w:rsidRPr="0009511C" w:rsidRDefault="00D80A75" w:rsidP="005E6C84">
            <w:pPr>
              <w:spacing w:before="0" w:beforeAutospacing="0" w:after="0" w:afterAutospacing="0" w:line="256" w:lineRule="auto"/>
              <w:rPr>
                <w:rFonts w:ascii="David" w:eastAsia="Calibri" w:hAnsi="David" w:cs="David"/>
                <w:sz w:val="24"/>
                <w:szCs w:val="24"/>
                <w:lang w:eastAsia="he-IL"/>
              </w:rPr>
            </w:pPr>
          </w:p>
        </w:tc>
      </w:tr>
      <w:tr w:rsidR="00D80A75" w:rsidRPr="0009511C" w14:paraId="10E730F9"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A06485B"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E12C2B8"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0C4E9C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4D4873F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F94D4DE"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BB72D34"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7D4DF4B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32B2D020"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80A75" w:rsidRPr="0009511C" w14:paraId="3A398B67"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04E6FAA"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C1E90D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BA872C3"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78475BB5"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49629C9"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FCDE7BF"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49408186"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AB5C453" w14:textId="77777777" w:rsidR="00D80A75" w:rsidRPr="0009511C" w:rsidRDefault="00D80A75" w:rsidP="005E6C84">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80A75" w:rsidRPr="0009511C" w14:paraId="58AD617B" w14:textId="77777777" w:rsidTr="005E6C84">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CA5D3CC"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0BB09BC"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27135DA"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C2BF41D"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3D40E98E"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E4CD183" w14:textId="77777777" w:rsidR="00D80A75" w:rsidRPr="0009511C" w:rsidRDefault="00D80A75" w:rsidP="005E6C84">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40E8221" w14:textId="77777777" w:rsidR="00D80A75" w:rsidRPr="0009511C" w:rsidRDefault="00D80A75" w:rsidP="005E6C84">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BA3096D" w14:textId="77777777" w:rsidR="00D80A75" w:rsidRPr="0009511C" w:rsidRDefault="00D80A75" w:rsidP="005E6C84">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0E817F15" w14:textId="77777777" w:rsidR="00D80A75" w:rsidRPr="0009511C" w:rsidRDefault="00D80A75" w:rsidP="00D80A75">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0A6CBE7E" w14:textId="77777777" w:rsidTr="005E6C84">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8F5027A"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80A75" w:rsidRPr="0009511C" w14:paraId="5E82E15C" w14:textId="77777777" w:rsidTr="005E6C84">
        <w:trPr>
          <w:trHeight w:val="798"/>
        </w:trPr>
        <w:tc>
          <w:tcPr>
            <w:tcW w:w="11530" w:type="dxa"/>
            <w:tcBorders>
              <w:top w:val="single" w:sz="4" w:space="0" w:color="auto"/>
              <w:left w:val="single" w:sz="4" w:space="0" w:color="auto"/>
              <w:bottom w:val="single" w:sz="4" w:space="0" w:color="auto"/>
              <w:right w:val="single" w:sz="4" w:space="0" w:color="auto"/>
            </w:tcBorders>
            <w:hideMark/>
          </w:tcPr>
          <w:p w14:paraId="08D495C8"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5E0C801B" w14:textId="77777777" w:rsidR="00D80A75" w:rsidRPr="0009511C" w:rsidRDefault="00D80A75" w:rsidP="00D80A75">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04806404"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09B650D"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D80A75" w:rsidRPr="0009511C" w14:paraId="560F6638" w14:textId="77777777" w:rsidTr="005E6C84">
        <w:trPr>
          <w:trHeight w:val="598"/>
        </w:trPr>
        <w:tc>
          <w:tcPr>
            <w:tcW w:w="11530" w:type="dxa"/>
            <w:tcBorders>
              <w:top w:val="single" w:sz="4" w:space="0" w:color="auto"/>
              <w:left w:val="single" w:sz="4" w:space="0" w:color="auto"/>
              <w:bottom w:val="single" w:sz="4" w:space="0" w:color="auto"/>
              <w:right w:val="single" w:sz="4" w:space="0" w:color="auto"/>
            </w:tcBorders>
            <w:hideMark/>
          </w:tcPr>
          <w:p w14:paraId="4C899B16"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7D15A45" w14:textId="77777777" w:rsidR="00D80A75" w:rsidRPr="0009511C" w:rsidRDefault="00D80A75" w:rsidP="00D80A75">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80A75" w:rsidRPr="0009511C" w14:paraId="5C2ED438" w14:textId="77777777" w:rsidTr="005E6C84">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580E06F" w14:textId="77777777" w:rsidR="00D80A75" w:rsidRPr="0009511C" w:rsidRDefault="00D80A75" w:rsidP="005E6C84">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lastRenderedPageBreak/>
              <w:t>ביטול/שינוי הפוליסה *</w:t>
            </w:r>
          </w:p>
        </w:tc>
      </w:tr>
      <w:tr w:rsidR="00D80A75" w:rsidRPr="0009511C" w14:paraId="3B589371" w14:textId="77777777" w:rsidTr="005E6C84">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0B9056A4" w14:textId="77777777" w:rsidR="00D80A75" w:rsidRPr="0009511C" w:rsidRDefault="00D80A75" w:rsidP="005E6C84">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501D22ED"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8D1C5E1" w14:textId="77777777" w:rsidR="002B2234" w:rsidRPr="002B2234" w:rsidRDefault="00D80A75" w:rsidP="00D80A75">
      <w:pPr>
        <w:widowControl w:val="0"/>
        <w:tabs>
          <w:tab w:val="left" w:pos="1811"/>
        </w:tabs>
        <w:spacing w:before="0" w:beforeAutospacing="0" w:after="0" w:afterAutospacing="0" w:line="240"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p>
    <w:p w14:paraId="72A0EBCD" w14:textId="77777777" w:rsidR="00D80A75" w:rsidRDefault="00D80A75" w:rsidP="00D80A75">
      <w:pPr>
        <w:widowControl w:val="0"/>
        <w:spacing w:before="0" w:beforeAutospacing="0" w:after="0" w:afterAutospacing="0" w:line="240" w:lineRule="auto"/>
        <w:rPr>
          <w:rFonts w:ascii="Times New Roman" w:eastAsia="Times New Roman" w:hAnsi="Times New Roman" w:cs="David"/>
          <w:b/>
          <w:bCs/>
          <w:sz w:val="20"/>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r>
        <w:rPr>
          <w:rFonts w:ascii="Times New Roman" w:eastAsia="Times New Roman" w:hAnsi="Times New Roman" w:cs="David"/>
          <w:b/>
          <w:bCs/>
          <w:sz w:val="20"/>
          <w:szCs w:val="24"/>
          <w:u w:val="single"/>
          <w:rtl/>
          <w:lang w:eastAsia="he-IL"/>
        </w:rPr>
        <w:br w:type="page"/>
      </w:r>
    </w:p>
    <w:p w14:paraId="228317FA" w14:textId="77777777" w:rsidR="002B2234" w:rsidRPr="002B2234" w:rsidRDefault="002B2234" w:rsidP="00D80A75">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B2234">
        <w:rPr>
          <w:rFonts w:ascii="Times New Roman" w:eastAsia="Times New Roman" w:hAnsi="Times New Roman" w:cs="David" w:hint="cs"/>
          <w:b/>
          <w:bCs/>
          <w:sz w:val="20"/>
          <w:szCs w:val="24"/>
          <w:u w:val="single"/>
          <w:rtl/>
          <w:lang w:eastAsia="he-IL"/>
        </w:rPr>
        <w:lastRenderedPageBreak/>
        <w:t xml:space="preserve">נספח </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ח</w:t>
      </w:r>
      <w:r w:rsidR="00A03B97">
        <w:rPr>
          <w:rFonts w:ascii="Times New Roman" w:eastAsia="Times New Roman" w:hAnsi="Times New Roman" w:cs="David" w:hint="cs"/>
          <w:b/>
          <w:bCs/>
          <w:sz w:val="20"/>
          <w:szCs w:val="24"/>
          <w:u w:val="single"/>
          <w:rtl/>
          <w:lang w:eastAsia="he-IL"/>
        </w:rPr>
        <w:t>'</w:t>
      </w:r>
      <w:r w:rsidRPr="002B2234">
        <w:rPr>
          <w:rFonts w:ascii="Times New Roman" w:eastAsia="Times New Roman" w:hAnsi="Times New Roman" w:cs="David" w:hint="cs"/>
          <w:b/>
          <w:bCs/>
          <w:sz w:val="20"/>
          <w:szCs w:val="24"/>
          <w:u w:val="single"/>
          <w:rtl/>
          <w:lang w:eastAsia="he-IL"/>
        </w:rPr>
        <w:t>'</w:t>
      </w:r>
    </w:p>
    <w:p w14:paraId="1A3B9914"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7B6C6423" w14:textId="77777777" w:rsidR="002B2234" w:rsidRPr="002B2234" w:rsidRDefault="002B2234" w:rsidP="002B2234">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2B2234">
        <w:rPr>
          <w:rFonts w:ascii="Times New Roman" w:eastAsia="Times New Roman" w:hAnsi="Times New Roman" w:cs="David" w:hint="cs"/>
          <w:b/>
          <w:bCs/>
          <w:sz w:val="20"/>
          <w:szCs w:val="24"/>
          <w:u w:val="single"/>
          <w:rtl/>
          <w:lang w:eastAsia="he-IL"/>
        </w:rPr>
        <w:t>רשימת התכניות והמסמכים שעל המתכנן להנפיק</w:t>
      </w:r>
    </w:p>
    <w:p w14:paraId="084A84AF" w14:textId="77777777" w:rsidR="002B2234" w:rsidRPr="002B2234" w:rsidRDefault="002B2234" w:rsidP="002B2234">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DD0EBB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42EEAF0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9BD958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במגרשי הבניה/במבנים</w:t>
      </w:r>
    </w:p>
    <w:p w14:paraId="591F45A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FBFBBB6"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1.1</w:t>
      </w:r>
      <w:r w:rsidRPr="002B2234">
        <w:rPr>
          <w:rFonts w:ascii="Times New Roman" w:eastAsia="Times New Roman" w:hAnsi="Times New Roman" w:cs="David"/>
          <w:sz w:val="24"/>
          <w:szCs w:val="24"/>
          <w:rtl/>
          <w:lang w:eastAsia="he-IL"/>
        </w:rPr>
        <w:tab/>
        <w:t>תכנית הארקות יסוד + פרטים.</w:t>
      </w:r>
    </w:p>
    <w:p w14:paraId="1990F6C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572872"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1.2</w:t>
      </w:r>
      <w:r w:rsidRPr="002B2234">
        <w:rPr>
          <w:rFonts w:ascii="Times New Roman" w:eastAsia="Times New Roman" w:hAnsi="Times New Roman" w:cs="David"/>
          <w:sz w:val="24"/>
          <w:szCs w:val="24"/>
          <w:rtl/>
          <w:lang w:eastAsia="he-IL"/>
        </w:rPr>
        <w:tab/>
        <w:t>תכנית הזנות חשמל ותקשורת למבנה.</w:t>
      </w:r>
    </w:p>
    <w:p w14:paraId="4FB7918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57BCE4" w14:textId="77777777" w:rsidR="002B2234" w:rsidRPr="002B2234" w:rsidRDefault="002B2234" w:rsidP="00A03B97">
      <w:pPr>
        <w:widowControl w:val="0"/>
        <w:spacing w:before="0" w:beforeAutospacing="0" w:after="0" w:afterAutospacing="0" w:line="240" w:lineRule="auto"/>
        <w:ind w:left="651" w:right="-426"/>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1.3</w:t>
      </w:r>
      <w:r w:rsidRPr="002B2234">
        <w:rPr>
          <w:rFonts w:ascii="Times New Roman" w:eastAsia="Times New Roman" w:hAnsi="Times New Roman" w:cs="David"/>
          <w:sz w:val="24"/>
          <w:szCs w:val="24"/>
          <w:rtl/>
          <w:lang w:eastAsia="he-IL"/>
        </w:rPr>
        <w:tab/>
        <w:t xml:space="preserve">תכנית קומת מרתף (כל קומה בנפרד)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ת</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אור חדרי חשמל, חדרי גנרטורים, חדרי בזק.</w:t>
      </w:r>
    </w:p>
    <w:p w14:paraId="50F65B8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224F0B" w14:textId="77777777" w:rsidR="002B2234" w:rsidRPr="002B2234" w:rsidRDefault="002B2234" w:rsidP="002B2234">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1.4</w:t>
      </w:r>
      <w:r w:rsidRPr="002B2234">
        <w:rPr>
          <w:rFonts w:ascii="Times New Roman" w:eastAsia="Times New Roman" w:hAnsi="Times New Roman" w:cs="David"/>
          <w:sz w:val="24"/>
          <w:szCs w:val="24"/>
          <w:rtl/>
          <w:lang w:eastAsia="he-IL"/>
        </w:rPr>
        <w:tab/>
        <w:t>תכנית חשמל</w:t>
      </w:r>
      <w:r w:rsidRPr="002B2234">
        <w:rPr>
          <w:rFonts w:ascii="Times New Roman" w:eastAsia="Times New Roman" w:hAnsi="Times New Roman" w:cs="David" w:hint="cs"/>
          <w:sz w:val="24"/>
          <w:szCs w:val="24"/>
          <w:rtl/>
          <w:lang w:eastAsia="he-IL"/>
        </w:rPr>
        <w:t>, תאורה</w:t>
      </w:r>
      <w:r w:rsidRPr="002B2234">
        <w:rPr>
          <w:rFonts w:ascii="Times New Roman" w:eastAsia="Times New Roman" w:hAnsi="Times New Roman" w:cs="David"/>
          <w:sz w:val="24"/>
          <w:szCs w:val="24"/>
          <w:rtl/>
          <w:lang w:eastAsia="he-IL"/>
        </w:rPr>
        <w:t xml:space="preserve"> תקשורת </w:t>
      </w:r>
      <w:r w:rsidRPr="002B2234">
        <w:rPr>
          <w:rFonts w:ascii="Times New Roman" w:eastAsia="Times New Roman" w:hAnsi="Times New Roman" w:cs="David" w:hint="cs"/>
          <w:sz w:val="24"/>
          <w:szCs w:val="24"/>
          <w:rtl/>
          <w:lang w:eastAsia="he-IL"/>
        </w:rPr>
        <w:t xml:space="preserve">ומתח נמוך </w:t>
      </w:r>
      <w:r w:rsidRPr="002B2234">
        <w:rPr>
          <w:rFonts w:ascii="Times New Roman" w:eastAsia="Times New Roman" w:hAnsi="Times New Roman" w:cs="David"/>
          <w:sz w:val="24"/>
          <w:szCs w:val="24"/>
          <w:rtl/>
          <w:lang w:eastAsia="he-IL"/>
        </w:rPr>
        <w:t>קומות קרקע/כניסה כולל חדרי טרנספורמציה, חדרי גנרטור, חדרי בזק.</w:t>
      </w:r>
    </w:p>
    <w:p w14:paraId="3D3F1C4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92CD45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1.5</w:t>
      </w:r>
      <w:r w:rsidRPr="002B2234">
        <w:rPr>
          <w:rFonts w:ascii="Times New Roman" w:eastAsia="Times New Roman" w:hAnsi="Times New Roman" w:cs="David"/>
          <w:sz w:val="24"/>
          <w:szCs w:val="24"/>
          <w:rtl/>
          <w:lang w:eastAsia="he-IL"/>
        </w:rPr>
        <w:tab/>
        <w:t>תכנית קומות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פוסיות (כל קומה ט</w:t>
      </w:r>
      <w:r w:rsidR="00A03B97">
        <w:rPr>
          <w:rFonts w:ascii="Times New Roman" w:eastAsia="Times New Roman" w:hAnsi="Times New Roman" w:cs="David" w:hint="cs"/>
          <w:sz w:val="24"/>
          <w:szCs w:val="24"/>
          <w:rtl/>
          <w:lang w:eastAsia="he-IL"/>
        </w:rPr>
        <w:t>י</w:t>
      </w:r>
      <w:r w:rsidRPr="002B2234">
        <w:rPr>
          <w:rFonts w:ascii="Times New Roman" w:eastAsia="Times New Roman" w:hAnsi="Times New Roman" w:cs="David"/>
          <w:sz w:val="24"/>
          <w:szCs w:val="24"/>
          <w:rtl/>
          <w:lang w:eastAsia="he-IL"/>
        </w:rPr>
        <w:t>פוסית בנפרד).</w:t>
      </w:r>
    </w:p>
    <w:p w14:paraId="07DAF3D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C81CB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1.6</w:t>
      </w:r>
      <w:r w:rsidRPr="002B2234">
        <w:rPr>
          <w:rFonts w:ascii="Times New Roman" w:eastAsia="Times New Roman" w:hAnsi="Times New Roman" w:cs="David"/>
          <w:sz w:val="24"/>
          <w:szCs w:val="24"/>
          <w:rtl/>
          <w:lang w:eastAsia="he-IL"/>
        </w:rPr>
        <w:tab/>
        <w:t>תכנית קומות חריגות (כל קומה חריגה בנפרד).</w:t>
      </w:r>
    </w:p>
    <w:p w14:paraId="1903AF5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6A826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1.7</w:t>
      </w:r>
      <w:r w:rsidRPr="002B2234">
        <w:rPr>
          <w:rFonts w:ascii="Times New Roman" w:eastAsia="Times New Roman" w:hAnsi="Times New Roman" w:cs="David"/>
          <w:sz w:val="24"/>
          <w:szCs w:val="24"/>
          <w:rtl/>
          <w:lang w:eastAsia="he-IL"/>
        </w:rPr>
        <w:tab/>
        <w:t>תכנית גג.</w:t>
      </w:r>
    </w:p>
    <w:p w14:paraId="3A1AB065"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CEDE4E4" w14:textId="77777777" w:rsidR="00A03B97" w:rsidRDefault="002B2234"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1.8</w:t>
      </w:r>
      <w:r w:rsidRPr="002B2234">
        <w:rPr>
          <w:rFonts w:ascii="Times New Roman" w:eastAsia="Times New Roman" w:hAnsi="Times New Roman" w:cs="David"/>
          <w:sz w:val="24"/>
          <w:szCs w:val="24"/>
          <w:rtl/>
          <w:lang w:eastAsia="he-IL"/>
        </w:rPr>
        <w:tab/>
        <w:t xml:space="preserve">תכנית גג עליון כולל כליא ברק, תאורת אזהרה, אנטנות, הזנת חשמל לחדרי </w:t>
      </w:r>
      <w:r w:rsidR="00A03B97">
        <w:rPr>
          <w:rFonts w:ascii="Times New Roman" w:eastAsia="Times New Roman" w:hAnsi="Times New Roman" w:cs="David" w:hint="cs"/>
          <w:sz w:val="24"/>
          <w:szCs w:val="24"/>
          <w:rtl/>
          <w:lang w:eastAsia="he-IL"/>
        </w:rPr>
        <w:t xml:space="preserve">  </w:t>
      </w:r>
    </w:p>
    <w:p w14:paraId="3D72BC45" w14:textId="77777777" w:rsidR="002B2234" w:rsidRPr="002B2234" w:rsidRDefault="00A03B97" w:rsidP="00A03B97">
      <w:pPr>
        <w:widowControl w:val="0"/>
        <w:spacing w:before="0" w:beforeAutospacing="0" w:after="0" w:afterAutospacing="0" w:line="240" w:lineRule="auto"/>
        <w:ind w:left="651" w:hanging="85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מכונות מעלית.</w:t>
      </w:r>
    </w:p>
    <w:p w14:paraId="75AD7AC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4D2594" w14:textId="77777777" w:rsidR="00A03B97"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1.9</w:t>
      </w:r>
      <w:r w:rsidRPr="002B2234">
        <w:rPr>
          <w:rFonts w:ascii="Times New Roman" w:eastAsia="Times New Roman" w:hAnsi="Times New Roman" w:cs="David"/>
          <w:sz w:val="24"/>
          <w:szCs w:val="24"/>
          <w:rtl/>
          <w:lang w:eastAsia="he-IL"/>
        </w:rPr>
        <w:tab/>
        <w:t xml:space="preserve">תכניות לוחות </w:t>
      </w:r>
      <w:r w:rsidRPr="002B2234">
        <w:rPr>
          <w:rFonts w:ascii="Times New Roman" w:eastAsia="Times New Roman" w:hAnsi="Times New Roman" w:cs="David"/>
          <w:sz w:val="24"/>
          <w:szCs w:val="24"/>
          <w:lang w:eastAsia="he-IL"/>
        </w:rPr>
        <w:t>–</w:t>
      </w:r>
      <w:r w:rsidRPr="002B2234">
        <w:rPr>
          <w:rFonts w:ascii="Times New Roman" w:eastAsia="Times New Roman" w:hAnsi="Times New Roman" w:cs="David"/>
          <w:sz w:val="24"/>
          <w:szCs w:val="24"/>
          <w:rtl/>
          <w:lang w:eastAsia="he-IL"/>
        </w:rPr>
        <w:t xml:space="preserve"> חשמל</w:t>
      </w:r>
      <w:r w:rsidRPr="002B2234">
        <w:rPr>
          <w:rFonts w:ascii="Times New Roman" w:eastAsia="Times New Roman" w:hAnsi="Times New Roman" w:cs="David" w:hint="cs"/>
          <w:sz w:val="24"/>
          <w:szCs w:val="24"/>
          <w:rtl/>
          <w:lang w:eastAsia="he-IL"/>
        </w:rPr>
        <w:t xml:space="preserve"> ותאורה,</w:t>
      </w:r>
      <w:r w:rsidRPr="002B2234">
        <w:rPr>
          <w:rFonts w:ascii="Times New Roman" w:eastAsia="Times New Roman" w:hAnsi="Times New Roman" w:cs="David"/>
          <w:sz w:val="24"/>
          <w:szCs w:val="24"/>
          <w:rtl/>
          <w:lang w:eastAsia="he-IL"/>
        </w:rPr>
        <w:t xml:space="preserve"> תקשורת והתראה בכל הקומות, כולל הזנות </w:t>
      </w:r>
    </w:p>
    <w:p w14:paraId="79A7523D"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2B2234" w:rsidRPr="002B2234">
        <w:rPr>
          <w:rFonts w:ascii="Times New Roman" w:eastAsia="Times New Roman" w:hAnsi="Times New Roman" w:cs="David"/>
          <w:sz w:val="24"/>
          <w:szCs w:val="24"/>
          <w:rtl/>
          <w:lang w:eastAsia="he-IL"/>
        </w:rPr>
        <w:t>למתקנים ומערכות.</w:t>
      </w:r>
    </w:p>
    <w:p w14:paraId="230AE63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2DE5B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1.10</w:t>
      </w:r>
      <w:r w:rsidRPr="002B2234">
        <w:rPr>
          <w:rFonts w:ascii="Times New Roman" w:eastAsia="Times New Roman" w:hAnsi="Times New Roman" w:cs="David"/>
          <w:sz w:val="24"/>
          <w:szCs w:val="24"/>
          <w:rtl/>
          <w:lang w:eastAsia="he-IL"/>
        </w:rPr>
        <w:tab/>
        <w:t>תכניות תאורת חוץ ונקודות חשמל (הזנות לשערים וכו') במגרש.</w:t>
      </w:r>
    </w:p>
    <w:p w14:paraId="1FD2068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52393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1.11</w:t>
      </w:r>
      <w:r w:rsidRPr="002B2234">
        <w:rPr>
          <w:rFonts w:ascii="Times New Roman" w:eastAsia="Times New Roman" w:hAnsi="Times New Roman" w:cs="David"/>
          <w:sz w:val="24"/>
          <w:szCs w:val="24"/>
          <w:rtl/>
          <w:lang w:eastAsia="he-IL"/>
        </w:rPr>
        <w:tab/>
        <w:t>תכנית לתאום מערכות במגרש.</w:t>
      </w:r>
    </w:p>
    <w:p w14:paraId="086B008E"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C00F2D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1.12</w:t>
      </w:r>
      <w:r w:rsidRPr="002B2234">
        <w:rPr>
          <w:rFonts w:ascii="Times New Roman" w:eastAsia="Times New Roman" w:hAnsi="Times New Roman" w:cs="David"/>
          <w:sz w:val="24"/>
          <w:szCs w:val="24"/>
          <w:rtl/>
          <w:lang w:eastAsia="he-IL"/>
        </w:rPr>
        <w:tab/>
        <w:t>תכנית תאום מערכות במרתפים ובקומות העמודים.</w:t>
      </w:r>
    </w:p>
    <w:p w14:paraId="1B7034B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A2FC77"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2.</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בפתוח (כבישים, מדרכות, שצ"פים וכו'</w:t>
      </w:r>
      <w:r w:rsidRPr="002B2234">
        <w:rPr>
          <w:rFonts w:ascii="Times New Roman" w:eastAsia="Times New Roman" w:hAnsi="Times New Roman" w:cs="David"/>
          <w:sz w:val="24"/>
          <w:szCs w:val="24"/>
          <w:rtl/>
          <w:lang w:eastAsia="he-IL"/>
        </w:rPr>
        <w:t>)</w:t>
      </w:r>
    </w:p>
    <w:p w14:paraId="19BC2C9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082C2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2.1</w:t>
      </w:r>
      <w:r w:rsidRPr="002B2234">
        <w:rPr>
          <w:rFonts w:ascii="Times New Roman" w:eastAsia="Times New Roman" w:hAnsi="Times New Roman" w:cs="David"/>
          <w:sz w:val="24"/>
          <w:szCs w:val="24"/>
          <w:rtl/>
          <w:lang w:eastAsia="he-IL"/>
        </w:rPr>
        <w:tab/>
        <w:t>תכנית תאורת רחובות לרבות מיקום עמודים, כבלי הולכה ומרכזיות תאורה.</w:t>
      </w:r>
    </w:p>
    <w:p w14:paraId="4B93631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4DFBD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2.2</w:t>
      </w:r>
      <w:r w:rsidRPr="002B2234">
        <w:rPr>
          <w:rFonts w:ascii="Times New Roman" w:eastAsia="Times New Roman" w:hAnsi="Times New Roman" w:cs="David"/>
          <w:sz w:val="24"/>
          <w:szCs w:val="24"/>
          <w:rtl/>
          <w:lang w:eastAsia="he-IL"/>
        </w:rPr>
        <w:tab/>
        <w:t>תכניות קווי מתח גבוה ומתח נמוך.</w:t>
      </w:r>
    </w:p>
    <w:p w14:paraId="7AC2682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236BE1"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2.3</w:t>
      </w:r>
      <w:r w:rsidRPr="002B2234">
        <w:rPr>
          <w:rFonts w:ascii="Times New Roman" w:eastAsia="Times New Roman" w:hAnsi="Times New Roman" w:cs="David"/>
          <w:sz w:val="24"/>
          <w:szCs w:val="24"/>
          <w:rtl/>
          <w:lang w:eastAsia="he-IL"/>
        </w:rPr>
        <w:tab/>
        <w:t>תכנית מיקום חדרי טרנספורמציה.</w:t>
      </w:r>
    </w:p>
    <w:p w14:paraId="5CEE4F0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59E96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2.4</w:t>
      </w:r>
      <w:r w:rsidRPr="002B2234">
        <w:rPr>
          <w:rFonts w:ascii="Times New Roman" w:eastAsia="Times New Roman" w:hAnsi="Times New Roman" w:cs="David"/>
          <w:sz w:val="24"/>
          <w:szCs w:val="24"/>
          <w:rtl/>
          <w:lang w:eastAsia="he-IL"/>
        </w:rPr>
        <w:tab/>
        <w:t>תכנית קווי תקשורת בזק לרבות מיקום חדרי בזק ופילרים.</w:t>
      </w:r>
    </w:p>
    <w:p w14:paraId="3D5AE60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338B3A6"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2.5</w:t>
      </w:r>
      <w:r w:rsidRPr="002B2234">
        <w:rPr>
          <w:rFonts w:ascii="Times New Roman" w:eastAsia="Times New Roman" w:hAnsi="Times New Roman" w:cs="David"/>
          <w:sz w:val="24"/>
          <w:szCs w:val="24"/>
          <w:rtl/>
          <w:lang w:eastAsia="he-IL"/>
        </w:rPr>
        <w:tab/>
        <w:t>תכנית קווי טל"כ לרבות מיקום פילרים.</w:t>
      </w:r>
    </w:p>
    <w:p w14:paraId="1150DE38"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69C7E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ab/>
        <w:t>2.6</w:t>
      </w:r>
      <w:r w:rsidRPr="002B2234">
        <w:rPr>
          <w:rFonts w:ascii="Times New Roman" w:eastAsia="Times New Roman" w:hAnsi="Times New Roman" w:cs="David"/>
          <w:sz w:val="24"/>
          <w:szCs w:val="24"/>
          <w:rtl/>
          <w:lang w:eastAsia="he-IL"/>
        </w:rPr>
        <w:tab/>
        <w:t>תכנית לוחות מרכזיות תאורה.</w:t>
      </w:r>
    </w:p>
    <w:p w14:paraId="03280182"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CE77F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b/>
          <w:bCs/>
          <w:sz w:val="24"/>
          <w:szCs w:val="24"/>
          <w:u w:val="single"/>
          <w:rtl/>
          <w:lang w:eastAsia="he-IL"/>
        </w:rPr>
        <w:t>כללי</w:t>
      </w:r>
    </w:p>
    <w:p w14:paraId="7BDE4C13"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196EF7" w14:textId="77777777" w:rsidR="002B2234" w:rsidRPr="002B2234" w:rsidRDefault="002B2234" w:rsidP="002B2234">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3.1</w:t>
      </w:r>
      <w:r w:rsidRPr="002B2234">
        <w:rPr>
          <w:rFonts w:ascii="Times New Roman" w:eastAsia="Times New Roman" w:hAnsi="Times New Roman" w:cs="David"/>
          <w:sz w:val="24"/>
          <w:szCs w:val="24"/>
          <w:rtl/>
          <w:lang w:eastAsia="he-IL"/>
        </w:rPr>
        <w:tab/>
        <w:t>פרטים שונים (שרוולים וכו').</w:t>
      </w:r>
    </w:p>
    <w:p w14:paraId="5CC2A92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E062E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ab/>
        <w:t>3.2</w:t>
      </w:r>
      <w:r w:rsidRPr="002B2234">
        <w:rPr>
          <w:rFonts w:ascii="Times New Roman" w:eastAsia="Times New Roman" w:hAnsi="Times New Roman" w:cs="David"/>
          <w:sz w:val="24"/>
          <w:szCs w:val="24"/>
          <w:rtl/>
          <w:lang w:eastAsia="he-IL"/>
        </w:rPr>
        <w:tab/>
        <w:t>מפרטים מיוחדים וכתבי כמויות לצורך הכללתם במכרזי הקבלנים.</w:t>
      </w:r>
    </w:p>
    <w:p w14:paraId="653F566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9E21AB0" w14:textId="77777777" w:rsidR="00A03B97" w:rsidRPr="00A03B97" w:rsidRDefault="002B2234" w:rsidP="00A03B97">
      <w:pPr>
        <w:pStyle w:val="ListParagraph"/>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כל תכנית ו/או פרט אחר שי</w:t>
      </w:r>
      <w:r w:rsidR="00A03B97" w:rsidRPr="00A03B97">
        <w:rPr>
          <w:rFonts w:ascii="Times New Roman" w:eastAsia="Times New Roman" w:hAnsi="Times New Roman" w:cs="David" w:hint="cs"/>
          <w:sz w:val="24"/>
          <w:szCs w:val="24"/>
          <w:rtl/>
          <w:lang w:eastAsia="he-IL"/>
        </w:rPr>
        <w:t>י</w:t>
      </w:r>
      <w:r w:rsidRPr="00A03B97">
        <w:rPr>
          <w:rFonts w:ascii="Times New Roman" w:eastAsia="Times New Roman" w:hAnsi="Times New Roman" w:cs="David"/>
          <w:sz w:val="24"/>
          <w:szCs w:val="24"/>
          <w:rtl/>
          <w:lang w:eastAsia="he-IL"/>
        </w:rPr>
        <w:t xml:space="preserve">דרש במהלך התכנון והביצוע על מנת לקבל עבודה </w:t>
      </w:r>
    </w:p>
    <w:p w14:paraId="02269C0C" w14:textId="77777777" w:rsidR="002B2234" w:rsidRPr="002B2234" w:rsidRDefault="002B2234" w:rsidP="00A03B97">
      <w:pPr>
        <w:pStyle w:val="ListParagraph"/>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מושלמת </w:t>
      </w:r>
      <w:r w:rsidRPr="002B2234">
        <w:rPr>
          <w:rFonts w:ascii="Times New Roman" w:eastAsia="Times New Roman" w:hAnsi="Times New Roman" w:cs="David"/>
          <w:sz w:val="24"/>
          <w:szCs w:val="24"/>
          <w:rtl/>
          <w:lang w:eastAsia="he-IL"/>
        </w:rPr>
        <w:t>בהתאם לשיקול המנהל.</w:t>
      </w:r>
    </w:p>
    <w:p w14:paraId="1E3D1E20"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29B97A16" w14:textId="77777777" w:rsidR="002B2234" w:rsidRPr="002B2234" w:rsidRDefault="00A03B97"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t>3.4</w:t>
      </w:r>
      <w:r>
        <w:rPr>
          <w:rFonts w:ascii="Times New Roman" w:eastAsia="Times New Roman" w:hAnsi="Times New Roman" w:cs="David"/>
          <w:sz w:val="24"/>
          <w:szCs w:val="24"/>
          <w:rtl/>
          <w:lang w:eastAsia="he-IL"/>
        </w:rPr>
        <w:tab/>
        <w:t>רשימות מעודכנות של ת</w:t>
      </w:r>
      <w:r w:rsidR="002B2234" w:rsidRPr="002B2234">
        <w:rPr>
          <w:rFonts w:ascii="Times New Roman" w:eastAsia="Times New Roman" w:hAnsi="Times New Roman" w:cs="David"/>
          <w:sz w:val="24"/>
          <w:szCs w:val="24"/>
          <w:rtl/>
          <w:lang w:eastAsia="he-IL"/>
        </w:rPr>
        <w:t>כניות כולל תאריך ומספר מהדורה – לפחות פעם בחודש.</w:t>
      </w:r>
    </w:p>
    <w:p w14:paraId="4B8D5AE9"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E569F9" w14:textId="77777777" w:rsidR="00A03B97" w:rsidRPr="00A03B97" w:rsidRDefault="002B2234" w:rsidP="00A03B97">
      <w:pPr>
        <w:pStyle w:val="ListParagraph"/>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 xml:space="preserve">מובהר בזאת שהתכניות יוכנו לפי בצוע בקטעים של הפרויקט ויכללו פתרונות </w:t>
      </w:r>
    </w:p>
    <w:p w14:paraId="641F3A50" w14:textId="77777777" w:rsidR="002B2234" w:rsidRPr="002B2234" w:rsidRDefault="002B2234" w:rsidP="00A03B97">
      <w:pPr>
        <w:pStyle w:val="ListParagraph"/>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A03B97">
        <w:rPr>
          <w:rFonts w:ascii="Times New Roman" w:eastAsia="Times New Roman" w:hAnsi="Times New Roman" w:cs="David"/>
          <w:sz w:val="24"/>
          <w:szCs w:val="24"/>
          <w:rtl/>
          <w:lang w:eastAsia="he-IL"/>
        </w:rPr>
        <w:t>לקטעי</w:t>
      </w:r>
      <w:r w:rsidR="00A03B97">
        <w:rPr>
          <w:rFonts w:ascii="Times New Roman" w:eastAsia="Times New Roman" w:hAnsi="Times New Roman" w:cs="David" w:hint="cs"/>
          <w:sz w:val="24"/>
          <w:szCs w:val="24"/>
          <w:rtl/>
          <w:lang w:eastAsia="he-IL"/>
        </w:rPr>
        <w:t xml:space="preserve"> </w:t>
      </w:r>
      <w:r w:rsidRPr="002B2234">
        <w:rPr>
          <w:rFonts w:ascii="Times New Roman" w:eastAsia="Times New Roman" w:hAnsi="Times New Roman" w:cs="David"/>
          <w:sz w:val="24"/>
          <w:szCs w:val="24"/>
          <w:rtl/>
          <w:lang w:eastAsia="he-IL"/>
        </w:rPr>
        <w:t>הביניים.</w:t>
      </w:r>
    </w:p>
    <w:p w14:paraId="1D0D0C7F" w14:textId="77777777" w:rsidR="002B2234" w:rsidRPr="002B2234" w:rsidRDefault="002B2234" w:rsidP="002B2234">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18A51A2A" w14:textId="77777777" w:rsidR="002B2234" w:rsidRPr="002B2234" w:rsidRDefault="002B2234" w:rsidP="002B2234">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2B2234">
        <w:rPr>
          <w:rFonts w:ascii="Times New Roman" w:eastAsia="Times New Roman" w:hAnsi="Times New Roman" w:cs="David"/>
          <w:sz w:val="24"/>
          <w:szCs w:val="24"/>
          <w:rtl/>
          <w:lang w:eastAsia="he-IL"/>
        </w:rPr>
        <w:t xml:space="preserve">4. </w:t>
      </w:r>
      <w:r w:rsidRPr="002B2234">
        <w:rPr>
          <w:rFonts w:ascii="Times New Roman" w:eastAsia="Times New Roman" w:hAnsi="Times New Roman" w:cs="David"/>
          <w:sz w:val="24"/>
          <w:szCs w:val="24"/>
          <w:rtl/>
          <w:lang w:eastAsia="he-IL"/>
        </w:rPr>
        <w:tab/>
      </w:r>
      <w:r w:rsidRPr="002B2234">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10E96F5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60106D"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E630090"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2B2234">
        <w:rPr>
          <w:rFonts w:ascii="Times New Roman" w:eastAsia="Times New Roman" w:hAnsi="Times New Roman" w:cs="David"/>
          <w:sz w:val="24"/>
          <w:szCs w:val="24"/>
          <w:rtl/>
          <w:lang w:eastAsia="he-IL"/>
        </w:rPr>
        <w:t>בניה טרומית / מתועשת:</w:t>
      </w:r>
    </w:p>
    <w:p w14:paraId="07195B6C"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D5002B"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 xml:space="preserve">במקרה ויוחלט על ביצוע המבנים כולם או מקצתם בבניה טרומית/מתועשת, יידרש המתכנן להכין, בנוסף לנ"ל, גם את התכניות המתאימות לבניה טרומית/מתועשת, כולל סימון שרוולים והכנות קצה עם מידות מדויקות והנחיות ביצוע על רקע כל אלמנט ואלמנט. </w:t>
      </w:r>
    </w:p>
    <w:p w14:paraId="70746BD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5987BF"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B2234">
        <w:rPr>
          <w:rFonts w:ascii="Times New Roman" w:eastAsia="Times New Roman" w:hAnsi="Times New Roman" w:cs="David"/>
          <w:sz w:val="24"/>
          <w:szCs w:val="24"/>
          <w:rtl/>
          <w:lang w:eastAsia="he-IL"/>
        </w:rPr>
        <w:t>כל המסמכים והתוכניות יערכו בשפה העברית.</w:t>
      </w:r>
    </w:p>
    <w:p w14:paraId="2EB97B3C" w14:textId="77777777" w:rsidR="002B2234" w:rsidRPr="002B2234" w:rsidRDefault="002B2234" w:rsidP="002B2234">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B2234">
        <w:rPr>
          <w:rFonts w:ascii="Times New Roman" w:eastAsia="Times New Roman" w:hAnsi="Times New Roman" w:cs="David"/>
          <w:sz w:val="24"/>
          <w:szCs w:val="20"/>
          <w:rtl/>
          <w:lang w:eastAsia="he-IL"/>
        </w:rPr>
        <w:br w:type="page"/>
      </w:r>
    </w:p>
    <w:p w14:paraId="1CB98644" w14:textId="77777777" w:rsidR="002B2234" w:rsidRPr="002B2234" w:rsidRDefault="002B2234" w:rsidP="002B2234">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608D89" w14:textId="77777777" w:rsidR="00B57C10" w:rsidRPr="00B27B4C" w:rsidRDefault="00B57C10" w:rsidP="00B57C10">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7228866"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2D7A3C5"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5B299EE"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FC7FF60"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9CDD65"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AE62529"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A2C7BF3" w14:textId="77777777" w:rsidR="00B57C10" w:rsidRDefault="00000000"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0E13075D93A84DBFB6012F7FA582EA4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033E75">
            <w:rPr>
              <w:rFonts w:ascii="Times New Roman" w:eastAsia="Times New Roman" w:hAnsi="Times New Roman" w:cs="David" w:hint="cs"/>
              <w:color w:val="008000"/>
              <w:sz w:val="24"/>
              <w:szCs w:val="24"/>
              <w:rtl/>
              <w:lang w:eastAsia="he-IL"/>
            </w:rPr>
            <w:br/>
            <w:t>אפריקה ישראל מגורים בע"מ</w:t>
          </w:r>
          <w:r w:rsidR="00033E75">
            <w:rPr>
              <w:rFonts w:ascii="Times New Roman" w:eastAsia="Times New Roman" w:hAnsi="Times New Roman" w:cs="David" w:hint="cs"/>
              <w:color w:val="008000"/>
              <w:sz w:val="24"/>
              <w:szCs w:val="24"/>
              <w:rtl/>
              <w:lang w:eastAsia="he-IL"/>
            </w:rPr>
            <w:br/>
            <w:t>יוני נתניהו 1 ג' אור יהודה</w:t>
          </w:r>
          <w:r w:rsidR="00033E75">
            <w:rPr>
              <w:rFonts w:ascii="Times New Roman" w:eastAsia="Times New Roman" w:hAnsi="Times New Roman" w:cs="David" w:hint="cs"/>
              <w:color w:val="008000"/>
              <w:sz w:val="24"/>
              <w:szCs w:val="24"/>
              <w:rtl/>
              <w:lang w:eastAsia="he-IL"/>
            </w:rPr>
            <w:br/>
            <w:t>מ.ז 52-003476-0</w:t>
          </w:r>
          <w:r w:rsidR="00033E75">
            <w:rPr>
              <w:rFonts w:ascii="Times New Roman" w:eastAsia="Times New Roman" w:hAnsi="Times New Roman" w:cs="David" w:hint="cs"/>
              <w:color w:val="008000"/>
              <w:sz w:val="24"/>
              <w:szCs w:val="24"/>
              <w:rtl/>
              <w:lang w:eastAsia="he-IL"/>
            </w:rPr>
            <w:br/>
          </w:r>
        </w:sdtContent>
      </w:sdt>
      <w:r w:rsidR="00B57C10" w:rsidRPr="00B27B4C">
        <w:rPr>
          <w:rFonts w:ascii="Times New Roman" w:eastAsia="Times New Roman" w:hAnsi="Times New Roman" w:cs="David" w:hint="cs"/>
          <w:color w:val="008000"/>
          <w:sz w:val="24"/>
          <w:szCs w:val="24"/>
          <w:rtl/>
          <w:lang w:eastAsia="he-IL"/>
        </w:rPr>
        <w:br/>
      </w:r>
    </w:p>
    <w:p w14:paraId="379BDC0A" w14:textId="77777777" w:rsidR="00B57C10" w:rsidRPr="00B27B4C" w:rsidRDefault="00B57C10" w:rsidP="00B57C1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71553F66"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E6E2F1A"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11ECD0"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EB69E7D"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EEADA5C" w14:textId="77777777" w:rsidR="00B57C10" w:rsidRPr="00B27B4C" w:rsidRDefault="00B57C10" w:rsidP="00B57C1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CAC69DFCD86944D5A6FF01688E67D67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033E75">
            <w:rPr>
              <w:rFonts w:ascii="Times New Roman" w:eastAsia="Times New Roman" w:hAnsi="Times New Roman" w:cs="David" w:hint="cs"/>
              <w:color w:val="008000"/>
              <w:sz w:val="24"/>
              <w:szCs w:val="24"/>
              <w:rtl/>
              <w:lang w:eastAsia="he-IL"/>
            </w:rPr>
            <w:t>ר.כהן ושות' בע"מ</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5DF1E6D813F4DE6A0D104E388138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033E75">
            <w:rPr>
              <w:rFonts w:ascii="Times New Roman" w:eastAsia="Times New Roman" w:hAnsi="Times New Roman" w:cs="David" w:hint="cs"/>
              <w:color w:val="008000"/>
              <w:sz w:val="24"/>
              <w:szCs w:val="24"/>
              <w:rtl/>
              <w:lang w:eastAsia="he-IL"/>
            </w:rPr>
            <w:t xml:space="preserve">הקמת 150 יח''ד ומסחר </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790D56F91A3400CAEB8731DB57C63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00033E75">
            <w:rPr>
              <w:rFonts w:ascii="Times New Roman" w:eastAsia="Times New Roman" w:hAnsi="Times New Roman" w:cs="David" w:hint="cs"/>
              <w:color w:val="008000"/>
              <w:sz w:val="24"/>
              <w:szCs w:val="24"/>
              <w:rtl/>
            </w:rPr>
            <w:t>הקמה 150 יח''ד ומסחר על גבי חניון משותף</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2C7B0B2" w14:textId="77777777" w:rsidR="00B57C10" w:rsidRPr="00B27B4C" w:rsidRDefault="00B57C10" w:rsidP="00B57C1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1D27C20"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2F09AD6"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70DAF6"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B8CD354" w14:textId="77777777" w:rsidR="00B57C10" w:rsidRPr="00B27B4C" w:rsidRDefault="00B57C10" w:rsidP="00B57C10">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4940DB1"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3EDE006A"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C2B66D" w14:textId="77777777" w:rsidR="00B57C10"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9DD5E38" w14:textId="77777777" w:rsidR="00B57C10" w:rsidRPr="00B27B4C" w:rsidRDefault="00B57C10" w:rsidP="00B57C10">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3C747664" w14:textId="77777777" w:rsidR="00B57C10" w:rsidRPr="00B27B4C" w:rsidRDefault="00000000" w:rsidP="00B57C1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ABF50E1195B34C7993C3294F89DB1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033E75">
            <w:rPr>
              <w:rFonts w:ascii="Times New Roman" w:eastAsia="Times New Roman" w:hAnsi="Times New Roman" w:cs="David" w:hint="cs"/>
              <w:color w:val="00B0F0"/>
              <w:sz w:val="20"/>
              <w:szCs w:val="24"/>
              <w:u w:val="single"/>
              <w:rtl/>
              <w:lang w:eastAsia="he-IL"/>
            </w:rPr>
            <w:t>ר.כהן ושות' בע"מ</w:t>
          </w:r>
        </w:sdtContent>
      </w:sdt>
    </w:p>
    <w:p w14:paraId="5AEEB178"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21B2BF4"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771DD93"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264E1124" w14:textId="77777777" w:rsidR="00B57C10" w:rsidRPr="00B27B4C" w:rsidRDefault="00B57C10" w:rsidP="00B57C10">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1BF46986" w14:textId="77777777" w:rsidR="00B57C10" w:rsidRPr="00B27B4C" w:rsidRDefault="00B57C10" w:rsidP="00B57C1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0A80EC2F" w14:textId="77777777" w:rsidR="00B57C10" w:rsidRPr="00B27B4C" w:rsidRDefault="00B57C10" w:rsidP="00B57C1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0EF18AE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A86322C638344834B9EE871CF8791AC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r w:rsidR="00033E75">
            <w:rPr>
              <w:rFonts w:ascii="Times New Roman" w:eastAsia="Times New Roman" w:hAnsi="Times New Roman" w:cs="David" w:hint="cs"/>
              <w:color w:val="008000"/>
              <w:sz w:val="24"/>
              <w:szCs w:val="24"/>
              <w:rtl/>
              <w:lang w:eastAsia="he-IL"/>
            </w:rPr>
            <w:br/>
            <w:t>אפריקה ישראל מגורים בע"מ</w:t>
          </w:r>
          <w:r w:rsidR="00033E75">
            <w:rPr>
              <w:rFonts w:ascii="Times New Roman" w:eastAsia="Times New Roman" w:hAnsi="Times New Roman" w:cs="David" w:hint="cs"/>
              <w:color w:val="008000"/>
              <w:sz w:val="24"/>
              <w:szCs w:val="24"/>
              <w:rtl/>
              <w:lang w:eastAsia="he-IL"/>
            </w:rPr>
            <w:br/>
            <w:t>יוני נתניהו 1 ג' אור יהודה</w:t>
          </w:r>
          <w:r w:rsidR="00033E75">
            <w:rPr>
              <w:rFonts w:ascii="Times New Roman" w:eastAsia="Times New Roman" w:hAnsi="Times New Roman" w:cs="David" w:hint="cs"/>
              <w:color w:val="008000"/>
              <w:sz w:val="24"/>
              <w:szCs w:val="24"/>
              <w:rtl/>
              <w:lang w:eastAsia="he-IL"/>
            </w:rPr>
            <w:br/>
            <w:t>מ.ז 52-003476-0</w:t>
          </w:r>
          <w:r w:rsidR="00033E75">
            <w:rPr>
              <w:rFonts w:ascii="Times New Roman" w:eastAsia="Times New Roman" w:hAnsi="Times New Roman" w:cs="David" w:hint="cs"/>
              <w:color w:val="008000"/>
              <w:sz w:val="24"/>
              <w:szCs w:val="24"/>
              <w:rtl/>
              <w:lang w:eastAsia="he-IL"/>
            </w:rPr>
            <w:br/>
          </w:r>
        </w:sdtContent>
      </w:sdt>
    </w:p>
    <w:p w14:paraId="6369E8B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1110AB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5D6148F"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0DF7D66"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5A316CD70213437DB268587BF4AFD4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r w:rsidR="00033E75">
            <w:rPr>
              <w:rFonts w:ascii="Times New Roman" w:eastAsia="Times New Roman" w:hAnsi="Times New Roman" w:cs="David" w:hint="cs"/>
              <w:color w:val="008000"/>
              <w:sz w:val="24"/>
              <w:szCs w:val="24"/>
              <w:rtl/>
              <w:lang w:eastAsia="he-IL"/>
            </w:rPr>
            <w:t xml:space="preserve">הקמת 150 יח''ד ומסחר </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0C0001CC164A4390BD16A60FBD97792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8DAAEE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874059F"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085F5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A3F018B"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0E2B2962"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8DF600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C74CF8E"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84B4597"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0AB984E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A2B691C"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E6C0195"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508583A0"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176A7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65B384E" w14:textId="77777777" w:rsidR="00B57C10" w:rsidRPr="00B27B4C" w:rsidRDefault="00B57C10" w:rsidP="00B57C1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48BFE93"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29B21928" w14:textId="77777777" w:rsidR="00B57C1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07BDF83"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B3A5F1D" w14:textId="77777777" w:rsidR="00B57C10" w:rsidRPr="009130F0" w:rsidRDefault="00B57C10" w:rsidP="00B57C1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CC0217BB342E4F3C9CBE30733DDBAC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r w:rsidR="00033E75">
            <w:rPr>
              <w:rFonts w:ascii="Times New Roman" w:eastAsia="Times New Roman" w:hAnsi="Times New Roman" w:cs="David" w:hint="cs"/>
              <w:color w:val="00B0F0"/>
              <w:sz w:val="20"/>
              <w:szCs w:val="24"/>
              <w:u w:val="single"/>
              <w:rtl/>
              <w:lang w:eastAsia="he-IL"/>
            </w:rPr>
            <w:t>ר.כהן ושות' בע"מ</w:t>
          </w:r>
        </w:sdtContent>
      </w:sdt>
    </w:p>
    <w:p w14:paraId="295F89B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13220F1"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B26AEFF" w14:textId="77777777" w:rsidR="00B57C10" w:rsidRDefault="00B57C10" w:rsidP="00B57C1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614204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D2689F3" w14:textId="77777777" w:rsidR="00B57C10" w:rsidRPr="00B27B4C" w:rsidRDefault="00B57C10" w:rsidP="00B57C1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A87006D" w14:textId="77777777" w:rsidR="00B57C10" w:rsidRPr="00B27B4C" w:rsidRDefault="00B57C10" w:rsidP="00B57C1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68282492" w14:textId="77777777" w:rsidR="00B57C10" w:rsidRPr="00B27B4C" w:rsidRDefault="00B57C10" w:rsidP="00B57C1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70FE01C" w14:textId="77777777" w:rsidR="00B57C10" w:rsidRPr="00B27B4C" w:rsidRDefault="00B57C10" w:rsidP="00B57C1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71581AA" w14:textId="77777777" w:rsidR="00B57C10" w:rsidRPr="00B27B4C" w:rsidRDefault="00B57C10" w:rsidP="00B57C1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3F1C3B63" w14:textId="77777777" w:rsidR="001A69D5" w:rsidRPr="00B57C10" w:rsidRDefault="001A69D5" w:rsidP="00B57C10">
      <w:pPr>
        <w:widowControl w:val="0"/>
        <w:spacing w:before="0" w:beforeAutospacing="0" w:after="0" w:afterAutospacing="0" w:line="240" w:lineRule="auto"/>
        <w:jc w:val="center"/>
        <w:outlineLvl w:val="7"/>
      </w:pPr>
    </w:p>
    <w:sectPr w:rsidR="001A69D5" w:rsidRPr="00B57C10" w:rsidSect="00CF334C">
      <w:headerReference w:type="default" r:id="rId12"/>
      <w:footerReference w:type="default" r:id="rId13"/>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4AB6F" w14:textId="77777777" w:rsidR="001D3162" w:rsidRDefault="001D3162" w:rsidP="00AF234B">
      <w:pPr>
        <w:spacing w:before="0" w:after="0" w:line="240" w:lineRule="auto"/>
      </w:pPr>
      <w:r>
        <w:separator/>
      </w:r>
    </w:p>
  </w:endnote>
  <w:endnote w:type="continuationSeparator" w:id="0">
    <w:p w14:paraId="0847A705" w14:textId="77777777" w:rsidR="001D3162" w:rsidRDefault="001D3162" w:rsidP="00AF234B">
      <w:pPr>
        <w:spacing w:before="0" w:after="0" w:line="240" w:lineRule="auto"/>
      </w:pPr>
      <w:r>
        <w:continuationSeparator/>
      </w:r>
    </w:p>
  </w:endnote>
  <w:endnote w:type="continuationNotice" w:id="1">
    <w:p w14:paraId="6D0FFB20" w14:textId="77777777" w:rsidR="001D3162" w:rsidRDefault="001D316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583"/>
      <w:gridCol w:w="2810"/>
      <w:gridCol w:w="232"/>
      <w:gridCol w:w="1043"/>
      <w:gridCol w:w="1827"/>
    </w:tblGrid>
    <w:tr w:rsidR="00BA2B24" w:rsidRPr="00F9528C" w14:paraId="6670313F" w14:textId="77777777" w:rsidTr="005E6C84">
      <w:tc>
        <w:tcPr>
          <w:tcW w:w="753" w:type="dxa"/>
        </w:tcPr>
        <w:p w14:paraId="1D434098"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3811D991" w14:textId="77777777" w:rsidR="00BA2B24" w:rsidRPr="00F9528C" w:rsidRDefault="00BA2B24" w:rsidP="005E6C84">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סביוני  רעננה  צפון</w:t>
              </w:r>
            </w:p>
          </w:tc>
        </w:sdtContent>
      </w:sdt>
      <w:tc>
        <w:tcPr>
          <w:tcW w:w="2232" w:type="dxa"/>
        </w:tcPr>
        <w:p w14:paraId="1FD45B0E"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חשמל ותקשורת</w:t>
              </w:r>
            </w:sdtContent>
          </w:sdt>
        </w:p>
      </w:tc>
      <w:tc>
        <w:tcPr>
          <w:tcW w:w="236" w:type="dxa"/>
        </w:tcPr>
        <w:p w14:paraId="30B5F796" w14:textId="77777777" w:rsidR="00BA2B24" w:rsidRPr="00F9528C" w:rsidRDefault="00BA2B24" w:rsidP="005E6C84">
          <w:pPr>
            <w:tabs>
              <w:tab w:val="center" w:pos="4153"/>
              <w:tab w:val="right" w:pos="8306"/>
            </w:tabs>
            <w:spacing w:before="0" w:after="0" w:line="240" w:lineRule="auto"/>
            <w:rPr>
              <w:rFonts w:ascii="David" w:hAnsi="David"/>
              <w:sz w:val="16"/>
              <w:szCs w:val="16"/>
              <w:rtl/>
            </w:rPr>
          </w:pPr>
        </w:p>
      </w:tc>
      <w:tc>
        <w:tcPr>
          <w:tcW w:w="1129" w:type="dxa"/>
        </w:tcPr>
        <w:p w14:paraId="4FE8049E"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1305F40C" w14:textId="0BC67228" w:rsidR="00BA2B24" w:rsidRPr="00F9528C" w:rsidRDefault="00BA2B24" w:rsidP="005E6C84">
              <w:pPr>
                <w:tabs>
                  <w:tab w:val="center" w:pos="4153"/>
                  <w:tab w:val="right" w:pos="8306"/>
                </w:tabs>
                <w:spacing w:before="0" w:after="0" w:line="240" w:lineRule="auto"/>
                <w:rPr>
                  <w:rFonts w:ascii="David" w:hAnsi="David"/>
                  <w:sz w:val="20"/>
                  <w:szCs w:val="20"/>
                  <w:rtl/>
                </w:rPr>
              </w:pPr>
              <w:del w:id="0" w:author="גרמן קגנובסקי" w:date="2020-10-22T12:02:00Z">
                <w:r w:rsidDel="004B73AB">
                  <w:rPr>
                    <w:rFonts w:ascii="David" w:hAnsi="David" w:hint="cs"/>
                    <w:sz w:val="20"/>
                    <w:szCs w:val="20"/>
                  </w:rPr>
                  <w:delText>CONT-5-658</w:delText>
                </w:r>
              </w:del>
              <w:r>
                <w:rPr>
                  <w:rFonts w:ascii="David" w:hAnsi="David" w:hint="cs"/>
                  <w:sz w:val="20"/>
                  <w:szCs w:val="20"/>
                </w:rPr>
                <w:t>CO</w:t>
              </w:r>
              <w:r>
                <w:rPr>
                  <w:rFonts w:ascii="David" w:hAnsi="David" w:hint="cs"/>
                  <w:sz w:val="20"/>
                  <w:szCs w:val="20"/>
                  <w:rtl/>
                </w:rPr>
                <w:t>NT-10-1943</w:t>
              </w:r>
            </w:p>
          </w:tc>
        </w:sdtContent>
      </w:sdt>
    </w:tr>
    <w:tr w:rsidR="00BA2B24" w:rsidRPr="00F9528C" w14:paraId="033E3315" w14:textId="77777777" w:rsidTr="005E6C84">
      <w:tc>
        <w:tcPr>
          <w:tcW w:w="753" w:type="dxa"/>
        </w:tcPr>
        <w:p w14:paraId="791E2343"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143BB854" w14:textId="77777777" w:rsidR="00BA2B24" w:rsidRPr="00F9528C" w:rsidRDefault="00BA2B24" w:rsidP="005E6C84">
              <w:pPr>
                <w:tabs>
                  <w:tab w:val="center" w:pos="4153"/>
                  <w:tab w:val="right" w:pos="8306"/>
                </w:tabs>
                <w:spacing w:before="0" w:after="0" w:line="240" w:lineRule="auto"/>
                <w:rPr>
                  <w:rFonts w:ascii="David" w:hAnsi="David"/>
                  <w:color w:val="00B0F0"/>
                  <w:sz w:val="20"/>
                  <w:szCs w:val="20"/>
                  <w:rtl/>
                </w:rPr>
              </w:pPr>
              <w:r>
                <w:rPr>
                  <w:rFonts w:ascii="David" w:hAnsi="David" w:hint="cs"/>
                  <w:color w:val="00B0F0"/>
                  <w:sz w:val="20"/>
                  <w:szCs w:val="20"/>
                  <w:rtl/>
                </w:rPr>
                <w:t>ר.כהן ושות' בע"מ</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BA2B24" w:rsidRPr="00F9528C" w14:paraId="5E731260" w14:textId="77777777" w:rsidTr="005E6C84">
            <w:trPr>
              <w:trHeight w:val="201"/>
            </w:trPr>
            <w:tc>
              <w:tcPr>
                <w:tcW w:w="926" w:type="dxa"/>
              </w:tcPr>
              <w:p w14:paraId="521B3313"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78834175" w14:textId="2FCC92B9" w:rsidR="00BA2B24" w:rsidRPr="00F9528C" w:rsidRDefault="006A2B27" w:rsidP="005E6C84">
                    <w:pPr>
                      <w:tabs>
                        <w:tab w:val="center" w:pos="4153"/>
                        <w:tab w:val="right" w:pos="8306"/>
                      </w:tabs>
                      <w:spacing w:before="0" w:after="0" w:line="240" w:lineRule="auto"/>
                      <w:ind w:left="1" w:hanging="1"/>
                      <w:rPr>
                        <w:rFonts w:ascii="David" w:hAnsi="David"/>
                        <w:color w:val="00B0F0"/>
                        <w:sz w:val="20"/>
                        <w:szCs w:val="20"/>
                        <w:rtl/>
                      </w:rPr>
                    </w:pPr>
                    <w:r>
                      <w:rPr>
                        <w:rFonts w:ascii="David" w:hAnsi="David"/>
                        <w:color w:val="00B0F0"/>
                        <w:sz w:val="20"/>
                        <w:szCs w:val="20"/>
                        <w:rtl/>
                      </w:rPr>
                      <w:t>0.7</w:t>
                    </w:r>
                  </w:p>
                </w:tc>
              </w:sdtContent>
            </w:sdt>
          </w:tr>
        </w:tbl>
        <w:p w14:paraId="7F94C3DD"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p>
      </w:tc>
      <w:tc>
        <w:tcPr>
          <w:tcW w:w="236" w:type="dxa"/>
        </w:tcPr>
        <w:p w14:paraId="092AF112"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p>
      </w:tc>
      <w:tc>
        <w:tcPr>
          <w:tcW w:w="1129" w:type="dxa"/>
        </w:tcPr>
        <w:p w14:paraId="4F6EF5B6"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ED52D77" w14:textId="3F2A49C8" w:rsidR="00BA2B24" w:rsidRPr="00F9528C" w:rsidRDefault="00000000" w:rsidP="005E6C84">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00BA2B24">
                <w:rPr>
                  <w:rFonts w:ascii="David" w:hAnsi="David" w:hint="cs"/>
                  <w:sz w:val="20"/>
                  <w:szCs w:val="20"/>
                  <w:rtl/>
                </w:rPr>
                <w:t>3;#</w:t>
              </w:r>
              <w:r w:rsidR="00BA2B24">
                <w:rPr>
                  <w:rFonts w:ascii="David" w:hAnsi="David" w:hint="cs"/>
                  <w:sz w:val="20"/>
                  <w:szCs w:val="20"/>
                </w:rPr>
                <w:t>Draft</w:t>
              </w:r>
            </w:sdtContent>
          </w:sdt>
        </w:p>
      </w:tc>
    </w:tr>
    <w:tr w:rsidR="00BA2B24" w:rsidRPr="00F9528C" w14:paraId="16906C2F" w14:textId="77777777" w:rsidTr="005E6C84">
      <w:trPr>
        <w:trHeight w:val="80"/>
      </w:trPr>
      <w:tc>
        <w:tcPr>
          <w:tcW w:w="753" w:type="dxa"/>
        </w:tcPr>
        <w:p w14:paraId="043A620F"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p>
      </w:tc>
      <w:tc>
        <w:tcPr>
          <w:tcW w:w="1883" w:type="dxa"/>
        </w:tcPr>
        <w:p w14:paraId="4ED07A1F" w14:textId="77777777" w:rsidR="00BA2B24" w:rsidRPr="00F9528C" w:rsidRDefault="00BA2B24" w:rsidP="005E6C84">
          <w:pPr>
            <w:tabs>
              <w:tab w:val="center" w:pos="4153"/>
              <w:tab w:val="right" w:pos="8306"/>
            </w:tabs>
            <w:spacing w:before="0" w:after="0" w:line="240" w:lineRule="auto"/>
            <w:rPr>
              <w:rFonts w:ascii="David" w:hAnsi="David"/>
              <w:color w:val="00B0F0"/>
              <w:sz w:val="20"/>
              <w:szCs w:val="20"/>
              <w:rtl/>
            </w:rPr>
          </w:pPr>
        </w:p>
      </w:tc>
      <w:tc>
        <w:tcPr>
          <w:tcW w:w="2232" w:type="dxa"/>
        </w:tcPr>
        <w:p w14:paraId="2EE9C93A"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p>
      </w:tc>
      <w:tc>
        <w:tcPr>
          <w:tcW w:w="236" w:type="dxa"/>
        </w:tcPr>
        <w:p w14:paraId="59D975AF"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p>
      </w:tc>
      <w:tc>
        <w:tcPr>
          <w:tcW w:w="1129" w:type="dxa"/>
        </w:tcPr>
        <w:p w14:paraId="06849C96"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p>
      </w:tc>
      <w:tc>
        <w:tcPr>
          <w:tcW w:w="2073" w:type="dxa"/>
        </w:tcPr>
        <w:p w14:paraId="2877CA16" w14:textId="77777777" w:rsidR="00BA2B24" w:rsidRPr="00F9528C" w:rsidRDefault="00BA2B24" w:rsidP="005E6C84">
          <w:pPr>
            <w:tabs>
              <w:tab w:val="center" w:pos="4153"/>
              <w:tab w:val="right" w:pos="8306"/>
            </w:tabs>
            <w:spacing w:before="0" w:after="0" w:line="240" w:lineRule="auto"/>
            <w:rPr>
              <w:rFonts w:ascii="David" w:hAnsi="David"/>
              <w:sz w:val="20"/>
              <w:szCs w:val="20"/>
              <w:rtl/>
            </w:rPr>
          </w:pPr>
        </w:p>
      </w:tc>
    </w:tr>
  </w:tbl>
  <w:p w14:paraId="3D9317C6" w14:textId="77777777" w:rsidR="00BA2B24" w:rsidRPr="00EC2AE1" w:rsidRDefault="00BA2B24" w:rsidP="00EC2AE1">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FC8DE" w14:textId="77777777" w:rsidR="001D3162" w:rsidRDefault="001D3162" w:rsidP="00AF234B">
      <w:pPr>
        <w:spacing w:before="0" w:after="0" w:line="240" w:lineRule="auto"/>
      </w:pPr>
      <w:r>
        <w:separator/>
      </w:r>
    </w:p>
  </w:footnote>
  <w:footnote w:type="continuationSeparator" w:id="0">
    <w:p w14:paraId="399AA063" w14:textId="77777777" w:rsidR="001D3162" w:rsidRDefault="001D3162" w:rsidP="00AF234B">
      <w:pPr>
        <w:spacing w:before="0" w:after="0" w:line="240" w:lineRule="auto"/>
      </w:pPr>
      <w:r>
        <w:continuationSeparator/>
      </w:r>
    </w:p>
  </w:footnote>
  <w:footnote w:type="continuationNotice" w:id="1">
    <w:p w14:paraId="4F3DEBBA" w14:textId="77777777" w:rsidR="001D3162" w:rsidRDefault="001D316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792596257"/>
      <w:docPartObj>
        <w:docPartGallery w:val="Page Numbers (Top of Page)"/>
        <w:docPartUnique/>
      </w:docPartObj>
    </w:sdtPr>
    <w:sdtContent>
      <w:p w14:paraId="5713F65F" w14:textId="77777777" w:rsidR="00BA2B24" w:rsidRDefault="00BA2B24" w:rsidP="00CF334C">
        <w:pPr>
          <w:pStyle w:val="Header"/>
          <w:jc w:val="center"/>
        </w:pPr>
        <w:r>
          <w:fldChar w:fldCharType="begin"/>
        </w:r>
        <w:r>
          <w:instrText xml:space="preserve"> PAGE   \* MERGEFORMAT </w:instrText>
        </w:r>
        <w:r>
          <w:fldChar w:fldCharType="separate"/>
        </w:r>
        <w:r w:rsidR="006A2B27">
          <w:rPr>
            <w:noProof/>
            <w:rtl/>
          </w:rPr>
          <w:t>1</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1561398"/>
    <w:multiLevelType w:val="multilevel"/>
    <w:tmpl w:val="D1B24E5C"/>
    <w:lvl w:ilvl="0">
      <w:start w:val="1"/>
      <w:numFmt w:val="decimal"/>
      <w:lvlText w:val="%1"/>
      <w:lvlJc w:val="left"/>
      <w:pPr>
        <w:ind w:left="390" w:hanging="390"/>
      </w:pPr>
      <w:rPr>
        <w:rFonts w:hint="default"/>
      </w:rPr>
    </w:lvl>
    <w:lvl w:ilvl="1">
      <w:start w:val="1"/>
      <w:numFmt w:val="decimal"/>
      <w:lvlText w:val="%1.%2"/>
      <w:lvlJc w:val="left"/>
      <w:pPr>
        <w:ind w:left="321" w:hanging="390"/>
      </w:pPr>
      <w:rPr>
        <w:rFonts w:hint="default"/>
      </w:rPr>
    </w:lvl>
    <w:lvl w:ilvl="2">
      <w:start w:val="1"/>
      <w:numFmt w:val="decimal"/>
      <w:lvlText w:val="%1.%2.%3"/>
      <w:lvlJc w:val="left"/>
      <w:pPr>
        <w:ind w:left="582" w:hanging="720"/>
      </w:pPr>
      <w:rPr>
        <w:rFonts w:hint="default"/>
      </w:rPr>
    </w:lvl>
    <w:lvl w:ilvl="3">
      <w:start w:val="1"/>
      <w:numFmt w:val="decimal"/>
      <w:lvlText w:val="%1.%2.%3.%4"/>
      <w:lvlJc w:val="left"/>
      <w:pPr>
        <w:ind w:left="513" w:hanging="720"/>
      </w:pPr>
      <w:rPr>
        <w:rFonts w:hint="default"/>
      </w:rPr>
    </w:lvl>
    <w:lvl w:ilvl="4">
      <w:start w:val="1"/>
      <w:numFmt w:val="decimal"/>
      <w:lvlText w:val="%1.%2.%3.%4.%5"/>
      <w:lvlJc w:val="left"/>
      <w:pPr>
        <w:ind w:left="804" w:hanging="1080"/>
      </w:pPr>
      <w:rPr>
        <w:rFonts w:hint="default"/>
      </w:rPr>
    </w:lvl>
    <w:lvl w:ilvl="5">
      <w:start w:val="1"/>
      <w:numFmt w:val="decimal"/>
      <w:lvlText w:val="%1.%2.%3.%4.%5.%6"/>
      <w:lvlJc w:val="left"/>
      <w:pPr>
        <w:ind w:left="735" w:hanging="1080"/>
      </w:pPr>
      <w:rPr>
        <w:rFonts w:hint="default"/>
      </w:rPr>
    </w:lvl>
    <w:lvl w:ilvl="6">
      <w:start w:val="1"/>
      <w:numFmt w:val="decimal"/>
      <w:lvlText w:val="%1.%2.%3.%4.%5.%6.%7"/>
      <w:lvlJc w:val="left"/>
      <w:pPr>
        <w:ind w:left="666" w:hanging="1080"/>
      </w:pPr>
      <w:rPr>
        <w:rFonts w:hint="default"/>
      </w:rPr>
    </w:lvl>
    <w:lvl w:ilvl="7">
      <w:start w:val="1"/>
      <w:numFmt w:val="decimal"/>
      <w:lvlText w:val="%1.%2.%3.%4.%5.%6.%7.%8"/>
      <w:lvlJc w:val="left"/>
      <w:pPr>
        <w:ind w:left="957" w:hanging="1440"/>
      </w:pPr>
      <w:rPr>
        <w:rFonts w:hint="default"/>
      </w:rPr>
    </w:lvl>
    <w:lvl w:ilvl="8">
      <w:start w:val="1"/>
      <w:numFmt w:val="decimal"/>
      <w:lvlText w:val="%1.%2.%3.%4.%5.%6.%7.%8.%9"/>
      <w:lvlJc w:val="left"/>
      <w:pPr>
        <w:ind w:left="888" w:hanging="1440"/>
      </w:pPr>
      <w:rPr>
        <w:rFonts w:hint="default"/>
      </w:r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6"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9"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D5F25BA"/>
    <w:multiLevelType w:val="multilevel"/>
    <w:tmpl w:val="38E2925A"/>
    <w:lvl w:ilvl="0">
      <w:start w:val="1"/>
      <w:numFmt w:val="decimal"/>
      <w:lvlText w:val="%1."/>
      <w:lvlJc w:val="left"/>
      <w:pPr>
        <w:ind w:left="1080" w:hanging="720"/>
      </w:pPr>
      <w:rPr>
        <w:rFonts w:hint="default"/>
      </w:rPr>
    </w:lvl>
    <w:lvl w:ilvl="1">
      <w:start w:val="3"/>
      <w:numFmt w:val="decimal"/>
      <w:isLgl/>
      <w:lvlText w:val="%1.%2"/>
      <w:lvlJc w:val="left"/>
      <w:pPr>
        <w:ind w:left="1440" w:hanging="465"/>
      </w:pPr>
      <w:rPr>
        <w:rFonts w:hint="default"/>
      </w:rPr>
    </w:lvl>
    <w:lvl w:ilvl="2">
      <w:start w:val="1"/>
      <w:numFmt w:val="decimal"/>
      <w:isLgl/>
      <w:lvlText w:val="%1.%2.%3"/>
      <w:lvlJc w:val="left"/>
      <w:pPr>
        <w:ind w:left="2310" w:hanging="720"/>
      </w:pPr>
      <w:rPr>
        <w:rFonts w:hint="default"/>
      </w:rPr>
    </w:lvl>
    <w:lvl w:ilvl="3">
      <w:start w:val="1"/>
      <w:numFmt w:val="decimal"/>
      <w:isLgl/>
      <w:lvlText w:val="%1.%2.%3.%4"/>
      <w:lvlJc w:val="left"/>
      <w:pPr>
        <w:ind w:left="2925" w:hanging="720"/>
      </w:pPr>
      <w:rPr>
        <w:rFonts w:hint="default"/>
      </w:rPr>
    </w:lvl>
    <w:lvl w:ilvl="4">
      <w:start w:val="1"/>
      <w:numFmt w:val="decimal"/>
      <w:isLgl/>
      <w:lvlText w:val="%1.%2.%3.%4.%5"/>
      <w:lvlJc w:val="left"/>
      <w:pPr>
        <w:ind w:left="3900" w:hanging="1080"/>
      </w:pPr>
      <w:rPr>
        <w:rFonts w:hint="default"/>
      </w:rPr>
    </w:lvl>
    <w:lvl w:ilvl="5">
      <w:start w:val="1"/>
      <w:numFmt w:val="decimal"/>
      <w:isLgl/>
      <w:lvlText w:val="%1.%2.%3.%4.%5.%6"/>
      <w:lvlJc w:val="left"/>
      <w:pPr>
        <w:ind w:left="4515" w:hanging="1080"/>
      </w:pPr>
      <w:rPr>
        <w:rFonts w:hint="default"/>
      </w:rPr>
    </w:lvl>
    <w:lvl w:ilvl="6">
      <w:start w:val="1"/>
      <w:numFmt w:val="decimal"/>
      <w:isLgl/>
      <w:lvlText w:val="%1.%2.%3.%4.%5.%6.%7"/>
      <w:lvlJc w:val="left"/>
      <w:pPr>
        <w:ind w:left="5130" w:hanging="1080"/>
      </w:pPr>
      <w:rPr>
        <w:rFonts w:hint="default"/>
      </w:rPr>
    </w:lvl>
    <w:lvl w:ilvl="7">
      <w:start w:val="1"/>
      <w:numFmt w:val="decimal"/>
      <w:isLgl/>
      <w:lvlText w:val="%1.%2.%3.%4.%5.%6.%7.%8"/>
      <w:lvlJc w:val="left"/>
      <w:pPr>
        <w:ind w:left="6105" w:hanging="1440"/>
      </w:pPr>
      <w:rPr>
        <w:rFonts w:hint="default"/>
      </w:rPr>
    </w:lvl>
    <w:lvl w:ilvl="8">
      <w:start w:val="1"/>
      <w:numFmt w:val="decimal"/>
      <w:isLgl/>
      <w:lvlText w:val="%1.%2.%3.%4.%5.%6.%7.%8.%9"/>
      <w:lvlJc w:val="left"/>
      <w:pPr>
        <w:ind w:left="6720" w:hanging="1440"/>
      </w:pPr>
      <w:rPr>
        <w:rFonts w:hint="default"/>
      </w:rPr>
    </w:lvl>
  </w:abstractNum>
  <w:abstractNum w:abstractNumId="1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5"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6"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18"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361782680">
    <w:abstractNumId w:val="17"/>
  </w:num>
  <w:num w:numId="2" w16cid:durableId="2630196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962333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11092442">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675110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7099521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0975829">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739732">
    <w:abstractNumId w:val="18"/>
  </w:num>
  <w:num w:numId="9" w16cid:durableId="18238880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212930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4687566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6144324">
    <w:abstractNumId w:val="14"/>
  </w:num>
  <w:num w:numId="13" w16cid:durableId="2146505409">
    <w:abstractNumId w:val="1"/>
  </w:num>
  <w:num w:numId="14" w16cid:durableId="1744640104">
    <w:abstractNumId w:val="7"/>
  </w:num>
  <w:num w:numId="15" w16cid:durableId="90510423">
    <w:abstractNumId w:val="16"/>
  </w:num>
  <w:num w:numId="16" w16cid:durableId="1997756480">
    <w:abstractNumId w:val="18"/>
  </w:num>
  <w:num w:numId="17" w16cid:durableId="1081099941">
    <w:abstractNumId w:val="2"/>
  </w:num>
  <w:num w:numId="18" w16cid:durableId="1991865291">
    <w:abstractNumId w:val="6"/>
  </w:num>
  <w:num w:numId="19" w16cid:durableId="686103462">
    <w:abstractNumId w:val="9"/>
  </w:num>
  <w:num w:numId="20" w16cid:durableId="1120957084">
    <w:abstractNumId w:val="8"/>
  </w:num>
  <w:num w:numId="21" w16cid:durableId="1592467373">
    <w:abstractNumId w:val="12"/>
  </w:num>
  <w:num w:numId="22" w16cid:durableId="717318118">
    <w:abstractNumId w:val="11"/>
  </w:num>
  <w:num w:numId="23" w16cid:durableId="9186328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408028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13444851">
    <w:abstractNumId w:val="12"/>
    <w:lvlOverride w:ilvl="0">
      <w:startOverride w:val="1"/>
    </w:lvlOverride>
    <w:lvlOverride w:ilvl="1"/>
    <w:lvlOverride w:ilvl="2"/>
    <w:lvlOverride w:ilvl="3"/>
    <w:lvlOverride w:ilvl="4"/>
    <w:lvlOverride w:ilvl="5"/>
    <w:lvlOverride w:ilvl="6"/>
    <w:lvlOverride w:ilvl="7"/>
    <w:lvlOverride w:ilvl="8"/>
  </w:num>
  <w:num w:numId="26" w16cid:durableId="200612536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3532453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גרמן קגנובסקי">
    <w15:presenceInfo w15:providerId="AD" w15:userId="S-1-5-21-1915107579-1707952165-794563710-27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33ADB"/>
    <w:rsid w:val="00033E75"/>
    <w:rsid w:val="00043F10"/>
    <w:rsid w:val="00082B8A"/>
    <w:rsid w:val="000A2BD7"/>
    <w:rsid w:val="000B1406"/>
    <w:rsid w:val="00134C85"/>
    <w:rsid w:val="001916F0"/>
    <w:rsid w:val="001A0C3C"/>
    <w:rsid w:val="001A69D5"/>
    <w:rsid w:val="001C0853"/>
    <w:rsid w:val="001D3162"/>
    <w:rsid w:val="00214ACF"/>
    <w:rsid w:val="00223E9F"/>
    <w:rsid w:val="0025175F"/>
    <w:rsid w:val="00272745"/>
    <w:rsid w:val="002A0BA0"/>
    <w:rsid w:val="002B2234"/>
    <w:rsid w:val="002F7BAD"/>
    <w:rsid w:val="0031175B"/>
    <w:rsid w:val="00342752"/>
    <w:rsid w:val="0039396B"/>
    <w:rsid w:val="00413043"/>
    <w:rsid w:val="00452219"/>
    <w:rsid w:val="004736D8"/>
    <w:rsid w:val="00495BD7"/>
    <w:rsid w:val="004A3CAE"/>
    <w:rsid w:val="004B73AB"/>
    <w:rsid w:val="004D5718"/>
    <w:rsid w:val="00512A29"/>
    <w:rsid w:val="00552E11"/>
    <w:rsid w:val="005917B4"/>
    <w:rsid w:val="005E6C84"/>
    <w:rsid w:val="0061499E"/>
    <w:rsid w:val="006512CA"/>
    <w:rsid w:val="00666119"/>
    <w:rsid w:val="00671BB2"/>
    <w:rsid w:val="00695EF0"/>
    <w:rsid w:val="006A2B27"/>
    <w:rsid w:val="006B4F9F"/>
    <w:rsid w:val="0072103C"/>
    <w:rsid w:val="00735E3D"/>
    <w:rsid w:val="00741C87"/>
    <w:rsid w:val="00774D2C"/>
    <w:rsid w:val="00780C7D"/>
    <w:rsid w:val="00786CF9"/>
    <w:rsid w:val="00790766"/>
    <w:rsid w:val="007B786F"/>
    <w:rsid w:val="007F571B"/>
    <w:rsid w:val="00867659"/>
    <w:rsid w:val="008A2FB9"/>
    <w:rsid w:val="008C4F54"/>
    <w:rsid w:val="008C64C6"/>
    <w:rsid w:val="008D35E3"/>
    <w:rsid w:val="009364BF"/>
    <w:rsid w:val="00942177"/>
    <w:rsid w:val="00946D65"/>
    <w:rsid w:val="00A03B97"/>
    <w:rsid w:val="00A42271"/>
    <w:rsid w:val="00AF234B"/>
    <w:rsid w:val="00B25F0A"/>
    <w:rsid w:val="00B57B42"/>
    <w:rsid w:val="00B57C10"/>
    <w:rsid w:val="00BA2B24"/>
    <w:rsid w:val="00BB2673"/>
    <w:rsid w:val="00BD72C4"/>
    <w:rsid w:val="00BE17B4"/>
    <w:rsid w:val="00C025B2"/>
    <w:rsid w:val="00C93C9A"/>
    <w:rsid w:val="00CB5AD0"/>
    <w:rsid w:val="00CC3E80"/>
    <w:rsid w:val="00CF334C"/>
    <w:rsid w:val="00D161B5"/>
    <w:rsid w:val="00D80A75"/>
    <w:rsid w:val="00E679C7"/>
    <w:rsid w:val="00E7401B"/>
    <w:rsid w:val="00EC2AE1"/>
    <w:rsid w:val="00EC37B6"/>
    <w:rsid w:val="00F64E05"/>
    <w:rsid w:val="00FA38E0"/>
    <w:rsid w:val="00FB2A61"/>
    <w:rsid w:val="00FE4D87"/>
    <w:rsid w:val="00FE70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49B0B7"/>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ListParagraph">
    <w:name w:val="List Paragraph"/>
    <w:basedOn w:val="Normal"/>
    <w:uiPriority w:val="34"/>
    <w:qFormat/>
    <w:rsid w:val="00A03B97"/>
    <w:pPr>
      <w:ind w:left="720"/>
      <w:contextualSpacing/>
    </w:pPr>
  </w:style>
  <w:style w:type="table" w:customStyle="1" w:styleId="11">
    <w:name w:val="רשת טבלה1"/>
    <w:basedOn w:val="TableNormal"/>
    <w:next w:val="TableGrid"/>
    <w:rsid w:val="00EC2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39396B"/>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32364423DFC4D9683D2AFC9A0512D65"/>
        <w:category>
          <w:name w:val="General"/>
          <w:gallery w:val="placeholder"/>
        </w:category>
        <w:types>
          <w:type w:val="bbPlcHdr"/>
        </w:types>
        <w:behaviors>
          <w:behavior w:val="content"/>
        </w:behaviors>
        <w:guid w:val="{F5FDE81C-4D45-474E-B6C0-732D108F29B4}"/>
      </w:docPartPr>
      <w:docPartBody>
        <w:p w:rsidR="00484095" w:rsidRDefault="003D3172">
          <w:r w:rsidRPr="00D33004">
            <w:rPr>
              <w:rStyle w:val="PlaceholderText"/>
              <w:rtl/>
            </w:rPr>
            <w:t>[תאריך חתימת חוזה]</w:t>
          </w:r>
        </w:p>
      </w:docPartBody>
    </w:docPart>
    <w:docPart>
      <w:docPartPr>
        <w:name w:val="033689155C204D34AA30E9BCCBD4FC53"/>
        <w:category>
          <w:name w:val="General"/>
          <w:gallery w:val="placeholder"/>
        </w:category>
        <w:types>
          <w:type w:val="bbPlcHdr"/>
        </w:types>
        <w:behaviors>
          <w:behavior w:val="content"/>
        </w:behaviors>
        <w:guid w:val="{88AFCFB5-76C3-4B1F-99E9-C996CC2D4393}"/>
      </w:docPartPr>
      <w:docPartBody>
        <w:p w:rsidR="00484095" w:rsidRDefault="003D3172">
          <w:r w:rsidRPr="00D33004">
            <w:rPr>
              <w:rStyle w:val="PlaceholderText"/>
              <w:rtl/>
            </w:rPr>
            <w:t>[צד א בחוזה]</w:t>
          </w:r>
        </w:p>
      </w:docPartBody>
    </w:docPart>
    <w:docPart>
      <w:docPartPr>
        <w:name w:val="18DFA901444646BB88ABDB7191A85B95"/>
        <w:category>
          <w:name w:val="General"/>
          <w:gallery w:val="placeholder"/>
        </w:category>
        <w:types>
          <w:type w:val="bbPlcHdr"/>
        </w:types>
        <w:behaviors>
          <w:behavior w:val="content"/>
        </w:behaviors>
        <w:guid w:val="{D1CD494E-94B5-48B4-A0ED-E06E589216FD}"/>
      </w:docPartPr>
      <w:docPartBody>
        <w:p w:rsidR="00484095" w:rsidRDefault="003D3172">
          <w:r w:rsidRPr="00D33004">
            <w:rPr>
              <w:rStyle w:val="PlaceholderText"/>
              <w:rtl/>
            </w:rPr>
            <w:t>[צדדים נוספים]</w:t>
          </w:r>
        </w:p>
      </w:docPartBody>
    </w:docPart>
    <w:docPart>
      <w:docPartPr>
        <w:name w:val="D3E35407D01A429BB4618C373C63356D"/>
        <w:category>
          <w:name w:val="General"/>
          <w:gallery w:val="placeholder"/>
        </w:category>
        <w:types>
          <w:type w:val="bbPlcHdr"/>
        </w:types>
        <w:behaviors>
          <w:behavior w:val="content"/>
        </w:behaviors>
        <w:guid w:val="{682752A2-6181-4250-A8C1-283246DF676B}"/>
      </w:docPartPr>
      <w:docPartBody>
        <w:p w:rsidR="00484095" w:rsidRDefault="003D3172">
          <w:r w:rsidRPr="00D33004">
            <w:rPr>
              <w:rStyle w:val="PlaceholderText"/>
              <w:rtl/>
            </w:rPr>
            <w:t>[נקודות מדד]</w:t>
          </w:r>
        </w:p>
      </w:docPartBody>
    </w:docPart>
    <w:docPart>
      <w:docPartPr>
        <w:name w:val="68B073ACBC9B4904B399764617F006C8"/>
        <w:category>
          <w:name w:val="General"/>
          <w:gallery w:val="placeholder"/>
        </w:category>
        <w:types>
          <w:type w:val="bbPlcHdr"/>
        </w:types>
        <w:behaviors>
          <w:behavior w:val="content"/>
        </w:behaviors>
        <w:guid w:val="{9BE2CD60-97F2-4A4D-BF78-5E390713A628}"/>
      </w:docPartPr>
      <w:docPartBody>
        <w:p w:rsidR="00484095" w:rsidRDefault="003D3172">
          <w:r w:rsidRPr="00D33004">
            <w:rPr>
              <w:rStyle w:val="PlaceholderText"/>
              <w:rtl/>
            </w:rPr>
            <w:t>[מדד בסיס]</w:t>
          </w:r>
        </w:p>
      </w:docPartBody>
    </w:docPart>
    <w:docPart>
      <w:docPartPr>
        <w:name w:val="680F525888D74A88870FED13DD5DC8EB"/>
        <w:category>
          <w:name w:val="General"/>
          <w:gallery w:val="placeholder"/>
        </w:category>
        <w:types>
          <w:type w:val="bbPlcHdr"/>
        </w:types>
        <w:behaviors>
          <w:behavior w:val="content"/>
        </w:behaviors>
        <w:guid w:val="{9FB65CDF-B2A2-4164-89C9-1B9A05CE081B}"/>
      </w:docPartPr>
      <w:docPartBody>
        <w:p w:rsidR="00484095" w:rsidRDefault="003D3172">
          <w:r w:rsidRPr="00D33004">
            <w:rPr>
              <w:rStyle w:val="PlaceholderText"/>
              <w:rtl/>
            </w:rPr>
            <w:t>[מדד בגין/ידוע - כותרת]</w:t>
          </w:r>
        </w:p>
      </w:docPartBody>
    </w:docPart>
    <w:docPart>
      <w:docPartPr>
        <w:name w:val="4842E918D147400A969E6E7847F3D2BD"/>
        <w:category>
          <w:name w:val="General"/>
          <w:gallery w:val="placeholder"/>
        </w:category>
        <w:types>
          <w:type w:val="bbPlcHdr"/>
        </w:types>
        <w:behaviors>
          <w:behavior w:val="content"/>
        </w:behaviors>
        <w:guid w:val="{45FCDE13-E131-43A6-A144-937250E15253}"/>
      </w:docPartPr>
      <w:docPartBody>
        <w:p w:rsidR="00484095" w:rsidRDefault="003D3172">
          <w:r w:rsidRPr="00D33004">
            <w:rPr>
              <w:rStyle w:val="PlaceholderText"/>
              <w:rtl/>
            </w:rPr>
            <w:t>[סוג מדד כותרת]</w:t>
          </w:r>
        </w:p>
      </w:docPartBody>
    </w:docPart>
    <w:docPart>
      <w:docPartPr>
        <w:name w:val="A63463E970C1443C92C1790F6B12BC1E"/>
        <w:category>
          <w:name w:val="כללי"/>
          <w:gallery w:val="placeholder"/>
        </w:category>
        <w:types>
          <w:type w:val="bbPlcHdr"/>
        </w:types>
        <w:behaviors>
          <w:behavior w:val="content"/>
        </w:behaviors>
        <w:guid w:val="{1E230708-3C11-4631-9B0B-B4D0C4254B37}"/>
      </w:docPartPr>
      <w:docPartBody>
        <w:p w:rsidR="00484095" w:rsidRDefault="00484095" w:rsidP="00484095">
          <w:pPr>
            <w:pStyle w:val="A63463E970C1443C92C1790F6B12BC1E"/>
          </w:pPr>
          <w:r w:rsidRPr="00F11BAF">
            <w:rPr>
              <w:rStyle w:val="PlaceholderText"/>
              <w:rtl/>
            </w:rPr>
            <w:t>[שם הפרויקט]</w:t>
          </w:r>
        </w:p>
      </w:docPartBody>
    </w:docPart>
    <w:docPart>
      <w:docPartPr>
        <w:name w:val="C6AFC98E6AC341BFADBAA851F58CEBE5"/>
        <w:category>
          <w:name w:val="כללי"/>
          <w:gallery w:val="placeholder"/>
        </w:category>
        <w:types>
          <w:type w:val="bbPlcHdr"/>
        </w:types>
        <w:behaviors>
          <w:behavior w:val="content"/>
        </w:behaviors>
        <w:guid w:val="{CD35404D-0EE6-48C1-8466-69E51F6CAAE9}"/>
      </w:docPartPr>
      <w:docPartBody>
        <w:p w:rsidR="00484095" w:rsidRDefault="00484095" w:rsidP="00484095">
          <w:pPr>
            <w:pStyle w:val="C6AFC98E6AC341BFADBAA851F58CEBE5"/>
          </w:pPr>
          <w:r w:rsidRPr="00F11BAF">
            <w:rPr>
              <w:rStyle w:val="PlaceholderText"/>
              <w:rtl/>
            </w:rPr>
            <w:t>[שם אתר]</w:t>
          </w:r>
        </w:p>
      </w:docPartBody>
    </w:docPart>
    <w:docPart>
      <w:docPartPr>
        <w:name w:val="43FE4C324B3D4D45903EBE903CEA264B"/>
        <w:category>
          <w:name w:val="כללי"/>
          <w:gallery w:val="placeholder"/>
        </w:category>
        <w:types>
          <w:type w:val="bbPlcHdr"/>
        </w:types>
        <w:behaviors>
          <w:behavior w:val="content"/>
        </w:behaviors>
        <w:guid w:val="{96092CE9-BEBA-4A9D-9601-5F0F9E7E1C39}"/>
      </w:docPartPr>
      <w:docPartBody>
        <w:p w:rsidR="00484095" w:rsidRDefault="00484095" w:rsidP="00484095">
          <w:pPr>
            <w:pStyle w:val="43FE4C324B3D4D45903EBE903CEA264B"/>
          </w:pPr>
          <w:r w:rsidRPr="009C4355">
            <w:rPr>
              <w:rStyle w:val="PlaceholderText"/>
              <w:rtl/>
            </w:rPr>
            <w:t>[שם ספק]</w:t>
          </w:r>
        </w:p>
      </w:docPartBody>
    </w:docPart>
    <w:docPart>
      <w:docPartPr>
        <w:name w:val="62B894F6C7B6442598F0D71DFE4A06C3"/>
        <w:category>
          <w:name w:val="כללי"/>
          <w:gallery w:val="placeholder"/>
        </w:category>
        <w:types>
          <w:type w:val="bbPlcHdr"/>
        </w:types>
        <w:behaviors>
          <w:behavior w:val="content"/>
        </w:behaviors>
        <w:guid w:val="{BA0451E6-276D-4908-B001-4F2F2588F60D}"/>
      </w:docPartPr>
      <w:docPartBody>
        <w:p w:rsidR="00484095" w:rsidRDefault="00484095" w:rsidP="00484095">
          <w:pPr>
            <w:pStyle w:val="62B894F6C7B6442598F0D71DFE4A06C3"/>
          </w:pPr>
          <w:r w:rsidRPr="003E6FC4">
            <w:rPr>
              <w:rStyle w:val="PlaceholderText"/>
              <w:rtl/>
            </w:rPr>
            <w:t>[שם צד א]</w:t>
          </w:r>
        </w:p>
      </w:docPartBody>
    </w:docPart>
    <w:docPart>
      <w:docPartPr>
        <w:name w:val="00911422858C4BCE8120469B9F47FB46"/>
        <w:category>
          <w:name w:val="כללי"/>
          <w:gallery w:val="placeholder"/>
        </w:category>
        <w:types>
          <w:type w:val="bbPlcHdr"/>
        </w:types>
        <w:behaviors>
          <w:behavior w:val="content"/>
        </w:behaviors>
        <w:guid w:val="{2A5AE523-FC2A-4E4D-B5E6-3B55ACEFA888}"/>
      </w:docPartPr>
      <w:docPartBody>
        <w:p w:rsidR="00484095" w:rsidRDefault="00484095" w:rsidP="00484095">
          <w:pPr>
            <w:pStyle w:val="00911422858C4BCE8120469B9F47FB46"/>
          </w:pPr>
          <w:r w:rsidRPr="003059F5">
            <w:rPr>
              <w:rStyle w:val="PlaceholderText"/>
              <w:rtl/>
            </w:rPr>
            <w:t>[רשות מקומית]</w:t>
          </w:r>
        </w:p>
      </w:docPartBody>
    </w:docPart>
    <w:docPart>
      <w:docPartPr>
        <w:name w:val="2CE2ACED0BFA4946960641CABE43A153"/>
        <w:category>
          <w:name w:val="כללי"/>
          <w:gallery w:val="placeholder"/>
        </w:category>
        <w:types>
          <w:type w:val="bbPlcHdr"/>
        </w:types>
        <w:behaviors>
          <w:behavior w:val="content"/>
        </w:behaviors>
        <w:guid w:val="{5B036196-E2DF-47CF-9BD7-BE25FF1AD2C1}"/>
      </w:docPartPr>
      <w:docPartBody>
        <w:p w:rsidR="00484095" w:rsidRDefault="00484095" w:rsidP="00484095">
          <w:pPr>
            <w:pStyle w:val="2CE2ACED0BFA4946960641CABE43A153"/>
          </w:pPr>
          <w:r w:rsidRPr="003059F5">
            <w:rPr>
              <w:rStyle w:val="PlaceholderText"/>
              <w:rtl/>
            </w:rPr>
            <w:t>[שם אתר]</w:t>
          </w:r>
        </w:p>
      </w:docPartBody>
    </w:docPart>
    <w:docPart>
      <w:docPartPr>
        <w:name w:val="A8EBB78BD70E4147A6E024D307465996"/>
        <w:category>
          <w:name w:val="כללי"/>
          <w:gallery w:val="placeholder"/>
        </w:category>
        <w:types>
          <w:type w:val="bbPlcHdr"/>
        </w:types>
        <w:behaviors>
          <w:behavior w:val="content"/>
        </w:behaviors>
        <w:guid w:val="{B84EC4C3-F876-405C-9D3D-A80F2EEE088A}"/>
      </w:docPartPr>
      <w:docPartBody>
        <w:p w:rsidR="00484095" w:rsidRDefault="00484095" w:rsidP="00484095">
          <w:pPr>
            <w:pStyle w:val="A8EBB78BD70E4147A6E024D307465996"/>
          </w:pPr>
          <w:r w:rsidRPr="003059F5">
            <w:rPr>
              <w:rStyle w:val="PlaceholderText"/>
              <w:rtl/>
            </w:rPr>
            <w:t>[שם הפרויקט]</w:t>
          </w:r>
        </w:p>
      </w:docPartBody>
    </w:docPart>
    <w:docPart>
      <w:docPartPr>
        <w:name w:val="0EA9C9DE71F845B5912A1725FC68507C"/>
        <w:category>
          <w:name w:val="כללי"/>
          <w:gallery w:val="placeholder"/>
        </w:category>
        <w:types>
          <w:type w:val="bbPlcHdr"/>
        </w:types>
        <w:behaviors>
          <w:behavior w:val="content"/>
        </w:behaviors>
        <w:guid w:val="{C2BF6A4C-D445-48BF-8F7D-B9CAFE3BD554}"/>
      </w:docPartPr>
      <w:docPartBody>
        <w:p w:rsidR="00484095" w:rsidRDefault="00484095" w:rsidP="00484095">
          <w:pPr>
            <w:pStyle w:val="0EA9C9DE71F845B5912A1725FC68507C"/>
          </w:pPr>
          <w:r w:rsidRPr="003059F5">
            <w:rPr>
              <w:rStyle w:val="PlaceholderText"/>
              <w:rtl/>
            </w:rPr>
            <w:t>[שדה נוסף 2]</w:t>
          </w:r>
        </w:p>
      </w:docPartBody>
    </w:docPart>
    <w:docPart>
      <w:docPartPr>
        <w:name w:val="449910406AD04649A089B6776B01EE39"/>
        <w:category>
          <w:name w:val="כללי"/>
          <w:gallery w:val="placeholder"/>
        </w:category>
        <w:types>
          <w:type w:val="bbPlcHdr"/>
        </w:types>
        <w:behaviors>
          <w:behavior w:val="content"/>
        </w:behaviors>
        <w:guid w:val="{00E1C247-ADDE-48B3-86EB-6D8A169DD3F9}"/>
      </w:docPartPr>
      <w:docPartBody>
        <w:p w:rsidR="00484095" w:rsidRDefault="00484095" w:rsidP="00484095">
          <w:pPr>
            <w:pStyle w:val="449910406AD04649A089B6776B01EE39"/>
          </w:pPr>
          <w:r w:rsidRPr="003059F5">
            <w:rPr>
              <w:rStyle w:val="PlaceholderText"/>
              <w:rtl/>
            </w:rPr>
            <w:t>[שדה נוסף 1]</w:t>
          </w:r>
        </w:p>
      </w:docPartBody>
    </w:docPart>
    <w:docPart>
      <w:docPartPr>
        <w:name w:val="6D573B38085E4F27BBEE62FCAA05CDEA"/>
        <w:category>
          <w:name w:val="כללי"/>
          <w:gallery w:val="placeholder"/>
        </w:category>
        <w:types>
          <w:type w:val="bbPlcHdr"/>
        </w:types>
        <w:behaviors>
          <w:behavior w:val="content"/>
        </w:behaviors>
        <w:guid w:val="{ACA07D52-83FB-4B85-89F7-1D1D3DFB3EB9}"/>
      </w:docPartPr>
      <w:docPartBody>
        <w:p w:rsidR="00484095" w:rsidRDefault="00484095" w:rsidP="00484095">
          <w:pPr>
            <w:pStyle w:val="6D573B38085E4F27BBEE62FCAA05CDEA"/>
          </w:pPr>
          <w:r w:rsidRPr="003059F5">
            <w:rPr>
              <w:rStyle w:val="PlaceholderText"/>
              <w:rtl/>
            </w:rPr>
            <w:t>[רשות מקומית]</w:t>
          </w:r>
        </w:p>
      </w:docPartBody>
    </w:docPart>
    <w:docPart>
      <w:docPartPr>
        <w:name w:val="AE4C8CCBE3AE437E899D6B9676EDCC68"/>
        <w:category>
          <w:name w:val="כללי"/>
          <w:gallery w:val="placeholder"/>
        </w:category>
        <w:types>
          <w:type w:val="bbPlcHdr"/>
        </w:types>
        <w:behaviors>
          <w:behavior w:val="content"/>
        </w:behaviors>
        <w:guid w:val="{95F6021C-FFC4-4574-868A-56BD7217933E}"/>
      </w:docPartPr>
      <w:docPartBody>
        <w:p w:rsidR="00484095" w:rsidRDefault="00484095" w:rsidP="00484095">
          <w:pPr>
            <w:pStyle w:val="AE4C8CCBE3AE437E899D6B9676EDCC68"/>
          </w:pPr>
          <w:r w:rsidRPr="003059F5">
            <w:rPr>
              <w:rStyle w:val="PlaceholderText"/>
              <w:rtl/>
            </w:rPr>
            <w:t>[שדה נוסף 3]</w:t>
          </w:r>
        </w:p>
      </w:docPartBody>
    </w:docPart>
    <w:docPart>
      <w:docPartPr>
        <w:name w:val="7EF251697CC840548350BBFED0F57070"/>
        <w:category>
          <w:name w:val="כללי"/>
          <w:gallery w:val="placeholder"/>
        </w:category>
        <w:types>
          <w:type w:val="bbPlcHdr"/>
        </w:types>
        <w:behaviors>
          <w:behavior w:val="content"/>
        </w:behaviors>
        <w:guid w:val="{611E8321-1B11-41EF-8731-CAB6D8802177}"/>
      </w:docPartPr>
      <w:docPartBody>
        <w:p w:rsidR="00484095" w:rsidRDefault="00484095" w:rsidP="00484095">
          <w:pPr>
            <w:pStyle w:val="7EF251697CC840548350BBFED0F57070"/>
          </w:pPr>
          <w:r w:rsidRPr="003059F5">
            <w:rPr>
              <w:rStyle w:val="PlaceholderText"/>
              <w:rtl/>
            </w:rPr>
            <w:t>[שדה נוסף 4]</w:t>
          </w:r>
        </w:p>
      </w:docPartBody>
    </w:docPart>
    <w:docPart>
      <w:docPartPr>
        <w:name w:val="1FDF1D8AA4B04C80BEAA219E83A7584B"/>
        <w:category>
          <w:name w:val="כללי"/>
          <w:gallery w:val="placeholder"/>
        </w:category>
        <w:types>
          <w:type w:val="bbPlcHdr"/>
        </w:types>
        <w:behaviors>
          <w:behavior w:val="content"/>
        </w:behaviors>
        <w:guid w:val="{8760EED2-760A-4A43-BAEA-B306C5386BF7}"/>
      </w:docPartPr>
      <w:docPartBody>
        <w:p w:rsidR="00484095" w:rsidRDefault="00484095" w:rsidP="00484095">
          <w:pPr>
            <w:pStyle w:val="1FDF1D8AA4B04C80BEAA219E83A7584B"/>
          </w:pPr>
          <w:r w:rsidRPr="003059F5">
            <w:rPr>
              <w:rStyle w:val="PlaceholderText"/>
              <w:rtl/>
            </w:rPr>
            <w:t>[שדה נוסף 5]</w:t>
          </w:r>
        </w:p>
      </w:docPartBody>
    </w:docPart>
    <w:docPart>
      <w:docPartPr>
        <w:name w:val="A7CA960469F749199F3B2C54CF1A9265"/>
        <w:category>
          <w:name w:val="כללי"/>
          <w:gallery w:val="placeholder"/>
        </w:category>
        <w:types>
          <w:type w:val="bbPlcHdr"/>
        </w:types>
        <w:behaviors>
          <w:behavior w:val="content"/>
        </w:behaviors>
        <w:guid w:val="{29C1C4D9-5AC1-4EFF-9364-EA6FEC9C4D70}"/>
      </w:docPartPr>
      <w:docPartBody>
        <w:p w:rsidR="00484095" w:rsidRDefault="00484095" w:rsidP="00484095">
          <w:pPr>
            <w:pStyle w:val="A7CA960469F749199F3B2C54CF1A9265"/>
          </w:pPr>
          <w:r w:rsidRPr="003059F5">
            <w:rPr>
              <w:rStyle w:val="PlaceholderText"/>
              <w:rtl/>
            </w:rPr>
            <w:t>[שדה נוסף 6]</w:t>
          </w:r>
        </w:p>
      </w:docPartBody>
    </w:docPart>
    <w:docPart>
      <w:docPartPr>
        <w:name w:val="10705BC072A046779B9DB4F78C4AA80E"/>
        <w:category>
          <w:name w:val="כללי"/>
          <w:gallery w:val="placeholder"/>
        </w:category>
        <w:types>
          <w:type w:val="bbPlcHdr"/>
        </w:types>
        <w:behaviors>
          <w:behavior w:val="content"/>
        </w:behaviors>
        <w:guid w:val="{6878E0A6-F9A9-4AFD-A2C9-389CA68F6E26}"/>
      </w:docPartPr>
      <w:docPartBody>
        <w:p w:rsidR="0017417C" w:rsidRDefault="00484095" w:rsidP="00484095">
          <w:pPr>
            <w:pStyle w:val="10705BC072A046779B9DB4F78C4AA80E"/>
          </w:pPr>
          <w:r w:rsidRPr="003059F5">
            <w:rPr>
              <w:rStyle w:val="PlaceholderText"/>
              <w:rtl/>
            </w:rPr>
            <w:t>[תאריך חתימת חוזה]</w:t>
          </w:r>
        </w:p>
      </w:docPartBody>
    </w:docPart>
    <w:docPart>
      <w:docPartPr>
        <w:name w:val="28993B0D0D99400CA683509190390439"/>
        <w:category>
          <w:name w:val="כללי"/>
          <w:gallery w:val="placeholder"/>
        </w:category>
        <w:types>
          <w:type w:val="bbPlcHdr"/>
        </w:types>
        <w:behaviors>
          <w:behavior w:val="content"/>
        </w:behaviors>
        <w:guid w:val="{29E7877D-7112-4EC0-ADB9-FFD04EBB96AB}"/>
      </w:docPartPr>
      <w:docPartBody>
        <w:p w:rsidR="0017417C" w:rsidRDefault="00484095" w:rsidP="00484095">
          <w:pPr>
            <w:pStyle w:val="28993B0D0D99400CA683509190390439"/>
          </w:pPr>
          <w:r w:rsidRPr="0027244C">
            <w:rPr>
              <w:rStyle w:val="PlaceholderText"/>
              <w:rtl/>
            </w:rPr>
            <w:t>[צד א בחוזה]</w:t>
          </w:r>
        </w:p>
      </w:docPartBody>
    </w:docPart>
    <w:docPart>
      <w:docPartPr>
        <w:name w:val="38DEE435A4564A34BE08AC20DD54EA0B"/>
        <w:category>
          <w:name w:val="כללי"/>
          <w:gallery w:val="placeholder"/>
        </w:category>
        <w:types>
          <w:type w:val="bbPlcHdr"/>
        </w:types>
        <w:behaviors>
          <w:behavior w:val="content"/>
        </w:behaviors>
        <w:guid w:val="{5E959DDC-98E9-4BC2-879D-1643410B4B7B}"/>
      </w:docPartPr>
      <w:docPartBody>
        <w:p w:rsidR="0017417C" w:rsidRDefault="00484095" w:rsidP="00484095">
          <w:pPr>
            <w:pStyle w:val="38DEE435A4564A34BE08AC20DD54EA0B"/>
          </w:pPr>
          <w:r w:rsidRPr="003059F5">
            <w:rPr>
              <w:rStyle w:val="PlaceholderText"/>
              <w:rtl/>
            </w:rPr>
            <w:t>[שם ספק]</w:t>
          </w:r>
        </w:p>
      </w:docPartBody>
    </w:docPart>
    <w:docPart>
      <w:docPartPr>
        <w:name w:val="50E75B7FA0CF407E96BF60E336CDFEAB"/>
        <w:category>
          <w:name w:val="כללי"/>
          <w:gallery w:val="placeholder"/>
        </w:category>
        <w:types>
          <w:type w:val="bbPlcHdr"/>
        </w:types>
        <w:behaviors>
          <w:behavior w:val="content"/>
        </w:behaviors>
        <w:guid w:val="{E3A50C9E-ACCD-4676-B9C3-5B28F50A48B6}"/>
      </w:docPartPr>
      <w:docPartBody>
        <w:p w:rsidR="0017417C" w:rsidRDefault="00484095" w:rsidP="00484095">
          <w:pPr>
            <w:pStyle w:val="50E75B7FA0CF407E96BF60E336CDFEAB"/>
          </w:pPr>
          <w:r w:rsidRPr="003059F5">
            <w:rPr>
              <w:rStyle w:val="PlaceholderText"/>
              <w:rtl/>
            </w:rPr>
            <w:t>[שם ספק]</w:t>
          </w:r>
        </w:p>
      </w:docPartBody>
    </w:docPart>
    <w:docPart>
      <w:docPartPr>
        <w:name w:val="C90C6D5F57904A9F98D8FC1F0E1255E6"/>
        <w:category>
          <w:name w:val="כללי"/>
          <w:gallery w:val="placeholder"/>
        </w:category>
        <w:types>
          <w:type w:val="bbPlcHdr"/>
        </w:types>
        <w:behaviors>
          <w:behavior w:val="content"/>
        </w:behaviors>
        <w:guid w:val="{1FE17445-8409-40BA-B5F3-3C5996D83E6B}"/>
      </w:docPartPr>
      <w:docPartBody>
        <w:p w:rsidR="0017417C" w:rsidRDefault="00484095" w:rsidP="00484095">
          <w:pPr>
            <w:pStyle w:val="C90C6D5F57904A9F98D8FC1F0E1255E6"/>
          </w:pPr>
          <w:r w:rsidRPr="003059F5">
            <w:rPr>
              <w:rStyle w:val="PlaceholderText"/>
              <w:rtl/>
            </w:rPr>
            <w:t>[שם ספק]</w:t>
          </w:r>
        </w:p>
      </w:docPartBody>
    </w:docPart>
    <w:docPart>
      <w:docPartPr>
        <w:name w:val="2A07816C64164479A9BE8C7C16EF893F"/>
        <w:category>
          <w:name w:val="כללי"/>
          <w:gallery w:val="placeholder"/>
        </w:category>
        <w:types>
          <w:type w:val="bbPlcHdr"/>
        </w:types>
        <w:behaviors>
          <w:behavior w:val="content"/>
        </w:behaviors>
        <w:guid w:val="{08B7C3FC-3967-4DAC-9F20-BCAEAEB340B1}"/>
      </w:docPartPr>
      <w:docPartBody>
        <w:p w:rsidR="0017417C" w:rsidRDefault="00484095" w:rsidP="00484095">
          <w:pPr>
            <w:pStyle w:val="2A07816C64164479A9BE8C7C16EF893F"/>
          </w:pPr>
          <w:r w:rsidRPr="003059F5">
            <w:rPr>
              <w:rStyle w:val="PlaceholderText"/>
              <w:rtl/>
            </w:rPr>
            <w:t>[שם ספק]</w:t>
          </w:r>
        </w:p>
      </w:docPartBody>
    </w:docPart>
    <w:docPart>
      <w:docPartPr>
        <w:name w:val="C7F676F76F6944889D0E3B70A6DB9319"/>
        <w:category>
          <w:name w:val="כללי"/>
          <w:gallery w:val="placeholder"/>
        </w:category>
        <w:types>
          <w:type w:val="bbPlcHdr"/>
        </w:types>
        <w:behaviors>
          <w:behavior w:val="content"/>
        </w:behaviors>
        <w:guid w:val="{D5FF081B-031B-4CBC-AACC-608F3A67EC8D}"/>
      </w:docPartPr>
      <w:docPartBody>
        <w:p w:rsidR="0017417C" w:rsidRDefault="00484095" w:rsidP="00484095">
          <w:pPr>
            <w:pStyle w:val="C7F676F76F6944889D0E3B70A6DB9319"/>
          </w:pPr>
          <w:r w:rsidRPr="003059F5">
            <w:rPr>
              <w:rStyle w:val="PlaceholderText"/>
              <w:rtl/>
            </w:rPr>
            <w:t>[תבנית חוזה]</w:t>
          </w:r>
        </w:p>
      </w:docPartBody>
    </w:docPart>
    <w:docPart>
      <w:docPartPr>
        <w:name w:val="493B3CBBA3884DC7B14D3885E0A89039"/>
        <w:category>
          <w:name w:val="כללי"/>
          <w:gallery w:val="placeholder"/>
        </w:category>
        <w:types>
          <w:type w:val="bbPlcHdr"/>
        </w:types>
        <w:behaviors>
          <w:behavior w:val="content"/>
        </w:behaviors>
        <w:guid w:val="{F84DB68C-F008-4BAF-8A62-68361AB1159F}"/>
      </w:docPartPr>
      <w:docPartBody>
        <w:p w:rsidR="0017417C" w:rsidRDefault="00484095" w:rsidP="00484095">
          <w:pPr>
            <w:pStyle w:val="493B3CBBA3884DC7B14D3885E0A89039"/>
          </w:pPr>
          <w:r w:rsidRPr="009D00D7">
            <w:rPr>
              <w:rStyle w:val="PlaceholderText"/>
              <w:rtl/>
            </w:rPr>
            <w:t>[שם הפרויקט]</w:t>
          </w:r>
        </w:p>
      </w:docPartBody>
    </w:docPart>
    <w:docPart>
      <w:docPartPr>
        <w:name w:val="4C0E83D9A644458DA8B91074FF4D082E"/>
        <w:category>
          <w:name w:val="כללי"/>
          <w:gallery w:val="placeholder"/>
        </w:category>
        <w:types>
          <w:type w:val="bbPlcHdr"/>
        </w:types>
        <w:behaviors>
          <w:behavior w:val="content"/>
        </w:behaviors>
        <w:guid w:val="{8A96E56F-6844-4074-8EBD-F11F1A50789C}"/>
      </w:docPartPr>
      <w:docPartBody>
        <w:p w:rsidR="0017417C" w:rsidRDefault="00484095" w:rsidP="00484095">
          <w:pPr>
            <w:pStyle w:val="4C0E83D9A644458DA8B91074FF4D082E"/>
          </w:pPr>
          <w:r w:rsidRPr="003059F5">
            <w:rPr>
              <w:rStyle w:val="PlaceholderText"/>
              <w:rtl/>
            </w:rPr>
            <w:t>[שם ספק]</w:t>
          </w:r>
        </w:p>
      </w:docPartBody>
    </w:docPart>
    <w:docPart>
      <w:docPartPr>
        <w:name w:val="BF5CC6093E7C42A2A0A6A13031AE4E69"/>
        <w:category>
          <w:name w:val="כללי"/>
          <w:gallery w:val="placeholder"/>
        </w:category>
        <w:types>
          <w:type w:val="bbPlcHdr"/>
        </w:types>
        <w:behaviors>
          <w:behavior w:val="content"/>
        </w:behaviors>
        <w:guid w:val="{458A76CE-10F9-456F-A419-FBA974187EC1}"/>
      </w:docPartPr>
      <w:docPartBody>
        <w:p w:rsidR="0017417C" w:rsidRDefault="00484095" w:rsidP="00484095">
          <w:pPr>
            <w:pStyle w:val="BF5CC6093E7C42A2A0A6A13031AE4E69"/>
          </w:pPr>
          <w:r w:rsidRPr="003059F5">
            <w:rPr>
              <w:rStyle w:val="PlaceholderText"/>
              <w:rtl/>
            </w:rPr>
            <w:t>[שם ספק]</w:t>
          </w:r>
        </w:p>
      </w:docPartBody>
    </w:docPart>
    <w:docPart>
      <w:docPartPr>
        <w:name w:val="A304CC357ABC40889B00F0EA4A9D3FB7"/>
        <w:category>
          <w:name w:val="כללי"/>
          <w:gallery w:val="placeholder"/>
        </w:category>
        <w:types>
          <w:type w:val="bbPlcHdr"/>
        </w:types>
        <w:behaviors>
          <w:behavior w:val="content"/>
        </w:behaviors>
        <w:guid w:val="{D1198B73-0EFB-434F-A07A-0C21C75BBEDB}"/>
      </w:docPartPr>
      <w:docPartBody>
        <w:p w:rsidR="0017417C" w:rsidRDefault="00484095" w:rsidP="00484095">
          <w:pPr>
            <w:pStyle w:val="A304CC357ABC40889B00F0EA4A9D3FB7"/>
          </w:pPr>
          <w:r w:rsidRPr="009C4355">
            <w:rPr>
              <w:rStyle w:val="PlaceholderText"/>
              <w:rtl/>
            </w:rPr>
            <w:t>[שם ספק]</w:t>
          </w:r>
        </w:p>
      </w:docPartBody>
    </w:docPart>
    <w:docPart>
      <w:docPartPr>
        <w:name w:val="0E13075D93A84DBFB6012F7FA582EA46"/>
        <w:category>
          <w:name w:val="כללי"/>
          <w:gallery w:val="placeholder"/>
        </w:category>
        <w:types>
          <w:type w:val="bbPlcHdr"/>
        </w:types>
        <w:behaviors>
          <w:behavior w:val="content"/>
        </w:behaviors>
        <w:guid w:val="{0D53A46A-B812-4726-A2BD-6906145564A5}"/>
      </w:docPartPr>
      <w:docPartBody>
        <w:p w:rsidR="0017417C" w:rsidRDefault="00484095" w:rsidP="00484095">
          <w:pPr>
            <w:pStyle w:val="0E13075D93A84DBFB6012F7FA582EA46"/>
          </w:pPr>
          <w:r w:rsidRPr="00C5438E">
            <w:rPr>
              <w:rStyle w:val="PlaceholderText"/>
              <w:rtl/>
            </w:rPr>
            <w:t>[צד א בחוזה]</w:t>
          </w:r>
        </w:p>
      </w:docPartBody>
    </w:docPart>
    <w:docPart>
      <w:docPartPr>
        <w:name w:val="CAC69DFCD86944D5A6FF01688E67D67F"/>
        <w:category>
          <w:name w:val="כללי"/>
          <w:gallery w:val="placeholder"/>
        </w:category>
        <w:types>
          <w:type w:val="bbPlcHdr"/>
        </w:types>
        <w:behaviors>
          <w:behavior w:val="content"/>
        </w:behaviors>
        <w:guid w:val="{93DF0471-DFFC-4320-AC68-E65FEF1642FC}"/>
      </w:docPartPr>
      <w:docPartBody>
        <w:p w:rsidR="0017417C" w:rsidRDefault="00484095" w:rsidP="00484095">
          <w:pPr>
            <w:pStyle w:val="CAC69DFCD86944D5A6FF01688E67D67F"/>
          </w:pPr>
          <w:r w:rsidRPr="003059F5">
            <w:rPr>
              <w:rStyle w:val="PlaceholderText"/>
              <w:rtl/>
            </w:rPr>
            <w:t>[שם ספק]</w:t>
          </w:r>
        </w:p>
      </w:docPartBody>
    </w:docPart>
    <w:docPart>
      <w:docPartPr>
        <w:name w:val="D5DF1E6D813F4DE6A0D104E388138952"/>
        <w:category>
          <w:name w:val="כללי"/>
          <w:gallery w:val="placeholder"/>
        </w:category>
        <w:types>
          <w:type w:val="bbPlcHdr"/>
        </w:types>
        <w:behaviors>
          <w:behavior w:val="content"/>
        </w:behaviors>
        <w:guid w:val="{443BB36E-C4B9-4A6C-B0CF-BB635F074CBF}"/>
      </w:docPartPr>
      <w:docPartBody>
        <w:p w:rsidR="0017417C" w:rsidRDefault="00484095" w:rsidP="00484095">
          <w:pPr>
            <w:pStyle w:val="D5DF1E6D813F4DE6A0D104E388138952"/>
          </w:pPr>
          <w:r w:rsidRPr="003059F5">
            <w:rPr>
              <w:rStyle w:val="PlaceholderText"/>
              <w:rtl/>
            </w:rPr>
            <w:t>[שם אתר]</w:t>
          </w:r>
        </w:p>
      </w:docPartBody>
    </w:docPart>
    <w:docPart>
      <w:docPartPr>
        <w:name w:val="4790D56F91A3400CAEB8731DB57C63B5"/>
        <w:category>
          <w:name w:val="כללי"/>
          <w:gallery w:val="placeholder"/>
        </w:category>
        <w:types>
          <w:type w:val="bbPlcHdr"/>
        </w:types>
        <w:behaviors>
          <w:behavior w:val="content"/>
        </w:behaviors>
        <w:guid w:val="{E34390BE-1B60-440F-AE27-7EF4D386CD69}"/>
      </w:docPartPr>
      <w:docPartBody>
        <w:p w:rsidR="0017417C" w:rsidRDefault="00484095" w:rsidP="00484095">
          <w:pPr>
            <w:pStyle w:val="4790D56F91A3400CAEB8731DB57C63B5"/>
          </w:pPr>
          <w:r w:rsidRPr="003059F5">
            <w:rPr>
              <w:rStyle w:val="PlaceholderText"/>
              <w:rtl/>
            </w:rPr>
            <w:t>[תיאור עבודה]</w:t>
          </w:r>
        </w:p>
      </w:docPartBody>
    </w:docPart>
    <w:docPart>
      <w:docPartPr>
        <w:name w:val="ABF50E1195B34C7993C3294F89DB1E5A"/>
        <w:category>
          <w:name w:val="כללי"/>
          <w:gallery w:val="placeholder"/>
        </w:category>
        <w:types>
          <w:type w:val="bbPlcHdr"/>
        </w:types>
        <w:behaviors>
          <w:behavior w:val="content"/>
        </w:behaviors>
        <w:guid w:val="{65A77846-5F98-448C-BF88-BC65DDEF0A26}"/>
      </w:docPartPr>
      <w:docPartBody>
        <w:p w:rsidR="0017417C" w:rsidRDefault="00484095" w:rsidP="00484095">
          <w:pPr>
            <w:pStyle w:val="ABF50E1195B34C7993C3294F89DB1E5A"/>
          </w:pPr>
          <w:r w:rsidRPr="009C4355">
            <w:rPr>
              <w:rStyle w:val="PlaceholderText"/>
              <w:rtl/>
            </w:rPr>
            <w:t>[שם ספק]</w:t>
          </w:r>
        </w:p>
      </w:docPartBody>
    </w:docPart>
    <w:docPart>
      <w:docPartPr>
        <w:name w:val="A86322C638344834B9EE871CF8791ACC"/>
        <w:category>
          <w:name w:val="כללי"/>
          <w:gallery w:val="placeholder"/>
        </w:category>
        <w:types>
          <w:type w:val="bbPlcHdr"/>
        </w:types>
        <w:behaviors>
          <w:behavior w:val="content"/>
        </w:behaviors>
        <w:guid w:val="{F70FEF07-0658-4623-8BDC-96A6D2DECBA9}"/>
      </w:docPartPr>
      <w:docPartBody>
        <w:p w:rsidR="0017417C" w:rsidRDefault="00484095" w:rsidP="00484095">
          <w:pPr>
            <w:pStyle w:val="A86322C638344834B9EE871CF8791ACC"/>
          </w:pPr>
          <w:r w:rsidRPr="00C5438E">
            <w:rPr>
              <w:rStyle w:val="PlaceholderText"/>
              <w:rtl/>
            </w:rPr>
            <w:t>[צד א בחוזה]</w:t>
          </w:r>
        </w:p>
      </w:docPartBody>
    </w:docPart>
    <w:docPart>
      <w:docPartPr>
        <w:name w:val="5A316CD70213437DB268587BF4AFD414"/>
        <w:category>
          <w:name w:val="כללי"/>
          <w:gallery w:val="placeholder"/>
        </w:category>
        <w:types>
          <w:type w:val="bbPlcHdr"/>
        </w:types>
        <w:behaviors>
          <w:behavior w:val="content"/>
        </w:behaviors>
        <w:guid w:val="{76DD5B86-731C-4413-8C17-307A469F21AD}"/>
      </w:docPartPr>
      <w:docPartBody>
        <w:p w:rsidR="0017417C" w:rsidRDefault="00484095" w:rsidP="00484095">
          <w:pPr>
            <w:pStyle w:val="5A316CD70213437DB268587BF4AFD414"/>
          </w:pPr>
          <w:r w:rsidRPr="003059F5">
            <w:rPr>
              <w:rStyle w:val="PlaceholderText"/>
              <w:rtl/>
            </w:rPr>
            <w:t>[שם אתר]</w:t>
          </w:r>
        </w:p>
      </w:docPartBody>
    </w:docPart>
    <w:docPart>
      <w:docPartPr>
        <w:name w:val="0C0001CC164A4390BD16A60FBD97792E"/>
        <w:category>
          <w:name w:val="כללי"/>
          <w:gallery w:val="placeholder"/>
        </w:category>
        <w:types>
          <w:type w:val="bbPlcHdr"/>
        </w:types>
        <w:behaviors>
          <w:behavior w:val="content"/>
        </w:behaviors>
        <w:guid w:val="{5B9EE2AD-AE5E-4FCB-8AB9-243D85B27CC2}"/>
      </w:docPartPr>
      <w:docPartBody>
        <w:p w:rsidR="0017417C" w:rsidRDefault="00484095" w:rsidP="00484095">
          <w:pPr>
            <w:pStyle w:val="0C0001CC164A4390BD16A60FBD97792E"/>
          </w:pPr>
          <w:r w:rsidRPr="003059F5">
            <w:rPr>
              <w:rStyle w:val="PlaceholderText"/>
              <w:rtl/>
            </w:rPr>
            <w:t>[תאריך חתימת חוזה]</w:t>
          </w:r>
        </w:p>
      </w:docPartBody>
    </w:docPart>
    <w:docPart>
      <w:docPartPr>
        <w:name w:val="CC0217BB342E4F3C9CBE30733DDBACBF"/>
        <w:category>
          <w:name w:val="כללי"/>
          <w:gallery w:val="placeholder"/>
        </w:category>
        <w:types>
          <w:type w:val="bbPlcHdr"/>
        </w:types>
        <w:behaviors>
          <w:behavior w:val="content"/>
        </w:behaviors>
        <w:guid w:val="{9C3C0476-A538-411C-8B28-759E6A6522A4}"/>
      </w:docPartPr>
      <w:docPartBody>
        <w:p w:rsidR="0017417C" w:rsidRDefault="00484095" w:rsidP="00484095">
          <w:pPr>
            <w:pStyle w:val="CC0217BB342E4F3C9CBE30733DDBACBF"/>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136F53"/>
    <w:rsid w:val="00172A08"/>
    <w:rsid w:val="0017417C"/>
    <w:rsid w:val="00264429"/>
    <w:rsid w:val="002A0BA0"/>
    <w:rsid w:val="0032380B"/>
    <w:rsid w:val="003D3172"/>
    <w:rsid w:val="004026A1"/>
    <w:rsid w:val="00484095"/>
    <w:rsid w:val="006865A5"/>
    <w:rsid w:val="00992E26"/>
    <w:rsid w:val="00C72EF9"/>
    <w:rsid w:val="00E4285A"/>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84095"/>
    <w:rPr>
      <w:color w:val="808080"/>
    </w:rPr>
  </w:style>
  <w:style w:type="paragraph" w:customStyle="1" w:styleId="A63463E970C1443C92C1790F6B12BC1E">
    <w:name w:val="A63463E970C1443C92C1790F6B12BC1E"/>
    <w:rsid w:val="00484095"/>
    <w:pPr>
      <w:bidi/>
    </w:pPr>
  </w:style>
  <w:style w:type="paragraph" w:customStyle="1" w:styleId="C6AFC98E6AC341BFADBAA851F58CEBE5">
    <w:name w:val="C6AFC98E6AC341BFADBAA851F58CEBE5"/>
    <w:rsid w:val="00484095"/>
    <w:pPr>
      <w:bidi/>
    </w:pPr>
  </w:style>
  <w:style w:type="paragraph" w:customStyle="1" w:styleId="43FE4C324B3D4D45903EBE903CEA264B">
    <w:name w:val="43FE4C324B3D4D45903EBE903CEA264B"/>
    <w:rsid w:val="00484095"/>
    <w:pPr>
      <w:bidi/>
    </w:pPr>
  </w:style>
  <w:style w:type="paragraph" w:customStyle="1" w:styleId="62B894F6C7B6442598F0D71DFE4A06C3">
    <w:name w:val="62B894F6C7B6442598F0D71DFE4A06C3"/>
    <w:rsid w:val="00484095"/>
    <w:pPr>
      <w:bidi/>
    </w:pPr>
  </w:style>
  <w:style w:type="paragraph" w:customStyle="1" w:styleId="00911422858C4BCE8120469B9F47FB46">
    <w:name w:val="00911422858C4BCE8120469B9F47FB46"/>
    <w:rsid w:val="00484095"/>
    <w:pPr>
      <w:bidi/>
    </w:pPr>
  </w:style>
  <w:style w:type="paragraph" w:customStyle="1" w:styleId="2CE2ACED0BFA4946960641CABE43A153">
    <w:name w:val="2CE2ACED0BFA4946960641CABE43A153"/>
    <w:rsid w:val="00484095"/>
    <w:pPr>
      <w:bidi/>
    </w:pPr>
  </w:style>
  <w:style w:type="paragraph" w:customStyle="1" w:styleId="A8EBB78BD70E4147A6E024D307465996">
    <w:name w:val="A8EBB78BD70E4147A6E024D307465996"/>
    <w:rsid w:val="00484095"/>
    <w:pPr>
      <w:bidi/>
    </w:pPr>
  </w:style>
  <w:style w:type="paragraph" w:customStyle="1" w:styleId="0EA9C9DE71F845B5912A1725FC68507C">
    <w:name w:val="0EA9C9DE71F845B5912A1725FC68507C"/>
    <w:rsid w:val="00484095"/>
    <w:pPr>
      <w:bidi/>
    </w:pPr>
  </w:style>
  <w:style w:type="paragraph" w:customStyle="1" w:styleId="449910406AD04649A089B6776B01EE39">
    <w:name w:val="449910406AD04649A089B6776B01EE39"/>
    <w:rsid w:val="00484095"/>
    <w:pPr>
      <w:bidi/>
    </w:pPr>
  </w:style>
  <w:style w:type="paragraph" w:customStyle="1" w:styleId="6D573B38085E4F27BBEE62FCAA05CDEA">
    <w:name w:val="6D573B38085E4F27BBEE62FCAA05CDEA"/>
    <w:rsid w:val="00484095"/>
    <w:pPr>
      <w:bidi/>
    </w:pPr>
  </w:style>
  <w:style w:type="paragraph" w:customStyle="1" w:styleId="AE4C8CCBE3AE437E899D6B9676EDCC68">
    <w:name w:val="AE4C8CCBE3AE437E899D6B9676EDCC68"/>
    <w:rsid w:val="00484095"/>
    <w:pPr>
      <w:bidi/>
    </w:pPr>
  </w:style>
  <w:style w:type="paragraph" w:customStyle="1" w:styleId="7EF251697CC840548350BBFED0F57070">
    <w:name w:val="7EF251697CC840548350BBFED0F57070"/>
    <w:rsid w:val="00484095"/>
    <w:pPr>
      <w:bidi/>
    </w:pPr>
  </w:style>
  <w:style w:type="paragraph" w:customStyle="1" w:styleId="1FDF1D8AA4B04C80BEAA219E83A7584B">
    <w:name w:val="1FDF1D8AA4B04C80BEAA219E83A7584B"/>
    <w:rsid w:val="00484095"/>
    <w:pPr>
      <w:bidi/>
    </w:pPr>
  </w:style>
  <w:style w:type="paragraph" w:customStyle="1" w:styleId="A7CA960469F749199F3B2C54CF1A9265">
    <w:name w:val="A7CA960469F749199F3B2C54CF1A9265"/>
    <w:rsid w:val="00484095"/>
    <w:pPr>
      <w:bidi/>
    </w:pPr>
  </w:style>
  <w:style w:type="paragraph" w:customStyle="1" w:styleId="3E9AC458F0AD4E6F99C49B61DCA76E0B">
    <w:name w:val="3E9AC458F0AD4E6F99C49B61DCA76E0B"/>
    <w:rsid w:val="00484095"/>
    <w:pPr>
      <w:bidi/>
    </w:pPr>
  </w:style>
  <w:style w:type="paragraph" w:customStyle="1" w:styleId="10705BC072A046779B9DB4F78C4AA80E">
    <w:name w:val="10705BC072A046779B9DB4F78C4AA80E"/>
    <w:rsid w:val="00484095"/>
    <w:pPr>
      <w:bidi/>
    </w:pPr>
  </w:style>
  <w:style w:type="paragraph" w:customStyle="1" w:styleId="28993B0D0D99400CA683509190390439">
    <w:name w:val="28993B0D0D99400CA683509190390439"/>
    <w:rsid w:val="00484095"/>
    <w:pPr>
      <w:bidi/>
    </w:pPr>
  </w:style>
  <w:style w:type="paragraph" w:customStyle="1" w:styleId="38DEE435A4564A34BE08AC20DD54EA0B">
    <w:name w:val="38DEE435A4564A34BE08AC20DD54EA0B"/>
    <w:rsid w:val="00484095"/>
    <w:pPr>
      <w:bidi/>
    </w:pPr>
  </w:style>
  <w:style w:type="paragraph" w:customStyle="1" w:styleId="50E75B7FA0CF407E96BF60E336CDFEAB">
    <w:name w:val="50E75B7FA0CF407E96BF60E336CDFEAB"/>
    <w:rsid w:val="00484095"/>
    <w:pPr>
      <w:bidi/>
    </w:pPr>
  </w:style>
  <w:style w:type="paragraph" w:customStyle="1" w:styleId="C90C6D5F57904A9F98D8FC1F0E1255E6">
    <w:name w:val="C90C6D5F57904A9F98D8FC1F0E1255E6"/>
    <w:rsid w:val="00484095"/>
    <w:pPr>
      <w:bidi/>
    </w:pPr>
  </w:style>
  <w:style w:type="paragraph" w:customStyle="1" w:styleId="2A07816C64164479A9BE8C7C16EF893F">
    <w:name w:val="2A07816C64164479A9BE8C7C16EF893F"/>
    <w:rsid w:val="00484095"/>
    <w:pPr>
      <w:bidi/>
    </w:pPr>
  </w:style>
  <w:style w:type="paragraph" w:customStyle="1" w:styleId="C7F676F76F6944889D0E3B70A6DB9319">
    <w:name w:val="C7F676F76F6944889D0E3B70A6DB9319"/>
    <w:rsid w:val="00484095"/>
    <w:pPr>
      <w:bidi/>
    </w:pPr>
  </w:style>
  <w:style w:type="paragraph" w:customStyle="1" w:styleId="493B3CBBA3884DC7B14D3885E0A89039">
    <w:name w:val="493B3CBBA3884DC7B14D3885E0A89039"/>
    <w:rsid w:val="00484095"/>
    <w:pPr>
      <w:bidi/>
    </w:pPr>
  </w:style>
  <w:style w:type="paragraph" w:customStyle="1" w:styleId="4C0E83D9A644458DA8B91074FF4D082E">
    <w:name w:val="4C0E83D9A644458DA8B91074FF4D082E"/>
    <w:rsid w:val="00484095"/>
    <w:pPr>
      <w:bidi/>
    </w:pPr>
  </w:style>
  <w:style w:type="paragraph" w:customStyle="1" w:styleId="BF5CC6093E7C42A2A0A6A13031AE4E69">
    <w:name w:val="BF5CC6093E7C42A2A0A6A13031AE4E69"/>
    <w:rsid w:val="00484095"/>
    <w:pPr>
      <w:bidi/>
    </w:pPr>
  </w:style>
  <w:style w:type="paragraph" w:customStyle="1" w:styleId="A304CC357ABC40889B00F0EA4A9D3FB7">
    <w:name w:val="A304CC357ABC40889B00F0EA4A9D3FB7"/>
    <w:rsid w:val="00484095"/>
    <w:pPr>
      <w:bidi/>
    </w:pPr>
  </w:style>
  <w:style w:type="paragraph" w:customStyle="1" w:styleId="0E13075D93A84DBFB6012F7FA582EA46">
    <w:name w:val="0E13075D93A84DBFB6012F7FA582EA46"/>
    <w:rsid w:val="00484095"/>
    <w:pPr>
      <w:bidi/>
    </w:pPr>
  </w:style>
  <w:style w:type="paragraph" w:customStyle="1" w:styleId="CAC69DFCD86944D5A6FF01688E67D67F">
    <w:name w:val="CAC69DFCD86944D5A6FF01688E67D67F"/>
    <w:rsid w:val="00484095"/>
    <w:pPr>
      <w:bidi/>
    </w:pPr>
  </w:style>
  <w:style w:type="paragraph" w:customStyle="1" w:styleId="D5DF1E6D813F4DE6A0D104E388138952">
    <w:name w:val="D5DF1E6D813F4DE6A0D104E388138952"/>
    <w:rsid w:val="00484095"/>
    <w:pPr>
      <w:bidi/>
    </w:pPr>
  </w:style>
  <w:style w:type="paragraph" w:customStyle="1" w:styleId="4790D56F91A3400CAEB8731DB57C63B5">
    <w:name w:val="4790D56F91A3400CAEB8731DB57C63B5"/>
    <w:rsid w:val="00484095"/>
    <w:pPr>
      <w:bidi/>
    </w:pPr>
  </w:style>
  <w:style w:type="paragraph" w:customStyle="1" w:styleId="ABF50E1195B34C7993C3294F89DB1E5A">
    <w:name w:val="ABF50E1195B34C7993C3294F89DB1E5A"/>
    <w:rsid w:val="00484095"/>
    <w:pPr>
      <w:bidi/>
    </w:pPr>
  </w:style>
  <w:style w:type="paragraph" w:customStyle="1" w:styleId="A86322C638344834B9EE871CF8791ACC">
    <w:name w:val="A86322C638344834B9EE871CF8791ACC"/>
    <w:rsid w:val="00484095"/>
    <w:pPr>
      <w:bidi/>
    </w:pPr>
  </w:style>
  <w:style w:type="paragraph" w:customStyle="1" w:styleId="5A316CD70213437DB268587BF4AFD414">
    <w:name w:val="5A316CD70213437DB268587BF4AFD414"/>
    <w:rsid w:val="00484095"/>
    <w:pPr>
      <w:bidi/>
    </w:pPr>
  </w:style>
  <w:style w:type="paragraph" w:customStyle="1" w:styleId="0C0001CC164A4390BD16A60FBD97792E">
    <w:name w:val="0C0001CC164A4390BD16A60FBD97792E"/>
    <w:rsid w:val="00484095"/>
    <w:pPr>
      <w:bidi/>
    </w:pPr>
  </w:style>
  <w:style w:type="paragraph" w:customStyle="1" w:styleId="CC0217BB342E4F3C9CBE30733DDBACBF">
    <w:name w:val="CC0217BB342E4F3C9CBE30733DDBACBF"/>
    <w:rsid w:val="0048409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39618D-D75C-4EE1-822A-D78AC6C0BA9A}">
  <ds:schemaRefs>
    <ds:schemaRef ds:uri="http://schemas.openxmlformats.org/officeDocument/2006/bibliography"/>
  </ds:schemaRefs>
</ds:datastoreItem>
</file>

<file path=customXml/itemProps2.xml><?xml version="1.0" encoding="utf-8"?>
<ds:datastoreItem xmlns:ds="http://schemas.openxmlformats.org/officeDocument/2006/customXml" ds:itemID="{81709D4C-33DC-48CC-AC7E-130A245806EE}">
  <ds:schemaRefs>
    <ds:schemaRef ds:uri="http://schemas.microsoft.com/office/2006/metadata/properties"/>
    <ds:schemaRef ds:uri="http://schemas.microsoft.com/office/infopath/2007/PartnerControls"/>
    <ds:schemaRef ds:uri="30e7bf55-46d6-4ffc-a761-d73d4a90fc9d"/>
    <ds:schemaRef ds:uri="ee76a7da-5c3a-4653-a494-7f3fcc3cb9e9"/>
  </ds:schemaRefs>
</ds:datastoreItem>
</file>

<file path=customXml/itemProps3.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4.xml><?xml version="1.0" encoding="utf-8"?>
<ds:datastoreItem xmlns:ds="http://schemas.openxmlformats.org/officeDocument/2006/customXml" ds:itemID="{0C3660CD-F0A8-47BB-92D4-B3D25D9BB8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e7bf55-46d6-4ffc-a761-d73d4a90fc9d"/>
    <ds:schemaRef ds:uri="ee76a7da-5c3a-4653-a494-7f3fcc3cb9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36</Pages>
  <Words>9565</Words>
  <Characters>54523</Characters>
  <Application>Microsoft Office Word</Application>
  <DocSecurity>0</DocSecurity>
  <Lines>454</Lines>
  <Paragraphs>127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גרמן קגנובסקי</dc:creator>
  <cp:keywords/>
  <dc:description/>
  <cp:lastModifiedBy>חן חגג זנדברג</cp:lastModifiedBy>
  <cp:revision>4</cp:revision>
  <cp:lastPrinted>2021-02-04T11:08:00Z</cp:lastPrinted>
  <dcterms:created xsi:type="dcterms:W3CDTF">2024-02-06T08:31:00Z</dcterms:created>
  <dcterms:modified xsi:type="dcterms:W3CDTF">2026-06-21T20:43:00Z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7cc289e2-9365-4d06-bd49-4074bf356228</vt:lpwstr>
  </property>
</Properties>
</file>