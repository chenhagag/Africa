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bottomFromText="160" w:vertAnchor="text" w:horzAnchor="margin" w:tblpXSpec="center" w:tblpY="-1439"/>
        <w:bidiVisual/>
        <w:tblW w:w="11604" w:type="dxa"/>
        <w:tblLook w:val="04A0" w:firstRow="1" w:lastRow="0" w:firstColumn="1" w:lastColumn="0" w:noHBand="0" w:noVBand="1"/>
      </w:tblPr>
      <w:tblGrid>
        <w:gridCol w:w="11604"/>
      </w:tblGrid>
      <w:tr w:rsidR="00D90E27" w14:paraId="252A4332" w14:textId="77777777" w:rsidTr="00D90E27">
        <w:trPr>
          <w:trHeight w:val="1276"/>
          <w:ins w:id="0" w:author="גרמן קגנובסקי" w:date="2022-02-10T15:07:00Z"/>
        </w:trPr>
        <w:tc>
          <w:tcPr>
            <w:tcW w:w="2810" w:type="dxa"/>
            <w:tcBorders>
              <w:top w:val="nil"/>
              <w:left w:val="single" w:sz="4" w:space="0" w:color="auto"/>
              <w:bottom w:val="single" w:sz="4" w:space="0" w:color="auto"/>
              <w:right w:val="single" w:sz="4" w:space="0" w:color="auto"/>
            </w:tcBorders>
            <w:vAlign w:val="center"/>
          </w:tcPr>
          <w:p w14:paraId="69E8DB19" w14:textId="6BD61D6F" w:rsidR="00D90E27" w:rsidRDefault="00D90E27">
            <w:pPr>
              <w:spacing w:before="0" w:beforeAutospacing="0" w:after="0" w:afterAutospacing="0" w:line="240" w:lineRule="auto"/>
              <w:rPr>
                <w:ins w:id="1" w:author="גרמן קגנובסקי" w:date="2022-02-10T15:07:00Z"/>
                <w:rFonts w:ascii="David" w:eastAsia="Times New Roman" w:hAnsi="David" w:cs="David"/>
                <w:rtl/>
              </w:rPr>
            </w:pPr>
            <w:bookmarkStart w:id="2" w:name="_GoBack"/>
            <w:bookmarkEnd w:id="2"/>
          </w:p>
        </w:tc>
      </w:tr>
    </w:tbl>
    <w:p w14:paraId="1EF86DF1" w14:textId="24F24E6F" w:rsidR="00435A20" w:rsidRPr="00825C7D" w:rsidRDefault="00435A20"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Change w:id="3" w:author="גרמן קגנובסקי" w:date="2022-02-10T15:09:00Z">
            <w:rPr>
              <w:rFonts w:ascii="Times New Roman" w:eastAsia="Times New Roman" w:hAnsi="Times New Roman" w:cs="David"/>
              <w:bCs/>
              <w:i/>
              <w:iCs/>
              <w:noProof/>
              <w:sz w:val="32"/>
              <w:szCs w:val="32"/>
              <w:u w:val="single"/>
              <w:rtl/>
            </w:rPr>
          </w:rPrChange>
        </w:rPr>
      </w:pPr>
    </w:p>
    <w:p w14:paraId="68E377B6" w14:textId="1CDE1E7B"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2623FC1"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647FC13"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B609DBF"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25CEE3C"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D61601A"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B5E9EE1"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72795D0"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4E7361C" w14:textId="77777777" w:rsidR="00F24119" w:rsidRPr="00435A20"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B9E8381" w14:textId="614C354E"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435A20">
        <w:rPr>
          <w:rFonts w:ascii="Times New Roman" w:eastAsia="Times New Roman" w:hAnsi="Times New Roman" w:cs="David"/>
          <w:bCs/>
          <w:i/>
          <w:iCs/>
          <w:noProof/>
          <w:sz w:val="32"/>
          <w:szCs w:val="32"/>
        </w:rPr>
        <w:drawing>
          <wp:inline distT="0" distB="0" distL="0" distR="0" wp14:anchorId="483AF9D1" wp14:editId="6330C6EC">
            <wp:extent cx="5274945" cy="46418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945" cy="464185"/>
                    </a:xfrm>
                    <a:prstGeom prst="rect">
                      <a:avLst/>
                    </a:prstGeom>
                    <a:noFill/>
                    <a:ln>
                      <a:noFill/>
                    </a:ln>
                  </pic:spPr>
                </pic:pic>
              </a:graphicData>
            </a:graphic>
          </wp:inline>
        </w:drawing>
      </w:r>
    </w:p>
    <w:p w14:paraId="4B27B43E"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4E39E03" w14:textId="77777777" w:rsidR="00F24119" w:rsidRDefault="00F24119"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F86056" w14:textId="77777777" w:rsidR="00F24119" w:rsidRDefault="00F24119"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9481CE" w14:textId="77777777" w:rsidR="00F24119" w:rsidRDefault="00F24119"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44AF61" w14:textId="77777777" w:rsidR="00F24119" w:rsidRDefault="00F24119"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08D329" w14:textId="77777777" w:rsidR="00F24119" w:rsidRDefault="00F24119"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3A4AAD" w14:textId="43D71CCC" w:rsidR="00435A20" w:rsidRDefault="00435A20"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435A20">
        <w:rPr>
          <w:rFonts w:ascii="Times New Roman" w:eastAsia="Times New Roman" w:hAnsi="Times New Roman" w:cs="David" w:hint="cs"/>
          <w:bCs/>
          <w:sz w:val="32"/>
          <w:szCs w:val="32"/>
          <w:u w:val="single"/>
          <w:rtl/>
          <w:lang w:eastAsia="he-IL"/>
        </w:rPr>
        <w:t xml:space="preserve">חוזה אדריכל </w:t>
      </w:r>
      <w:r w:rsidR="006D0D0F">
        <w:rPr>
          <w:rFonts w:ascii="Times New Roman" w:eastAsia="Times New Roman" w:hAnsi="Times New Roman" w:cs="David" w:hint="cs"/>
          <w:bCs/>
          <w:sz w:val="32"/>
          <w:szCs w:val="32"/>
          <w:u w:val="single"/>
          <w:rtl/>
          <w:lang w:eastAsia="he-IL"/>
        </w:rPr>
        <w:t>מגורים ושטחי מסחר</w:t>
      </w:r>
    </w:p>
    <w:p w14:paraId="272F3AAC" w14:textId="77777777" w:rsidR="006D0D0F" w:rsidRPr="00435A20" w:rsidRDefault="006D0D0F"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4FB8D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741DAC"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A34772" w14:textId="77777777" w:rsidR="00435A20" w:rsidRPr="007D5B33" w:rsidRDefault="00435A20" w:rsidP="00435A20">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2369776"/>
        <w:placeholder>
          <w:docPart w:val="FA1449019F9E4CF4BFDAD14DBBBEA0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AD71976" w14:textId="77777777" w:rsidR="00F24119" w:rsidRPr="007D5B33" w:rsidRDefault="00F24119" w:rsidP="00F24119">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7D5B33">
            <w:rPr>
              <w:rStyle w:val="PlaceholderText"/>
              <w:color w:val="00B0F0"/>
              <w:rtl/>
            </w:rPr>
            <w:t>[שם הפרויקט]</w:t>
          </w:r>
        </w:p>
      </w:sdtContent>
    </w:sdt>
    <w:p w14:paraId="73F8B2D5" w14:textId="77777777" w:rsidR="00435A20" w:rsidRPr="007D5B33" w:rsidRDefault="00435A20" w:rsidP="00435A20">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965039077"/>
        <w:placeholder>
          <w:docPart w:val="1F5CCDFB4E69458181B69D67A73897E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138C1AC8" w14:textId="77777777" w:rsidR="00F24119" w:rsidRPr="007D5B33" w:rsidRDefault="00F24119" w:rsidP="00F24119">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7D5B33">
            <w:rPr>
              <w:rStyle w:val="PlaceholderText"/>
              <w:color w:val="00B0F0"/>
              <w:rtl/>
            </w:rPr>
            <w:t>[שם אתר]</w:t>
          </w:r>
        </w:p>
      </w:sdtContent>
    </w:sdt>
    <w:p w14:paraId="26F18E17" w14:textId="77777777" w:rsidR="00435A20" w:rsidRPr="007D5B33" w:rsidRDefault="00435A20" w:rsidP="00435A20">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1BE4D3D0" w14:textId="77777777" w:rsidR="00435A20" w:rsidRPr="007D5B33" w:rsidRDefault="00435A20" w:rsidP="00435A20">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349E82AB"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07A520"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568FA6"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A7E742"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5FAFD7"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E9A77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CB6531"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F5C92A"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332B39"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0DF0C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DC43DD"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244922"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165AA6"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A035B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3AB702"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8B7A4E"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0F1BAE"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0FD39E" w14:textId="31DBF6C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435A20">
        <w:rPr>
          <w:rFonts w:ascii="Times New Roman" w:eastAsia="Times New Roman" w:hAnsi="Times New Roman" w:cs="David" w:hint="cs"/>
          <w:bCs/>
          <w:sz w:val="32"/>
          <w:szCs w:val="32"/>
          <w:u w:val="single"/>
          <w:rtl/>
          <w:lang w:eastAsia="he-IL"/>
        </w:rPr>
        <w:t>חוזה</w:t>
      </w:r>
      <w:r w:rsidR="00CD1D82">
        <w:rPr>
          <w:rFonts w:ascii="Times New Roman" w:eastAsia="Times New Roman" w:hAnsi="Times New Roman" w:cs="David" w:hint="cs"/>
          <w:bCs/>
          <w:sz w:val="32"/>
          <w:szCs w:val="32"/>
          <w:u w:val="single"/>
          <w:rtl/>
          <w:lang w:eastAsia="he-IL"/>
        </w:rPr>
        <w:t xml:space="preserve"> </w:t>
      </w:r>
      <w:r w:rsidR="00CD1D82" w:rsidRPr="00435A20">
        <w:rPr>
          <w:rFonts w:ascii="Times New Roman" w:eastAsia="Times New Roman" w:hAnsi="Times New Roman" w:cs="David" w:hint="cs"/>
          <w:bCs/>
          <w:sz w:val="32"/>
          <w:szCs w:val="32"/>
          <w:u w:val="single"/>
          <w:rtl/>
          <w:lang w:eastAsia="he-IL"/>
        </w:rPr>
        <w:t xml:space="preserve">אדריכל </w:t>
      </w:r>
      <w:r w:rsidR="00CD1D82">
        <w:rPr>
          <w:rFonts w:ascii="Times New Roman" w:eastAsia="Times New Roman" w:hAnsi="Times New Roman" w:cs="David" w:hint="cs"/>
          <w:bCs/>
          <w:sz w:val="32"/>
          <w:szCs w:val="32"/>
          <w:u w:val="single"/>
          <w:rtl/>
          <w:lang w:eastAsia="he-IL"/>
        </w:rPr>
        <w:t>מגורים ושטחי מסחר</w:t>
      </w:r>
    </w:p>
    <w:p w14:paraId="5E361FDA"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D70C4A9" w14:textId="4138877E" w:rsidR="00435A20" w:rsidRPr="00435A20" w:rsidRDefault="00435A20" w:rsidP="00D5015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35A20">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877396864"/>
          <w:placeholder>
            <w:docPart w:val="65CA1F306D5444C7BECD6EB0B641733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E31467" w:rsidRPr="007D5B33">
            <w:rPr>
              <w:rStyle w:val="AutoFieldChar"/>
              <w:rFonts w:eastAsiaTheme="minorHAnsi"/>
              <w:color w:val="00B0F0"/>
              <w:rtl/>
            </w:rPr>
            <w:t>[תאריך חתימת חוזה]</w:t>
          </w:r>
        </w:sdtContent>
      </w:sdt>
    </w:p>
    <w:p w14:paraId="4A3578C3"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Times New Roman"/>
          <w:sz w:val="20"/>
          <w:szCs w:val="20"/>
          <w:rtl/>
        </w:rPr>
      </w:pPr>
    </w:p>
    <w:p w14:paraId="7CA912A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D3D6170" w14:textId="77777777" w:rsidR="00435A20" w:rsidRPr="00435A20" w:rsidRDefault="00435A20" w:rsidP="00435A20">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338654730"/>
        <w:placeholder>
          <w:docPart w:val="62D576052A154CD28531C6B81578C6F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6D00CEF" w14:textId="167DF82F" w:rsidR="00435A20" w:rsidRPr="00435A20" w:rsidRDefault="00E31467" w:rsidP="00435A20">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7D5B33">
            <w:rPr>
              <w:rStyle w:val="AutoFieldChar"/>
              <w:rFonts w:eastAsiaTheme="minorHAnsi"/>
              <w:color w:val="00B0F0"/>
              <w:rtl/>
            </w:rPr>
            <w:t>[צד א בחוזה]</w:t>
          </w:r>
        </w:p>
      </w:sdtContent>
    </w:sdt>
    <w:p w14:paraId="668D016B"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35A20">
        <w:rPr>
          <w:rFonts w:ascii="Times New Roman" w:eastAsia="Times New Roman" w:hAnsi="Times New Roman" w:cs="David" w:hint="cs"/>
          <w:sz w:val="20"/>
          <w:szCs w:val="24"/>
          <w:rtl/>
          <w:lang w:eastAsia="he-IL"/>
        </w:rPr>
        <w:t>(להלן: "</w:t>
      </w:r>
      <w:r w:rsidRPr="00435A20">
        <w:rPr>
          <w:rFonts w:ascii="Times New Roman" w:eastAsia="Times New Roman" w:hAnsi="Times New Roman" w:cs="David" w:hint="cs"/>
          <w:b/>
          <w:bCs/>
          <w:sz w:val="20"/>
          <w:szCs w:val="24"/>
          <w:rtl/>
          <w:lang w:eastAsia="he-IL"/>
        </w:rPr>
        <w:t>המזמין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Cs/>
          <w:sz w:val="20"/>
          <w:szCs w:val="24"/>
          <w:rtl/>
          <w:lang w:eastAsia="he-IL"/>
        </w:rPr>
        <w:t xml:space="preserve">       </w:t>
      </w:r>
    </w:p>
    <w:p w14:paraId="4A7C427B"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35A20">
        <w:rPr>
          <w:rFonts w:ascii="Times New Roman" w:eastAsia="Times New Roman" w:hAnsi="Times New Roman" w:cs="David" w:hint="cs"/>
          <w:bCs/>
          <w:sz w:val="20"/>
          <w:szCs w:val="24"/>
          <w:rtl/>
          <w:lang w:eastAsia="he-IL"/>
        </w:rPr>
        <w:t xml:space="preserve">         מצד אחד;</w:t>
      </w:r>
    </w:p>
    <w:p w14:paraId="1C0F5602" w14:textId="77777777" w:rsidR="00435A20" w:rsidRPr="00435A20" w:rsidRDefault="00435A20" w:rsidP="00435A2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616A41A8" w14:textId="0F5774ED" w:rsidR="00435A20" w:rsidRPr="007D5B33" w:rsidRDefault="00435A20" w:rsidP="007D5B3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hint="cs"/>
          <w:bCs/>
          <w:sz w:val="20"/>
          <w:szCs w:val="24"/>
          <w:rtl/>
          <w:lang w:eastAsia="he-IL"/>
        </w:rPr>
        <w:t>ל ב י ן</w:t>
      </w:r>
    </w:p>
    <w:p w14:paraId="2231F721" w14:textId="0AB5F925" w:rsidR="00993153" w:rsidRDefault="00825C7D" w:rsidP="0099315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PlaceholderText"/>
            <w:color w:val="00B0F0"/>
            <w:rtl/>
          </w:rPr>
          <w:alias w:val="צדדים נוספים"/>
          <w:tag w:val="cntTzadB_x002C__x0020_cntTzadC_x002C__x0020_cntTzadD"/>
          <w:id w:val="-363826986"/>
          <w:placeholder>
            <w:docPart w:val="023E6D2BC70548D19B218BB1684CD8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r w:rsidR="00993153">
            <w:rPr>
              <w:rStyle w:val="PlaceholderText"/>
              <w:rFonts w:hint="cs"/>
              <w:color w:val="00B0F0"/>
              <w:rtl/>
            </w:rPr>
            <w:t>צדדים נוספים</w:t>
          </w:r>
          <w:r w:rsidR="00993153">
            <w:rPr>
              <w:rStyle w:val="PlaceholderText"/>
              <w:color w:val="00B0F0"/>
              <w:rtl/>
            </w:rPr>
            <w:br/>
          </w:r>
        </w:sdtContent>
      </w:sdt>
    </w:p>
    <w:p w14:paraId="0BA8440A"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35A20">
        <w:rPr>
          <w:rFonts w:ascii="Times New Roman" w:eastAsia="Times New Roman" w:hAnsi="Times New Roman" w:cs="David" w:hint="cs"/>
          <w:sz w:val="20"/>
          <w:szCs w:val="24"/>
          <w:rtl/>
          <w:lang w:eastAsia="he-IL"/>
        </w:rPr>
        <w:t>(להלן: "</w:t>
      </w:r>
      <w:r w:rsidRPr="00435A20">
        <w:rPr>
          <w:rFonts w:ascii="Times New Roman" w:eastAsia="Times New Roman" w:hAnsi="Times New Roman" w:cs="David" w:hint="cs"/>
          <w:b/>
          <w:bCs/>
          <w:sz w:val="20"/>
          <w:szCs w:val="24"/>
          <w:rtl/>
          <w:lang w:eastAsia="he-IL"/>
        </w:rPr>
        <w:t>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Cs/>
          <w:sz w:val="20"/>
          <w:szCs w:val="24"/>
          <w:rtl/>
          <w:lang w:eastAsia="he-IL"/>
        </w:rPr>
        <w:t xml:space="preserve">  </w:t>
      </w:r>
    </w:p>
    <w:p w14:paraId="5146E6BC"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35A20">
        <w:rPr>
          <w:rFonts w:ascii="Times New Roman" w:eastAsia="Times New Roman" w:hAnsi="Times New Roman" w:cs="David" w:hint="cs"/>
          <w:bCs/>
          <w:sz w:val="20"/>
          <w:szCs w:val="24"/>
          <w:rtl/>
          <w:lang w:eastAsia="he-IL"/>
        </w:rPr>
        <w:t xml:space="preserve">         מצד שני;</w:t>
      </w:r>
    </w:p>
    <w:p w14:paraId="280E8F7E"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51A39C67" w14:textId="77777777" w:rsidR="00435A20" w:rsidRPr="00435A20" w:rsidRDefault="00435A20" w:rsidP="00435A20">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והואיל:</w:t>
      </w:r>
      <w:r w:rsidRPr="00435A20">
        <w:rPr>
          <w:rFonts w:ascii="Times New Roman" w:eastAsia="Times New Roman" w:hAnsi="Times New Roman" w:cs="David"/>
          <w:bCs/>
          <w:sz w:val="20"/>
          <w:szCs w:val="24"/>
          <w:rtl/>
          <w:lang w:eastAsia="he-IL"/>
        </w:rPr>
        <w:tab/>
      </w:r>
      <w:r w:rsidRPr="00435A20">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CB40E23" w14:textId="77777777" w:rsidR="00435A20" w:rsidRPr="00435A20" w:rsidRDefault="00435A20" w:rsidP="00435A20">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לפיכך הותנה והוסכם בין הצדדים כדלקמן:</w:t>
      </w:r>
    </w:p>
    <w:p w14:paraId="728F0BB6" w14:textId="77777777" w:rsidR="00435A20" w:rsidRPr="00435A20" w:rsidRDefault="00435A20" w:rsidP="00435A20">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u w:val="single"/>
          <w:rtl/>
          <w:lang w:eastAsia="he-IL"/>
        </w:rPr>
        <w:t>מבוא</w:t>
      </w:r>
    </w:p>
    <w:p w14:paraId="74C12B64" w14:textId="77777777" w:rsidR="00435A20" w:rsidRPr="00435A20" w:rsidRDefault="00435A20" w:rsidP="00435A20">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למונחים הבאים יהא הפרוש הנקוב בצידם דהיינו:</w:t>
      </w:r>
    </w:p>
    <w:p w14:paraId="31AA9949"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78C74608"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"הפרויקט"</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המצ"ב.</w:t>
      </w:r>
    </w:p>
    <w:p w14:paraId="0FD689CF"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4718911"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 xml:space="preserve">"התכנית" </w:t>
      </w:r>
      <w:r w:rsidRPr="00435A20">
        <w:rPr>
          <w:rFonts w:ascii="Times New Roman" w:eastAsia="Times New Roman" w:hAnsi="Times New Roman" w:cs="David"/>
          <w:sz w:val="20"/>
          <w:szCs w:val="24"/>
          <w:rtl/>
          <w:lang w:eastAsia="he-IL"/>
        </w:rPr>
        <w:t>/</w:t>
      </w:r>
    </w:p>
    <w:p w14:paraId="02A413DE"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"המקרקעין"</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המצ"ב.</w:t>
      </w:r>
    </w:p>
    <w:p w14:paraId="6B9AD216"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D7A76CE"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"האתר"</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E2C7B1A"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B7B6C1D"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היועצים</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8EF5BF1"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1A70A5C"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התכניות</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435A20">
        <w:rPr>
          <w:rFonts w:ascii="Times New Roman" w:eastAsia="Times New Roman" w:hAnsi="Times New Roman" w:cs="David"/>
          <w:b/>
          <w:bCs/>
          <w:sz w:val="20"/>
          <w:szCs w:val="24"/>
          <w:rtl/>
          <w:lang w:eastAsia="he-IL"/>
        </w:rPr>
        <w:t>ח'</w:t>
      </w:r>
      <w:r w:rsidRPr="00435A20">
        <w:rPr>
          <w:rFonts w:ascii="Times New Roman" w:eastAsia="Times New Roman" w:hAnsi="Times New Roman" w:cs="David"/>
          <w:sz w:val="20"/>
          <w:szCs w:val="24"/>
          <w:rtl/>
          <w:lang w:eastAsia="he-IL"/>
        </w:rPr>
        <w:t>. כל המסמכים שיערכו ע"י המתכנן כאמור יערכו בשפה העברית.</w:t>
      </w:r>
    </w:p>
    <w:p w14:paraId="40455525"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EE05198"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שירותי</w:t>
      </w:r>
    </w:p>
    <w:p w14:paraId="3EA7164D"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 המתכנן</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p>
    <w:p w14:paraId="2B0F58E6"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השירותים</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 xml:space="preserve">השירותים כמוגדר וכמפורט בחוזה זה ובנספח </w:t>
      </w:r>
      <w:r w:rsidRPr="00435A20">
        <w:rPr>
          <w:rFonts w:ascii="Times New Roman" w:eastAsia="Times New Roman" w:hAnsi="Times New Roman" w:cs="David"/>
          <w:b/>
          <w:bCs/>
          <w:sz w:val="20"/>
          <w:szCs w:val="24"/>
          <w:rtl/>
          <w:lang w:eastAsia="he-IL"/>
        </w:rPr>
        <w:t>ב'</w:t>
      </w:r>
      <w:r w:rsidRPr="00435A20">
        <w:rPr>
          <w:rFonts w:ascii="Times New Roman" w:eastAsia="Times New Roman" w:hAnsi="Times New Roman" w:cs="David" w:hint="cs"/>
          <w:b/>
          <w:bCs/>
          <w:sz w:val="20"/>
          <w:szCs w:val="24"/>
          <w:rtl/>
          <w:lang w:eastAsia="he-IL"/>
        </w:rPr>
        <w:t xml:space="preserve">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w:t>
      </w:r>
    </w:p>
    <w:p w14:paraId="06D229A1"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793B033"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המנהל</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7DB5C8A"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579BC9B"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מקום שמדובר בחוזה זה במזמין - גם המנהל במשמע.</w:t>
      </w:r>
    </w:p>
    <w:p w14:paraId="2A4528B4"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A37432E"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החוזה</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hint="cs"/>
          <w:sz w:val="20"/>
          <w:szCs w:val="24"/>
          <w:rtl/>
          <w:lang w:eastAsia="he-IL"/>
        </w:rPr>
        <w:t>/</w:t>
      </w:r>
    </w:p>
    <w:p w14:paraId="7519019E"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
          <w:bCs/>
          <w:sz w:val="20"/>
          <w:szCs w:val="24"/>
          <w:rtl/>
          <w:lang w:eastAsia="he-IL"/>
        </w:rPr>
        <w:t>ההסכם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חוזה זה על נספחיו.</w:t>
      </w:r>
    </w:p>
    <w:p w14:paraId="5B5FF64B"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0B788AAB"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הדין</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כהגדרתו בחוק ה</w:t>
      </w:r>
      <w:r w:rsidRPr="00435A20">
        <w:rPr>
          <w:rFonts w:ascii="Times New Roman" w:eastAsia="Times New Roman" w:hAnsi="Times New Roman" w:cs="David" w:hint="cs"/>
          <w:sz w:val="20"/>
          <w:szCs w:val="24"/>
          <w:rtl/>
          <w:lang w:eastAsia="he-IL"/>
        </w:rPr>
        <w:t>פרשנות, התשמ"א-1981</w:t>
      </w:r>
      <w:r w:rsidRPr="00435A20">
        <w:rPr>
          <w:rFonts w:ascii="Times New Roman" w:eastAsia="Times New Roman" w:hAnsi="Times New Roman" w:cs="David"/>
          <w:sz w:val="20"/>
          <w:szCs w:val="24"/>
          <w:rtl/>
          <w:lang w:eastAsia="he-IL"/>
        </w:rPr>
        <w:t xml:space="preserve"> לרבות כל </w:t>
      </w:r>
      <w:r w:rsidRPr="00435A20">
        <w:rPr>
          <w:rFonts w:ascii="Times New Roman" w:eastAsia="Times New Roman" w:hAnsi="Times New Roman" w:cs="David" w:hint="cs"/>
          <w:sz w:val="20"/>
          <w:szCs w:val="24"/>
          <w:rtl/>
          <w:lang w:eastAsia="he-IL"/>
        </w:rPr>
        <w:t xml:space="preserve">תקנה ו/או </w:t>
      </w:r>
      <w:r w:rsidRPr="00435A20">
        <w:rPr>
          <w:rFonts w:ascii="Times New Roman" w:eastAsia="Times New Roman" w:hAnsi="Times New Roman" w:cs="David"/>
          <w:sz w:val="20"/>
          <w:szCs w:val="24"/>
          <w:rtl/>
          <w:lang w:eastAsia="he-IL"/>
        </w:rPr>
        <w:t>הוראה של רשות מוסמכת בתוקף סמכותה על פי הדין.</w:t>
      </w:r>
    </w:p>
    <w:p w14:paraId="2A6C796B"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E7AD9A9"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הרשות</w:t>
      </w:r>
    </w:p>
    <w:p w14:paraId="69FCEF6D"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 המקומית</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המצ"ב.</w:t>
      </w:r>
    </w:p>
    <w:p w14:paraId="277A09EE"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FDBC76E"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חוזה</w:t>
      </w:r>
    </w:p>
    <w:p w14:paraId="7D7E83E0" w14:textId="77777777" w:rsidR="00435A20" w:rsidRPr="00435A20" w:rsidRDefault="00435A20" w:rsidP="00435A2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 הפיתוח</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hint="cs"/>
          <w:sz w:val="20"/>
          <w:szCs w:val="24"/>
          <w:rtl/>
          <w:lang w:eastAsia="he-IL"/>
        </w:rPr>
        <w:t xml:space="preserve"> המצ"ב</w:t>
      </w:r>
      <w:r w:rsidRPr="00435A20">
        <w:rPr>
          <w:rFonts w:ascii="Times New Roman" w:eastAsia="Times New Roman" w:hAnsi="Times New Roman" w:cs="David"/>
          <w:sz w:val="20"/>
          <w:szCs w:val="24"/>
          <w:rtl/>
          <w:lang w:eastAsia="he-IL"/>
        </w:rPr>
        <w:t>.</w:t>
      </w:r>
    </w:p>
    <w:p w14:paraId="79961C10" w14:textId="77777777" w:rsidR="00435A20" w:rsidRPr="00435A20" w:rsidRDefault="00435A20" w:rsidP="00435A2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EBF7D0A"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הכותרות בחוזה זה </w:t>
      </w:r>
      <w:r w:rsidRPr="00435A20">
        <w:rPr>
          <w:rFonts w:ascii="Times New Roman" w:eastAsia="Times New Roman" w:hAnsi="Times New Roman" w:cs="David" w:hint="cs"/>
          <w:sz w:val="20"/>
          <w:szCs w:val="24"/>
          <w:rtl/>
          <w:lang w:eastAsia="he-IL"/>
        </w:rPr>
        <w:t xml:space="preserve">הינן לנוחיות בלבד ובכל מקרה </w:t>
      </w:r>
      <w:r w:rsidRPr="00435A20">
        <w:rPr>
          <w:rFonts w:ascii="Times New Roman" w:eastAsia="Times New Roman" w:hAnsi="Times New Roman" w:cs="David"/>
          <w:sz w:val="20"/>
          <w:szCs w:val="24"/>
          <w:rtl/>
          <w:lang w:eastAsia="he-IL"/>
        </w:rPr>
        <w:t xml:space="preserve">לא ישמשו </w:t>
      </w:r>
      <w:r w:rsidRPr="00435A20">
        <w:rPr>
          <w:rFonts w:ascii="Times New Roman" w:eastAsia="Times New Roman" w:hAnsi="Times New Roman" w:cs="David" w:hint="cs"/>
          <w:sz w:val="20"/>
          <w:szCs w:val="24"/>
          <w:rtl/>
          <w:lang w:eastAsia="he-IL"/>
        </w:rPr>
        <w:t>ל</w:t>
      </w:r>
      <w:r w:rsidRPr="00435A20">
        <w:rPr>
          <w:rFonts w:ascii="Times New Roman" w:eastAsia="Times New Roman" w:hAnsi="Times New Roman" w:cs="David"/>
          <w:sz w:val="20"/>
          <w:szCs w:val="24"/>
          <w:rtl/>
          <w:lang w:eastAsia="he-IL"/>
        </w:rPr>
        <w:t>פרש</w:t>
      </w:r>
      <w:r w:rsidRPr="00435A20">
        <w:rPr>
          <w:rFonts w:ascii="Times New Roman" w:eastAsia="Times New Roman" w:hAnsi="Times New Roman" w:cs="David" w:hint="cs"/>
          <w:sz w:val="20"/>
          <w:szCs w:val="24"/>
          <w:rtl/>
          <w:lang w:eastAsia="he-IL"/>
        </w:rPr>
        <w:t>נות</w:t>
      </w:r>
      <w:r w:rsidRPr="00435A20">
        <w:rPr>
          <w:rFonts w:ascii="Times New Roman" w:eastAsia="Times New Roman" w:hAnsi="Times New Roman" w:cs="David"/>
          <w:sz w:val="20"/>
          <w:szCs w:val="24"/>
          <w:rtl/>
          <w:lang w:eastAsia="he-IL"/>
        </w:rPr>
        <w:t>ו.</w:t>
      </w:r>
    </w:p>
    <w:p w14:paraId="632C9969"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הנספחים לחוזה זה מהווים חלק בלתי נפרד הימנו ואלה הם:</w:t>
      </w:r>
    </w:p>
    <w:p w14:paraId="41063480"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2618E6CC"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 xml:space="preserve">נספח א' </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נספח כללי;</w:t>
      </w:r>
    </w:p>
    <w:p w14:paraId="245AE0D9"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נספח ב'</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t>שירותי המתכנן;</w:t>
      </w:r>
    </w:p>
    <w:p w14:paraId="4D70BC46"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35A20">
        <w:rPr>
          <w:rFonts w:ascii="Times New Roman" w:eastAsia="Times New Roman" w:hAnsi="Times New Roman" w:cs="David"/>
          <w:b/>
          <w:bCs/>
          <w:color w:val="000000"/>
          <w:sz w:val="20"/>
          <w:szCs w:val="24"/>
          <w:rtl/>
          <w:lang w:eastAsia="he-IL"/>
        </w:rPr>
        <w:t>נספח ג'</w:t>
      </w:r>
      <w:r w:rsidRPr="00435A20">
        <w:rPr>
          <w:rFonts w:ascii="Times New Roman" w:eastAsia="Times New Roman" w:hAnsi="Times New Roman" w:cs="David"/>
          <w:color w:val="000000"/>
          <w:sz w:val="20"/>
          <w:szCs w:val="24"/>
          <w:rtl/>
          <w:lang w:eastAsia="he-IL"/>
        </w:rPr>
        <w:t xml:space="preserve"> </w:t>
      </w:r>
      <w:r w:rsidRPr="00435A20">
        <w:rPr>
          <w:rFonts w:ascii="Times New Roman" w:eastAsia="Times New Roman" w:hAnsi="Times New Roman" w:cs="David"/>
          <w:color w:val="000000"/>
          <w:sz w:val="20"/>
          <w:szCs w:val="24"/>
          <w:lang w:eastAsia="he-IL"/>
        </w:rPr>
        <w:t>–</w:t>
      </w:r>
      <w:r w:rsidRPr="00435A20">
        <w:rPr>
          <w:rFonts w:ascii="Times New Roman" w:eastAsia="Times New Roman" w:hAnsi="Times New Roman" w:cs="David"/>
          <w:color w:val="000000"/>
          <w:sz w:val="20"/>
          <w:szCs w:val="24"/>
          <w:rtl/>
          <w:lang w:eastAsia="he-IL"/>
        </w:rPr>
        <w:t xml:space="preserve"> </w:t>
      </w:r>
      <w:r w:rsidRPr="00435A20">
        <w:rPr>
          <w:rFonts w:ascii="Times New Roman" w:eastAsia="Times New Roman" w:hAnsi="Times New Roman" w:cs="David"/>
          <w:color w:val="000000"/>
          <w:sz w:val="20"/>
          <w:szCs w:val="24"/>
          <w:rtl/>
          <w:lang w:eastAsia="he-IL"/>
        </w:rPr>
        <w:tab/>
        <w:t>לוח זמנים;</w:t>
      </w:r>
    </w:p>
    <w:p w14:paraId="78F3A24B"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35A20">
        <w:rPr>
          <w:rFonts w:ascii="Times New Roman" w:eastAsia="Times New Roman" w:hAnsi="Times New Roman" w:cs="David"/>
          <w:b/>
          <w:bCs/>
          <w:color w:val="000000"/>
          <w:sz w:val="20"/>
          <w:szCs w:val="24"/>
          <w:rtl/>
          <w:lang w:eastAsia="he-IL"/>
        </w:rPr>
        <w:t>נספח ד'</w:t>
      </w:r>
      <w:r w:rsidRPr="00435A20">
        <w:rPr>
          <w:rFonts w:ascii="Times New Roman" w:eastAsia="Times New Roman" w:hAnsi="Times New Roman" w:cs="David"/>
          <w:color w:val="000000"/>
          <w:sz w:val="20"/>
          <w:szCs w:val="24"/>
          <w:rtl/>
          <w:lang w:eastAsia="he-IL"/>
        </w:rPr>
        <w:t xml:space="preserve"> - </w:t>
      </w:r>
      <w:r w:rsidRPr="00435A20">
        <w:rPr>
          <w:rFonts w:ascii="Times New Roman" w:eastAsia="Times New Roman" w:hAnsi="Times New Roman" w:cs="David"/>
          <w:color w:val="000000"/>
          <w:sz w:val="20"/>
          <w:szCs w:val="24"/>
          <w:rtl/>
          <w:lang w:eastAsia="he-IL"/>
        </w:rPr>
        <w:tab/>
        <w:t>שכר המתכנן;</w:t>
      </w:r>
    </w:p>
    <w:p w14:paraId="35A6016C"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35A20">
        <w:rPr>
          <w:rFonts w:ascii="Times New Roman" w:eastAsia="Times New Roman" w:hAnsi="Times New Roman" w:cs="David"/>
          <w:b/>
          <w:bCs/>
          <w:color w:val="000000"/>
          <w:sz w:val="20"/>
          <w:szCs w:val="24"/>
          <w:rtl/>
          <w:lang w:eastAsia="he-IL"/>
        </w:rPr>
        <w:t>נספח ה'</w:t>
      </w:r>
      <w:r w:rsidRPr="00435A20">
        <w:rPr>
          <w:rFonts w:ascii="Times New Roman" w:eastAsia="Times New Roman" w:hAnsi="Times New Roman" w:cs="David"/>
          <w:color w:val="000000"/>
          <w:sz w:val="20"/>
          <w:szCs w:val="24"/>
          <w:rtl/>
          <w:lang w:eastAsia="he-IL"/>
        </w:rPr>
        <w:t xml:space="preserve"> - </w:t>
      </w:r>
      <w:r w:rsidRPr="00435A20">
        <w:rPr>
          <w:rFonts w:ascii="Times New Roman" w:eastAsia="Times New Roman" w:hAnsi="Times New Roman" w:cs="David"/>
          <w:color w:val="000000"/>
          <w:sz w:val="20"/>
          <w:szCs w:val="24"/>
          <w:rtl/>
          <w:lang w:eastAsia="he-IL"/>
        </w:rPr>
        <w:tab/>
        <w:t>תשלומי שכר המתכנן;</w:t>
      </w:r>
    </w:p>
    <w:p w14:paraId="3C914E8C"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 xml:space="preserve">נספח ו </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הצהרה והתחייבות לשמירת סודיות;</w:t>
      </w:r>
    </w:p>
    <w:p w14:paraId="14C8FCCA" w14:textId="444B1276" w:rsidR="00972C9F" w:rsidRDefault="00435A20" w:rsidP="00972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נספח ז</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r>
      <w:r w:rsidR="00972C9F" w:rsidRPr="00E034F9">
        <w:rPr>
          <w:rFonts w:ascii="Times New Roman" w:eastAsia="Times New Roman" w:hAnsi="Times New Roman" w:cs="David" w:hint="cs"/>
          <w:sz w:val="20"/>
          <w:szCs w:val="24"/>
          <w:rtl/>
          <w:lang w:eastAsia="he-IL"/>
        </w:rPr>
        <w:t>מפרט</w:t>
      </w:r>
      <w:r w:rsidR="00972C9F" w:rsidRPr="00E034F9">
        <w:rPr>
          <w:rFonts w:ascii="Times New Roman" w:eastAsia="Times New Roman" w:hAnsi="Times New Roman" w:cs="David"/>
          <w:sz w:val="20"/>
          <w:szCs w:val="24"/>
          <w:rtl/>
          <w:lang w:eastAsia="he-IL"/>
        </w:rPr>
        <w:t xml:space="preserve"> </w:t>
      </w:r>
      <w:r w:rsidR="00972C9F" w:rsidRPr="00E034F9">
        <w:rPr>
          <w:rFonts w:ascii="Times New Roman" w:eastAsia="Times New Roman" w:hAnsi="Times New Roman" w:cs="David" w:hint="cs"/>
          <w:sz w:val="20"/>
          <w:szCs w:val="24"/>
          <w:rtl/>
          <w:lang w:eastAsia="he-IL"/>
        </w:rPr>
        <w:t>ביטוחי</w:t>
      </w:r>
      <w:r w:rsidR="00972C9F" w:rsidRPr="00E034F9">
        <w:rPr>
          <w:rFonts w:ascii="Times New Roman" w:eastAsia="Times New Roman" w:hAnsi="Times New Roman" w:cs="David"/>
          <w:sz w:val="20"/>
          <w:szCs w:val="24"/>
          <w:rtl/>
          <w:lang w:eastAsia="he-IL"/>
        </w:rPr>
        <w:t xml:space="preserve"> </w:t>
      </w:r>
      <w:r w:rsidR="00972C9F" w:rsidRPr="00E034F9">
        <w:rPr>
          <w:rFonts w:ascii="Times New Roman" w:eastAsia="Times New Roman" w:hAnsi="Times New Roman" w:cs="David" w:hint="cs"/>
          <w:sz w:val="20"/>
          <w:szCs w:val="24"/>
          <w:rtl/>
          <w:lang w:eastAsia="he-IL"/>
        </w:rPr>
        <w:t>המתכנן</w:t>
      </w:r>
      <w:r w:rsidR="00972C9F" w:rsidRPr="00B27B4C">
        <w:rPr>
          <w:rFonts w:ascii="Times New Roman" w:eastAsia="Times New Roman" w:hAnsi="Times New Roman" w:cs="David"/>
          <w:sz w:val="20"/>
          <w:szCs w:val="24"/>
          <w:rtl/>
          <w:lang w:eastAsia="he-IL"/>
        </w:rPr>
        <w:t>;</w:t>
      </w:r>
    </w:p>
    <w:p w14:paraId="7D9698C9" w14:textId="77777777" w:rsidR="00972C9F" w:rsidRDefault="00972C9F" w:rsidP="00972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0128D721" w14:textId="612B8D2D" w:rsidR="00435A20" w:rsidRPr="00435A20" w:rsidRDefault="00435A20" w:rsidP="00972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נספח ח'</w:t>
      </w:r>
      <w:r w:rsidRPr="00435A20">
        <w:rPr>
          <w:rFonts w:ascii="Times New Roman" w:eastAsia="Times New Roman" w:hAnsi="Times New Roman" w:cs="David"/>
          <w:sz w:val="20"/>
          <w:szCs w:val="24"/>
          <w:rtl/>
          <w:lang w:eastAsia="he-IL"/>
        </w:rPr>
        <w:t xml:space="preserve"> - </w:t>
      </w:r>
      <w:r w:rsidRPr="00435A20">
        <w:rPr>
          <w:rFonts w:ascii="Times New Roman" w:eastAsia="Times New Roman" w:hAnsi="Times New Roman" w:cs="David"/>
          <w:sz w:val="20"/>
          <w:szCs w:val="24"/>
          <w:rtl/>
          <w:lang w:eastAsia="he-IL"/>
        </w:rPr>
        <w:tab/>
        <w:t>רשימת התכניות והמסמכים שעל המתכנן להנפיק.</w:t>
      </w:r>
    </w:p>
    <w:p w14:paraId="16D1B24E"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נספח ט'</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t>אישור להשלמת הפרויקט/קטע מהפרויקט.</w:t>
      </w:r>
    </w:p>
    <w:p w14:paraId="05B21F5A" w14:textId="77777777" w:rsidR="00435A20" w:rsidRPr="00435A20" w:rsidRDefault="00435A20" w:rsidP="00435A20">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נספח י' </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נספח היעדר תביעות.</w:t>
      </w:r>
    </w:p>
    <w:p w14:paraId="1D69637A"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שירותי המתכנן</w:t>
      </w:r>
    </w:p>
    <w:p w14:paraId="6F19FBBF"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מוסר בזה למתכנן והמתכנן מקבל על עצמו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w:t>
      </w:r>
    </w:p>
    <w:p w14:paraId="52DBCE53"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 ומאשר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הינו מכיר ויודע את כל הנדרש למטרת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וכי הינו מורשה על פי </w:t>
      </w:r>
      <w:r w:rsidRPr="00435A20">
        <w:rPr>
          <w:rFonts w:ascii="Times New Roman" w:eastAsia="Times New Roman" w:hAnsi="Times New Roman" w:cs="David" w:hint="cs"/>
          <w:sz w:val="20"/>
          <w:szCs w:val="24"/>
          <w:rtl/>
          <w:lang w:eastAsia="he-IL"/>
        </w:rPr>
        <w:t xml:space="preserve">כל </w:t>
      </w:r>
      <w:r w:rsidRPr="00435A20">
        <w:rPr>
          <w:rFonts w:ascii="Times New Roman" w:eastAsia="Times New Roman" w:hAnsi="Times New Roman" w:cs="David"/>
          <w:sz w:val="20"/>
          <w:szCs w:val="24"/>
          <w:rtl/>
          <w:lang w:eastAsia="he-IL"/>
        </w:rPr>
        <w:t>דין למתן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 xml:space="preserve"> המתכנן, לרבות</w:t>
      </w:r>
      <w:r w:rsidRPr="00435A20">
        <w:rPr>
          <w:rFonts w:ascii="Times New Roman" w:eastAsia="Times New Roman" w:hAnsi="Times New Roman" w:cs="David" w:hint="cs"/>
          <w:sz w:val="20"/>
          <w:szCs w:val="24"/>
          <w:rtl/>
          <w:lang w:eastAsia="he-IL"/>
        </w:rPr>
        <w:t xml:space="preserve"> אך לא רק</w:t>
      </w:r>
      <w:r w:rsidRPr="00435A20">
        <w:rPr>
          <w:rFonts w:ascii="Times New Roman" w:eastAsia="Times New Roman" w:hAnsi="Times New Roman" w:cs="David"/>
          <w:sz w:val="20"/>
          <w:szCs w:val="24"/>
          <w:rtl/>
          <w:lang w:eastAsia="he-IL"/>
        </w:rPr>
        <w:t>,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חוק המהנדסים והאדריכלים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תשי"ח - 1958, כי יש בידו 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שיון </w:t>
      </w:r>
      <w:r w:rsidRPr="00435A20">
        <w:rPr>
          <w:rFonts w:ascii="Times New Roman" w:eastAsia="Times New Roman" w:hAnsi="Times New Roman" w:cs="David" w:hint="cs"/>
          <w:sz w:val="20"/>
          <w:szCs w:val="24"/>
          <w:rtl/>
          <w:lang w:eastAsia="he-IL"/>
        </w:rPr>
        <w:t xml:space="preserve">בר </w:t>
      </w:r>
      <w:r w:rsidRPr="00435A20">
        <w:rPr>
          <w:rFonts w:ascii="Times New Roman" w:eastAsia="Times New Roman" w:hAnsi="Times New Roman" w:cs="David"/>
          <w:sz w:val="20"/>
          <w:szCs w:val="24"/>
          <w:rtl/>
          <w:lang w:eastAsia="he-IL"/>
        </w:rPr>
        <w:t>ת</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קף לביצוע שירותי </w:t>
      </w:r>
      <w:r w:rsidRPr="00435A20">
        <w:rPr>
          <w:rFonts w:ascii="Times New Roman" w:eastAsia="Times New Roman" w:hAnsi="Times New Roman" w:cs="David" w:hint="cs"/>
          <w:sz w:val="20"/>
          <w:szCs w:val="24"/>
          <w:rtl/>
          <w:lang w:eastAsia="he-IL"/>
        </w:rPr>
        <w:t xml:space="preserve"> המתכנן על פי הדין</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כי הוא בעל הכישורים, הר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שיונות, הידע, הניסיון והאמצעים המאפשרים לו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ביצועם ברמה מקצועית גבוהה ובהתאם למותנה בחוזה.</w:t>
      </w:r>
    </w:p>
    <w:p w14:paraId="55873904"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ידוע לו שש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שיקול דעתו</w:t>
      </w:r>
      <w:r w:rsidRPr="00435A20">
        <w:rPr>
          <w:rFonts w:ascii="Times New Roman" w:eastAsia="Times New Roman" w:hAnsi="Times New Roman" w:cs="David" w:hint="cs"/>
          <w:sz w:val="20"/>
          <w:szCs w:val="24"/>
          <w:rtl/>
          <w:lang w:eastAsia="he-IL"/>
        </w:rPr>
        <w:t xml:space="preserve"> הבלעדי</w:t>
      </w:r>
      <w:r w:rsidRPr="00435A20">
        <w:rPr>
          <w:rFonts w:ascii="Times New Roman" w:eastAsia="Times New Roman" w:hAnsi="Times New Roman" w:cs="David"/>
          <w:sz w:val="20"/>
          <w:szCs w:val="24"/>
          <w:rtl/>
          <w:lang w:eastAsia="he-IL"/>
        </w:rPr>
        <w:t xml:space="preserve"> ו</w:t>
      </w:r>
      <w:r w:rsidRPr="00435A20">
        <w:rPr>
          <w:rFonts w:ascii="Times New Roman" w:eastAsia="Times New Roman" w:hAnsi="Times New Roman" w:cs="David" w:hint="cs"/>
          <w:sz w:val="20"/>
          <w:szCs w:val="24"/>
          <w:rtl/>
          <w:lang w:eastAsia="he-IL"/>
        </w:rPr>
        <w:t xml:space="preserve">כי </w:t>
      </w:r>
      <w:r w:rsidRPr="00435A20">
        <w:rPr>
          <w:rFonts w:ascii="Times New Roman" w:eastAsia="Times New Roman" w:hAnsi="Times New Roman" w:cs="David"/>
          <w:sz w:val="20"/>
          <w:szCs w:val="24"/>
          <w:rtl/>
          <w:lang w:eastAsia="he-IL"/>
        </w:rPr>
        <w:t xml:space="preserve">הם יינתנו על ידו בשלבי עבודה כמפורט בנספח </w:t>
      </w:r>
      <w:r w:rsidRPr="00435A20">
        <w:rPr>
          <w:rFonts w:ascii="Times New Roman" w:eastAsia="Times New Roman" w:hAnsi="Times New Roman" w:cs="David"/>
          <w:bCs/>
          <w:sz w:val="20"/>
          <w:szCs w:val="24"/>
          <w:rtl/>
          <w:lang w:eastAsia="he-IL"/>
        </w:rPr>
        <w:t>ב'</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עוד</w:t>
      </w:r>
      <w:r w:rsidRPr="00435A20">
        <w:rPr>
          <w:rFonts w:ascii="Times New Roman" w:eastAsia="Times New Roman" w:hAnsi="Times New Roman" w:cs="David"/>
          <w:sz w:val="20"/>
          <w:szCs w:val="24"/>
          <w:rtl/>
          <w:lang w:eastAsia="he-IL"/>
        </w:rPr>
        <w:t xml:space="preserve"> מוסיף ומצהיר</w:t>
      </w:r>
      <w:r w:rsidRPr="00435A20">
        <w:rPr>
          <w:rFonts w:ascii="Times New Roman" w:eastAsia="Times New Roman" w:hAnsi="Times New Roman" w:cs="David" w:hint="cs"/>
          <w:sz w:val="20"/>
          <w:szCs w:val="24"/>
          <w:rtl/>
          <w:lang w:eastAsia="he-IL"/>
        </w:rPr>
        <w:t xml:space="preserve"> המתכנן,</w:t>
      </w:r>
      <w:r w:rsidRPr="00435A20">
        <w:rPr>
          <w:rFonts w:ascii="Times New Roman" w:eastAsia="Times New Roman" w:hAnsi="Times New Roman" w:cs="David"/>
          <w:sz w:val="20"/>
          <w:szCs w:val="24"/>
          <w:rtl/>
          <w:lang w:eastAsia="he-IL"/>
        </w:rPr>
        <w:t xml:space="preserve"> כי ידוע לו שהמזמין אינו מתחייב להזמין מ</w:t>
      </w:r>
      <w:r w:rsidRPr="00435A20">
        <w:rPr>
          <w:rFonts w:ascii="Times New Roman" w:eastAsia="Times New Roman" w:hAnsi="Times New Roman" w:cs="David" w:hint="cs"/>
          <w:sz w:val="20"/>
          <w:szCs w:val="24"/>
          <w:rtl/>
          <w:lang w:eastAsia="he-IL"/>
        </w:rPr>
        <w:t>מנו</w:t>
      </w:r>
      <w:r w:rsidRPr="00435A20">
        <w:rPr>
          <w:rFonts w:ascii="Times New Roman" w:eastAsia="Times New Roman" w:hAnsi="Times New Roman" w:cs="David"/>
          <w:sz w:val="20"/>
          <w:szCs w:val="24"/>
          <w:rtl/>
          <w:lang w:eastAsia="he-IL"/>
        </w:rPr>
        <w:t xml:space="preserve"> שירותים נוספים מעבר לנקוב בחוזה זה ו</w:t>
      </w:r>
      <w:r w:rsidRPr="00435A20">
        <w:rPr>
          <w:rFonts w:ascii="Times New Roman" w:eastAsia="Times New Roman" w:hAnsi="Times New Roman" w:cs="David" w:hint="cs"/>
          <w:sz w:val="20"/>
          <w:szCs w:val="24"/>
          <w:rtl/>
          <w:lang w:eastAsia="he-IL"/>
        </w:rPr>
        <w:t xml:space="preserve">כמפורט </w:t>
      </w:r>
      <w:r w:rsidRPr="00435A20">
        <w:rPr>
          <w:rFonts w:ascii="Times New Roman" w:eastAsia="Times New Roman" w:hAnsi="Times New Roman" w:cs="David"/>
          <w:sz w:val="20"/>
          <w:szCs w:val="24"/>
          <w:rtl/>
          <w:lang w:eastAsia="he-IL"/>
        </w:rPr>
        <w:t xml:space="preserve">בנספח </w:t>
      </w:r>
      <w:r w:rsidRPr="00435A20">
        <w:rPr>
          <w:rFonts w:ascii="Times New Roman" w:eastAsia="Times New Roman" w:hAnsi="Times New Roman" w:cs="David"/>
          <w:bCs/>
          <w:sz w:val="20"/>
          <w:szCs w:val="24"/>
          <w:rtl/>
          <w:lang w:eastAsia="he-IL"/>
        </w:rPr>
        <w:t xml:space="preserve">ב'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w:t>
      </w:r>
    </w:p>
    <w:p w14:paraId="3FA339C0"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73EB58C8"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כפי שיקבעו מ</w:t>
      </w:r>
      <w:r w:rsidRPr="00435A20">
        <w:rPr>
          <w:rFonts w:ascii="Times New Roman" w:eastAsia="Times New Roman" w:hAnsi="Times New Roman" w:cs="David" w:hint="cs"/>
          <w:sz w:val="20"/>
          <w:szCs w:val="24"/>
          <w:rtl/>
          <w:lang w:eastAsia="he-IL"/>
        </w:rPr>
        <w:t>עת לעת</w:t>
      </w:r>
      <w:r w:rsidRPr="00435A20">
        <w:rPr>
          <w:rFonts w:ascii="Times New Roman" w:eastAsia="Times New Roman" w:hAnsi="Times New Roman" w:cs="David"/>
          <w:sz w:val="20"/>
          <w:szCs w:val="24"/>
          <w:rtl/>
          <w:lang w:eastAsia="he-IL"/>
        </w:rPr>
        <w:t xml:space="preserve"> ע"י המזמין ויהיה חייב לנהוג לפיהם ולקיימם ללא סטייה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אם כן ק</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בל הוראה</w:t>
      </w:r>
      <w:r w:rsidRPr="00435A20">
        <w:rPr>
          <w:rFonts w:ascii="Times New Roman" w:eastAsia="Times New Roman" w:hAnsi="Times New Roman" w:cs="David" w:hint="cs"/>
          <w:sz w:val="20"/>
          <w:szCs w:val="24"/>
          <w:rtl/>
          <w:lang w:eastAsia="he-IL"/>
        </w:rPr>
        <w:t xml:space="preserve"> מפורשת</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בכתב מהמזמין.</w:t>
      </w:r>
    </w:p>
    <w:p w14:paraId="26B9EF49"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הכל כפי שיקבע ע"י המנהל. כן מתחייב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להשתתף בת</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אום מראש בכל ישיבות התיאום אליהן יוזמן.</w:t>
      </w:r>
    </w:p>
    <w:p w14:paraId="461D9C76"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ישמור על נוהלי קשר, תיאום, 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שום וצורת המסמכים לפי דרישת המנהל.</w:t>
      </w:r>
    </w:p>
    <w:p w14:paraId="790825A4"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כל עוד לא יקבע אחרת ע"י המזמין, יהיה המנהל כ</w:t>
      </w:r>
      <w:r w:rsidRPr="00435A20">
        <w:rPr>
          <w:rFonts w:ascii="Times New Roman" w:eastAsia="Times New Roman" w:hAnsi="Times New Roman" w:cs="David" w:hint="cs"/>
          <w:sz w:val="20"/>
          <w:szCs w:val="24"/>
          <w:rtl/>
          <w:lang w:eastAsia="he-IL"/>
        </w:rPr>
        <w:t>הגדרתו</w:t>
      </w:r>
      <w:r w:rsidRPr="00435A20">
        <w:rPr>
          <w:rFonts w:ascii="Times New Roman" w:eastAsia="Times New Roman" w:hAnsi="Times New Roman" w:cs="David"/>
          <w:sz w:val="20"/>
          <w:szCs w:val="24"/>
          <w:rtl/>
          <w:lang w:eastAsia="he-IL"/>
        </w:rPr>
        <w:t xml:space="preserve"> בנספח </w:t>
      </w:r>
      <w:r w:rsidRPr="00435A20">
        <w:rPr>
          <w:rFonts w:ascii="Times New Roman" w:eastAsia="Times New Roman" w:hAnsi="Times New Roman" w:cs="David"/>
          <w:bCs/>
          <w:sz w:val="20"/>
          <w:szCs w:val="24"/>
          <w:rtl/>
          <w:lang w:eastAsia="he-IL"/>
        </w:rPr>
        <w:t xml:space="preserve">א' </w:t>
      </w:r>
      <w:r w:rsidRPr="00435A20">
        <w:rPr>
          <w:rFonts w:ascii="Times New Roman" w:eastAsia="Times New Roman" w:hAnsi="Times New Roman" w:cs="David"/>
          <w:sz w:val="20"/>
          <w:szCs w:val="24"/>
          <w:rtl/>
          <w:lang w:eastAsia="he-IL"/>
        </w:rPr>
        <w:t>ועל המתכנן להיות</w:t>
      </w:r>
      <w:r w:rsidRPr="00435A20">
        <w:rPr>
          <w:rFonts w:ascii="Times New Roman" w:eastAsia="Times New Roman" w:hAnsi="Times New Roman" w:cs="David" w:hint="cs"/>
          <w:sz w:val="20"/>
          <w:szCs w:val="24"/>
          <w:rtl/>
          <w:lang w:eastAsia="he-IL"/>
        </w:rPr>
        <w:t xml:space="preserve"> עמו</w:t>
      </w:r>
      <w:r w:rsidRPr="00435A20">
        <w:rPr>
          <w:rFonts w:ascii="Times New Roman" w:eastAsia="Times New Roman" w:hAnsi="Times New Roman" w:cs="David"/>
          <w:sz w:val="20"/>
          <w:szCs w:val="24"/>
          <w:rtl/>
          <w:lang w:eastAsia="he-IL"/>
        </w:rPr>
        <w:t xml:space="preserve"> בקשר מתמי</w:t>
      </w:r>
      <w:r w:rsidRPr="00435A20">
        <w:rPr>
          <w:rFonts w:ascii="Times New Roman" w:eastAsia="Times New Roman" w:hAnsi="Times New Roman" w:cs="David" w:hint="cs"/>
          <w:sz w:val="20"/>
          <w:szCs w:val="24"/>
          <w:rtl/>
          <w:lang w:eastAsia="he-IL"/>
        </w:rPr>
        <w:t>ד</w:t>
      </w:r>
      <w:r w:rsidRPr="00435A20">
        <w:rPr>
          <w:rFonts w:ascii="Times New Roman" w:eastAsia="Times New Roman" w:hAnsi="Times New Roman" w:cs="David"/>
          <w:sz w:val="20"/>
          <w:szCs w:val="24"/>
          <w:rtl/>
          <w:lang w:eastAsia="he-IL"/>
        </w:rPr>
        <w:t xml:space="preserve"> ולתאם עמו את כל פעולותיו, אלא אם נקבע </w:t>
      </w:r>
      <w:r w:rsidRPr="00435A20">
        <w:rPr>
          <w:rFonts w:ascii="Times New Roman" w:eastAsia="Times New Roman" w:hAnsi="Times New Roman" w:cs="David" w:hint="cs"/>
          <w:sz w:val="20"/>
          <w:szCs w:val="24"/>
          <w:rtl/>
          <w:lang w:eastAsia="he-IL"/>
        </w:rPr>
        <w:t xml:space="preserve">מפורשות </w:t>
      </w:r>
      <w:r w:rsidRPr="00435A20">
        <w:rPr>
          <w:rFonts w:ascii="Times New Roman" w:eastAsia="Times New Roman" w:hAnsi="Times New Roman" w:cs="David"/>
          <w:sz w:val="20"/>
          <w:szCs w:val="24"/>
          <w:rtl/>
          <w:lang w:eastAsia="he-IL"/>
        </w:rPr>
        <w:t>אחרת ע"י המזמין.</w:t>
      </w:r>
    </w:p>
    <w:p w14:paraId="48990F6C"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ידועות לו הוראות כל התכניות הקיימות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435A20">
        <w:rPr>
          <w:rFonts w:ascii="Times New Roman" w:eastAsia="Times New Roman" w:hAnsi="Times New Roman" w:cs="David" w:hint="cs"/>
          <w:sz w:val="20"/>
          <w:szCs w:val="24"/>
          <w:rtl/>
          <w:lang w:eastAsia="he-IL"/>
        </w:rPr>
        <w:t>יהם של</w:t>
      </w:r>
      <w:r w:rsidRPr="00435A20">
        <w:rPr>
          <w:rFonts w:ascii="Times New Roman" w:eastAsia="Times New Roman" w:hAnsi="Times New Roman" w:cs="David"/>
          <w:sz w:val="20"/>
          <w:szCs w:val="24"/>
          <w:rtl/>
          <w:lang w:eastAsia="he-IL"/>
        </w:rPr>
        <w:t xml:space="preserve"> הדין</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הנהלים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התקנים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התקנות החלים בקשר עם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והוא מתחייב לפעול בהתאם לקבוע בהם. 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מצהיר המתכנן כי </w:t>
      </w:r>
      <w:r w:rsidRPr="00435A20">
        <w:rPr>
          <w:rFonts w:ascii="Times New Roman" w:eastAsia="Times New Roman" w:hAnsi="Times New Roman" w:cs="David" w:hint="cs"/>
          <w:sz w:val="20"/>
          <w:szCs w:val="24"/>
          <w:rtl/>
          <w:lang w:eastAsia="he-IL"/>
        </w:rPr>
        <w:t xml:space="preserve">הוא </w:t>
      </w:r>
      <w:r w:rsidRPr="00435A20">
        <w:rPr>
          <w:rFonts w:ascii="Times New Roman" w:eastAsia="Times New Roman" w:hAnsi="Times New Roman" w:cs="David"/>
          <w:sz w:val="20"/>
          <w:szCs w:val="24"/>
          <w:rtl/>
          <w:lang w:eastAsia="he-IL"/>
        </w:rPr>
        <w:t xml:space="preserve">בדק בעצמו את כל הנושאים הרלוונטיים </w:t>
      </w:r>
      <w:r w:rsidRPr="00435A20">
        <w:rPr>
          <w:rFonts w:ascii="Times New Roman" w:eastAsia="Times New Roman" w:hAnsi="Times New Roman" w:cs="David" w:hint="cs"/>
          <w:sz w:val="20"/>
          <w:szCs w:val="24"/>
          <w:rtl/>
          <w:lang w:eastAsia="he-IL"/>
        </w:rPr>
        <w:t xml:space="preserve">ו/או </w:t>
      </w:r>
      <w:r w:rsidRPr="00435A20">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32F16C0A"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להפיק את כל התכניות </w:t>
      </w:r>
      <w:r w:rsidRPr="00435A20">
        <w:rPr>
          <w:rFonts w:ascii="Times New Roman" w:eastAsia="Times New Roman" w:hAnsi="Times New Roman" w:cs="David" w:hint="cs"/>
          <w:sz w:val="20"/>
          <w:szCs w:val="24"/>
          <w:rtl/>
          <w:lang w:eastAsia="he-IL"/>
        </w:rPr>
        <w:t>נשוא</w:t>
      </w:r>
      <w:r w:rsidRPr="00435A20">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באמצעות מחשב בתוכנה או בקבצים במתכונת הקבועה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 xml:space="preserve">המצ"ב </w:t>
      </w:r>
      <w:r w:rsidRPr="00435A20">
        <w:rPr>
          <w:rFonts w:ascii="Times New Roman" w:eastAsia="Times New Roman" w:hAnsi="Times New Roman" w:cs="David"/>
          <w:sz w:val="20"/>
          <w:szCs w:val="24"/>
          <w:rtl/>
          <w:lang w:eastAsia="he-IL"/>
        </w:rPr>
        <w:t>וע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435A20">
        <w:rPr>
          <w:rFonts w:ascii="Times New Roman" w:eastAsia="Times New Roman" w:hAnsi="Times New Roman" w:cs="David" w:hint="cs"/>
          <w:sz w:val="20"/>
          <w:szCs w:val="24"/>
          <w:rtl/>
          <w:lang w:eastAsia="he-IL"/>
        </w:rPr>
        <w:t xml:space="preserve"> בנספח </w:t>
      </w:r>
      <w:r w:rsidRPr="00435A20">
        <w:rPr>
          <w:rFonts w:ascii="Times New Roman" w:eastAsia="Times New Roman" w:hAnsi="Times New Roman" w:cs="David" w:hint="cs"/>
          <w:b/>
          <w:bCs/>
          <w:sz w:val="20"/>
          <w:szCs w:val="24"/>
          <w:rtl/>
          <w:lang w:eastAsia="he-IL"/>
        </w:rPr>
        <w:t>א'</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כאמור.</w:t>
      </w:r>
    </w:p>
    <w:p w14:paraId="72CA923F"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לא יגיש ליועצים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לקבלנים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435A20">
        <w:rPr>
          <w:rFonts w:ascii="Times New Roman" w:eastAsia="Times New Roman" w:hAnsi="Times New Roman" w:cs="David" w:hint="cs"/>
          <w:sz w:val="20"/>
          <w:szCs w:val="24"/>
          <w:rtl/>
          <w:lang w:eastAsia="he-IL"/>
        </w:rPr>
        <w:t xml:space="preserve">מפורשות על פי </w:t>
      </w:r>
      <w:r w:rsidRPr="00435A20">
        <w:rPr>
          <w:rFonts w:ascii="Times New Roman" w:eastAsia="Times New Roman" w:hAnsi="Times New Roman" w:cs="David"/>
          <w:sz w:val="20"/>
          <w:szCs w:val="24"/>
          <w:rtl/>
          <w:lang w:eastAsia="he-IL"/>
        </w:rPr>
        <w:t>חוזה זה.</w:t>
      </w:r>
    </w:p>
    <w:p w14:paraId="60597A30"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אין לו ולא תהינה לו </w:t>
      </w:r>
      <w:r w:rsidRPr="00435A20">
        <w:rPr>
          <w:rFonts w:ascii="Times New Roman" w:eastAsia="Times New Roman" w:hAnsi="Times New Roman" w:cs="David" w:hint="cs"/>
          <w:sz w:val="20"/>
          <w:szCs w:val="24"/>
          <w:rtl/>
          <w:lang w:eastAsia="he-IL"/>
        </w:rPr>
        <w:t xml:space="preserve">כל </w:t>
      </w:r>
      <w:r w:rsidRPr="00435A20">
        <w:rPr>
          <w:rFonts w:ascii="Times New Roman" w:eastAsia="Times New Roman" w:hAnsi="Times New Roman" w:cs="David"/>
          <w:sz w:val="20"/>
          <w:szCs w:val="24"/>
          <w:rtl/>
          <w:lang w:eastAsia="he-IL"/>
        </w:rPr>
        <w:t>תביעות ו/או טענות</w:t>
      </w:r>
      <w:r w:rsidRPr="00435A20">
        <w:rPr>
          <w:rFonts w:ascii="Times New Roman" w:eastAsia="Times New Roman" w:hAnsi="Times New Roman" w:cs="David" w:hint="cs"/>
          <w:sz w:val="20"/>
          <w:szCs w:val="24"/>
          <w:rtl/>
          <w:lang w:eastAsia="he-IL"/>
        </w:rPr>
        <w:t xml:space="preserve"> ו/או דרישות ו/או תלונות</w:t>
      </w:r>
      <w:r w:rsidRPr="00435A20">
        <w:rPr>
          <w:rFonts w:ascii="Times New Roman" w:eastAsia="Times New Roman" w:hAnsi="Times New Roman" w:cs="David"/>
          <w:sz w:val="20"/>
          <w:szCs w:val="24"/>
          <w:rtl/>
          <w:lang w:eastAsia="he-IL"/>
        </w:rPr>
        <w:t xml:space="preserve"> כלפי המזמין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כלפי המתכננים האחרים בגין מסירת העבודות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כאמור. משמסר המזמין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 xml:space="preserve">ביצוע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63B174A7"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435A20">
        <w:rPr>
          <w:rFonts w:ascii="Times New Roman" w:eastAsia="Times New Roman" w:hAnsi="Times New Roman" w:cs="David"/>
          <w:sz w:val="24"/>
          <w:szCs w:val="24"/>
          <w:lang w:eastAsia="he-IL"/>
        </w:rPr>
        <w:t>view</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hint="cs"/>
          <w:sz w:val="20"/>
          <w:szCs w:val="24"/>
          <w:rtl/>
          <w:lang w:eastAsia="he-IL"/>
        </w:rPr>
        <w:t>", "רמדורנט"</w:t>
      </w:r>
      <w:r w:rsidRPr="00435A20">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435A20">
        <w:rPr>
          <w:rFonts w:ascii="Times New Roman" w:eastAsia="Times New Roman" w:hAnsi="Times New Roman" w:cs="David" w:hint="cs"/>
          <w:sz w:val="20"/>
          <w:szCs w:val="24"/>
          <w:rtl/>
          <w:lang w:eastAsia="he-IL"/>
        </w:rPr>
        <w:t>.</w:t>
      </w:r>
    </w:p>
    <w:p w14:paraId="29D5161E"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צוות עובדים ואמצעים</w:t>
      </w:r>
    </w:p>
    <w:p w14:paraId="6EBE4281"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במשך כל תקופת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יקיים משרד מאויש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מאורגן ומצויד</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באופן שיאפשר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בהתאם להוראות חוזה זה.</w:t>
      </w:r>
    </w:p>
    <w:p w14:paraId="140A4541"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שהרכבם המספרי והמקצועי של צוות עובדיו, כמפורט בנספח </w:t>
      </w:r>
      <w:r w:rsidRPr="00435A20">
        <w:rPr>
          <w:rFonts w:ascii="Times New Roman" w:eastAsia="Times New Roman" w:hAnsi="Times New Roman" w:cs="David"/>
          <w:bCs/>
          <w:sz w:val="20"/>
          <w:szCs w:val="24"/>
          <w:rtl/>
          <w:lang w:eastAsia="he-IL"/>
        </w:rPr>
        <w:t>א'</w:t>
      </w:r>
      <w:r w:rsidRPr="00435A20">
        <w:rPr>
          <w:rFonts w:ascii="Times New Roman" w:eastAsia="Times New Roman" w:hAnsi="Times New Roman" w:cs="David" w:hint="cs"/>
          <w:bCs/>
          <w:sz w:val="20"/>
          <w:szCs w:val="24"/>
          <w:rtl/>
          <w:lang w:eastAsia="he-IL"/>
        </w:rPr>
        <w:t xml:space="preserve"> </w:t>
      </w:r>
      <w:r w:rsidRPr="00435A20">
        <w:rPr>
          <w:rFonts w:ascii="Times New Roman" w:eastAsia="Times New Roman" w:hAnsi="Times New Roman" w:cs="David" w:hint="cs"/>
          <w:b/>
          <w:sz w:val="20"/>
          <w:szCs w:val="24"/>
          <w:rtl/>
          <w:lang w:eastAsia="he-IL"/>
        </w:rPr>
        <w:t>המצ"ב,</w:t>
      </w:r>
      <w:r w:rsidRPr="00435A20">
        <w:rPr>
          <w:rFonts w:ascii="Times New Roman" w:eastAsia="Times New Roman" w:hAnsi="Times New Roman" w:cs="David"/>
          <w:sz w:val="20"/>
          <w:szCs w:val="24"/>
          <w:rtl/>
          <w:lang w:eastAsia="he-IL"/>
        </w:rPr>
        <w:t xml:space="preserve"> יתאים לביצוע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ברמה ובמועדים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690F81CA"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435A20">
        <w:rPr>
          <w:rFonts w:ascii="Times New Roman" w:eastAsia="Times New Roman" w:hAnsi="Times New Roman" w:cs="David" w:hint="cs"/>
          <w:sz w:val="20"/>
          <w:szCs w:val="24"/>
          <w:rtl/>
          <w:lang w:eastAsia="he-IL"/>
        </w:rPr>
        <w:t xml:space="preserve">המוחלט </w:t>
      </w:r>
      <w:r w:rsidRPr="00435A20">
        <w:rPr>
          <w:rFonts w:ascii="Times New Roman" w:eastAsia="Times New Roman" w:hAnsi="Times New Roman" w:cs="David"/>
          <w:sz w:val="20"/>
          <w:szCs w:val="24"/>
          <w:rtl/>
          <w:lang w:eastAsia="he-IL"/>
        </w:rPr>
        <w:t>- להורות למתכנן מ</w:t>
      </w:r>
      <w:r w:rsidRPr="00435A20">
        <w:rPr>
          <w:rFonts w:ascii="Times New Roman" w:eastAsia="Times New Roman" w:hAnsi="Times New Roman" w:cs="David" w:hint="cs"/>
          <w:sz w:val="20"/>
          <w:szCs w:val="24"/>
          <w:rtl/>
          <w:lang w:eastAsia="he-IL"/>
        </w:rPr>
        <w:t>עת לעת,</w:t>
      </w:r>
      <w:r w:rsidRPr="00435A20">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12F2FE8C" w14:textId="671AF9A0"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מוסכם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במשך כל תקופת החוזה יהיה האדריכל ו/או המהנדס ו/או </w:t>
      </w:r>
      <w:r w:rsidR="000817A9">
        <w:rPr>
          <w:rFonts w:ascii="Times New Roman" w:eastAsia="Times New Roman" w:hAnsi="Times New Roman" w:cs="David"/>
          <w:sz w:val="20"/>
          <w:szCs w:val="24"/>
          <w:rtl/>
          <w:lang w:eastAsia="he-IL"/>
        </w:rPr>
        <w:t>המתכנן</w:t>
      </w:r>
      <w:r w:rsidRPr="00435A20">
        <w:rPr>
          <w:rFonts w:ascii="Times New Roman" w:eastAsia="Times New Roman" w:hAnsi="Times New Roman" w:cs="David"/>
          <w:sz w:val="20"/>
          <w:szCs w:val="24"/>
          <w:rtl/>
          <w:lang w:eastAsia="he-IL"/>
        </w:rPr>
        <w:t xml:space="preserve"> הנקוב בנספח </w:t>
      </w:r>
      <w:r w:rsidRPr="00435A20">
        <w:rPr>
          <w:rFonts w:ascii="Times New Roman" w:eastAsia="Times New Roman" w:hAnsi="Times New Roman" w:cs="David"/>
          <w:bCs/>
          <w:sz w:val="20"/>
          <w:szCs w:val="24"/>
          <w:rtl/>
          <w:lang w:eastAsia="he-IL"/>
        </w:rPr>
        <w:lastRenderedPageBreak/>
        <w:t>א'</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 מנהלו הראשי של המתכנן למטרת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(להלן: "</w:t>
      </w:r>
      <w:r w:rsidRPr="00435A20">
        <w:rPr>
          <w:rFonts w:ascii="Times New Roman" w:eastAsia="Times New Roman" w:hAnsi="Times New Roman" w:cs="David"/>
          <w:b/>
          <w:bCs/>
          <w:sz w:val="20"/>
          <w:szCs w:val="24"/>
          <w:rtl/>
          <w:lang w:eastAsia="he-IL"/>
        </w:rPr>
        <w:t>המנהל הראשי</w:t>
      </w:r>
      <w:r w:rsidRPr="00435A20">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435A20">
        <w:rPr>
          <w:rFonts w:ascii="Times New Roman" w:eastAsia="Times New Roman" w:hAnsi="Times New Roman" w:cs="David" w:hint="cs"/>
          <w:sz w:val="20"/>
          <w:szCs w:val="24"/>
          <w:rtl/>
          <w:lang w:eastAsia="he-IL"/>
        </w:rPr>
        <w:t xml:space="preserve"> מראש ובכתב</w:t>
      </w:r>
      <w:r w:rsidRPr="00435A20">
        <w:rPr>
          <w:rFonts w:ascii="Times New Roman" w:eastAsia="Times New Roman" w:hAnsi="Times New Roman" w:cs="David"/>
          <w:sz w:val="20"/>
          <w:szCs w:val="24"/>
          <w:rtl/>
          <w:lang w:eastAsia="he-IL"/>
        </w:rPr>
        <w:t>.</w:t>
      </w:r>
    </w:p>
    <w:p w14:paraId="0F1C0460" w14:textId="77777777" w:rsidR="00435A20" w:rsidRPr="00435A20" w:rsidRDefault="00435A20" w:rsidP="008B398D">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w:t>
      </w:r>
      <w:r w:rsidRPr="00435A20">
        <w:rPr>
          <w:rFonts w:ascii="Times New Roman" w:eastAsia="Times New Roman" w:hAnsi="Times New Roman" w:cs="David" w:hint="cs"/>
          <w:sz w:val="20"/>
          <w:szCs w:val="24"/>
          <w:rtl/>
          <w:lang w:eastAsia="he-IL"/>
        </w:rPr>
        <w:t>צהיר, כי ידוע לו, ש</w:t>
      </w:r>
      <w:r w:rsidRPr="00435A20">
        <w:rPr>
          <w:rFonts w:ascii="Times New Roman" w:eastAsia="Times New Roman" w:hAnsi="Times New Roman" w:cs="David"/>
          <w:sz w:val="20"/>
          <w:szCs w:val="24"/>
          <w:rtl/>
          <w:lang w:eastAsia="he-IL"/>
        </w:rPr>
        <w:t>במשך כל ת</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קפ</w:t>
      </w:r>
      <w:r w:rsidRPr="00435A20">
        <w:rPr>
          <w:rFonts w:ascii="Times New Roman" w:eastAsia="Times New Roman" w:hAnsi="Times New Roman" w:cs="David" w:hint="cs"/>
          <w:sz w:val="20"/>
          <w:szCs w:val="24"/>
          <w:rtl/>
          <w:lang w:eastAsia="he-IL"/>
        </w:rPr>
        <w:t>ו של</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יעמוד המנהל הראשי בראשו, יהיה מעורב אישית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התכנון. מבלי לגרוע מהתחייבויות המתכנן כמתחייב מ</w:t>
      </w:r>
      <w:r w:rsidRPr="00435A20">
        <w:rPr>
          <w:rFonts w:ascii="Times New Roman" w:eastAsia="Times New Roman" w:hAnsi="Times New Roman" w:cs="David" w:hint="cs"/>
          <w:sz w:val="20"/>
          <w:szCs w:val="24"/>
          <w:rtl/>
          <w:lang w:eastAsia="he-IL"/>
        </w:rPr>
        <w:t>חוזה זה,</w:t>
      </w:r>
      <w:r w:rsidRPr="00435A20">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0E07D3D"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lang w:eastAsia="he-IL"/>
        </w:rPr>
      </w:pPr>
    </w:p>
    <w:p w14:paraId="7F3166FF"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 xml:space="preserve">המזמין רשאי </w:t>
      </w:r>
      <w:r w:rsidRPr="00435A20">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435A20">
        <w:rPr>
          <w:rFonts w:ascii="Times New Roman" w:eastAsia="Times New Roman" w:hAnsi="Times New Roman" w:cs="David" w:hint="cs"/>
          <w:sz w:val="20"/>
          <w:szCs w:val="24"/>
          <w:rtl/>
          <w:lang w:eastAsia="he-IL"/>
        </w:rPr>
        <w:t xml:space="preserve">אחר </w:t>
      </w:r>
      <w:r w:rsidRPr="00435A20">
        <w:rPr>
          <w:rFonts w:ascii="Times New Roman" w:eastAsia="Times New Roman" w:hAnsi="Times New Roman" w:cs="David"/>
          <w:sz w:val="20"/>
          <w:szCs w:val="24"/>
          <w:rtl/>
          <w:lang w:eastAsia="he-IL"/>
        </w:rPr>
        <w:t>דרישת המזמין לאלתר.</w:t>
      </w:r>
    </w:p>
    <w:p w14:paraId="25493CAC"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החלטות המזמין בדבר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ו/או החלפת עובד מעובדי המתכנן תינתנה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המוחלט</w:t>
      </w:r>
      <w:r w:rsidRPr="00435A20">
        <w:rPr>
          <w:rFonts w:ascii="Times New Roman" w:eastAsia="Times New Roman" w:hAnsi="Times New Roman" w:cs="David" w:hint="cs"/>
          <w:sz w:val="20"/>
          <w:szCs w:val="24"/>
          <w:rtl/>
          <w:lang w:eastAsia="he-IL"/>
        </w:rPr>
        <w:t xml:space="preserve"> של המזמין</w:t>
      </w:r>
      <w:r w:rsidRPr="00435A20">
        <w:rPr>
          <w:rFonts w:ascii="Times New Roman" w:eastAsia="Times New Roman" w:hAnsi="Times New Roman" w:cs="David"/>
          <w:sz w:val="20"/>
          <w:szCs w:val="24"/>
          <w:rtl/>
          <w:lang w:eastAsia="he-IL"/>
        </w:rPr>
        <w:t xml:space="preserve"> וללא צורך במתן נימוקים</w:t>
      </w:r>
      <w:r w:rsidRPr="00435A20">
        <w:rPr>
          <w:rFonts w:ascii="Times New Roman" w:eastAsia="Times New Roman" w:hAnsi="Times New Roman" w:cs="David" w:hint="cs"/>
          <w:sz w:val="20"/>
          <w:szCs w:val="24"/>
          <w:rtl/>
          <w:lang w:eastAsia="he-IL"/>
        </w:rPr>
        <w:t xml:space="preserve"> כאלה ואחרים</w:t>
      </w:r>
      <w:r w:rsidRPr="00435A20">
        <w:rPr>
          <w:rFonts w:ascii="Times New Roman" w:eastAsia="Times New Roman" w:hAnsi="Times New Roman" w:cs="David"/>
          <w:sz w:val="20"/>
          <w:szCs w:val="24"/>
          <w:rtl/>
          <w:lang w:eastAsia="he-IL"/>
        </w:rPr>
        <w:t>. אין בהחלטות אלה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כדי לשחרר את המתכנן מאי</w:t>
      </w:r>
      <w:r w:rsidRPr="00435A20">
        <w:rPr>
          <w:rFonts w:ascii="Times New Roman" w:eastAsia="Times New Roman" w:hAnsi="Times New Roman" w:cs="David" w:hint="cs"/>
          <w:sz w:val="20"/>
          <w:szCs w:val="24"/>
          <w:rtl/>
          <w:lang w:eastAsia="he-IL"/>
        </w:rPr>
        <w:t>לו</w:t>
      </w:r>
      <w:r w:rsidRPr="00435A20">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435A20">
        <w:rPr>
          <w:rFonts w:ascii="Times New Roman" w:eastAsia="Times New Roman" w:hAnsi="Times New Roman" w:cs="David" w:hint="cs"/>
          <w:sz w:val="20"/>
          <w:szCs w:val="24"/>
          <w:rtl/>
          <w:lang w:eastAsia="he-IL"/>
        </w:rPr>
        <w:t xml:space="preserve"> ו/או חבות</w:t>
      </w:r>
      <w:r w:rsidRPr="00435A20">
        <w:rPr>
          <w:rFonts w:ascii="Times New Roman" w:eastAsia="Times New Roman" w:hAnsi="Times New Roman" w:cs="David"/>
          <w:sz w:val="20"/>
          <w:szCs w:val="24"/>
          <w:rtl/>
          <w:lang w:eastAsia="he-IL"/>
        </w:rPr>
        <w:t xml:space="preserve"> שהיא.</w:t>
      </w:r>
    </w:p>
    <w:p w14:paraId="05A96C07"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לצייד על חשבונו את צוות עובדיו בכל הציוד הדרוש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שרותי המתכנן. </w:t>
      </w:r>
      <w:r w:rsidRPr="00435A20">
        <w:rPr>
          <w:rFonts w:ascii="Times New Roman" w:eastAsia="Times New Roman" w:hAnsi="Times New Roman" w:cs="David" w:hint="cs"/>
          <w:sz w:val="20"/>
          <w:szCs w:val="24"/>
          <w:rtl/>
          <w:lang w:eastAsia="he-IL"/>
        </w:rPr>
        <w:t>האחריות בגין אחזקת</w:t>
      </w:r>
      <w:r w:rsidRPr="00435A20">
        <w:rPr>
          <w:rFonts w:ascii="Times New Roman" w:eastAsia="Times New Roman" w:hAnsi="Times New Roman" w:cs="David"/>
          <w:sz w:val="20"/>
          <w:szCs w:val="24"/>
          <w:rtl/>
          <w:lang w:eastAsia="he-IL"/>
        </w:rPr>
        <w:t xml:space="preserve"> ושמיר</w:t>
      </w:r>
      <w:r w:rsidRPr="00435A20">
        <w:rPr>
          <w:rFonts w:ascii="Times New Roman" w:eastAsia="Times New Roman" w:hAnsi="Times New Roman" w:cs="David" w:hint="cs"/>
          <w:sz w:val="20"/>
          <w:szCs w:val="24"/>
          <w:rtl/>
          <w:lang w:eastAsia="he-IL"/>
        </w:rPr>
        <w:t>ת</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ציוד</w:t>
      </w:r>
      <w:r w:rsidRPr="00435A20">
        <w:rPr>
          <w:rFonts w:ascii="Times New Roman" w:eastAsia="Times New Roman" w:hAnsi="Times New Roman" w:cs="David" w:hint="cs"/>
          <w:sz w:val="20"/>
          <w:szCs w:val="24"/>
          <w:rtl/>
          <w:lang w:eastAsia="he-IL"/>
        </w:rPr>
        <w:t xml:space="preserve"> כאמור,</w:t>
      </w:r>
      <w:r w:rsidRPr="00435A20">
        <w:rPr>
          <w:rFonts w:ascii="Times New Roman" w:eastAsia="Times New Roman" w:hAnsi="Times New Roman" w:cs="David"/>
          <w:sz w:val="20"/>
          <w:szCs w:val="24"/>
          <w:rtl/>
          <w:lang w:eastAsia="he-IL"/>
        </w:rPr>
        <w:t xml:space="preserve"> תהיה בידי המתכנן ועל חשבונו, והמזמין לא </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ישא בכל אחריות </w:t>
      </w:r>
      <w:r w:rsidRPr="00435A20">
        <w:rPr>
          <w:rFonts w:ascii="Times New Roman" w:eastAsia="Times New Roman" w:hAnsi="Times New Roman" w:cs="David" w:hint="cs"/>
          <w:sz w:val="20"/>
          <w:szCs w:val="24"/>
          <w:rtl/>
          <w:lang w:eastAsia="he-IL"/>
        </w:rPr>
        <w:t xml:space="preserve">ו/או חבות </w:t>
      </w:r>
      <w:r w:rsidRPr="00435A20">
        <w:rPr>
          <w:rFonts w:ascii="Times New Roman" w:eastAsia="Times New Roman" w:hAnsi="Times New Roman" w:cs="David"/>
          <w:sz w:val="20"/>
          <w:szCs w:val="24"/>
          <w:rtl/>
          <w:lang w:eastAsia="he-IL"/>
        </w:rPr>
        <w:t>בגין א</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בדן </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או נזק</w:t>
      </w:r>
      <w:r w:rsidRPr="00435A20">
        <w:rPr>
          <w:rFonts w:ascii="Times New Roman" w:eastAsia="Times New Roman" w:hAnsi="Times New Roman" w:cs="David" w:hint="cs"/>
          <w:sz w:val="20"/>
          <w:szCs w:val="24"/>
          <w:rtl/>
          <w:lang w:eastAsia="he-IL"/>
        </w:rPr>
        <w:t xml:space="preserve"> ו/או קלקול</w:t>
      </w:r>
      <w:r w:rsidRPr="00435A20">
        <w:rPr>
          <w:rFonts w:ascii="Times New Roman" w:eastAsia="Times New Roman" w:hAnsi="Times New Roman" w:cs="David"/>
          <w:sz w:val="20"/>
          <w:szCs w:val="24"/>
          <w:rtl/>
          <w:lang w:eastAsia="he-IL"/>
        </w:rPr>
        <w:t xml:space="preserve"> כלשהו לציוד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לכל חלק ממנו מכל סיבה שהיא.</w:t>
      </w:r>
    </w:p>
    <w:p w14:paraId="4FA1FE57"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סמכויות המתכנן</w:t>
      </w:r>
    </w:p>
    <w:p w14:paraId="14A7397B"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במגעים עם רשויות מוסמכות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לרבות עם הרשות המקומית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בכל הנוגע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וכל הכרוך בכך</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ובלבד:</w:t>
      </w:r>
    </w:p>
    <w:p w14:paraId="6E54F068"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שהמתכנן לא יגיש תכניות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תיקונים לתכניות לא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הרשויות המוסמכות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אם כן אושרו קודם לכן</w:t>
      </w:r>
      <w:r w:rsidRPr="00435A20">
        <w:rPr>
          <w:rFonts w:ascii="Times New Roman" w:eastAsia="Times New Roman" w:hAnsi="Times New Roman" w:cs="David" w:hint="cs"/>
          <w:sz w:val="20"/>
          <w:szCs w:val="24"/>
          <w:rtl/>
          <w:lang w:eastAsia="he-IL"/>
        </w:rPr>
        <w:t>, מראש ובכתב,</w:t>
      </w:r>
      <w:r w:rsidRPr="00435A20">
        <w:rPr>
          <w:rFonts w:ascii="Times New Roman" w:eastAsia="Times New Roman" w:hAnsi="Times New Roman" w:cs="David"/>
          <w:sz w:val="20"/>
          <w:szCs w:val="24"/>
          <w:rtl/>
          <w:lang w:eastAsia="he-IL"/>
        </w:rPr>
        <w:t xml:space="preserve"> ע"י המזמין.</w:t>
      </w:r>
    </w:p>
    <w:p w14:paraId="4B97C5FC"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הכרוך בהתחייבות חוקית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כספית</w:t>
      </w:r>
      <w:r w:rsidRPr="00435A20">
        <w:rPr>
          <w:rFonts w:ascii="Times New Roman" w:eastAsia="Times New Roman" w:hAnsi="Times New Roman" w:cs="David" w:hint="cs"/>
          <w:sz w:val="20"/>
          <w:szCs w:val="24"/>
          <w:rtl/>
          <w:lang w:eastAsia="he-IL"/>
        </w:rPr>
        <w:t xml:space="preserve"> ו/או אחרת,</w:t>
      </w:r>
      <w:r w:rsidRPr="00435A20">
        <w:rPr>
          <w:rFonts w:ascii="Times New Roman" w:eastAsia="Times New Roman" w:hAnsi="Times New Roman" w:cs="David"/>
          <w:sz w:val="20"/>
          <w:szCs w:val="24"/>
          <w:rtl/>
          <w:lang w:eastAsia="he-IL"/>
        </w:rPr>
        <w:t xml:space="preserve"> אלא בא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שורו של המזמין</w:t>
      </w:r>
      <w:r w:rsidRPr="00435A20">
        <w:rPr>
          <w:rFonts w:ascii="Times New Roman" w:eastAsia="Times New Roman" w:hAnsi="Times New Roman" w:cs="David" w:hint="cs"/>
          <w:sz w:val="20"/>
          <w:szCs w:val="24"/>
          <w:rtl/>
          <w:lang w:eastAsia="he-IL"/>
        </w:rPr>
        <w:t xml:space="preserve"> מראש ובכתב</w:t>
      </w:r>
      <w:r w:rsidRPr="00435A20">
        <w:rPr>
          <w:rFonts w:ascii="Times New Roman" w:eastAsia="Times New Roman" w:hAnsi="Times New Roman" w:cs="David"/>
          <w:sz w:val="20"/>
          <w:szCs w:val="24"/>
          <w:rtl/>
          <w:lang w:eastAsia="he-IL"/>
        </w:rPr>
        <w:t>.</w:t>
      </w:r>
    </w:p>
    <w:p w14:paraId="1893264C"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זולת אם</w:t>
      </w:r>
      <w:r w:rsidRPr="00435A20">
        <w:rPr>
          <w:rFonts w:ascii="Times New Roman" w:eastAsia="Times New Roman" w:hAnsi="Times New Roman" w:cs="David"/>
          <w:sz w:val="20"/>
          <w:szCs w:val="24"/>
          <w:rtl/>
          <w:lang w:eastAsia="he-IL"/>
        </w:rPr>
        <w:t xml:space="preserve"> יוסמך לכך ע"י המזמין </w:t>
      </w:r>
      <w:r w:rsidRPr="00435A20">
        <w:rPr>
          <w:rFonts w:ascii="Times New Roman" w:eastAsia="Times New Roman" w:hAnsi="Times New Roman" w:cs="David" w:hint="cs"/>
          <w:sz w:val="20"/>
          <w:szCs w:val="24"/>
          <w:rtl/>
          <w:lang w:eastAsia="he-IL"/>
        </w:rPr>
        <w:t>מראש ו</w:t>
      </w:r>
      <w:r w:rsidRPr="00435A20">
        <w:rPr>
          <w:rFonts w:ascii="Times New Roman" w:eastAsia="Times New Roman" w:hAnsi="Times New Roman" w:cs="David"/>
          <w:sz w:val="20"/>
          <w:szCs w:val="24"/>
          <w:rtl/>
          <w:lang w:eastAsia="he-IL"/>
        </w:rPr>
        <w:t>בכתב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לא יהיה המתכנן רשאי ליתן הוראות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הנחיות</w:t>
      </w:r>
      <w:r w:rsidRPr="00435A20">
        <w:rPr>
          <w:rFonts w:ascii="Times New Roman" w:eastAsia="Times New Roman" w:hAnsi="Times New Roman" w:cs="David" w:hint="cs"/>
          <w:sz w:val="20"/>
          <w:szCs w:val="24"/>
          <w:rtl/>
          <w:lang w:eastAsia="he-IL"/>
        </w:rPr>
        <w:t>, בין</w:t>
      </w:r>
      <w:r w:rsidRPr="00435A20">
        <w:rPr>
          <w:rFonts w:ascii="Times New Roman" w:eastAsia="Times New Roman" w:hAnsi="Times New Roman" w:cs="David"/>
          <w:sz w:val="20"/>
          <w:szCs w:val="24"/>
          <w:rtl/>
          <w:lang w:eastAsia="he-IL"/>
        </w:rPr>
        <w:t xml:space="preserve"> במישרין</w:t>
      </w:r>
      <w:r w:rsidRPr="00435A20">
        <w:rPr>
          <w:rFonts w:ascii="Times New Roman" w:eastAsia="Times New Roman" w:hAnsi="Times New Roman" w:cs="David" w:hint="cs"/>
          <w:sz w:val="20"/>
          <w:szCs w:val="24"/>
          <w:rtl/>
          <w:lang w:eastAsia="he-IL"/>
        </w:rPr>
        <w:t xml:space="preserve"> ובין בעקיפין,</w:t>
      </w:r>
      <w:r w:rsidRPr="00435A20">
        <w:rPr>
          <w:rFonts w:ascii="Times New Roman" w:eastAsia="Times New Roman" w:hAnsi="Times New Roman" w:cs="David"/>
          <w:sz w:val="20"/>
          <w:szCs w:val="24"/>
          <w:rtl/>
          <w:lang w:eastAsia="he-IL"/>
        </w:rPr>
        <w:t xml:space="preserve"> לקבלן הראשי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לקבלן העבודות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לנהל עמם מו"מ ביחס למחירים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ל</w:t>
      </w:r>
      <w:r w:rsidRPr="00435A20">
        <w:rPr>
          <w:rFonts w:ascii="Times New Roman" w:eastAsia="Times New Roman" w:hAnsi="Times New Roman" w:cs="David"/>
          <w:sz w:val="20"/>
          <w:szCs w:val="24"/>
          <w:rtl/>
          <w:lang w:eastAsia="he-IL"/>
        </w:rPr>
        <w:t>דרכי ביצוע הכרוכים בש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נוי מחירים</w:t>
      </w:r>
      <w:r w:rsidRPr="00435A20">
        <w:rPr>
          <w:rFonts w:ascii="Times New Roman" w:eastAsia="Times New Roman" w:hAnsi="Times New Roman" w:cs="David" w:hint="cs"/>
          <w:sz w:val="20"/>
          <w:szCs w:val="24"/>
          <w:rtl/>
          <w:lang w:eastAsia="he-IL"/>
        </w:rPr>
        <w:t xml:space="preserve"> ו/או כמויות</w:t>
      </w:r>
      <w:r w:rsidRPr="00435A20">
        <w:rPr>
          <w:rFonts w:ascii="Times New Roman" w:eastAsia="Times New Roman" w:hAnsi="Times New Roman" w:cs="David"/>
          <w:sz w:val="20"/>
          <w:szCs w:val="24"/>
          <w:rtl/>
          <w:lang w:eastAsia="he-IL"/>
        </w:rPr>
        <w:t>, אלא באמצעות המזמין או המנהל.</w:t>
      </w:r>
    </w:p>
    <w:p w14:paraId="6030EB9A"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סמכויות המנהל</w:t>
      </w:r>
    </w:p>
    <w:p w14:paraId="4FCB6369"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המנהל רשאי לבדוק</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בכל עת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את שרותי המתכנן כולם או </w:t>
      </w:r>
      <w:r w:rsidRPr="00435A20">
        <w:rPr>
          <w:rFonts w:ascii="Times New Roman" w:eastAsia="Times New Roman" w:hAnsi="Times New Roman" w:cs="David" w:hint="cs"/>
          <w:sz w:val="20"/>
          <w:szCs w:val="24"/>
          <w:rtl/>
          <w:lang w:eastAsia="he-IL"/>
        </w:rPr>
        <w:t>מקצתם</w:t>
      </w:r>
      <w:r w:rsidRPr="00435A20">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 xml:space="preserve">על ידי מי </w:t>
      </w:r>
      <w:r w:rsidRPr="00435A20">
        <w:rPr>
          <w:rFonts w:ascii="Times New Roman" w:eastAsia="Times New Roman" w:hAnsi="Times New Roman" w:cs="David"/>
          <w:sz w:val="20"/>
          <w:szCs w:val="24"/>
          <w:rtl/>
          <w:lang w:eastAsia="he-IL"/>
        </w:rPr>
        <w:t>מטעמו. כן רשאי המנהל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48B1A5A2"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435A20">
        <w:rPr>
          <w:rFonts w:ascii="Times New Roman" w:eastAsia="Times New Roman" w:hAnsi="Times New Roman" w:cs="David"/>
          <w:bCs/>
          <w:sz w:val="20"/>
          <w:szCs w:val="24"/>
          <w:rtl/>
          <w:lang w:eastAsia="he-IL"/>
        </w:rPr>
        <w:t>א'</w:t>
      </w:r>
      <w:r w:rsidRPr="00435A20">
        <w:rPr>
          <w:rFonts w:ascii="Times New Roman" w:eastAsia="Times New Roman" w:hAnsi="Times New Roman" w:cs="David" w:hint="cs"/>
          <w:b/>
          <w:sz w:val="20"/>
          <w:szCs w:val="24"/>
          <w:rtl/>
          <w:lang w:eastAsia="he-IL"/>
        </w:rPr>
        <w:t xml:space="preserve"> המצ"ב</w:t>
      </w:r>
      <w:r w:rsidRPr="00435A20">
        <w:rPr>
          <w:rFonts w:ascii="Times New Roman" w:eastAsia="Times New Roman" w:hAnsi="Times New Roman" w:cs="David"/>
          <w:sz w:val="20"/>
          <w:szCs w:val="24"/>
          <w:rtl/>
          <w:lang w:eastAsia="he-IL"/>
        </w:rPr>
        <w:t>.</w:t>
      </w:r>
    </w:p>
    <w:p w14:paraId="622C26AB"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לצורך הפעלת סמכויותיו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רשאי המנהל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מי מטעמו לבקר במשרד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בכל מקום אחר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435A20">
        <w:rPr>
          <w:rFonts w:ascii="Times New Roman" w:eastAsia="Times New Roman" w:hAnsi="Times New Roman" w:cs="David" w:hint="cs"/>
          <w:sz w:val="20"/>
          <w:szCs w:val="24"/>
          <w:rtl/>
          <w:lang w:eastAsia="he-IL"/>
        </w:rPr>
        <w:t>י המנהל 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 xml:space="preserve">על ידי מי </w:t>
      </w:r>
      <w:r w:rsidRPr="00435A20">
        <w:rPr>
          <w:rFonts w:ascii="Times New Roman" w:eastAsia="Times New Roman" w:hAnsi="Times New Roman" w:cs="David"/>
          <w:sz w:val="20"/>
          <w:szCs w:val="24"/>
          <w:rtl/>
          <w:lang w:eastAsia="he-IL"/>
        </w:rPr>
        <w:t>מטעמו.</w:t>
      </w:r>
    </w:p>
    <w:p w14:paraId="52D460C3"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אין בהפעלת סמכויות המנהל על פי חוזה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כדי לגרוע </w:t>
      </w:r>
      <w:r w:rsidRPr="00435A20">
        <w:rPr>
          <w:rFonts w:ascii="Times New Roman" w:eastAsia="Times New Roman" w:hAnsi="Times New Roman" w:cs="David" w:hint="cs"/>
          <w:sz w:val="20"/>
          <w:szCs w:val="24"/>
          <w:rtl/>
          <w:lang w:eastAsia="he-IL"/>
        </w:rPr>
        <w:t xml:space="preserve">ו/או לשחרר </w:t>
      </w:r>
      <w:r w:rsidRPr="00435A20">
        <w:rPr>
          <w:rFonts w:ascii="Times New Roman" w:eastAsia="Times New Roman" w:hAnsi="Times New Roman" w:cs="David"/>
          <w:sz w:val="20"/>
          <w:szCs w:val="24"/>
          <w:rtl/>
          <w:lang w:eastAsia="he-IL"/>
        </w:rPr>
        <w:t xml:space="preserve">מאחריות </w:t>
      </w:r>
      <w:r w:rsidRPr="00435A20">
        <w:rPr>
          <w:rFonts w:ascii="Times New Roman" w:eastAsia="Times New Roman" w:hAnsi="Times New Roman" w:cs="David" w:hint="cs"/>
          <w:sz w:val="20"/>
          <w:szCs w:val="24"/>
          <w:rtl/>
          <w:lang w:eastAsia="he-IL"/>
        </w:rPr>
        <w:t>המתכנן על פי חוזה זה ו/או על פי כל דין.</w:t>
      </w:r>
      <w:r w:rsidRPr="00435A20">
        <w:rPr>
          <w:rFonts w:ascii="Times New Roman" w:eastAsia="Times New Roman" w:hAnsi="Times New Roman" w:cs="David"/>
          <w:sz w:val="20"/>
          <w:szCs w:val="24"/>
          <w:rtl/>
          <w:lang w:eastAsia="he-IL"/>
        </w:rPr>
        <w:t xml:space="preserve"> בהקשר זה מובהר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3890EF3C"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אישר המנהל תכניות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435A20">
        <w:rPr>
          <w:rFonts w:ascii="Times New Roman" w:eastAsia="Times New Roman" w:hAnsi="Times New Roman" w:cs="David" w:hint="cs"/>
          <w:sz w:val="20"/>
          <w:szCs w:val="24"/>
          <w:rtl/>
          <w:lang w:eastAsia="he-IL"/>
        </w:rPr>
        <w:t>חוזה</w:t>
      </w:r>
      <w:r w:rsidRPr="00435A20">
        <w:rPr>
          <w:rFonts w:ascii="Times New Roman" w:eastAsia="Times New Roman" w:hAnsi="Times New Roman" w:cs="David"/>
          <w:sz w:val="20"/>
          <w:szCs w:val="24"/>
          <w:rtl/>
          <w:lang w:eastAsia="he-IL"/>
        </w:rPr>
        <w:t xml:space="preserve"> זה, </w:t>
      </w:r>
      <w:r w:rsidRPr="00435A20">
        <w:rPr>
          <w:rFonts w:ascii="Times New Roman" w:eastAsia="Times New Roman" w:hAnsi="Times New Roman" w:cs="David" w:hint="cs"/>
          <w:sz w:val="20"/>
          <w:szCs w:val="24"/>
          <w:rtl/>
          <w:lang w:eastAsia="he-IL"/>
        </w:rPr>
        <w:t>לא יהא</w:t>
      </w:r>
      <w:r w:rsidRPr="00435A20">
        <w:rPr>
          <w:rFonts w:ascii="Times New Roman" w:eastAsia="Times New Roman" w:hAnsi="Times New Roman" w:cs="David"/>
          <w:sz w:val="20"/>
          <w:szCs w:val="24"/>
          <w:rtl/>
          <w:lang w:eastAsia="he-IL"/>
        </w:rPr>
        <w:t xml:space="preserve"> בכך כדי לשחרר את המתכנן מאחריותו המקצועית המלאה ו</w:t>
      </w:r>
      <w:r w:rsidRPr="00435A20">
        <w:rPr>
          <w:rFonts w:ascii="Times New Roman" w:eastAsia="Times New Roman" w:hAnsi="Times New Roman" w:cs="David" w:hint="cs"/>
          <w:sz w:val="20"/>
          <w:szCs w:val="24"/>
          <w:rtl/>
          <w:lang w:eastAsia="he-IL"/>
        </w:rPr>
        <w:t>לא יהא</w:t>
      </w:r>
      <w:r w:rsidRPr="00435A20">
        <w:rPr>
          <w:rFonts w:ascii="Times New Roman" w:eastAsia="Times New Roman" w:hAnsi="Times New Roman" w:cs="David"/>
          <w:sz w:val="20"/>
          <w:szCs w:val="24"/>
          <w:rtl/>
          <w:lang w:eastAsia="he-IL"/>
        </w:rPr>
        <w:t xml:space="preserve"> בכך כדי להטיל על המנהל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על המזמין אחריות כלשהי לטיב התכניות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המסמכים האמורים.</w:t>
      </w:r>
    </w:p>
    <w:p w14:paraId="2B3694D5"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לוח זמנים ושלבי ב</w:t>
      </w:r>
      <w:r w:rsidRPr="00435A20">
        <w:rPr>
          <w:rFonts w:ascii="Times New Roman" w:eastAsia="Times New Roman" w:hAnsi="Times New Roman" w:cs="David" w:hint="cs"/>
          <w:bCs/>
          <w:sz w:val="20"/>
          <w:szCs w:val="24"/>
          <w:u w:val="single"/>
          <w:rtl/>
          <w:lang w:eastAsia="he-IL"/>
        </w:rPr>
        <w:t>י</w:t>
      </w:r>
      <w:r w:rsidRPr="00435A20">
        <w:rPr>
          <w:rFonts w:ascii="Times New Roman" w:eastAsia="Times New Roman" w:hAnsi="Times New Roman" w:cs="David"/>
          <w:bCs/>
          <w:sz w:val="20"/>
          <w:szCs w:val="24"/>
          <w:u w:val="single"/>
          <w:rtl/>
          <w:lang w:eastAsia="he-IL"/>
        </w:rPr>
        <w:t>צוע</w:t>
      </w:r>
    </w:p>
    <w:p w14:paraId="67F88685"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435A20">
        <w:rPr>
          <w:rFonts w:ascii="Times New Roman" w:eastAsia="Times New Roman" w:hAnsi="Times New Roman" w:cs="David"/>
          <w:b/>
          <w:bCs/>
          <w:sz w:val="20"/>
          <w:szCs w:val="24"/>
          <w:rtl/>
          <w:lang w:eastAsia="he-IL"/>
        </w:rPr>
        <w:t>ג'</w:t>
      </w:r>
      <w:r w:rsidRPr="00435A20">
        <w:rPr>
          <w:rFonts w:ascii="Times New Roman" w:eastAsia="Times New Roman" w:hAnsi="Times New Roman" w:cs="David" w:hint="cs"/>
          <w:sz w:val="20"/>
          <w:szCs w:val="24"/>
          <w:rtl/>
          <w:lang w:eastAsia="he-IL"/>
        </w:rPr>
        <w:t xml:space="preserve"> המצ"ב</w:t>
      </w:r>
      <w:r w:rsidRPr="00435A20">
        <w:rPr>
          <w:rFonts w:ascii="Times New Roman" w:eastAsia="Times New Roman" w:hAnsi="Times New Roman" w:cs="David"/>
          <w:sz w:val="20"/>
          <w:szCs w:val="24"/>
          <w:rtl/>
          <w:lang w:eastAsia="he-IL"/>
        </w:rPr>
        <w:t xml:space="preserve"> (להלן: "</w:t>
      </w:r>
      <w:r w:rsidRPr="00435A20">
        <w:rPr>
          <w:rFonts w:ascii="Times New Roman" w:eastAsia="Times New Roman" w:hAnsi="Times New Roman" w:cs="David"/>
          <w:b/>
          <w:bCs/>
          <w:sz w:val="20"/>
          <w:szCs w:val="24"/>
          <w:rtl/>
          <w:lang w:eastAsia="he-IL"/>
        </w:rPr>
        <w:t>לוח הזמנים</w:t>
      </w:r>
      <w:r w:rsidRPr="00435A20">
        <w:rPr>
          <w:rFonts w:ascii="Times New Roman" w:eastAsia="Times New Roman" w:hAnsi="Times New Roman" w:cs="David"/>
          <w:sz w:val="20"/>
          <w:szCs w:val="24"/>
          <w:rtl/>
          <w:lang w:eastAsia="he-IL"/>
        </w:rPr>
        <w:t>"). כל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 הכלול בשרותי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אשר לא נקבע לו מועד בלוח הזמנים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יבוצע על ידי המתכנן במועד שיהיה דרוש על מנת להבטיח</w:t>
      </w:r>
      <w:r w:rsidRPr="00435A20">
        <w:rPr>
          <w:rFonts w:ascii="Times New Roman" w:eastAsia="Times New Roman" w:hAnsi="Times New Roman" w:cs="David" w:hint="cs"/>
          <w:sz w:val="20"/>
          <w:szCs w:val="24"/>
          <w:rtl/>
          <w:lang w:eastAsia="he-IL"/>
        </w:rPr>
        <w:t xml:space="preserve"> את</w:t>
      </w:r>
      <w:r w:rsidRPr="00435A20">
        <w:rPr>
          <w:rFonts w:ascii="Times New Roman" w:eastAsia="Times New Roman" w:hAnsi="Times New Roman" w:cs="David"/>
          <w:sz w:val="20"/>
          <w:szCs w:val="24"/>
          <w:rtl/>
          <w:lang w:eastAsia="he-IL"/>
        </w:rPr>
        <w:t xml:space="preserve">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 xml:space="preserve">קבלנים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אחרים בהתאם ללוח הזמנים המוסכם ע</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מם.</w:t>
      </w:r>
    </w:p>
    <w:p w14:paraId="444D7FAC"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לא יתחיל המתכנן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קטע מהפרויקט ו/או שלב משלבי העבודה כמפורט בנספח </w:t>
      </w:r>
      <w:r w:rsidRPr="00435A20">
        <w:rPr>
          <w:rFonts w:ascii="Times New Roman" w:eastAsia="Times New Roman" w:hAnsi="Times New Roman" w:cs="David"/>
          <w:bCs/>
          <w:sz w:val="20"/>
          <w:szCs w:val="24"/>
          <w:rtl/>
          <w:lang w:eastAsia="he-IL"/>
        </w:rPr>
        <w:t>ב'</w:t>
      </w:r>
      <w:r w:rsidRPr="00435A20">
        <w:rPr>
          <w:rFonts w:ascii="Times New Roman" w:eastAsia="Times New Roman" w:hAnsi="Times New Roman" w:cs="David"/>
          <w:sz w:val="20"/>
          <w:szCs w:val="24"/>
          <w:rtl/>
          <w:lang w:eastAsia="he-IL"/>
        </w:rPr>
        <w:t xml:space="preserve"> או </w:t>
      </w:r>
      <w:r w:rsidRPr="00435A20">
        <w:rPr>
          <w:rFonts w:ascii="Times New Roman" w:eastAsia="Times New Roman" w:hAnsi="Times New Roman" w:cs="David"/>
          <w:b/>
          <w:bCs/>
          <w:sz w:val="20"/>
          <w:szCs w:val="24"/>
          <w:rtl/>
          <w:lang w:eastAsia="he-IL"/>
        </w:rPr>
        <w:t xml:space="preserve">ג' </w:t>
      </w:r>
      <w:r w:rsidRPr="00435A20">
        <w:rPr>
          <w:rFonts w:ascii="Times New Roman" w:eastAsia="Times New Roman" w:hAnsi="Times New Roman" w:cs="David" w:hint="cs"/>
          <w:sz w:val="20"/>
          <w:szCs w:val="24"/>
          <w:rtl/>
          <w:lang w:eastAsia="he-IL"/>
        </w:rPr>
        <w:t xml:space="preserve">המצ"ב, </w:t>
      </w:r>
      <w:r w:rsidRPr="00435A20">
        <w:rPr>
          <w:rFonts w:ascii="Times New Roman" w:eastAsia="Times New Roman" w:hAnsi="Times New Roman" w:cs="David"/>
          <w:sz w:val="20"/>
          <w:szCs w:val="24"/>
          <w:rtl/>
          <w:lang w:eastAsia="he-IL"/>
        </w:rPr>
        <w:t>אלא אם כן הודיע למזמין תחילה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הגיע לדעתו מועד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שלב זה וק</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בל מהמזמין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בכתב לביצועו.</w:t>
      </w:r>
    </w:p>
    <w:p w14:paraId="6C27BDC7"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יש לראות </w:t>
      </w:r>
      <w:r w:rsidRPr="00435A20">
        <w:rPr>
          <w:rFonts w:ascii="Times New Roman" w:eastAsia="Times New Roman" w:hAnsi="Times New Roman" w:cs="David" w:hint="cs"/>
          <w:sz w:val="20"/>
          <w:szCs w:val="24"/>
          <w:rtl/>
          <w:lang w:eastAsia="he-IL"/>
        </w:rPr>
        <w:t>ב</w:t>
      </w:r>
      <w:r w:rsidRPr="00435A20">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4BA86265"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ידוע למתכנן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התחייבויות היועצים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הקבלנים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יתר הגורמים, מותנות בכך שיסופקו להם כל התכניות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ההנחיות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ההוראות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הפרטים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הביאורים שידרשו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עבודותיהם ושרותיהם במהירות ובקצב שימנעו כל עיכוב בביצועם וברציפותם. המתכנן מתחייב </w:t>
      </w:r>
      <w:r w:rsidRPr="00435A20">
        <w:rPr>
          <w:rFonts w:ascii="Times New Roman" w:eastAsia="Times New Roman" w:hAnsi="Times New Roman" w:cs="David"/>
          <w:sz w:val="20"/>
          <w:szCs w:val="24"/>
          <w:rtl/>
          <w:lang w:eastAsia="he-IL"/>
        </w:rPr>
        <w:lastRenderedPageBreak/>
        <w:t>לבצע את שרותי המתכנן באופן שימנע כל עילה מהיועצים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מהקבלנים מלטעון לעיכוב מוצדק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5D39423"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עיכוב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שירותי המתכנן יוכר כמוצדק</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אך ו</w:t>
      </w:r>
      <w:r w:rsidRPr="00435A20">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70E6B537"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הוא נובע מכ</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ח עליון או גורם אחר (להלן יחדיו: "</w:t>
      </w:r>
      <w:r w:rsidRPr="00435A20">
        <w:rPr>
          <w:rFonts w:ascii="Times New Roman" w:eastAsia="Times New Roman" w:hAnsi="Times New Roman" w:cs="David"/>
          <w:b/>
          <w:bCs/>
          <w:sz w:val="20"/>
          <w:szCs w:val="24"/>
          <w:rtl/>
          <w:lang w:eastAsia="he-IL"/>
        </w:rPr>
        <w:t>אירוע דוחה</w:t>
      </w:r>
      <w:r w:rsidRPr="00435A20">
        <w:rPr>
          <w:rFonts w:ascii="Times New Roman" w:eastAsia="Times New Roman" w:hAnsi="Times New Roman" w:cs="David"/>
          <w:sz w:val="20"/>
          <w:szCs w:val="24"/>
          <w:rtl/>
          <w:lang w:eastAsia="he-IL"/>
        </w:rPr>
        <w:t>") שלדעת המנהל לא הייתה למתכנן שליטה עליו.</w:t>
      </w:r>
    </w:p>
    <w:p w14:paraId="5DC2E927"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197765D8"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לא קיבל תכניות, הנחיות, הוראות, פרטים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148ADFCB"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8"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אישר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האירוע הדוחה אכן מצדיק עיכוב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השירות ואת משך הדחייה.</w:t>
      </w:r>
    </w:p>
    <w:p w14:paraId="2EB83DCC" w14:textId="77777777" w:rsidR="00435A20" w:rsidRPr="00435A20" w:rsidRDefault="00435A20" w:rsidP="008B398D">
      <w:pPr>
        <w:widowControl w:val="0"/>
        <w:spacing w:before="0" w:beforeAutospacing="0" w:after="200" w:afterAutospacing="0" w:line="240" w:lineRule="auto"/>
        <w:ind w:left="1440"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w:t>
      </w:r>
      <w:r w:rsidRPr="00435A20">
        <w:rPr>
          <w:rFonts w:ascii="Times New Roman" w:eastAsia="Times New Roman" w:hAnsi="Times New Roman" w:cs="David" w:hint="cs"/>
          <w:sz w:val="20"/>
          <w:szCs w:val="24"/>
          <w:rtl/>
          <w:lang w:eastAsia="he-IL"/>
        </w:rPr>
        <w:t xml:space="preserve">כלליות </w:t>
      </w:r>
      <w:r w:rsidRPr="00435A20">
        <w:rPr>
          <w:rFonts w:ascii="Times New Roman" w:eastAsia="Times New Roman" w:hAnsi="Times New Roman" w:cs="David"/>
          <w:sz w:val="20"/>
          <w:szCs w:val="24"/>
          <w:rtl/>
          <w:lang w:eastAsia="he-IL"/>
        </w:rPr>
        <w:t>האמור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מותנה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חור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עבודות תכנון ע"י אחרים לא יהווה עילה לעיכוב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שירותי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בא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שור המנהל </w:t>
      </w:r>
      <w:r w:rsidRPr="00435A20">
        <w:rPr>
          <w:rFonts w:ascii="Times New Roman" w:eastAsia="Times New Roman" w:hAnsi="Times New Roman" w:cs="David" w:hint="cs"/>
          <w:sz w:val="20"/>
          <w:szCs w:val="24"/>
          <w:rtl/>
          <w:lang w:eastAsia="he-IL"/>
        </w:rPr>
        <w:t>מראש ו</w:t>
      </w:r>
      <w:r w:rsidRPr="00435A20">
        <w:rPr>
          <w:rFonts w:ascii="Times New Roman" w:eastAsia="Times New Roman" w:hAnsi="Times New Roman" w:cs="David"/>
          <w:sz w:val="20"/>
          <w:szCs w:val="24"/>
          <w:rtl/>
          <w:lang w:eastAsia="he-IL"/>
        </w:rPr>
        <w:t>בכתב.</w:t>
      </w:r>
    </w:p>
    <w:p w14:paraId="6D2786C9"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להודיע למנהל מידית, על כל עיכוב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אשר לפי הערכתו עלול לגרום לאיחור בקיום לוח הזמנים.</w:t>
      </w:r>
    </w:p>
    <w:p w14:paraId="206AB865"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930B968"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רשאי לבקר במשרד המתכנן ולעיין בהתקדמות ובאופן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שרותי המתכנן, והמתכנן ימסור למנהל כל הסבר </w:t>
      </w:r>
      <w:r w:rsidRPr="00435A20">
        <w:rPr>
          <w:rFonts w:ascii="Times New Roman" w:eastAsia="Times New Roman" w:hAnsi="Times New Roman" w:cs="David" w:hint="cs"/>
          <w:sz w:val="20"/>
          <w:szCs w:val="24"/>
          <w:rtl/>
          <w:lang w:eastAsia="he-IL"/>
        </w:rPr>
        <w:t xml:space="preserve">ו/או </w:t>
      </w:r>
      <w:r w:rsidRPr="00435A20">
        <w:rPr>
          <w:rFonts w:ascii="Times New Roman" w:eastAsia="Times New Roman" w:hAnsi="Times New Roman" w:cs="David"/>
          <w:sz w:val="20"/>
          <w:szCs w:val="24"/>
          <w:rtl/>
          <w:lang w:eastAsia="he-IL"/>
        </w:rPr>
        <w:t>פרט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דיווח</w:t>
      </w:r>
      <w:r w:rsidRPr="00435A20">
        <w:rPr>
          <w:rFonts w:ascii="Times New Roman" w:eastAsia="Times New Roman" w:hAnsi="Times New Roman" w:cs="David" w:hint="cs"/>
          <w:sz w:val="20"/>
          <w:szCs w:val="24"/>
          <w:rtl/>
          <w:lang w:eastAsia="he-IL"/>
        </w:rPr>
        <w:t>, מיד</w:t>
      </w:r>
      <w:r w:rsidRPr="00435A20">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435A20">
        <w:rPr>
          <w:rFonts w:ascii="Times New Roman" w:eastAsia="Times New Roman" w:hAnsi="Times New Roman" w:cs="David" w:hint="cs"/>
          <w:sz w:val="20"/>
          <w:szCs w:val="24"/>
          <w:rtl/>
          <w:lang w:eastAsia="he-IL"/>
        </w:rPr>
        <w:t xml:space="preserve"> זה ו/או לפי כל דין</w:t>
      </w:r>
      <w:r w:rsidRPr="00435A20">
        <w:rPr>
          <w:rFonts w:ascii="Times New Roman" w:eastAsia="Times New Roman" w:hAnsi="Times New Roman" w:cs="David"/>
          <w:sz w:val="20"/>
          <w:szCs w:val="24"/>
          <w:rtl/>
          <w:lang w:eastAsia="he-IL"/>
        </w:rPr>
        <w:t>.</w:t>
      </w:r>
    </w:p>
    <w:p w14:paraId="1D45A5E6" w14:textId="77777777" w:rsidR="00435A20" w:rsidRPr="00435A20" w:rsidRDefault="00435A20" w:rsidP="008B398D">
      <w:pPr>
        <w:widowControl w:val="0"/>
        <w:spacing w:before="0" w:beforeAutospacing="0" w:after="240" w:afterAutospacing="0" w:line="240" w:lineRule="auto"/>
        <w:ind w:left="788" w:right="360"/>
        <w:jc w:val="both"/>
        <w:rPr>
          <w:rFonts w:ascii="Times New Roman" w:eastAsia="Times New Roman" w:hAnsi="Times New Roman" w:cs="David"/>
          <w:sz w:val="20"/>
          <w:szCs w:val="24"/>
          <w:rtl/>
          <w:lang w:eastAsia="he-IL"/>
        </w:rPr>
      </w:pPr>
    </w:p>
    <w:p w14:paraId="13FA173D"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שכר המתכנן</w:t>
      </w:r>
    </w:p>
    <w:p w14:paraId="7C5A38DA"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תמורת שרותי המתכנן וכל יתר התחייבויותיו לפי חוזה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ישלם המזמין למתכנן שכר כמפורט בנספח </w:t>
      </w:r>
      <w:r w:rsidRPr="00435A20">
        <w:rPr>
          <w:rFonts w:ascii="Times New Roman" w:eastAsia="Times New Roman" w:hAnsi="Times New Roman" w:cs="David"/>
          <w:bCs/>
          <w:sz w:val="20"/>
          <w:szCs w:val="24"/>
          <w:rtl/>
          <w:lang w:eastAsia="he-IL"/>
        </w:rPr>
        <w:t xml:space="preserve">ד' </w:t>
      </w:r>
      <w:r w:rsidRPr="00435A20">
        <w:rPr>
          <w:rFonts w:ascii="Times New Roman" w:eastAsia="Times New Roman" w:hAnsi="Times New Roman" w:cs="David" w:hint="cs"/>
          <w:b/>
          <w:sz w:val="20"/>
          <w:szCs w:val="24"/>
          <w:rtl/>
          <w:lang w:eastAsia="he-IL"/>
        </w:rPr>
        <w:t xml:space="preserve">המצ"ב </w:t>
      </w:r>
      <w:r w:rsidRPr="00435A20">
        <w:rPr>
          <w:rFonts w:ascii="Times New Roman" w:eastAsia="Times New Roman" w:hAnsi="Times New Roman" w:cs="David"/>
          <w:sz w:val="20"/>
          <w:szCs w:val="24"/>
          <w:rtl/>
          <w:lang w:eastAsia="he-IL"/>
        </w:rPr>
        <w:t>(להלן: "</w:t>
      </w:r>
      <w:r w:rsidRPr="00435A20">
        <w:rPr>
          <w:rFonts w:ascii="Times New Roman" w:eastAsia="Times New Roman" w:hAnsi="Times New Roman" w:cs="David"/>
          <w:b/>
          <w:bCs/>
          <w:sz w:val="20"/>
          <w:szCs w:val="24"/>
          <w:rtl/>
          <w:lang w:eastAsia="he-IL"/>
        </w:rPr>
        <w:t>שכר המתכנן</w:t>
      </w:r>
      <w:r w:rsidRPr="00435A20">
        <w:rPr>
          <w:rFonts w:ascii="Times New Roman" w:eastAsia="Times New Roman" w:hAnsi="Times New Roman" w:cs="David"/>
          <w:sz w:val="20"/>
          <w:szCs w:val="24"/>
          <w:rtl/>
          <w:lang w:eastAsia="he-IL"/>
        </w:rPr>
        <w:t>").</w:t>
      </w:r>
    </w:p>
    <w:p w14:paraId="2C43FE27"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בהוצאות הממשיות בשרותי העזר המפורטים להלן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שא המזמין:</w:t>
      </w:r>
    </w:p>
    <w:p w14:paraId="4779FADB"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הדפסות בתוויין המיועדות להפצה לאחרים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435A20">
        <w:rPr>
          <w:rFonts w:ascii="Times New Roman" w:eastAsia="Times New Roman" w:hAnsi="Times New Roman" w:cs="David" w:hint="cs"/>
          <w:sz w:val="20"/>
          <w:szCs w:val="24"/>
          <w:rtl/>
          <w:lang w:eastAsia="he-IL"/>
        </w:rPr>
        <w:t>ת</w:t>
      </w:r>
      <w:r w:rsidRPr="00435A20">
        <w:rPr>
          <w:rFonts w:ascii="Times New Roman" w:eastAsia="Times New Roman" w:hAnsi="Times New Roman" w:cs="David"/>
          <w:sz w:val="20"/>
          <w:szCs w:val="24"/>
          <w:rtl/>
          <w:lang w:eastAsia="he-IL"/>
        </w:rPr>
        <w:t xml:space="preserve"> החזר.</w:t>
      </w:r>
    </w:p>
    <w:p w14:paraId="2D99717C"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העתקות שנמסרו ע"י המתכנן למזמין</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לרשויות המוסמכות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ליועצים, למעט העתקות וצילומים שיפיק המתכנן במשרדו.</w:t>
      </w:r>
    </w:p>
    <w:p w14:paraId="72A37849"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שכפול מסמכים.</w:t>
      </w:r>
    </w:p>
    <w:p w14:paraId="044A8B59"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3AD08E81"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מדידות וצילומי אויר.</w:t>
      </w:r>
    </w:p>
    <w:p w14:paraId="6DF7B50A"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קידוחים ובדיקות קרקע.</w:t>
      </w:r>
    </w:p>
    <w:p w14:paraId="52E93A17"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8"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שליחויות.</w:t>
      </w:r>
    </w:p>
    <w:p w14:paraId="58666F21" w14:textId="77777777" w:rsidR="00435A20" w:rsidRPr="00435A20" w:rsidRDefault="00435A20" w:rsidP="008B398D">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העזר המפורטים בסעיפים 7.2.1 עד 7.2.3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יוזמנו על ידי המתכנן </w:t>
      </w:r>
      <w:r w:rsidRPr="00435A20">
        <w:rPr>
          <w:rFonts w:ascii="Times New Roman" w:eastAsia="Times New Roman" w:hAnsi="Times New Roman" w:cs="David" w:hint="cs"/>
          <w:sz w:val="20"/>
          <w:szCs w:val="24"/>
          <w:rtl/>
          <w:lang w:eastAsia="he-IL"/>
        </w:rPr>
        <w:t xml:space="preserve">באמצעות מערכת ניהול פרויקטים </w:t>
      </w:r>
      <w:r w:rsidRPr="00435A20">
        <w:rPr>
          <w:rFonts w:ascii="Times New Roman" w:eastAsia="Times New Roman" w:hAnsi="Times New Roman" w:cs="David"/>
          <w:sz w:val="20"/>
          <w:szCs w:val="24"/>
          <w:lang w:eastAsia="he-IL"/>
        </w:rPr>
        <w:t>VIEW</w:t>
      </w:r>
      <w:r w:rsidRPr="00435A20">
        <w:rPr>
          <w:rFonts w:ascii="Times New Roman" w:eastAsia="Times New Roman" w:hAnsi="Times New Roman" w:cs="David" w:hint="cs"/>
          <w:sz w:val="20"/>
          <w:szCs w:val="24"/>
          <w:rtl/>
          <w:lang w:eastAsia="he-IL"/>
        </w:rPr>
        <w:t>@ / מערכת רמדורנט מודול ניהול מסמכים (</w:t>
      </w:r>
      <w:r w:rsidRPr="00435A20">
        <w:rPr>
          <w:rFonts w:ascii="Times New Roman" w:eastAsia="Times New Roman" w:hAnsi="Times New Roman" w:cs="David"/>
          <w:sz w:val="20"/>
          <w:szCs w:val="24"/>
          <w:lang w:eastAsia="he-IL"/>
        </w:rPr>
        <w:t>DM</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רק ממכונים המאושרים ע"י המזמין לבצע עבודות עבורו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6CC2189B"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על חשבון שכר המתכנן ישולמו למתכנן תשלומי ביניים בש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עורים ובמועדים המפורטים בנספח</w:t>
      </w:r>
      <w:r w:rsidRPr="00435A20">
        <w:rPr>
          <w:rFonts w:ascii="Times New Roman" w:eastAsia="Times New Roman" w:hAnsi="Times New Roman" w:cs="David"/>
          <w:bCs/>
          <w:sz w:val="20"/>
          <w:szCs w:val="24"/>
          <w:rtl/>
          <w:lang w:eastAsia="he-IL"/>
        </w:rPr>
        <w:t xml:space="preserve"> ה'</w:t>
      </w:r>
      <w:r w:rsidRPr="00435A20">
        <w:rPr>
          <w:rFonts w:ascii="Times New Roman" w:eastAsia="Times New Roman" w:hAnsi="Times New Roman" w:cs="David" w:hint="cs"/>
          <w:sz w:val="20"/>
          <w:szCs w:val="24"/>
          <w:rtl/>
          <w:lang w:eastAsia="he-IL"/>
        </w:rPr>
        <w:t xml:space="preserve"> המצ"ב,</w:t>
      </w:r>
      <w:r w:rsidRPr="00435A20">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הבלעדי.</w:t>
      </w:r>
    </w:p>
    <w:p w14:paraId="6D36E76B" w14:textId="77777777" w:rsidR="00435A20" w:rsidRPr="00435A20" w:rsidRDefault="00435A20" w:rsidP="008B398D">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תשלומי הביניים לפי פסקה זו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שלב משלבי שירותי המתכנן ו/או טיב הש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6E58F079"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trike/>
          <w:sz w:val="20"/>
          <w:szCs w:val="24"/>
          <w:rtl/>
          <w:lang w:eastAsia="he-IL"/>
        </w:rPr>
      </w:pPr>
      <w:r w:rsidRPr="00435A20">
        <w:rPr>
          <w:rFonts w:ascii="Times New Roman" w:eastAsia="Times New Roman" w:hAnsi="Times New Roman" w:cs="David"/>
          <w:sz w:val="20"/>
          <w:szCs w:val="24"/>
          <w:rtl/>
          <w:lang w:eastAsia="he-IL"/>
        </w:rPr>
        <w:t>מוסכם במפורש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השכר האמור בנספח </w:t>
      </w:r>
      <w:r w:rsidRPr="00435A20">
        <w:rPr>
          <w:rFonts w:ascii="Times New Roman" w:eastAsia="Times New Roman" w:hAnsi="Times New Roman" w:cs="David"/>
          <w:b/>
          <w:bCs/>
          <w:sz w:val="20"/>
          <w:szCs w:val="24"/>
          <w:rtl/>
          <w:lang w:eastAsia="he-IL"/>
        </w:rPr>
        <w:t xml:space="preserve">ד' </w:t>
      </w:r>
      <w:r w:rsidRPr="00435A20">
        <w:rPr>
          <w:rFonts w:ascii="Times New Roman" w:eastAsia="Times New Roman" w:hAnsi="Times New Roman" w:cs="David" w:hint="cs"/>
          <w:sz w:val="20"/>
          <w:szCs w:val="24"/>
          <w:rtl/>
          <w:lang w:eastAsia="he-IL"/>
        </w:rPr>
        <w:t xml:space="preserve">המצ"ב, </w:t>
      </w:r>
      <w:r w:rsidRPr="00435A20">
        <w:rPr>
          <w:rFonts w:ascii="Times New Roman" w:eastAsia="Times New Roman" w:hAnsi="Times New Roman" w:cs="David"/>
          <w:sz w:val="20"/>
          <w:szCs w:val="24"/>
          <w:rtl/>
          <w:lang w:eastAsia="he-IL"/>
        </w:rPr>
        <w:t>ה</w:t>
      </w:r>
      <w:r w:rsidRPr="00435A20">
        <w:rPr>
          <w:rFonts w:ascii="Times New Roman" w:eastAsia="Times New Roman" w:hAnsi="Times New Roman" w:cs="David" w:hint="cs"/>
          <w:sz w:val="20"/>
          <w:szCs w:val="24"/>
          <w:rtl/>
          <w:lang w:eastAsia="he-IL"/>
        </w:rPr>
        <w:t xml:space="preserve">ינו </w:t>
      </w:r>
      <w:r w:rsidRPr="00435A20">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435A20">
        <w:rPr>
          <w:rFonts w:ascii="Times New Roman" w:eastAsia="Times New Roman" w:hAnsi="Times New Roman" w:cs="David" w:hint="cs"/>
          <w:sz w:val="20"/>
          <w:szCs w:val="24"/>
          <w:rtl/>
          <w:lang w:eastAsia="he-IL"/>
        </w:rPr>
        <w:t xml:space="preserve">זה </w:t>
      </w:r>
      <w:r w:rsidRPr="00435A20">
        <w:rPr>
          <w:rFonts w:ascii="Times New Roman" w:eastAsia="Times New Roman" w:hAnsi="Times New Roman" w:cs="David"/>
          <w:sz w:val="20"/>
          <w:szCs w:val="24"/>
          <w:rtl/>
          <w:lang w:eastAsia="he-IL"/>
        </w:rPr>
        <w:t>במפורש אחרת. תנאי לתשלום שכר המתכנן במלואו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הינו המצאת הצהרה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435A20">
        <w:rPr>
          <w:rFonts w:ascii="Times New Roman" w:eastAsia="Times New Roman" w:hAnsi="Times New Roman" w:cs="David"/>
          <w:b/>
          <w:bCs/>
          <w:sz w:val="20"/>
          <w:szCs w:val="24"/>
          <w:rtl/>
          <w:lang w:eastAsia="he-IL"/>
        </w:rPr>
        <w:t>ט'</w:t>
      </w:r>
      <w:r w:rsidRPr="00435A20">
        <w:rPr>
          <w:rFonts w:ascii="Times New Roman" w:eastAsia="Times New Roman" w:hAnsi="Times New Roman" w:cs="David"/>
          <w:sz w:val="20"/>
          <w:szCs w:val="24"/>
          <w:rtl/>
          <w:lang w:eastAsia="he-IL"/>
        </w:rPr>
        <w:t xml:space="preserve"> לחוזה זה וכתב היעדר תביעות המצורף כנספח</w:t>
      </w:r>
      <w:r w:rsidRPr="00435A20">
        <w:rPr>
          <w:rFonts w:ascii="Times New Roman" w:eastAsia="Times New Roman" w:hAnsi="Times New Roman" w:cs="David"/>
          <w:b/>
          <w:bCs/>
          <w:sz w:val="20"/>
          <w:szCs w:val="24"/>
          <w:rtl/>
          <w:lang w:eastAsia="he-IL"/>
        </w:rPr>
        <w:t xml:space="preserve"> י'</w:t>
      </w:r>
      <w:r w:rsidRPr="00435A20">
        <w:rPr>
          <w:rFonts w:ascii="Times New Roman" w:eastAsia="Times New Roman" w:hAnsi="Times New Roman" w:cs="David"/>
          <w:sz w:val="20"/>
          <w:szCs w:val="24"/>
          <w:rtl/>
          <w:lang w:eastAsia="he-IL"/>
        </w:rPr>
        <w:t xml:space="preserve"> לחוזה זה למזמין, חתום ע"י המתכנן ומאומת כנדרש בו.</w:t>
      </w:r>
    </w:p>
    <w:p w14:paraId="650E54DB"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מבלי לפגוע בכלליות האמור בסעיף </w:t>
      </w:r>
      <w:r w:rsidRPr="00435A20">
        <w:rPr>
          <w:rFonts w:ascii="Times New Roman" w:eastAsia="Times New Roman" w:hAnsi="Times New Roman" w:cs="David" w:hint="cs"/>
          <w:sz w:val="20"/>
          <w:szCs w:val="24"/>
          <w:rtl/>
          <w:lang w:eastAsia="he-IL"/>
        </w:rPr>
        <w:t>7 לעיל</w:t>
      </w:r>
      <w:r w:rsidRPr="00435A20">
        <w:rPr>
          <w:rFonts w:ascii="Times New Roman" w:eastAsia="Times New Roman" w:hAnsi="Times New Roman" w:cs="David"/>
          <w:sz w:val="20"/>
          <w:szCs w:val="24"/>
          <w:rtl/>
          <w:lang w:eastAsia="he-IL"/>
        </w:rPr>
        <w:t>, מוסכם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רכוש ה</w:t>
      </w:r>
      <w:r w:rsidRPr="00435A20">
        <w:rPr>
          <w:rFonts w:ascii="Times New Roman" w:eastAsia="Times New Roman" w:hAnsi="Times New Roman" w:cs="David" w:hint="cs"/>
          <w:sz w:val="20"/>
          <w:szCs w:val="24"/>
          <w:rtl/>
          <w:lang w:eastAsia="he-IL"/>
        </w:rPr>
        <w:t>מזמין</w:t>
      </w:r>
      <w:r w:rsidRPr="00435A20">
        <w:rPr>
          <w:rFonts w:ascii="Times New Roman" w:eastAsia="Times New Roman" w:hAnsi="Times New Roman" w:cs="David"/>
          <w:sz w:val="20"/>
          <w:szCs w:val="24"/>
          <w:rtl/>
          <w:lang w:eastAsia="he-IL"/>
        </w:rPr>
        <w:t>. מובהר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הפרת סעיף זה על ידי המתכנן תה</w:t>
      </w:r>
      <w:r w:rsidRPr="00435A20">
        <w:rPr>
          <w:rFonts w:ascii="Times New Roman" w:eastAsia="Times New Roman" w:hAnsi="Times New Roman" w:cs="David" w:hint="cs"/>
          <w:sz w:val="20"/>
          <w:szCs w:val="24"/>
          <w:rtl/>
          <w:lang w:eastAsia="he-IL"/>
        </w:rPr>
        <w:t>ווה</w:t>
      </w:r>
      <w:r w:rsidRPr="00435A20">
        <w:rPr>
          <w:rFonts w:ascii="Times New Roman" w:eastAsia="Times New Roman" w:hAnsi="Times New Roman" w:cs="David"/>
          <w:sz w:val="20"/>
          <w:szCs w:val="24"/>
          <w:rtl/>
          <w:lang w:eastAsia="he-IL"/>
        </w:rPr>
        <w:t xml:space="preserve"> הפרה יסודית של חוזה</w:t>
      </w:r>
      <w:r w:rsidRPr="00435A20">
        <w:rPr>
          <w:rFonts w:ascii="Times New Roman" w:eastAsia="Times New Roman" w:hAnsi="Times New Roman" w:cs="David" w:hint="cs"/>
          <w:sz w:val="20"/>
          <w:szCs w:val="24"/>
          <w:rtl/>
          <w:lang w:eastAsia="he-IL"/>
        </w:rPr>
        <w:t xml:space="preserve"> זה. </w:t>
      </w:r>
    </w:p>
    <w:p w14:paraId="71DA3BFC"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תנאים מקדמיים לביצוע תשלום כלשהו ע"ח שכר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הינם הצגת 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435A20">
        <w:rPr>
          <w:rFonts w:ascii="Times New Roman" w:eastAsia="Times New Roman" w:hAnsi="Times New Roman" w:cs="David" w:hint="cs"/>
          <w:sz w:val="20"/>
          <w:szCs w:val="24"/>
          <w:rtl/>
          <w:lang w:eastAsia="he-IL"/>
        </w:rPr>
        <w:t>עובר</w:t>
      </w:r>
      <w:r w:rsidRPr="00435A20">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5C3C1800" w14:textId="77777777" w:rsidR="00435A20" w:rsidRPr="00435A20" w:rsidRDefault="00435A20" w:rsidP="008B398D">
      <w:pPr>
        <w:widowControl w:val="0"/>
        <w:spacing w:before="0" w:beforeAutospacing="0" w:after="240" w:afterAutospacing="0" w:line="240" w:lineRule="auto"/>
        <w:ind w:left="788" w:right="360"/>
        <w:jc w:val="both"/>
        <w:rPr>
          <w:rFonts w:ascii="Times New Roman" w:eastAsia="Times New Roman" w:hAnsi="Times New Roman" w:cs="David"/>
          <w:sz w:val="20"/>
          <w:szCs w:val="24"/>
          <w:rtl/>
          <w:lang w:eastAsia="he-IL"/>
        </w:rPr>
      </w:pPr>
    </w:p>
    <w:p w14:paraId="08718FBF"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lastRenderedPageBreak/>
        <w:t>שנויים בתכנון</w:t>
      </w:r>
    </w:p>
    <w:p w14:paraId="07A43A67"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לפי דרישת המנהל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26134BE" w14:textId="77777777" w:rsidR="00435A20" w:rsidRPr="008B398D"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8B398D">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8B398D">
        <w:rPr>
          <w:rFonts w:ascii="Times New Roman" w:eastAsia="Times New Roman" w:hAnsi="Times New Roman" w:cs="David" w:hint="cs"/>
          <w:sz w:val="20"/>
          <w:szCs w:val="24"/>
          <w:rtl/>
          <w:lang w:eastAsia="he-IL"/>
        </w:rPr>
        <w:t>ים</w:t>
      </w:r>
      <w:r w:rsidRPr="008B398D">
        <w:rPr>
          <w:rFonts w:ascii="Times New Roman" w:eastAsia="Times New Roman" w:hAnsi="Times New Roman" w:cs="David"/>
          <w:sz w:val="20"/>
          <w:szCs w:val="24"/>
          <w:rtl/>
          <w:lang w:eastAsia="he-IL"/>
        </w:rPr>
        <w:t xml:space="preserve"> </w:t>
      </w:r>
      <w:r w:rsidRPr="008B398D">
        <w:rPr>
          <w:rFonts w:ascii="Times New Roman" w:eastAsia="Times New Roman" w:hAnsi="Times New Roman" w:cs="David"/>
          <w:bCs/>
          <w:sz w:val="20"/>
          <w:szCs w:val="24"/>
          <w:rtl/>
          <w:lang w:eastAsia="he-IL"/>
        </w:rPr>
        <w:t>ב' או ג'</w:t>
      </w:r>
      <w:r w:rsidRPr="008B398D">
        <w:rPr>
          <w:rFonts w:ascii="Times New Roman" w:eastAsia="Times New Roman" w:hAnsi="Times New Roman" w:cs="David" w:hint="cs"/>
          <w:b/>
          <w:sz w:val="20"/>
          <w:szCs w:val="24"/>
          <w:rtl/>
          <w:lang w:eastAsia="he-IL"/>
        </w:rPr>
        <w:t xml:space="preserve"> המצ"ב</w:t>
      </w:r>
      <w:r w:rsidRPr="008B398D">
        <w:rPr>
          <w:rFonts w:ascii="Times New Roman" w:eastAsia="Times New Roman" w:hAnsi="Times New Roman" w:cs="David"/>
          <w:sz w:val="20"/>
          <w:szCs w:val="24"/>
          <w:rtl/>
          <w:lang w:eastAsia="he-IL"/>
        </w:rPr>
        <w:t>, וב</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רותי המתכנן</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אלמלא השנויים</w:t>
      </w:r>
      <w:r w:rsidRPr="008B398D">
        <w:rPr>
          <w:rFonts w:ascii="Times New Roman" w:eastAsia="Times New Roman" w:hAnsi="Times New Roman" w:cs="David" w:hint="cs"/>
          <w:sz w:val="20"/>
          <w:szCs w:val="24"/>
          <w:rtl/>
          <w:lang w:eastAsia="he-IL"/>
        </w:rPr>
        <w:t xml:space="preserve"> כאמור</w:t>
      </w:r>
      <w:r w:rsidRPr="008B398D">
        <w:rPr>
          <w:rFonts w:ascii="Times New Roman" w:eastAsia="Times New Roman" w:hAnsi="Times New Roman" w:cs="David"/>
          <w:sz w:val="20"/>
          <w:szCs w:val="24"/>
          <w:rtl/>
          <w:lang w:eastAsia="he-IL"/>
        </w:rPr>
        <w:t>, יהיה</w:t>
      </w:r>
      <w:r w:rsidRPr="008B398D">
        <w:rPr>
          <w:rFonts w:ascii="Times New Roman" w:eastAsia="Times New Roman" w:hAnsi="Times New Roman" w:cs="David" w:hint="cs"/>
          <w:sz w:val="20"/>
          <w:szCs w:val="24"/>
          <w:rtl/>
          <w:lang w:eastAsia="he-IL"/>
        </w:rPr>
        <w:t xml:space="preserve"> </w:t>
      </w:r>
      <w:r w:rsidRPr="008B398D">
        <w:rPr>
          <w:rFonts w:ascii="Times New Roman" w:eastAsia="Times New Roman" w:hAnsi="Times New Roman" w:cs="David"/>
          <w:sz w:val="20"/>
          <w:szCs w:val="24"/>
          <w:rtl/>
          <w:lang w:eastAsia="he-IL"/>
        </w:rPr>
        <w:t>זכאי לפיצוי בעד העבודה הנוספת שב</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צע עקב השנויים</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w:t>
      </w:r>
      <w:r w:rsidRPr="008B398D">
        <w:rPr>
          <w:rFonts w:ascii="Times New Roman" w:eastAsia="Times New Roman" w:hAnsi="Times New Roman" w:cs="David" w:hint="cs"/>
          <w:sz w:val="20"/>
          <w:szCs w:val="24"/>
          <w:rtl/>
          <w:lang w:eastAsia="he-IL"/>
        </w:rPr>
        <w:t>כאמור</w:t>
      </w:r>
      <w:r w:rsidRPr="008B398D">
        <w:rPr>
          <w:rFonts w:ascii="Times New Roman" w:eastAsia="Times New Roman" w:hAnsi="Times New Roman" w:cs="David"/>
          <w:sz w:val="20"/>
          <w:szCs w:val="24"/>
          <w:rtl/>
          <w:lang w:eastAsia="he-IL"/>
        </w:rPr>
        <w:t>. הפיצוי ישולם בגין העבודה הנוספת שהמתכנן ב</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B398D">
        <w:rPr>
          <w:rFonts w:ascii="Times New Roman" w:eastAsia="Times New Roman" w:hAnsi="Times New Roman" w:cs="David" w:hint="cs"/>
          <w:sz w:val="20"/>
          <w:szCs w:val="24"/>
          <w:rtl/>
          <w:lang w:eastAsia="he-IL"/>
        </w:rPr>
        <w:t xml:space="preserve"> </w:t>
      </w:r>
      <w:r w:rsidRPr="008B398D">
        <w:rPr>
          <w:rFonts w:ascii="Times New Roman" w:eastAsia="Times New Roman" w:hAnsi="Times New Roman" w:cs="David"/>
          <w:sz w:val="20"/>
          <w:szCs w:val="24"/>
          <w:rtl/>
          <w:lang w:eastAsia="he-IL"/>
        </w:rPr>
        <w:t xml:space="preserve"> המתכנן ושכר המתכנן. בכל מקרה</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w:t>
      </w:r>
      <w:r w:rsidRPr="008B398D">
        <w:rPr>
          <w:rFonts w:ascii="Times New Roman" w:eastAsia="Times New Roman" w:hAnsi="Times New Roman" w:cs="David" w:hint="cs"/>
          <w:sz w:val="20"/>
          <w:szCs w:val="24"/>
          <w:rtl/>
          <w:lang w:eastAsia="he-IL"/>
        </w:rPr>
        <w:t>ה</w:t>
      </w:r>
      <w:r w:rsidRPr="008B398D">
        <w:rPr>
          <w:rFonts w:ascii="Times New Roman" w:eastAsia="Times New Roman" w:hAnsi="Times New Roman" w:cs="David"/>
          <w:sz w:val="20"/>
          <w:szCs w:val="24"/>
          <w:rtl/>
          <w:lang w:eastAsia="he-IL"/>
        </w:rPr>
        <w:t>שנויים</w:t>
      </w:r>
      <w:r w:rsidRPr="008B398D">
        <w:rPr>
          <w:rFonts w:ascii="Times New Roman" w:eastAsia="Times New Roman" w:hAnsi="Times New Roman" w:cs="David" w:hint="cs"/>
          <w:sz w:val="20"/>
          <w:szCs w:val="24"/>
          <w:rtl/>
          <w:lang w:eastAsia="he-IL"/>
        </w:rPr>
        <w:t xml:space="preserve"> כאמור, לא יהוו</w:t>
      </w:r>
      <w:r w:rsidRPr="008B398D">
        <w:rPr>
          <w:rFonts w:ascii="Times New Roman" w:eastAsia="Times New Roman" w:hAnsi="Times New Roman" w:cs="David"/>
          <w:sz w:val="20"/>
          <w:szCs w:val="24"/>
          <w:rtl/>
          <w:lang w:eastAsia="he-IL"/>
        </w:rPr>
        <w:t xml:space="preserve"> עילה לש</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נוי בלוח הזמנים</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אלא בא</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 xml:space="preserve">שור המנהל </w:t>
      </w:r>
      <w:r w:rsidRPr="008B398D">
        <w:rPr>
          <w:rFonts w:ascii="Times New Roman" w:eastAsia="Times New Roman" w:hAnsi="Times New Roman" w:cs="David" w:hint="cs"/>
          <w:sz w:val="20"/>
          <w:szCs w:val="24"/>
          <w:rtl/>
          <w:lang w:eastAsia="he-IL"/>
        </w:rPr>
        <w:t>מראש ו</w:t>
      </w:r>
      <w:r w:rsidRPr="008B398D">
        <w:rPr>
          <w:rFonts w:ascii="Times New Roman" w:eastAsia="Times New Roman" w:hAnsi="Times New Roman" w:cs="David"/>
          <w:sz w:val="20"/>
          <w:szCs w:val="24"/>
          <w:rtl/>
          <w:lang w:eastAsia="he-IL"/>
        </w:rPr>
        <w:t>בכתב.</w:t>
      </w:r>
    </w:p>
    <w:p w14:paraId="26314720"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על אף</w:t>
      </w:r>
      <w:r w:rsidRPr="00435A20">
        <w:rPr>
          <w:rFonts w:ascii="Times New Roman" w:eastAsia="Times New Roman" w:hAnsi="Times New Roman" w:cs="David"/>
          <w:sz w:val="20"/>
          <w:szCs w:val="24"/>
          <w:rtl/>
          <w:lang w:eastAsia="he-IL"/>
        </w:rPr>
        <w:t xml:space="preserve"> האמור בסעיף 8.2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לא יגיע למתכנן דבר בגין שינויים הנובעים מ:</w:t>
      </w:r>
    </w:p>
    <w:p w14:paraId="4B8251E5"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טעות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קוי בתכנון ו/או באומדן של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של היועצים.</w:t>
      </w:r>
    </w:p>
    <w:p w14:paraId="618C8BAA"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התכנון אינו התכנון היעיל ביותר.</w:t>
      </w:r>
    </w:p>
    <w:p w14:paraId="67D6F1EA"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3C0B9332"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8"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השינויים מתחייבים מדרישת רשויות מוסמכות. </w:t>
      </w:r>
    </w:p>
    <w:p w14:paraId="231AC24D"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להכין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עבור רוכשים שיבקשו זאת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549CD558" w14:textId="77777777" w:rsidR="00435A20" w:rsidRPr="00435A20" w:rsidRDefault="00435A20" w:rsidP="008B398D">
      <w:pPr>
        <w:widowControl w:val="0"/>
        <w:spacing w:before="0" w:beforeAutospacing="0" w:after="240" w:afterAutospacing="0" w:line="240" w:lineRule="auto"/>
        <w:ind w:left="794"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מחיר השינויים ותנאי התשלום בגין תכנון השינויים </w:t>
      </w:r>
      <w:r w:rsidRPr="00435A20">
        <w:rPr>
          <w:rFonts w:ascii="Times New Roman" w:eastAsia="Times New Roman" w:hAnsi="Times New Roman" w:cs="David" w:hint="cs"/>
          <w:sz w:val="20"/>
          <w:szCs w:val="24"/>
          <w:rtl/>
          <w:lang w:eastAsia="he-IL"/>
        </w:rPr>
        <w:t xml:space="preserve">כאמור, </w:t>
      </w:r>
      <w:r w:rsidRPr="00435A20">
        <w:rPr>
          <w:rFonts w:ascii="Times New Roman" w:eastAsia="Times New Roman" w:hAnsi="Times New Roman" w:cs="David"/>
          <w:sz w:val="20"/>
          <w:szCs w:val="24"/>
          <w:rtl/>
          <w:lang w:eastAsia="he-IL"/>
        </w:rPr>
        <w:t>יסוכמו בין המתכנן לרוכשים. המתכנן יתקשר עם הרוכש</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רוכש</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בענ</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ין קביעת מחיר השינויים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תובא בפני המנהל והוא יהיה המוסמך להכריע בה.</w:t>
      </w:r>
    </w:p>
    <w:p w14:paraId="1FB174DA" w14:textId="77777777" w:rsid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435A20">
        <w:rPr>
          <w:rFonts w:ascii="Times New Roman" w:eastAsia="Times New Roman" w:hAnsi="Times New Roman" w:cs="David"/>
          <w:bCs/>
          <w:sz w:val="20"/>
          <w:szCs w:val="24"/>
          <w:u w:val="single"/>
          <w:rtl/>
          <w:lang w:eastAsia="he-IL"/>
        </w:rPr>
        <w:t>אחריות וביטוח</w:t>
      </w:r>
    </w:p>
    <w:p w14:paraId="0EE0D709" w14:textId="77777777" w:rsidR="000D16F6" w:rsidRPr="00013687" w:rsidRDefault="000D16F6" w:rsidP="000D16F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2A62D83" w14:textId="77777777" w:rsidR="000D16F6" w:rsidRPr="00013687" w:rsidRDefault="000D16F6" w:rsidP="000D16F6">
      <w:pPr>
        <w:pStyle w:val="a2"/>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1C2CF21A" w14:textId="77777777" w:rsidR="000D16F6" w:rsidRPr="00013687" w:rsidRDefault="000D16F6" w:rsidP="000D16F6">
      <w:pPr>
        <w:pStyle w:val="a2"/>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w:t>
      </w:r>
      <w:r w:rsidRPr="00013687">
        <w:rPr>
          <w:rFonts w:eastAsia="Times New Roman" w:cs="David" w:hint="cs"/>
          <w:color w:val="auto"/>
          <w:szCs w:val="24"/>
          <w:rtl/>
        </w:rPr>
        <w:lastRenderedPageBreak/>
        <w:t>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03509E6C" w14:textId="77777777" w:rsidR="000D16F6" w:rsidRPr="00013687" w:rsidRDefault="000D16F6" w:rsidP="000D16F6">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46DA59F2" w14:textId="77777777" w:rsidR="000D16F6" w:rsidRDefault="000D16F6" w:rsidP="000D16F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CB2D798" w14:textId="77777777" w:rsidR="006B279F" w:rsidRPr="00013687" w:rsidRDefault="006B279F" w:rsidP="006B27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405AD3A" w14:textId="77777777" w:rsidR="006B279F" w:rsidRDefault="006B279F" w:rsidP="006B279F">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68D336BA"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09E7614E"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0C8C97C0"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08A64CE3"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6EE0536A"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היועץ על פי הסכם זה.</w:t>
      </w:r>
    </w:p>
    <w:p w14:paraId="2EECF721"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53D17CF0"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w:t>
      </w:r>
      <w:r>
        <w:rPr>
          <w:rFonts w:ascii="Times New Roman" w:eastAsia="Times New Roman" w:hAnsi="Times New Roman" w:cs="David" w:hint="cs"/>
          <w:sz w:val="20"/>
          <w:szCs w:val="24"/>
          <w:rtl/>
          <w:lang w:eastAsia="he-IL"/>
        </w:rPr>
        <w:lastRenderedPageBreak/>
        <w:t>כאמור.</w:t>
      </w:r>
    </w:p>
    <w:p w14:paraId="26B2D5C3"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35BF53C3"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7FD22FB"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1533A112"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8B6F79E"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1E465E90"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CA67F06" w14:textId="77777777" w:rsidR="006B279F" w:rsidRPr="000B12C4"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12C4">
        <w:rPr>
          <w:rFonts w:ascii="Times New Roman" w:eastAsia="Times New Roman" w:hAnsi="Times New Roman" w:cs="David"/>
          <w:sz w:val="20"/>
          <w:szCs w:val="24"/>
          <w:rtl/>
          <w:lang w:eastAsia="he-IL"/>
        </w:rPr>
        <w:t>הפרת סעיף זה על כל תנאיו תיחשב להפרה יסודית של ההסכם.</w:t>
      </w:r>
    </w:p>
    <w:p w14:paraId="1AA4A695" w14:textId="50528B08" w:rsidR="00435A20" w:rsidRPr="00435A20" w:rsidRDefault="00435A20" w:rsidP="00435A20">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אספקת תכניות</w:t>
      </w:r>
    </w:p>
    <w:p w14:paraId="39976C62"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בכל עת במהלך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וכן בתקופת הבדק של העבודות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435A20">
        <w:rPr>
          <w:rFonts w:ascii="Times New Roman" w:eastAsia="Times New Roman" w:hAnsi="Times New Roman" w:cs="David"/>
          <w:b/>
          <w:bCs/>
          <w:sz w:val="20"/>
          <w:szCs w:val="24"/>
          <w:rtl/>
          <w:lang w:eastAsia="he-IL"/>
        </w:rPr>
        <w:t>ח'</w:t>
      </w:r>
      <w:r w:rsidRPr="00435A20">
        <w:rPr>
          <w:rFonts w:ascii="Times New Roman" w:eastAsia="Times New Roman" w:hAnsi="Times New Roman" w:cs="David"/>
          <w:sz w:val="20"/>
          <w:szCs w:val="24"/>
          <w:rtl/>
          <w:lang w:eastAsia="he-IL"/>
        </w:rPr>
        <w:t xml:space="preserve"> לחוזה זה, ובמידה והדרישה מתייחסת לתכניות שאינ</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 xml:space="preserve"> בידו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יערכ</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 xml:space="preserve"> המתכנן בהקדם האפשרי וימסר</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 xml:space="preserve"> למזמין.</w:t>
      </w:r>
    </w:p>
    <w:p w14:paraId="0125C5AB"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עם גמר שרותי </w:t>
      </w:r>
      <w:r w:rsidRPr="00435A20">
        <w:rPr>
          <w:rFonts w:ascii="Times New Roman" w:eastAsia="Times New Roman" w:hAnsi="Times New Roman" w:cs="David" w:hint="cs"/>
          <w:sz w:val="20"/>
          <w:szCs w:val="24"/>
          <w:rtl/>
          <w:lang w:eastAsia="he-IL"/>
        </w:rPr>
        <w:t>המתכנן,</w:t>
      </w:r>
      <w:r w:rsidRPr="00435A20">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הסופי בשטח </w:t>
      </w:r>
      <w:r w:rsidRPr="00435A20">
        <w:rPr>
          <w:rFonts w:ascii="Times New Roman" w:eastAsia="Times New Roman" w:hAnsi="Times New Roman" w:cs="David"/>
          <w:color w:val="000000"/>
          <w:sz w:val="20"/>
          <w:szCs w:val="24"/>
          <w:lang w:eastAsia="he-IL"/>
        </w:rPr>
        <w:t>(AS MADE)</w:t>
      </w:r>
      <w:r w:rsidRPr="00435A20">
        <w:rPr>
          <w:rFonts w:ascii="Times New Roman" w:eastAsia="Times New Roman" w:hAnsi="Times New Roman" w:cs="David"/>
          <w:sz w:val="20"/>
          <w:szCs w:val="24"/>
          <w:rtl/>
          <w:lang w:eastAsia="he-IL"/>
        </w:rPr>
        <w:t xml:space="preserve">, למעט שינויי דיירים, </w:t>
      </w:r>
      <w:r w:rsidRPr="00435A20">
        <w:rPr>
          <w:rFonts w:ascii="Times New Roman" w:eastAsia="Times New Roman" w:hAnsi="Times New Roman" w:cs="David" w:hint="cs"/>
          <w:sz w:val="20"/>
          <w:szCs w:val="24"/>
          <w:rtl/>
          <w:lang w:eastAsia="he-IL"/>
        </w:rPr>
        <w:t xml:space="preserve">וקבצים </w:t>
      </w:r>
      <w:r w:rsidRPr="00435A20">
        <w:rPr>
          <w:rFonts w:ascii="Times New Roman" w:eastAsia="Times New Roman" w:hAnsi="Times New Roman" w:cs="David"/>
          <w:sz w:val="20"/>
          <w:szCs w:val="24"/>
          <w:rtl/>
          <w:lang w:eastAsia="he-IL"/>
        </w:rPr>
        <w:t>המכילים את התכנון במדיה ממוחשבת.</w:t>
      </w:r>
    </w:p>
    <w:p w14:paraId="211CF156"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הובא החוזה לידי גמר או בוטל לפי סעיף 12 להלן, ימסור המתכנן למזמין סדרה אחת של העתקי </w:t>
      </w:r>
      <w:r w:rsidRPr="00435A20">
        <w:rPr>
          <w:rFonts w:ascii="Times New Roman" w:eastAsia="Times New Roman" w:hAnsi="Times New Roman" w:cs="David"/>
          <w:sz w:val="20"/>
          <w:szCs w:val="24"/>
          <w:rtl/>
          <w:lang w:eastAsia="he-IL"/>
        </w:rPr>
        <w:lastRenderedPageBreak/>
        <w:t>התכניות ו</w:t>
      </w:r>
      <w:r w:rsidRPr="00435A20">
        <w:rPr>
          <w:rFonts w:ascii="Times New Roman" w:eastAsia="Times New Roman" w:hAnsi="Times New Roman" w:cs="David" w:hint="cs"/>
          <w:sz w:val="20"/>
          <w:szCs w:val="24"/>
          <w:rtl/>
          <w:lang w:eastAsia="he-IL"/>
        </w:rPr>
        <w:t>הקבצים</w:t>
      </w:r>
      <w:r w:rsidRPr="00435A20">
        <w:rPr>
          <w:rFonts w:ascii="Times New Roman" w:eastAsia="Times New Roman" w:hAnsi="Times New Roman" w:cs="David"/>
          <w:sz w:val="20"/>
          <w:szCs w:val="24"/>
          <w:rtl/>
          <w:lang w:eastAsia="he-IL"/>
        </w:rPr>
        <w:t xml:space="preserve"> כשה</w:t>
      </w:r>
      <w:r w:rsidRPr="00435A20">
        <w:rPr>
          <w:rFonts w:ascii="Times New Roman" w:eastAsia="Times New Roman" w:hAnsi="Times New Roman" w:cs="David" w:hint="cs"/>
          <w:sz w:val="20"/>
          <w:szCs w:val="24"/>
          <w:rtl/>
          <w:lang w:eastAsia="he-IL"/>
        </w:rPr>
        <w:t>ם</w:t>
      </w:r>
      <w:r w:rsidRPr="00435A20">
        <w:rPr>
          <w:rFonts w:ascii="Times New Roman" w:eastAsia="Times New Roman" w:hAnsi="Times New Roman" w:cs="David"/>
          <w:sz w:val="20"/>
          <w:szCs w:val="24"/>
          <w:rtl/>
          <w:lang w:eastAsia="he-IL"/>
        </w:rPr>
        <w:t xml:space="preserve"> מעודכנ</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6E633D44"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70325AEA"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המתכנן לא יהיה זכאי לכל תשלום נוסף בעד תכניות שימסור למזמין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סעיף 10 זה.</w:t>
      </w:r>
    </w:p>
    <w:p w14:paraId="56D6B952"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זכות הקניין בכל התכניות שייכת למזמין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ובלבד ששולם שכר המתכנן בהתאם להוראות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06905170" w14:textId="77777777" w:rsidR="00435A20" w:rsidRPr="00435A20" w:rsidRDefault="00435A20" w:rsidP="00BA7779">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מעמד המתכנן</w:t>
      </w:r>
    </w:p>
    <w:p w14:paraId="6990F693"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color w:val="000000"/>
          <w:sz w:val="24"/>
          <w:szCs w:val="24"/>
          <w:rtl/>
          <w:lang w:eastAsia="he-IL"/>
        </w:rPr>
        <w:t>מוסכם ומובהר על ידי הצדדים לחוזה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435A20">
        <w:rPr>
          <w:rFonts w:ascii="Times New Roman" w:eastAsia="Times New Roman" w:hAnsi="Times New Roman" w:cs="David" w:hint="cs"/>
          <w:sz w:val="20"/>
          <w:szCs w:val="24"/>
          <w:rtl/>
          <w:lang w:eastAsia="he-IL"/>
        </w:rPr>
        <w:t xml:space="preserve"> של המתכנן</w:t>
      </w:r>
      <w:r w:rsidRPr="00435A20">
        <w:rPr>
          <w:rFonts w:ascii="Times New Roman" w:eastAsia="Times New Roman" w:hAnsi="Times New Roman" w:cs="David"/>
          <w:sz w:val="20"/>
          <w:szCs w:val="24"/>
          <w:rtl/>
          <w:lang w:eastAsia="he-IL"/>
        </w:rPr>
        <w:t>.</w:t>
      </w:r>
    </w:p>
    <w:p w14:paraId="79504AC7"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אין ולא יהיו יחסי עובד-מעביד בין המזמין ובין </w:t>
      </w:r>
      <w:r w:rsidRPr="00435A20">
        <w:rPr>
          <w:rFonts w:ascii="Times New Roman" w:eastAsia="Times New Roman" w:hAnsi="Times New Roman" w:cs="David"/>
          <w:color w:val="000000"/>
          <w:sz w:val="24"/>
          <w:szCs w:val="24"/>
          <w:rtl/>
          <w:lang w:eastAsia="he-IL"/>
        </w:rPr>
        <w:t xml:space="preserve">המתכנן ו/או </w:t>
      </w:r>
      <w:r w:rsidRPr="00435A20">
        <w:rPr>
          <w:rFonts w:ascii="Times New Roman" w:eastAsia="Times New Roman" w:hAnsi="Times New Roman" w:cs="David" w:hint="cs"/>
          <w:color w:val="000000"/>
          <w:sz w:val="24"/>
          <w:szCs w:val="24"/>
          <w:rtl/>
          <w:lang w:eastAsia="he-IL"/>
        </w:rPr>
        <w:t>מי מטעמו ו</w:t>
      </w:r>
      <w:r w:rsidRPr="00435A20">
        <w:rPr>
          <w:rFonts w:ascii="Times New Roman" w:eastAsia="Times New Roman" w:hAnsi="Times New Roman" w:cs="David"/>
          <w:color w:val="000000"/>
          <w:sz w:val="24"/>
          <w:szCs w:val="24"/>
          <w:rtl/>
          <w:lang w:eastAsia="he-IL"/>
        </w:rPr>
        <w:t xml:space="preserve">בין המזמין לבין עובדי </w:t>
      </w:r>
      <w:r w:rsidRPr="00435A20">
        <w:rPr>
          <w:rFonts w:ascii="Times New Roman" w:eastAsia="Times New Roman" w:hAnsi="Times New Roman" w:cs="David" w:hint="cs"/>
          <w:color w:val="000000"/>
          <w:sz w:val="24"/>
          <w:szCs w:val="24"/>
          <w:rtl/>
          <w:lang w:eastAsia="he-IL"/>
        </w:rPr>
        <w:t xml:space="preserve"> המתכנן ו/או מי מטעמיהם</w:t>
      </w:r>
      <w:r w:rsidRPr="00435A20">
        <w:rPr>
          <w:rFonts w:ascii="Times New Roman" w:eastAsia="Times New Roman" w:hAnsi="Times New Roman" w:cs="David"/>
          <w:color w:val="000000"/>
          <w:sz w:val="24"/>
          <w:szCs w:val="24"/>
          <w:rtl/>
          <w:lang w:eastAsia="he-IL"/>
        </w:rPr>
        <w:t xml:space="preserve"> </w:t>
      </w:r>
      <w:r w:rsidRPr="00435A20">
        <w:rPr>
          <w:rFonts w:ascii="Times New Roman" w:eastAsia="Times New Roman" w:hAnsi="Times New Roman" w:cs="David"/>
          <w:sz w:val="20"/>
          <w:szCs w:val="24"/>
          <w:rtl/>
          <w:lang w:eastAsia="he-IL"/>
        </w:rPr>
        <w:t>ואין בהוראות חוזה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כדי ליצור בין המתכנן ו/או מי מעובדיו</w:t>
      </w:r>
      <w:r w:rsidRPr="00435A20">
        <w:rPr>
          <w:rFonts w:ascii="Times New Roman" w:eastAsia="Times New Roman" w:hAnsi="Times New Roman" w:cs="David" w:hint="cs"/>
          <w:sz w:val="20"/>
          <w:szCs w:val="24"/>
          <w:rtl/>
          <w:lang w:eastAsia="he-IL"/>
        </w:rPr>
        <w:t xml:space="preserve"> ו/או מי מטעמו</w:t>
      </w:r>
      <w:r w:rsidRPr="00435A20">
        <w:rPr>
          <w:rFonts w:ascii="Times New Roman" w:eastAsia="Times New Roman" w:hAnsi="Times New Roman" w:cs="David"/>
          <w:sz w:val="20"/>
          <w:szCs w:val="24"/>
          <w:rtl/>
          <w:lang w:eastAsia="he-IL"/>
        </w:rPr>
        <w:t xml:space="preserve"> לבין המזמין ו/או המנהל ו/או מי מטעמו יחסי עובד מעביד</w:t>
      </w:r>
      <w:r w:rsidRPr="00435A20">
        <w:rPr>
          <w:rFonts w:ascii="Times New Roman" w:eastAsia="Times New Roman" w:hAnsi="Times New Roman" w:cs="David"/>
          <w:color w:val="000000"/>
          <w:sz w:val="24"/>
          <w:szCs w:val="24"/>
          <w:rtl/>
          <w:lang w:eastAsia="he-IL"/>
        </w:rPr>
        <w:t>, לכל ענין ודבר. בכלל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מוסכם ומובהר בין הצדדים</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435A20">
        <w:rPr>
          <w:rFonts w:ascii="Times New Roman" w:eastAsia="Times New Roman" w:hAnsi="Times New Roman" w:cs="David" w:hint="cs"/>
          <w:color w:val="000000"/>
          <w:sz w:val="24"/>
          <w:szCs w:val="24"/>
          <w:rtl/>
          <w:lang w:eastAsia="he-IL"/>
        </w:rPr>
        <w:t>ל פ</w:t>
      </w:r>
      <w:r w:rsidRPr="00435A20">
        <w:rPr>
          <w:rFonts w:ascii="Times New Roman" w:eastAsia="Times New Roman" w:hAnsi="Times New Roman" w:cs="David"/>
          <w:color w:val="000000"/>
          <w:sz w:val="24"/>
          <w:szCs w:val="24"/>
          <w:rtl/>
          <w:lang w:eastAsia="he-IL"/>
        </w:rPr>
        <w:t>י הדין ו/או מכח צו הרחבה ו/או מכח הסכם כלשהו על עובד</w:t>
      </w:r>
      <w:r w:rsidRPr="00435A20">
        <w:rPr>
          <w:rFonts w:ascii="Times New Roman" w:eastAsia="Times New Roman" w:hAnsi="Times New Roman" w:cs="David" w:hint="cs"/>
          <w:sz w:val="20"/>
          <w:szCs w:val="24"/>
          <w:rtl/>
          <w:lang w:eastAsia="he-IL"/>
        </w:rPr>
        <w:t>.</w:t>
      </w:r>
    </w:p>
    <w:p w14:paraId="1851AB48"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color w:val="000000"/>
          <w:sz w:val="24"/>
          <w:szCs w:val="24"/>
          <w:rtl/>
          <w:lang w:eastAsia="he-IL"/>
        </w:rPr>
        <w:t>מוסכם בזה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המתכנן ו/או עובדיו</w:t>
      </w:r>
      <w:r w:rsidRPr="00435A20">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435A20">
        <w:rPr>
          <w:rFonts w:ascii="Times New Roman" w:eastAsia="Times New Roman" w:hAnsi="Times New Roman" w:cs="David"/>
          <w:color w:val="000000"/>
          <w:sz w:val="24"/>
          <w:szCs w:val="24"/>
          <w:rtl/>
          <w:lang w:eastAsia="he-IL"/>
        </w:rPr>
        <w:t xml:space="preserve"> מוותרים על כל טענות ו/או</w:t>
      </w:r>
      <w:r w:rsidRPr="00435A20">
        <w:rPr>
          <w:rFonts w:ascii="Times New Roman" w:eastAsia="Times New Roman" w:hAnsi="Times New Roman" w:cs="David" w:hint="cs"/>
          <w:color w:val="000000"/>
          <w:sz w:val="24"/>
          <w:szCs w:val="24"/>
          <w:rtl/>
          <w:lang w:eastAsia="he-IL"/>
        </w:rPr>
        <w:t xml:space="preserve"> דרישות ו/או תלונות ו/או</w:t>
      </w:r>
      <w:r w:rsidRPr="00435A20">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024ADB8"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 ומתחייב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ישא לבדו </w:t>
      </w:r>
      <w:r w:rsidRPr="00435A20">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435A20">
        <w:rPr>
          <w:rFonts w:ascii="Times New Roman" w:eastAsia="Times New Roman" w:hAnsi="Times New Roman" w:cs="David" w:hint="cs"/>
          <w:color w:val="000000"/>
          <w:sz w:val="24"/>
          <w:szCs w:val="24"/>
          <w:rtl/>
          <w:lang w:eastAsia="he-IL"/>
        </w:rPr>
        <w:t>ל פי</w:t>
      </w:r>
      <w:r w:rsidRPr="00435A20">
        <w:rPr>
          <w:rFonts w:ascii="Times New Roman" w:eastAsia="Times New Roman" w:hAnsi="Times New Roman" w:cs="David"/>
          <w:color w:val="000000"/>
          <w:sz w:val="24"/>
          <w:szCs w:val="24"/>
          <w:rtl/>
          <w:lang w:eastAsia="he-IL"/>
        </w:rPr>
        <w:t xml:space="preserve"> חוזה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ובכלל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sz w:val="20"/>
          <w:szCs w:val="24"/>
          <w:rtl/>
          <w:lang w:eastAsia="he-IL"/>
        </w:rPr>
        <w:t xml:space="preserve"> תשלומי מס הכנסה והב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טוח הלאומי שהוא חב בגין מתן שרותי המתכנן.</w:t>
      </w:r>
    </w:p>
    <w:p w14:paraId="6A292709"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טוח לאומי, תשלומים לקרנות איגודים מקצוע</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47CB7124"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435A20">
        <w:rPr>
          <w:rFonts w:ascii="Times New Roman" w:eastAsia="Times New Roman" w:hAnsi="Times New Roman" w:cs="David"/>
          <w:color w:val="000000"/>
          <w:sz w:val="24"/>
          <w:szCs w:val="24"/>
          <w:rtl/>
          <w:lang w:eastAsia="he-IL"/>
        </w:rPr>
        <w:t>מבלי לגרוע מ</w:t>
      </w:r>
      <w:r w:rsidRPr="00435A20">
        <w:rPr>
          <w:rFonts w:ascii="Times New Roman" w:eastAsia="Times New Roman" w:hAnsi="Times New Roman" w:cs="David" w:hint="cs"/>
          <w:color w:val="000000"/>
          <w:sz w:val="24"/>
          <w:szCs w:val="24"/>
          <w:rtl/>
          <w:lang w:eastAsia="he-IL"/>
        </w:rPr>
        <w:t xml:space="preserve">כלליות </w:t>
      </w:r>
      <w:r w:rsidRPr="00435A20">
        <w:rPr>
          <w:rFonts w:ascii="Times New Roman" w:eastAsia="Times New Roman" w:hAnsi="Times New Roman" w:cs="David"/>
          <w:color w:val="000000"/>
          <w:sz w:val="24"/>
          <w:szCs w:val="24"/>
          <w:rtl/>
          <w:lang w:eastAsia="he-IL"/>
        </w:rPr>
        <w:t>האמור לעיל, המתכנן מצהיר ומתחייב</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אם י</w:t>
      </w:r>
      <w:r w:rsidRPr="00435A20">
        <w:rPr>
          <w:rFonts w:ascii="Times New Roman" w:eastAsia="Times New Roman" w:hAnsi="Times New Roman" w:cs="David" w:hint="cs"/>
          <w:color w:val="000000"/>
          <w:sz w:val="24"/>
          <w:szCs w:val="24"/>
          <w:rtl/>
          <w:lang w:eastAsia="he-IL"/>
        </w:rPr>
        <w:t>י</w:t>
      </w:r>
      <w:r w:rsidRPr="00435A20">
        <w:rPr>
          <w:rFonts w:ascii="Times New Roman" w:eastAsia="Times New Roman" w:hAnsi="Times New Roman" w:cs="David"/>
          <w:color w:val="000000"/>
          <w:sz w:val="24"/>
          <w:szCs w:val="24"/>
          <w:rtl/>
          <w:lang w:eastAsia="he-IL"/>
        </w:rPr>
        <w:t>דרש המזמין על ידי המתכנן ו/או על ידי מי מ</w:t>
      </w:r>
      <w:r w:rsidRPr="00435A20">
        <w:rPr>
          <w:rFonts w:ascii="Times New Roman" w:eastAsia="Times New Roman" w:hAnsi="Times New Roman" w:cs="David" w:hint="cs"/>
          <w:color w:val="000000"/>
          <w:sz w:val="24"/>
          <w:szCs w:val="24"/>
          <w:rtl/>
          <w:lang w:eastAsia="he-IL"/>
        </w:rPr>
        <w:t>שלוחיו ו/או עובדיו</w:t>
      </w:r>
      <w:r w:rsidRPr="00435A20">
        <w:rPr>
          <w:rFonts w:ascii="Times New Roman" w:eastAsia="Times New Roman" w:hAnsi="Times New Roman" w:cs="David"/>
          <w:color w:val="000000"/>
          <w:sz w:val="24"/>
          <w:szCs w:val="24"/>
          <w:rtl/>
          <w:lang w:eastAsia="he-IL"/>
        </w:rPr>
        <w:t xml:space="preserve"> ו/או</w:t>
      </w:r>
      <w:r w:rsidRPr="00435A20">
        <w:rPr>
          <w:rFonts w:ascii="Times New Roman" w:eastAsia="Times New Roman" w:hAnsi="Times New Roman" w:cs="David" w:hint="cs"/>
          <w:color w:val="000000"/>
          <w:sz w:val="24"/>
          <w:szCs w:val="24"/>
          <w:rtl/>
          <w:lang w:eastAsia="he-IL"/>
        </w:rPr>
        <w:t xml:space="preserve"> אחר מטעמו ו/או</w:t>
      </w:r>
      <w:r w:rsidRPr="00435A20">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435A20">
        <w:rPr>
          <w:rFonts w:ascii="Times New Roman" w:eastAsia="Times New Roman" w:hAnsi="Times New Roman" w:cs="David" w:hint="cs"/>
          <w:color w:val="000000"/>
          <w:sz w:val="24"/>
          <w:szCs w:val="24"/>
          <w:rtl/>
          <w:lang w:eastAsia="he-IL"/>
        </w:rPr>
        <w:t xml:space="preserve"> ו/או פיצוי ו/או שיפוי</w:t>
      </w:r>
      <w:r w:rsidRPr="00435A20">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435A20">
        <w:rPr>
          <w:rFonts w:ascii="Times New Roman" w:eastAsia="Times New Roman" w:hAnsi="Times New Roman" w:cs="David" w:hint="cs"/>
          <w:color w:val="000000"/>
          <w:sz w:val="24"/>
          <w:szCs w:val="24"/>
          <w:rtl/>
          <w:lang w:eastAsia="he-IL"/>
        </w:rPr>
        <w:t xml:space="preserve"> ו/או פיצוי ו/או שיפוי</w:t>
      </w:r>
      <w:r w:rsidRPr="00435A20">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435A20">
        <w:rPr>
          <w:rFonts w:ascii="Times New Roman" w:eastAsia="Times New Roman" w:hAnsi="Times New Roman" w:cs="David" w:hint="cs"/>
          <w:color w:val="000000"/>
          <w:sz w:val="24"/>
          <w:szCs w:val="24"/>
          <w:rtl/>
          <w:lang w:eastAsia="he-IL"/>
        </w:rPr>
        <w:t xml:space="preserve"> ו/או פיצוי ו/או שיפוי</w:t>
      </w:r>
      <w:r w:rsidRPr="00435A20">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w:t>
      </w:r>
      <w:r w:rsidRPr="00435A20">
        <w:rPr>
          <w:rFonts w:ascii="Times New Roman" w:eastAsia="Times New Roman" w:hAnsi="Times New Roman" w:cs="David"/>
          <w:color w:val="000000"/>
          <w:sz w:val="24"/>
          <w:szCs w:val="24"/>
          <w:rtl/>
          <w:lang w:eastAsia="he-IL"/>
        </w:rPr>
        <w:lastRenderedPageBreak/>
        <w:t>בשל דרישה או תביעה כאמור, לרבות הוצאות משפט ושכ"ט עו"ד. סכום השיפוי כאמור</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ייחשב </w:t>
      </w:r>
      <w:r w:rsidRPr="00435A20">
        <w:rPr>
          <w:rFonts w:ascii="Times New Roman" w:eastAsia="Times New Roman" w:hAnsi="Times New Roman" w:cs="David" w:hint="cs"/>
          <w:color w:val="000000"/>
          <w:sz w:val="24"/>
          <w:szCs w:val="24"/>
          <w:rtl/>
          <w:lang w:eastAsia="he-IL"/>
        </w:rPr>
        <w:t>כ</w:t>
      </w:r>
      <w:r w:rsidRPr="00435A20">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62C048FE"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color w:val="000000"/>
          <w:sz w:val="24"/>
          <w:szCs w:val="24"/>
          <w:rtl/>
          <w:lang w:eastAsia="he-IL"/>
        </w:rPr>
        <w:t>בשים לב לאמור לעיל, אם יקבע פורום מוסמך כלשהו</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435A20">
        <w:rPr>
          <w:rFonts w:ascii="Times New Roman" w:eastAsia="Times New Roman" w:hAnsi="Times New Roman" w:cs="David" w:hint="cs"/>
          <w:color w:val="000000"/>
          <w:sz w:val="24"/>
          <w:szCs w:val="24"/>
          <w:rtl/>
          <w:lang w:eastAsia="he-IL"/>
        </w:rPr>
        <w:t xml:space="preserve"> ו/או מי משלוחיו ו/או אחר מטעמו</w:t>
      </w:r>
      <w:r w:rsidRPr="00435A20">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435A20">
        <w:rPr>
          <w:rFonts w:ascii="Times New Roman" w:eastAsia="Times New Roman" w:hAnsi="Times New Roman" w:cs="David" w:hint="cs"/>
          <w:color w:val="000000"/>
          <w:sz w:val="24"/>
          <w:szCs w:val="24"/>
          <w:rtl/>
          <w:lang w:eastAsia="he-IL"/>
        </w:rPr>
        <w:t>.</w:t>
      </w:r>
    </w:p>
    <w:p w14:paraId="05BD2D17" w14:textId="77777777" w:rsidR="00435A20" w:rsidRPr="00435A20" w:rsidRDefault="00435A20" w:rsidP="00BA7779">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הבאת החוזה לגמר או ביטולו</w:t>
      </w:r>
    </w:p>
    <w:p w14:paraId="457785A6"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154F1749" w14:textId="77777777" w:rsidR="00435A20" w:rsidRPr="00435A20" w:rsidRDefault="00435A20" w:rsidP="00133A00">
      <w:pPr>
        <w:widowControl w:val="0"/>
        <w:numPr>
          <w:ilvl w:val="2"/>
          <w:numId w:val="1"/>
        </w:numPr>
        <w:tabs>
          <w:tab w:val="left" w:pos="5187"/>
          <w:tab w:val="left" w:pos="5612"/>
        </w:tabs>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על אף האמור בכל מקום אחר בחוזה </w:t>
      </w:r>
      <w:r w:rsidRPr="00435A20">
        <w:rPr>
          <w:rFonts w:ascii="Times New Roman" w:eastAsia="Times New Roman" w:hAnsi="Times New Roman" w:cs="David" w:hint="cs"/>
          <w:sz w:val="20"/>
          <w:szCs w:val="24"/>
          <w:rtl/>
          <w:lang w:eastAsia="he-IL"/>
        </w:rPr>
        <w:t xml:space="preserve">זה על נספחיו, </w:t>
      </w:r>
      <w:r w:rsidRPr="00435A20">
        <w:rPr>
          <w:rFonts w:ascii="Times New Roman" w:eastAsia="Times New Roman" w:hAnsi="Times New Roman" w:cs="David"/>
          <w:sz w:val="20"/>
          <w:szCs w:val="24"/>
          <w:rtl/>
          <w:lang w:eastAsia="he-IL"/>
        </w:rPr>
        <w:t>רשאי המזמין,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435A20">
        <w:rPr>
          <w:rFonts w:ascii="Times New Roman" w:eastAsia="Times New Roman" w:hAnsi="Times New Roman" w:cs="David" w:hint="cs"/>
          <w:sz w:val="20"/>
          <w:szCs w:val="24"/>
          <w:rtl/>
          <w:lang w:eastAsia="he-IL"/>
        </w:rPr>
        <w:t>-7</w:t>
      </w:r>
      <w:r w:rsidRPr="00435A20">
        <w:rPr>
          <w:rFonts w:ascii="Times New Roman" w:eastAsia="Times New Roman" w:hAnsi="Times New Roman" w:cs="David"/>
          <w:sz w:val="20"/>
          <w:szCs w:val="24"/>
          <w:rtl/>
          <w:lang w:eastAsia="he-IL"/>
        </w:rPr>
        <w:t xml:space="preserve"> י</w:t>
      </w:r>
      <w:r w:rsidRPr="00435A20">
        <w:rPr>
          <w:rFonts w:ascii="Times New Roman" w:eastAsia="Times New Roman" w:hAnsi="Times New Roman" w:cs="David" w:hint="cs"/>
          <w:sz w:val="20"/>
          <w:szCs w:val="24"/>
          <w:rtl/>
          <w:lang w:eastAsia="he-IL"/>
        </w:rPr>
        <w:t>מים</w:t>
      </w:r>
      <w:r w:rsidRPr="00435A20">
        <w:rPr>
          <w:rFonts w:ascii="Times New Roman" w:eastAsia="Times New Roman" w:hAnsi="Times New Roman" w:cs="David"/>
          <w:sz w:val="20"/>
          <w:szCs w:val="24"/>
          <w:rtl/>
          <w:lang w:eastAsia="he-IL"/>
        </w:rPr>
        <w:t xml:space="preserve"> מיום משלוחה (להלן: "</w:t>
      </w:r>
      <w:r w:rsidRPr="00435A20">
        <w:rPr>
          <w:rFonts w:ascii="Times New Roman" w:eastAsia="Times New Roman" w:hAnsi="Times New Roman" w:cs="David"/>
          <w:b/>
          <w:bCs/>
          <w:sz w:val="20"/>
          <w:szCs w:val="24"/>
          <w:rtl/>
          <w:lang w:eastAsia="he-IL"/>
        </w:rPr>
        <w:t>תאריך הפסקת השרות</w:t>
      </w:r>
      <w:r w:rsidRPr="00435A20">
        <w:rPr>
          <w:rFonts w:ascii="Times New Roman" w:eastAsia="Times New Roman" w:hAnsi="Times New Roman" w:cs="David"/>
          <w:sz w:val="20"/>
          <w:szCs w:val="24"/>
          <w:rtl/>
          <w:lang w:eastAsia="he-IL"/>
        </w:rPr>
        <w:t>").</w:t>
      </w:r>
    </w:p>
    <w:p w14:paraId="163D072A" w14:textId="77777777" w:rsidR="00435A20" w:rsidRPr="00435A20" w:rsidRDefault="00435A20" w:rsidP="00133A0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צע עד לתאריך הפסקת הש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וזאת לפי השיעור המפורט בנספחים </w:t>
      </w:r>
      <w:r w:rsidRPr="00435A20">
        <w:rPr>
          <w:rFonts w:ascii="Times New Roman" w:eastAsia="Times New Roman" w:hAnsi="Times New Roman" w:cs="David"/>
          <w:bCs/>
          <w:sz w:val="20"/>
          <w:szCs w:val="24"/>
          <w:rtl/>
          <w:lang w:eastAsia="he-IL"/>
        </w:rPr>
        <w:t>ד' ו - ה'</w:t>
      </w:r>
      <w:r w:rsidRPr="00435A20">
        <w:rPr>
          <w:rFonts w:ascii="Times New Roman" w:eastAsia="Times New Roman" w:hAnsi="Times New Roman" w:cs="David"/>
          <w:sz w:val="20"/>
          <w:szCs w:val="24"/>
          <w:rtl/>
          <w:lang w:eastAsia="he-IL"/>
        </w:rPr>
        <w:t>. במקרה שבוצע חלק של קטע ו/או שלב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ישולם חלק יחסי מתאים מהשכר הקבוע בנספחים </w:t>
      </w:r>
      <w:r w:rsidRPr="00435A20">
        <w:rPr>
          <w:rFonts w:ascii="Times New Roman" w:eastAsia="Times New Roman" w:hAnsi="Times New Roman" w:cs="David"/>
          <w:bCs/>
          <w:sz w:val="20"/>
          <w:szCs w:val="24"/>
          <w:rtl/>
          <w:lang w:eastAsia="he-IL"/>
        </w:rPr>
        <w:t xml:space="preserve">ד' ו-ה' </w:t>
      </w:r>
      <w:r w:rsidRPr="00435A20">
        <w:rPr>
          <w:rFonts w:ascii="Times New Roman" w:eastAsia="Times New Roman" w:hAnsi="Times New Roman" w:cs="David"/>
          <w:sz w:val="20"/>
          <w:szCs w:val="24"/>
          <w:rtl/>
          <w:lang w:eastAsia="he-IL"/>
        </w:rPr>
        <w:t>לאותו שלב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כפי שיקבע המנהל.</w:t>
      </w:r>
    </w:p>
    <w:p w14:paraId="3E48A036"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לטענה </w:t>
      </w:r>
      <w:r w:rsidRPr="00435A20">
        <w:rPr>
          <w:rFonts w:ascii="Times New Roman" w:eastAsia="Times New Roman" w:hAnsi="Times New Roman" w:cs="David" w:hint="cs"/>
          <w:sz w:val="20"/>
          <w:szCs w:val="24"/>
          <w:rtl/>
          <w:lang w:eastAsia="he-IL"/>
        </w:rPr>
        <w:t>ו/או דרישה ו/או תלונה ו/</w:t>
      </w:r>
      <w:r w:rsidRPr="00435A20">
        <w:rPr>
          <w:rFonts w:ascii="Times New Roman" w:eastAsia="Times New Roman" w:hAnsi="Times New Roman" w:cs="David"/>
          <w:sz w:val="20"/>
          <w:szCs w:val="24"/>
          <w:rtl/>
          <w:lang w:eastAsia="he-IL"/>
        </w:rPr>
        <w:t>או תביעה כלשהי, פרט לאמור בסעיף 12.1.2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והשכר שישולם לפי סעיף 12.1.2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לסילוק כל המגיע למתכנן מהמזמין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ו/או עקב הבאתו לידי גמר כאמור, בין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ובין מכוח עילה כלשהי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הדין.</w:t>
      </w:r>
    </w:p>
    <w:p w14:paraId="03371C2D"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תוך 12 חודש</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מהבאת חוזה</w:t>
      </w:r>
      <w:r w:rsidRPr="00435A20">
        <w:rPr>
          <w:rFonts w:ascii="Times New Roman" w:eastAsia="Times New Roman" w:hAnsi="Times New Roman" w:cs="David" w:hint="cs"/>
          <w:sz w:val="20"/>
          <w:szCs w:val="24"/>
          <w:rtl/>
          <w:lang w:eastAsia="he-IL"/>
        </w:rPr>
        <w:t xml:space="preserve"> זה לידי</w:t>
      </w:r>
      <w:r w:rsidRPr="00435A20">
        <w:rPr>
          <w:rFonts w:ascii="Times New Roman" w:eastAsia="Times New Roman" w:hAnsi="Times New Roman" w:cs="David"/>
          <w:sz w:val="20"/>
          <w:szCs w:val="24"/>
          <w:rtl/>
          <w:lang w:eastAsia="he-IL"/>
        </w:rPr>
        <w:t xml:space="preserve"> גמר כאמור</w:t>
      </w:r>
      <w:r w:rsidRPr="00435A20">
        <w:rPr>
          <w:rFonts w:ascii="Times New Roman" w:eastAsia="Times New Roman" w:hAnsi="Times New Roman" w:cs="David" w:hint="cs"/>
          <w:sz w:val="20"/>
          <w:szCs w:val="24"/>
          <w:rtl/>
          <w:lang w:eastAsia="he-IL"/>
        </w:rPr>
        <w:t>, רשאי המזמין</w:t>
      </w:r>
      <w:r w:rsidRPr="00435A20">
        <w:rPr>
          <w:rFonts w:ascii="Times New Roman" w:eastAsia="Times New Roman" w:hAnsi="Times New Roman" w:cs="David"/>
          <w:sz w:val="20"/>
          <w:szCs w:val="24"/>
          <w:rtl/>
          <w:lang w:eastAsia="he-IL"/>
        </w:rPr>
        <w:t xml:space="preserve"> לחדשו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במקרה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המתכנן 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לפי דרישת המזמין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לחדש את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תנאי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w:t>
      </w:r>
    </w:p>
    <w:p w14:paraId="744094AE"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במקרה שחוזה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מצוות הדין)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המתכנן זכאי לתשלום כמוגדר בסעיף 12.3.2 להלן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ויחולו הסעיפים 12.1.3 ו- 12.1.4 לעיל.</w:t>
      </w:r>
    </w:p>
    <w:p w14:paraId="6C94C91A"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22F3DEF6"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מזכויות מזמין לפי סעיף 12.1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זכאי המזמין לבטל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הבלעדי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בלא צורך בהודעה מוקדמת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בכל אחד מהמקרים הבאים:</w:t>
      </w:r>
    </w:p>
    <w:p w14:paraId="00BD483B"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הפר ו/או לא קיים איזה מהוראות החוזה ולא ת</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קן </w:t>
      </w:r>
      <w:r w:rsidRPr="00435A20">
        <w:rPr>
          <w:rFonts w:ascii="Times New Roman" w:eastAsia="Times New Roman" w:hAnsi="Times New Roman" w:cs="David" w:hint="cs"/>
          <w:sz w:val="20"/>
          <w:szCs w:val="24"/>
          <w:rtl/>
          <w:lang w:eastAsia="he-IL"/>
        </w:rPr>
        <w:t>את ה</w:t>
      </w:r>
      <w:r w:rsidRPr="00435A20">
        <w:rPr>
          <w:rFonts w:ascii="Times New Roman" w:eastAsia="Times New Roman" w:hAnsi="Times New Roman" w:cs="David"/>
          <w:sz w:val="20"/>
          <w:szCs w:val="24"/>
          <w:rtl/>
          <w:lang w:eastAsia="he-IL"/>
        </w:rPr>
        <w:t>הפרה</w:t>
      </w:r>
      <w:r w:rsidRPr="00435A20">
        <w:rPr>
          <w:rFonts w:ascii="Times New Roman" w:eastAsia="Times New Roman" w:hAnsi="Times New Roman" w:cs="David" w:hint="cs"/>
          <w:sz w:val="20"/>
          <w:szCs w:val="24"/>
          <w:rtl/>
          <w:lang w:eastAsia="he-IL"/>
        </w:rPr>
        <w:t xml:space="preserve"> כאמור,</w:t>
      </w:r>
      <w:r w:rsidRPr="00435A20">
        <w:rPr>
          <w:rFonts w:ascii="Times New Roman" w:eastAsia="Times New Roman" w:hAnsi="Times New Roman" w:cs="David"/>
          <w:sz w:val="20"/>
          <w:szCs w:val="24"/>
          <w:rtl/>
          <w:lang w:eastAsia="he-IL"/>
        </w:rPr>
        <w:t xml:space="preserve"> לאחר שק</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בל התראה על כך מהמזמין בתוך הזמן הנקוב בהתראה.</w:t>
      </w:r>
    </w:p>
    <w:p w14:paraId="7888B022"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המזמין התרה במתכנן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שאין הוא מבצע את עבודתו בצורה המבטיחה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צועה התקין ו/או התקדמותה וסיומה לפי לוח הזמנים.</w:t>
      </w:r>
    </w:p>
    <w:p w14:paraId="2EDA0B1B"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הפר את הוראת סעיף 7.5 לעיל.</w:t>
      </w:r>
    </w:p>
    <w:p w14:paraId="7DE8C879"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נבצר מהמתכנן או מהמנהל הראשי לקיים את ה</w:t>
      </w:r>
      <w:r w:rsidRPr="00435A20">
        <w:rPr>
          <w:rFonts w:ascii="Times New Roman" w:eastAsia="Times New Roman" w:hAnsi="Times New Roman" w:cs="David" w:hint="cs"/>
          <w:sz w:val="20"/>
          <w:szCs w:val="24"/>
          <w:rtl/>
          <w:lang w:eastAsia="he-IL"/>
        </w:rPr>
        <w:t xml:space="preserve">וראות </w:t>
      </w:r>
      <w:r w:rsidRPr="00435A20">
        <w:rPr>
          <w:rFonts w:ascii="Times New Roman" w:eastAsia="Times New Roman" w:hAnsi="Times New Roman" w:cs="David"/>
          <w:sz w:val="20"/>
          <w:szCs w:val="24"/>
          <w:rtl/>
          <w:lang w:eastAsia="he-IL"/>
        </w:rPr>
        <w:t>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 לפעולה משפטית או בלתי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 למתן שירותי המתכנן או אם ארע אירוע דומה.</w:t>
      </w:r>
    </w:p>
    <w:p w14:paraId="665FB69A"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חל שינוי בהחזקת המניות ו/או בהרכב המנהלים של המתכנן.</w:t>
      </w:r>
    </w:p>
    <w:p w14:paraId="00ED1A79"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בוטל החוזה כאמור בסעיף 12.3.1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צע עד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טול החוזה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וזאת לפי השיעור המפורט בנספחים </w:t>
      </w:r>
      <w:r w:rsidRPr="00435A20">
        <w:rPr>
          <w:rFonts w:ascii="Times New Roman" w:eastAsia="Times New Roman" w:hAnsi="Times New Roman" w:cs="David"/>
          <w:bCs/>
          <w:sz w:val="20"/>
          <w:szCs w:val="24"/>
          <w:rtl/>
          <w:lang w:eastAsia="he-IL"/>
        </w:rPr>
        <w:t>ד'</w:t>
      </w:r>
      <w:r w:rsidRPr="00435A20">
        <w:rPr>
          <w:rFonts w:ascii="Times New Roman" w:eastAsia="Times New Roman" w:hAnsi="Times New Roman" w:cs="David" w:hint="cs"/>
          <w:bCs/>
          <w:sz w:val="20"/>
          <w:szCs w:val="24"/>
          <w:rtl/>
          <w:lang w:eastAsia="he-IL"/>
        </w:rPr>
        <w:t xml:space="preserve"> </w:t>
      </w:r>
      <w:r w:rsidRPr="00435A20">
        <w:rPr>
          <w:rFonts w:ascii="Times New Roman" w:eastAsia="Times New Roman" w:hAnsi="Times New Roman" w:cs="David"/>
          <w:bCs/>
          <w:sz w:val="20"/>
          <w:szCs w:val="24"/>
          <w:rtl/>
          <w:lang w:eastAsia="he-IL"/>
        </w:rPr>
        <w:t xml:space="preserve">ו -ה' </w:t>
      </w:r>
      <w:r w:rsidRPr="00435A20">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435A20">
        <w:rPr>
          <w:rFonts w:ascii="Times New Roman" w:eastAsia="Times New Roman" w:hAnsi="Times New Roman" w:cs="David"/>
          <w:bCs/>
          <w:sz w:val="20"/>
          <w:szCs w:val="24"/>
          <w:rtl/>
          <w:lang w:eastAsia="he-IL"/>
        </w:rPr>
        <w:t xml:space="preserve">ד' ו-ה' </w:t>
      </w:r>
      <w:r w:rsidRPr="00435A20">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231D5658"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הודעה בדבר הבאת החוזה לידי גמר כאמור בסעיף 12.3.1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לא תשמש עילה למתכנן לתביעת פיצויים כלשהם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לטענה</w:t>
      </w:r>
      <w:r w:rsidRPr="00435A20">
        <w:rPr>
          <w:rFonts w:ascii="Times New Roman" w:eastAsia="Times New Roman" w:hAnsi="Times New Roman" w:cs="David" w:hint="cs"/>
          <w:sz w:val="20"/>
          <w:szCs w:val="24"/>
          <w:rtl/>
          <w:lang w:eastAsia="he-IL"/>
        </w:rPr>
        <w:t xml:space="preserve"> ו/או לדרישה ו/או לתלונה</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ל</w:t>
      </w:r>
      <w:r w:rsidRPr="00435A20">
        <w:rPr>
          <w:rFonts w:ascii="Times New Roman" w:eastAsia="Times New Roman" w:hAnsi="Times New Roman" w:cs="David"/>
          <w:sz w:val="20"/>
          <w:szCs w:val="24"/>
          <w:rtl/>
          <w:lang w:eastAsia="he-IL"/>
        </w:rPr>
        <w:t>תביעה כלשהי, פרט לאמור בסעיף 12.3.2 לעיל, והשכר שישולם לפי סעיף 12.3.2</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ובין מכוח עילה כלשהי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הדין.</w:t>
      </w:r>
    </w:p>
    <w:p w14:paraId="37864543"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 למתן השירותים ע</w:t>
      </w:r>
      <w:r w:rsidRPr="00435A20">
        <w:rPr>
          <w:rFonts w:ascii="Times New Roman" w:eastAsia="Times New Roman" w:hAnsi="Times New Roman" w:cs="David" w:hint="cs"/>
          <w:sz w:val="20"/>
          <w:szCs w:val="24"/>
          <w:rtl/>
          <w:lang w:eastAsia="he-IL"/>
        </w:rPr>
        <w:t>ל פ</w:t>
      </w:r>
      <w:r w:rsidRPr="00435A20">
        <w:rPr>
          <w:rFonts w:ascii="Times New Roman" w:eastAsia="Times New Roman" w:hAnsi="Times New Roman" w:cs="David"/>
          <w:sz w:val="20"/>
          <w:szCs w:val="24"/>
          <w:rtl/>
          <w:lang w:eastAsia="he-IL"/>
        </w:rPr>
        <w:t>י חוזה זה או אם אירע אירוע דומה למתכנן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המזמין זכאי לבטל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החוזה ויחולו הוראות סעיפים 12.3.2 ו - 12.3.3 לעיל.</w:t>
      </w:r>
    </w:p>
    <w:p w14:paraId="351BF1C5"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התשלום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סעיפים 12.1, 12.2 ו-12.3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הסעיפים הנ"ל.</w:t>
      </w:r>
    </w:p>
    <w:p w14:paraId="0C16ED3C"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בכל מקרה של הבאת חוזה</w:t>
      </w:r>
      <w:r w:rsidRPr="00435A20">
        <w:rPr>
          <w:rFonts w:ascii="Times New Roman" w:eastAsia="Times New Roman" w:hAnsi="Times New Roman" w:cs="David" w:hint="cs"/>
          <w:sz w:val="20"/>
          <w:szCs w:val="24"/>
          <w:rtl/>
          <w:lang w:eastAsia="he-IL"/>
        </w:rPr>
        <w:t xml:space="preserve"> זה לידי</w:t>
      </w:r>
      <w:r w:rsidRPr="00435A20">
        <w:rPr>
          <w:rFonts w:ascii="Times New Roman" w:eastAsia="Times New Roman" w:hAnsi="Times New Roman" w:cs="David"/>
          <w:sz w:val="20"/>
          <w:szCs w:val="24"/>
          <w:rtl/>
          <w:lang w:eastAsia="he-IL"/>
        </w:rPr>
        <w:t xml:space="preserve"> גמר או ביטולו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המזמין זכאי למסור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המשך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6697C207"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אימת שהמתכנן לא יקיים איזו מהתחייבויותיו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6FB7F53"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59508BDC" w14:textId="77777777" w:rsidR="00435A20" w:rsidRPr="00435A20" w:rsidRDefault="00435A20" w:rsidP="00BA7779">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021268AB" w14:textId="77777777" w:rsidR="00435A20" w:rsidRPr="00435A20" w:rsidRDefault="00435A20" w:rsidP="00BA7779">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17461142" w14:textId="77777777" w:rsidR="00435A20" w:rsidRPr="00435A20" w:rsidRDefault="00435A20" w:rsidP="00BA7779">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העברת זכויות</w:t>
      </w:r>
    </w:p>
    <w:p w14:paraId="7610E01A"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אין המתכנן רשאי להסב לאחר את החוזה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כל חלק ממנו, וכן אין הוא רשאי להעביר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להסב לאחר כל זכות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חובה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אלא בהסכמת המזמין בכתב ומראש.</w:t>
      </w:r>
    </w:p>
    <w:p w14:paraId="00722F19"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אין המתכנן רשאי למסור לאחר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כולם או מקצתם, אלא בהסכמת המזמין בכתב ומראש.</w:t>
      </w:r>
    </w:p>
    <w:p w14:paraId="37858A0E"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ניתנה הסכמת המזמין לפי סעיפים 13.1 או 13.2 לעיל, הרי </w:t>
      </w:r>
      <w:r w:rsidRPr="00435A20">
        <w:rPr>
          <w:rFonts w:ascii="Times New Roman" w:eastAsia="Times New Roman" w:hAnsi="Times New Roman" w:cs="David" w:hint="cs"/>
          <w:sz w:val="20"/>
          <w:szCs w:val="24"/>
          <w:rtl/>
          <w:lang w:eastAsia="he-IL"/>
        </w:rPr>
        <w:t>ש</w:t>
      </w:r>
      <w:r w:rsidRPr="00435A20">
        <w:rPr>
          <w:rFonts w:ascii="Times New Roman" w:eastAsia="Times New Roman" w:hAnsi="Times New Roman" w:cs="David"/>
          <w:sz w:val="20"/>
          <w:szCs w:val="24"/>
          <w:rtl/>
          <w:lang w:eastAsia="he-IL"/>
        </w:rPr>
        <w:t>אין בכך כדי לפטור את המתכנן מאחריותו והתחייבויותיו לפי חוזה</w:t>
      </w:r>
      <w:r w:rsidRPr="00435A20">
        <w:rPr>
          <w:rFonts w:ascii="Times New Roman" w:eastAsia="Times New Roman" w:hAnsi="Times New Roman" w:cs="David" w:hint="cs"/>
          <w:sz w:val="20"/>
          <w:szCs w:val="24"/>
          <w:rtl/>
          <w:lang w:eastAsia="he-IL"/>
        </w:rPr>
        <w:t xml:space="preserve"> זה על נספחיו</w:t>
      </w:r>
      <w:r w:rsidRPr="00435A20">
        <w:rPr>
          <w:rFonts w:ascii="Times New Roman" w:eastAsia="Times New Roman" w:hAnsi="Times New Roman" w:cs="David"/>
          <w:sz w:val="20"/>
          <w:szCs w:val="24"/>
          <w:rtl/>
          <w:lang w:eastAsia="he-IL"/>
        </w:rPr>
        <w:t xml:space="preserve"> ומזכויות המזמין על פיו, והמתכנן </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ישא באחריות מלאה, כלפי המזמין וכלפי </w:t>
      </w:r>
      <w:r w:rsidRPr="00435A20">
        <w:rPr>
          <w:rFonts w:ascii="Times New Roman" w:eastAsia="Times New Roman" w:hAnsi="Times New Roman" w:cs="David" w:hint="cs"/>
          <w:sz w:val="20"/>
          <w:szCs w:val="24"/>
          <w:rtl/>
          <w:lang w:eastAsia="he-IL"/>
        </w:rPr>
        <w:t xml:space="preserve">כל </w:t>
      </w:r>
      <w:r w:rsidRPr="00435A20">
        <w:rPr>
          <w:rFonts w:ascii="Times New Roman" w:eastAsia="Times New Roman" w:hAnsi="Times New Roman" w:cs="David"/>
          <w:sz w:val="20"/>
          <w:szCs w:val="24"/>
          <w:rtl/>
          <w:lang w:eastAsia="he-IL"/>
        </w:rPr>
        <w:t xml:space="preserve">צד שלישי שהוא, גם לכל מעשה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באי כחם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עובדיהם</w:t>
      </w:r>
      <w:r w:rsidRPr="00435A20">
        <w:rPr>
          <w:rFonts w:ascii="Times New Roman" w:eastAsia="Times New Roman" w:hAnsi="Times New Roman" w:cs="David" w:hint="cs"/>
          <w:sz w:val="20"/>
          <w:szCs w:val="24"/>
          <w:rtl/>
          <w:lang w:eastAsia="he-IL"/>
        </w:rPr>
        <w:t xml:space="preserve"> ו/או מי מטעמם</w:t>
      </w:r>
      <w:r w:rsidRPr="00435A20">
        <w:rPr>
          <w:rFonts w:ascii="Times New Roman" w:eastAsia="Times New Roman" w:hAnsi="Times New Roman" w:cs="David"/>
          <w:sz w:val="20"/>
          <w:szCs w:val="24"/>
          <w:rtl/>
          <w:lang w:eastAsia="he-IL"/>
        </w:rPr>
        <w:t>, ואילו למזמין ישמרו כל זכויותיו כלפי המתכנן.</w:t>
      </w:r>
    </w:p>
    <w:p w14:paraId="190E08DE"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בות המתכנן כמתחייב מהאמור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החוזה ויחולו הוראות סעיף 12.3.2 ו-12.3.3 לעיל.</w:t>
      </w:r>
    </w:p>
    <w:p w14:paraId="4A76DA0E"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4C9827C6" w14:textId="77777777" w:rsidR="00435A20" w:rsidRPr="00435A20" w:rsidRDefault="00435A20" w:rsidP="00BA7779">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435A20">
        <w:rPr>
          <w:rFonts w:ascii="Times New Roman" w:eastAsia="Times New Roman" w:hAnsi="Times New Roman" w:cs="David"/>
          <w:bCs/>
          <w:sz w:val="20"/>
          <w:szCs w:val="24"/>
          <w:u w:val="single"/>
          <w:rtl/>
          <w:lang w:eastAsia="he-IL"/>
        </w:rPr>
        <w:t>סיום שרותי המתכנן</w:t>
      </w:r>
    </w:p>
    <w:p w14:paraId="043AA4DC"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יחושבו כבאים לסיום בכל אחד מהמקרים הבאים:</w:t>
      </w:r>
    </w:p>
    <w:p w14:paraId="58D33BCD" w14:textId="77777777" w:rsidR="00435A20" w:rsidRPr="00435A20" w:rsidRDefault="00435A20" w:rsidP="00BA7779">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הובא לידי </w:t>
      </w:r>
      <w:r w:rsidRPr="00435A20">
        <w:rPr>
          <w:rFonts w:ascii="Times New Roman" w:eastAsia="Times New Roman" w:hAnsi="Times New Roman" w:cs="David" w:hint="cs"/>
          <w:sz w:val="20"/>
          <w:szCs w:val="24"/>
          <w:rtl/>
          <w:lang w:eastAsia="he-IL"/>
        </w:rPr>
        <w:t>גמר</w:t>
      </w:r>
      <w:r w:rsidRPr="00435A20">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3AAA03EF" w14:textId="77777777" w:rsidR="00435A20" w:rsidRPr="00435A20" w:rsidRDefault="00435A20" w:rsidP="00BA7779">
      <w:pPr>
        <w:widowControl w:val="0"/>
        <w:numPr>
          <w:ilvl w:val="2"/>
          <w:numId w:val="1"/>
        </w:numPr>
        <w:tabs>
          <w:tab w:val="left" w:pos="7597"/>
        </w:tabs>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עם מתן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בכתב ע"י המזמין למתכנן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הושלם מתן שרותי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w:t>
      </w:r>
    </w:p>
    <w:p w14:paraId="2765C736" w14:textId="77777777" w:rsidR="00435A20" w:rsidRPr="00435A20" w:rsidRDefault="00435A20" w:rsidP="00BA7779">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435A20">
        <w:rPr>
          <w:rFonts w:ascii="Times New Roman" w:eastAsia="Times New Roman" w:hAnsi="Times New Roman" w:cs="David"/>
          <w:bCs/>
          <w:sz w:val="20"/>
          <w:szCs w:val="24"/>
          <w:u w:val="single"/>
          <w:rtl/>
          <w:lang w:eastAsia="he-IL"/>
        </w:rPr>
        <w:t>סודיות והמצאת מסמכים</w:t>
      </w:r>
    </w:p>
    <w:p w14:paraId="06981EDD"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435A20">
        <w:rPr>
          <w:rFonts w:ascii="Times New Roman" w:eastAsia="Times New Roman" w:hAnsi="Times New Roman" w:cs="David" w:hint="cs"/>
          <w:sz w:val="20"/>
          <w:szCs w:val="24"/>
          <w:rtl/>
          <w:lang w:eastAsia="he-IL"/>
        </w:rPr>
        <w:t>ו/או על ידי</w:t>
      </w:r>
      <w:r w:rsidRPr="00435A20">
        <w:rPr>
          <w:rFonts w:ascii="Times New Roman" w:eastAsia="Times New Roman" w:hAnsi="Times New Roman" w:cs="David"/>
          <w:sz w:val="20"/>
          <w:szCs w:val="24"/>
          <w:rtl/>
          <w:lang w:eastAsia="he-IL"/>
        </w:rPr>
        <w:t xml:space="preserve"> מ</w:t>
      </w:r>
      <w:r w:rsidRPr="00435A20">
        <w:rPr>
          <w:rFonts w:ascii="Times New Roman" w:eastAsia="Times New Roman" w:hAnsi="Times New Roman" w:cs="David" w:hint="cs"/>
          <w:sz w:val="20"/>
          <w:szCs w:val="24"/>
          <w:rtl/>
          <w:lang w:eastAsia="he-IL"/>
        </w:rPr>
        <w:t>י מ</w:t>
      </w:r>
      <w:r w:rsidRPr="00435A20">
        <w:rPr>
          <w:rFonts w:ascii="Times New Roman" w:eastAsia="Times New Roman" w:hAnsi="Times New Roman" w:cs="David"/>
          <w:sz w:val="20"/>
          <w:szCs w:val="24"/>
          <w:rtl/>
          <w:lang w:eastAsia="he-IL"/>
        </w:rPr>
        <w:t xml:space="preserve">טעמו ובין שהוכנו על ידי המזמין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המנהל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 xml:space="preserve">מי </w:t>
      </w:r>
      <w:r w:rsidRPr="00435A20">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4E4B943"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מבלי לגרוע מאחריותו </w:t>
      </w:r>
      <w:r w:rsidRPr="00435A20">
        <w:rPr>
          <w:rFonts w:ascii="Times New Roman" w:eastAsia="Times New Roman" w:hAnsi="Times New Roman" w:cs="David" w:hint="cs"/>
          <w:sz w:val="20"/>
          <w:szCs w:val="24"/>
          <w:rtl/>
          <w:lang w:eastAsia="he-IL"/>
        </w:rPr>
        <w:t xml:space="preserve">של המתכנן </w:t>
      </w:r>
      <w:r w:rsidRPr="00435A20">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יציית המתכנן לכל דרישה של המנהל בדבר נקיטת אמצעי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טחון נוספים לאלה </w:t>
      </w:r>
      <w:r w:rsidRPr="00435A20">
        <w:rPr>
          <w:rFonts w:ascii="Times New Roman" w:eastAsia="Times New Roman" w:hAnsi="Times New Roman" w:cs="David"/>
          <w:sz w:val="20"/>
          <w:szCs w:val="24"/>
          <w:rtl/>
          <w:lang w:eastAsia="he-IL"/>
        </w:rPr>
        <w:lastRenderedPageBreak/>
        <w:t>שננקטו על ידיו. במקרה של תקלה כלשהי למסמכים כאמור לעיל, יודיע המתכנן למנהל מיד עם אירועה.</w:t>
      </w:r>
    </w:p>
    <w:p w14:paraId="25A402ED"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יחתים את עובדיו</w:t>
      </w:r>
      <w:r w:rsidRPr="00435A20">
        <w:rPr>
          <w:rFonts w:ascii="Times New Roman" w:eastAsia="Times New Roman" w:hAnsi="Times New Roman" w:cs="David" w:hint="cs"/>
          <w:sz w:val="20"/>
          <w:szCs w:val="24"/>
          <w:rtl/>
          <w:lang w:eastAsia="he-IL"/>
        </w:rPr>
        <w:t xml:space="preserve"> ו/או שלוחיו ו/או אחר מטעמו</w:t>
      </w:r>
      <w:r w:rsidRPr="00435A20">
        <w:rPr>
          <w:rFonts w:ascii="Times New Roman" w:eastAsia="Times New Roman" w:hAnsi="Times New Roman" w:cs="David"/>
          <w:sz w:val="20"/>
          <w:szCs w:val="24"/>
          <w:rtl/>
          <w:lang w:eastAsia="he-IL"/>
        </w:rPr>
        <w:t xml:space="preserve"> בקשר עם ביצוע הסכם זה</w:t>
      </w:r>
      <w:r w:rsidRPr="00435A20">
        <w:rPr>
          <w:rFonts w:ascii="Times New Roman" w:eastAsia="Times New Roman" w:hAnsi="Times New Roman" w:cs="David" w:hint="cs"/>
          <w:sz w:val="20"/>
          <w:szCs w:val="24"/>
          <w:rtl/>
          <w:lang w:eastAsia="he-IL"/>
        </w:rPr>
        <w:t xml:space="preserve"> על נספחיו,</w:t>
      </w:r>
      <w:r w:rsidRPr="00435A20">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435A20">
        <w:rPr>
          <w:rFonts w:ascii="Times New Roman" w:eastAsia="Times New Roman" w:hAnsi="Times New Roman" w:cs="David"/>
          <w:bCs/>
          <w:sz w:val="20"/>
          <w:szCs w:val="24"/>
          <w:rtl/>
          <w:lang w:eastAsia="he-IL"/>
        </w:rPr>
        <w:t>ו'</w:t>
      </w:r>
      <w:r w:rsidRPr="00435A20">
        <w:rPr>
          <w:rFonts w:ascii="Times New Roman" w:eastAsia="Times New Roman" w:hAnsi="Times New Roman" w:cs="David"/>
          <w:sz w:val="20"/>
          <w:szCs w:val="24"/>
          <w:rtl/>
          <w:lang w:eastAsia="he-IL"/>
        </w:rPr>
        <w:t>,.</w:t>
      </w:r>
    </w:p>
    <w:p w14:paraId="201111CB"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לפי דרישת המזמין ועם סיום שרותי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435A20">
        <w:rPr>
          <w:rFonts w:ascii="Times New Roman" w:eastAsia="Times New Roman" w:hAnsi="Times New Roman" w:cs="David" w:hint="cs"/>
          <w:sz w:val="20"/>
          <w:szCs w:val="24"/>
          <w:rtl/>
          <w:lang w:eastAsia="he-IL"/>
        </w:rPr>
        <w:t>.</w:t>
      </w:r>
    </w:p>
    <w:p w14:paraId="49E46E77" w14:textId="77777777" w:rsidR="00435A20" w:rsidRPr="00435A20" w:rsidRDefault="00435A20" w:rsidP="00435A2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B6E9D47" w14:textId="77777777" w:rsidR="00435A20" w:rsidRPr="00435A20" w:rsidRDefault="00435A20" w:rsidP="00133A0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435A20">
        <w:rPr>
          <w:rFonts w:ascii="Times New Roman" w:eastAsia="Times New Roman" w:hAnsi="Times New Roman" w:cs="David"/>
          <w:bCs/>
          <w:sz w:val="20"/>
          <w:szCs w:val="24"/>
          <w:u w:val="single"/>
          <w:rtl/>
          <w:lang w:eastAsia="he-IL"/>
        </w:rPr>
        <w:t>ויתור על זכויות מצד המתכנן</w:t>
      </w:r>
    </w:p>
    <w:p w14:paraId="3D9482A9" w14:textId="77777777" w:rsidR="00435A20" w:rsidRPr="00435A20" w:rsidRDefault="00435A20" w:rsidP="00133A0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השתמש המזמין כדין בסמכות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435A20">
        <w:rPr>
          <w:rFonts w:ascii="Times New Roman" w:eastAsia="Times New Roman" w:hAnsi="Times New Roman" w:cs="David" w:hint="cs"/>
          <w:sz w:val="20"/>
          <w:szCs w:val="24"/>
          <w:rtl/>
          <w:lang w:eastAsia="he-IL"/>
        </w:rPr>
        <w:t>מתכנן כל טענה ו/או דרישה ו/או תלונה ו/או</w:t>
      </w:r>
      <w:r w:rsidRPr="00435A20">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w:t>
      </w:r>
      <w:r w:rsidRPr="00435A20">
        <w:rPr>
          <w:rFonts w:ascii="Times New Roman" w:eastAsia="Times New Roman" w:hAnsi="Times New Roman" w:cs="David" w:hint="cs"/>
          <w:sz w:val="20"/>
          <w:szCs w:val="24"/>
          <w:rtl/>
          <w:lang w:eastAsia="he-IL"/>
        </w:rPr>
        <w:t xml:space="preserve"> שיפוי ו/או</w:t>
      </w:r>
      <w:r w:rsidRPr="00435A20">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פגיעה במוניטין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הפסד</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לרבות הפסד רווח העלולים להיגרם לו עקב הביטול</w:t>
      </w:r>
      <w:r w:rsidRPr="00435A20">
        <w:rPr>
          <w:rFonts w:ascii="Times New Roman" w:eastAsia="Times New Roman" w:hAnsi="Times New Roman" w:cs="David" w:hint="cs"/>
          <w:sz w:val="20"/>
          <w:szCs w:val="24"/>
          <w:rtl/>
          <w:lang w:eastAsia="he-IL"/>
        </w:rPr>
        <w:t xml:space="preserve"> או</w:t>
      </w:r>
      <w:r w:rsidRPr="00435A20">
        <w:rPr>
          <w:rFonts w:ascii="Times New Roman" w:eastAsia="Times New Roman" w:hAnsi="Times New Roman" w:cs="David"/>
          <w:sz w:val="20"/>
          <w:szCs w:val="24"/>
          <w:rtl/>
          <w:lang w:eastAsia="he-IL"/>
        </w:rPr>
        <w:t xml:space="preserve"> ההפסקה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מכל סיבה אחרת.</w:t>
      </w:r>
    </w:p>
    <w:p w14:paraId="05656D62" w14:textId="77777777" w:rsidR="00435A20" w:rsidRPr="00435A20" w:rsidRDefault="00435A20" w:rsidP="00133A0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שביצע המתכנן על פי חוזה זה.</w:t>
      </w:r>
    </w:p>
    <w:p w14:paraId="1F21EFDE" w14:textId="77777777" w:rsidR="00435A20" w:rsidRPr="00435A20" w:rsidRDefault="00435A20" w:rsidP="00133A0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המשך ביצוע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מסירתם לידי מתכנן אחר, והינו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73FBD204" w14:textId="77777777" w:rsidR="00435A20" w:rsidRPr="00435A20" w:rsidRDefault="00435A20" w:rsidP="00133A0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שונות</w:t>
      </w:r>
    </w:p>
    <w:p w14:paraId="1EB4D067"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הראשי במשרד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מתחייב לבצע את השירותים שעליו לבצע אישית ע</w:t>
      </w:r>
      <w:r w:rsidRPr="00435A20">
        <w:rPr>
          <w:rFonts w:ascii="Times New Roman" w:eastAsia="Times New Roman" w:hAnsi="Times New Roman" w:cs="David" w:hint="cs"/>
          <w:sz w:val="20"/>
          <w:szCs w:val="24"/>
          <w:rtl/>
          <w:lang w:eastAsia="he-IL"/>
        </w:rPr>
        <w:t>ל פ</w:t>
      </w:r>
      <w:r w:rsidRPr="00435A20">
        <w:rPr>
          <w:rFonts w:ascii="Times New Roman" w:eastAsia="Times New Roman" w:hAnsi="Times New Roman" w:cs="David"/>
          <w:sz w:val="20"/>
          <w:szCs w:val="24"/>
          <w:rtl/>
          <w:lang w:eastAsia="he-IL"/>
        </w:rPr>
        <w:t>י חוזה</w:t>
      </w:r>
      <w:r w:rsidRPr="00435A20">
        <w:rPr>
          <w:rFonts w:ascii="Times New Roman" w:eastAsia="Times New Roman" w:hAnsi="Times New Roman" w:cs="David" w:hint="cs"/>
          <w:sz w:val="20"/>
          <w:szCs w:val="24"/>
          <w:rtl/>
          <w:lang w:eastAsia="he-IL"/>
        </w:rPr>
        <w:t xml:space="preserve"> זה והינו</w:t>
      </w:r>
      <w:r w:rsidRPr="00435A20">
        <w:rPr>
          <w:rFonts w:ascii="Times New Roman" w:eastAsia="Times New Roman" w:hAnsi="Times New Roman" w:cs="David"/>
          <w:sz w:val="20"/>
          <w:szCs w:val="24"/>
          <w:rtl/>
          <w:lang w:eastAsia="he-IL"/>
        </w:rPr>
        <w:t xml:space="preserve"> אחראי וערב כלפי המזמין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התחייבויות המתכנן לפי חוזה</w:t>
      </w:r>
      <w:r w:rsidRPr="00435A20">
        <w:rPr>
          <w:rFonts w:ascii="Times New Roman" w:eastAsia="Times New Roman" w:hAnsi="Times New Roman" w:cs="David" w:hint="cs"/>
          <w:sz w:val="20"/>
          <w:szCs w:val="24"/>
          <w:rtl/>
          <w:lang w:eastAsia="he-IL"/>
        </w:rPr>
        <w:t xml:space="preserve"> זה על נספחיו</w:t>
      </w:r>
      <w:r w:rsidRPr="00435A20">
        <w:rPr>
          <w:rFonts w:ascii="Times New Roman" w:eastAsia="Times New Roman" w:hAnsi="Times New Roman" w:cs="David"/>
          <w:sz w:val="20"/>
          <w:szCs w:val="24"/>
          <w:rtl/>
          <w:lang w:eastAsia="he-IL"/>
        </w:rPr>
        <w:t>.</w:t>
      </w:r>
    </w:p>
    <w:p w14:paraId="19ABB718"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צד אשר יפר או לא יקיים איזו מהתחייבויותיו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יהיה חייב לפצות את הצד המקיים על כל הנזקים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ההפסדים שיגרמו לו עקב כך</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וזאת מבלי לגרוע מזכות הצד המקיים לכל סעד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תרופה אחרים ו/או נוספים.</w:t>
      </w:r>
    </w:p>
    <w:p w14:paraId="6B9BC59E" w14:textId="77777777" w:rsidR="00435A20" w:rsidRPr="00435A20" w:rsidRDefault="00435A20" w:rsidP="00133A0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למניעת ספקות מוצהר במפורש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51F93D8D" w14:textId="77777777" w:rsidR="00435A20" w:rsidRPr="00435A20" w:rsidRDefault="00435A20" w:rsidP="00133A0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435A20">
        <w:rPr>
          <w:rFonts w:ascii="Times New Roman" w:eastAsia="Times New Roman" w:hAnsi="Times New Roman" w:cs="David" w:hint="cs"/>
          <w:sz w:val="20"/>
          <w:szCs w:val="24"/>
          <w:rtl/>
          <w:lang w:eastAsia="he-IL"/>
        </w:rPr>
        <w:t>נבע</w:t>
      </w:r>
      <w:r w:rsidRPr="00435A20">
        <w:rPr>
          <w:rFonts w:ascii="Times New Roman" w:eastAsia="Times New Roman" w:hAnsi="Times New Roman" w:cs="David"/>
          <w:sz w:val="20"/>
          <w:szCs w:val="24"/>
          <w:rtl/>
          <w:lang w:eastAsia="he-IL"/>
        </w:rPr>
        <w:t xml:space="preserve"> מאי עמידתו בהתחייבויותיו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 זה.</w:t>
      </w:r>
    </w:p>
    <w:p w14:paraId="61BB2D80"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המזמין זכאי לקזז כנגד כל סכום המגיע למתכנן מאת המזמין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64CD7B30"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מוסכם במפורש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כל </w:t>
      </w:r>
      <w:r w:rsidRPr="00435A20">
        <w:rPr>
          <w:rFonts w:ascii="Times New Roman" w:eastAsia="Times New Roman" w:hAnsi="Times New Roman" w:cs="David" w:hint="cs"/>
          <w:sz w:val="20"/>
          <w:szCs w:val="24"/>
          <w:rtl/>
          <w:lang w:eastAsia="he-IL"/>
        </w:rPr>
        <w:t>אחת</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אחת מהתחייבויות המזמין ע</w:t>
      </w:r>
      <w:r w:rsidRPr="00435A20">
        <w:rPr>
          <w:rFonts w:ascii="Times New Roman" w:eastAsia="Times New Roman" w:hAnsi="Times New Roman" w:cs="David" w:hint="cs"/>
          <w:sz w:val="20"/>
          <w:szCs w:val="24"/>
          <w:rtl/>
          <w:lang w:eastAsia="he-IL"/>
        </w:rPr>
        <w:t>ל פ</w:t>
      </w:r>
      <w:r w:rsidRPr="00435A20">
        <w:rPr>
          <w:rFonts w:ascii="Times New Roman" w:eastAsia="Times New Roman" w:hAnsi="Times New Roman" w:cs="David"/>
          <w:sz w:val="20"/>
          <w:szCs w:val="24"/>
          <w:rtl/>
          <w:lang w:eastAsia="he-IL"/>
        </w:rPr>
        <w:t>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מותנה בכך שהמתכנן יקיים תחילה את התחייבויותיו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עד לאותו מועד. המזמין זכאי, מבלי לפגוע </w:t>
      </w:r>
      <w:r w:rsidRPr="00435A20">
        <w:rPr>
          <w:rFonts w:ascii="Times New Roman" w:eastAsia="Times New Roman" w:hAnsi="Times New Roman" w:cs="David" w:hint="cs"/>
          <w:sz w:val="20"/>
          <w:szCs w:val="24"/>
          <w:rtl/>
          <w:lang w:eastAsia="he-IL"/>
        </w:rPr>
        <w:t>מכלליות ה</w:t>
      </w:r>
      <w:r w:rsidRPr="00435A20">
        <w:rPr>
          <w:rFonts w:ascii="Times New Roman" w:eastAsia="Times New Roman" w:hAnsi="Times New Roman" w:cs="David"/>
          <w:sz w:val="20"/>
          <w:szCs w:val="24"/>
          <w:rtl/>
          <w:lang w:eastAsia="he-IL"/>
        </w:rPr>
        <w:t>אמור בכל מקום אחר בחוזה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לעכב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התחי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39FBCBA9"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שום התנהגות מצד</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של מי</w:t>
      </w:r>
      <w:r w:rsidRPr="00435A20">
        <w:rPr>
          <w:rFonts w:ascii="Times New Roman" w:eastAsia="Times New Roman" w:hAnsi="Times New Roman" w:cs="David"/>
          <w:sz w:val="20"/>
          <w:szCs w:val="24"/>
          <w:rtl/>
          <w:lang w:eastAsia="he-IL"/>
        </w:rPr>
        <w:t xml:space="preserve"> מהצדדים לא תחשב כויתור על איזה מזכויותיו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ו/או</w:t>
      </w:r>
      <w:r w:rsidRPr="00435A20">
        <w:rPr>
          <w:rFonts w:ascii="Times New Roman" w:eastAsia="Times New Roman" w:hAnsi="Times New Roman" w:cs="David"/>
          <w:sz w:val="20"/>
          <w:szCs w:val="24"/>
          <w:rtl/>
          <w:lang w:eastAsia="he-IL"/>
        </w:rPr>
        <w:t xml:space="preserve"> ע</w:t>
      </w:r>
      <w:r w:rsidRPr="00435A20">
        <w:rPr>
          <w:rFonts w:ascii="Times New Roman" w:eastAsia="Times New Roman" w:hAnsi="Times New Roman" w:cs="David" w:hint="cs"/>
          <w:sz w:val="20"/>
          <w:szCs w:val="24"/>
          <w:rtl/>
          <w:lang w:eastAsia="he-IL"/>
        </w:rPr>
        <w:t>ל פי כל</w:t>
      </w:r>
      <w:r w:rsidRPr="00435A20">
        <w:rPr>
          <w:rFonts w:ascii="Times New Roman" w:eastAsia="Times New Roman" w:hAnsi="Times New Roman" w:cs="David"/>
          <w:sz w:val="20"/>
          <w:szCs w:val="24"/>
          <w:rtl/>
          <w:lang w:eastAsia="he-IL"/>
        </w:rPr>
        <w:t xml:space="preserve"> דין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כויתור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כהסכמה מצדו לאיזה הפרה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אי קיום של תנאי מתנאי חוזה</w:t>
      </w:r>
      <w:r w:rsidRPr="00435A20">
        <w:rPr>
          <w:rFonts w:ascii="Times New Roman" w:eastAsia="Times New Roman" w:hAnsi="Times New Roman" w:cs="David" w:hint="cs"/>
          <w:sz w:val="20"/>
          <w:szCs w:val="24"/>
          <w:rtl/>
          <w:lang w:eastAsia="he-IL"/>
        </w:rPr>
        <w:t xml:space="preserve"> זה ו/</w:t>
      </w:r>
      <w:r w:rsidRPr="00435A20">
        <w:rPr>
          <w:rFonts w:ascii="Times New Roman" w:eastAsia="Times New Roman" w:hAnsi="Times New Roman" w:cs="David"/>
          <w:sz w:val="20"/>
          <w:szCs w:val="24"/>
          <w:rtl/>
          <w:lang w:eastAsia="he-IL"/>
        </w:rPr>
        <w:t xml:space="preserve"> או כנותנת דחייה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ארכה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כל פעולה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ש</w:t>
      </w:r>
      <w:r w:rsidRPr="00435A20">
        <w:rPr>
          <w:rFonts w:ascii="Times New Roman" w:eastAsia="Times New Roman" w:hAnsi="Times New Roman" w:cs="David"/>
          <w:sz w:val="20"/>
          <w:szCs w:val="24"/>
          <w:rtl/>
          <w:lang w:eastAsia="he-IL"/>
        </w:rPr>
        <w:t>יש לעשותה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נוי</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טול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תוספת של תנאי </w:t>
      </w:r>
      <w:r w:rsidRPr="00435A20">
        <w:rPr>
          <w:rFonts w:ascii="Times New Roman" w:eastAsia="Times New Roman" w:hAnsi="Times New Roman" w:cs="David" w:hint="cs"/>
          <w:sz w:val="20"/>
          <w:szCs w:val="24"/>
          <w:rtl/>
          <w:lang w:eastAsia="he-IL"/>
        </w:rPr>
        <w:t>כלשהו</w:t>
      </w:r>
      <w:r w:rsidRPr="00435A20">
        <w:rPr>
          <w:rFonts w:ascii="Times New Roman" w:eastAsia="Times New Roman" w:hAnsi="Times New Roman" w:cs="David"/>
          <w:sz w:val="20"/>
          <w:szCs w:val="24"/>
          <w:rtl/>
          <w:lang w:eastAsia="he-IL"/>
        </w:rPr>
        <w:t>, אלא אם נעשו במפורש ובכתב.</w:t>
      </w:r>
    </w:p>
    <w:p w14:paraId="0BC0E977" w14:textId="77777777" w:rsidR="00435A20" w:rsidRPr="00435A20" w:rsidRDefault="00435A20" w:rsidP="00133A0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מכלליות האמור לעיל -</w:t>
      </w:r>
    </w:p>
    <w:p w14:paraId="02C93042"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7B4D0606"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תור כלשהו על זכויות וחובות לפי החוזה.</w:t>
      </w:r>
    </w:p>
    <w:p w14:paraId="54ED2145" w14:textId="77777777" w:rsidR="00435A20" w:rsidRPr="00435A20" w:rsidRDefault="00435A20" w:rsidP="00133A0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במידה והמתכנן כולל מספר גופים או יחידים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8224609"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435A20">
        <w:rPr>
          <w:rFonts w:ascii="Times New Roman" w:eastAsia="Times New Roman" w:hAnsi="Times New Roman" w:cs="David" w:hint="cs"/>
          <w:b/>
          <w:bCs/>
          <w:sz w:val="24"/>
          <w:szCs w:val="24"/>
          <w:rtl/>
          <w:lang w:eastAsia="he-IL"/>
        </w:rPr>
        <w:t>א</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בגין כל חיוב מחיובי המזמין </w:t>
      </w:r>
      <w:r w:rsidRPr="00435A20">
        <w:rPr>
          <w:rFonts w:ascii="Times New Roman" w:eastAsia="Times New Roman" w:hAnsi="Times New Roman" w:cs="David" w:hint="cs"/>
          <w:sz w:val="24"/>
          <w:szCs w:val="24"/>
          <w:rtl/>
          <w:lang w:eastAsia="he-IL"/>
        </w:rPr>
        <w:t>על פי</w:t>
      </w:r>
      <w:r w:rsidRPr="00435A20">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435A20">
        <w:rPr>
          <w:rFonts w:ascii="Times New Roman" w:eastAsia="Times New Roman" w:hAnsi="Times New Roman" w:cs="David" w:hint="cs"/>
          <w:sz w:val="24"/>
          <w:szCs w:val="24"/>
          <w:rtl/>
          <w:lang w:eastAsia="he-IL"/>
        </w:rPr>
        <w:t>על פ</w:t>
      </w:r>
      <w:r w:rsidRPr="00435A20">
        <w:rPr>
          <w:rFonts w:ascii="Times New Roman" w:eastAsia="Times New Roman" w:hAnsi="Times New Roman" w:cs="David"/>
          <w:sz w:val="24"/>
          <w:szCs w:val="24"/>
          <w:rtl/>
          <w:lang w:eastAsia="he-IL"/>
        </w:rPr>
        <w:t>י חוזה זה. וזאת מבלי לגרוע מהאמור להלן בסיפא לס"ק זה.</w:t>
      </w:r>
    </w:p>
    <w:p w14:paraId="45E5854F" w14:textId="77777777" w:rsidR="00435A20" w:rsidRPr="00435A20" w:rsidRDefault="00435A20" w:rsidP="00133A00">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b/>
          <w:sz w:val="20"/>
          <w:szCs w:val="24"/>
          <w:rtl/>
          <w:lang w:eastAsia="he-IL"/>
        </w:rPr>
        <w:t>המתכנן מתחייב בזה</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כי כל דרישה</w:t>
      </w:r>
      <w:r w:rsidRPr="00435A20">
        <w:rPr>
          <w:rFonts w:ascii="Times New Roman" w:eastAsia="Times New Roman" w:hAnsi="Times New Roman" w:cs="David" w:hint="cs"/>
          <w:b/>
          <w:sz w:val="20"/>
          <w:szCs w:val="24"/>
          <w:rtl/>
          <w:lang w:eastAsia="he-IL"/>
        </w:rPr>
        <w:t xml:space="preserve"> ו/או תלונה</w:t>
      </w:r>
      <w:r w:rsidRPr="00435A20">
        <w:rPr>
          <w:rFonts w:ascii="Times New Roman" w:eastAsia="Times New Roman" w:hAnsi="Times New Roman" w:cs="David"/>
          <w:b/>
          <w:sz w:val="20"/>
          <w:szCs w:val="24"/>
          <w:rtl/>
          <w:lang w:eastAsia="he-IL"/>
        </w:rPr>
        <w:t xml:space="preserve"> </w:t>
      </w:r>
      <w:r w:rsidRPr="00435A20">
        <w:rPr>
          <w:rFonts w:ascii="Times New Roman" w:eastAsia="Times New Roman" w:hAnsi="Times New Roman" w:cs="David" w:hint="cs"/>
          <w:b/>
          <w:sz w:val="20"/>
          <w:szCs w:val="24"/>
          <w:rtl/>
          <w:lang w:eastAsia="he-IL"/>
        </w:rPr>
        <w:t xml:space="preserve">ו/או </w:t>
      </w:r>
      <w:r w:rsidRPr="00435A20">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435A20">
        <w:rPr>
          <w:rFonts w:ascii="Times New Roman" w:eastAsia="Times New Roman" w:hAnsi="Times New Roman" w:cs="David" w:hint="cs"/>
          <w:b/>
          <w:sz w:val="20"/>
          <w:szCs w:val="24"/>
          <w:rtl/>
          <w:lang w:eastAsia="he-IL"/>
        </w:rPr>
        <w:t>ל פי</w:t>
      </w:r>
      <w:r w:rsidRPr="00435A20">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435A20">
        <w:rPr>
          <w:rFonts w:ascii="Times New Roman" w:eastAsia="Times New Roman" w:hAnsi="Times New Roman" w:cs="David" w:hint="cs"/>
          <w:bCs/>
          <w:sz w:val="20"/>
          <w:szCs w:val="24"/>
          <w:rtl/>
          <w:lang w:eastAsia="he-IL"/>
        </w:rPr>
        <w:t>א</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אותו דין</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יחול לגבי תביעה של מי מיחידי המזמין כנגד המתכנן</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קרי</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תביעה כאמור</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435A20">
        <w:rPr>
          <w:rFonts w:ascii="Times New Roman" w:eastAsia="Times New Roman" w:hAnsi="Times New Roman" w:cs="David" w:hint="cs"/>
          <w:bCs/>
          <w:sz w:val="20"/>
          <w:szCs w:val="24"/>
          <w:rtl/>
          <w:lang w:eastAsia="he-IL"/>
        </w:rPr>
        <w:t>א</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w:t>
      </w:r>
    </w:p>
    <w:p w14:paraId="113810D4"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2EEA426C" w14:textId="77777777" w:rsidR="00435A20" w:rsidRPr="00435A20" w:rsidRDefault="00435A20" w:rsidP="00133A0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למען הסר ספק</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מוסכם ומוצהר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6C0305EB" w14:textId="77777777" w:rsid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4"/>
          <w:szCs w:val="24"/>
          <w:rtl/>
          <w:lang w:eastAsia="he-IL"/>
        </w:rPr>
        <w:t xml:space="preserve">כל ההוצאות ומס הבולים בגין החוזה ובגין כל המסמכים, החשבונות והערבויות שיערכו על פיו ובקשר </w:t>
      </w:r>
      <w:r w:rsidRPr="00435A20">
        <w:rPr>
          <w:rFonts w:ascii="Times New Roman" w:eastAsia="Times New Roman" w:hAnsi="Times New Roman" w:cs="David"/>
          <w:sz w:val="24"/>
          <w:szCs w:val="24"/>
          <w:rtl/>
          <w:lang w:eastAsia="he-IL"/>
        </w:rPr>
        <w:lastRenderedPageBreak/>
        <w:t>אליו, חלות על המתכנן ותשולמנה על ידו.</w:t>
      </w:r>
    </w:p>
    <w:p w14:paraId="1D085251" w14:textId="77777777" w:rsidR="00E812B0" w:rsidRPr="00435A20" w:rsidRDefault="00E812B0" w:rsidP="00E812B0">
      <w:pPr>
        <w:widowControl w:val="0"/>
        <w:spacing w:before="0" w:beforeAutospacing="0" w:after="200" w:afterAutospacing="0" w:line="240" w:lineRule="auto"/>
        <w:ind w:right="360"/>
        <w:jc w:val="both"/>
        <w:rPr>
          <w:rFonts w:ascii="Times New Roman" w:eastAsia="Times New Roman" w:hAnsi="Times New Roman" w:cs="David"/>
          <w:sz w:val="20"/>
          <w:szCs w:val="24"/>
          <w:rtl/>
          <w:lang w:eastAsia="he-IL"/>
        </w:rPr>
      </w:pPr>
    </w:p>
    <w:p w14:paraId="4B06FCA9"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חוזה זה על נספחיו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6617B5A3" w14:textId="77777777" w:rsidR="00435A20" w:rsidRDefault="00435A20" w:rsidP="00133A00">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435A20">
        <w:rPr>
          <w:rFonts w:ascii="Times New Roman" w:eastAsia="Times New Roman" w:hAnsi="Times New Roman" w:cs="David" w:hint="cs"/>
          <w:sz w:val="20"/>
          <w:szCs w:val="24"/>
          <w:rtl/>
          <w:lang w:eastAsia="he-IL"/>
        </w:rPr>
        <w:t>רשום</w:t>
      </w:r>
      <w:r w:rsidRPr="00435A20">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תחשב היא כמתקבלת ביום משלוח או מסירתה כאמור.</w:t>
      </w:r>
    </w:p>
    <w:p w14:paraId="36A00AAD" w14:textId="6079493B"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A169348" w14:textId="77777777" w:rsidR="006B279F" w:rsidRDefault="006B279F" w:rsidP="00435A20">
      <w:pPr>
        <w:widowControl w:val="0"/>
        <w:spacing w:before="0" w:beforeAutospacing="0" w:after="0" w:afterAutospacing="0" w:line="240" w:lineRule="auto"/>
        <w:jc w:val="center"/>
        <w:rPr>
          <w:ins w:id="4" w:author="רינת הראל" w:date="2020-05-12T17:21:00Z"/>
          <w:rFonts w:ascii="Times New Roman" w:eastAsia="Times New Roman" w:hAnsi="Times New Roman" w:cs="David"/>
          <w:bCs/>
          <w:sz w:val="20"/>
          <w:szCs w:val="24"/>
          <w:rtl/>
          <w:lang w:eastAsia="he-IL"/>
        </w:rPr>
      </w:pPr>
      <w:ins w:id="5" w:author="רינת הראל" w:date="2020-05-12T17:21:00Z">
        <w:r>
          <w:rPr>
            <w:rFonts w:ascii="Times New Roman" w:eastAsia="Times New Roman" w:hAnsi="Times New Roman" w:cs="David"/>
            <w:bCs/>
            <w:sz w:val="20"/>
            <w:szCs w:val="24"/>
            <w:rtl/>
            <w:lang w:eastAsia="he-IL"/>
          </w:rPr>
          <w:br w:type="page"/>
        </w:r>
      </w:ins>
    </w:p>
    <w:p w14:paraId="34C66E3B" w14:textId="3CDE6006"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lastRenderedPageBreak/>
        <w:t>ולראיה באו הצדדים על החתום:</w:t>
      </w:r>
    </w:p>
    <w:p w14:paraId="3B7FB00A" w14:textId="4A32E8A0" w:rsidR="00435A20" w:rsidRPr="00435A20" w:rsidRDefault="00435A20" w:rsidP="00803AF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C914AF9" w14:textId="77777777" w:rsidR="00435A20" w:rsidRDefault="00435A2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8EF704D" w14:textId="77777777" w:rsidR="00E812B0" w:rsidRPr="00435A20" w:rsidRDefault="00E812B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CF5F60A" w14:textId="77777777" w:rsidR="00435A20" w:rsidRPr="00435A20" w:rsidRDefault="00435A2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2ECD7B0" w14:textId="2608145F" w:rsidR="00435A20" w:rsidRPr="00803AF2" w:rsidRDefault="00435A20" w:rsidP="00803AF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ספק"/>
          <w:tag w:val="cntSupllierName"/>
          <w:id w:val="431858896"/>
          <w:placeholder>
            <w:docPart w:val="A3318365BF944B97B96F002FB5DCE95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803AF2" w:rsidRPr="00803AF2">
            <w:rPr>
              <w:rStyle w:val="PlaceholderText"/>
              <w:color w:val="00B0F0"/>
              <w:u w:val="single"/>
              <w:rtl/>
            </w:rPr>
            <w:t>[שם ספק]</w:t>
          </w:r>
        </w:sdtContent>
      </w:sdt>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10AE26A04A8C43849BE0A9410057F4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803AF2" w:rsidRPr="00803AF2">
            <w:rPr>
              <w:rStyle w:val="PlaceholderText"/>
              <w:color w:val="00B0F0"/>
              <w:u w:val="single"/>
              <w:rtl/>
            </w:rPr>
            <w:t>[שם צד א]</w:t>
          </w:r>
        </w:sdtContent>
      </w:sdt>
    </w:p>
    <w:p w14:paraId="331B7705" w14:textId="77777777" w:rsidR="00435A20" w:rsidRPr="00435A20" w:rsidRDefault="00435A20" w:rsidP="00435A20">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r w:rsidRPr="00435A20">
        <w:rPr>
          <w:rFonts w:ascii="Times New Roman" w:eastAsia="Times New Roman" w:hAnsi="Times New Roman" w:cs="David"/>
          <w:sz w:val="20"/>
          <w:szCs w:val="24"/>
          <w:lang w:eastAsia="he-IL"/>
        </w:rPr>
        <w:t xml:space="preserve"> </w:t>
      </w:r>
    </w:p>
    <w:p w14:paraId="3FB1CCDD"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30D102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92A826D" w14:textId="77777777" w:rsidR="00E812B0" w:rsidRDefault="00E812B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BEC54F0" w14:textId="77777777" w:rsidR="00E812B0" w:rsidRDefault="00E812B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731882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52410DCB"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05DB51" w14:textId="77777777" w:rsidR="007D5B33"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p>
    <w:p w14:paraId="24BB057B" w14:textId="4FBBACA2"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חתימה וחותמת עו"ד/ רו"ח : ________________</w:t>
      </w:r>
    </w:p>
    <w:p w14:paraId="35CE064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BD33C97" w14:textId="18D86B10" w:rsidR="006B279F" w:rsidRDefault="006B279F" w:rsidP="00435A2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31C8372F" w14:textId="4DA3B2D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8F9E71B" w14:textId="77777777" w:rsidR="00435A20" w:rsidRPr="00435A20" w:rsidRDefault="00435A20" w:rsidP="00435A2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852D31B" w14:textId="4D2C9B0B" w:rsidR="00435A20" w:rsidRPr="00435A20" w:rsidRDefault="00435A20" w:rsidP="00BA7779">
      <w:pPr>
        <w:widowControl w:val="0"/>
        <w:spacing w:before="0" w:beforeAutospacing="0" w:after="0" w:afterAutospacing="0" w:line="240" w:lineRule="auto"/>
        <w:jc w:val="center"/>
        <w:outlineLvl w:val="3"/>
        <w:rPr>
          <w:rFonts w:ascii="Times New Roman" w:eastAsia="Times New Roman" w:hAnsi="Times New Roman" w:cs="David"/>
          <w:sz w:val="24"/>
          <w:szCs w:val="24"/>
          <w:rtl/>
          <w:lang w:eastAsia="he-IL"/>
        </w:rPr>
      </w:pPr>
      <w:r w:rsidRPr="00435A20">
        <w:rPr>
          <w:rFonts w:ascii="Times New Roman" w:eastAsia="Times New Roman" w:hAnsi="Times New Roman" w:cs="David"/>
          <w:bCs/>
          <w:sz w:val="20"/>
          <w:szCs w:val="24"/>
          <w:u w:val="single"/>
          <w:rtl/>
          <w:lang w:eastAsia="he-IL"/>
        </w:rPr>
        <w:t xml:space="preserve">נספח </w:t>
      </w:r>
      <w:r w:rsidR="00E812B0">
        <w:rPr>
          <w:rFonts w:ascii="Times New Roman" w:eastAsia="Times New Roman" w:hAnsi="Times New Roman" w:cs="David" w:hint="cs"/>
          <w:bCs/>
          <w:sz w:val="20"/>
          <w:szCs w:val="24"/>
          <w:u w:val="single"/>
          <w:rtl/>
          <w:lang w:eastAsia="he-IL"/>
        </w:rPr>
        <w:t>"</w:t>
      </w:r>
      <w:r w:rsidR="00E812B0">
        <w:rPr>
          <w:rFonts w:ascii="Times New Roman" w:eastAsia="Times New Roman" w:hAnsi="Times New Roman" w:cs="David"/>
          <w:bCs/>
          <w:sz w:val="20"/>
          <w:szCs w:val="24"/>
          <w:u w:val="single"/>
          <w:rtl/>
          <w:lang w:eastAsia="he-IL"/>
        </w:rPr>
        <w:t>א</w:t>
      </w:r>
      <w:r w:rsidR="00E812B0">
        <w:rPr>
          <w:rFonts w:ascii="Times New Roman" w:eastAsia="Times New Roman" w:hAnsi="Times New Roman" w:cs="David" w:hint="cs"/>
          <w:bCs/>
          <w:sz w:val="20"/>
          <w:szCs w:val="24"/>
          <w:u w:val="single"/>
          <w:rtl/>
          <w:lang w:eastAsia="he-IL"/>
        </w:rPr>
        <w:t>"</w:t>
      </w:r>
    </w:p>
    <w:p w14:paraId="5C797EA2" w14:textId="5E96EE08"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1.1</w:t>
      </w:r>
      <w:r w:rsidRPr="00435A20">
        <w:rPr>
          <w:rFonts w:ascii="Times New Roman" w:eastAsia="Times New Roman" w:hAnsi="Times New Roman" w:cs="David"/>
          <w:sz w:val="24"/>
          <w:szCs w:val="24"/>
          <w:rtl/>
          <w:lang w:eastAsia="he-IL"/>
        </w:rPr>
        <w:tab/>
        <w:t>הגדרות</w:t>
      </w:r>
      <w:r w:rsidR="00CD1D82">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w:t>
      </w:r>
    </w:p>
    <w:p w14:paraId="3BFC062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852FA8" w14:textId="31EC5BFC"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b/>
          <w:bCs/>
          <w:sz w:val="24"/>
          <w:szCs w:val="24"/>
          <w:rtl/>
          <w:lang w:eastAsia="he-IL"/>
        </w:rPr>
        <w:t>הפרויקט</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lang w:eastAsia="he-IL"/>
        </w:rPr>
        <w:t xml:space="preserve"> </w:t>
      </w:r>
      <w:r w:rsidRPr="00435A20">
        <w:rPr>
          <w:rFonts w:ascii="Times New Roman" w:eastAsia="Times New Roman" w:hAnsi="Times New Roman" w:cs="David"/>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1772700010"/>
          <w:placeholder>
            <w:docPart w:val="96914D508BEF4F929B7501A5DB87B1A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524458" w:rsidRPr="00CD1D82">
            <w:rPr>
              <w:rStyle w:val="AutoFieldChar"/>
              <w:rFonts w:eastAsiaTheme="minorHAnsi"/>
              <w:color w:val="00B0F0"/>
              <w:rtl/>
            </w:rPr>
            <w:t>[רשות מקומית]</w:t>
          </w:r>
        </w:sdtContent>
      </w:sdt>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ם אתר"/>
          <w:tag w:val="cntSite"/>
          <w:id w:val="-1116515775"/>
          <w:placeholder>
            <w:docPart w:val="9409EF5BCD3D468095C61481508429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524458" w:rsidRPr="00891AD4">
            <w:rPr>
              <w:rStyle w:val="AutoFieldChar"/>
              <w:rFonts w:eastAsiaTheme="minorHAnsi"/>
              <w:color w:val="00B0F0"/>
              <w:rtl/>
            </w:rPr>
            <w:t>[שם אתר]</w:t>
          </w:r>
        </w:sdtContent>
      </w:sdt>
      <w:r w:rsidRPr="00435A20">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rPr>
          <w:alias w:val="שם הפרויקט"/>
          <w:tag w:val="cntProjectName"/>
          <w:id w:val="-161472898"/>
          <w:placeholder>
            <w:docPart w:val="37FA6C6CE818462EAD865C5146D0039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r w:rsidR="00524458" w:rsidRPr="00891AD4">
            <w:rPr>
              <w:rStyle w:val="AutoFieldChar"/>
              <w:rFonts w:eastAsiaTheme="minorHAnsi"/>
              <w:color w:val="00B0F0"/>
              <w:rtl/>
            </w:rPr>
            <w:t>[שם הפרויקט]</w:t>
          </w:r>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668214EC"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699A39" w14:textId="59E8C8A5"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b/>
          <w:bCs/>
          <w:sz w:val="24"/>
          <w:szCs w:val="24"/>
          <w:rtl/>
          <w:lang w:eastAsia="he-IL"/>
        </w:rPr>
        <w:t>התכנית</w:t>
      </w:r>
      <w:r w:rsidRPr="00435A20">
        <w:rPr>
          <w:rFonts w:ascii="Times New Roman" w:eastAsia="Times New Roman" w:hAnsi="Times New Roman" w:cs="David"/>
          <w:sz w:val="24"/>
          <w:szCs w:val="24"/>
          <w:rtl/>
          <w:lang w:eastAsia="he-IL"/>
        </w:rPr>
        <w:t xml:space="preserve">" או </w:t>
      </w:r>
      <w:r w:rsidRPr="00435A20">
        <w:rPr>
          <w:rFonts w:ascii="Times New Roman" w:eastAsia="Times New Roman" w:hAnsi="Times New Roman" w:cs="David"/>
          <w:b/>
          <w:bCs/>
          <w:sz w:val="24"/>
          <w:szCs w:val="24"/>
          <w:rtl/>
          <w:lang w:eastAsia="he-IL"/>
        </w:rPr>
        <w:t xml:space="preserve">"המקרקעין" </w:t>
      </w:r>
      <w:r w:rsidRPr="00435A20">
        <w:rPr>
          <w:rFonts w:ascii="Times New Roman" w:eastAsia="Times New Roman" w:hAnsi="Times New Roman" w:cs="David"/>
          <w:sz w:val="24"/>
          <w:szCs w:val="24"/>
          <w:lang w:eastAsia="he-IL"/>
        </w:rPr>
        <w:t>–</w:t>
      </w:r>
      <w:r w:rsidRPr="00435A20">
        <w:rPr>
          <w:rFonts w:ascii="Times New Roman" w:eastAsia="Times New Roman" w:hAnsi="Times New Roman" w:cs="David"/>
          <w:sz w:val="24"/>
          <w:szCs w:val="24"/>
          <w:rtl/>
          <w:lang w:eastAsia="he-IL"/>
        </w:rPr>
        <w:t xml:space="preserve"> תכנית בנין עיר מס'</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1820338635"/>
          <w:placeholder>
            <w:docPart w:val="784FCD41F80F40C589F0CD018D0F0FB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B02A29" w:rsidRPr="00891AD4">
            <w:rPr>
              <w:rStyle w:val="AutoFieldChar"/>
              <w:rFonts w:eastAsiaTheme="minorHAnsi"/>
              <w:color w:val="00B0F0"/>
              <w:rtl/>
            </w:rPr>
            <w:t>[שדה נוסף 2]</w:t>
          </w:r>
        </w:sdtContent>
      </w:sdt>
      <w:r w:rsidRPr="00435A20">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465423550"/>
          <w:placeholder>
            <w:docPart w:val="6BA25365AEE14B85A0089DB034E49E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cs"/>
          </w:rPr>
        </w:sdtEndPr>
        <w:sdtContent>
          <w:r w:rsidR="00B02A29" w:rsidRPr="00891AD4">
            <w:rPr>
              <w:rStyle w:val="AutoFieldChar"/>
              <w:rFonts w:eastAsiaTheme="minorHAnsi"/>
              <w:color w:val="00B0F0"/>
              <w:rtl/>
            </w:rPr>
            <w:t>[שדה נוסף 1]</w:t>
          </w:r>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w:t>
      </w:r>
    </w:p>
    <w:p w14:paraId="194E332F"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80E4792"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6DCA068"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9026CA1" w14:textId="2B72F714" w:rsidR="00435A20" w:rsidRPr="00435A20" w:rsidRDefault="00435A20" w:rsidP="00435A20">
      <w:pPr>
        <w:spacing w:before="0" w:beforeAutospacing="0" w:after="0" w:afterAutospacing="0" w:line="240" w:lineRule="auto"/>
        <w:ind w:left="720"/>
        <w:rPr>
          <w:rFonts w:ascii="Times New Roman" w:eastAsia="Times New Roman" w:hAnsi="Times New Roman" w:cs="David"/>
          <w:color w:val="008000"/>
          <w:sz w:val="24"/>
          <w:szCs w:val="24"/>
          <w:rtl/>
        </w:rPr>
      </w:pPr>
      <w:r w:rsidRPr="00435A20">
        <w:rPr>
          <w:rFonts w:ascii="Times New Roman" w:eastAsia="Times New Roman" w:hAnsi="Times New Roman" w:cs="David"/>
          <w:sz w:val="24"/>
          <w:szCs w:val="24"/>
          <w:rtl/>
          <w:lang w:eastAsia="he-IL"/>
        </w:rPr>
        <w:t xml:space="preserve">"הרשות המקומית" </w:t>
      </w:r>
      <w:sdt>
        <w:sdtPr>
          <w:rPr>
            <w:rFonts w:ascii="Times New Roman" w:eastAsia="Times New Roman" w:hAnsi="Times New Roman" w:cs="David"/>
            <w:sz w:val="24"/>
            <w:szCs w:val="24"/>
            <w:rtl/>
            <w:lang w:eastAsia="he-IL"/>
          </w:rPr>
          <w:alias w:val="רשות מקומית"/>
          <w:tag w:val="cntLocalAuth"/>
          <w:id w:val="-44988261"/>
          <w:placeholder>
            <w:docPart w:val="0048A4A0C4724B3EB9951F4945FA68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cs"/>
          </w:rPr>
        </w:sdtEndPr>
        <w:sdtContent>
          <w:r w:rsidR="00524458" w:rsidRPr="00CA5E20">
            <w:rPr>
              <w:rStyle w:val="AutoFieldChar"/>
              <w:rFonts w:eastAsiaTheme="minorHAnsi"/>
              <w:color w:val="00B0F0"/>
              <w:rtl/>
            </w:rPr>
            <w:t>[רשות מקומית]</w:t>
          </w:r>
        </w:sdtContent>
      </w:sdt>
      <w:r w:rsidRPr="00435A20">
        <w:rPr>
          <w:rFonts w:ascii="Times New Roman" w:eastAsia="Times New Roman" w:hAnsi="Times New Roman" w:cs="David" w:hint="cs"/>
          <w:color w:val="008000"/>
          <w:sz w:val="24"/>
          <w:szCs w:val="24"/>
          <w:rtl/>
        </w:rPr>
        <w:t>.</w:t>
      </w:r>
    </w:p>
    <w:p w14:paraId="4D0E34D4" w14:textId="77777777" w:rsidR="00435A20" w:rsidRPr="00435A20" w:rsidRDefault="00435A20" w:rsidP="00435A20">
      <w:pPr>
        <w:spacing w:before="0" w:beforeAutospacing="0" w:after="0" w:afterAutospacing="0" w:line="240" w:lineRule="auto"/>
        <w:ind w:left="720"/>
        <w:rPr>
          <w:rFonts w:ascii="Times New Roman" w:eastAsia="Times New Roman" w:hAnsi="Times New Roman" w:cs="David"/>
          <w:color w:val="FF0000"/>
          <w:sz w:val="24"/>
          <w:szCs w:val="24"/>
          <w:rtl/>
        </w:rPr>
      </w:pPr>
    </w:p>
    <w:p w14:paraId="350D88C6" w14:textId="77777777" w:rsidR="00435A20" w:rsidRPr="00435A20" w:rsidRDefault="00435A20" w:rsidP="00435A20">
      <w:pPr>
        <w:spacing w:before="0" w:beforeAutospacing="0" w:after="0" w:afterAutospacing="0" w:line="240" w:lineRule="auto"/>
        <w:ind w:left="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rPr>
        <w:t xml:space="preserve">"חוזה הפיתוח" </w:t>
      </w:r>
      <w:r w:rsidRPr="00435A20">
        <w:rPr>
          <w:rFonts w:ascii="Times New Roman" w:eastAsia="Times New Roman" w:hAnsi="Times New Roman" w:cs="David"/>
          <w:sz w:val="24"/>
          <w:szCs w:val="24"/>
        </w:rPr>
        <w:t>–</w:t>
      </w:r>
      <w:r w:rsidRPr="00435A20">
        <w:rPr>
          <w:rFonts w:ascii="Times New Roman" w:eastAsia="Times New Roman" w:hAnsi="Times New Roman" w:cs="David"/>
          <w:sz w:val="24"/>
          <w:szCs w:val="24"/>
          <w:rtl/>
        </w:rPr>
        <w:t xml:space="preserve"> חוזה הפיתוח אשר נחתם בין המזמין לבין הרשות המקומית.</w:t>
      </w:r>
    </w:p>
    <w:p w14:paraId="6344F303"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2BA72F" w14:textId="40BE7EA6"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435A20">
        <w:rPr>
          <w:rFonts w:ascii="Times New Roman" w:eastAsia="Times New Roman" w:hAnsi="Times New Roman" w:cs="David"/>
          <w:sz w:val="24"/>
          <w:szCs w:val="24"/>
          <w:rtl/>
          <w:lang w:eastAsia="he-IL"/>
        </w:rPr>
        <w:t>2.8</w:t>
      </w:r>
      <w:r w:rsidRPr="00435A20">
        <w:rPr>
          <w:rFonts w:ascii="Times New Roman" w:eastAsia="Times New Roman" w:hAnsi="Times New Roman" w:cs="David"/>
          <w:sz w:val="24"/>
          <w:szCs w:val="24"/>
          <w:rtl/>
          <w:lang w:eastAsia="he-IL"/>
        </w:rPr>
        <w:tab/>
        <w:t>המנהל הוא:</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sz w:val="24"/>
            <w:szCs w:val="24"/>
            <w:rtl/>
            <w:lang w:eastAsia="he-IL"/>
          </w:rPr>
          <w:alias w:val="שדה נוסף 3"/>
          <w:tag w:val="cntCustomField3"/>
          <w:id w:val="1199049621"/>
          <w:placeholder>
            <w:docPart w:val="EB50BB8246404083A9E2FDC9F1B6464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B02A29" w:rsidRPr="00CA5E20">
            <w:rPr>
              <w:rStyle w:val="AutoFieldChar"/>
              <w:rFonts w:eastAsiaTheme="minorHAnsi"/>
              <w:color w:val="00B0F0"/>
              <w:rtl/>
            </w:rPr>
            <w:t>[שדה נוסף 3]</w:t>
          </w:r>
        </w:sdtContent>
      </w:sdt>
    </w:p>
    <w:p w14:paraId="10B9A1E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6463BFF" w14:textId="77777777" w:rsidR="0005626B" w:rsidRPr="008F5534" w:rsidRDefault="00435A20" w:rsidP="0005626B">
      <w:pPr>
        <w:widowControl w:val="0"/>
        <w:spacing w:after="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2.10</w:t>
      </w:r>
      <w:r w:rsidRPr="00435A20">
        <w:rPr>
          <w:rFonts w:ascii="Times New Roman" w:eastAsia="Times New Roman" w:hAnsi="Times New Roman" w:cs="David"/>
          <w:sz w:val="24"/>
          <w:szCs w:val="24"/>
          <w:rtl/>
          <w:lang w:eastAsia="he-IL"/>
        </w:rPr>
        <w:tab/>
      </w:r>
      <w:r w:rsidR="0005626B" w:rsidRPr="000C6B3C">
        <w:rPr>
          <w:rFonts w:ascii="Times New Roman" w:eastAsia="Times New Roman" w:hAnsi="Times New Roman" w:cs="David" w:hint="cs"/>
          <w:sz w:val="24"/>
          <w:szCs w:val="24"/>
          <w:rtl/>
          <w:lang w:eastAsia="he-IL"/>
        </w:rPr>
        <w:t xml:space="preserve">התכנון יתבצע </w:t>
      </w:r>
      <w:r w:rsidR="0005626B" w:rsidRPr="008F5534">
        <w:rPr>
          <w:rFonts w:ascii="Times New Roman" w:eastAsia="Times New Roman" w:hAnsi="Times New Roman" w:cs="David" w:hint="cs"/>
          <w:sz w:val="24"/>
          <w:szCs w:val="24"/>
          <w:rtl/>
          <w:lang w:eastAsia="he-IL"/>
        </w:rPr>
        <w:t xml:space="preserve">במודל תלת מימד ע"י </w:t>
      </w:r>
      <w:r w:rsidR="0005626B" w:rsidRPr="000C6B3C">
        <w:rPr>
          <w:rFonts w:ascii="Times New Roman" w:eastAsia="Times New Roman" w:hAnsi="Times New Roman" w:cs="David" w:hint="cs"/>
          <w:sz w:val="24"/>
          <w:szCs w:val="24"/>
          <w:rtl/>
          <w:lang w:eastAsia="he-IL"/>
        </w:rPr>
        <w:t xml:space="preserve">תוכנת </w:t>
      </w:r>
      <w:r w:rsidR="0005626B" w:rsidRPr="000C6B3C">
        <w:rPr>
          <w:rFonts w:ascii="Times New Roman" w:eastAsia="Times New Roman" w:hAnsi="Times New Roman" w:cs="David"/>
          <w:sz w:val="24"/>
          <w:szCs w:val="24"/>
          <w:lang w:eastAsia="he-IL"/>
        </w:rPr>
        <w:t>REVIT</w:t>
      </w:r>
      <w:r w:rsidR="0005626B" w:rsidRPr="008F5534">
        <w:rPr>
          <w:rFonts w:ascii="Times New Roman" w:eastAsia="Times New Roman" w:hAnsi="Times New Roman" w:cs="David" w:hint="cs"/>
          <w:sz w:val="24"/>
          <w:szCs w:val="24"/>
          <w:rtl/>
          <w:lang w:eastAsia="he-IL"/>
        </w:rPr>
        <w:t>, במתודולוגיי</w:t>
      </w:r>
      <w:r w:rsidR="0005626B" w:rsidRPr="008F5534">
        <w:rPr>
          <w:rFonts w:ascii="Times New Roman" w:eastAsia="Times New Roman" w:hAnsi="Times New Roman" w:cs="David" w:hint="eastAsia"/>
          <w:sz w:val="24"/>
          <w:szCs w:val="24"/>
          <w:rtl/>
          <w:lang w:eastAsia="he-IL"/>
        </w:rPr>
        <w:t>ת</w:t>
      </w:r>
      <w:r w:rsidR="0005626B" w:rsidRPr="008F5534">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lang w:eastAsia="he-IL"/>
        </w:rPr>
        <w:t>BIM</w:t>
      </w:r>
      <w:r w:rsidR="0005626B">
        <w:rPr>
          <w:rFonts w:ascii="Times New Roman" w:eastAsia="Times New Roman" w:hAnsi="Times New Roman" w:cs="David" w:hint="cs"/>
          <w:sz w:val="24"/>
          <w:szCs w:val="24"/>
          <w:rtl/>
          <w:lang w:eastAsia="he-IL"/>
        </w:rPr>
        <w:t>,</w:t>
      </w:r>
      <w:r w:rsidR="0005626B" w:rsidRPr="008F5534">
        <w:rPr>
          <w:rFonts w:ascii="Times New Roman" w:eastAsia="Times New Roman" w:hAnsi="Times New Roman" w:cs="David" w:hint="cs"/>
          <w:sz w:val="24"/>
          <w:szCs w:val="24"/>
          <w:rtl/>
          <w:lang w:eastAsia="he-IL"/>
        </w:rPr>
        <w:t xml:space="preserve"> בענן – "</w:t>
      </w:r>
      <w:r w:rsidR="0005626B" w:rsidRPr="008F5534">
        <w:rPr>
          <w:rFonts w:ascii="Times New Roman" w:eastAsia="Times New Roman" w:hAnsi="Times New Roman" w:cs="David" w:hint="cs"/>
          <w:sz w:val="24"/>
          <w:szCs w:val="24"/>
          <w:lang w:eastAsia="he-IL"/>
        </w:rPr>
        <w:t>BIM360</w:t>
      </w:r>
      <w:r w:rsidR="0005626B" w:rsidRPr="008F5534">
        <w:rPr>
          <w:rFonts w:ascii="Times New Roman" w:eastAsia="Times New Roman" w:hAnsi="Times New Roman" w:cs="David" w:hint="cs"/>
          <w:sz w:val="24"/>
          <w:szCs w:val="24"/>
          <w:rtl/>
          <w:lang w:eastAsia="he-IL"/>
        </w:rPr>
        <w:t xml:space="preserve">" שם ישמרו כל קבצי ה </w:t>
      </w:r>
      <w:r w:rsidR="0005626B" w:rsidRPr="008F5534">
        <w:rPr>
          <w:rFonts w:ascii="Times New Roman" w:eastAsia="Times New Roman" w:hAnsi="Times New Roman" w:cs="David" w:hint="cs"/>
          <w:sz w:val="24"/>
          <w:szCs w:val="24"/>
          <w:lang w:eastAsia="he-IL"/>
        </w:rPr>
        <w:t>REVIT</w:t>
      </w:r>
      <w:r w:rsidR="0005626B" w:rsidRPr="008F5534">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w:t>
      </w:r>
      <w:r w:rsidR="0005626B">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rtl/>
          <w:lang w:eastAsia="he-IL"/>
        </w:rPr>
        <w:t>עבור קבלת העבודה ותכנון הפרויקט, על המתכנן להיות בעל רישיון עבודה בענן "</w:t>
      </w:r>
      <w:r w:rsidR="0005626B" w:rsidRPr="008F5534">
        <w:rPr>
          <w:rFonts w:ascii="Times New Roman" w:eastAsia="Times New Roman" w:hAnsi="Times New Roman" w:cs="David" w:hint="cs"/>
          <w:sz w:val="24"/>
          <w:szCs w:val="24"/>
          <w:lang w:eastAsia="he-IL"/>
        </w:rPr>
        <w:t>BIM360</w:t>
      </w:r>
      <w:r w:rsidR="0005626B" w:rsidRPr="008F5534">
        <w:rPr>
          <w:rFonts w:ascii="Times New Roman" w:eastAsia="Times New Roman" w:hAnsi="Times New Roman" w:cs="David" w:hint="cs"/>
          <w:sz w:val="24"/>
          <w:szCs w:val="24"/>
          <w:rtl/>
          <w:lang w:eastAsia="he-IL"/>
        </w:rPr>
        <w:t>".</w:t>
      </w:r>
      <w:r w:rsidR="0005626B">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rtl/>
          <w:lang w:eastAsia="he-IL"/>
        </w:rPr>
        <w:t xml:space="preserve">העבודה במודל תהיה כפופה להוראות מנהל המודל ולמסמך ה </w:t>
      </w:r>
      <w:r w:rsidR="0005626B" w:rsidRPr="008F5534">
        <w:rPr>
          <w:rFonts w:ascii="Times New Roman" w:eastAsia="Times New Roman" w:hAnsi="Times New Roman" w:cs="David" w:hint="cs"/>
          <w:sz w:val="24"/>
          <w:szCs w:val="24"/>
          <w:lang w:eastAsia="he-IL"/>
        </w:rPr>
        <w:t>BEP</w:t>
      </w:r>
      <w:r w:rsidR="0005626B" w:rsidRPr="008F5534">
        <w:rPr>
          <w:rFonts w:ascii="Times New Roman" w:eastAsia="Times New Roman" w:hAnsi="Times New Roman" w:cs="David" w:hint="cs"/>
          <w:sz w:val="24"/>
          <w:szCs w:val="24"/>
          <w:rtl/>
          <w:lang w:eastAsia="he-IL"/>
        </w:rPr>
        <w:t xml:space="preserve"> שיופץ בהמשך ע"י מנהל המודל.</w:t>
      </w:r>
      <w:r w:rsidR="0005626B">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rtl/>
          <w:lang w:eastAsia="he-IL"/>
        </w:rPr>
        <w:t>שמירה, הדפסת תכניות וקבצים (</w:t>
      </w:r>
      <w:r w:rsidR="0005626B" w:rsidRPr="008F5534">
        <w:rPr>
          <w:rFonts w:ascii="Times New Roman" w:eastAsia="Times New Roman" w:hAnsi="Times New Roman" w:cs="David" w:hint="cs"/>
          <w:sz w:val="24"/>
          <w:szCs w:val="24"/>
          <w:lang w:eastAsia="he-IL"/>
        </w:rPr>
        <w:t>PLT</w:t>
      </w:r>
      <w:r w:rsidR="0005626B" w:rsidRPr="008F5534">
        <w:rPr>
          <w:rFonts w:ascii="Times New Roman" w:eastAsia="Times New Roman" w:hAnsi="Times New Roman" w:cs="David" w:hint="cs"/>
          <w:sz w:val="24"/>
          <w:szCs w:val="24"/>
          <w:rtl/>
          <w:lang w:eastAsia="he-IL"/>
        </w:rPr>
        <w:t>/</w:t>
      </w:r>
      <w:r w:rsidR="0005626B" w:rsidRPr="008F5534">
        <w:rPr>
          <w:rFonts w:ascii="Times New Roman" w:eastAsia="Times New Roman" w:hAnsi="Times New Roman" w:cs="David" w:hint="cs"/>
          <w:sz w:val="24"/>
          <w:szCs w:val="24"/>
          <w:lang w:eastAsia="he-IL"/>
        </w:rPr>
        <w:t>PDF</w:t>
      </w:r>
      <w:r w:rsidR="0005626B" w:rsidRPr="008F5534">
        <w:rPr>
          <w:rFonts w:ascii="Times New Roman" w:eastAsia="Times New Roman" w:hAnsi="Times New Roman" w:cs="David" w:hint="cs"/>
          <w:sz w:val="24"/>
          <w:szCs w:val="24"/>
          <w:rtl/>
          <w:lang w:eastAsia="he-IL"/>
        </w:rPr>
        <w:t>/</w:t>
      </w:r>
      <w:r w:rsidR="0005626B" w:rsidRPr="008F5534">
        <w:rPr>
          <w:rFonts w:ascii="Times New Roman" w:eastAsia="Times New Roman" w:hAnsi="Times New Roman" w:cs="David" w:hint="cs"/>
          <w:sz w:val="24"/>
          <w:szCs w:val="24"/>
          <w:lang w:eastAsia="he-IL"/>
        </w:rPr>
        <w:t>DWG</w:t>
      </w:r>
      <w:r w:rsidR="0005626B" w:rsidRPr="008F5534">
        <w:rPr>
          <w:rFonts w:ascii="Times New Roman" w:eastAsia="Times New Roman" w:hAnsi="Times New Roman" w:cs="David" w:hint="cs"/>
          <w:sz w:val="24"/>
          <w:szCs w:val="24"/>
          <w:rtl/>
          <w:lang w:eastAsia="he-IL"/>
        </w:rPr>
        <w:t>), שיתוף, תיאום וקליטת קבצים ממתכננים ויועצים אחרים יבוצע באמצעות ת</w:t>
      </w:r>
      <w:r w:rsidR="0005626B">
        <w:rPr>
          <w:rFonts w:ascii="Times New Roman" w:eastAsia="Times New Roman" w:hAnsi="Times New Roman" w:cs="David" w:hint="cs"/>
          <w:sz w:val="24"/>
          <w:szCs w:val="24"/>
          <w:rtl/>
          <w:lang w:eastAsia="he-IL"/>
        </w:rPr>
        <w:t>ו</w:t>
      </w:r>
      <w:r w:rsidR="0005626B" w:rsidRPr="008F5534">
        <w:rPr>
          <w:rFonts w:ascii="Times New Roman" w:eastAsia="Times New Roman" w:hAnsi="Times New Roman" w:cs="David" w:hint="cs"/>
          <w:sz w:val="24"/>
          <w:szCs w:val="24"/>
          <w:rtl/>
          <w:lang w:eastAsia="he-IL"/>
        </w:rPr>
        <w:t xml:space="preserve">כנה כדוגמת </w:t>
      </w:r>
      <w:r w:rsidR="0005626B" w:rsidRPr="008F5534">
        <w:rPr>
          <w:rFonts w:ascii="Times New Roman" w:eastAsia="Times New Roman" w:hAnsi="Times New Roman" w:cs="David"/>
          <w:sz w:val="24"/>
          <w:szCs w:val="24"/>
          <w:lang w:eastAsia="he-IL"/>
        </w:rPr>
        <w:t>@view</w:t>
      </w:r>
      <w:r w:rsidR="0005626B" w:rsidRPr="008F5534">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sz w:val="24"/>
          <w:szCs w:val="24"/>
          <w:rtl/>
          <w:lang w:eastAsia="he-IL"/>
        </w:rPr>
        <w:t>כל תעבורת הקבצים תבוצע באמצע</w:t>
      </w:r>
      <w:r w:rsidR="0005626B" w:rsidRPr="008F5534">
        <w:rPr>
          <w:rFonts w:ascii="Times New Roman" w:eastAsia="Times New Roman" w:hAnsi="Times New Roman" w:cs="David" w:hint="cs"/>
          <w:sz w:val="24"/>
          <w:szCs w:val="24"/>
          <w:rtl/>
          <w:lang w:eastAsia="he-IL"/>
        </w:rPr>
        <w:t>ות התוכנה בלבד או תוכנה אחרת לפי החלטת המזמין.</w:t>
      </w:r>
    </w:p>
    <w:p w14:paraId="4A5F935C" w14:textId="70D569BC" w:rsidR="00435A20" w:rsidRPr="00435A20" w:rsidRDefault="00435A20" w:rsidP="0005626B">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4FA50BD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3.2</w:t>
      </w:r>
      <w:r w:rsidRPr="00435A20">
        <w:rPr>
          <w:rFonts w:ascii="Times New Roman" w:eastAsia="Times New Roman" w:hAnsi="Times New Roman" w:cs="David"/>
          <w:sz w:val="24"/>
          <w:szCs w:val="24"/>
          <w:rtl/>
          <w:lang w:eastAsia="he-IL"/>
        </w:rPr>
        <w:tab/>
        <w:t>בעלי המקצוע במשרד המתכנן הם:</w:t>
      </w:r>
    </w:p>
    <w:p w14:paraId="09C3DB4D"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C0C22F" w14:textId="64BD8EF1"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B0F0"/>
            <w:sz w:val="24"/>
            <w:szCs w:val="24"/>
            <w:rtl/>
            <w:lang w:eastAsia="he-IL"/>
          </w:rPr>
          <w:alias w:val="שדה נוסף 4"/>
          <w:tag w:val="cntCustomField4"/>
          <w:id w:val="65621551"/>
          <w:placeholder>
            <w:docPart w:val="EA601E4CD431459F95474054E7066FF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B02A29" w:rsidRPr="007D5B33">
            <w:rPr>
              <w:rStyle w:val="AutoFieldChar"/>
              <w:rFonts w:eastAsiaTheme="minorHAnsi"/>
              <w:color w:val="00B0F0"/>
              <w:rtl/>
            </w:rPr>
            <w:t>[שדה נוסף 4]</w:t>
          </w:r>
        </w:sdtContent>
      </w:sdt>
    </w:p>
    <w:p w14:paraId="32E65B2B" w14:textId="24B19641" w:rsidR="00435A20" w:rsidRPr="00435A20" w:rsidRDefault="00435A20" w:rsidP="00435A2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ב. </w:t>
      </w:r>
      <w:r w:rsidRPr="00435A20">
        <w:rPr>
          <w:rFonts w:ascii="Times New Roman" w:eastAsia="Times New Roman" w:hAnsi="Times New Roman" w:cs="David"/>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B0F0"/>
            <w:sz w:val="24"/>
            <w:szCs w:val="24"/>
            <w:rtl/>
            <w:lang w:eastAsia="he-IL"/>
          </w:rPr>
          <w:alias w:val="שדה נוסף 5"/>
          <w:tag w:val="cntCustomField5"/>
          <w:id w:val="-426349571"/>
          <w:placeholder>
            <w:docPart w:val="59F3D6F8431343AFA0229A95FD7D6EB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B02A29" w:rsidRPr="007D5B33">
            <w:rPr>
              <w:rStyle w:val="AutoFieldChar"/>
              <w:rFonts w:eastAsiaTheme="minorHAnsi"/>
              <w:color w:val="00B0F0"/>
              <w:rtl/>
            </w:rPr>
            <w:t>[שדה נוסף 5]</w:t>
          </w:r>
        </w:sdtContent>
      </w:sdt>
    </w:p>
    <w:p w14:paraId="4A444F2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9D2611" w14:textId="73403F6E"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435A20">
        <w:rPr>
          <w:rFonts w:ascii="Times New Roman" w:eastAsia="Times New Roman" w:hAnsi="Times New Roman" w:cs="David"/>
          <w:sz w:val="24"/>
          <w:szCs w:val="24"/>
          <w:rtl/>
          <w:lang w:eastAsia="he-IL"/>
        </w:rPr>
        <w:t>3.4</w:t>
      </w:r>
      <w:r w:rsidRPr="00435A20">
        <w:rPr>
          <w:rFonts w:ascii="Times New Roman" w:eastAsia="Times New Roman" w:hAnsi="Times New Roman" w:cs="David"/>
          <w:sz w:val="24"/>
          <w:szCs w:val="24"/>
          <w:rtl/>
          <w:lang w:eastAsia="he-IL"/>
        </w:rPr>
        <w:tab/>
        <w:t xml:space="preserve">המנהל הראשי במשרד המתכנן הוא אדריכל: </w:t>
      </w:r>
      <w:sdt>
        <w:sdtPr>
          <w:rPr>
            <w:rFonts w:ascii="Times New Roman" w:eastAsia="Times New Roman" w:hAnsi="Times New Roman" w:cs="David"/>
            <w:color w:val="008000"/>
            <w:sz w:val="24"/>
            <w:szCs w:val="24"/>
            <w:rtl/>
            <w:lang w:eastAsia="he-IL"/>
          </w:rPr>
          <w:alias w:val="שדה נוסף 6"/>
          <w:tag w:val="cntCustomField6"/>
          <w:id w:val="1041018197"/>
          <w:placeholder>
            <w:docPart w:val="D86FFA13F3C947708D6601BC22E2529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B02A29" w:rsidRPr="007D5B33">
            <w:rPr>
              <w:rStyle w:val="AutoFieldChar"/>
              <w:rFonts w:eastAsiaTheme="minorHAnsi"/>
              <w:color w:val="00B0F0"/>
              <w:rtl/>
            </w:rPr>
            <w:t>[שדה נוסף 6]</w:t>
          </w:r>
        </w:sdtContent>
      </w:sdt>
    </w:p>
    <w:p w14:paraId="5CCA3C0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6DE14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lastRenderedPageBreak/>
        <w:t>5.2</w:t>
      </w:r>
      <w:r w:rsidRPr="00435A20">
        <w:rPr>
          <w:rFonts w:ascii="Times New Roman" w:eastAsia="Times New Roman" w:hAnsi="Times New Roman" w:cs="David"/>
          <w:sz w:val="24"/>
          <w:szCs w:val="24"/>
          <w:rtl/>
          <w:lang w:eastAsia="he-IL"/>
        </w:rPr>
        <w:tab/>
        <w:t>הנושאים הם:</w:t>
      </w:r>
    </w:p>
    <w:p w14:paraId="73689A50"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F4E561"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התקדמות שרותי המתכנן.</w:t>
      </w:r>
    </w:p>
    <w:p w14:paraId="64106685"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סטיות מלוח הזמנים לרבות סיבת הסטייה.</w:t>
      </w:r>
    </w:p>
    <w:p w14:paraId="6439E391" w14:textId="67E1DE54" w:rsidR="00435A20" w:rsidRPr="00435A20" w:rsidRDefault="00435A20" w:rsidP="00435A20">
      <w:pPr>
        <w:widowControl w:val="0"/>
        <w:spacing w:before="0" w:beforeAutospacing="0" w:after="0" w:afterAutospacing="0" w:line="240" w:lineRule="auto"/>
        <w:ind w:left="1502" w:hanging="782"/>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תאום לוח הזמנים המתחייב מסטיות לרבות ת</w:t>
      </w:r>
      <w:r w:rsidR="007D5B33">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אור השלכות התאום על הפרויקט.</w:t>
      </w:r>
    </w:p>
    <w:p w14:paraId="1BDC170E"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סטיות מהערכות ו/או תחזיות תקציביות והשלכותיהן.</w:t>
      </w:r>
    </w:p>
    <w:p w14:paraId="656D44B5"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ריכוז הוראות שנויים.</w:t>
      </w:r>
    </w:p>
    <w:p w14:paraId="2BF1BEAE"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73E886" w14:textId="77777777" w:rsidR="00966136" w:rsidRDefault="00435A20" w:rsidP="00435A20">
      <w:pPr>
        <w:widowControl w:val="0"/>
        <w:spacing w:before="0" w:beforeAutospacing="0" w:after="0" w:afterAutospacing="0" w:line="240" w:lineRule="auto"/>
        <w:outlineLvl w:val="2"/>
        <w:rPr>
          <w:rFonts w:ascii="Times New Roman" w:eastAsia="Times New Roman" w:hAnsi="Times New Roman" w:cs="David"/>
          <w:sz w:val="20"/>
          <w:szCs w:val="24"/>
          <w:rtl/>
        </w:rPr>
      </w:pPr>
      <w:r w:rsidRPr="00435A20">
        <w:rPr>
          <w:rFonts w:ascii="Times New Roman" w:eastAsia="Times New Roman" w:hAnsi="Times New Roman" w:cs="David"/>
          <w:b/>
          <w:bCs/>
          <w:sz w:val="24"/>
          <w:szCs w:val="24"/>
          <w:u w:val="single"/>
          <w:rtl/>
        </w:rPr>
        <w:br/>
      </w:r>
      <w:r w:rsidRPr="00435A20">
        <w:rPr>
          <w:rFonts w:ascii="Times New Roman" w:eastAsia="Times New Roman" w:hAnsi="Times New Roman" w:cs="David" w:hint="cs"/>
          <w:color w:val="FF0000"/>
          <w:sz w:val="20"/>
          <w:szCs w:val="24"/>
          <w:rtl/>
        </w:rPr>
        <w:t xml:space="preserve"> </w:t>
      </w:r>
      <w:r w:rsidRPr="00435A20">
        <w:rPr>
          <w:rFonts w:ascii="Times New Roman" w:eastAsia="Times New Roman" w:hAnsi="Times New Roman" w:cs="David"/>
          <w:sz w:val="20"/>
          <w:szCs w:val="24"/>
          <w:rtl/>
        </w:rPr>
        <w:t>17.7</w:t>
      </w: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שיעור חלקו היחסי של כל אחד מיחידי המזמין הינו כדלקמן </w:t>
      </w:r>
      <w:r w:rsidRPr="00435A20">
        <w:rPr>
          <w:rFonts w:ascii="Times New Roman" w:eastAsia="Times New Roman" w:hAnsi="Times New Roman" w:cs="David" w:hint="cs"/>
          <w:sz w:val="20"/>
          <w:szCs w:val="24"/>
          <w:rtl/>
        </w:rPr>
        <w:t>:</w:t>
      </w:r>
    </w:p>
    <w:p w14:paraId="4016AB68" w14:textId="77777777" w:rsidR="00966136" w:rsidRDefault="00966136" w:rsidP="00435A20">
      <w:pPr>
        <w:widowControl w:val="0"/>
        <w:spacing w:before="0" w:beforeAutospacing="0" w:after="0" w:afterAutospacing="0" w:line="240" w:lineRule="auto"/>
        <w:outlineLvl w:val="2"/>
        <w:rPr>
          <w:rFonts w:ascii="Times New Roman" w:eastAsia="Times New Roman" w:hAnsi="Times New Roman" w:cs="David"/>
          <w:sz w:val="20"/>
          <w:szCs w:val="24"/>
          <w:rtl/>
        </w:rPr>
      </w:pPr>
    </w:p>
    <w:p w14:paraId="76DD6049" w14:textId="41972C77" w:rsidR="00435A20" w:rsidRPr="00435A20" w:rsidRDefault="00825C7D" w:rsidP="00CC7EFF">
      <w:pPr>
        <w:widowControl w:val="0"/>
        <w:spacing w:before="0" w:beforeAutospacing="0" w:after="0" w:afterAutospacing="0" w:line="240" w:lineRule="auto"/>
        <w:ind w:left="720"/>
        <w:outlineLvl w:val="2"/>
        <w:rPr>
          <w:rFonts w:ascii="Times New Roman" w:eastAsia="Times New Roman" w:hAnsi="Times New Roman" w:cs="David"/>
          <w:color w:val="008000"/>
          <w:sz w:val="24"/>
          <w:szCs w:val="24"/>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712879543"/>
          <w:placeholder>
            <w:docPart w:val="539C051A59DD4739B773D24F6837E45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524458" w:rsidRPr="007D5B33">
            <w:rPr>
              <w:rStyle w:val="AutoFieldChar"/>
              <w:rFonts w:eastAsiaTheme="minorHAnsi"/>
              <w:color w:val="00B0F0"/>
              <w:rtl/>
            </w:rPr>
            <w:t>[אחוז השתתפות צד א]</w:t>
          </w:r>
        </w:sdtContent>
      </w:sdt>
    </w:p>
    <w:p w14:paraId="25C3CDE0" w14:textId="5694B8C2" w:rsidR="00435A20" w:rsidRPr="00435A20" w:rsidRDefault="00435A20" w:rsidP="00435A20">
      <w:pPr>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sz w:val="20"/>
          <w:szCs w:val="24"/>
          <w:rtl/>
        </w:rPr>
        <w:br w:type="page"/>
      </w:r>
      <w:r w:rsidRPr="00435A20" w:rsidDel="00554912">
        <w:rPr>
          <w:rFonts w:ascii="Times New Roman" w:eastAsia="Times New Roman" w:hAnsi="Times New Roman" w:cs="David"/>
          <w:b/>
          <w:bCs/>
          <w:sz w:val="24"/>
          <w:szCs w:val="24"/>
          <w:u w:val="single"/>
          <w:rtl/>
          <w:lang w:eastAsia="he-IL"/>
        </w:rPr>
        <w:lastRenderedPageBreak/>
        <w:t xml:space="preserve"> </w:t>
      </w:r>
      <w:r w:rsidRPr="00435A20">
        <w:rPr>
          <w:rFonts w:ascii="Times New Roman" w:eastAsia="Times New Roman" w:hAnsi="Times New Roman" w:cs="David"/>
          <w:b/>
          <w:bCs/>
          <w:sz w:val="24"/>
          <w:szCs w:val="24"/>
          <w:u w:val="single"/>
          <w:rtl/>
          <w:lang w:eastAsia="he-IL"/>
        </w:rPr>
        <w:t xml:space="preserve">נספח </w:t>
      </w:r>
      <w:r w:rsidR="007804CE">
        <w:rPr>
          <w:rFonts w:ascii="Times New Roman" w:eastAsia="Times New Roman" w:hAnsi="Times New Roman" w:cs="David" w:hint="cs"/>
          <w:b/>
          <w:bCs/>
          <w:sz w:val="24"/>
          <w:szCs w:val="24"/>
          <w:u w:val="single"/>
          <w:rtl/>
          <w:lang w:eastAsia="he-IL"/>
        </w:rPr>
        <w:t>"</w:t>
      </w:r>
      <w:r w:rsidRPr="00435A20">
        <w:rPr>
          <w:rFonts w:ascii="Times New Roman" w:eastAsia="Times New Roman" w:hAnsi="Times New Roman" w:cs="David"/>
          <w:b/>
          <w:bCs/>
          <w:sz w:val="24"/>
          <w:szCs w:val="24"/>
          <w:u w:val="single"/>
          <w:rtl/>
          <w:lang w:eastAsia="he-IL"/>
        </w:rPr>
        <w:t>ב</w:t>
      </w:r>
      <w:r w:rsidR="007804CE">
        <w:rPr>
          <w:rFonts w:ascii="Times New Roman" w:eastAsia="Times New Roman" w:hAnsi="Times New Roman" w:cs="David" w:hint="cs"/>
          <w:b/>
          <w:bCs/>
          <w:sz w:val="24"/>
          <w:szCs w:val="24"/>
          <w:u w:val="single"/>
          <w:rtl/>
          <w:lang w:eastAsia="he-IL"/>
        </w:rPr>
        <w:t>'</w:t>
      </w:r>
      <w:r w:rsidRPr="00435A20">
        <w:rPr>
          <w:rFonts w:ascii="Times New Roman" w:eastAsia="Times New Roman" w:hAnsi="Times New Roman" w:cs="David"/>
          <w:b/>
          <w:bCs/>
          <w:sz w:val="24"/>
          <w:szCs w:val="24"/>
          <w:u w:val="single"/>
          <w:rtl/>
          <w:lang w:eastAsia="he-IL"/>
        </w:rPr>
        <w:t>'</w:t>
      </w:r>
    </w:p>
    <w:p w14:paraId="63BDDFDE"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
          <w:bCs/>
          <w:sz w:val="24"/>
          <w:szCs w:val="24"/>
          <w:u w:val="single"/>
          <w:rtl/>
          <w:lang w:eastAsia="he-IL"/>
        </w:rPr>
      </w:pPr>
    </w:p>
    <w:p w14:paraId="06422B28"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
          <w:bCs/>
          <w:sz w:val="24"/>
          <w:szCs w:val="24"/>
          <w:u w:val="single"/>
          <w:rtl/>
          <w:lang w:eastAsia="he-IL"/>
        </w:rPr>
        <w:t xml:space="preserve">שרותי המתכנן </w:t>
      </w:r>
    </w:p>
    <w:p w14:paraId="337E5966"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bCs/>
          <w:sz w:val="20"/>
          <w:szCs w:val="24"/>
          <w:u w:val="single"/>
          <w:rtl/>
          <w:lang w:eastAsia="he-IL"/>
        </w:rPr>
      </w:pPr>
    </w:p>
    <w:p w14:paraId="11387CEB"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F1CF533"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4F77759"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1.</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b/>
          <w:bCs/>
          <w:sz w:val="24"/>
          <w:szCs w:val="24"/>
          <w:u w:val="single"/>
          <w:rtl/>
          <w:lang w:eastAsia="he-IL"/>
        </w:rPr>
        <w:t>כללי</w:t>
      </w:r>
    </w:p>
    <w:p w14:paraId="34AA78A9"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AE3B162"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1.1</w:t>
      </w:r>
      <w:r w:rsidRPr="00435A20">
        <w:rPr>
          <w:rFonts w:ascii="Times New Roman" w:eastAsia="Times New Roman" w:hAnsi="Times New Roman" w:cs="David"/>
          <w:sz w:val="24"/>
          <w:szCs w:val="24"/>
          <w:rtl/>
          <w:lang w:eastAsia="he-IL"/>
        </w:rPr>
        <w:tab/>
        <w:t>שרותי המתכנן יכללו:</w:t>
      </w:r>
    </w:p>
    <w:p w14:paraId="5C18A2BD"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82817F5"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שינוי תכנית בנין עיר , תכניות בינוי ופיתוח / תכניות עיצוב ארכיטקטוני.</w:t>
      </w:r>
    </w:p>
    <w:p w14:paraId="752BF009"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B57508C" w14:textId="77777777" w:rsidR="00966136" w:rsidRDefault="00435A20" w:rsidP="00435A20">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ב.</w:t>
      </w:r>
      <w:r w:rsidRPr="00435A20">
        <w:rPr>
          <w:rFonts w:ascii="Times New Roman" w:eastAsia="Times New Roman" w:hAnsi="Times New Roman" w:cs="David"/>
          <w:sz w:val="24"/>
          <w:szCs w:val="24"/>
          <w:rtl/>
          <w:lang w:eastAsia="he-IL"/>
        </w:rPr>
        <w:tab/>
        <w:t xml:space="preserve">תכנון אדריכלות לבנייני מגורים </w:t>
      </w:r>
      <w:r w:rsidRPr="00435A20">
        <w:rPr>
          <w:rFonts w:ascii="Times New Roman" w:eastAsia="Times New Roman" w:hAnsi="Times New Roman" w:cs="David" w:hint="cs"/>
          <w:sz w:val="24"/>
          <w:szCs w:val="24"/>
          <w:rtl/>
          <w:lang w:eastAsia="he-IL"/>
        </w:rPr>
        <w:t xml:space="preserve">ו/או מסחר ו/או משרדים </w:t>
      </w:r>
      <w:r w:rsidRPr="00435A20">
        <w:rPr>
          <w:rFonts w:ascii="Times New Roman" w:eastAsia="Times New Roman" w:hAnsi="Times New Roman" w:cs="David"/>
          <w:sz w:val="24"/>
          <w:szCs w:val="24"/>
          <w:rtl/>
          <w:lang w:eastAsia="he-IL"/>
        </w:rPr>
        <w:t xml:space="preserve">לרבות מבני </w:t>
      </w:r>
    </w:p>
    <w:p w14:paraId="61799FAA" w14:textId="77777777" w:rsidR="00966136" w:rsidRDefault="00966136" w:rsidP="00966136">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 xml:space="preserve">עזר במגרשים (חדרי אשפה, תחנות טרנספורמציה וכד'), תכנון תחנות </w:t>
      </w:r>
    </w:p>
    <w:p w14:paraId="0D8EE9CD" w14:textId="77777777" w:rsidR="00966136" w:rsidRDefault="00966136" w:rsidP="00966136">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 xml:space="preserve">טרנספורמציה במגרשים ציבוריים, תכנון מבנה מכירות ו/או דירה </w:t>
      </w:r>
    </w:p>
    <w:p w14:paraId="0FFE5B7F" w14:textId="6CC20D0A" w:rsidR="00435A20" w:rsidRPr="00435A20" w:rsidRDefault="00966136" w:rsidP="00966136">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לדוגמא בסמוך למבנה המכירות.</w:t>
      </w:r>
    </w:p>
    <w:p w14:paraId="2C08E1EB" w14:textId="77777777" w:rsidR="00435A20" w:rsidRPr="00435A20" w:rsidRDefault="00435A20" w:rsidP="00435A20">
      <w:pPr>
        <w:widowControl w:val="0"/>
        <w:spacing w:before="0" w:beforeAutospacing="0" w:after="0" w:afterAutospacing="0" w:line="240" w:lineRule="auto"/>
        <w:ind w:left="2160"/>
        <w:rPr>
          <w:rFonts w:ascii="Times New Roman" w:eastAsia="Times New Roman" w:hAnsi="Times New Roman" w:cs="David"/>
          <w:sz w:val="24"/>
          <w:szCs w:val="24"/>
          <w:rtl/>
          <w:lang w:eastAsia="he-IL"/>
        </w:rPr>
      </w:pPr>
    </w:p>
    <w:p w14:paraId="6BCFB27C" w14:textId="77777777" w:rsidR="00435A20" w:rsidRPr="00435A20" w:rsidRDefault="00435A20" w:rsidP="00435A20">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u w:val="single"/>
          <w:rtl/>
        </w:rPr>
        <w:t>1.2</w:t>
      </w:r>
      <w:r w:rsidRPr="00435A20">
        <w:rPr>
          <w:rFonts w:ascii="Times New Roman" w:eastAsia="Times New Roman" w:hAnsi="Times New Roman" w:cs="David" w:hint="cs"/>
          <w:sz w:val="24"/>
          <w:szCs w:val="24"/>
          <w:u w:val="single"/>
          <w:rtl/>
        </w:rPr>
        <w:tab/>
      </w:r>
      <w:r w:rsidRPr="00435A20">
        <w:rPr>
          <w:rFonts w:ascii="Times New Roman" w:eastAsia="Times New Roman" w:hAnsi="Times New Roman" w:cs="David"/>
          <w:sz w:val="24"/>
          <w:szCs w:val="24"/>
          <w:u w:val="single"/>
          <w:rtl/>
        </w:rPr>
        <w:t>המ</w:t>
      </w:r>
      <w:r w:rsidRPr="00435A20">
        <w:rPr>
          <w:rFonts w:ascii="Times New Roman" w:eastAsia="Times New Roman" w:hAnsi="Times New Roman" w:cs="David" w:hint="cs"/>
          <w:sz w:val="24"/>
          <w:szCs w:val="24"/>
          <w:u w:val="single"/>
          <w:rtl/>
        </w:rPr>
        <w:t>תכנן</w:t>
      </w:r>
      <w:r w:rsidRPr="00435A20">
        <w:rPr>
          <w:rFonts w:ascii="Times New Roman" w:eastAsia="Times New Roman" w:hAnsi="Times New Roman" w:cs="David"/>
          <w:sz w:val="24"/>
          <w:szCs w:val="24"/>
          <w:u w:val="single"/>
          <w:rtl/>
        </w:rPr>
        <w:t>, צוות עובדים ואמצעים</w:t>
      </w:r>
      <w:r w:rsidRPr="00435A20">
        <w:rPr>
          <w:rFonts w:ascii="Times New Roman" w:eastAsia="Times New Roman" w:hAnsi="Times New Roman" w:cs="David" w:hint="cs"/>
          <w:sz w:val="24"/>
          <w:szCs w:val="24"/>
          <w:rtl/>
          <w:lang w:eastAsia="he-IL"/>
        </w:rPr>
        <w:t>:</w:t>
      </w:r>
    </w:p>
    <w:p w14:paraId="19FF2F24" w14:textId="77777777" w:rsidR="00435A20" w:rsidRPr="00435A20" w:rsidRDefault="00435A20" w:rsidP="00435A20">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6489C8F4" w14:textId="77777777" w:rsidR="0005626B" w:rsidRPr="00B27B4C" w:rsidRDefault="00435A20" w:rsidP="0005626B">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א</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המ</w:t>
      </w:r>
      <w:r w:rsidRPr="00435A20">
        <w:rPr>
          <w:rFonts w:ascii="Times New Roman" w:eastAsia="Times New Roman" w:hAnsi="Times New Roman" w:cs="David" w:hint="cs"/>
          <w:sz w:val="24"/>
          <w:szCs w:val="24"/>
          <w:rtl/>
          <w:lang w:eastAsia="he-IL"/>
        </w:rPr>
        <w:t>תכנן</w:t>
      </w:r>
      <w:r w:rsidRPr="00435A20">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05626B">
        <w:rPr>
          <w:rFonts w:ascii="Times New Roman" w:eastAsia="Times New Roman" w:hAnsi="Times New Roman" w:cs="David" w:hint="cs"/>
          <w:sz w:val="24"/>
          <w:szCs w:val="24"/>
          <w:lang w:eastAsia="he-IL"/>
        </w:rPr>
        <w:t xml:space="preserve"> </w:t>
      </w:r>
      <w:r w:rsidR="0005626B">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05626B">
        <w:rPr>
          <w:rFonts w:ascii="Times New Roman" w:eastAsia="Times New Roman" w:hAnsi="Times New Roman" w:cs="David" w:hint="cs"/>
          <w:sz w:val="24"/>
          <w:szCs w:val="24"/>
          <w:lang w:eastAsia="he-IL"/>
        </w:rPr>
        <w:t>BIM</w:t>
      </w:r>
      <w:r w:rsidR="0005626B">
        <w:rPr>
          <w:rFonts w:ascii="Times New Roman" w:eastAsia="Times New Roman" w:hAnsi="Times New Roman" w:cs="David" w:hint="cs"/>
          <w:sz w:val="24"/>
          <w:szCs w:val="24"/>
          <w:rtl/>
          <w:lang w:eastAsia="he-IL"/>
        </w:rPr>
        <w:t xml:space="preserve"> על המודל.</w:t>
      </w:r>
    </w:p>
    <w:p w14:paraId="048C87A3" w14:textId="32A0F954" w:rsidR="00435A20" w:rsidRPr="00435A20" w:rsidRDefault="00435A20" w:rsidP="0005626B">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ב</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1E3C1C68" w14:textId="77777777" w:rsidR="00435A20" w:rsidRPr="00435A20" w:rsidRDefault="00435A20" w:rsidP="00435A2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ג</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ר</w:t>
      </w:r>
      <w:r w:rsidRPr="00435A20">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031A915C" w14:textId="77777777" w:rsidR="00435A20" w:rsidRPr="00435A20" w:rsidRDefault="00435A20" w:rsidP="00435A20">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ד</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צוות השרטטים של המ</w:t>
      </w:r>
      <w:r w:rsidRPr="00435A20">
        <w:rPr>
          <w:rFonts w:ascii="Times New Roman" w:eastAsia="Times New Roman" w:hAnsi="Times New Roman" w:cs="David" w:hint="cs"/>
          <w:sz w:val="24"/>
          <w:szCs w:val="24"/>
          <w:rtl/>
          <w:lang w:eastAsia="he-IL"/>
        </w:rPr>
        <w:t>תכנן</w:t>
      </w:r>
      <w:r w:rsidRPr="00435A20">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2D472627"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D8F74B3"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37CA8EF"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1.</w:t>
      </w:r>
      <w:r w:rsidRPr="00435A20">
        <w:rPr>
          <w:rFonts w:ascii="Times New Roman" w:eastAsia="Times New Roman" w:hAnsi="Times New Roman" w:cs="David" w:hint="cs"/>
          <w:sz w:val="24"/>
          <w:szCs w:val="24"/>
          <w:rtl/>
          <w:lang w:eastAsia="he-IL"/>
        </w:rPr>
        <w:t>3</w:t>
      </w:r>
      <w:r w:rsidRPr="00435A20">
        <w:rPr>
          <w:rFonts w:ascii="Times New Roman" w:eastAsia="Times New Roman" w:hAnsi="Times New Roman" w:cs="David"/>
          <w:sz w:val="24"/>
          <w:szCs w:val="24"/>
          <w:rtl/>
          <w:lang w:eastAsia="he-IL"/>
        </w:rPr>
        <w:tab/>
        <w:t xml:space="preserve">על המתכנן לקבל אישור בכתב מהמנהל לפני התחלת כל שלב, או לפני כל שרות </w:t>
      </w:r>
    </w:p>
    <w:p w14:paraId="00698B41" w14:textId="77777777" w:rsidR="00435A20" w:rsidRPr="00435A20" w:rsidRDefault="00435A20" w:rsidP="00435A20">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חלקי.</w:t>
      </w:r>
    </w:p>
    <w:p w14:paraId="6C0FF974"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3BE1C3DD"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F23CCBA" w14:textId="1959778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b/>
          <w:bCs/>
          <w:sz w:val="24"/>
          <w:szCs w:val="24"/>
          <w:u w:val="single"/>
          <w:rtl/>
          <w:lang w:eastAsia="he-IL"/>
        </w:rPr>
        <w:t>שלבי העבודה האדריכלית ופרוט הש</w:t>
      </w:r>
      <w:r w:rsidR="007D5B33">
        <w:rPr>
          <w:rFonts w:ascii="Times New Roman" w:eastAsia="Times New Roman" w:hAnsi="Times New Roman" w:cs="David" w:hint="cs"/>
          <w:b/>
          <w:bCs/>
          <w:sz w:val="24"/>
          <w:szCs w:val="24"/>
          <w:u w:val="single"/>
          <w:rtl/>
          <w:lang w:eastAsia="he-IL"/>
        </w:rPr>
        <w:t>י</w:t>
      </w:r>
      <w:r w:rsidRPr="00435A20">
        <w:rPr>
          <w:rFonts w:ascii="Times New Roman" w:eastAsia="Times New Roman" w:hAnsi="Times New Roman" w:cs="David"/>
          <w:b/>
          <w:bCs/>
          <w:sz w:val="24"/>
          <w:szCs w:val="24"/>
          <w:u w:val="single"/>
          <w:rtl/>
          <w:lang w:eastAsia="he-IL"/>
        </w:rPr>
        <w:t>רותים</w:t>
      </w:r>
      <w:r w:rsidRPr="00435A20">
        <w:rPr>
          <w:rFonts w:ascii="Times New Roman" w:eastAsia="Times New Roman" w:hAnsi="Times New Roman" w:cs="David"/>
          <w:sz w:val="24"/>
          <w:szCs w:val="24"/>
          <w:rtl/>
          <w:lang w:eastAsia="he-IL"/>
        </w:rPr>
        <w:t>:</w:t>
      </w:r>
    </w:p>
    <w:p w14:paraId="7B71D46F"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14DCEA7" w14:textId="77777777" w:rsidR="00966136" w:rsidRDefault="00435A20" w:rsidP="00435A20">
      <w:pPr>
        <w:widowControl w:val="0"/>
        <w:spacing w:before="0" w:beforeAutospacing="0" w:after="0" w:afterAutospacing="0" w:line="36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העבודה תבוצע בקטעים לפי התקדמות הפרויקט והנחיות המנהל</w:t>
      </w:r>
      <w:r w:rsidRPr="00435A20">
        <w:rPr>
          <w:rFonts w:ascii="Times New Roman" w:eastAsia="Times New Roman" w:hAnsi="Times New Roman" w:cs="David" w:hint="cs"/>
          <w:sz w:val="24"/>
          <w:szCs w:val="24"/>
          <w:rtl/>
          <w:lang w:eastAsia="he-IL"/>
        </w:rPr>
        <w:t>, לרבות הסדרי ביניים</w:t>
      </w:r>
    </w:p>
    <w:p w14:paraId="58EF907F" w14:textId="20B12681" w:rsidR="00435A20" w:rsidRPr="00435A20" w:rsidRDefault="00966136" w:rsidP="00435A20">
      <w:pPr>
        <w:widowControl w:val="0"/>
        <w:spacing w:before="0" w:beforeAutospacing="0" w:after="0" w:afterAutospacing="0" w:line="360" w:lineRule="auto"/>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לבניה ואכלוס בשלבים</w:t>
      </w:r>
      <w:r w:rsidR="00435A20" w:rsidRPr="00435A20">
        <w:rPr>
          <w:rFonts w:ascii="Times New Roman" w:eastAsia="Times New Roman" w:hAnsi="Times New Roman" w:cs="David"/>
          <w:sz w:val="24"/>
          <w:szCs w:val="24"/>
          <w:rtl/>
          <w:lang w:eastAsia="he-IL"/>
        </w:rPr>
        <w:t>.</w:t>
      </w:r>
    </w:p>
    <w:p w14:paraId="798740CF" w14:textId="20DC2E8B" w:rsidR="00435A20" w:rsidRPr="00435A20" w:rsidRDefault="00435A20" w:rsidP="00435A20">
      <w:pPr>
        <w:widowControl w:val="0"/>
        <w:spacing w:before="0" w:beforeAutospacing="0" w:after="0" w:afterAutospacing="0" w:line="36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lastRenderedPageBreak/>
        <w:tab/>
        <w:t>העבודה תבוצע בשלבים הכוללים את הש</w:t>
      </w:r>
      <w:r w:rsidR="007D5B33">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רותים כלהלן:</w:t>
      </w:r>
    </w:p>
    <w:p w14:paraId="54CE3BE2"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6DC4285" w14:textId="77777777" w:rsidR="00435A20" w:rsidRPr="00435A20" w:rsidRDefault="00435A20" w:rsidP="00435A20">
      <w:pPr>
        <w:widowControl w:val="0"/>
        <w:spacing w:before="0" w:beforeAutospacing="0" w:after="0" w:afterAutospacing="0" w:line="240" w:lineRule="auto"/>
        <w:ind w:left="1440" w:hanging="465"/>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2.1</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 xml:space="preserve">שינוי תכנית בנין </w:t>
      </w:r>
      <w:r w:rsidRPr="00435A20">
        <w:rPr>
          <w:rFonts w:ascii="Times New Roman" w:eastAsia="Times New Roman" w:hAnsi="Times New Roman" w:cs="David" w:hint="cs"/>
          <w:sz w:val="24"/>
          <w:szCs w:val="24"/>
          <w:u w:val="single"/>
          <w:rtl/>
          <w:lang w:eastAsia="he-IL"/>
        </w:rPr>
        <w:t>עיר</w:t>
      </w:r>
      <w:r w:rsidRPr="00435A20">
        <w:rPr>
          <w:rFonts w:ascii="Times New Roman" w:eastAsia="Times New Roman" w:hAnsi="Times New Roman" w:cs="David"/>
          <w:sz w:val="24"/>
          <w:szCs w:val="24"/>
          <w:u w:val="single"/>
          <w:rtl/>
          <w:lang w:eastAsia="he-IL"/>
        </w:rPr>
        <w:t>, תכניות בינוי ופ</w:t>
      </w:r>
      <w:r w:rsidRPr="00435A20">
        <w:rPr>
          <w:rFonts w:ascii="Times New Roman" w:eastAsia="Times New Roman" w:hAnsi="Times New Roman" w:cs="David" w:hint="cs"/>
          <w:sz w:val="24"/>
          <w:szCs w:val="24"/>
          <w:u w:val="single"/>
          <w:rtl/>
          <w:lang w:eastAsia="he-IL"/>
        </w:rPr>
        <w:t>י</w:t>
      </w:r>
      <w:r w:rsidRPr="00435A20">
        <w:rPr>
          <w:rFonts w:ascii="Times New Roman" w:eastAsia="Times New Roman" w:hAnsi="Times New Roman" w:cs="David"/>
          <w:sz w:val="24"/>
          <w:szCs w:val="24"/>
          <w:u w:val="single"/>
          <w:rtl/>
          <w:lang w:eastAsia="he-IL"/>
        </w:rPr>
        <w:t>תוח/תכניות עיצוב א</w:t>
      </w:r>
      <w:r w:rsidRPr="00435A20">
        <w:rPr>
          <w:rFonts w:ascii="Times New Roman" w:eastAsia="Times New Roman" w:hAnsi="Times New Roman" w:cs="David" w:hint="cs"/>
          <w:sz w:val="24"/>
          <w:szCs w:val="24"/>
          <w:u w:val="single"/>
          <w:rtl/>
          <w:lang w:eastAsia="he-IL"/>
        </w:rPr>
        <w:t>דריכלי</w:t>
      </w:r>
      <w:r w:rsidRPr="00435A20">
        <w:rPr>
          <w:rFonts w:ascii="Times New Roman" w:eastAsia="Times New Roman" w:hAnsi="Times New Roman" w:cs="David"/>
          <w:sz w:val="24"/>
          <w:szCs w:val="24"/>
          <w:u w:val="single"/>
          <w:rtl/>
          <w:lang w:eastAsia="he-IL"/>
        </w:rPr>
        <w:t>:</w:t>
      </w:r>
    </w:p>
    <w:p w14:paraId="4AF08DA1"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97644DD"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א.</w:t>
      </w:r>
      <w:r w:rsidRPr="00435A20">
        <w:rPr>
          <w:rFonts w:ascii="Times New Roman" w:eastAsia="Times New Roman" w:hAnsi="Times New Roman" w:cs="David"/>
          <w:sz w:val="24"/>
          <w:szCs w:val="24"/>
          <w:rtl/>
          <w:lang w:eastAsia="he-IL"/>
        </w:rPr>
        <w:tab/>
        <w:t xml:space="preserve">בירור הפרוגרמה עם המזמין, ביקורים באתר, חקירות מוקדמות, </w:t>
      </w:r>
    </w:p>
    <w:p w14:paraId="193C90EE" w14:textId="77777777" w:rsidR="00435A20" w:rsidRPr="00435A20" w:rsidRDefault="00435A20" w:rsidP="00435A20">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התייעצויו</w:t>
      </w:r>
      <w:r w:rsidRPr="00435A20">
        <w:rPr>
          <w:rFonts w:ascii="Times New Roman" w:eastAsia="Times New Roman" w:hAnsi="Times New Roman" w:cs="David" w:hint="eastAsia"/>
          <w:sz w:val="24"/>
          <w:szCs w:val="24"/>
          <w:rtl/>
          <w:lang w:eastAsia="he-IL"/>
        </w:rPr>
        <w:t>ת</w:t>
      </w:r>
      <w:r w:rsidRPr="00435A20">
        <w:rPr>
          <w:rFonts w:ascii="Times New Roman" w:eastAsia="Times New Roman" w:hAnsi="Times New Roman" w:cs="David"/>
          <w:sz w:val="24"/>
          <w:szCs w:val="24"/>
          <w:rtl/>
          <w:lang w:eastAsia="he-IL"/>
        </w:rPr>
        <w:t xml:space="preserve"> ותאום עם מתכנני הפרויקט ועם היועצים האחרים.</w:t>
      </w:r>
    </w:p>
    <w:p w14:paraId="4390A83E"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p>
    <w:p w14:paraId="1F932BB1" w14:textId="2F40CE4E" w:rsidR="00435A20" w:rsidRPr="00435A20" w:rsidRDefault="00435A20" w:rsidP="009D142E">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 בירור ברשויות המוסמכות ואצל גורמים אחרים בקשר לכל הנושאים הקשורים בתכנון הפרויקט ובקבלת אישור הרשויות לתכנונו ולבי</w:t>
      </w:r>
      <w:r w:rsidR="00B33CA0">
        <w:rPr>
          <w:rFonts w:ascii="Times New Roman" w:eastAsia="Times New Roman" w:hAnsi="Times New Roman" w:cs="David" w:hint="cs"/>
          <w:sz w:val="24"/>
          <w:szCs w:val="24"/>
          <w:rtl/>
          <w:lang w:eastAsia="he-IL"/>
        </w:rPr>
        <w:t>צועו, לרבות ריכוז נתונים לגבי תכניות בנין עיר תקפות, ת</w:t>
      </w:r>
      <w:r w:rsidRPr="00435A20">
        <w:rPr>
          <w:rFonts w:ascii="Times New Roman" w:eastAsia="Times New Roman" w:hAnsi="Times New Roman" w:cs="David" w:hint="cs"/>
          <w:sz w:val="24"/>
          <w:szCs w:val="24"/>
          <w:rtl/>
          <w:lang w:eastAsia="he-IL"/>
        </w:rPr>
        <w:t>כניות בהפקדה ותוכניות בהכנה בכל רמות התכנון (ארציות, מחוזיות ומקומיות), ריכוז נתו</w:t>
      </w:r>
      <w:r w:rsidR="00B33CA0">
        <w:rPr>
          <w:rFonts w:ascii="Times New Roman" w:eastAsia="Times New Roman" w:hAnsi="Times New Roman" w:cs="David" w:hint="cs"/>
          <w:sz w:val="24"/>
          <w:szCs w:val="24"/>
          <w:rtl/>
          <w:lang w:eastAsia="he-IL"/>
        </w:rPr>
        <w:t>נים לגבי ת</w:t>
      </w:r>
      <w:r w:rsidRPr="00435A20">
        <w:rPr>
          <w:rFonts w:ascii="Times New Roman" w:eastAsia="Times New Roman" w:hAnsi="Times New Roman" w:cs="David" w:hint="cs"/>
          <w:sz w:val="24"/>
          <w:szCs w:val="24"/>
          <w:rtl/>
          <w:lang w:eastAsia="he-IL"/>
        </w:rPr>
        <w:t>כניות בינוי/עיצוב ארכיטקטוני, החלות על האתר ועל סביבתו, מיפוי עתיקות, ערכי נוף, בעלויות וזכויות בקרקע, קווי מתח גבוה, קווי תשתית למיניהם ומגבלותיהם</w:t>
      </w:r>
      <w:r w:rsidR="00B33CA0">
        <w:rPr>
          <w:rFonts w:ascii="Times New Roman" w:eastAsia="Times New Roman" w:hAnsi="Times New Roman" w:cs="David" w:hint="cs"/>
          <w:sz w:val="24"/>
          <w:szCs w:val="24"/>
          <w:rtl/>
          <w:lang w:eastAsia="he-IL"/>
        </w:rPr>
        <w:t>, קווי בנין, מגבלות גובה, רדיוס</w:t>
      </w:r>
      <w:r w:rsidRPr="00435A20">
        <w:rPr>
          <w:rFonts w:ascii="Times New Roman" w:eastAsia="Times New Roman" w:hAnsi="Times New Roman" w:cs="David" w:hint="cs"/>
          <w:sz w:val="24"/>
          <w:szCs w:val="24"/>
          <w:rtl/>
          <w:lang w:eastAsia="he-IL"/>
        </w:rPr>
        <w:t xml:space="preserve"> בטחון, מפגעי רעש, זיהום אויר וכו', וביקור בשטח התכנון.</w:t>
      </w:r>
    </w:p>
    <w:p w14:paraId="6BFFDE9E"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20C51E0"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DADEF98"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ג.</w:t>
      </w:r>
      <w:r w:rsidRPr="00435A20">
        <w:rPr>
          <w:rFonts w:ascii="Times New Roman" w:eastAsia="Times New Roman" w:hAnsi="Times New Roman" w:cs="David"/>
          <w:sz w:val="24"/>
          <w:szCs w:val="24"/>
          <w:rtl/>
          <w:lang w:eastAsia="he-IL"/>
        </w:rPr>
        <w:tab/>
        <w:t xml:space="preserve">הגדרה ראשונית של מטרות, בעיות, אילוצים ויעדים לתכנון, לאשור </w:t>
      </w:r>
    </w:p>
    <w:p w14:paraId="471EE33A" w14:textId="77777777" w:rsidR="00966136" w:rsidRDefault="00435A20" w:rsidP="00435A20">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המזמין.</w:t>
      </w:r>
      <w:r w:rsidRPr="00435A20">
        <w:rPr>
          <w:rFonts w:ascii="Times New Roman" w:eastAsia="Times New Roman" w:hAnsi="Times New Roman" w:cs="David" w:hint="cs"/>
          <w:sz w:val="24"/>
          <w:szCs w:val="24"/>
          <w:rtl/>
          <w:lang w:eastAsia="he-IL"/>
        </w:rPr>
        <w:t xml:space="preserve"> קבלה מהמזמין/ממודד האתר מפת רקע מדידה מצבית </w:t>
      </w:r>
    </w:p>
    <w:p w14:paraId="54CD5F4D" w14:textId="07000E8A" w:rsidR="00435A20" w:rsidRPr="00435A20" w:rsidRDefault="00435A20" w:rsidP="00435A20">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מעודכנת ברמת פרוט המאפשרת הכנת תכנית.</w:t>
      </w:r>
    </w:p>
    <w:p w14:paraId="65CDF8F1"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9D42BF0" w14:textId="2E4DE260"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עריכת הצעה לביצוע סקרים, ריכוז סקרים של היועצים, נ</w:t>
      </w:r>
      <w:r w:rsidR="00966136">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תוח הסקרים, הכנת תחזיות על סמך הסקרים והכנת דו"ח מסכם להכנת הפרוגרמה.</w:t>
      </w:r>
      <w:r w:rsidRPr="00435A20">
        <w:rPr>
          <w:rFonts w:ascii="Times New Roman" w:eastAsia="Times New Roman" w:hAnsi="Times New Roman" w:cs="David" w:hint="cs"/>
          <w:sz w:val="24"/>
          <w:szCs w:val="24"/>
          <w:rtl/>
          <w:lang w:eastAsia="he-IL"/>
        </w:rPr>
        <w:t xml:space="preserve"> השתתפות בדיונים עם צוות התכנון ונציג המזמין לצורך ניתוח הנתונים והגדרת המטרות והצרכים התכנוניים.</w:t>
      </w:r>
    </w:p>
    <w:p w14:paraId="4BA66FBA"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B190EBB"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הכנת פרוגרמה לתכנון, הכוללת: מטרות, בעיות, אילוצים, יעדים, נתונים כמותיים ואיכותיים, בתאום עם היועצים ובאישור המזמין.</w:t>
      </w:r>
    </w:p>
    <w:p w14:paraId="1B5705CF"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486A2EC" w14:textId="77777777" w:rsidR="00435A20" w:rsidRPr="00435A20" w:rsidRDefault="00435A20" w:rsidP="00435A2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ו.</w:t>
      </w:r>
      <w:r w:rsidRPr="00435A20">
        <w:rPr>
          <w:rFonts w:ascii="Times New Roman" w:eastAsia="Times New Roman" w:hAnsi="Times New Roman" w:cs="David"/>
          <w:sz w:val="24"/>
          <w:szCs w:val="24"/>
          <w:rtl/>
          <w:lang w:eastAsia="he-IL"/>
        </w:rPr>
        <w:tab/>
      </w:r>
    </w:p>
    <w:p w14:paraId="6C2537EF" w14:textId="11EC8138" w:rsidR="00435A20" w:rsidRPr="00435A20" w:rsidRDefault="00B33CA0" w:rsidP="00435A20">
      <w:pPr>
        <w:widowControl w:val="0"/>
        <w:tabs>
          <w:tab w:val="left" w:pos="720"/>
          <w:tab w:val="center" w:pos="4153"/>
          <w:tab w:val="right" w:pos="8306"/>
        </w:tabs>
        <w:spacing w:before="0" w:beforeAutospacing="0" w:after="0" w:afterAutospacing="0" w:line="240" w:lineRule="auto"/>
        <w:ind w:left="2290" w:hanging="85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הכנת ת</w:t>
      </w:r>
      <w:r w:rsidR="00435A20" w:rsidRPr="00435A20">
        <w:rPr>
          <w:rFonts w:ascii="Times New Roman" w:eastAsia="Times New Roman" w:hAnsi="Times New Roman" w:cs="David" w:hint="cs"/>
          <w:sz w:val="24"/>
          <w:szCs w:val="24"/>
          <w:rtl/>
          <w:lang w:eastAsia="he-IL"/>
        </w:rPr>
        <w:t xml:space="preserve">כניות מוקדמות במספר חלופות, המתארות את </w:t>
      </w:r>
      <w:r w:rsidR="007D5B33">
        <w:rPr>
          <w:rFonts w:ascii="Times New Roman" w:eastAsia="Times New Roman" w:hAnsi="Times New Roman" w:cs="David" w:hint="cs"/>
          <w:sz w:val="24"/>
          <w:szCs w:val="24"/>
          <w:rtl/>
          <w:lang w:eastAsia="he-IL"/>
        </w:rPr>
        <w:t>פריסת שימושי הקרקע, פריסת צפיפ</w:t>
      </w:r>
      <w:r w:rsidR="00435A20" w:rsidRPr="00435A20">
        <w:rPr>
          <w:rFonts w:ascii="Times New Roman" w:eastAsia="Times New Roman" w:hAnsi="Times New Roman" w:cs="David" w:hint="cs"/>
          <w:sz w:val="24"/>
          <w:szCs w:val="24"/>
          <w:rtl/>
          <w:lang w:eastAsia="he-IL"/>
        </w:rPr>
        <w:t>ות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6ADFC3EF"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ab/>
        <w:t>תכניות הבינוי יגדירו את עקרונות העמדת המבנים, עקרונות החניה, הפנית המבנים, גבהים, תכסיות, חתכים עקרוניים ואיורים מוגדלים לקטעים אופייניים.</w:t>
      </w:r>
    </w:p>
    <w:p w14:paraId="256C8842"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FB41D20"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ז.</w:t>
      </w:r>
      <w:r w:rsidRPr="00435A20">
        <w:rPr>
          <w:rFonts w:ascii="Times New Roman" w:eastAsia="Times New Roman" w:hAnsi="Times New Roman" w:cs="David"/>
          <w:sz w:val="24"/>
          <w:szCs w:val="24"/>
          <w:rtl/>
          <w:lang w:eastAsia="he-IL"/>
        </w:rPr>
        <w:tab/>
        <w:t xml:space="preserve">הכנת טבלאות המפרטות בכל חלופה את מספר יחידות הבינוי המוצע, שטחי הבניה, שטחי המגרשים בכל יעוד והשוואת הנתונים עם תכנית בנין העיר התקפה. </w:t>
      </w:r>
      <w:r w:rsidRPr="00435A20">
        <w:rPr>
          <w:rFonts w:ascii="Times New Roman" w:eastAsia="Times New Roman" w:hAnsi="Times New Roman" w:cs="David" w:hint="cs"/>
          <w:sz w:val="24"/>
          <w:szCs w:val="24"/>
          <w:rtl/>
          <w:lang w:eastAsia="he-IL"/>
        </w:rPr>
        <w:t>בחינת התאמת התכנון לפרוגרמה להקצאת שטחים למוסדות ציבור, מבני ציבור, מסחר, משרדים ושטחים פתוחים.</w:t>
      </w:r>
    </w:p>
    <w:p w14:paraId="4BCE2399"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3E388FA8"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1AEBE92A"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w:t>
      </w:r>
      <w:r w:rsidRPr="00435A20">
        <w:rPr>
          <w:rFonts w:ascii="Times New Roman" w:eastAsia="Times New Roman" w:hAnsi="Times New Roman" w:cs="David"/>
          <w:sz w:val="24"/>
          <w:szCs w:val="24"/>
          <w:rtl/>
          <w:lang w:eastAsia="he-IL"/>
        </w:rPr>
        <w:tab/>
        <w:t>הצגת החלופות בפני המזמין תוך ניתוחן</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cs"/>
          <w:sz w:val="24"/>
          <w:szCs w:val="24"/>
          <w:rtl/>
          <w:lang w:eastAsia="he-IL"/>
        </w:rPr>
        <w:t>פרוט היתרונות והחסרונות של כל חלופה, מידת התאמתן לפרוגרמה</w:t>
      </w:r>
      <w:r w:rsidRPr="00435A20">
        <w:rPr>
          <w:rFonts w:ascii="Times New Roman" w:eastAsia="Times New Roman" w:hAnsi="Times New Roman" w:cs="David"/>
          <w:sz w:val="24"/>
          <w:szCs w:val="24"/>
          <w:rtl/>
          <w:lang w:eastAsia="he-IL"/>
        </w:rPr>
        <w:t xml:space="preserve"> והמלצה על חלופה מועדפת.</w:t>
      </w:r>
    </w:p>
    <w:p w14:paraId="675CAE85"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9A02258"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ט.</w:t>
      </w:r>
      <w:r w:rsidRPr="00435A20">
        <w:rPr>
          <w:rFonts w:ascii="Times New Roman" w:eastAsia="Times New Roman" w:hAnsi="Times New Roman" w:cs="David"/>
          <w:sz w:val="24"/>
          <w:szCs w:val="24"/>
          <w:rtl/>
          <w:lang w:eastAsia="he-IL"/>
        </w:rPr>
        <w:tab/>
        <w:t xml:space="preserve">הכנסת שינויים בתכניות המוקדמות, בהתאם לדרישת המזמין ו/או לפי </w:t>
      </w:r>
    </w:p>
    <w:p w14:paraId="3F5277BD" w14:textId="77777777" w:rsidR="00435A20" w:rsidRPr="00435A20" w:rsidRDefault="00435A20" w:rsidP="00435A20">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דרישת הרשויות המוסמכות, באישור המזמין.</w:t>
      </w:r>
    </w:p>
    <w:p w14:paraId="59C86B78"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8CFC450"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י.</w:t>
      </w:r>
      <w:r w:rsidRPr="00435A20">
        <w:rPr>
          <w:rFonts w:ascii="Times New Roman" w:eastAsia="Times New Roman" w:hAnsi="Times New Roman" w:cs="David"/>
          <w:sz w:val="24"/>
          <w:szCs w:val="24"/>
          <w:rtl/>
          <w:lang w:eastAsia="he-IL"/>
        </w:rPr>
        <w:tab/>
        <w:t xml:space="preserve">פגישות והתייעצויות עם המזמין, יועציו המשפטיים והרשויות לבחינת </w:t>
      </w:r>
    </w:p>
    <w:p w14:paraId="55AB3C94" w14:textId="77777777" w:rsidR="00435A20" w:rsidRPr="00435A20" w:rsidRDefault="00435A20" w:rsidP="00435A20">
      <w:pPr>
        <w:widowControl w:val="0"/>
        <w:spacing w:before="0" w:beforeAutospacing="0" w:after="0" w:afterAutospacing="0" w:line="240" w:lineRule="auto"/>
        <w:ind w:left="216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האפשרויות לקדום אשור התכנון במסגרת סמכויות הועדה המקומית, או במסגרת סמכויות הועדה המחוזית.</w:t>
      </w:r>
    </w:p>
    <w:p w14:paraId="253FDC00"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DE7A480" w14:textId="42A95084"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יא.</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מסירת נתונים ליועצים האחרים לרבות </w:t>
      </w:r>
      <w:r w:rsidR="000817A9">
        <w:rPr>
          <w:rFonts w:ascii="Times New Roman" w:eastAsia="Times New Roman" w:hAnsi="Times New Roman" w:cs="David" w:hint="cs"/>
          <w:sz w:val="24"/>
          <w:szCs w:val="24"/>
          <w:rtl/>
          <w:lang w:eastAsia="he-IL"/>
        </w:rPr>
        <w:t>מתכנן</w:t>
      </w:r>
      <w:r w:rsidRPr="00435A20">
        <w:rPr>
          <w:rFonts w:ascii="Times New Roman" w:eastAsia="Times New Roman" w:hAnsi="Times New Roman" w:cs="David" w:hint="cs"/>
          <w:sz w:val="24"/>
          <w:szCs w:val="24"/>
          <w:rtl/>
          <w:lang w:eastAsia="he-IL"/>
        </w:rPr>
        <w:t xml:space="preserve"> תנועה, אדריכל נוף,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וכו'.</w:t>
      </w:r>
    </w:p>
    <w:p w14:paraId="5A9E7453"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BE18C57" w14:textId="1D313BA0" w:rsidR="009D142E" w:rsidRPr="00435A20" w:rsidRDefault="00435A20" w:rsidP="009D142E">
      <w:pPr>
        <w:widowControl w:val="0"/>
        <w:spacing w:before="0" w:beforeAutospacing="0" w:after="0" w:afterAutospacing="0" w:line="240" w:lineRule="auto"/>
        <w:ind w:left="2160" w:hanging="720"/>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יב.</w:t>
      </w:r>
      <w:r w:rsidRPr="00435A20">
        <w:rPr>
          <w:rFonts w:ascii="Times New Roman" w:eastAsia="Times New Roman" w:hAnsi="Times New Roman" w:cs="David"/>
          <w:sz w:val="24"/>
          <w:szCs w:val="24"/>
          <w:rtl/>
          <w:lang w:eastAsia="he-IL"/>
        </w:rPr>
        <w:tab/>
        <w:t xml:space="preserve">הכנת תכנית סופית, המפרטת את החלופה </w:t>
      </w:r>
      <w:r w:rsidRPr="00435A20">
        <w:rPr>
          <w:rFonts w:ascii="Times New Roman" w:eastAsia="Times New Roman" w:hAnsi="Times New Roman" w:cs="David" w:hint="cs"/>
          <w:sz w:val="24"/>
          <w:szCs w:val="24"/>
          <w:rtl/>
          <w:lang w:eastAsia="he-IL"/>
        </w:rPr>
        <w:t xml:space="preserve">שנבחרה ע"י המזמין וניתוח </w:t>
      </w:r>
    </w:p>
    <w:p w14:paraId="66D1A691" w14:textId="78A13D6F" w:rsidR="00435A20" w:rsidRPr="00435A20" w:rsidRDefault="00435A20" w:rsidP="009D142E">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לרבות טבלאות נתונים לאישור המזמין.</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cs"/>
          <w:sz w:val="24"/>
          <w:szCs w:val="24"/>
          <w:rtl/>
          <w:lang w:eastAsia="he-IL"/>
        </w:rPr>
        <w:t xml:space="preserve"> </w:t>
      </w:r>
    </w:p>
    <w:p w14:paraId="13EFF506" w14:textId="77777777" w:rsidR="00435A20" w:rsidRPr="00435A20" w:rsidRDefault="00435A20" w:rsidP="00435A20">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תיאום עם היועצים, תיאום עם הרשויות המוסמכות וגורמים אחרים.</w:t>
      </w:r>
    </w:p>
    <w:p w14:paraId="7797B3AE"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1D50583" w14:textId="043A47AE"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יג.</w:t>
      </w:r>
      <w:r w:rsidRPr="00435A20">
        <w:rPr>
          <w:rFonts w:ascii="Times New Roman" w:eastAsia="Times New Roman" w:hAnsi="Times New Roman" w:cs="David"/>
          <w:sz w:val="24"/>
          <w:szCs w:val="24"/>
          <w:rtl/>
          <w:lang w:eastAsia="he-IL"/>
        </w:rPr>
        <w:tab/>
        <w:t>ע</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בוד תכניות מפורטות הכוללות תשריטים,</w:t>
      </w:r>
      <w:r w:rsidR="00B33CA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תקנונים, תכניות בינוי</w:t>
      </w:r>
      <w:r w:rsidRPr="00435A20">
        <w:rPr>
          <w:rFonts w:ascii="Times New Roman" w:eastAsia="Times New Roman" w:hAnsi="Times New Roman" w:cs="David" w:hint="cs"/>
          <w:sz w:val="24"/>
          <w:szCs w:val="24"/>
          <w:rtl/>
          <w:lang w:eastAsia="he-IL"/>
        </w:rPr>
        <w:t>, חתכים מנחים</w:t>
      </w:r>
      <w:r w:rsidRPr="00435A20">
        <w:rPr>
          <w:rFonts w:ascii="Times New Roman" w:eastAsia="Times New Roman" w:hAnsi="Times New Roman" w:cs="David"/>
          <w:sz w:val="24"/>
          <w:szCs w:val="24"/>
          <w:rtl/>
          <w:lang w:eastAsia="he-IL"/>
        </w:rPr>
        <w:t xml:space="preserve"> והסדרי החניה במגרשים מתואמות עם היועצים והמזמין. הכנת כל המסמכים הדרושים עפ"י דרישת הרשויות בתחום מומחיותו של המתכנן.</w:t>
      </w:r>
    </w:p>
    <w:p w14:paraId="34412A43"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p>
    <w:p w14:paraId="42FF249B"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יד.</w:t>
      </w:r>
      <w:r w:rsidRPr="00435A20">
        <w:rPr>
          <w:rFonts w:ascii="Times New Roman" w:eastAsia="Times New Roman" w:hAnsi="Times New Roman" w:cs="David"/>
          <w:sz w:val="24"/>
          <w:szCs w:val="24"/>
          <w:rtl/>
          <w:lang w:eastAsia="he-IL"/>
        </w:rPr>
        <w:tab/>
        <w:t>הצגת אפשרויות מימוש הבינוי המוצע בשלבים.</w:t>
      </w:r>
    </w:p>
    <w:p w14:paraId="512C2719"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5E4CD4A"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טו.</w:t>
      </w:r>
      <w:r w:rsidRPr="00435A20">
        <w:rPr>
          <w:rFonts w:ascii="Times New Roman" w:eastAsia="Times New Roman" w:hAnsi="Times New Roman" w:cs="David"/>
          <w:sz w:val="24"/>
          <w:szCs w:val="24"/>
          <w:rtl/>
          <w:lang w:eastAsia="he-IL"/>
        </w:rPr>
        <w:tab/>
        <w:t>חתימה על מסמכי תכניות בנין העיר כעורך התכנית, טיפול באשור התכניות ברשויות ותיאום אישור תכניות היועצים.</w:t>
      </w:r>
      <w:r w:rsidRPr="00435A20">
        <w:rPr>
          <w:rFonts w:ascii="Times New Roman" w:eastAsia="Times New Roman" w:hAnsi="Times New Roman" w:cs="David" w:hint="cs"/>
          <w:sz w:val="24"/>
          <w:szCs w:val="24"/>
          <w:rtl/>
          <w:lang w:eastAsia="he-IL"/>
        </w:rPr>
        <w:t xml:space="preserve">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55A4563D"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p>
    <w:p w14:paraId="1C8D5182" w14:textId="39260468" w:rsidR="00435A20" w:rsidRPr="00435A20" w:rsidRDefault="00435A20" w:rsidP="009D142E">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טז.</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השלמת מסמכים ונתונים, </w:t>
      </w:r>
      <w:r w:rsidRPr="00435A20">
        <w:rPr>
          <w:rFonts w:ascii="Times New Roman" w:eastAsia="Times New Roman" w:hAnsi="Times New Roman" w:cs="David"/>
          <w:sz w:val="24"/>
          <w:szCs w:val="24"/>
          <w:rtl/>
          <w:lang w:eastAsia="he-IL"/>
        </w:rPr>
        <w:t>הכנסת תיקונים ושינויים במסמכי התכניות</w:t>
      </w:r>
      <w:r w:rsidRPr="00435A20">
        <w:rPr>
          <w:rFonts w:ascii="Times New Roman" w:eastAsia="Times New Roman" w:hAnsi="Times New Roman" w:cs="David" w:hint="cs"/>
          <w:sz w:val="24"/>
          <w:szCs w:val="24"/>
          <w:rtl/>
          <w:lang w:eastAsia="he-IL"/>
        </w:rPr>
        <w:t>, הכנת חלופות חדשות נוספות, הכל</w:t>
      </w:r>
      <w:r w:rsidR="007D5B33">
        <w:rPr>
          <w:rFonts w:ascii="Times New Roman" w:eastAsia="Times New Roman" w:hAnsi="Times New Roman" w:cs="David" w:hint="cs"/>
          <w:sz w:val="24"/>
          <w:szCs w:val="24"/>
          <w:rtl/>
          <w:lang w:eastAsia="he-IL"/>
        </w:rPr>
        <w:t xml:space="preserve"> </w:t>
      </w:r>
      <w:r w:rsidR="009D142E">
        <w:rPr>
          <w:rFonts w:ascii="Times New Roman" w:eastAsia="Times New Roman" w:hAnsi="Times New Roman" w:cs="David"/>
          <w:sz w:val="24"/>
          <w:szCs w:val="24"/>
          <w:rtl/>
          <w:lang w:eastAsia="he-IL"/>
        </w:rPr>
        <w:t>לפי דרישת המזמין ו/או לפי דרישת</w:t>
      </w:r>
      <w:r w:rsidR="00B33CA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הרשויות המוסמכות, באישור המזמין וטיפול באישורן עד למתן תוקף.</w:t>
      </w:r>
    </w:p>
    <w:p w14:paraId="747C988D"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AF55F7E"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יז.</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סיוע למזמין בהכנת תשובות להתנגדויות לתוכניות המוצעות, הצעת פתרונות להסרת ההתנגדויות, שינויים במסמכי התכניות כתוצאה מההתנגדויות ו/או מקבלת התנגדויות, באשור המזמין, לרבות הופעה בפני ועדות ערר ובפני בית המשפט.</w:t>
      </w:r>
      <w:r w:rsidRPr="00435A20">
        <w:rPr>
          <w:rFonts w:ascii="Times New Roman" w:eastAsia="Times New Roman" w:hAnsi="Times New Roman" w:cs="David"/>
          <w:sz w:val="24"/>
          <w:szCs w:val="24"/>
          <w:rtl/>
          <w:lang w:eastAsia="he-IL"/>
        </w:rPr>
        <w:tab/>
      </w:r>
    </w:p>
    <w:p w14:paraId="625D51CB"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855600A" w14:textId="4ACD5712" w:rsidR="009D142E" w:rsidRPr="00435A20" w:rsidRDefault="00435A20" w:rsidP="009D142E">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יח.</w:t>
      </w:r>
      <w:r w:rsidRPr="00435A20">
        <w:rPr>
          <w:rFonts w:ascii="Times New Roman" w:eastAsia="Times New Roman" w:hAnsi="Times New Roman" w:cs="David"/>
          <w:sz w:val="24"/>
          <w:szCs w:val="24"/>
          <w:rtl/>
          <w:lang w:eastAsia="he-IL"/>
        </w:rPr>
        <w:tab/>
        <w:t xml:space="preserve">מתן הסברים והנחיות, לאור התכניות, למתכננים </w:t>
      </w:r>
      <w:r w:rsidRPr="00435A20">
        <w:rPr>
          <w:rFonts w:ascii="Times New Roman" w:eastAsia="Times New Roman" w:hAnsi="Times New Roman" w:cs="David" w:hint="cs"/>
          <w:sz w:val="24"/>
          <w:szCs w:val="24"/>
          <w:rtl/>
          <w:lang w:eastAsia="he-IL"/>
        </w:rPr>
        <w:t>וליועצים האחרים</w:t>
      </w:r>
      <w:r w:rsidRPr="00435A20">
        <w:rPr>
          <w:rFonts w:ascii="Times New Roman" w:eastAsia="Times New Roman" w:hAnsi="Times New Roman" w:cs="David"/>
          <w:sz w:val="24"/>
          <w:szCs w:val="24"/>
          <w:rtl/>
          <w:lang w:eastAsia="he-IL"/>
        </w:rPr>
        <w:t>.</w:t>
      </w:r>
    </w:p>
    <w:p w14:paraId="76D46305"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CE7BA77" w14:textId="4EE8079E" w:rsidR="00435A20" w:rsidRPr="00435A20" w:rsidRDefault="00435A20" w:rsidP="009D142E">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יט.</w:t>
      </w:r>
      <w:r w:rsidR="009D142E">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הכנת כל המסמכים הנדרשים למתן תוקף לתכנית, מעקב וטיפול בהליך מתן התוקף לתכנית עד לפרסום ברשומות ובעיתונות.</w:t>
      </w:r>
    </w:p>
    <w:p w14:paraId="70E9469D"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046D7A4"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כ</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העברת נתונים, הבהרות ותכניות וכן סיוע לשמאים שיועסקו ע"י </w:t>
      </w:r>
    </w:p>
    <w:p w14:paraId="78CB89EA" w14:textId="77777777" w:rsidR="00435A20" w:rsidRPr="00435A20" w:rsidRDefault="00435A20" w:rsidP="00435A20">
      <w:pPr>
        <w:widowControl w:val="0"/>
        <w:spacing w:before="0" w:beforeAutospacing="0" w:after="0" w:afterAutospacing="0" w:line="240" w:lineRule="auto"/>
        <w:ind w:left="216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המזמין להכנת </w:t>
      </w:r>
      <w:r w:rsidRPr="00435A20">
        <w:rPr>
          <w:rFonts w:ascii="Times New Roman" w:eastAsia="Times New Roman" w:hAnsi="Times New Roman" w:cs="David" w:hint="cs"/>
          <w:sz w:val="24"/>
          <w:szCs w:val="24"/>
          <w:rtl/>
          <w:lang w:eastAsia="he-IL"/>
        </w:rPr>
        <w:t xml:space="preserve">טבלאות איזון וחלוקה, </w:t>
      </w:r>
      <w:r w:rsidRPr="00435A20">
        <w:rPr>
          <w:rFonts w:ascii="Times New Roman" w:eastAsia="Times New Roman" w:hAnsi="Times New Roman" w:cs="David"/>
          <w:sz w:val="24"/>
          <w:szCs w:val="24"/>
          <w:rtl/>
          <w:lang w:eastAsia="he-IL"/>
        </w:rPr>
        <w:t xml:space="preserve">הערכות שווי, לדיונים בעניין השבחה, תשלומים למנהל מקרקעי ישראל ולדיונים בעניין שווי זכויות בעלי קרקע. </w:t>
      </w:r>
    </w:p>
    <w:p w14:paraId="3376BFF5"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DAEEDD9"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AE7817C"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2.2</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u w:val="single"/>
          <w:rtl/>
          <w:lang w:eastAsia="he-IL"/>
        </w:rPr>
        <w:t>תכנון מוקדם לבינוי ופתוח/עיצוב ארכיטקטוני ולמבנים</w:t>
      </w:r>
      <w:r w:rsidRPr="00435A20">
        <w:rPr>
          <w:rFonts w:ascii="Times New Roman" w:eastAsia="Times New Roman" w:hAnsi="Times New Roman" w:cs="David"/>
          <w:sz w:val="24"/>
          <w:szCs w:val="24"/>
          <w:u w:val="single"/>
          <w:rtl/>
          <w:lang w:eastAsia="he-IL"/>
        </w:rPr>
        <w:t>:</w:t>
      </w:r>
    </w:p>
    <w:p w14:paraId="4E5F625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C4D6E6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0191B02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D2075C1" w14:textId="675C4C51"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color w:val="000000"/>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בירור ברשויות המוסמכות או גורמים אחרים, בקשר לבעיות החוקיו</w:t>
      </w:r>
      <w:r w:rsidR="00B33CA0">
        <w:rPr>
          <w:rFonts w:ascii="Times New Roman" w:eastAsia="Times New Roman" w:hAnsi="Times New Roman" w:cs="David"/>
          <w:sz w:val="24"/>
          <w:szCs w:val="24"/>
          <w:rtl/>
          <w:lang w:eastAsia="he-IL"/>
        </w:rPr>
        <w:t>ת והאחרות, הכרוכות בתכנון הפרוי</w:t>
      </w:r>
      <w:r w:rsidRPr="00435A20">
        <w:rPr>
          <w:rFonts w:ascii="Times New Roman" w:eastAsia="Times New Roman" w:hAnsi="Times New Roman" w:cs="David"/>
          <w:sz w:val="24"/>
          <w:szCs w:val="24"/>
          <w:rtl/>
          <w:lang w:eastAsia="he-IL"/>
        </w:rPr>
        <w:t>קט או בקבלת אישור הרשויות הנ"ל לביצועו.</w:t>
      </w:r>
      <w:r w:rsidRPr="00435A20">
        <w:rPr>
          <w:rFonts w:ascii="Times New Roman" w:eastAsia="Times New Roman" w:hAnsi="Times New Roman" w:cs="David" w:hint="cs"/>
          <w:sz w:val="24"/>
          <w:szCs w:val="24"/>
          <w:rtl/>
          <w:lang w:eastAsia="he-IL"/>
        </w:rPr>
        <w:t xml:space="preserve"> </w:t>
      </w:r>
    </w:p>
    <w:p w14:paraId="71524AE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color w:val="000000"/>
          <w:sz w:val="24"/>
          <w:szCs w:val="24"/>
          <w:rtl/>
          <w:lang w:eastAsia="he-IL"/>
        </w:rPr>
      </w:pPr>
    </w:p>
    <w:p w14:paraId="7D1134E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color w:val="000000"/>
          <w:sz w:val="24"/>
          <w:szCs w:val="24"/>
          <w:rtl/>
          <w:lang w:eastAsia="he-IL"/>
        </w:rPr>
        <w:t>ג.       ניהול תהליך הרישוי מול כל הרשויות (לרבות, אך לא רק, הרשות המקומית, כיבוי אש, חברת חשמל, ובזק, פקע</w:t>
      </w:r>
      <w:r w:rsidRPr="00435A20">
        <w:rPr>
          <w:rFonts w:ascii="Times New Roman" w:eastAsia="Times New Roman" w:hAnsi="Times New Roman" w:cs="David"/>
          <w:color w:val="000000"/>
          <w:sz w:val="24"/>
          <w:szCs w:val="24"/>
          <w:rtl/>
          <w:lang w:eastAsia="he-IL"/>
        </w:rPr>
        <w:t>"</w:t>
      </w:r>
      <w:r w:rsidRPr="00435A20">
        <w:rPr>
          <w:rFonts w:ascii="Times New Roman" w:eastAsia="Times New Roman" w:hAnsi="Times New Roman" w:cs="David" w:hint="cs"/>
          <w:color w:val="000000"/>
          <w:sz w:val="24"/>
          <w:szCs w:val="24"/>
          <w:rtl/>
          <w:lang w:eastAsia="he-IL"/>
        </w:rPr>
        <w:t>ר, איכות/הגנת הסביבה, תאגיד המים, רשות שדות התעופה, רשות העתיקות, אישור משרד העבודה (אישור גז)  וכיוצ"ב), וקבלה בפועל של כל האישורים הנדרשים.</w:t>
      </w:r>
    </w:p>
    <w:p w14:paraId="18281ED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6352275"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F77CD5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20DD04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ד</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הכנת תכניות מוקדמות במספר חלופות לפי דרישת המנהל המתארות את </w:t>
      </w:r>
      <w:r w:rsidRPr="00435A20">
        <w:rPr>
          <w:rFonts w:ascii="Times New Roman" w:eastAsia="Times New Roman" w:hAnsi="Times New Roman" w:cs="David" w:hint="cs"/>
          <w:sz w:val="24"/>
          <w:szCs w:val="24"/>
          <w:rtl/>
          <w:lang w:eastAsia="he-IL"/>
        </w:rPr>
        <w:t>הבינוי והפיתוח/עיצוב ארכיטקטוני ואת המבנים</w:t>
      </w:r>
      <w:r w:rsidRPr="00435A20">
        <w:rPr>
          <w:rFonts w:ascii="Times New Roman" w:eastAsia="Times New Roman" w:hAnsi="Times New Roman" w:cs="David"/>
          <w:sz w:val="24"/>
          <w:szCs w:val="24"/>
          <w:rtl/>
          <w:lang w:eastAsia="he-IL"/>
        </w:rPr>
        <w:t xml:space="preserve"> והכנסת השינויים בהן בהתאם לדרישות המזמין ו/או לפי דרישת הרשויות המוסמכות באישור המזמין, לרבות הכנת מודלים, הדמיות ופרספקטיבות (באיכות לצרכי תכנון והצגה לרשויות להבדיל מאיכות לצרכי שיווק).</w:t>
      </w:r>
    </w:p>
    <w:p w14:paraId="26FC4B2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hint="cs"/>
          <w:sz w:val="20"/>
          <w:szCs w:val="24"/>
          <w:rtl/>
          <w:lang w:eastAsia="he-IL"/>
        </w:rPr>
        <w:t>התכניות,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פילרים, מונים, תחנות טרנספורמציה, חדרי בזק.</w:t>
      </w:r>
    </w:p>
    <w:p w14:paraId="37DBC759"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57B734F"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ה</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חשובי שטחים לרישוי ובדיקת התאמתם לתב"ע.</w:t>
      </w:r>
    </w:p>
    <w:p w14:paraId="6C03463C"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342ADA0A" w14:textId="77777777" w:rsidR="009D142E" w:rsidRDefault="00435A20" w:rsidP="009D142E">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ו</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חשובי שטחים למכירה</w:t>
      </w:r>
      <w:r w:rsidRPr="00435A20">
        <w:rPr>
          <w:rFonts w:ascii="Times New Roman" w:eastAsia="Times New Roman" w:hAnsi="Times New Roman" w:cs="David" w:hint="cs"/>
          <w:sz w:val="24"/>
          <w:szCs w:val="24"/>
          <w:rtl/>
          <w:lang w:eastAsia="he-IL"/>
        </w:rPr>
        <w:t>/השכרה</w:t>
      </w:r>
      <w:r w:rsidRPr="00435A20">
        <w:rPr>
          <w:rFonts w:ascii="Times New Roman" w:eastAsia="Times New Roman" w:hAnsi="Times New Roman" w:cs="David"/>
          <w:sz w:val="24"/>
          <w:szCs w:val="24"/>
          <w:rtl/>
          <w:lang w:eastAsia="he-IL"/>
        </w:rPr>
        <w:t xml:space="preserve"> בהתאם להנחיות המזמין והתאמת </w:t>
      </w:r>
    </w:p>
    <w:p w14:paraId="54AA4FE6" w14:textId="60350444" w:rsidR="00435A20" w:rsidRPr="00435A20" w:rsidRDefault="009D142E" w:rsidP="009D142E">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sidR="00435A20" w:rsidRPr="00435A20">
        <w:rPr>
          <w:rFonts w:ascii="Times New Roman" w:eastAsia="Times New Roman" w:hAnsi="Times New Roman" w:cs="David"/>
          <w:sz w:val="24"/>
          <w:szCs w:val="24"/>
          <w:rtl/>
          <w:lang w:eastAsia="he-IL"/>
        </w:rPr>
        <w:t>התכנון לשטחי המכירה</w:t>
      </w:r>
      <w:r w:rsidR="00435A20" w:rsidRPr="00435A20">
        <w:rPr>
          <w:rFonts w:ascii="Times New Roman" w:eastAsia="Times New Roman" w:hAnsi="Times New Roman" w:cs="David" w:hint="cs"/>
          <w:sz w:val="24"/>
          <w:szCs w:val="24"/>
          <w:rtl/>
          <w:lang w:eastAsia="he-IL"/>
        </w:rPr>
        <w:t>/השכרה</w:t>
      </w:r>
      <w:r w:rsidR="00435A20" w:rsidRPr="00435A20">
        <w:rPr>
          <w:rFonts w:ascii="Times New Roman" w:eastAsia="Times New Roman" w:hAnsi="Times New Roman" w:cs="David"/>
          <w:sz w:val="24"/>
          <w:szCs w:val="24"/>
          <w:rtl/>
          <w:lang w:eastAsia="he-IL"/>
        </w:rPr>
        <w:t xml:space="preserve"> כפי שיקבעו ע"י המזמין.</w:t>
      </w:r>
    </w:p>
    <w:p w14:paraId="24C81E2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C3A3BE0" w14:textId="1007ACA0"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ז</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סיוע להכנת</w:t>
      </w:r>
      <w:r w:rsidR="00B33CA0">
        <w:rPr>
          <w:rFonts w:ascii="Times New Roman" w:eastAsia="Times New Roman" w:hAnsi="Times New Roman" w:cs="David"/>
          <w:sz w:val="24"/>
          <w:szCs w:val="24"/>
          <w:rtl/>
          <w:lang w:eastAsia="he-IL"/>
        </w:rPr>
        <w:t xml:space="preserve"> אומדן משוער של מחיר הקמת הפרוי</w:t>
      </w:r>
      <w:r w:rsidRPr="00435A20">
        <w:rPr>
          <w:rFonts w:ascii="Times New Roman" w:eastAsia="Times New Roman" w:hAnsi="Times New Roman" w:cs="David"/>
          <w:sz w:val="24"/>
          <w:szCs w:val="24"/>
          <w:rtl/>
          <w:lang w:eastAsia="he-IL"/>
        </w:rPr>
        <w:t>קט.</w:t>
      </w:r>
    </w:p>
    <w:p w14:paraId="5117DB90"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1B4EFF54"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lastRenderedPageBreak/>
        <w:tab/>
      </w:r>
      <w:r w:rsidRPr="00435A20">
        <w:rPr>
          <w:rFonts w:ascii="Times New Roman" w:eastAsia="Times New Roman" w:hAnsi="Times New Roman" w:cs="David" w:hint="cs"/>
          <w:sz w:val="24"/>
          <w:szCs w:val="24"/>
          <w:rtl/>
          <w:lang w:eastAsia="he-IL"/>
        </w:rPr>
        <w:t>ח</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sz w:val="24"/>
          <w:szCs w:val="24"/>
          <w:rtl/>
          <w:lang w:eastAsia="he-IL"/>
        </w:rPr>
        <w:tab/>
        <w:t xml:space="preserve">מסירת נתונים ליועצים, בכדי שיכינו אומדן משוער של הפרויקט, כל אחד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בתחומו.</w:t>
      </w:r>
    </w:p>
    <w:p w14:paraId="40A5EF17"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lang w:eastAsia="he-IL"/>
        </w:rPr>
      </w:pPr>
    </w:p>
    <w:p w14:paraId="38D21A53" w14:textId="77777777" w:rsidR="00435A20" w:rsidRPr="00435A20" w:rsidRDefault="00435A20" w:rsidP="00435A20">
      <w:pPr>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ab/>
      </w:r>
    </w:p>
    <w:p w14:paraId="6F48BB3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ט.</w:t>
      </w:r>
      <w:r w:rsidRPr="00435A20">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5444123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27C8A6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0ED63589"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AD09160" w14:textId="77777777" w:rsidR="00435A20" w:rsidRPr="00435A20" w:rsidRDefault="00435A20" w:rsidP="00435A20">
      <w:pPr>
        <w:widowControl w:val="0"/>
        <w:spacing w:before="0" w:beforeAutospacing="0" w:after="0" w:afterAutospacing="0" w:line="240" w:lineRule="auto"/>
        <w:ind w:right="720" w:firstLine="720"/>
        <w:jc w:val="both"/>
        <w:rPr>
          <w:rFonts w:ascii="Times New Roman" w:eastAsia="Times New Roman" w:hAnsi="Times New Roman" w:cs="David"/>
          <w:sz w:val="24"/>
          <w:szCs w:val="24"/>
          <w:rtl/>
          <w:lang w:eastAsia="he-IL"/>
        </w:rPr>
      </w:pPr>
    </w:p>
    <w:p w14:paraId="3E65EA17" w14:textId="77777777" w:rsidR="00435A20" w:rsidRPr="00435A20" w:rsidRDefault="00435A20" w:rsidP="00435A20">
      <w:pPr>
        <w:widowControl w:val="0"/>
        <w:spacing w:before="0" w:beforeAutospacing="0" w:after="0" w:afterAutospacing="0" w:line="240" w:lineRule="auto"/>
        <w:ind w:right="720" w:firstLine="720"/>
        <w:jc w:val="both"/>
        <w:rPr>
          <w:rFonts w:ascii="Times New Roman" w:eastAsia="Times New Roman" w:hAnsi="Times New Roman" w:cs="David"/>
          <w:sz w:val="24"/>
          <w:szCs w:val="24"/>
          <w:rtl/>
          <w:lang w:eastAsia="he-IL"/>
        </w:rPr>
      </w:pPr>
    </w:p>
    <w:p w14:paraId="66D24281" w14:textId="77777777" w:rsidR="00435A20" w:rsidRPr="00435A20" w:rsidRDefault="00435A20" w:rsidP="00435A20">
      <w:pPr>
        <w:widowControl w:val="0"/>
        <w:spacing w:before="0" w:beforeAutospacing="0" w:after="0" w:afterAutospacing="0" w:line="240" w:lineRule="auto"/>
        <w:ind w:right="720" w:firstLine="720"/>
        <w:jc w:val="both"/>
        <w:rPr>
          <w:rFonts w:ascii="Times New Roman" w:eastAsia="Times New Roman" w:hAnsi="Times New Roman" w:cs="David"/>
          <w:sz w:val="24"/>
          <w:szCs w:val="24"/>
          <w:rtl/>
          <w:lang w:eastAsia="he-IL"/>
        </w:rPr>
      </w:pPr>
    </w:p>
    <w:p w14:paraId="2B4E3A03"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2.3</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תכנון סופי ל</w:t>
      </w:r>
      <w:r w:rsidRPr="00435A20">
        <w:rPr>
          <w:rFonts w:ascii="Times New Roman" w:eastAsia="Times New Roman" w:hAnsi="Times New Roman" w:cs="David" w:hint="cs"/>
          <w:sz w:val="24"/>
          <w:szCs w:val="24"/>
          <w:u w:val="single"/>
          <w:rtl/>
          <w:lang w:eastAsia="he-IL"/>
        </w:rPr>
        <w:t>בינוי ולפיתוח/עיצוב אדריכלי למבנים</w:t>
      </w:r>
      <w:r w:rsidRPr="00435A20">
        <w:rPr>
          <w:rFonts w:ascii="Times New Roman" w:eastAsia="Times New Roman" w:hAnsi="Times New Roman" w:cs="David"/>
          <w:sz w:val="24"/>
          <w:szCs w:val="24"/>
          <w:u w:val="single"/>
          <w:rtl/>
          <w:lang w:eastAsia="he-IL"/>
        </w:rPr>
        <w:t>:</w:t>
      </w:r>
    </w:p>
    <w:p w14:paraId="7314552F"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E14F2F1" w14:textId="699F9AD5"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 xml:space="preserve">הכנת </w:t>
      </w:r>
      <w:r w:rsidR="00B33CA0">
        <w:rPr>
          <w:rFonts w:ascii="Times New Roman" w:eastAsia="Times New Roman" w:hAnsi="Times New Roman" w:cs="David"/>
          <w:sz w:val="24"/>
          <w:szCs w:val="24"/>
          <w:rtl/>
          <w:lang w:eastAsia="he-IL"/>
        </w:rPr>
        <w:t>תכניות סופיות, המתארות את הפרוי</w:t>
      </w:r>
      <w:r w:rsidRPr="00435A20">
        <w:rPr>
          <w:rFonts w:ascii="Times New Roman" w:eastAsia="Times New Roman" w:hAnsi="Times New Roman" w:cs="David"/>
          <w:sz w:val="24"/>
          <w:szCs w:val="24"/>
          <w:rtl/>
          <w:lang w:eastAsia="he-IL"/>
        </w:rPr>
        <w:t>קט המסוכם עם היועצים ועם המזמין. תאום התכניות האמורות עם היועצים והמזמין.</w:t>
      </w:r>
    </w:p>
    <w:p w14:paraId="34B905F5"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39264BF7" w14:textId="5756EF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 xml:space="preserve">הכנת התכניות והמסמכים הנדרשים על ידי הרשויות המוסמכות למתן היתרי בניה, </w:t>
      </w:r>
      <w:r w:rsidRPr="00435A20">
        <w:rPr>
          <w:rFonts w:ascii="Times New Roman" w:eastAsia="Times New Roman" w:hAnsi="Times New Roman" w:cs="David" w:hint="cs"/>
          <w:sz w:val="24"/>
          <w:szCs w:val="24"/>
          <w:rtl/>
          <w:lang w:eastAsia="he-IL"/>
        </w:rPr>
        <w:t>לרבות שינויים שיידרשו בהיתרי הבניה ו/או פיצול היתרי בניה ו</w:t>
      </w:r>
      <w:r w:rsidRPr="00435A20">
        <w:rPr>
          <w:rFonts w:ascii="Times New Roman" w:eastAsia="Times New Roman" w:hAnsi="Times New Roman" w:cs="David"/>
          <w:sz w:val="24"/>
          <w:szCs w:val="24"/>
          <w:rtl/>
          <w:lang w:eastAsia="he-IL"/>
        </w:rPr>
        <w:t>הגשתם לרשויות</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לאחר אשור המנהל</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וטיפול באישורם. הכנת בקש</w:t>
      </w:r>
      <w:r w:rsidRPr="00435A20">
        <w:rPr>
          <w:rFonts w:ascii="Times New Roman" w:eastAsia="Times New Roman" w:hAnsi="Times New Roman" w:cs="David" w:hint="cs"/>
          <w:sz w:val="24"/>
          <w:szCs w:val="24"/>
          <w:rtl/>
          <w:lang w:eastAsia="he-IL"/>
        </w:rPr>
        <w:t>ות</w:t>
      </w:r>
      <w:r w:rsidR="00B33CA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להקלות/שמושים חורגים. ככל שע"פ התכנון נדרשים</w:t>
      </w:r>
    </w:p>
    <w:p w14:paraId="0D3D12E8" w14:textId="05469503" w:rsidR="00435A20" w:rsidRPr="00435A20" w:rsidRDefault="00435A20" w:rsidP="00435A2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הקלות/שמושים חורגים. חתימה על הבקשות להיתרי בניה כעורך הבקשה הראשי, כאחראי לתכנון, לפיקוח עליון ולביקורת בתחום האדריכלות. כמו כן יחתום המתכנן על כל מסמך </w:t>
      </w:r>
      <w:r w:rsidR="00B33CA0" w:rsidRPr="00435A20">
        <w:rPr>
          <w:rFonts w:ascii="Times New Roman" w:eastAsia="Times New Roman" w:hAnsi="Times New Roman" w:cs="David" w:hint="cs"/>
          <w:sz w:val="24"/>
          <w:szCs w:val="24"/>
          <w:rtl/>
          <w:lang w:eastAsia="he-IL"/>
        </w:rPr>
        <w:t>שיידר</w:t>
      </w:r>
      <w:r w:rsidR="00B33CA0" w:rsidRPr="00435A20">
        <w:rPr>
          <w:rFonts w:ascii="Times New Roman" w:eastAsia="Times New Roman" w:hAnsi="Times New Roman" w:cs="David" w:hint="eastAsia"/>
          <w:sz w:val="24"/>
          <w:szCs w:val="24"/>
          <w:rtl/>
          <w:lang w:eastAsia="he-IL"/>
        </w:rPr>
        <w:t>ש</w:t>
      </w:r>
      <w:r w:rsidRPr="00435A20">
        <w:rPr>
          <w:rFonts w:ascii="Times New Roman" w:eastAsia="Times New Roman" w:hAnsi="Times New Roman" w:cs="David"/>
          <w:sz w:val="24"/>
          <w:szCs w:val="24"/>
          <w:rtl/>
          <w:lang w:eastAsia="he-IL"/>
        </w:rPr>
        <w:t xml:space="preserve"> על ידי הרשויות מהמתכנן בתהליך הבקשות להיתרים, בעת הבנייה ועד לקבלת תעודות גמר.</w:t>
      </w:r>
    </w:p>
    <w:p w14:paraId="7B0B0F6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הכנת הבקשות להיתרי בניה לבניה בקטעים לרבות בקטעי בניינים וטיפול באישורן.</w:t>
      </w:r>
    </w:p>
    <w:p w14:paraId="725A699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1192704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הכנסת תיקונים ושינויים בתכניות ובמסמכים האחרים</w:t>
      </w:r>
      <w:r w:rsidRPr="00435A20">
        <w:rPr>
          <w:rFonts w:ascii="Times New Roman" w:eastAsia="Times New Roman" w:hAnsi="Times New Roman" w:cs="David" w:hint="cs"/>
          <w:sz w:val="24"/>
          <w:szCs w:val="24"/>
          <w:rtl/>
          <w:lang w:eastAsia="he-IL"/>
        </w:rPr>
        <w:t>, אשר נערכו ע"י המתכנן במהלך ביצוע התכנון,</w:t>
      </w:r>
      <w:r w:rsidRPr="00435A20">
        <w:rPr>
          <w:rFonts w:ascii="Times New Roman" w:eastAsia="Times New Roman" w:hAnsi="Times New Roman" w:cs="David"/>
          <w:sz w:val="24"/>
          <w:szCs w:val="24"/>
          <w:rtl/>
          <w:lang w:eastAsia="he-IL"/>
        </w:rPr>
        <w:t xml:space="preserve"> לפי דרישות המזמין ו/או לפי דרישת הרשויות המוסמכות, בהסכמת המנהל, הגשתם לרשויות,</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וטיפול באישורם כולל קבלת היתרי בניה מתוקנים</w:t>
      </w:r>
      <w:r w:rsidRPr="00435A20">
        <w:rPr>
          <w:rFonts w:ascii="Times New Roman" w:eastAsia="Times New Roman" w:hAnsi="Times New Roman" w:cs="David" w:hint="cs"/>
          <w:sz w:val="24"/>
          <w:szCs w:val="24"/>
          <w:rtl/>
          <w:lang w:eastAsia="he-IL"/>
        </w:rPr>
        <w:t>, לרבות הכנת תכניות שינויים להיתר, לטופס 4 ולתעודת גמר</w:t>
      </w:r>
    </w:p>
    <w:p w14:paraId="39EAD95E"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A1C91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תיאום, ביקורת ואישור התאמת תכניות היועצים לתכניות האדריכלות.</w:t>
      </w:r>
    </w:p>
    <w:p w14:paraId="36AD087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72AC08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עדכון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השטחים לרישוי.</w:t>
      </w:r>
    </w:p>
    <w:p w14:paraId="2E28032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ab/>
      </w:r>
    </w:p>
    <w:p w14:paraId="500DFDC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ו.</w:t>
      </w:r>
      <w:r w:rsidRPr="00435A20">
        <w:rPr>
          <w:rFonts w:ascii="Times New Roman" w:eastAsia="Times New Roman" w:hAnsi="Times New Roman" w:cs="David"/>
          <w:sz w:val="24"/>
          <w:szCs w:val="24"/>
          <w:rtl/>
          <w:lang w:eastAsia="he-IL"/>
        </w:rPr>
        <w:tab/>
        <w:t>עדכון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השטחים למכירה</w:t>
      </w:r>
      <w:r w:rsidRPr="00435A20">
        <w:rPr>
          <w:rFonts w:ascii="Times New Roman" w:eastAsia="Times New Roman" w:hAnsi="Times New Roman" w:cs="David" w:hint="cs"/>
          <w:sz w:val="24"/>
          <w:szCs w:val="24"/>
          <w:rtl/>
          <w:lang w:eastAsia="he-IL"/>
        </w:rPr>
        <w:t>/השכרה</w:t>
      </w:r>
      <w:r w:rsidRPr="00435A20">
        <w:rPr>
          <w:rFonts w:ascii="Times New Roman" w:eastAsia="Times New Roman" w:hAnsi="Times New Roman" w:cs="David"/>
          <w:sz w:val="24"/>
          <w:szCs w:val="24"/>
          <w:rtl/>
          <w:lang w:eastAsia="he-IL"/>
        </w:rPr>
        <w:t>.</w:t>
      </w:r>
    </w:p>
    <w:p w14:paraId="43CCC85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22F0C7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ז.</w:t>
      </w:r>
      <w:r w:rsidRPr="00435A20">
        <w:rPr>
          <w:rFonts w:ascii="Times New Roman" w:eastAsia="Times New Roman" w:hAnsi="Times New Roman" w:cs="David"/>
          <w:sz w:val="24"/>
          <w:szCs w:val="24"/>
          <w:rtl/>
          <w:lang w:eastAsia="he-IL"/>
        </w:rPr>
        <w:tab/>
        <w:t>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שטחים לצורך התחשבנות עם הקבלנים בהתאם להנחיות המזמין.</w:t>
      </w:r>
    </w:p>
    <w:p w14:paraId="01FE476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3057B1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lastRenderedPageBreak/>
        <w:t>ח.</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ח.1</w:t>
      </w:r>
      <w:r w:rsidRPr="00435A20">
        <w:rPr>
          <w:rFonts w:ascii="Times New Roman" w:eastAsia="Times New Roman" w:hAnsi="Times New Roman" w:cs="David"/>
          <w:sz w:val="24"/>
          <w:szCs w:val="24"/>
          <w:rtl/>
          <w:lang w:eastAsia="he-IL"/>
        </w:rPr>
        <w:t>הכנת תכניות לשיווק הפרויקט. תכניות מכירה (תכניות המתארות כל דירה ודירה בקנ"מ שיקבע ע"י המנהל עם הצעה לס</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דור ר</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הוט. תכניות המתארות אפשרויות שונות לשינויים בחלוקת מחיצות הפנים ובמיקום חללים בדירות </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ללא שינוי בתכניות מעטפת הבנין) ותכניות מכר עפ"י הנחיות המזמין </w:t>
      </w:r>
      <w:r w:rsidRPr="00435A20">
        <w:rPr>
          <w:rFonts w:ascii="Times New Roman" w:eastAsia="Times New Roman" w:hAnsi="Times New Roman" w:cs="David" w:hint="cs"/>
          <w:sz w:val="24"/>
          <w:szCs w:val="24"/>
          <w:rtl/>
          <w:lang w:eastAsia="he-IL"/>
        </w:rPr>
        <w:t xml:space="preserve">ובהתאם לנדרש עפ"י החוק </w:t>
      </w:r>
      <w:r w:rsidRPr="00435A20">
        <w:rPr>
          <w:rFonts w:ascii="Times New Roman" w:eastAsia="Times New Roman" w:hAnsi="Times New Roman" w:cs="David"/>
          <w:sz w:val="24"/>
          <w:szCs w:val="24"/>
          <w:rtl/>
          <w:lang w:eastAsia="he-IL"/>
        </w:rPr>
        <w:t>(לא כולל גרפיקה, הדמיות ופרספקטיבות).</w:t>
      </w:r>
      <w:r w:rsidRPr="00435A20">
        <w:rPr>
          <w:rFonts w:ascii="Times New Roman" w:eastAsia="Times New Roman" w:hAnsi="Times New Roman" w:cs="David" w:hint="cs"/>
          <w:sz w:val="24"/>
          <w:szCs w:val="24"/>
          <w:rtl/>
          <w:lang w:eastAsia="he-IL"/>
        </w:rPr>
        <w:t xml:space="preserve"> </w:t>
      </w:r>
    </w:p>
    <w:p w14:paraId="545081F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ab/>
        <w:t>ח.2 הכנת תכניות מכירה/השכרה המתארות אפשרויות שונות לשינויים בחלוקת מחיצות הפנים ובמיקום חללים במבנה ללא שינוי במעטפת הבניין (בפרויקטים בהם מסחר ו/או משרדים).</w:t>
      </w:r>
    </w:p>
    <w:p w14:paraId="2F97CD2F" w14:textId="77777777" w:rsidR="00435A20" w:rsidRPr="00435A20" w:rsidRDefault="00435A20" w:rsidP="00435A2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ח.3 </w:t>
      </w:r>
      <w:r w:rsidRPr="00435A20">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6DA74AB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5BBF27BD" w14:textId="2A05E670" w:rsidR="00435A20" w:rsidRPr="00435A20" w:rsidRDefault="00435A20" w:rsidP="007D5B3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ט.</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ט.1</w:t>
      </w:r>
      <w:r w:rsidRPr="00435A20">
        <w:rPr>
          <w:rFonts w:ascii="Times New Roman" w:eastAsia="Times New Roman" w:hAnsi="Times New Roman" w:cs="David"/>
          <w:sz w:val="24"/>
          <w:szCs w:val="24"/>
          <w:rtl/>
          <w:lang w:eastAsia="he-IL"/>
        </w:rPr>
        <w:t>. 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נוסח מפרטי המכר והתאמתם לתכנון.</w:t>
      </w:r>
    </w:p>
    <w:p w14:paraId="70E0C8F0" w14:textId="77777777" w:rsidR="007D5B33" w:rsidRDefault="00435A20" w:rsidP="00435A2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ט.2 הכנת מפרטים טכניים למכירה/השכרה בהתאם למתכונת </w:t>
      </w:r>
      <w:r w:rsidR="007D5B33" w:rsidRPr="00435A20">
        <w:rPr>
          <w:rFonts w:ascii="Times New Roman" w:eastAsia="Times New Roman" w:hAnsi="Times New Roman" w:cs="David" w:hint="cs"/>
          <w:sz w:val="24"/>
          <w:szCs w:val="24"/>
          <w:rtl/>
          <w:lang w:eastAsia="he-IL"/>
        </w:rPr>
        <w:t>שתימס</w:t>
      </w:r>
      <w:r w:rsidR="007D5B33" w:rsidRPr="00435A20">
        <w:rPr>
          <w:rFonts w:ascii="Times New Roman" w:eastAsia="Times New Roman" w:hAnsi="Times New Roman" w:cs="David" w:hint="eastAsia"/>
          <w:sz w:val="24"/>
          <w:szCs w:val="24"/>
          <w:rtl/>
          <w:lang w:eastAsia="he-IL"/>
        </w:rPr>
        <w:t>ר</w:t>
      </w:r>
    </w:p>
    <w:p w14:paraId="0B58C0CD" w14:textId="77777777" w:rsidR="007D5B33" w:rsidRDefault="00435A20" w:rsidP="00435A2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r w:rsidR="007D5B33">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hint="cs"/>
          <w:sz w:val="24"/>
          <w:szCs w:val="24"/>
          <w:rtl/>
          <w:lang w:eastAsia="he-IL"/>
        </w:rPr>
        <w:t>למתכנן ע"י המזמין. בדיקת ואישור נוסח המפרטים הטכניים</w:t>
      </w:r>
    </w:p>
    <w:p w14:paraId="4F646D01" w14:textId="7D54E513" w:rsidR="00435A20" w:rsidRPr="00435A20" w:rsidRDefault="007D5B33" w:rsidP="007D5B33">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והתאמתם לתכנון </w:t>
      </w:r>
      <w:r w:rsidR="00435A20" w:rsidRPr="00435A20">
        <w:rPr>
          <w:rFonts w:ascii="Times New Roman" w:eastAsia="Times New Roman" w:hAnsi="Times New Roman" w:cs="David" w:hint="cs"/>
          <w:sz w:val="24"/>
          <w:szCs w:val="24"/>
          <w:rtl/>
          <w:lang w:eastAsia="he-IL"/>
        </w:rPr>
        <w:t>(בפרויקטים</w:t>
      </w: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בהם מסחר ו/או משרדים).</w:t>
      </w:r>
    </w:p>
    <w:p w14:paraId="5AB6960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29A776F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w:t>
      </w:r>
      <w:r w:rsidRPr="00435A20">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188CDB4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EC5B11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יא.</w:t>
      </w:r>
      <w:r w:rsidRPr="00435A20">
        <w:rPr>
          <w:rFonts w:ascii="Times New Roman" w:eastAsia="Times New Roman" w:hAnsi="Times New Roman" w:cs="David"/>
          <w:sz w:val="24"/>
          <w:szCs w:val="24"/>
          <w:rtl/>
          <w:lang w:eastAsia="he-IL"/>
        </w:rPr>
        <w:tab/>
        <w:t>עדכון האומדן המשוער של ערך העבודה האדריכלית.</w:t>
      </w:r>
    </w:p>
    <w:p w14:paraId="3127F8A8"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57B002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0"/>
          <w:szCs w:val="24"/>
          <w:rtl/>
          <w:lang w:eastAsia="he-IL"/>
        </w:rPr>
        <w:t>מבלי לגרוע מכלליות האמור לעיל, ביצוע כל יתר הפעולות ועריכת כל המסמכים הדרושים להשלמת התכנון הסופי.</w:t>
      </w:r>
    </w:p>
    <w:p w14:paraId="3AC197B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FE5D5C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F479AD3"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2.4</w:t>
      </w:r>
      <w:r w:rsidRPr="00435A20">
        <w:rPr>
          <w:rFonts w:ascii="Times New Roman" w:eastAsia="Times New Roman" w:hAnsi="Times New Roman" w:cs="David"/>
          <w:b/>
          <w:bCs/>
          <w:sz w:val="24"/>
          <w:szCs w:val="24"/>
          <w:rtl/>
          <w:lang w:eastAsia="he-IL"/>
        </w:rPr>
        <w:tab/>
      </w:r>
      <w:r w:rsidRPr="00435A20">
        <w:rPr>
          <w:rFonts w:ascii="Times New Roman" w:eastAsia="Times New Roman" w:hAnsi="Times New Roman" w:cs="David"/>
          <w:sz w:val="24"/>
          <w:szCs w:val="24"/>
          <w:u w:val="single"/>
          <w:rtl/>
          <w:lang w:eastAsia="he-IL"/>
        </w:rPr>
        <w:t>תכנון מפורט לבניינים:</w:t>
      </w:r>
    </w:p>
    <w:p w14:paraId="190B4E79"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61CE25D0" w14:textId="1C78511E"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הכנת תכניות עבודה מ</w:t>
      </w:r>
      <w:r w:rsidR="00F468F1">
        <w:rPr>
          <w:rFonts w:ascii="Times New Roman" w:eastAsia="Times New Roman" w:hAnsi="Times New Roman" w:cs="David"/>
          <w:sz w:val="24"/>
          <w:szCs w:val="24"/>
          <w:rtl/>
          <w:lang w:eastAsia="he-IL"/>
        </w:rPr>
        <w:t>וקדמות מפורטות ומוסברות של הפרו</w:t>
      </w:r>
      <w:r w:rsidRPr="00435A20">
        <w:rPr>
          <w:rFonts w:ascii="Times New Roman" w:eastAsia="Times New Roman" w:hAnsi="Times New Roman" w:cs="David"/>
          <w:sz w:val="24"/>
          <w:szCs w:val="24"/>
          <w:rtl/>
          <w:lang w:eastAsia="he-IL"/>
        </w:rPr>
        <w:t>יקט, כדרוש לביצוע העבודה, לרבות הכנת תכניות מנחות לעבודות היועצים, הכל בקנ"מ המאפשר ביצוע מ</w:t>
      </w:r>
      <w:r w:rsidRPr="00435A20">
        <w:rPr>
          <w:rFonts w:ascii="Times New Roman" w:eastAsia="Times New Roman" w:hAnsi="Times New Roman" w:cs="David" w:hint="cs"/>
          <w:sz w:val="24"/>
          <w:szCs w:val="24"/>
          <w:rtl/>
          <w:lang w:eastAsia="he-IL"/>
        </w:rPr>
        <w:t>וש</w:t>
      </w:r>
      <w:r w:rsidRPr="00435A20">
        <w:rPr>
          <w:rFonts w:ascii="Times New Roman" w:eastAsia="Times New Roman" w:hAnsi="Times New Roman" w:cs="David"/>
          <w:sz w:val="24"/>
          <w:szCs w:val="24"/>
          <w:rtl/>
          <w:lang w:eastAsia="he-IL"/>
        </w:rPr>
        <w:t xml:space="preserve">לם של העבודה. </w:t>
      </w:r>
    </w:p>
    <w:p w14:paraId="3C8D7CB2" w14:textId="77777777" w:rsidR="00435A20" w:rsidRPr="00435A20" w:rsidRDefault="00435A20" w:rsidP="00435A2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תיאום התכניות עם היועצים.</w:t>
      </w:r>
    </w:p>
    <w:p w14:paraId="1AF5943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A444D8F" w14:textId="745CAD94"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השלמת תכניות עבודה מ</w:t>
      </w:r>
      <w:r w:rsidR="00F468F1">
        <w:rPr>
          <w:rFonts w:ascii="Times New Roman" w:eastAsia="Times New Roman" w:hAnsi="Times New Roman" w:cs="David"/>
          <w:sz w:val="24"/>
          <w:szCs w:val="24"/>
          <w:rtl/>
          <w:lang w:eastAsia="he-IL"/>
        </w:rPr>
        <w:t>פורטות ומוסברות של כל חלקי הפרו</w:t>
      </w:r>
      <w:r w:rsidRPr="00435A20">
        <w:rPr>
          <w:rFonts w:ascii="Times New Roman" w:eastAsia="Times New Roman" w:hAnsi="Times New Roman" w:cs="David"/>
          <w:sz w:val="24"/>
          <w:szCs w:val="24"/>
          <w:rtl/>
          <w:lang w:eastAsia="he-IL"/>
        </w:rPr>
        <w:t>יקט כולל פרטי בניין בקנ"מ מתאים ורשימות.</w:t>
      </w:r>
    </w:p>
    <w:p w14:paraId="096054A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4F9C14C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תאום, ביקורת ואישור התאמת תכניות היועצים לתכניות האדריכלות ובינ</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הן.</w:t>
      </w:r>
    </w:p>
    <w:p w14:paraId="31D62A8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0029554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סיוע להכנת מפרטים וכתבי כמויות המתאימים למפרטים הכלליים ולכתבי הכמויות המקובלים על המזמין בצורה שיכללו את כל העבודות המתוכננות, תוך בדיקה של העדר כפילות עם מפרט מלאכה אחר בבניין או אי כיסוי מלאכות הנופלות בין המתכננים השונים.</w:t>
      </w:r>
    </w:p>
    <w:p w14:paraId="4CB96A6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 xml:space="preserve">כתבי הכמויות יוכנו לפי מתכונת הנהוגה אצל המזמין של מכלולי עבודות ו/או כמויות </w:t>
      </w:r>
      <w:r w:rsidRPr="00435A20">
        <w:rPr>
          <w:rFonts w:ascii="Times New Roman" w:eastAsia="Times New Roman" w:hAnsi="Times New Roman" w:cs="David"/>
          <w:sz w:val="24"/>
          <w:szCs w:val="24"/>
          <w:rtl/>
          <w:lang w:eastAsia="he-IL"/>
        </w:rPr>
        <w:lastRenderedPageBreak/>
        <w:t>מפורטות למדידה. לפי דרישת המנהל יוכנו כתבי כמויות בחלוקה לפי אזורים.</w:t>
      </w:r>
    </w:p>
    <w:p w14:paraId="00338A3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544A734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תאום המפרטים וכתבי הכמויות של היועצים האחרים ושילובם במפרטים וכתבי הכמויות דלעיל.</w:t>
      </w:r>
    </w:p>
    <w:p w14:paraId="4735BBC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3714D4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ו.</w:t>
      </w:r>
      <w:r w:rsidRPr="00435A20">
        <w:rPr>
          <w:rFonts w:ascii="Times New Roman" w:eastAsia="Times New Roman" w:hAnsi="Times New Roman" w:cs="David"/>
          <w:sz w:val="24"/>
          <w:szCs w:val="24"/>
          <w:rtl/>
          <w:lang w:eastAsia="he-IL"/>
        </w:rPr>
        <w:tab/>
        <w:t>כל יתר הדרוש לתכנון אדריכלי מפורט ולמסמכים האדריכליים אשר דרושים לעריכת המכרזים.</w:t>
      </w:r>
    </w:p>
    <w:p w14:paraId="5CAE9F6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225B03F"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ז.</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ז.1  </w:t>
      </w:r>
      <w:r w:rsidRPr="00435A20">
        <w:rPr>
          <w:rFonts w:ascii="Times New Roman" w:eastAsia="Times New Roman" w:hAnsi="Times New Roman" w:cs="David"/>
          <w:sz w:val="24"/>
          <w:szCs w:val="24"/>
          <w:rtl/>
          <w:lang w:eastAsia="he-IL"/>
        </w:rPr>
        <w:t>עדכון תכניות המכירה ותכניות המכר.</w:t>
      </w:r>
    </w:p>
    <w:p w14:paraId="6807B4A0" w14:textId="77777777" w:rsidR="00F468F1"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ז.2 עדכון תכניות מכירה/השכרה המתארות אפשרויות שונות לשינויים</w:t>
      </w:r>
    </w:p>
    <w:p w14:paraId="0C9B191B" w14:textId="77777777" w:rsidR="00F468F1" w:rsidRDefault="00F468F1" w:rsidP="00F468F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 xml:space="preserve"> בחלוקת מחיצות הפנים ובמיקום חללים במבנה ללא שינוי במעטפת </w:t>
      </w:r>
    </w:p>
    <w:p w14:paraId="6AE73075" w14:textId="69F440ED" w:rsidR="00435A20" w:rsidRPr="00435A20" w:rsidRDefault="00F468F1" w:rsidP="00F468F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הבניין (בפרויקטים בהם מסחר ו/או משרדים).</w:t>
      </w:r>
    </w:p>
    <w:p w14:paraId="423AF4F6"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AD44FF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ח.</w:t>
      </w:r>
      <w:r w:rsidRPr="00435A20">
        <w:rPr>
          <w:rFonts w:ascii="Times New Roman" w:eastAsia="Times New Roman" w:hAnsi="Times New Roman" w:cs="David"/>
          <w:sz w:val="24"/>
          <w:szCs w:val="24"/>
          <w:rtl/>
          <w:lang w:eastAsia="he-IL"/>
        </w:rPr>
        <w:tab/>
        <w:t>עדכון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השטחים לרישוי, למכירה ולהתחשבנות עם הקבלנים.</w:t>
      </w:r>
    </w:p>
    <w:p w14:paraId="6E0CA552"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ab/>
      </w:r>
    </w:p>
    <w:p w14:paraId="762F3EE2"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ט.</w:t>
      </w:r>
      <w:r w:rsidRPr="00435A20">
        <w:rPr>
          <w:rFonts w:ascii="Times New Roman" w:eastAsia="Times New Roman" w:hAnsi="Times New Roman" w:cs="David"/>
          <w:sz w:val="24"/>
          <w:szCs w:val="24"/>
          <w:rtl/>
          <w:lang w:eastAsia="he-IL"/>
        </w:rPr>
        <w:tab/>
        <w:t>סיוע לעדכון מפרטי המכר ואשור הנוסח וההתאמה לתכנון.</w:t>
      </w:r>
    </w:p>
    <w:p w14:paraId="0D8C6D4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F49C69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w:t>
      </w:r>
      <w:r w:rsidRPr="00435A20">
        <w:rPr>
          <w:rFonts w:ascii="Times New Roman" w:eastAsia="Times New Roman" w:hAnsi="Times New Roman" w:cs="David"/>
          <w:sz w:val="24"/>
          <w:szCs w:val="24"/>
          <w:rtl/>
          <w:lang w:eastAsia="he-IL"/>
        </w:rPr>
        <w:tab/>
        <w:t>סיוע להכנת אומדן מפורט של ערך העבודה האדריכלית המבוסס על המפרטים וכתבי הכמויות.</w:t>
      </w:r>
    </w:p>
    <w:p w14:paraId="2C5366D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69E2359" w14:textId="7CE2CB23"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יא.</w:t>
      </w:r>
      <w:r w:rsidRPr="00435A20">
        <w:rPr>
          <w:rFonts w:ascii="Times New Roman" w:eastAsia="Times New Roman" w:hAnsi="Times New Roman" w:cs="David"/>
          <w:sz w:val="24"/>
          <w:szCs w:val="24"/>
          <w:rtl/>
          <w:lang w:eastAsia="he-IL"/>
        </w:rPr>
        <w:tab/>
        <w:t>הכנסת שינויים ב</w:t>
      </w:r>
      <w:r w:rsidR="00F468F1">
        <w:rPr>
          <w:rFonts w:ascii="Times New Roman" w:eastAsia="Times New Roman" w:hAnsi="Times New Roman" w:cs="David"/>
          <w:sz w:val="24"/>
          <w:szCs w:val="24"/>
          <w:rtl/>
          <w:lang w:eastAsia="he-IL"/>
        </w:rPr>
        <w:t>תכניות ככל שיתחייב להתאמת הפרוי</w:t>
      </w:r>
      <w:r w:rsidRPr="00435A20">
        <w:rPr>
          <w:rFonts w:ascii="Times New Roman" w:eastAsia="Times New Roman" w:hAnsi="Times New Roman" w:cs="David"/>
          <w:sz w:val="24"/>
          <w:szCs w:val="24"/>
          <w:rtl/>
          <w:lang w:eastAsia="he-IL"/>
        </w:rPr>
        <w:t>קט למסגרת התקציבית כפי שיקבע על ידי המזמין.</w:t>
      </w:r>
    </w:p>
    <w:p w14:paraId="4BBED8D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3924D5B"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יב.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יב.1. </w:t>
      </w:r>
      <w:r w:rsidRPr="00435A20">
        <w:rPr>
          <w:rFonts w:ascii="Times New Roman" w:eastAsia="Times New Roman" w:hAnsi="Times New Roman" w:cs="David"/>
          <w:sz w:val="24"/>
          <w:szCs w:val="24"/>
          <w:rtl/>
          <w:lang w:eastAsia="he-IL"/>
        </w:rPr>
        <w:t>הכנסת שינויים בתכניות לפי דרישת המזמין.</w:t>
      </w:r>
    </w:p>
    <w:p w14:paraId="007FB5FC" w14:textId="77777777" w:rsidR="00F468F1"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יב.2. עדכון תכניות החלוקה הפנימית לחנויות ו/או משרדים בהתאם </w:t>
      </w:r>
    </w:p>
    <w:p w14:paraId="28BC2DA7" w14:textId="77777777" w:rsidR="00F468F1" w:rsidRDefault="00F468F1" w:rsidP="00F468F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להנחיות המזמין וביצוע התאמות במיקום דלתות כניסה, מעברים</w:t>
      </w:r>
    </w:p>
    <w:p w14:paraId="4EAE894E" w14:textId="6D14DA37" w:rsidR="00435A20" w:rsidRPr="00435A20" w:rsidRDefault="00F468F1" w:rsidP="00F468F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 xml:space="preserve"> וכו'. (בפרויקטים בהם מסחר ו/או משרדים).</w:t>
      </w:r>
    </w:p>
    <w:p w14:paraId="18D648E2"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FB6CDE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יג.</w:t>
      </w:r>
      <w:r w:rsidRPr="00435A20">
        <w:rPr>
          <w:rFonts w:ascii="Times New Roman" w:eastAsia="Times New Roman" w:hAnsi="Times New Roman" w:cs="David"/>
          <w:sz w:val="24"/>
          <w:szCs w:val="24"/>
          <w:rtl/>
          <w:lang w:eastAsia="he-IL"/>
        </w:rPr>
        <w:tab/>
        <w:t>מתן חוות דעת טכנית ויעוץ בכל הקשור בהכנת המכרזים ופרסומם.</w:t>
      </w:r>
    </w:p>
    <w:p w14:paraId="5305316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9449E86"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יד.</w:t>
      </w:r>
      <w:r w:rsidRPr="00435A20">
        <w:rPr>
          <w:rFonts w:ascii="Times New Roman" w:eastAsia="Times New Roman" w:hAnsi="Times New Roman" w:cs="David"/>
          <w:sz w:val="24"/>
          <w:szCs w:val="24"/>
          <w:rtl/>
          <w:lang w:eastAsia="he-IL"/>
        </w:rPr>
        <w:tab/>
        <w:t xml:space="preserve">השתתפות בסיורי קבלנים, הכנת תשובות לשאלות הקבלנים והגשתן </w:t>
      </w:r>
    </w:p>
    <w:p w14:paraId="28824250" w14:textId="77777777" w:rsidR="00435A20" w:rsidRPr="00435A20" w:rsidRDefault="00435A20" w:rsidP="00435A2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למנהל.</w:t>
      </w:r>
    </w:p>
    <w:p w14:paraId="2836C36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57F396DE"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טו.</w:t>
      </w:r>
      <w:r w:rsidRPr="00435A20">
        <w:rPr>
          <w:rFonts w:ascii="Times New Roman" w:eastAsia="Times New Roman" w:hAnsi="Times New Roman" w:cs="David"/>
          <w:sz w:val="24"/>
          <w:szCs w:val="24"/>
          <w:rtl/>
          <w:lang w:eastAsia="he-IL"/>
        </w:rPr>
        <w:tab/>
        <w:t xml:space="preserve">מתן חוות דעת טכנית בכל הקשור להצעות הקבלנים. </w:t>
      </w:r>
    </w:p>
    <w:p w14:paraId="36EFA8E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2330639E" w14:textId="5B302A6E"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טז.</w:t>
      </w:r>
      <w:r w:rsidRPr="00435A20">
        <w:rPr>
          <w:rFonts w:ascii="Times New Roman" w:eastAsia="Times New Roman" w:hAnsi="Times New Roman" w:cs="David"/>
          <w:sz w:val="24"/>
          <w:szCs w:val="24"/>
          <w:rtl/>
          <w:lang w:eastAsia="he-IL"/>
        </w:rPr>
        <w:tab/>
        <w:t>השלמת תכניות עבודה ופרטי בניה, רשימות ומפרטים משלימים כפי שי</w:t>
      </w:r>
      <w:r w:rsidR="00F468F1">
        <w:rPr>
          <w:rFonts w:ascii="Times New Roman" w:eastAsia="Times New Roman" w:hAnsi="Times New Roman" w:cs="David" w:hint="cs"/>
          <w:sz w:val="24"/>
          <w:szCs w:val="24"/>
          <w:rtl/>
          <w:lang w:eastAsia="he-IL"/>
        </w:rPr>
        <w:t>י</w:t>
      </w:r>
      <w:r w:rsidR="00F468F1">
        <w:rPr>
          <w:rFonts w:ascii="Times New Roman" w:eastAsia="Times New Roman" w:hAnsi="Times New Roman" w:cs="David"/>
          <w:sz w:val="24"/>
          <w:szCs w:val="24"/>
          <w:rtl/>
          <w:lang w:eastAsia="he-IL"/>
        </w:rPr>
        <w:t>דרש לביצוע הפרו</w:t>
      </w:r>
      <w:r w:rsidRPr="00435A20">
        <w:rPr>
          <w:rFonts w:ascii="Times New Roman" w:eastAsia="Times New Roman" w:hAnsi="Times New Roman" w:cs="David"/>
          <w:sz w:val="24"/>
          <w:szCs w:val="24"/>
          <w:rtl/>
          <w:lang w:eastAsia="he-IL"/>
        </w:rPr>
        <w:t>יקט.</w:t>
      </w:r>
    </w:p>
    <w:p w14:paraId="126A5DDF" w14:textId="77777777" w:rsidR="00435A20" w:rsidRPr="00435A20" w:rsidRDefault="00435A20" w:rsidP="00435A20">
      <w:pPr>
        <w:widowControl w:val="0"/>
        <w:spacing w:before="0" w:beforeAutospacing="0" w:after="0" w:afterAutospacing="0" w:line="240" w:lineRule="auto"/>
        <w:ind w:left="651" w:firstLine="5"/>
        <w:jc w:val="both"/>
        <w:rPr>
          <w:rFonts w:ascii="Times New Roman" w:eastAsia="Times New Roman" w:hAnsi="Times New Roman" w:cs="David"/>
          <w:sz w:val="24"/>
          <w:szCs w:val="24"/>
          <w:rtl/>
          <w:lang w:eastAsia="he-IL"/>
        </w:rPr>
      </w:pPr>
    </w:p>
    <w:p w14:paraId="00D44E89" w14:textId="77777777" w:rsidR="00F468F1" w:rsidRDefault="00435A20" w:rsidP="00435A20">
      <w:pPr>
        <w:widowControl w:val="0"/>
        <w:spacing w:before="0" w:beforeAutospacing="0" w:after="0" w:afterAutospacing="0" w:line="240" w:lineRule="auto"/>
        <w:ind w:left="651" w:firstLine="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מובהר בזאת שהמתכנן יכין, באם י</w:t>
      </w:r>
      <w:r w:rsidR="00F468F1">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דרש, מסמכים למכרזים </w:t>
      </w:r>
      <w:r w:rsidRPr="00435A20">
        <w:rPr>
          <w:rFonts w:ascii="Times New Roman" w:eastAsia="Times New Roman" w:hAnsi="Times New Roman" w:cs="David"/>
          <w:sz w:val="24"/>
          <w:szCs w:val="24"/>
          <w:lang w:eastAsia="he-IL"/>
        </w:rPr>
        <w:t>–</w:t>
      </w:r>
      <w:r w:rsidRPr="00435A20">
        <w:rPr>
          <w:rFonts w:ascii="Times New Roman" w:eastAsia="Times New Roman" w:hAnsi="Times New Roman" w:cs="David"/>
          <w:sz w:val="24"/>
          <w:szCs w:val="24"/>
          <w:rtl/>
          <w:lang w:eastAsia="he-IL"/>
        </w:rPr>
        <w:t xml:space="preserve"> עוד לפני</w:t>
      </w:r>
    </w:p>
    <w:p w14:paraId="159FF3B4" w14:textId="35F9E467" w:rsidR="00435A20" w:rsidRPr="00435A20" w:rsidRDefault="00F468F1" w:rsidP="00F468F1">
      <w:pPr>
        <w:widowControl w:val="0"/>
        <w:spacing w:before="0" w:beforeAutospacing="0" w:after="0" w:afterAutospacing="0" w:line="240" w:lineRule="auto"/>
        <w:ind w:left="651" w:firstLine="5"/>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 xml:space="preserve"> השלמת המסמכים המפורטים לביצוע.</w:t>
      </w:r>
    </w:p>
    <w:p w14:paraId="3455030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3C610332"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70C47A1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3C8CB7E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7D77A9A0" w14:textId="77777777" w:rsidR="00435A20" w:rsidRPr="00435A20" w:rsidRDefault="00435A20" w:rsidP="00435A20">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2.5</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פ</w:t>
      </w:r>
      <w:r w:rsidRPr="00435A20">
        <w:rPr>
          <w:rFonts w:ascii="Times New Roman" w:eastAsia="Times New Roman" w:hAnsi="Times New Roman" w:cs="David" w:hint="cs"/>
          <w:sz w:val="24"/>
          <w:szCs w:val="24"/>
          <w:u w:val="single"/>
          <w:rtl/>
          <w:lang w:eastAsia="he-IL"/>
        </w:rPr>
        <w:t>י</w:t>
      </w:r>
      <w:r w:rsidRPr="00435A20">
        <w:rPr>
          <w:rFonts w:ascii="Times New Roman" w:eastAsia="Times New Roman" w:hAnsi="Times New Roman" w:cs="David"/>
          <w:sz w:val="24"/>
          <w:szCs w:val="24"/>
          <w:u w:val="single"/>
          <w:rtl/>
          <w:lang w:eastAsia="he-IL"/>
        </w:rPr>
        <w:t>קוח עליון</w:t>
      </w:r>
      <w:r w:rsidRPr="00435A20">
        <w:rPr>
          <w:rFonts w:ascii="Times New Roman" w:eastAsia="Times New Roman" w:hAnsi="Times New Roman" w:cs="David"/>
          <w:sz w:val="24"/>
          <w:szCs w:val="24"/>
          <w:rtl/>
          <w:lang w:eastAsia="he-IL"/>
        </w:rPr>
        <w:t>:</w:t>
      </w:r>
    </w:p>
    <w:p w14:paraId="72B34C5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385AC0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A26834F" w14:textId="77777777" w:rsidR="00435A20" w:rsidRPr="00435A20" w:rsidRDefault="00435A20" w:rsidP="00435A20">
      <w:pPr>
        <w:widowControl w:val="0"/>
        <w:spacing w:before="0" w:beforeAutospacing="0" w:after="0" w:afterAutospacing="0" w:line="240" w:lineRule="auto"/>
        <w:ind w:left="1371"/>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הפ</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קוח העליון של המתכנן על ביצוע העבודה האדריכלית יכלול:</w:t>
      </w:r>
    </w:p>
    <w:p w14:paraId="52882898"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C8A203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ב.</w:t>
      </w:r>
      <w:r w:rsidRPr="00435A20">
        <w:rPr>
          <w:rFonts w:ascii="Times New Roman" w:eastAsia="Times New Roman" w:hAnsi="Times New Roman" w:cs="David"/>
          <w:sz w:val="24"/>
          <w:szCs w:val="24"/>
          <w:rtl/>
          <w:lang w:eastAsia="he-IL"/>
        </w:rPr>
        <w:tab/>
        <w:t>פיקוח עליון על ביצוע העבודה האדריכלית,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6A02C56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75B0D8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ג.</w:t>
      </w:r>
      <w:r w:rsidRPr="00435A20">
        <w:rPr>
          <w:rFonts w:ascii="Times New Roman" w:eastAsia="Times New Roman" w:hAnsi="Times New Roman" w:cs="David"/>
          <w:sz w:val="24"/>
          <w:szCs w:val="24"/>
          <w:rtl/>
          <w:lang w:eastAsia="he-IL"/>
        </w:rPr>
        <w:tab/>
        <w:t>שילוב הפיקוח העליון של היועצים עם הפ</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קוח העליון על ביצוע העבודה האדריכלית.</w:t>
      </w:r>
    </w:p>
    <w:p w14:paraId="4B23C8F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36E1976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ד.</w:t>
      </w:r>
      <w:r w:rsidRPr="00435A20">
        <w:rPr>
          <w:rFonts w:ascii="Times New Roman" w:eastAsia="Times New Roman" w:hAnsi="Times New Roman" w:cs="David"/>
          <w:sz w:val="24"/>
          <w:szCs w:val="24"/>
          <w:rtl/>
          <w:lang w:eastAsia="he-IL"/>
        </w:rPr>
        <w:tab/>
        <w:t>בדיקה באתר ומחוצה לו באם הקבלנים והמפקח הבינו את תכניות המתכנן ואת הוראותיו. הדרכה ומתן הסברים למפקח, במידה ונתמנה כזה לפ</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קוח על העבודות, הדרכה ומתן הסברים לקבלני העבודות באתר ומחוצה לו.</w:t>
      </w:r>
    </w:p>
    <w:p w14:paraId="077A24E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3E7A87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ה.</w:t>
      </w:r>
      <w:r w:rsidRPr="00435A20">
        <w:rPr>
          <w:rFonts w:ascii="Times New Roman" w:eastAsia="Times New Roman" w:hAnsi="Times New Roman" w:cs="David"/>
          <w:sz w:val="24"/>
          <w:szCs w:val="24"/>
          <w:rtl/>
          <w:lang w:eastAsia="he-IL"/>
        </w:rPr>
        <w:tab/>
        <w:t>ייעוץ והמלצה לגבי בחירה, בדיקה ואישור של חומרים וציוד.</w:t>
      </w:r>
    </w:p>
    <w:p w14:paraId="193777B6"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FF852D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ו.</w:t>
      </w:r>
      <w:r w:rsidRPr="00435A20">
        <w:rPr>
          <w:rFonts w:ascii="Times New Roman" w:eastAsia="Times New Roman" w:hAnsi="Times New Roman" w:cs="David"/>
          <w:sz w:val="24"/>
          <w:szCs w:val="24"/>
          <w:rtl/>
          <w:lang w:eastAsia="he-IL"/>
        </w:rPr>
        <w:tab/>
        <w:t>דווח למנהל על הממצאים ועל התקדמות ביצוע העבודה האדריכלית לאחר כל ביקור של המתכנן באתר ו/או בבית המלאכה.</w:t>
      </w:r>
    </w:p>
    <w:p w14:paraId="748FC8A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4B112C3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ז.</w:t>
      </w:r>
      <w:r w:rsidRPr="00435A20">
        <w:rPr>
          <w:rFonts w:ascii="Times New Roman" w:eastAsia="Times New Roman" w:hAnsi="Times New Roman" w:cs="David"/>
          <w:sz w:val="24"/>
          <w:szCs w:val="24"/>
          <w:rtl/>
          <w:lang w:eastAsia="he-IL"/>
        </w:rPr>
        <w:tab/>
        <w:t>עדכון התכניות והפרטים בהתאם לשינויים שיתחייבו מדרישות הרשויות ומבעיות שתופענה במהלך ביצוע העבודה האדריכלית. כל עדכון יבוצע בתאום עם המנהל בכתב.</w:t>
      </w:r>
    </w:p>
    <w:p w14:paraId="6CD9544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883FB8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ח.</w:t>
      </w:r>
      <w:r w:rsidRPr="00435A20">
        <w:rPr>
          <w:rFonts w:ascii="Times New Roman" w:eastAsia="Times New Roman" w:hAnsi="Times New Roman" w:cs="David"/>
          <w:sz w:val="24"/>
          <w:szCs w:val="24"/>
          <w:rtl/>
          <w:lang w:eastAsia="he-IL"/>
        </w:rPr>
        <w:tab/>
        <w:t xml:space="preserve">אשרור תכניות </w:t>
      </w:r>
      <w:r w:rsidRPr="00435A20">
        <w:rPr>
          <w:rFonts w:ascii="Times New Roman" w:eastAsia="Times New Roman" w:hAnsi="Times New Roman" w:cs="David"/>
          <w:sz w:val="24"/>
          <w:szCs w:val="24"/>
          <w:lang w:eastAsia="he-IL"/>
        </w:rPr>
        <w:t>AS MADE</w:t>
      </w:r>
      <w:r w:rsidRPr="00435A20">
        <w:rPr>
          <w:rFonts w:ascii="Times New Roman" w:eastAsia="Times New Roman" w:hAnsi="Times New Roman" w:cs="David"/>
          <w:sz w:val="24"/>
          <w:szCs w:val="24"/>
          <w:rtl/>
          <w:lang w:eastAsia="he-IL"/>
        </w:rPr>
        <w:t xml:space="preserve"> שיוכנו ע"י הקבלנים על רקע תכניות המתכנן ושיכללו ש</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נויים שבוצעו בזמן ביצוע העבודה האדריכלית.      </w:t>
      </w:r>
    </w:p>
    <w:p w14:paraId="2A54E660"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616A82D"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ט.</w:t>
      </w:r>
      <w:r w:rsidRPr="00435A20">
        <w:rPr>
          <w:rFonts w:ascii="Times New Roman" w:eastAsia="Times New Roman" w:hAnsi="Times New Roman" w:cs="David"/>
          <w:sz w:val="24"/>
          <w:szCs w:val="24"/>
          <w:rtl/>
          <w:lang w:eastAsia="he-IL"/>
        </w:rPr>
        <w:tab/>
        <w:t xml:space="preserve">השתתפות בקבלת העבודות ואישור גמר ביצוע העבודות, בתיאום עם </w:t>
      </w:r>
    </w:p>
    <w:p w14:paraId="7E3E7BC5" w14:textId="77777777" w:rsidR="00435A20" w:rsidRPr="00435A20" w:rsidRDefault="00435A20" w:rsidP="00435A2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היועצים. העברת רשימות ליקויים לתיקון.</w:t>
      </w:r>
    </w:p>
    <w:p w14:paraId="3E1F21F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B66BBB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ab/>
        <w:t>ייעוץ למנהל והשתתפות בדיונים ובבירורים עם הקבלנים בקשר עם ביצוע העבודה האדריכלית ובפיקוח העליון עליהן ועל התאמתן לתנאי החוזים עם קבלני העבודות, הן לפני מסירת העבודות והן בתקופת הבדק.</w:t>
      </w:r>
    </w:p>
    <w:p w14:paraId="3F3B99FE" w14:textId="77777777" w:rsidR="00435A20" w:rsidRPr="00435A20" w:rsidRDefault="00435A20" w:rsidP="00435A2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C8F888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יא.</w:t>
      </w:r>
      <w:r w:rsidRPr="00435A20">
        <w:rPr>
          <w:rFonts w:ascii="Times New Roman" w:eastAsia="Times New Roman" w:hAnsi="Times New Roman" w:cs="David"/>
          <w:sz w:val="24"/>
          <w:szCs w:val="24"/>
          <w:rtl/>
          <w:lang w:eastAsia="he-IL"/>
        </w:rPr>
        <w:tab/>
        <w:t>ייעוץ לפתרונות במקרים בהם יתגלו כשלים בב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העבודות לעומת התכנון.</w:t>
      </w:r>
    </w:p>
    <w:p w14:paraId="59767CE9"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1A2E1DE"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יב.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יב.1. </w:t>
      </w:r>
      <w:r w:rsidRPr="00435A20">
        <w:rPr>
          <w:rFonts w:ascii="Times New Roman" w:eastAsia="Times New Roman" w:hAnsi="Times New Roman" w:cs="David"/>
          <w:sz w:val="24"/>
          <w:szCs w:val="24"/>
          <w:rtl/>
          <w:lang w:eastAsia="he-IL"/>
        </w:rPr>
        <w:t>אישור תכניות שינויי דיירים (התכניות יוכנו ע"י הקבלן/הדיירים).</w:t>
      </w:r>
    </w:p>
    <w:p w14:paraId="5A4151D1" w14:textId="77777777" w:rsidR="007E01A6"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יב.2. אישור תכניות שיוכנו ע"י הרוכשים/שוכרים של שטחי המסחר ו/או</w:t>
      </w:r>
    </w:p>
    <w:p w14:paraId="50BFD8B7" w14:textId="2E19567A" w:rsidR="00435A20" w:rsidRPr="00435A20" w:rsidRDefault="007E01A6" w:rsidP="007E01A6">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 xml:space="preserve"> המשרדים(בפרויקטים בהם מסחר ו/או משרדים).</w:t>
      </w:r>
    </w:p>
    <w:p w14:paraId="6AE9C0DD"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98DD1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1765958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lastRenderedPageBreak/>
        <w:t>יג.</w:t>
      </w:r>
      <w:r w:rsidRPr="00435A20">
        <w:rPr>
          <w:rFonts w:ascii="Times New Roman" w:eastAsia="Times New Roman" w:hAnsi="Times New Roman" w:cs="David"/>
          <w:sz w:val="24"/>
          <w:szCs w:val="24"/>
          <w:rtl/>
          <w:lang w:eastAsia="he-IL"/>
        </w:rPr>
        <w:tab/>
        <w:t>יעוץ למפקח בבדיקה ואישור מקצועי של מרכיבי חשבונות חלקיים והחשבונות הסופיים של קבלני העבודות, בהסתמך על ההסכמים הקיימים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2F26AA1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9584830" w14:textId="5039F48A"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יד.</w:t>
      </w:r>
      <w:r w:rsidRPr="00435A20">
        <w:rPr>
          <w:rFonts w:ascii="Times New Roman" w:eastAsia="Times New Roman" w:hAnsi="Times New Roman" w:cs="David"/>
          <w:sz w:val="24"/>
          <w:szCs w:val="24"/>
          <w:rtl/>
          <w:lang w:eastAsia="he-IL"/>
        </w:rPr>
        <w:tab/>
        <w:t>הכנת וחתימה על כל מסמך שי</w:t>
      </w:r>
      <w:r w:rsidR="007E01A6">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דרש ע"י הרשויות מהמתכנן במהלך הב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על אישור לחיבור הפרויקט למערכות, ועל אישור לאכלוס ולתעודת גמר/ר</w:t>
      </w:r>
      <w:r w:rsidR="007E01A6">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שיון עסק.</w:t>
      </w:r>
    </w:p>
    <w:p w14:paraId="4AD641B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8A4C38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טו.</w:t>
      </w:r>
      <w:r w:rsidRPr="00435A20">
        <w:rPr>
          <w:rFonts w:ascii="Times New Roman" w:eastAsia="Times New Roman" w:hAnsi="Times New Roman" w:cs="David"/>
          <w:sz w:val="24"/>
          <w:szCs w:val="24"/>
          <w:rtl/>
          <w:lang w:eastAsia="he-IL"/>
        </w:rPr>
        <w:tab/>
        <w:t>בדיקת ביצוע עבודות הבדק לקבלה סופית של העבודות בגמר אחריות קבלני העבודות.</w:t>
      </w:r>
    </w:p>
    <w:p w14:paraId="03ED0F8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8792B1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טז.</w:t>
      </w:r>
      <w:r w:rsidRPr="00435A20">
        <w:rPr>
          <w:rFonts w:ascii="Times New Roman" w:eastAsia="Times New Roman" w:hAnsi="Times New Roman" w:cs="David"/>
          <w:sz w:val="24"/>
          <w:szCs w:val="24"/>
          <w:rtl/>
          <w:lang w:eastAsia="he-IL"/>
        </w:rPr>
        <w:tab/>
        <w:t xml:space="preserve">סיוע ככל הנדרש לשם </w:t>
      </w:r>
      <w:r w:rsidRPr="00435A20">
        <w:rPr>
          <w:rFonts w:ascii="Times New Roman" w:eastAsia="Times New Roman" w:hAnsi="Times New Roman" w:cs="David" w:hint="cs"/>
          <w:sz w:val="24"/>
          <w:szCs w:val="24"/>
          <w:rtl/>
          <w:lang w:eastAsia="he-IL"/>
        </w:rPr>
        <w:t xml:space="preserve">קבלת </w:t>
      </w:r>
      <w:r w:rsidRPr="00435A20">
        <w:rPr>
          <w:rFonts w:ascii="Times New Roman" w:eastAsia="Times New Roman" w:hAnsi="Times New Roman" w:cs="David"/>
          <w:sz w:val="24"/>
          <w:szCs w:val="24"/>
          <w:rtl/>
          <w:lang w:eastAsia="he-IL"/>
        </w:rPr>
        <w:t>אישור הרשויות להשלמת העבודות ולקבלת תעודת גמר.</w:t>
      </w:r>
    </w:p>
    <w:p w14:paraId="1B781AE2" w14:textId="77777777" w:rsidR="00435A20" w:rsidRPr="00435A20" w:rsidRDefault="00435A20" w:rsidP="00435A2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9AC02A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יז.</w:t>
      </w:r>
      <w:r w:rsidRPr="00435A20">
        <w:rPr>
          <w:rFonts w:ascii="Times New Roman" w:eastAsia="Times New Roman" w:hAnsi="Times New Roman" w:cs="David"/>
          <w:sz w:val="24"/>
          <w:szCs w:val="24"/>
          <w:rtl/>
          <w:lang w:eastAsia="he-IL"/>
        </w:rPr>
        <w:tab/>
        <w:t>סיוע למזמין במתן מענה לפניות אליו בקשר לתכנון וב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העבודה האדריכלית.</w:t>
      </w:r>
    </w:p>
    <w:p w14:paraId="06EF97F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0A6A96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יח.</w:t>
      </w:r>
      <w:r w:rsidRPr="00435A20">
        <w:rPr>
          <w:rFonts w:ascii="Times New Roman" w:eastAsia="Times New Roman" w:hAnsi="Times New Roman" w:cs="David"/>
          <w:sz w:val="24"/>
          <w:szCs w:val="24"/>
          <w:rtl/>
          <w:lang w:eastAsia="he-IL"/>
        </w:rPr>
        <w:tab/>
        <w:t>השתתפות עם המזמין בהגנה בפני תביעות בקשר עם תכנון וביצוע העבודה האדריכלית</w:t>
      </w:r>
      <w:r w:rsidRPr="00435A20">
        <w:rPr>
          <w:rFonts w:ascii="Times New Roman" w:eastAsia="Times New Roman" w:hAnsi="Times New Roman" w:cs="David" w:hint="cs"/>
          <w:sz w:val="24"/>
          <w:szCs w:val="24"/>
          <w:rtl/>
          <w:lang w:eastAsia="he-IL"/>
        </w:rPr>
        <w:t>,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04BD2B10"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829AE1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יט.</w:t>
      </w:r>
      <w:r w:rsidRPr="00435A20">
        <w:rPr>
          <w:rFonts w:ascii="Times New Roman" w:eastAsia="Times New Roman" w:hAnsi="Times New Roman" w:cs="David"/>
          <w:sz w:val="24"/>
          <w:szCs w:val="24"/>
          <w:rtl/>
          <w:lang w:eastAsia="he-IL"/>
        </w:rPr>
        <w:tab/>
        <w:t>כל יתר הדרוש לפיקוח עליון, ולביקורת על הביצוע.</w:t>
      </w:r>
    </w:p>
    <w:p w14:paraId="2208D22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7729FD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C571EEF" w14:textId="2DD21D62" w:rsidR="00435A20" w:rsidRPr="00435A20" w:rsidRDefault="00435A20" w:rsidP="004F435D">
      <w:pPr>
        <w:widowControl w:val="0"/>
        <w:spacing w:before="0" w:beforeAutospacing="0" w:after="0" w:afterAutospacing="0" w:line="240" w:lineRule="auto"/>
        <w:ind w:left="2216" w:hanging="776"/>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054A5E3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יציקת יסודות.</w:t>
      </w:r>
    </w:p>
    <w:p w14:paraId="110E127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במהלך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השלד.</w:t>
      </w:r>
    </w:p>
    <w:p w14:paraId="63E743EF" w14:textId="77777777" w:rsidR="00435A20" w:rsidRPr="00435A20" w:rsidRDefault="00435A20" w:rsidP="00435A20">
      <w:pPr>
        <w:widowControl w:val="0"/>
        <w:numPr>
          <w:ilvl w:val="0"/>
          <w:numId w:val="6"/>
        </w:numPr>
        <w:tabs>
          <w:tab w:val="num" w:pos="216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בעת בנית המחיצות.</w:t>
      </w:r>
    </w:p>
    <w:p w14:paraId="3A260676" w14:textId="77777777" w:rsidR="00435A20" w:rsidRPr="00435A20" w:rsidRDefault="00435A20" w:rsidP="00435A20">
      <w:pPr>
        <w:widowControl w:val="0"/>
        <w:numPr>
          <w:ilvl w:val="0"/>
          <w:numId w:val="6"/>
        </w:numPr>
        <w:tabs>
          <w:tab w:val="num" w:pos="2160"/>
        </w:tabs>
        <w:spacing w:before="0" w:beforeAutospacing="0" w:after="0" w:afterAutospacing="0" w:line="240" w:lineRule="auto"/>
        <w:ind w:left="216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לבדיקת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פוי קירות החוץ.</w:t>
      </w:r>
    </w:p>
    <w:p w14:paraId="5FD2A027" w14:textId="77777777" w:rsidR="00435A20" w:rsidRPr="00435A20" w:rsidRDefault="00435A20" w:rsidP="00435A20">
      <w:pPr>
        <w:widowControl w:val="0"/>
        <w:numPr>
          <w:ilvl w:val="0"/>
          <w:numId w:val="6"/>
        </w:numPr>
        <w:tabs>
          <w:tab w:val="num" w:pos="216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במהלך ביצוע עבודות האלומיניום.</w:t>
      </w:r>
    </w:p>
    <w:p w14:paraId="2E56D65B" w14:textId="77777777" w:rsidR="00435A20" w:rsidRPr="00435A20" w:rsidRDefault="00435A20" w:rsidP="00435A20">
      <w:pPr>
        <w:widowControl w:val="0"/>
        <w:numPr>
          <w:ilvl w:val="0"/>
          <w:numId w:val="5"/>
        </w:numPr>
        <w:tabs>
          <w:tab w:val="num" w:pos="216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דלתות כניסה ודלתות פנים.</w:t>
      </w:r>
    </w:p>
    <w:p w14:paraId="546A20E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לבדיקת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פריטים אופייני</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ם בדירה</w:t>
      </w:r>
      <w:r w:rsidRPr="00435A20">
        <w:rPr>
          <w:rFonts w:ascii="Times New Roman" w:eastAsia="Times New Roman" w:hAnsi="Times New Roman" w:cs="David" w:hint="cs"/>
          <w:sz w:val="24"/>
          <w:szCs w:val="24"/>
          <w:rtl/>
          <w:lang w:eastAsia="he-IL"/>
        </w:rPr>
        <w:t>/חנות/משרד</w:t>
      </w:r>
      <w:r w:rsidRPr="00435A20">
        <w:rPr>
          <w:rFonts w:ascii="Times New Roman" w:eastAsia="Times New Roman" w:hAnsi="Times New Roman" w:cs="David"/>
          <w:sz w:val="24"/>
          <w:szCs w:val="24"/>
          <w:rtl/>
          <w:lang w:eastAsia="he-IL"/>
        </w:rPr>
        <w:t xml:space="preserve"> אופיינ</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י</w:t>
      </w:r>
      <w:r w:rsidRPr="00435A20">
        <w:rPr>
          <w:rFonts w:ascii="Times New Roman" w:eastAsia="Times New Roman" w:hAnsi="Times New Roman" w:cs="David" w:hint="cs"/>
          <w:sz w:val="24"/>
          <w:szCs w:val="24"/>
          <w:rtl/>
          <w:lang w:eastAsia="he-IL"/>
        </w:rPr>
        <w:t>ם</w:t>
      </w:r>
      <w:r w:rsidRPr="00435A20">
        <w:rPr>
          <w:rFonts w:ascii="Times New Roman" w:eastAsia="Times New Roman" w:hAnsi="Times New Roman" w:cs="David"/>
          <w:sz w:val="24"/>
          <w:szCs w:val="24"/>
          <w:rtl/>
          <w:lang w:eastAsia="he-IL"/>
        </w:rPr>
        <w:t>.</w:t>
      </w:r>
    </w:p>
    <w:p w14:paraId="41E002D9" w14:textId="77777777" w:rsidR="004F435D" w:rsidRDefault="00435A20" w:rsidP="004F435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בעת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עבודות גמר ב</w:t>
      </w:r>
      <w:r w:rsidRPr="00435A20">
        <w:rPr>
          <w:rFonts w:ascii="Times New Roman" w:eastAsia="Times New Roman" w:hAnsi="Times New Roman" w:cs="David" w:hint="cs"/>
          <w:sz w:val="24"/>
          <w:szCs w:val="24"/>
          <w:rtl/>
          <w:lang w:eastAsia="he-IL"/>
        </w:rPr>
        <w:t xml:space="preserve">שטחים המשותפים, </w:t>
      </w:r>
      <w:r w:rsidRPr="00435A20">
        <w:rPr>
          <w:rFonts w:ascii="Times New Roman" w:eastAsia="Times New Roman" w:hAnsi="Times New Roman" w:cs="David"/>
          <w:sz w:val="24"/>
          <w:szCs w:val="24"/>
          <w:rtl/>
          <w:lang w:eastAsia="he-IL"/>
        </w:rPr>
        <w:t xml:space="preserve">מבואת הכניסה ובמבואות </w:t>
      </w:r>
    </w:p>
    <w:p w14:paraId="067CE81B" w14:textId="43D371BA" w:rsidR="00435A20" w:rsidRPr="00435A20" w:rsidRDefault="004F435D" w:rsidP="004F435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הקומתיות.</w:t>
      </w:r>
    </w:p>
    <w:p w14:paraId="00E1116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לפני צבע.</w:t>
      </w:r>
    </w:p>
    <w:p w14:paraId="55655BB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C7D016F"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2ACBEDD" w14:textId="77777777" w:rsidR="00435A20" w:rsidRPr="00435A20" w:rsidRDefault="00435A20" w:rsidP="00435A20">
      <w:pPr>
        <w:widowControl w:val="0"/>
        <w:spacing w:before="0" w:beforeAutospacing="0" w:after="0" w:afterAutospacing="0" w:line="240" w:lineRule="auto"/>
        <w:ind w:left="2290" w:hanging="85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אין המתכנן רשאי לתת הוראות במישרין לקבלנים ו/או לנהל משא ומתן עם הקבלנים ביחס למחירים ו/או לדרכי ביצוע אלא באמצעות נציג המזמין.</w:t>
      </w:r>
    </w:p>
    <w:p w14:paraId="4822FF53" w14:textId="77777777" w:rsidR="00435A20" w:rsidRPr="00435A20" w:rsidRDefault="00435A20" w:rsidP="00435A20">
      <w:pPr>
        <w:widowControl w:val="0"/>
        <w:spacing w:before="0" w:beforeAutospacing="0" w:after="0" w:afterAutospacing="0" w:line="240" w:lineRule="auto"/>
        <w:ind w:left="1440" w:hanging="1225"/>
        <w:jc w:val="both"/>
        <w:rPr>
          <w:rFonts w:ascii="Times New Roman" w:eastAsia="Times New Roman" w:hAnsi="Times New Roman" w:cs="David"/>
          <w:sz w:val="24"/>
          <w:szCs w:val="24"/>
          <w:rtl/>
          <w:lang w:eastAsia="he-IL"/>
        </w:rPr>
      </w:pPr>
    </w:p>
    <w:p w14:paraId="01A9E13B" w14:textId="77777777" w:rsidR="00435A20" w:rsidRPr="00435A20" w:rsidRDefault="00435A20" w:rsidP="00435A20">
      <w:pPr>
        <w:widowControl w:val="0"/>
        <w:spacing w:before="0" w:beforeAutospacing="0" w:after="0" w:afterAutospacing="0" w:line="240" w:lineRule="auto"/>
        <w:ind w:left="2290" w:hanging="85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לאחר כל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קור של המתכנן באתר יגיש המתכנן לנציג המזמין דו"ח בכתב ובו יציין את </w:t>
      </w:r>
      <w:r w:rsidRPr="00435A20">
        <w:rPr>
          <w:rFonts w:ascii="Times New Roman" w:eastAsia="Times New Roman" w:hAnsi="Times New Roman" w:cs="David"/>
          <w:sz w:val="24"/>
          <w:szCs w:val="24"/>
          <w:rtl/>
          <w:lang w:eastAsia="he-IL"/>
        </w:rPr>
        <w:lastRenderedPageBreak/>
        <w:t>התרשמותו ואת הערותיו לגבי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w:t>
      </w:r>
    </w:p>
    <w:p w14:paraId="6D32523F" w14:textId="77777777" w:rsidR="00435A20" w:rsidRPr="00435A20" w:rsidRDefault="00435A20" w:rsidP="00435A20">
      <w:pPr>
        <w:widowControl w:val="0"/>
        <w:spacing w:before="0" w:beforeAutospacing="0" w:after="0" w:afterAutospacing="0" w:line="240" w:lineRule="auto"/>
        <w:ind w:left="2665" w:hanging="37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עבור פיקוח עליון.</w:t>
      </w:r>
    </w:p>
    <w:p w14:paraId="3E8A3579" w14:textId="77777777" w:rsidR="00435A20" w:rsidRPr="00435A20" w:rsidRDefault="00435A20" w:rsidP="00435A20">
      <w:pPr>
        <w:widowControl w:val="0"/>
        <w:spacing w:before="0" w:beforeAutospacing="0" w:after="0" w:afterAutospacing="0" w:line="240" w:lineRule="auto"/>
        <w:ind w:left="3600" w:hanging="1225"/>
        <w:jc w:val="both"/>
        <w:rPr>
          <w:rFonts w:ascii="Times New Roman" w:eastAsia="Times New Roman" w:hAnsi="Times New Roman" w:cs="David"/>
          <w:sz w:val="24"/>
          <w:szCs w:val="24"/>
          <w:rtl/>
          <w:lang w:eastAsia="he-IL"/>
        </w:rPr>
      </w:pPr>
    </w:p>
    <w:p w14:paraId="57322844" w14:textId="77777777" w:rsidR="00435A20" w:rsidRPr="00435A20" w:rsidRDefault="00435A20" w:rsidP="00435A20">
      <w:pPr>
        <w:widowControl w:val="0"/>
        <w:spacing w:before="0" w:beforeAutospacing="0" w:after="0" w:afterAutospacing="0" w:line="240" w:lineRule="auto"/>
        <w:ind w:left="2665" w:hanging="122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            יעוץ למזמין בדבר </w:t>
      </w:r>
      <w:r w:rsidRPr="00435A20">
        <w:rPr>
          <w:rFonts w:ascii="Times New Roman" w:eastAsia="Times New Roman" w:hAnsi="Times New Roman" w:cs="David" w:hint="cs"/>
          <w:sz w:val="24"/>
          <w:szCs w:val="24"/>
          <w:rtl/>
          <w:lang w:eastAsia="he-IL"/>
        </w:rPr>
        <w:t>תפעול ו</w:t>
      </w:r>
      <w:r w:rsidRPr="00435A20">
        <w:rPr>
          <w:rFonts w:ascii="Times New Roman" w:eastAsia="Times New Roman" w:hAnsi="Times New Roman" w:cs="David"/>
          <w:sz w:val="24"/>
          <w:szCs w:val="24"/>
          <w:rtl/>
          <w:lang w:eastAsia="he-IL"/>
        </w:rPr>
        <w:t>אחזקת המתקן.</w:t>
      </w:r>
    </w:p>
    <w:p w14:paraId="3A3F9338"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33FF8F01"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6E1DF406" w14:textId="77777777" w:rsidR="00435A20" w:rsidRPr="00435A20" w:rsidRDefault="00435A20" w:rsidP="00435A20">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2.6</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תכניות לצרכי רישום ורישום בתים משותפים</w:t>
      </w:r>
      <w:r w:rsidRPr="00435A20">
        <w:rPr>
          <w:rFonts w:ascii="Times New Roman" w:eastAsia="Times New Roman" w:hAnsi="Times New Roman" w:cs="David"/>
          <w:sz w:val="24"/>
          <w:szCs w:val="24"/>
          <w:rtl/>
          <w:lang w:eastAsia="he-IL"/>
        </w:rPr>
        <w:t>:</w:t>
      </w:r>
    </w:p>
    <w:p w14:paraId="0E27822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CB87194" w14:textId="77777777" w:rsidR="00435A20" w:rsidRPr="00435A20" w:rsidRDefault="00435A20" w:rsidP="00435A20">
      <w:pPr>
        <w:widowControl w:val="0"/>
        <w:spacing w:before="0" w:beforeAutospacing="0" w:after="0" w:afterAutospacing="0" w:line="240" w:lineRule="auto"/>
        <w:ind w:left="1371"/>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העברת תכניות ומסמכים לבעלי מקצוע אחרים לשם הכנת תרשימים ותשריטים לפרצלציה, תכניות לצרכי רישום ורישום בתים משותפים. וידוא נכונות תרשים מגרש ותשריט בית משותף. הכנת בקשות לשינויים בהיתרי הבניה בהתאם לתכניות הב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וטיפול באישורן. הכנת בקשות להפרדת היתרי בניה בהתאם לבניה בשלבים וטיפול באישורן.</w:t>
      </w:r>
    </w:p>
    <w:p w14:paraId="6AE9EDB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B51731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EB97C64"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3.</w:t>
      </w:r>
      <w:r w:rsidRPr="00435A20">
        <w:rPr>
          <w:rFonts w:ascii="Times New Roman" w:eastAsia="Times New Roman" w:hAnsi="Times New Roman" w:cs="David"/>
          <w:sz w:val="24"/>
          <w:szCs w:val="24"/>
          <w:rtl/>
          <w:lang w:eastAsia="he-IL"/>
        </w:rPr>
        <w:tab/>
        <w:t>המתכנן מתחייב ל</w:t>
      </w:r>
      <w:r w:rsidRPr="00435A20">
        <w:rPr>
          <w:rFonts w:ascii="Times New Roman" w:eastAsia="Times New Roman" w:hAnsi="Times New Roman" w:cs="David" w:hint="cs"/>
          <w:sz w:val="24"/>
          <w:szCs w:val="24"/>
          <w:rtl/>
          <w:lang w:eastAsia="he-IL"/>
        </w:rPr>
        <w:t>העלות לאתר ניהול הקבצים את כל הקבצים ול</w:t>
      </w:r>
      <w:r w:rsidRPr="00435A20">
        <w:rPr>
          <w:rFonts w:ascii="Times New Roman" w:eastAsia="Times New Roman" w:hAnsi="Times New Roman" w:cs="David"/>
          <w:sz w:val="24"/>
          <w:szCs w:val="24"/>
          <w:rtl/>
          <w:lang w:eastAsia="he-IL"/>
        </w:rPr>
        <w:t xml:space="preserve">שמור על </w:t>
      </w:r>
      <w:r w:rsidRPr="00435A20">
        <w:rPr>
          <w:rFonts w:ascii="Times New Roman" w:eastAsia="Times New Roman" w:hAnsi="Times New Roman" w:cs="David" w:hint="cs"/>
          <w:sz w:val="24"/>
          <w:szCs w:val="24"/>
          <w:rtl/>
          <w:lang w:eastAsia="he-IL"/>
        </w:rPr>
        <w:t xml:space="preserve">קבצים וסט </w:t>
      </w:r>
      <w:r w:rsidRPr="00435A20">
        <w:rPr>
          <w:rFonts w:ascii="Times New Roman" w:eastAsia="Times New Roman" w:hAnsi="Times New Roman" w:cs="David"/>
          <w:sz w:val="24"/>
          <w:szCs w:val="24"/>
          <w:rtl/>
          <w:lang w:eastAsia="he-IL"/>
        </w:rPr>
        <w:t>תכניות עד לאחר סיום הביצוע בשטח של העבודות נשוא התכנון, כך שניתן יהיה לבצע מהם העתקות, צילומים וכו' וכן ניתן יהיה לבצע בהם תיקונים ושינויים.</w:t>
      </w:r>
    </w:p>
    <w:p w14:paraId="5CE60143"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ECB47C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78D4800"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4.</w:t>
      </w:r>
      <w:r w:rsidRPr="00435A20">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62101684" w14:textId="77A70990"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br w:type="page"/>
      </w:r>
      <w:r w:rsidRPr="00435A20">
        <w:rPr>
          <w:rFonts w:ascii="Times New Roman" w:eastAsia="Times New Roman" w:hAnsi="Times New Roman" w:cs="David"/>
          <w:bCs/>
          <w:sz w:val="20"/>
          <w:szCs w:val="24"/>
          <w:u w:val="single"/>
          <w:rtl/>
          <w:lang w:eastAsia="he-IL"/>
        </w:rPr>
        <w:lastRenderedPageBreak/>
        <w:t xml:space="preserve">נספח </w:t>
      </w:r>
      <w:r w:rsidR="00E812B0">
        <w:rPr>
          <w:rFonts w:ascii="Times New Roman" w:eastAsia="Times New Roman" w:hAnsi="Times New Roman" w:cs="David" w:hint="cs"/>
          <w:bCs/>
          <w:sz w:val="20"/>
          <w:szCs w:val="24"/>
          <w:u w:val="single"/>
          <w:rtl/>
          <w:lang w:eastAsia="he-IL"/>
        </w:rPr>
        <w:t>"</w:t>
      </w:r>
      <w:r w:rsidRPr="00435A20">
        <w:rPr>
          <w:rFonts w:ascii="Times New Roman" w:eastAsia="Times New Roman" w:hAnsi="Times New Roman" w:cs="David"/>
          <w:bCs/>
          <w:sz w:val="20"/>
          <w:szCs w:val="24"/>
          <w:u w:val="single"/>
          <w:rtl/>
          <w:lang w:eastAsia="he-IL"/>
        </w:rPr>
        <w:t>ג'</w:t>
      </w:r>
      <w:r w:rsidR="00E812B0">
        <w:rPr>
          <w:rFonts w:ascii="Times New Roman" w:eastAsia="Times New Roman" w:hAnsi="Times New Roman" w:cs="David" w:hint="cs"/>
          <w:bCs/>
          <w:sz w:val="20"/>
          <w:szCs w:val="24"/>
          <w:u w:val="single"/>
          <w:rtl/>
          <w:lang w:eastAsia="he-IL"/>
        </w:rPr>
        <w:t>'</w:t>
      </w:r>
    </w:p>
    <w:p w14:paraId="1E3CC316"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C14E382"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לוח זמנים ושלבי עבודה</w:t>
      </w:r>
    </w:p>
    <w:p w14:paraId="6868B4C3"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3EB8212"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4CE9AF3A"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435A20">
        <w:rPr>
          <w:rFonts w:ascii="Times New Roman" w:eastAsia="Times New Roman" w:hAnsi="Times New Roman" w:cs="David"/>
          <w:sz w:val="20"/>
          <w:szCs w:val="24"/>
          <w:lang w:eastAsia="he-IL"/>
        </w:rPr>
        <w:t>–</w:t>
      </w:r>
      <w:r w:rsidRPr="00435A20">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3BF410D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D381BD2"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0C9014D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E7C55D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52F716B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C2F47FD"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6CE9A91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B09FFF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9ADDB16" w14:textId="4FD00FF3" w:rsidR="00435A20" w:rsidRPr="00435A20" w:rsidRDefault="00435A20" w:rsidP="00435A2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sz w:val="20"/>
          <w:szCs w:val="24"/>
          <w:u w:val="single"/>
          <w:rtl/>
          <w:lang w:eastAsia="he-IL"/>
        </w:rPr>
        <w:br w:type="page"/>
      </w:r>
      <w:r w:rsidR="00E812B0">
        <w:rPr>
          <w:rFonts w:ascii="Times New Roman" w:eastAsia="Times New Roman" w:hAnsi="Times New Roman" w:cs="David"/>
          <w:bCs/>
          <w:sz w:val="24"/>
          <w:szCs w:val="24"/>
          <w:u w:val="single"/>
          <w:rtl/>
          <w:lang w:eastAsia="he-IL"/>
        </w:rPr>
        <w:lastRenderedPageBreak/>
        <w:t xml:space="preserve">נספח </w:t>
      </w:r>
      <w:r w:rsidR="00E812B0">
        <w:rPr>
          <w:rFonts w:ascii="Times New Roman" w:eastAsia="Times New Roman" w:hAnsi="Times New Roman" w:cs="David" w:hint="cs"/>
          <w:bCs/>
          <w:sz w:val="24"/>
          <w:szCs w:val="24"/>
          <w:u w:val="single"/>
          <w:rtl/>
          <w:lang w:eastAsia="he-IL"/>
        </w:rPr>
        <w:t>"</w:t>
      </w:r>
      <w:r w:rsidR="00E812B0">
        <w:rPr>
          <w:rFonts w:ascii="Times New Roman" w:eastAsia="Times New Roman" w:hAnsi="Times New Roman" w:cs="David"/>
          <w:bCs/>
          <w:sz w:val="24"/>
          <w:szCs w:val="24"/>
          <w:u w:val="single"/>
          <w:rtl/>
          <w:lang w:eastAsia="he-IL"/>
        </w:rPr>
        <w:t>ד</w:t>
      </w:r>
      <w:r w:rsidR="00E812B0">
        <w:rPr>
          <w:rFonts w:ascii="Times New Roman" w:eastAsia="Times New Roman" w:hAnsi="Times New Roman" w:cs="David" w:hint="cs"/>
          <w:bCs/>
          <w:sz w:val="24"/>
          <w:szCs w:val="24"/>
          <w:u w:val="single"/>
          <w:rtl/>
          <w:lang w:eastAsia="he-IL"/>
        </w:rPr>
        <w:t>"</w:t>
      </w:r>
    </w:p>
    <w:p w14:paraId="0DBA967D"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A2BF56D" w14:textId="77777777" w:rsidR="00435A20" w:rsidRPr="00435A20" w:rsidRDefault="00435A20" w:rsidP="00435A2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שכר המתכנן</w:t>
      </w:r>
    </w:p>
    <w:p w14:paraId="13734366"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7ED49A4"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52EEB25" w14:textId="77777777" w:rsidR="00435A20" w:rsidRPr="00435A20" w:rsidRDefault="00435A20" w:rsidP="00435A20">
      <w:pPr>
        <w:widowControl w:val="0"/>
        <w:numPr>
          <w:ilvl w:val="0"/>
          <w:numId w:val="3"/>
        </w:numPr>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תמורת ביצוע מלוא שרותי המתכנן, כמפורט בנספח ב'</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ישלם המזמין למתכנן את שכר המתכנן בשעורים כדלקמן:</w:t>
      </w:r>
    </w:p>
    <w:p w14:paraId="23FFF117" w14:textId="77777777" w:rsidR="00435A20" w:rsidRPr="00435A20" w:rsidRDefault="00435A20" w:rsidP="00435A20">
      <w:pPr>
        <w:widowControl w:val="0"/>
        <w:spacing w:before="0" w:beforeAutospacing="0" w:after="0" w:afterAutospacing="0" w:line="240" w:lineRule="auto"/>
        <w:ind w:left="1440" w:hanging="720"/>
        <w:rPr>
          <w:rFonts w:ascii="Times New Roman" w:eastAsia="Times New Roman" w:hAnsi="Times New Roman" w:cs="David"/>
          <w:sz w:val="24"/>
          <w:szCs w:val="24"/>
          <w:rtl/>
        </w:rPr>
      </w:pPr>
    </w:p>
    <w:p w14:paraId="2CD0C291"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rPr>
      </w:pPr>
      <w:r w:rsidRPr="00435A20">
        <w:rPr>
          <w:rFonts w:ascii="Times New Roman" w:eastAsia="Times New Roman" w:hAnsi="Times New Roman" w:cs="David" w:hint="cs"/>
          <w:sz w:val="24"/>
          <w:szCs w:val="24"/>
          <w:rtl/>
        </w:rPr>
        <w:t>1.1</w:t>
      </w:r>
      <w:r w:rsidRPr="00435A20">
        <w:rPr>
          <w:rFonts w:ascii="Times New Roman" w:eastAsia="Times New Roman" w:hAnsi="Times New Roman" w:cs="David" w:hint="cs"/>
          <w:sz w:val="24"/>
          <w:szCs w:val="24"/>
          <w:rtl/>
        </w:rPr>
        <w:tab/>
        <w:t>עבור עריכת ואישור תכנית בנין עיר מפורטת בסמכות ועדה מקומית : _________ ש"ח. במידה והמזמין יזמין מהמתכנן תכנון בניינים שיכילו במצטבר למעלה מ- 200 יח"ד אזי יקוזז סכום זה מהתשלום האמור בסעיף 1.2 להלן עבור תכנון הבניינים.</w:t>
      </w:r>
    </w:p>
    <w:p w14:paraId="5FC50BE4"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rPr>
      </w:pPr>
    </w:p>
    <w:p w14:paraId="25661427"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rPr>
        <w:t>1.2</w:t>
      </w:r>
      <w:r w:rsidRPr="00435A20">
        <w:rPr>
          <w:rFonts w:ascii="Times New Roman" w:eastAsia="Times New Roman" w:hAnsi="Times New Roman" w:cs="David" w:hint="cs"/>
          <w:sz w:val="24"/>
          <w:szCs w:val="24"/>
          <w:rtl/>
        </w:rPr>
        <w:tab/>
        <w:t>עבור הכנת תכנית בינוי ופיתוח לביצוע/תכנית עיצוב ארכיטקטוני, תכנון ופיקוח בנייני מגורים ו/או מסחר ו/או משרדים</w:t>
      </w:r>
      <w:r w:rsidRPr="00435A20">
        <w:rPr>
          <w:rFonts w:ascii="Times New Roman" w:eastAsia="Times New Roman" w:hAnsi="Times New Roman" w:cs="David" w:hint="cs"/>
          <w:sz w:val="24"/>
          <w:szCs w:val="24"/>
          <w:rtl/>
          <w:lang w:eastAsia="he-IL"/>
        </w:rPr>
        <w:t xml:space="preserve"> לרבות מבני עזר במגרשים, תחנות טרנספורמציה במגרשים פרטיים ו/או ציבוריים, מבנה מכירות ו/או דירה לדוגמא בסמוך למבנה המכירות:</w:t>
      </w:r>
    </w:p>
    <w:p w14:paraId="581FEC57"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BBAAD1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1.2.1</w:t>
      </w:r>
      <w:r w:rsidRPr="00435A20">
        <w:rPr>
          <w:rFonts w:ascii="Times New Roman" w:eastAsia="Times New Roman" w:hAnsi="Times New Roman" w:cs="David" w:hint="cs"/>
          <w:sz w:val="24"/>
          <w:szCs w:val="24"/>
          <w:rtl/>
          <w:lang w:eastAsia="he-IL"/>
        </w:rPr>
        <w:tab/>
        <w:t>סכום קבוע ומוחלט של _________ש"ח (במילים: ________ ש"ח) לכל יחידת דיור במבנה ראשוני.</w:t>
      </w:r>
    </w:p>
    <w:p w14:paraId="238ED28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9302F7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1.2.2</w:t>
      </w:r>
      <w:r w:rsidRPr="00435A20">
        <w:rPr>
          <w:rFonts w:ascii="Times New Roman" w:eastAsia="Times New Roman" w:hAnsi="Times New Roman" w:cs="David" w:hint="cs"/>
          <w:sz w:val="24"/>
          <w:szCs w:val="24"/>
          <w:rtl/>
          <w:lang w:eastAsia="he-IL"/>
        </w:rPr>
        <w:tab/>
        <w:t>סכום קבוע ומוחלט של _________ש"ח (במילים: ________ ש"ח) לכל יחידת דיור במבנה חוזר.</w:t>
      </w:r>
    </w:p>
    <w:p w14:paraId="089A6DB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77075E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1.2.3</w:t>
      </w:r>
      <w:r w:rsidRPr="00435A20">
        <w:rPr>
          <w:rFonts w:ascii="Times New Roman" w:eastAsia="Times New Roman" w:hAnsi="Times New Roman" w:cs="David" w:hint="cs"/>
          <w:sz w:val="24"/>
          <w:szCs w:val="24"/>
          <w:rtl/>
          <w:lang w:eastAsia="he-IL"/>
        </w:rPr>
        <w:tab/>
        <w:t>סכום קבוע ומוחלט של _________ש"ח (במילים: ________ ש"ח) לכל מ"ר בנוי ומקורה המשמש בלעדית את החלק של המסחר ו/או משרדים  בפרויקט.</w:t>
      </w:r>
    </w:p>
    <w:p w14:paraId="2068DA8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193D67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1.2.4</w:t>
      </w:r>
      <w:r w:rsidRPr="00435A20">
        <w:rPr>
          <w:rFonts w:ascii="Times New Roman" w:eastAsia="Times New Roman" w:hAnsi="Times New Roman" w:cs="David" w:hint="cs"/>
          <w:sz w:val="24"/>
          <w:szCs w:val="24"/>
          <w:rtl/>
          <w:lang w:eastAsia="he-IL"/>
        </w:rPr>
        <w:tab/>
        <w:t>סכום קבוע ומוחלט של _________ש"ח (במילים: ________ ש"ח) לכל מ"ר בנוי ומקורה מתחת למפלס הכניסה לבניינים</w:t>
      </w:r>
      <w:r w:rsidRPr="00435A20">
        <w:rPr>
          <w:rFonts w:ascii="Times New Roman" w:eastAsia="Times New Roman" w:hAnsi="Times New Roman" w:cs="David" w:hint="cs"/>
          <w:sz w:val="20"/>
          <w:szCs w:val="20"/>
          <w:rtl/>
          <w:lang w:eastAsia="he-IL"/>
        </w:rPr>
        <w:t xml:space="preserve"> </w:t>
      </w:r>
      <w:r w:rsidRPr="006B715E">
        <w:rPr>
          <w:rFonts w:ascii="Times New Roman" w:eastAsia="Times New Roman" w:hAnsi="Times New Roman" w:cs="David" w:hint="cs"/>
          <w:rtl/>
          <w:lang w:eastAsia="he-IL"/>
        </w:rPr>
        <w:t>שאינו שטח עיקרי</w:t>
      </w:r>
      <w:r w:rsidRPr="00435A20">
        <w:rPr>
          <w:rFonts w:ascii="Times New Roman" w:eastAsia="Times New Roman" w:hAnsi="Times New Roman" w:cs="David" w:hint="cs"/>
          <w:sz w:val="24"/>
          <w:szCs w:val="24"/>
          <w:rtl/>
          <w:lang w:eastAsia="he-IL"/>
        </w:rPr>
        <w:t>.</w:t>
      </w:r>
    </w:p>
    <w:p w14:paraId="4F985FC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39E9A7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בסעיף זה:</w:t>
      </w:r>
    </w:p>
    <w:p w14:paraId="1698FD9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646017F" w14:textId="77777777" w:rsidR="00435A20" w:rsidRPr="00435A20" w:rsidRDefault="00435A20" w:rsidP="00435A20">
      <w:pPr>
        <w:widowControl w:val="0"/>
        <w:spacing w:before="0" w:beforeAutospacing="0" w:after="0" w:afterAutospacing="0" w:line="240" w:lineRule="auto"/>
        <w:ind w:left="144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4"/>
          <w:szCs w:val="24"/>
          <w:rtl/>
          <w:lang w:eastAsia="he-IL"/>
        </w:rPr>
        <w:t>מבנה ראשוני - המבנה שהוקם לראשונה עפ"י תכניותיו של המתכנן.</w:t>
      </w:r>
      <w:r w:rsidRPr="00435A20">
        <w:rPr>
          <w:rFonts w:ascii="Times New Roman" w:eastAsia="Times New Roman" w:hAnsi="Times New Roman" w:cs="David"/>
          <w:sz w:val="20"/>
          <w:szCs w:val="24"/>
          <w:rtl/>
          <w:lang w:eastAsia="he-IL"/>
        </w:rPr>
        <w:t xml:space="preserve"> במקרים בהם מתוכננים במקביל מספר מבנים ראשונים וחוזרים יחשב המבנה שבו מספר היחידות הרב ביותר כמבנה ראשוני.</w:t>
      </w:r>
    </w:p>
    <w:p w14:paraId="46B424FA" w14:textId="77777777" w:rsidR="00435A20" w:rsidRPr="00435A20" w:rsidRDefault="00435A20" w:rsidP="00435A20">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07FB5B5F" w14:textId="77777777" w:rsidR="00435A20" w:rsidRPr="00435A20" w:rsidRDefault="00435A20" w:rsidP="00435A2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מבנה חוזר </w:t>
      </w:r>
      <w:r w:rsidRPr="00435A20">
        <w:rPr>
          <w:rFonts w:ascii="Times New Roman" w:eastAsia="Times New Roman" w:hAnsi="Times New Roman" w:cs="David"/>
          <w:sz w:val="24"/>
          <w:szCs w:val="24"/>
          <w:lang w:eastAsia="he-IL"/>
        </w:rPr>
        <w:t>–</w:t>
      </w:r>
      <w:r w:rsidRPr="00435A20">
        <w:rPr>
          <w:rFonts w:ascii="Times New Roman" w:eastAsia="Times New Roman" w:hAnsi="Times New Roman" w:cs="David"/>
          <w:sz w:val="24"/>
          <w:szCs w:val="24"/>
          <w:rtl/>
          <w:lang w:eastAsia="he-IL"/>
        </w:rPr>
        <w: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w:t>
      </w:r>
      <w:r w:rsidRPr="00435A20">
        <w:rPr>
          <w:rFonts w:ascii="Times New Roman" w:eastAsia="Times New Roman" w:hAnsi="Times New Roman" w:cs="David" w:hint="cs"/>
          <w:sz w:val="24"/>
          <w:szCs w:val="24"/>
          <w:rtl/>
          <w:lang w:eastAsia="he-IL"/>
        </w:rPr>
        <w:t xml:space="preserve">התאמות בשל שלוב החלק המסחרי מתחת למבנה המגורים, </w:t>
      </w:r>
      <w:r w:rsidRPr="00435A20">
        <w:rPr>
          <w:rFonts w:ascii="Times New Roman" w:eastAsia="Times New Roman" w:hAnsi="Times New Roman" w:cs="David"/>
          <w:sz w:val="24"/>
          <w:szCs w:val="24"/>
          <w:rtl/>
          <w:lang w:eastAsia="he-IL"/>
        </w:rPr>
        <w:t>התאמה למרתפים, הצמדת זוג מבנים, תוספת ו/או הפחתת עד שתי קומות טיפוסיות, שינויים קלים במידות.</w:t>
      </w:r>
    </w:p>
    <w:p w14:paraId="50ED091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F0E61C2" w14:textId="77777777" w:rsidR="00435A20" w:rsidRPr="00435A20" w:rsidRDefault="00435A20" w:rsidP="00435A20">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p>
    <w:p w14:paraId="55C929EA" w14:textId="28D1F36A" w:rsidR="00435A20" w:rsidRPr="00435A20" w:rsidRDefault="00435A20" w:rsidP="0096613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0"/>
          <w:szCs w:val="24"/>
          <w:rtl/>
          <w:lang w:eastAsia="he-IL"/>
        </w:rPr>
        <w:lastRenderedPageBreak/>
        <w:t>2.</w:t>
      </w:r>
      <w:r w:rsidRPr="00435A20">
        <w:rPr>
          <w:rFonts w:ascii="Times New Roman" w:eastAsia="Times New Roman" w:hAnsi="Times New Roman" w:cs="David"/>
          <w:sz w:val="20"/>
          <w:szCs w:val="24"/>
          <w:rtl/>
          <w:lang w:eastAsia="he-IL"/>
        </w:rPr>
        <w:tab/>
        <w:t>הסכום המפורט בסעיף 1</w:t>
      </w:r>
      <w:r w:rsidRPr="00435A20">
        <w:rPr>
          <w:rFonts w:ascii="Times New Roman" w:eastAsia="Times New Roman" w:hAnsi="Times New Roman" w:cs="David" w:hint="cs"/>
          <w:sz w:val="20"/>
          <w:szCs w:val="24"/>
          <w:rtl/>
          <w:lang w:eastAsia="he-IL"/>
        </w:rPr>
        <w:t>.1</w:t>
      </w:r>
      <w:r w:rsidRPr="00435A20">
        <w:rPr>
          <w:rFonts w:ascii="Times New Roman" w:eastAsia="Times New Roman" w:hAnsi="Times New Roman" w:cs="David"/>
          <w:sz w:val="20"/>
          <w:szCs w:val="24"/>
          <w:rtl/>
          <w:lang w:eastAsia="he-IL"/>
        </w:rPr>
        <w:t xml:space="preserve"> לעיל יהיה צמוד ל</w:t>
      </w:r>
      <w:r w:rsidR="00966136">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color w:val="008000"/>
            <w:sz w:val="20"/>
            <w:szCs w:val="24"/>
            <w:rtl/>
            <w:lang w:eastAsia="he-IL"/>
          </w:rPr>
          <w:alias w:val="סוג מדד כותרת"/>
          <w:tag w:val="cntMadadTypeTitle"/>
          <w:id w:val="-98501633"/>
          <w:placeholder>
            <w:docPart w:val="2F3D4EE59AE243289F28F06F5E10638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9E74BA" w:rsidRPr="007E01A6">
            <w:rPr>
              <w:rStyle w:val="AutoFieldChar"/>
              <w:rFonts w:eastAsiaTheme="minorHAnsi"/>
              <w:color w:val="00B0F0"/>
              <w:rtl/>
            </w:rPr>
            <w:t>[סוג מדד כותרת]</w:t>
          </w:r>
        </w:sdtContent>
      </w:sdt>
      <w:r w:rsidRPr="00435A20">
        <w:rPr>
          <w:rFonts w:ascii="Times New Roman" w:eastAsia="Times New Roman" w:hAnsi="Times New Roman" w:cs="David"/>
          <w:color w:val="008000"/>
          <w:sz w:val="20"/>
          <w:szCs w:val="24"/>
          <w:rtl/>
          <w:lang w:eastAsia="he-IL"/>
        </w:rPr>
        <w:t xml:space="preserve"> </w:t>
      </w:r>
      <w:r w:rsidRPr="00435A20">
        <w:rPr>
          <w:rFonts w:ascii="Times New Roman" w:eastAsia="Times New Roman" w:hAnsi="Times New Roman" w:cs="David"/>
          <w:color w:val="008000"/>
          <w:sz w:val="24"/>
          <w:szCs w:val="24"/>
          <w:rtl/>
        </w:rPr>
        <w:t xml:space="preserve"> </w:t>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05C7E99336E04E30BF74697B1239F60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966136" w:rsidRPr="00E95AE9">
            <w:rPr>
              <w:rStyle w:val="PlaceholderText"/>
              <w:color w:val="00B0F0"/>
              <w:rtl/>
            </w:rPr>
            <w:t>[מדד בגין/ידוע - כותרת]</w:t>
          </w:r>
        </w:sdtContent>
      </w:sdt>
      <w:r w:rsidRPr="00435A20">
        <w:rPr>
          <w:rFonts w:ascii="Times New Roman" w:eastAsia="Times New Roman" w:hAnsi="Times New Roman" w:cs="David"/>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8939F1DEA66E448CB0B96606F59D74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966136" w:rsidRPr="00E95AE9">
            <w:rPr>
              <w:rStyle w:val="PlaceholderText"/>
              <w:color w:val="00B0F0"/>
              <w:rtl/>
            </w:rPr>
            <w:t>[מדד בסיס]</w:t>
          </w:r>
        </w:sdtContent>
      </w:sdt>
      <w:r w:rsidR="00966136" w:rsidRPr="00435A20">
        <w:rPr>
          <w:rFonts w:ascii="Times New Roman" w:eastAsia="Times New Roman" w:hAnsi="Times New Roman" w:cs="David"/>
          <w:sz w:val="24"/>
          <w:szCs w:val="24"/>
          <w:rtl/>
        </w:rPr>
        <w:t xml:space="preserve"> </w:t>
      </w:r>
      <w:r w:rsidR="00966136">
        <w:rPr>
          <w:rFonts w:ascii="Times New Roman" w:eastAsia="Times New Roman" w:hAnsi="Times New Roman" w:cs="David" w:hint="cs"/>
          <w:sz w:val="24"/>
          <w:szCs w:val="24"/>
          <w:rtl/>
        </w:rPr>
        <w:t>(</w:t>
      </w:r>
      <w:r w:rsidRPr="00435A20">
        <w:rPr>
          <w:rFonts w:ascii="Times New Roman" w:eastAsia="Times New Roman" w:hAnsi="Times New Roman" w:cs="David"/>
          <w:sz w:val="24"/>
          <w:szCs w:val="24"/>
          <w:rtl/>
        </w:rPr>
        <w:t xml:space="preserve">העומד על </w:t>
      </w:r>
      <w:sdt>
        <w:sdtPr>
          <w:rPr>
            <w:rFonts w:ascii="Times New Roman" w:eastAsia="Times New Roman" w:hAnsi="Times New Roman" w:cs="David"/>
            <w:color w:val="008000"/>
            <w:sz w:val="24"/>
            <w:szCs w:val="24"/>
            <w:rtl/>
          </w:rPr>
          <w:alias w:val="נקודות מדד"/>
          <w:tag w:val="cntMadadPoints"/>
          <w:id w:val="-360909335"/>
          <w:placeholder>
            <w:docPart w:val="FD7736BE372A4461A53597749112E49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524458" w:rsidRPr="007E01A6">
            <w:rPr>
              <w:rStyle w:val="AutoFieldChar"/>
              <w:rFonts w:eastAsiaTheme="minorHAnsi"/>
              <w:color w:val="00B0F0"/>
              <w:rtl/>
            </w:rPr>
            <w:t>[נקודות מדד]</w:t>
          </w:r>
        </w:sdtContent>
      </w:sdt>
      <w:r w:rsidRPr="00435A20">
        <w:rPr>
          <w:rFonts w:ascii="Times New Roman" w:eastAsia="Times New Roman" w:hAnsi="Times New Roman" w:cs="David"/>
          <w:sz w:val="24"/>
          <w:szCs w:val="24"/>
          <w:rtl/>
        </w:rPr>
        <w:t xml:space="preserve"> נקודות </w:t>
      </w:r>
      <w:r w:rsidR="00966136">
        <w:rPr>
          <w:rFonts w:ascii="Times New Roman" w:eastAsia="Times New Roman" w:hAnsi="Times New Roman" w:cs="David" w:hint="cs"/>
          <w:sz w:val="24"/>
          <w:szCs w:val="24"/>
          <w:rtl/>
        </w:rPr>
        <w:t>)</w:t>
      </w:r>
      <w:r w:rsidRPr="00435A20">
        <w:rPr>
          <w:rFonts w:ascii="Times New Roman" w:eastAsia="Times New Roman" w:hAnsi="Times New Roman" w:cs="David"/>
          <w:sz w:val="24"/>
          <w:szCs w:val="24"/>
          <w:rtl/>
          <w:lang w:eastAsia="he-IL"/>
        </w:rPr>
        <w:t xml:space="preserve"> עד למדד הידוע ביום הגשת כל חשבון.</w:t>
      </w:r>
    </w:p>
    <w:p w14:paraId="2159D911" w14:textId="77777777"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EE9199A" w14:textId="77777777" w:rsidR="00435A20" w:rsidRPr="00435A20" w:rsidRDefault="00435A20" w:rsidP="00435A20">
      <w:pPr>
        <w:widowControl w:val="0"/>
        <w:spacing w:before="0" w:beforeAutospacing="0" w:after="0" w:afterAutospacing="0" w:line="240" w:lineRule="auto"/>
        <w:ind w:left="720" w:right="85"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3.</w:t>
      </w:r>
      <w:r w:rsidRPr="00435A20">
        <w:rPr>
          <w:rFonts w:ascii="Times New Roman" w:eastAsia="Times New Roman" w:hAnsi="Times New Roman" w:cs="David"/>
          <w:sz w:val="20"/>
          <w:szCs w:val="24"/>
          <w:rtl/>
          <w:lang w:eastAsia="he-IL"/>
        </w:rPr>
        <w:tab/>
        <w:t>למען הסר ספק:</w:t>
      </w:r>
    </w:p>
    <w:p w14:paraId="1F87D3C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38D55BC8"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rPr>
        <w:t>3.1</w:t>
      </w:r>
      <w:r w:rsidRPr="00435A20">
        <w:rPr>
          <w:rFonts w:ascii="Times New Roman" w:eastAsia="Times New Roman" w:hAnsi="Times New Roman" w:cs="David" w:hint="cs"/>
          <w:sz w:val="24"/>
          <w:szCs w:val="24"/>
          <w:rtl/>
        </w:rPr>
        <w:tab/>
      </w:r>
      <w:r w:rsidRPr="00435A20">
        <w:rPr>
          <w:rFonts w:ascii="Times New Roman" w:eastAsia="Times New Roman" w:hAnsi="Times New Roman" w:cs="David"/>
          <w:sz w:val="24"/>
          <w:szCs w:val="24"/>
          <w:rtl/>
        </w:rPr>
        <w:t>שכר</w:t>
      </w:r>
      <w:r w:rsidRPr="00435A20">
        <w:rPr>
          <w:rFonts w:ascii="Times New Roman" w:eastAsia="Times New Roman" w:hAnsi="Times New Roman" w:cs="David"/>
          <w:sz w:val="24"/>
          <w:szCs w:val="24"/>
          <w:rtl/>
          <w:lang w:eastAsia="he-IL"/>
        </w:rPr>
        <w:t xml:space="preserve"> המתכנן יחושב </w:t>
      </w:r>
      <w:r w:rsidRPr="00435A20">
        <w:rPr>
          <w:rFonts w:ascii="Times New Roman" w:eastAsia="Times New Roman" w:hAnsi="Times New Roman" w:cs="David" w:hint="cs"/>
          <w:sz w:val="24"/>
          <w:szCs w:val="24"/>
          <w:rtl/>
          <w:lang w:eastAsia="he-IL"/>
        </w:rPr>
        <w:t xml:space="preserve">לשטחי המגורים </w:t>
      </w:r>
      <w:r w:rsidRPr="00435A20">
        <w:rPr>
          <w:rFonts w:ascii="Times New Roman" w:eastAsia="Times New Roman" w:hAnsi="Times New Roman" w:cs="David"/>
          <w:sz w:val="24"/>
          <w:szCs w:val="24"/>
          <w:rtl/>
          <w:lang w:eastAsia="he-IL"/>
        </w:rPr>
        <w:t>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6C2EC83E" w14:textId="77777777" w:rsidR="00435A20" w:rsidRPr="00435A20" w:rsidRDefault="00435A20" w:rsidP="00435A2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9C4E264"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0"/>
          <w:lang w:eastAsia="he-IL"/>
        </w:rPr>
      </w:pPr>
      <w:r w:rsidRPr="00435A20">
        <w:rPr>
          <w:rFonts w:ascii="Times New Roman" w:eastAsia="Times New Roman" w:hAnsi="Times New Roman" w:cs="David" w:hint="cs"/>
          <w:sz w:val="20"/>
          <w:szCs w:val="24"/>
          <w:rtl/>
          <w:lang w:eastAsia="he-IL"/>
        </w:rPr>
        <w:t>3.2</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712DF782" w14:textId="77777777" w:rsidR="00435A20" w:rsidRPr="00435A20" w:rsidRDefault="00435A20" w:rsidP="00435A20">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0B7D269F"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3.3</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שכר המתכנן כולל את כל המפורט בחוזה על כל נספחיו, לרבות נספח ב'.</w:t>
      </w:r>
    </w:p>
    <w:p w14:paraId="5B3F66E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A5C3850" w14:textId="5A672155"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4.</w:t>
      </w:r>
      <w:r w:rsidRPr="00435A20">
        <w:rPr>
          <w:rFonts w:ascii="Times New Roman" w:eastAsia="Times New Roman" w:hAnsi="Times New Roman" w:cs="David"/>
          <w:sz w:val="20"/>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 כל דין, לרבות אישור על נ</w:t>
      </w:r>
      <w:r w:rsidR="007E01A6">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הול ספרים ואישור על ניכוי מס במקור.</w:t>
      </w:r>
    </w:p>
    <w:p w14:paraId="2EE920F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0A27DA5"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5.</w:t>
      </w:r>
      <w:r w:rsidRPr="00435A20">
        <w:rPr>
          <w:rFonts w:ascii="Times New Roman" w:eastAsia="Times New Roman" w:hAnsi="Times New Roman" w:cs="David"/>
          <w:sz w:val="20"/>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34BAFB95" w14:textId="1C76335F"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sz w:val="20"/>
          <w:szCs w:val="24"/>
          <w:rtl/>
          <w:lang w:eastAsia="he-IL"/>
        </w:rPr>
        <w:br w:type="page"/>
      </w:r>
      <w:r w:rsidR="00E812B0">
        <w:rPr>
          <w:rFonts w:ascii="Times New Roman" w:eastAsia="Times New Roman" w:hAnsi="Times New Roman" w:cs="David"/>
          <w:b/>
          <w:bCs/>
          <w:sz w:val="24"/>
          <w:szCs w:val="24"/>
          <w:u w:val="single"/>
          <w:rtl/>
          <w:lang w:eastAsia="he-IL"/>
        </w:rPr>
        <w:lastRenderedPageBreak/>
        <w:t xml:space="preserve">נספח </w:t>
      </w:r>
      <w:r w:rsidR="00E812B0">
        <w:rPr>
          <w:rFonts w:ascii="Times New Roman" w:eastAsia="Times New Roman" w:hAnsi="Times New Roman" w:cs="David" w:hint="cs"/>
          <w:b/>
          <w:bCs/>
          <w:sz w:val="24"/>
          <w:szCs w:val="24"/>
          <w:u w:val="single"/>
          <w:rtl/>
          <w:lang w:eastAsia="he-IL"/>
        </w:rPr>
        <w:t>"</w:t>
      </w:r>
      <w:r w:rsidR="00E812B0">
        <w:rPr>
          <w:rFonts w:ascii="Times New Roman" w:eastAsia="Times New Roman" w:hAnsi="Times New Roman" w:cs="David"/>
          <w:b/>
          <w:bCs/>
          <w:sz w:val="24"/>
          <w:szCs w:val="24"/>
          <w:u w:val="single"/>
          <w:rtl/>
          <w:lang w:eastAsia="he-IL"/>
        </w:rPr>
        <w:t>ה</w:t>
      </w:r>
      <w:r w:rsidR="00E812B0">
        <w:rPr>
          <w:rFonts w:ascii="Times New Roman" w:eastAsia="Times New Roman" w:hAnsi="Times New Roman" w:cs="David" w:hint="cs"/>
          <w:b/>
          <w:bCs/>
          <w:sz w:val="24"/>
          <w:szCs w:val="24"/>
          <w:u w:val="single"/>
          <w:rtl/>
          <w:lang w:eastAsia="he-IL"/>
        </w:rPr>
        <w:t>"</w:t>
      </w:r>
    </w:p>
    <w:p w14:paraId="04525867"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6160FA7"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sz w:val="24"/>
          <w:szCs w:val="20"/>
          <w:rtl/>
          <w:lang w:eastAsia="he-IL"/>
        </w:rPr>
        <w:t xml:space="preserve">  </w:t>
      </w:r>
      <w:r w:rsidRPr="00435A20">
        <w:rPr>
          <w:rFonts w:ascii="Times New Roman" w:eastAsia="Times New Roman" w:hAnsi="Times New Roman" w:cs="David"/>
          <w:b/>
          <w:bCs/>
          <w:sz w:val="24"/>
          <w:szCs w:val="24"/>
          <w:u w:val="single"/>
          <w:rtl/>
          <w:lang w:eastAsia="he-IL"/>
        </w:rPr>
        <w:t>תשלומי שכר המתכנן</w:t>
      </w:r>
    </w:p>
    <w:p w14:paraId="77636842" w14:textId="77777777"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11A6ABBC" w14:textId="77777777" w:rsidR="00435A20" w:rsidRPr="00435A20" w:rsidRDefault="00435A20" w:rsidP="00435A20">
      <w:pPr>
        <w:widowControl w:val="0"/>
        <w:numPr>
          <w:ilvl w:val="0"/>
          <w:numId w:val="8"/>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4217152D"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1B7FFB9" w14:textId="42E4BEAD" w:rsidR="007804CE" w:rsidRPr="007804CE" w:rsidRDefault="00435A20" w:rsidP="007804CE">
      <w:pPr>
        <w:pStyle w:val="ListParagraph"/>
        <w:widowControl w:val="0"/>
        <w:numPr>
          <w:ilvl w:val="1"/>
          <w:numId w:val="8"/>
        </w:numPr>
        <w:spacing w:before="0" w:beforeAutospacing="0" w:after="0" w:afterAutospacing="0" w:line="240" w:lineRule="auto"/>
        <w:jc w:val="both"/>
        <w:rPr>
          <w:rFonts w:ascii="Times New Roman" w:eastAsia="Times New Roman" w:hAnsi="Times New Roman" w:cs="David"/>
          <w:sz w:val="20"/>
          <w:szCs w:val="24"/>
          <w:rtl/>
          <w:lang w:eastAsia="he-IL"/>
        </w:rPr>
      </w:pPr>
      <w:r w:rsidRPr="007804CE">
        <w:rPr>
          <w:rFonts w:ascii="Times New Roman" w:eastAsia="Times New Roman" w:hAnsi="Times New Roman" w:cs="David" w:hint="cs"/>
          <w:sz w:val="20"/>
          <w:szCs w:val="24"/>
          <w:rtl/>
          <w:lang w:eastAsia="he-IL"/>
        </w:rPr>
        <w:t>עבור תכנית בנין עיר בסמכות ועדה מקומית (באחוזים משכר המתכנן הנקוב</w:t>
      </w:r>
    </w:p>
    <w:p w14:paraId="0A943CF0" w14:textId="7C1E9C35" w:rsidR="00435A20" w:rsidRPr="007804CE" w:rsidRDefault="00435A20" w:rsidP="007804CE">
      <w:pPr>
        <w:pStyle w:val="ListParagraph"/>
        <w:widowControl w:val="0"/>
        <w:spacing w:before="0" w:beforeAutospacing="0" w:after="0" w:afterAutospacing="0" w:line="240" w:lineRule="auto"/>
        <w:ind w:left="1440"/>
        <w:jc w:val="both"/>
        <w:rPr>
          <w:rFonts w:ascii="Times New Roman" w:eastAsia="Times New Roman" w:hAnsi="Times New Roman" w:cs="David"/>
          <w:sz w:val="20"/>
          <w:szCs w:val="24"/>
          <w:rtl/>
          <w:lang w:eastAsia="he-IL"/>
        </w:rPr>
      </w:pPr>
      <w:r w:rsidRPr="007804CE">
        <w:rPr>
          <w:rFonts w:ascii="Times New Roman" w:eastAsia="Times New Roman" w:hAnsi="Times New Roman" w:cs="David" w:hint="cs"/>
          <w:sz w:val="20"/>
          <w:szCs w:val="24"/>
          <w:rtl/>
          <w:lang w:eastAsia="he-IL"/>
        </w:rPr>
        <w:t>בסעיף 1.1 לנספח ד' לעיל):</w:t>
      </w:r>
    </w:p>
    <w:p w14:paraId="73F271A4"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p>
    <w:p w14:paraId="36FE9218"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א.</w:t>
      </w:r>
      <w:r w:rsidRPr="00435A20">
        <w:rPr>
          <w:rFonts w:ascii="Times New Roman" w:eastAsia="Times New Roman" w:hAnsi="Times New Roman" w:cs="David" w:hint="cs"/>
          <w:sz w:val="20"/>
          <w:szCs w:val="24"/>
          <w:rtl/>
          <w:lang w:eastAsia="he-IL"/>
        </w:rPr>
        <w:tab/>
        <w:t xml:space="preserve">לאחר הגשת מסמכי התכנון, באשור המזמין </w:t>
      </w:r>
    </w:p>
    <w:p w14:paraId="5F3783C0" w14:textId="4246AF9B" w:rsidR="00435A20" w:rsidRPr="00435A20" w:rsidRDefault="00435A20" w:rsidP="007E01A6">
      <w:pPr>
        <w:widowControl w:val="0"/>
        <w:spacing w:before="0" w:beforeAutospacing="0" w:after="0" w:afterAutospacing="0" w:line="240" w:lineRule="auto"/>
        <w:ind w:left="6480" w:hanging="43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ל</w:t>
      </w:r>
      <w:r w:rsidR="007E01A6">
        <w:rPr>
          <w:rFonts w:ascii="Times New Roman" w:eastAsia="Times New Roman" w:hAnsi="Times New Roman" w:cs="David" w:hint="cs"/>
          <w:sz w:val="20"/>
          <w:szCs w:val="24"/>
          <w:rtl/>
          <w:lang w:eastAsia="he-IL"/>
        </w:rPr>
        <w:t>אשור הועדה המקומית לתכנון ובניה.....................</w:t>
      </w:r>
      <w:r w:rsidRPr="00435A20">
        <w:rPr>
          <w:rFonts w:ascii="Times New Roman" w:eastAsia="Times New Roman" w:hAnsi="Times New Roman" w:cs="David" w:hint="cs"/>
          <w:sz w:val="20"/>
          <w:szCs w:val="24"/>
          <w:rtl/>
          <w:lang w:eastAsia="he-IL"/>
        </w:rPr>
        <w:t>33% משכר המתכנן</w:t>
      </w:r>
    </w:p>
    <w:p w14:paraId="6FC63F34" w14:textId="77777777" w:rsidR="00435A20" w:rsidRPr="00435A20" w:rsidRDefault="00435A20" w:rsidP="00435A20">
      <w:pPr>
        <w:widowControl w:val="0"/>
        <w:spacing w:before="0" w:beforeAutospacing="0" w:after="0" w:afterAutospacing="0" w:line="240" w:lineRule="auto"/>
        <w:ind w:left="6481" w:hanging="4321"/>
        <w:jc w:val="both"/>
        <w:rPr>
          <w:rFonts w:ascii="Times New Roman" w:eastAsia="Times New Roman" w:hAnsi="Times New Roman" w:cs="David"/>
          <w:sz w:val="20"/>
          <w:szCs w:val="24"/>
          <w:rtl/>
          <w:lang w:eastAsia="he-IL"/>
        </w:rPr>
      </w:pPr>
    </w:p>
    <w:p w14:paraId="2373A1A8"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ב.</w:t>
      </w:r>
      <w:r w:rsidRPr="00435A20">
        <w:rPr>
          <w:rFonts w:ascii="Times New Roman" w:eastAsia="Times New Roman" w:hAnsi="Times New Roman" w:cs="David" w:hint="cs"/>
          <w:sz w:val="20"/>
          <w:szCs w:val="24"/>
          <w:rtl/>
          <w:lang w:eastAsia="he-IL"/>
        </w:rPr>
        <w:tab/>
        <w:t xml:space="preserve">לאחר אשור הועדה המקומית להפקדת התכנית </w:t>
      </w:r>
    </w:p>
    <w:p w14:paraId="260D75EF" w14:textId="0E62E1EF" w:rsidR="00435A20" w:rsidRPr="00435A20" w:rsidRDefault="00435A20" w:rsidP="007E01A6">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 xml:space="preserve">להתנגדויות </w:t>
      </w:r>
      <w:r w:rsidR="007E01A6">
        <w:rPr>
          <w:rFonts w:ascii="Times New Roman" w:eastAsia="Times New Roman" w:hAnsi="Times New Roman" w:cs="David" w:hint="cs"/>
          <w:sz w:val="20"/>
          <w:szCs w:val="24"/>
          <w:rtl/>
          <w:lang w:eastAsia="he-IL"/>
        </w:rPr>
        <w:t>ופרסום ההפקדה ברשומות ובעיתונות...</w:t>
      </w:r>
      <w:r w:rsidRPr="00435A20">
        <w:rPr>
          <w:rFonts w:ascii="Times New Roman" w:eastAsia="Times New Roman" w:hAnsi="Times New Roman" w:cs="David" w:hint="cs"/>
          <w:sz w:val="20"/>
          <w:szCs w:val="24"/>
          <w:rtl/>
          <w:lang w:eastAsia="he-IL"/>
        </w:rPr>
        <w:t xml:space="preserve"> 33% משכר המתכנן </w:t>
      </w:r>
    </w:p>
    <w:p w14:paraId="6D722BBC"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5004CA4D"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ג.</w:t>
      </w:r>
      <w:r w:rsidRPr="00435A20">
        <w:rPr>
          <w:rFonts w:ascii="Times New Roman" w:eastAsia="Times New Roman" w:hAnsi="Times New Roman" w:cs="David" w:hint="cs"/>
          <w:sz w:val="20"/>
          <w:szCs w:val="24"/>
          <w:rtl/>
          <w:lang w:eastAsia="he-IL"/>
        </w:rPr>
        <w:tab/>
        <w:t xml:space="preserve">לאחר מתן תוקף לתכנית, פרסום מתן התוקף </w:t>
      </w:r>
    </w:p>
    <w:p w14:paraId="62D1C150" w14:textId="41C56CB5" w:rsidR="00435A20" w:rsidRPr="00435A20" w:rsidRDefault="007E01A6" w:rsidP="007E01A6">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t>ברשומות  ובעיתונות.............................................</w:t>
      </w:r>
      <w:r w:rsidR="00435A20" w:rsidRPr="00435A20">
        <w:rPr>
          <w:rFonts w:ascii="Times New Roman" w:eastAsia="Times New Roman" w:hAnsi="Times New Roman" w:cs="David" w:hint="cs"/>
          <w:sz w:val="20"/>
          <w:szCs w:val="24"/>
          <w:rtl/>
          <w:lang w:eastAsia="he-IL"/>
        </w:rPr>
        <w:t xml:space="preserve">34% משכר המתכנן </w:t>
      </w:r>
    </w:p>
    <w:p w14:paraId="23F215FF" w14:textId="77777777" w:rsidR="00435A20" w:rsidRPr="00435A20" w:rsidRDefault="00435A20" w:rsidP="00435A20">
      <w:pPr>
        <w:widowControl w:val="0"/>
        <w:spacing w:before="0" w:beforeAutospacing="0" w:after="0" w:afterAutospacing="0" w:line="240" w:lineRule="auto"/>
        <w:ind w:left="5040" w:firstLine="720"/>
        <w:jc w:val="both"/>
        <w:rPr>
          <w:rFonts w:ascii="Times New Roman" w:eastAsia="Times New Roman" w:hAnsi="Times New Roman" w:cs="David"/>
          <w:b/>
          <w:bCs/>
          <w:sz w:val="20"/>
          <w:szCs w:val="24"/>
          <w:rtl/>
          <w:lang w:eastAsia="he-IL"/>
        </w:rPr>
      </w:pPr>
    </w:p>
    <w:p w14:paraId="19429BC0" w14:textId="34775744" w:rsidR="00435A20" w:rsidRPr="00435A20" w:rsidRDefault="00435A20" w:rsidP="007E01A6">
      <w:pPr>
        <w:widowControl w:val="0"/>
        <w:spacing w:before="0" w:beforeAutospacing="0" w:after="0" w:afterAutospacing="0" w:line="240" w:lineRule="auto"/>
        <w:ind w:left="5760"/>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hint="cs"/>
          <w:b/>
          <w:bCs/>
          <w:sz w:val="20"/>
          <w:szCs w:val="24"/>
          <w:u w:val="single"/>
          <w:rtl/>
          <w:lang w:eastAsia="he-IL"/>
        </w:rPr>
        <w:t>סה"כ</w:t>
      </w:r>
      <w:r w:rsidR="007E01A6">
        <w:rPr>
          <w:rFonts w:ascii="Times New Roman" w:eastAsia="Times New Roman" w:hAnsi="Times New Roman" w:cs="David" w:hint="cs"/>
          <w:b/>
          <w:bCs/>
          <w:sz w:val="20"/>
          <w:szCs w:val="24"/>
          <w:rtl/>
          <w:lang w:eastAsia="he-IL"/>
        </w:rPr>
        <w:t xml:space="preserve">: </w:t>
      </w:r>
      <w:r w:rsidRPr="00435A20">
        <w:rPr>
          <w:rFonts w:ascii="Times New Roman" w:eastAsia="Times New Roman" w:hAnsi="Times New Roman" w:cs="David" w:hint="cs"/>
          <w:b/>
          <w:bCs/>
          <w:sz w:val="20"/>
          <w:szCs w:val="24"/>
          <w:rtl/>
          <w:lang w:eastAsia="he-IL"/>
        </w:rPr>
        <w:t xml:space="preserve">100% משכר המתכנן </w:t>
      </w:r>
    </w:p>
    <w:p w14:paraId="2B5DCC80"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87B035F"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23D282F"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1.2</w:t>
      </w:r>
      <w:r w:rsidRPr="00435A20">
        <w:rPr>
          <w:rFonts w:ascii="Times New Roman" w:eastAsia="Times New Roman" w:hAnsi="Times New Roman" w:cs="David" w:hint="cs"/>
          <w:sz w:val="20"/>
          <w:szCs w:val="24"/>
          <w:rtl/>
          <w:lang w:eastAsia="he-IL"/>
        </w:rPr>
        <w:tab/>
        <w:t>לתכנון בנייני מגורים (באחוזים משכר המתכנן הנקוב בסעיף 1.2 לנספח ד לעיל):</w:t>
      </w:r>
    </w:p>
    <w:p w14:paraId="6F3B504A"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1841015"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1.2.1</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u w:val="single"/>
          <w:rtl/>
          <w:lang w:eastAsia="he-IL"/>
        </w:rPr>
        <w:t>למבנה ראשוני</w:t>
      </w:r>
      <w:r w:rsidRPr="00435A20">
        <w:rPr>
          <w:rFonts w:ascii="Times New Roman" w:eastAsia="Times New Roman" w:hAnsi="Times New Roman" w:cs="David" w:hint="cs"/>
          <w:sz w:val="20"/>
          <w:szCs w:val="24"/>
          <w:rtl/>
          <w:lang w:eastAsia="he-IL"/>
        </w:rPr>
        <w:t>:</w:t>
      </w:r>
    </w:p>
    <w:p w14:paraId="5269D05E"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06B7EB7"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א.</w:t>
      </w:r>
      <w:r w:rsidRPr="00435A20">
        <w:rPr>
          <w:rFonts w:ascii="Times New Roman" w:eastAsia="Times New Roman" w:hAnsi="Times New Roman" w:cs="David" w:hint="cs"/>
          <w:sz w:val="20"/>
          <w:szCs w:val="24"/>
          <w:rtl/>
          <w:lang w:eastAsia="he-IL"/>
        </w:rPr>
        <w:tab/>
        <w:t>לאחר גמר התכנון המוקדם, ואישור עבודות</w:t>
      </w:r>
    </w:p>
    <w:p w14:paraId="76E900C7" w14:textId="72B954F1"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שלב זה על ידי המזמין </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10% משכר המתכנן.</w:t>
      </w:r>
    </w:p>
    <w:p w14:paraId="63CFCB60" w14:textId="77777777" w:rsidR="00435A20" w:rsidRPr="00435A20" w:rsidRDefault="00435A20" w:rsidP="007804CE">
      <w:pPr>
        <w:widowControl w:val="0"/>
        <w:spacing w:before="0" w:beforeAutospacing="0" w:after="0" w:afterAutospacing="0" w:line="240" w:lineRule="auto"/>
        <w:ind w:left="2069" w:hanging="720"/>
        <w:jc w:val="both"/>
        <w:rPr>
          <w:rFonts w:ascii="Times New Roman" w:eastAsia="Times New Roman" w:hAnsi="Times New Roman" w:cs="David"/>
          <w:sz w:val="20"/>
          <w:szCs w:val="24"/>
          <w:rtl/>
          <w:lang w:eastAsia="he-IL"/>
        </w:rPr>
      </w:pPr>
    </w:p>
    <w:p w14:paraId="35BA1018"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ב.</w:t>
      </w:r>
      <w:r w:rsidRPr="00435A20">
        <w:rPr>
          <w:rFonts w:ascii="Times New Roman" w:eastAsia="Times New Roman" w:hAnsi="Times New Roman" w:cs="David" w:hint="cs"/>
          <w:sz w:val="20"/>
          <w:szCs w:val="24"/>
          <w:rtl/>
          <w:lang w:eastAsia="he-IL"/>
        </w:rPr>
        <w:tab/>
        <w:t>לאחר גמר התכנון הסופי, ואישור עבודות</w:t>
      </w:r>
    </w:p>
    <w:p w14:paraId="3E0849FA" w14:textId="7519956D"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שלב זה על ידי המזמין </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15% משכר המתכנן.</w:t>
      </w:r>
    </w:p>
    <w:p w14:paraId="5F0ACCD1"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A4D0518" w14:textId="77777777" w:rsidR="00AE5088" w:rsidRDefault="00435A20" w:rsidP="00AE5088">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ג.</w:t>
      </w:r>
      <w:r w:rsidRPr="00435A20">
        <w:rPr>
          <w:rFonts w:ascii="Times New Roman" w:eastAsia="Times New Roman" w:hAnsi="Times New Roman" w:cs="David" w:hint="cs"/>
          <w:sz w:val="20"/>
          <w:szCs w:val="24"/>
          <w:rtl/>
          <w:lang w:eastAsia="he-IL"/>
        </w:rPr>
        <w:tab/>
        <w:t>לאחר אשור בנוי לביצוע ע"י הועדה המקומית</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 xml:space="preserve">5% משכר </w:t>
      </w:r>
      <w:r w:rsidR="00AE5088">
        <w:rPr>
          <w:rFonts w:ascii="Times New Roman" w:eastAsia="Times New Roman" w:hAnsi="Times New Roman" w:cs="David" w:hint="cs"/>
          <w:sz w:val="20"/>
          <w:szCs w:val="24"/>
          <w:rtl/>
          <w:lang w:eastAsia="he-IL"/>
        </w:rPr>
        <w:t xml:space="preserve"> </w:t>
      </w:r>
    </w:p>
    <w:p w14:paraId="3C605554" w14:textId="0E17457A" w:rsidR="00435A20" w:rsidRPr="00435A20" w:rsidRDefault="00AE5088" w:rsidP="00AE5088">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435A20" w:rsidRPr="00435A20">
        <w:rPr>
          <w:rFonts w:ascii="Times New Roman" w:eastAsia="Times New Roman" w:hAnsi="Times New Roman" w:cs="David" w:hint="cs"/>
          <w:sz w:val="20"/>
          <w:szCs w:val="24"/>
          <w:rtl/>
          <w:lang w:eastAsia="he-IL"/>
        </w:rPr>
        <w:t>המתכנן.</w:t>
      </w:r>
    </w:p>
    <w:p w14:paraId="56B6447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296D77FA"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ד.</w:t>
      </w:r>
      <w:r w:rsidRPr="00435A20">
        <w:rPr>
          <w:rFonts w:ascii="Times New Roman" w:eastAsia="Times New Roman" w:hAnsi="Times New Roman" w:cs="David" w:hint="cs"/>
          <w:sz w:val="20"/>
          <w:szCs w:val="24"/>
          <w:rtl/>
          <w:lang w:eastAsia="he-IL"/>
        </w:rPr>
        <w:tab/>
        <w:t>לאחר אשור הבקשות להיתרי בניה והוצאת</w:t>
      </w:r>
    </w:p>
    <w:p w14:paraId="67A07720" w14:textId="65766741"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היתרי בניה </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8% משכר המתכנן.</w:t>
      </w:r>
    </w:p>
    <w:p w14:paraId="12070781"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2B7A386"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ה.</w:t>
      </w:r>
      <w:r w:rsidRPr="00435A20">
        <w:rPr>
          <w:rFonts w:ascii="Times New Roman" w:eastAsia="Times New Roman" w:hAnsi="Times New Roman" w:cs="David" w:hint="cs"/>
          <w:sz w:val="20"/>
          <w:szCs w:val="24"/>
          <w:rtl/>
          <w:lang w:eastAsia="he-IL"/>
        </w:rPr>
        <w:tab/>
        <w:t>לאחר גמר התכנון המפורט והמכרזים, ואישור</w:t>
      </w:r>
    </w:p>
    <w:p w14:paraId="4A092658" w14:textId="11948F74"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עבודות שלב  זה על ידי המזמין</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28% משכר המתכנן.</w:t>
      </w:r>
    </w:p>
    <w:p w14:paraId="5C10CF90"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BF7C01A" w14:textId="6DC2254B" w:rsidR="00435A20" w:rsidRPr="00435A20" w:rsidRDefault="00435A20" w:rsidP="00AE5088">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ו.</w:t>
      </w:r>
      <w:r w:rsidRPr="00435A20">
        <w:rPr>
          <w:rFonts w:ascii="Times New Roman" w:eastAsia="Times New Roman" w:hAnsi="Times New Roman" w:cs="David" w:hint="cs"/>
          <w:sz w:val="20"/>
          <w:szCs w:val="24"/>
          <w:rtl/>
          <w:lang w:eastAsia="he-IL"/>
        </w:rPr>
        <w:tab/>
        <w:t xml:space="preserve">לאחר גמר הוצאת תכניות לביצוע </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12% משכר המתכנן.</w:t>
      </w:r>
    </w:p>
    <w:p w14:paraId="3A91516E"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3EDB456"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ז.</w:t>
      </w:r>
      <w:r w:rsidRPr="00435A20">
        <w:rPr>
          <w:rFonts w:ascii="Times New Roman" w:eastAsia="Times New Roman" w:hAnsi="Times New Roman" w:cs="David" w:hint="cs"/>
          <w:sz w:val="20"/>
          <w:szCs w:val="24"/>
          <w:rtl/>
          <w:lang w:eastAsia="he-IL"/>
        </w:rPr>
        <w:tab/>
        <w:t>במהלך ביצוע הפיקוח העליון,</w:t>
      </w:r>
    </w:p>
    <w:p w14:paraId="012C3D1C" w14:textId="26070CEB"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לפי שיקול דעת המזמין </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15% משכר המתכנן.</w:t>
      </w:r>
    </w:p>
    <w:p w14:paraId="19310403"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8739A58"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ח.</w:t>
      </w:r>
      <w:r w:rsidRPr="00435A20">
        <w:rPr>
          <w:rFonts w:ascii="Times New Roman" w:eastAsia="Times New Roman" w:hAnsi="Times New Roman" w:cs="David" w:hint="cs"/>
          <w:sz w:val="20"/>
          <w:szCs w:val="24"/>
          <w:rtl/>
          <w:lang w:eastAsia="he-IL"/>
        </w:rPr>
        <w:tab/>
        <w:t>לאחר גמר ביצוע העבודות בהתאם לחוזה זה,</w:t>
      </w:r>
    </w:p>
    <w:p w14:paraId="55F4EA3C" w14:textId="4E3644C0" w:rsidR="00435A20" w:rsidRPr="00435A20" w:rsidRDefault="00B33CA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הפעלת הפרו</w:t>
      </w:r>
      <w:r w:rsidR="00435A20" w:rsidRPr="00435A20">
        <w:rPr>
          <w:rFonts w:ascii="Times New Roman" w:eastAsia="Times New Roman" w:hAnsi="Times New Roman" w:cs="David" w:hint="cs"/>
          <w:sz w:val="20"/>
          <w:szCs w:val="24"/>
          <w:rtl/>
          <w:lang w:eastAsia="he-IL"/>
        </w:rPr>
        <w:t xml:space="preserve">יקט וקבלתו על ידי המזמין, </w:t>
      </w:r>
    </w:p>
    <w:p w14:paraId="2FCAF433"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ולאחר בדיקת החשבונות הסופיים של העבודות </w:t>
      </w:r>
    </w:p>
    <w:p w14:paraId="18071602"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ושל הספקים בתכנון המתכנן ואישורם על ידי</w:t>
      </w:r>
    </w:p>
    <w:p w14:paraId="62E3F728" w14:textId="6A04D6B0"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המזמין, וקבלת אשור לאכלוס</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 xml:space="preserve"> 5% משכר המתכנן.</w:t>
      </w:r>
    </w:p>
    <w:p w14:paraId="5E8DAEB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7C74A5FA" w14:textId="77777777" w:rsidR="00435A20" w:rsidRPr="00435A20" w:rsidRDefault="00435A20" w:rsidP="00435A20">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ט.</w:t>
      </w:r>
      <w:r w:rsidRPr="00435A20">
        <w:rPr>
          <w:rFonts w:ascii="Times New Roman" w:eastAsia="Times New Roman" w:hAnsi="Times New Roman" w:cs="David" w:hint="cs"/>
          <w:sz w:val="20"/>
          <w:szCs w:val="24"/>
          <w:rtl/>
          <w:lang w:eastAsia="he-IL"/>
        </w:rPr>
        <w:tab/>
        <w:t>לאחר גמר הפיקוח העליון, תיקוני הבדק וקבלת</w:t>
      </w:r>
    </w:p>
    <w:p w14:paraId="22105F8F" w14:textId="3FA72EA8" w:rsidR="00435A20" w:rsidRPr="00435A20" w:rsidRDefault="00B33CA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תעודת גמר לפרו</w:t>
      </w:r>
      <w:r w:rsidR="00435A20" w:rsidRPr="00435A20">
        <w:rPr>
          <w:rFonts w:ascii="Times New Roman" w:eastAsia="Times New Roman" w:hAnsi="Times New Roman" w:cs="David" w:hint="cs"/>
          <w:sz w:val="20"/>
          <w:szCs w:val="24"/>
          <w:rtl/>
          <w:lang w:eastAsia="he-IL"/>
        </w:rPr>
        <w:t xml:space="preserve">יקט, אשור המתכנן בכתב </w:t>
      </w:r>
    </w:p>
    <w:p w14:paraId="692EAE9D"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להשלמת הפרויקט בהתאם לתכניותיו, לתקנים </w:t>
      </w:r>
    </w:p>
    <w:p w14:paraId="3E936096" w14:textId="69B915A8"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007E01A6">
        <w:rPr>
          <w:rFonts w:ascii="Times New Roman" w:eastAsia="Times New Roman" w:hAnsi="Times New Roman" w:cs="David" w:hint="cs"/>
          <w:sz w:val="20"/>
          <w:szCs w:val="24"/>
          <w:rtl/>
          <w:lang w:eastAsia="he-IL"/>
        </w:rPr>
        <w:t xml:space="preserve">מחייבים ולשביעות רצונו </w:t>
      </w:r>
      <w:r w:rsidR="00AE5088" w:rsidRP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u w:val="single"/>
          <w:rtl/>
          <w:lang w:eastAsia="he-IL"/>
        </w:rPr>
        <w:t xml:space="preserve"> 2% משכר המתכנן.</w:t>
      </w:r>
    </w:p>
    <w:p w14:paraId="36ED354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522D0DF" w14:textId="6F68A83C" w:rsidR="00435A20" w:rsidRPr="00435A20" w:rsidRDefault="00435A20" w:rsidP="007E01A6">
      <w:pPr>
        <w:widowControl w:val="0"/>
        <w:spacing w:before="0" w:beforeAutospacing="0" w:after="0" w:afterAutospacing="0" w:line="240" w:lineRule="auto"/>
        <w:ind w:left="720" w:right="-142"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b/>
          <w:bCs/>
          <w:sz w:val="20"/>
          <w:szCs w:val="24"/>
          <w:u w:val="single"/>
          <w:rtl/>
          <w:lang w:eastAsia="he-IL"/>
        </w:rPr>
        <w:t>סה"כ</w:t>
      </w:r>
      <w:r w:rsidR="007E01A6">
        <w:rPr>
          <w:rFonts w:ascii="Times New Roman" w:eastAsia="Times New Roman" w:hAnsi="Times New Roman" w:cs="David" w:hint="cs"/>
          <w:sz w:val="20"/>
          <w:szCs w:val="24"/>
          <w:rtl/>
          <w:lang w:eastAsia="he-IL"/>
        </w:rPr>
        <w:t>:</w:t>
      </w:r>
      <w:r w:rsidR="007E01A6">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100% משכר המתכנן.</w:t>
      </w:r>
    </w:p>
    <w:p w14:paraId="63B3C530" w14:textId="77777777" w:rsidR="00435A20" w:rsidRPr="00435A20" w:rsidRDefault="00435A20" w:rsidP="00435A20">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02A0BBE6" w14:textId="77777777" w:rsidR="00435A20" w:rsidRPr="00435A20" w:rsidRDefault="00435A20" w:rsidP="00435A20">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6B552AE3" w14:textId="77777777" w:rsidR="00435A20" w:rsidRPr="00435A20" w:rsidRDefault="00435A20" w:rsidP="00435A20">
      <w:pPr>
        <w:widowControl w:val="0"/>
        <w:spacing w:before="0" w:beforeAutospacing="0" w:after="0" w:afterAutospacing="0" w:line="360" w:lineRule="auto"/>
        <w:ind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1.2.2</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u w:val="single"/>
          <w:rtl/>
          <w:lang w:eastAsia="he-IL"/>
        </w:rPr>
        <w:t>למבנה חוזר</w:t>
      </w:r>
      <w:r w:rsidRPr="00435A20">
        <w:rPr>
          <w:rFonts w:ascii="Times New Roman" w:eastAsia="Times New Roman" w:hAnsi="Times New Roman" w:cs="David" w:hint="cs"/>
          <w:sz w:val="20"/>
          <w:szCs w:val="24"/>
          <w:rtl/>
          <w:lang w:eastAsia="he-IL"/>
        </w:rPr>
        <w:t>:</w:t>
      </w:r>
    </w:p>
    <w:p w14:paraId="3D5B397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9B0D14F" w14:textId="2A506567" w:rsidR="00AE5088" w:rsidRPr="00AE5088" w:rsidRDefault="00435A20" w:rsidP="00AE5088">
      <w:pPr>
        <w:pStyle w:val="ListParagraph"/>
        <w:widowControl w:val="0"/>
        <w:numPr>
          <w:ilvl w:val="0"/>
          <w:numId w:val="11"/>
        </w:numPr>
        <w:spacing w:before="0" w:beforeAutospacing="0" w:after="0" w:afterAutospacing="0" w:line="240" w:lineRule="auto"/>
        <w:jc w:val="both"/>
        <w:rPr>
          <w:rFonts w:ascii="Times New Roman" w:eastAsia="Times New Roman" w:hAnsi="Times New Roman" w:cs="David"/>
          <w:sz w:val="20"/>
          <w:szCs w:val="24"/>
          <w:rtl/>
          <w:lang w:eastAsia="he-IL"/>
        </w:rPr>
      </w:pPr>
      <w:r w:rsidRPr="00AE5088">
        <w:rPr>
          <w:rFonts w:ascii="Times New Roman" w:eastAsia="Times New Roman" w:hAnsi="Times New Roman" w:cs="David" w:hint="cs"/>
          <w:sz w:val="20"/>
          <w:szCs w:val="24"/>
          <w:rtl/>
          <w:lang w:eastAsia="he-IL"/>
        </w:rPr>
        <w:t xml:space="preserve">לאחר אשור בינוי לביצוע ע"י הועדה המקומית </w:t>
      </w:r>
      <w:r w:rsidR="00AE5088" w:rsidRPr="00AE5088">
        <w:rPr>
          <w:rFonts w:ascii="Times New Roman" w:eastAsia="Times New Roman" w:hAnsi="Times New Roman" w:cs="David" w:hint="cs"/>
          <w:sz w:val="20"/>
          <w:szCs w:val="24"/>
          <w:rtl/>
          <w:lang w:eastAsia="he-IL"/>
        </w:rPr>
        <w:t xml:space="preserve">.......15% משכר </w:t>
      </w:r>
    </w:p>
    <w:p w14:paraId="6FB90D8E" w14:textId="3DFF703B" w:rsidR="00435A20" w:rsidRPr="00AE5088" w:rsidRDefault="00435A20" w:rsidP="00AE5088">
      <w:pPr>
        <w:pStyle w:val="ListParagraph"/>
        <w:widowControl w:val="0"/>
        <w:spacing w:before="0" w:beforeAutospacing="0" w:after="0" w:afterAutospacing="0" w:line="240" w:lineRule="auto"/>
        <w:ind w:left="2880"/>
        <w:jc w:val="both"/>
        <w:rPr>
          <w:rFonts w:ascii="Times New Roman" w:eastAsia="Times New Roman" w:hAnsi="Times New Roman" w:cs="David"/>
          <w:sz w:val="20"/>
          <w:szCs w:val="24"/>
          <w:rtl/>
          <w:lang w:eastAsia="he-IL"/>
        </w:rPr>
      </w:pPr>
      <w:r w:rsidRPr="00AE5088">
        <w:rPr>
          <w:rFonts w:ascii="Times New Roman" w:eastAsia="Times New Roman" w:hAnsi="Times New Roman" w:cs="David" w:hint="cs"/>
          <w:sz w:val="20"/>
          <w:szCs w:val="24"/>
          <w:rtl/>
          <w:lang w:eastAsia="he-IL"/>
        </w:rPr>
        <w:t>המתכנן.</w:t>
      </w:r>
    </w:p>
    <w:p w14:paraId="2949F3A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5160DB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ב.</w:t>
      </w:r>
      <w:r w:rsidRPr="00435A20">
        <w:rPr>
          <w:rFonts w:ascii="Times New Roman" w:eastAsia="Times New Roman" w:hAnsi="Times New Roman" w:cs="David" w:hint="cs"/>
          <w:sz w:val="20"/>
          <w:szCs w:val="24"/>
          <w:rtl/>
          <w:lang w:eastAsia="he-IL"/>
        </w:rPr>
        <w:tab/>
        <w:t xml:space="preserve">לאחר אשור הבקשות להיתרי בניה </w:t>
      </w:r>
    </w:p>
    <w:p w14:paraId="0A17EA9D" w14:textId="712B255D" w:rsidR="00435A20" w:rsidRPr="00435A20" w:rsidRDefault="00AE5088" w:rsidP="00AE5088">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והוצאת היתרי בניה .................................</w:t>
      </w:r>
      <w:r w:rsidR="00435A20" w:rsidRPr="00435A20">
        <w:rPr>
          <w:rFonts w:ascii="Times New Roman" w:eastAsia="Times New Roman" w:hAnsi="Times New Roman" w:cs="David" w:hint="cs"/>
          <w:sz w:val="20"/>
          <w:szCs w:val="24"/>
          <w:rtl/>
          <w:lang w:eastAsia="he-IL"/>
        </w:rPr>
        <w:t>20% משכר המתכנן.</w:t>
      </w:r>
    </w:p>
    <w:p w14:paraId="52903C0F"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ג.</w:t>
      </w:r>
      <w:r w:rsidRPr="00435A20">
        <w:rPr>
          <w:rFonts w:ascii="Times New Roman" w:eastAsia="Times New Roman" w:hAnsi="Times New Roman" w:cs="David" w:hint="cs"/>
          <w:sz w:val="20"/>
          <w:szCs w:val="24"/>
          <w:rtl/>
          <w:lang w:eastAsia="he-IL"/>
        </w:rPr>
        <w:tab/>
        <w:t xml:space="preserve">לאחר גמר התאמת התכנון המפורט והמכרזים </w:t>
      </w:r>
      <w:r w:rsidRPr="00435A20">
        <w:rPr>
          <w:rFonts w:ascii="Times New Roman" w:eastAsia="Times New Roman" w:hAnsi="Times New Roman" w:cs="David" w:hint="cs"/>
          <w:sz w:val="20"/>
          <w:szCs w:val="24"/>
          <w:rtl/>
          <w:lang w:eastAsia="he-IL"/>
        </w:rPr>
        <w:tab/>
      </w:r>
    </w:p>
    <w:p w14:paraId="025D000B" w14:textId="24EF394A"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וא</w:t>
      </w:r>
      <w:r w:rsidR="00AE5088">
        <w:rPr>
          <w:rFonts w:ascii="Times New Roman" w:eastAsia="Times New Roman" w:hAnsi="Times New Roman" w:cs="David" w:hint="cs"/>
          <w:sz w:val="20"/>
          <w:szCs w:val="24"/>
          <w:rtl/>
          <w:lang w:eastAsia="he-IL"/>
        </w:rPr>
        <w:t>שור עבודות שלב זה ע"י המזמין .............</w:t>
      </w:r>
      <w:r w:rsidRPr="00435A20">
        <w:rPr>
          <w:rFonts w:ascii="Times New Roman" w:eastAsia="Times New Roman" w:hAnsi="Times New Roman" w:cs="David" w:hint="cs"/>
          <w:sz w:val="20"/>
          <w:szCs w:val="24"/>
          <w:rtl/>
          <w:lang w:eastAsia="he-IL"/>
        </w:rPr>
        <w:t>15% משכר המתכנן.</w:t>
      </w:r>
    </w:p>
    <w:p w14:paraId="44D74B63"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1273E0F3" w14:textId="77777777" w:rsidR="00435A20" w:rsidRPr="00435A20" w:rsidRDefault="00435A20" w:rsidP="00435A20">
      <w:pPr>
        <w:widowControl w:val="0"/>
        <w:spacing w:before="0" w:beforeAutospacing="0" w:after="60" w:afterAutospacing="0" w:line="36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ד.</w:t>
      </w:r>
      <w:r w:rsidRPr="00435A20">
        <w:rPr>
          <w:rFonts w:ascii="Times New Roman" w:eastAsia="Times New Roman" w:hAnsi="Times New Roman" w:cs="David" w:hint="cs"/>
          <w:sz w:val="20"/>
          <w:szCs w:val="24"/>
          <w:rtl/>
          <w:lang w:eastAsia="he-IL"/>
        </w:rPr>
        <w:tab/>
        <w:t>במהלך ביצוע הפיקוח העליון,</w:t>
      </w:r>
    </w:p>
    <w:p w14:paraId="02897571" w14:textId="1D8B1F39" w:rsidR="00435A20" w:rsidRPr="00435A20" w:rsidRDefault="00AE5088" w:rsidP="00AE5088">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לפי שיקול דעת המזמין ............................</w:t>
      </w:r>
      <w:r w:rsidR="00435A20" w:rsidRPr="00435A20">
        <w:rPr>
          <w:rFonts w:ascii="Times New Roman" w:eastAsia="Times New Roman" w:hAnsi="Times New Roman" w:cs="David" w:hint="cs"/>
          <w:sz w:val="20"/>
          <w:szCs w:val="24"/>
          <w:rtl/>
          <w:lang w:eastAsia="he-IL"/>
        </w:rPr>
        <w:t>35% משכר המתכנן.</w:t>
      </w:r>
    </w:p>
    <w:p w14:paraId="6E6B1523"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ה.</w:t>
      </w:r>
      <w:r w:rsidRPr="00435A20">
        <w:rPr>
          <w:rFonts w:ascii="Times New Roman" w:eastAsia="Times New Roman" w:hAnsi="Times New Roman" w:cs="David" w:hint="cs"/>
          <w:sz w:val="20"/>
          <w:szCs w:val="24"/>
          <w:rtl/>
          <w:lang w:eastAsia="he-IL"/>
        </w:rPr>
        <w:tab/>
        <w:t>לאחר גמר ביצוע העבודות בהתאם לחוזה זה,</w:t>
      </w:r>
    </w:p>
    <w:p w14:paraId="1D16DC8D"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הפעלת הפרויקט וקבלתו על ידי המזמין, </w:t>
      </w:r>
    </w:p>
    <w:p w14:paraId="1117C8F2"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ולאחר בדיקת החשבונות הסופיים של העבודות </w:t>
      </w:r>
    </w:p>
    <w:p w14:paraId="58849679"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ושל הספקים בתכנון המתכנן ואישורם על ידי</w:t>
      </w:r>
    </w:p>
    <w:p w14:paraId="718D8063" w14:textId="3F510824" w:rsidR="00435A20" w:rsidRPr="00435A20" w:rsidRDefault="00AE5088"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המזמין, וקבלת אשור לאכלוס ..................</w:t>
      </w:r>
      <w:r w:rsidR="00435A20" w:rsidRPr="00435A20">
        <w:rPr>
          <w:rFonts w:ascii="Times New Roman" w:eastAsia="Times New Roman" w:hAnsi="Times New Roman" w:cs="David" w:hint="cs"/>
          <w:sz w:val="20"/>
          <w:szCs w:val="24"/>
          <w:rtl/>
          <w:lang w:eastAsia="he-IL"/>
        </w:rPr>
        <w:t>10% משכר המתכנן.</w:t>
      </w:r>
    </w:p>
    <w:p w14:paraId="5C834D66" w14:textId="77777777" w:rsidR="00435A20" w:rsidRPr="00435A20" w:rsidRDefault="00435A20" w:rsidP="00435A20">
      <w:pPr>
        <w:widowControl w:val="0"/>
        <w:spacing w:before="0" w:beforeAutospacing="0" w:after="0" w:afterAutospacing="0" w:line="240" w:lineRule="auto"/>
        <w:ind w:left="794" w:firstLine="646"/>
        <w:jc w:val="both"/>
        <w:rPr>
          <w:rFonts w:ascii="Times New Roman" w:eastAsia="Times New Roman" w:hAnsi="Times New Roman" w:cs="David"/>
          <w:sz w:val="20"/>
          <w:szCs w:val="24"/>
          <w:rtl/>
          <w:lang w:eastAsia="he-IL"/>
        </w:rPr>
      </w:pPr>
    </w:p>
    <w:p w14:paraId="343D3093" w14:textId="77777777" w:rsidR="00435A20" w:rsidRPr="00435A20" w:rsidRDefault="00435A20" w:rsidP="00435A20">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ו.</w:t>
      </w:r>
      <w:r w:rsidRPr="00435A20">
        <w:rPr>
          <w:rFonts w:ascii="Times New Roman" w:eastAsia="Times New Roman" w:hAnsi="Times New Roman" w:cs="David" w:hint="cs"/>
          <w:sz w:val="20"/>
          <w:szCs w:val="24"/>
          <w:rtl/>
          <w:lang w:eastAsia="he-IL"/>
        </w:rPr>
        <w:tab/>
        <w:t>לאחר גמר הפיקוח העליון, תיקוני הבדק וקבלת</w:t>
      </w:r>
    </w:p>
    <w:p w14:paraId="2A7D4E2C"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תעודת גמר לפרויקט, אשור המתכנן בכתב </w:t>
      </w:r>
    </w:p>
    <w:p w14:paraId="242CAE80"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להשלמת הפרויקט בהתאם לתכניותיו, לתקנים </w:t>
      </w:r>
    </w:p>
    <w:p w14:paraId="612F2709" w14:textId="4323CAFC" w:rsidR="00435A20" w:rsidRPr="00435A20" w:rsidRDefault="00AE5088" w:rsidP="00AE5088">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מחייבים ולשביעות רצונו ...........................</w:t>
      </w:r>
      <w:r w:rsidR="00435A20" w:rsidRPr="00435A20">
        <w:rPr>
          <w:rFonts w:ascii="Times New Roman" w:eastAsia="Times New Roman" w:hAnsi="Times New Roman" w:cs="David" w:hint="cs"/>
          <w:sz w:val="20"/>
          <w:szCs w:val="24"/>
          <w:u w:val="single"/>
          <w:rtl/>
          <w:lang w:eastAsia="he-IL"/>
        </w:rPr>
        <w:t>5% משכר המתכנן.</w:t>
      </w:r>
    </w:p>
    <w:p w14:paraId="68F9697F" w14:textId="77777777" w:rsidR="00435A20" w:rsidRPr="00435A20" w:rsidRDefault="00435A20" w:rsidP="00435A20">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lastRenderedPageBreak/>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p>
    <w:p w14:paraId="43511630" w14:textId="2CA6C167" w:rsidR="00435A20" w:rsidRPr="00435A20" w:rsidRDefault="00435A20" w:rsidP="007E01A6">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b/>
          <w:bCs/>
          <w:sz w:val="20"/>
          <w:szCs w:val="24"/>
          <w:u w:val="single"/>
          <w:rtl/>
          <w:lang w:eastAsia="he-IL"/>
        </w:rPr>
        <w:t>סה"כ</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ab/>
        <w:t>100% משכר המתכנן.</w:t>
      </w:r>
    </w:p>
    <w:p w14:paraId="18CCFC3E" w14:textId="77777777" w:rsidR="00435A20" w:rsidRPr="00435A20" w:rsidRDefault="00435A20" w:rsidP="00435A20">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p>
    <w:p w14:paraId="0AF590F9" w14:textId="77777777" w:rsidR="00435A20" w:rsidRPr="00435A20" w:rsidRDefault="00435A20" w:rsidP="00435A20">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p>
    <w:p w14:paraId="14565733" w14:textId="171E6CAC" w:rsidR="007E01A6" w:rsidRPr="007E01A6" w:rsidRDefault="00435A20" w:rsidP="007E01A6">
      <w:pPr>
        <w:pStyle w:val="ListParagraph"/>
        <w:widowControl w:val="0"/>
        <w:numPr>
          <w:ilvl w:val="0"/>
          <w:numId w:val="8"/>
        </w:numPr>
        <w:spacing w:before="0" w:beforeAutospacing="0" w:after="0" w:afterAutospacing="0" w:line="36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t>על אף האמור בסעיף 1 לעיל, רשאי המזמין לשלם למתכנן מקדמות בגין קידום התכנון</w:t>
      </w:r>
    </w:p>
    <w:p w14:paraId="09C747A6" w14:textId="74F2AF0D" w:rsidR="00435A20" w:rsidRPr="007E01A6" w:rsidRDefault="00435A20" w:rsidP="007E01A6">
      <w:pPr>
        <w:pStyle w:val="ListParagraph"/>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t>אשר</w:t>
      </w:r>
      <w:r w:rsidR="007E01A6">
        <w:rPr>
          <w:rFonts w:ascii="Times New Roman" w:eastAsia="Times New Roman" w:hAnsi="Times New Roman" w:cs="David" w:hint="cs"/>
          <w:sz w:val="20"/>
          <w:szCs w:val="24"/>
          <w:rtl/>
          <w:lang w:eastAsia="he-IL"/>
        </w:rPr>
        <w:t xml:space="preserve"> </w:t>
      </w:r>
      <w:r w:rsidRPr="007E01A6">
        <w:rPr>
          <w:rFonts w:ascii="Times New Roman" w:eastAsia="Times New Roman" w:hAnsi="Times New Roman" w:cs="David" w:hint="cs"/>
          <w:sz w:val="20"/>
          <w:szCs w:val="24"/>
          <w:rtl/>
          <w:lang w:eastAsia="he-IL"/>
        </w:rPr>
        <w:t>יקוזזו משלבי התשלום, וזאת עפ"י קביעתו ושקול דעתו הבלעדי של המזמין.</w:t>
      </w:r>
    </w:p>
    <w:p w14:paraId="3D145EB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3A7D21D" w14:textId="2DD4003C" w:rsidR="007E01A6" w:rsidRPr="007E01A6" w:rsidRDefault="00435A20" w:rsidP="007E01A6">
      <w:pPr>
        <w:pStyle w:val="ListParagraph"/>
        <w:widowControl w:val="0"/>
        <w:numPr>
          <w:ilvl w:val="0"/>
          <w:numId w:val="8"/>
        </w:numPr>
        <w:spacing w:before="0" w:beforeAutospacing="0" w:after="0" w:afterAutospacing="0" w:line="24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t>המתכנן יגיש חשבון לא יותר מאשר פעם בחודש. לכל חשבון יצרף המתכנן אשור מאת</w:t>
      </w:r>
    </w:p>
    <w:p w14:paraId="51821075" w14:textId="6AA9A6BF" w:rsidR="00435A20" w:rsidRPr="007E01A6" w:rsidRDefault="00435A20" w:rsidP="007E01A6">
      <w:pPr>
        <w:pStyle w:val="ListParagraph"/>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t>חברת</w:t>
      </w:r>
      <w:r w:rsidR="007E01A6">
        <w:rPr>
          <w:rFonts w:ascii="Times New Roman" w:eastAsia="Times New Roman" w:hAnsi="Times New Roman" w:cs="David" w:hint="cs"/>
          <w:sz w:val="20"/>
          <w:szCs w:val="24"/>
          <w:rtl/>
          <w:lang w:eastAsia="he-IL"/>
        </w:rPr>
        <w:t xml:space="preserve"> </w:t>
      </w:r>
      <w:r w:rsidRPr="007E01A6">
        <w:rPr>
          <w:rFonts w:ascii="Times New Roman" w:eastAsia="Times New Roman" w:hAnsi="Times New Roman" w:cs="David" w:hint="cs"/>
          <w:sz w:val="20"/>
          <w:szCs w:val="24"/>
          <w:rtl/>
          <w:lang w:eastAsia="he-IL"/>
        </w:rPr>
        <w:t>הביטוח על קיומם של הביטוחים המפורטים בחוזה בנוסח המצ"ב כנספח ז' לחוזה.</w:t>
      </w:r>
    </w:p>
    <w:p w14:paraId="05BE3605" w14:textId="77777777" w:rsidR="00435A20" w:rsidRPr="00435A20" w:rsidRDefault="00435A20" w:rsidP="00435A20">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6D2B054D"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ab/>
        <w:t xml:space="preserve">המזמין ישלם את שכר המתכנן תוך </w:t>
      </w:r>
      <w:r w:rsidRPr="00435A20">
        <w:rPr>
          <w:rFonts w:ascii="Times New Roman" w:eastAsia="Times New Roman" w:hAnsi="Times New Roman" w:cs="David" w:hint="cs"/>
          <w:sz w:val="24"/>
          <w:szCs w:val="24"/>
          <w:rtl/>
        </w:rPr>
        <w:t xml:space="preserve">60 </w:t>
      </w:r>
      <w:r w:rsidRPr="00435A20">
        <w:rPr>
          <w:rFonts w:ascii="Times New Roman" w:eastAsia="Times New Roman" w:hAnsi="Times New Roman" w:cs="David" w:hint="cs"/>
          <w:sz w:val="20"/>
          <w:szCs w:val="24"/>
          <w:rtl/>
          <w:lang w:eastAsia="he-IL"/>
        </w:rPr>
        <w:t>יום מתאריך אישור החשבון ע"י המנהל.</w:t>
      </w:r>
    </w:p>
    <w:p w14:paraId="2677509D" w14:textId="36115C1B"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4A5C5167" w14:textId="77777777" w:rsidR="00435A20" w:rsidRPr="00435A20" w:rsidRDefault="00435A20" w:rsidP="00435A20">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52ABC95D" w14:textId="77777777" w:rsidR="00435A20" w:rsidRPr="00435A20" w:rsidRDefault="00435A20" w:rsidP="00435A20">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2358D2AC" w14:textId="00CEB8DA" w:rsidR="00435A20" w:rsidRPr="00435A20" w:rsidRDefault="00435A20" w:rsidP="00220EC9">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b/>
          <w:bCs/>
          <w:sz w:val="24"/>
          <w:szCs w:val="24"/>
          <w:u w:val="single"/>
          <w:rtl/>
          <w:lang w:eastAsia="he-IL"/>
        </w:rPr>
        <w:br w:type="page"/>
      </w:r>
      <w:r w:rsidR="00220EC9">
        <w:rPr>
          <w:rFonts w:ascii="Times New Roman" w:eastAsia="Times New Roman" w:hAnsi="Times New Roman" w:cs="David"/>
          <w:b/>
          <w:bCs/>
          <w:sz w:val="24"/>
          <w:szCs w:val="24"/>
          <w:u w:val="single"/>
          <w:rtl/>
          <w:lang w:eastAsia="he-IL"/>
        </w:rPr>
        <w:lastRenderedPageBreak/>
        <w:t xml:space="preserve">נספח </w:t>
      </w:r>
      <w:r w:rsidR="00220EC9">
        <w:rPr>
          <w:rFonts w:ascii="Times New Roman" w:eastAsia="Times New Roman" w:hAnsi="Times New Roman" w:cs="David" w:hint="cs"/>
          <w:b/>
          <w:bCs/>
          <w:sz w:val="24"/>
          <w:szCs w:val="24"/>
          <w:u w:val="single"/>
          <w:rtl/>
          <w:lang w:eastAsia="he-IL"/>
        </w:rPr>
        <w:t>"</w:t>
      </w:r>
      <w:r w:rsidR="00220EC9">
        <w:rPr>
          <w:rFonts w:ascii="Times New Roman" w:eastAsia="Times New Roman" w:hAnsi="Times New Roman" w:cs="David"/>
          <w:b/>
          <w:bCs/>
          <w:sz w:val="24"/>
          <w:szCs w:val="24"/>
          <w:u w:val="single"/>
          <w:rtl/>
          <w:lang w:eastAsia="he-IL"/>
        </w:rPr>
        <w:t>ו</w:t>
      </w:r>
      <w:r w:rsidR="00220EC9">
        <w:rPr>
          <w:rFonts w:ascii="Times New Roman" w:eastAsia="Times New Roman" w:hAnsi="Times New Roman" w:cs="David" w:hint="cs"/>
          <w:b/>
          <w:bCs/>
          <w:sz w:val="24"/>
          <w:szCs w:val="24"/>
          <w:u w:val="single"/>
          <w:rtl/>
          <w:lang w:eastAsia="he-IL"/>
        </w:rPr>
        <w:t>"</w:t>
      </w:r>
    </w:p>
    <w:p w14:paraId="2196DAD1" w14:textId="77777777" w:rsidR="00435A20" w:rsidRPr="00435A20" w:rsidRDefault="00435A20" w:rsidP="00435A2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p>
    <w:p w14:paraId="33553E99" w14:textId="5BD75C1A" w:rsidR="00435A20" w:rsidRPr="00435A20" w:rsidRDefault="00435A20" w:rsidP="00435A2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497728775"/>
          <w:placeholder>
            <w:docPart w:val="F316C7C6273D466581BD3E5F03CCF46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634927" w:rsidRPr="007E01A6">
            <w:rPr>
              <w:rStyle w:val="AutoFieldChar"/>
              <w:rFonts w:eastAsiaTheme="minorHAnsi"/>
              <w:color w:val="00B0F0"/>
              <w:rtl/>
            </w:rPr>
            <w:t>[תאריך חתימת חוזה]</w:t>
          </w:r>
        </w:sdtContent>
      </w:sdt>
      <w:r w:rsidRPr="00435A20">
        <w:rPr>
          <w:rFonts w:ascii="Times New Roman" w:eastAsia="Times New Roman" w:hAnsi="Times New Roman" w:cs="David"/>
          <w:bCs/>
          <w:color w:val="FF0000"/>
          <w:sz w:val="24"/>
          <w:szCs w:val="24"/>
          <w:rtl/>
          <w:lang w:eastAsia="he-IL"/>
        </w:rPr>
        <w:br/>
      </w:r>
    </w:p>
    <w:p w14:paraId="684F2FAC"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17601"/>
        <w:placeholder>
          <w:docPart w:val="99908AF8A95D41AD8449AF8994C02A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0E4CD40" w14:textId="46284647" w:rsidR="00435A20" w:rsidRPr="00435A20" w:rsidRDefault="00CD1D82" w:rsidP="00435A2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CD1D82">
            <w:rPr>
              <w:rStyle w:val="PlaceholderText"/>
              <w:color w:val="00B0F0"/>
              <w:rtl/>
            </w:rPr>
            <w:t>[צד א בחוזה]</w:t>
          </w:r>
        </w:p>
      </w:sdtContent>
    </w:sdt>
    <w:p w14:paraId="24A2DC1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16E1BE3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w:t>
      </w:r>
    </w:p>
    <w:p w14:paraId="6D4AFA60"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0743021" w14:textId="77777777" w:rsidR="00435A20" w:rsidRPr="00435A20" w:rsidRDefault="00435A20" w:rsidP="00435A20">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הצהרה והתחייבות לשמירת סודיות</w:t>
      </w:r>
    </w:p>
    <w:p w14:paraId="34675A8D"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0990BC" w14:textId="21BAC1E4" w:rsidR="00435A20" w:rsidRPr="00435A20" w:rsidRDefault="00435A20" w:rsidP="00435A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652327745"/>
          <w:placeholder>
            <w:docPart w:val="EDD1EF130B6140F08122010E513EF20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0AFD" w:rsidRPr="007E01A6">
            <w:rPr>
              <w:rStyle w:val="AutoFieldChar"/>
              <w:rFonts w:eastAsiaTheme="minorHAnsi"/>
              <w:color w:val="00B0F0"/>
              <w:rtl/>
            </w:rPr>
            <w:t>[שם ספק]</w:t>
          </w:r>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 xml:space="preserve"> הפועל בשם חברת </w:t>
      </w:r>
      <w:r w:rsidRPr="00435A20">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631280950"/>
          <w:placeholder>
            <w:docPart w:val="5F7EEAD868D4429F83C333087C4B36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0AFD" w:rsidRPr="007E01A6">
            <w:rPr>
              <w:rStyle w:val="AutoFieldChar"/>
              <w:rFonts w:eastAsiaTheme="minorHAnsi"/>
              <w:color w:val="00B0F0"/>
              <w:rtl/>
            </w:rPr>
            <w:t>[שם ספק]</w:t>
          </w:r>
        </w:sdtContent>
      </w:sdt>
      <w:r w:rsidRPr="00435A20">
        <w:rPr>
          <w:rFonts w:ascii="Times New Roman" w:eastAsia="Times New Roman" w:hAnsi="Times New Roman" w:cs="David"/>
          <w:bCs/>
          <w:sz w:val="24"/>
          <w:szCs w:val="24"/>
          <w:rtl/>
          <w:lang w:eastAsia="he-IL"/>
        </w:rPr>
        <w:t xml:space="preserve"> </w:t>
      </w:r>
      <w:r w:rsidRPr="00075E55">
        <w:rPr>
          <w:rFonts w:ascii="Times New Roman" w:eastAsia="Times New Roman" w:hAnsi="Times New Roman" w:cs="David"/>
          <w:bCs/>
          <w:color w:val="00B0F0"/>
          <w:sz w:val="24"/>
          <w:szCs w:val="24"/>
          <w:rtl/>
          <w:lang w:eastAsia="he-IL"/>
        </w:rPr>
        <w:t>/</w:t>
      </w:r>
      <w:r w:rsidRPr="00435A20">
        <w:rPr>
          <w:rFonts w:ascii="Times New Roman" w:eastAsia="Times New Roman" w:hAnsi="Times New Roman" w:cs="David"/>
          <w:sz w:val="24"/>
          <w:szCs w:val="24"/>
          <w:rtl/>
          <w:lang w:eastAsia="he-IL"/>
        </w:rPr>
        <w:t xml:space="preserve"> המספק שירותים לחברת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58239796"/>
          <w:placeholder>
            <w:docPart w:val="12A68F5930FB43589928856FB660F65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0AFD" w:rsidRPr="007E01A6">
            <w:rPr>
              <w:rStyle w:val="AutoFieldChar"/>
              <w:rFonts w:eastAsiaTheme="minorHAnsi"/>
              <w:color w:val="00B0F0"/>
              <w:rtl/>
            </w:rPr>
            <w:t>[שם ספק]</w:t>
          </w:r>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,מצהיר בזאת ומתחייב כלפיכם כדלקמן:</w:t>
      </w:r>
    </w:p>
    <w:p w14:paraId="1602815F" w14:textId="77777777" w:rsidR="00435A20" w:rsidRPr="00435A20" w:rsidRDefault="00435A20" w:rsidP="00435A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929E3C3" w14:textId="71348F3A" w:rsidR="00435A20" w:rsidRPr="00435A20" w:rsidRDefault="00435A20" w:rsidP="007804CE">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933971680"/>
          <w:placeholder>
            <w:docPart w:val="B57B0F4EB9C14F02B7E63AC6E841918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0AFD" w:rsidRPr="007E01A6">
            <w:rPr>
              <w:rStyle w:val="AutoFieldChar"/>
              <w:rFonts w:eastAsiaTheme="minorHAnsi"/>
              <w:color w:val="00B0F0"/>
              <w:rtl/>
            </w:rPr>
            <w:t>[שם ספק]</w:t>
          </w:r>
        </w:sdtContent>
      </w:sdt>
      <w:r w:rsidRPr="00435A20">
        <w:rPr>
          <w:rFonts w:ascii="Times New Roman" w:eastAsia="Times New Roman" w:hAnsi="Times New Roman" w:cs="David"/>
          <w:sz w:val="24"/>
          <w:szCs w:val="24"/>
          <w:rtl/>
          <w:lang w:eastAsia="he-IL"/>
        </w:rPr>
        <w:t xml:space="preserve"> , המבצעת עבורכם תכנון </w:t>
      </w:r>
      <w:sdt>
        <w:sdtPr>
          <w:rPr>
            <w:rStyle w:val="AutoFieldChar"/>
            <w:rFonts w:eastAsiaTheme="minorHAnsi"/>
            <w:rtl/>
          </w:rPr>
          <w:alias w:val="תבנית חוזה"/>
          <w:tag w:val="cntContractType"/>
          <w:id w:val="577407282"/>
          <w:placeholder>
            <w:docPart w:val="7FA9CCEA6498400B9A3825121A639D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Style w:val="AutoFieldChar"/>
          </w:rPr>
        </w:sdtEndPr>
        <w:sdtContent>
          <w:r w:rsidR="009D142E" w:rsidRPr="009D142E">
            <w:rPr>
              <w:rStyle w:val="AutoFieldChar"/>
              <w:rFonts w:eastAsiaTheme="minorHAnsi"/>
              <w:rtl/>
            </w:rPr>
            <w:t>אדריכל מגורים ומסחר</w:t>
          </w:r>
        </w:sdtContent>
      </w:sdt>
      <w:r w:rsidRPr="00435A20">
        <w:rPr>
          <w:rFonts w:ascii="Times New Roman" w:eastAsia="Times New Roman" w:hAnsi="Times New Roman" w:cs="David"/>
          <w:bCs/>
          <w:color w:val="008000"/>
          <w:sz w:val="24"/>
          <w:szCs w:val="24"/>
          <w:rtl/>
          <w:lang w:eastAsia="he-IL"/>
        </w:rPr>
        <w:t xml:space="preserve"> </w:t>
      </w:r>
      <w:r w:rsidR="00B33CA0">
        <w:rPr>
          <w:rFonts w:ascii="Times New Roman" w:eastAsia="Times New Roman" w:hAnsi="Times New Roman" w:cs="David"/>
          <w:sz w:val="24"/>
          <w:szCs w:val="24"/>
          <w:rtl/>
          <w:lang w:eastAsia="he-IL"/>
        </w:rPr>
        <w:t>בפרו</w:t>
      </w:r>
      <w:r w:rsidRPr="00435A20">
        <w:rPr>
          <w:rFonts w:ascii="Times New Roman" w:eastAsia="Times New Roman" w:hAnsi="Times New Roman" w:cs="David"/>
          <w:sz w:val="24"/>
          <w:szCs w:val="24"/>
          <w:rtl/>
          <w:lang w:eastAsia="he-IL"/>
        </w:rPr>
        <w:t xml:space="preserve">יקט  </w:t>
      </w:r>
      <w:sdt>
        <w:sdtPr>
          <w:rPr>
            <w:rFonts w:ascii="Times New Roman" w:eastAsia="Times New Roman" w:hAnsi="Times New Roman" w:cs="David"/>
            <w:bCs/>
            <w:color w:val="008000"/>
            <w:sz w:val="24"/>
            <w:szCs w:val="24"/>
            <w:rtl/>
            <w:lang w:eastAsia="he-IL"/>
          </w:rPr>
          <w:alias w:val="שם הפרויקט"/>
          <w:tag w:val="cntProjectName"/>
          <w:id w:val="-1009750762"/>
          <w:placeholder>
            <w:docPart w:val="230F295A2A3D4DF8856C41137321881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7804CE" w:rsidRPr="007804CE">
            <w:rPr>
              <w:rStyle w:val="PlaceholderText"/>
              <w:color w:val="00B0F0"/>
              <w:rtl/>
            </w:rPr>
            <w:t>[שם הפרויקט]</w:t>
          </w:r>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5713B04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5E076E" w14:textId="1A4A459B"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783725664"/>
          <w:placeholder>
            <w:docPart w:val="B13DAA06D5564166A3EA70FA99D4A21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0AFD" w:rsidRPr="007E01A6">
            <w:rPr>
              <w:rStyle w:val="AutoFieldChar"/>
              <w:rFonts w:eastAsiaTheme="minorHAnsi"/>
              <w:color w:val="00B0F0"/>
              <w:rtl/>
            </w:rPr>
            <w:t>[שם ספק]</w:t>
          </w:r>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עשוי להגיע לרשותי מידע חסוי כמוגדר להלן:</w:t>
      </w:r>
    </w:p>
    <w:p w14:paraId="174FE1ED" w14:textId="77777777" w:rsidR="00435A20" w:rsidRPr="00435A20" w:rsidRDefault="00435A20" w:rsidP="00435A20">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6E9B0834" w14:textId="253B9066" w:rsidR="00435A20" w:rsidRPr="00435A20" w:rsidRDefault="00435A20" w:rsidP="00435A20">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w:t>
      </w:r>
      <w:r w:rsidRPr="00435A20">
        <w:rPr>
          <w:rFonts w:ascii="Times New Roman" w:eastAsia="Times New Roman" w:hAnsi="Times New Roman" w:cs="David"/>
          <w:b/>
          <w:bCs/>
          <w:sz w:val="24"/>
          <w:szCs w:val="24"/>
          <w:rtl/>
          <w:lang w:eastAsia="he-IL"/>
        </w:rPr>
        <w:t>מידע חסוי</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521348818"/>
          <w:placeholder>
            <w:docPart w:val="DEDCFBE5F84C45B88A61A0FC1C9F01E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0AFD" w:rsidRPr="007E01A6">
            <w:rPr>
              <w:rStyle w:val="AutoFieldChar"/>
              <w:rFonts w:eastAsiaTheme="minorHAnsi"/>
              <w:color w:val="00B0F0"/>
              <w:rtl/>
            </w:rPr>
            <w:t>[שם ספק]</w:t>
          </w:r>
        </w:sdtContent>
      </w:sdt>
      <w:r w:rsidRPr="00435A20">
        <w:rPr>
          <w:rFonts w:ascii="Times New Roman" w:eastAsia="Times New Roman" w:hAnsi="Times New Roman" w:cs="David"/>
          <w:bCs/>
          <w:color w:val="008000"/>
          <w:sz w:val="24"/>
          <w:szCs w:val="24"/>
          <w:lang w:eastAsia="he-IL"/>
        </w:rPr>
        <w:t xml:space="preserve"> </w:t>
      </w:r>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4C969B31" w14:textId="77777777" w:rsidR="00435A20" w:rsidRPr="00435A20" w:rsidRDefault="00435A20" w:rsidP="00435A20">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48CC7AA5" w14:textId="77777777"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6789EF9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B98A63" w14:textId="77777777"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5FECE9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480313" w14:textId="044F7061"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הנני מאשר כי התחייבויותיי ה</w:t>
      </w:r>
      <w:r w:rsidR="000B5325">
        <w:rPr>
          <w:rFonts w:ascii="Times New Roman" w:eastAsia="Times New Roman" w:hAnsi="Times New Roman" w:cs="David"/>
          <w:sz w:val="24"/>
          <w:szCs w:val="24"/>
          <w:rtl/>
          <w:lang w:eastAsia="he-IL"/>
        </w:rPr>
        <w:t>נ"ל תחולנה הן במהלך ביצוע הפרוי</w:t>
      </w:r>
      <w:r w:rsidRPr="00435A20">
        <w:rPr>
          <w:rFonts w:ascii="Times New Roman" w:eastAsia="Times New Roman" w:hAnsi="Times New Roman" w:cs="David"/>
          <w:sz w:val="24"/>
          <w:szCs w:val="24"/>
          <w:rtl/>
          <w:lang w:eastAsia="he-IL"/>
        </w:rPr>
        <w:t>קט והן לאחריו.</w:t>
      </w:r>
    </w:p>
    <w:p w14:paraId="64AA9451" w14:textId="77777777" w:rsidR="00435A20" w:rsidRPr="00435A20" w:rsidRDefault="00435A20" w:rsidP="00435A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F08CBE7" w14:textId="77777777" w:rsid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בכבוד רב,</w:t>
      </w:r>
    </w:p>
    <w:p w14:paraId="009DACFC" w14:textId="77777777" w:rsidR="00563EE3" w:rsidRPr="00435A20" w:rsidRDefault="00563EE3"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F27D777" w14:textId="77777777" w:rsidR="00563EE3" w:rsidRPr="009130F0" w:rsidRDefault="00563EE3" w:rsidP="00563EE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681C8E0" w14:textId="2D1662ED" w:rsidR="00563EE3" w:rsidRPr="009130F0" w:rsidRDefault="00563EE3" w:rsidP="00563EE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4"/>
            <w:szCs w:val="24"/>
            <w:rtl/>
            <w:lang w:eastAsia="he-IL"/>
          </w:rPr>
          <w:alias w:val="צדדים נוספים"/>
          <w:tag w:val="cntTzadB_x002C__x0020_cntTzadC_x002C__x0020_cntTzadD"/>
          <w:id w:val="167371519"/>
          <w:placeholder>
            <w:docPart w:val="26048B97AC884473AAA2C9E9F3E5AF4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r w:rsidR="00993153">
            <w:rPr>
              <w:rFonts w:ascii="Times New Roman" w:eastAsia="Times New Roman" w:hAnsi="Times New Roman" w:cs="David" w:hint="cs"/>
              <w:color w:val="00B0F0"/>
              <w:sz w:val="24"/>
              <w:szCs w:val="24"/>
              <w:rtl/>
              <w:lang w:eastAsia="he-IL"/>
            </w:rPr>
            <w:t>צדדים נוספים</w:t>
          </w:r>
          <w:r w:rsidR="00993153">
            <w:rPr>
              <w:rFonts w:ascii="Times New Roman" w:eastAsia="Times New Roman" w:hAnsi="Times New Roman" w:cs="David" w:hint="cs"/>
              <w:color w:val="00B0F0"/>
              <w:sz w:val="24"/>
              <w:szCs w:val="24"/>
              <w:rtl/>
              <w:lang w:eastAsia="he-IL"/>
            </w:rPr>
            <w:br/>
          </w:r>
        </w:sdtContent>
      </w:sdt>
    </w:p>
    <w:p w14:paraId="3CAD768E" w14:textId="77777777" w:rsidR="00563EE3" w:rsidRPr="00435A20" w:rsidRDefault="00563EE3"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B2E3BBD"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שם:____________</w:t>
      </w:r>
    </w:p>
    <w:p w14:paraId="77B69EB8"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ת.ז:____________</w:t>
      </w:r>
    </w:p>
    <w:p w14:paraId="33F3E99D"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כתובת:__________</w:t>
      </w:r>
    </w:p>
    <w:p w14:paraId="2F55EDC0"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7C4330">
        <w:rPr>
          <w:rFonts w:ascii="Times New Roman" w:eastAsia="Times New Roman" w:hAnsi="Times New Roman" w:cs="David"/>
          <w:sz w:val="24"/>
          <w:szCs w:val="24"/>
          <w:highlight w:val="yellow"/>
          <w:rtl/>
          <w:lang w:eastAsia="he-IL"/>
        </w:rPr>
        <w:t>*מחק את המיותר</w:t>
      </w:r>
    </w:p>
    <w:p w14:paraId="342348A3" w14:textId="77777777" w:rsidR="00AD61A5" w:rsidRPr="00232692" w:rsidRDefault="00435A20" w:rsidP="00AD61A5">
      <w:pPr>
        <w:bidi w:val="0"/>
        <w:spacing w:before="0" w:beforeAutospacing="0" w:after="0" w:afterAutospacing="0" w:line="240" w:lineRule="auto"/>
        <w:jc w:val="center"/>
        <w:rPr>
          <w:rFonts w:ascii="Times New Roman" w:eastAsia="Times New Roman" w:hAnsi="Times New Roman" w:cs="David"/>
          <w:bCs/>
          <w:sz w:val="20"/>
          <w:szCs w:val="24"/>
          <w:u w:val="single"/>
          <w:lang w:eastAsia="he-IL"/>
        </w:rPr>
      </w:pPr>
      <w:r w:rsidRPr="00435A20">
        <w:rPr>
          <w:rFonts w:ascii="Times New Roman" w:eastAsia="Times New Roman" w:hAnsi="Times New Roman" w:cs="David"/>
          <w:bCs/>
          <w:sz w:val="24"/>
          <w:szCs w:val="24"/>
          <w:u w:val="single"/>
          <w:rtl/>
          <w:lang w:eastAsia="he-IL"/>
        </w:rPr>
        <w:br w:type="page"/>
      </w:r>
    </w:p>
    <w:p w14:paraId="735DD2C8" w14:textId="77777777" w:rsidR="00AD61A5" w:rsidRPr="00232692" w:rsidRDefault="00AD61A5" w:rsidP="00AD61A5">
      <w:pPr>
        <w:bidi w:val="0"/>
        <w:spacing w:before="0" w:beforeAutospacing="0" w:after="0" w:afterAutospacing="0" w:line="240" w:lineRule="auto"/>
        <w:jc w:val="center"/>
        <w:rPr>
          <w:rFonts w:ascii="Times New Roman" w:eastAsia="Times New Roman" w:hAnsi="Times New Roman" w:cs="David"/>
          <w:sz w:val="20"/>
          <w:szCs w:val="24"/>
          <w:rtl/>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E034F9">
        <w:rPr>
          <w:rFonts w:ascii="Times New Roman" w:eastAsia="Times New Roman" w:hAnsi="Times New Roman" w:cs="David" w:hint="cs"/>
          <w:bCs/>
          <w:sz w:val="20"/>
          <w:szCs w:val="24"/>
          <w:u w:val="single"/>
          <w:rtl/>
          <w:lang w:eastAsia="he-IL"/>
        </w:rPr>
        <w:t xml:space="preserve"> </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716C3B37" w14:textId="77777777" w:rsidR="00AD61A5" w:rsidRPr="0009511C" w:rsidRDefault="00AD61A5" w:rsidP="00AD61A5">
      <w:pPr>
        <w:widowControl w:val="0"/>
        <w:spacing w:before="0" w:beforeAutospacing="0" w:after="0" w:afterAutospacing="0" w:line="240" w:lineRule="auto"/>
        <w:jc w:val="center"/>
        <w:rPr>
          <w:rFonts w:ascii="David" w:eastAsia="Times New Roman" w:hAnsi="David" w:cs="David"/>
          <w:sz w:val="24"/>
          <w:szCs w:val="24"/>
          <w:lang w:eastAsia="he-IL"/>
        </w:rPr>
      </w:pPr>
    </w:p>
    <w:p w14:paraId="602890DC" w14:textId="77777777" w:rsidR="00AD61A5" w:rsidRPr="004A6AA4" w:rsidRDefault="00AD61A5" w:rsidP="00AD61A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0F4A26B6" w14:textId="77777777" w:rsidR="00AD61A5" w:rsidRPr="0009511C" w:rsidRDefault="00AD61A5" w:rsidP="00AD61A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2ABBBEFA" w14:textId="77777777" w:rsidR="00AD61A5" w:rsidRPr="0009511C" w:rsidRDefault="00AD61A5" w:rsidP="00AD61A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7F9A52C2" w14:textId="77777777" w:rsidR="00AD61A5" w:rsidRPr="0009511C" w:rsidRDefault="00AD61A5" w:rsidP="00AD61A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5E65E9CA" w14:textId="77777777" w:rsidR="00AD61A5" w:rsidRPr="0009511C" w:rsidRDefault="00AD61A5" w:rsidP="00AD61A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06C6DA68" w14:textId="77777777" w:rsidR="00AD61A5" w:rsidRPr="0009511C" w:rsidRDefault="00AD61A5" w:rsidP="00AD61A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15B56A1A" w14:textId="77777777" w:rsidR="00AD61A5" w:rsidRPr="0009511C" w:rsidRDefault="00AD61A5" w:rsidP="00AD61A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6BB42243" w14:textId="77777777" w:rsidR="00AD61A5" w:rsidRPr="0009511C" w:rsidRDefault="00AD61A5" w:rsidP="00AD61A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789354BB" w14:textId="77777777" w:rsidR="00AD61A5" w:rsidRPr="0009511C" w:rsidRDefault="00AD61A5" w:rsidP="00AD61A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היועץ והבאים מטעמו, וזאת בכפוף </w:t>
      </w:r>
      <w:r w:rsidRPr="0009511C">
        <w:rPr>
          <w:rFonts w:ascii="David" w:eastAsia="Calibri" w:hAnsi="David" w:cs="David" w:hint="cs"/>
          <w:sz w:val="24"/>
          <w:szCs w:val="24"/>
          <w:rtl/>
        </w:rPr>
        <w:lastRenderedPageBreak/>
        <w:t>לסעיף אחריות צולבת לפי נחשב הביטוח כאילו נערך בנפרד עבור כל אחד מיחידי המבוטח.  רכוש המזמין ייחשב כרכוש צד שלישי.</w:t>
      </w:r>
    </w:p>
    <w:p w14:paraId="47267575" w14:textId="77777777" w:rsidR="00AD61A5" w:rsidRPr="0009511C" w:rsidRDefault="00AD61A5" w:rsidP="00AD61A5">
      <w:pPr>
        <w:numPr>
          <w:ilvl w:val="0"/>
          <w:numId w:val="1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2974D628" w14:textId="77777777" w:rsidR="00AD61A5" w:rsidRPr="0009511C" w:rsidRDefault="00AD61A5" w:rsidP="00AD61A5">
      <w:pPr>
        <w:numPr>
          <w:ilvl w:val="0"/>
          <w:numId w:val="1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02488F68" w14:textId="77777777" w:rsidR="00AD61A5" w:rsidRPr="0009511C" w:rsidRDefault="00AD61A5" w:rsidP="00AD61A5">
      <w:pPr>
        <w:numPr>
          <w:ilvl w:val="0"/>
          <w:numId w:val="1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34B23836" w14:textId="77777777" w:rsidR="00AD61A5" w:rsidRPr="0009511C" w:rsidRDefault="00AD61A5" w:rsidP="00AD61A5">
      <w:pPr>
        <w:numPr>
          <w:ilvl w:val="0"/>
          <w:numId w:val="1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0ACB3AE1" w14:textId="0065EC6C" w:rsidR="004213A6" w:rsidRDefault="004213A6"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D8723D0" w14:textId="086AB844"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ABC648F"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90B8055"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9535A5A"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DA7BE1F"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365319B"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90C7A29"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FD17D59"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72240BCD" w14:textId="35A4D6CE" w:rsidR="00AD61A5" w:rsidRPr="004213A6"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45B334A" w14:textId="77777777" w:rsidR="00435A20" w:rsidRPr="00435A20" w:rsidRDefault="00435A20" w:rsidP="00435A20">
      <w:pPr>
        <w:bidi w:val="0"/>
        <w:spacing w:before="0" w:beforeAutospacing="0" w:after="0" w:afterAutospacing="0" w:line="240" w:lineRule="auto"/>
        <w:jc w:val="both"/>
        <w:rPr>
          <w:rFonts w:ascii="Times New Roman" w:eastAsia="Times New Roman" w:hAnsi="Times New Roman" w:cs="David"/>
          <w:sz w:val="20"/>
          <w:szCs w:val="20"/>
          <w:u w:val="single"/>
          <w:rtl/>
          <w:lang w:eastAsia="he-IL"/>
        </w:rPr>
      </w:pPr>
    </w:p>
    <w:p w14:paraId="72C27102" w14:textId="77777777" w:rsidR="00AD61A5" w:rsidRPr="004A6AA4" w:rsidRDefault="00AD61A5" w:rsidP="00AD61A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87643FA" w14:textId="77777777" w:rsidR="00AD61A5" w:rsidRDefault="00AD61A5" w:rsidP="00AD61A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5C1A972C" w14:textId="77777777" w:rsidR="00AD61A5" w:rsidRPr="00400B84" w:rsidRDefault="00AD61A5" w:rsidP="00AD61A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AD61A5" w:rsidRPr="0009511C" w14:paraId="3C649D4C" w14:textId="77777777" w:rsidTr="00AD61A5">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vAlign w:val="center"/>
            <w:hideMark/>
          </w:tcPr>
          <w:p w14:paraId="03266C86" w14:textId="77777777" w:rsidR="00AD61A5" w:rsidRPr="0009511C" w:rsidRDefault="00AD61A5" w:rsidP="00AD61A5">
            <w:pPr>
              <w:spacing w:before="0" w:beforeAutospacing="0" w:after="0" w:afterAutospacing="0" w:line="240" w:lineRule="auto"/>
              <w:jc w:val="center"/>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741DF59E"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AD61A5" w:rsidRPr="0009511C" w14:paraId="5E9B2136" w14:textId="77777777" w:rsidTr="004A6AA4">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7AF33091"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AD61A5" w:rsidRPr="0009511C" w14:paraId="4052A23A" w14:textId="77777777" w:rsidTr="004A6AA4">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0055FC3F"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7DBAB860"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7F40439E"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5F6EFFA7"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AD61A5" w:rsidRPr="0009511C" w14:paraId="5CBC2DAC" w14:textId="77777777" w:rsidTr="004A6AA4">
        <w:trPr>
          <w:trHeight w:val="551"/>
        </w:trPr>
        <w:tc>
          <w:tcPr>
            <w:tcW w:w="4068" w:type="dxa"/>
            <w:tcBorders>
              <w:top w:val="single" w:sz="4" w:space="0" w:color="auto"/>
              <w:left w:val="single" w:sz="4" w:space="0" w:color="auto"/>
              <w:bottom w:val="single" w:sz="4" w:space="0" w:color="auto"/>
              <w:right w:val="single" w:sz="4" w:space="0" w:color="auto"/>
            </w:tcBorders>
            <w:hideMark/>
          </w:tcPr>
          <w:p w14:paraId="3D266EE0"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06785F1F"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52E5D046"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5573E71E" w14:textId="77777777" w:rsidR="00AD61A5" w:rsidRPr="0009511C" w:rsidRDefault="00AD61A5" w:rsidP="004A6AA4">
            <w:pPr>
              <w:spacing w:before="0" w:beforeAutospacing="0" w:after="0" w:afterAutospacing="0" w:line="240" w:lineRule="auto"/>
              <w:ind w:left="50" w:right="78"/>
              <w:rPr>
                <w:rFonts w:ascii="David" w:eastAsia="Calibri" w:hAnsi="David" w:cs="David"/>
                <w:b/>
                <w:sz w:val="24"/>
                <w:szCs w:val="24"/>
                <w:rtl/>
                <w:lang w:eastAsia="he-IL"/>
              </w:rPr>
            </w:pPr>
          </w:p>
          <w:p w14:paraId="5A7653FF" w14:textId="77777777" w:rsidR="00AD61A5" w:rsidRPr="0009511C" w:rsidRDefault="00AD61A5" w:rsidP="004A6AA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08813F46" w14:textId="77777777" w:rsidR="00AD61A5" w:rsidRPr="0009511C" w:rsidRDefault="00AD61A5" w:rsidP="004A6AA4">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6165078A" w14:textId="77777777" w:rsidR="00AD61A5" w:rsidRPr="0009511C" w:rsidRDefault="00AD61A5" w:rsidP="004A6AA4">
            <w:pPr>
              <w:spacing w:before="0" w:beforeAutospacing="0" w:after="0" w:afterAutospacing="0" w:line="240" w:lineRule="auto"/>
              <w:ind w:left="50" w:right="78"/>
              <w:rPr>
                <w:rFonts w:ascii="David" w:eastAsia="Calibri" w:hAnsi="David" w:cs="David"/>
                <w:b/>
                <w:sz w:val="24"/>
                <w:szCs w:val="24"/>
                <w:rtl/>
                <w:lang w:eastAsia="he-IL"/>
              </w:rPr>
            </w:pPr>
          </w:p>
          <w:p w14:paraId="7BDF324A" w14:textId="77777777" w:rsidR="00AD61A5" w:rsidRPr="0009511C" w:rsidRDefault="00AD61A5" w:rsidP="004A6AA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3C993612" w14:textId="77777777" w:rsidR="00AD61A5" w:rsidRPr="0009511C" w:rsidRDefault="00AD61A5" w:rsidP="004A6AA4">
            <w:pPr>
              <w:spacing w:before="0" w:beforeAutospacing="0" w:after="0" w:afterAutospacing="0" w:line="240" w:lineRule="auto"/>
              <w:ind w:left="50" w:right="78"/>
              <w:rPr>
                <w:rFonts w:ascii="David" w:eastAsia="Calibri" w:hAnsi="David" w:cs="David"/>
                <w:b/>
                <w:sz w:val="24"/>
                <w:szCs w:val="24"/>
                <w:rtl/>
                <w:lang w:eastAsia="he-IL"/>
              </w:rPr>
            </w:pPr>
          </w:p>
        </w:tc>
      </w:tr>
      <w:tr w:rsidR="00AD61A5" w:rsidRPr="0009511C" w14:paraId="14980284" w14:textId="77777777" w:rsidTr="004A6AA4">
        <w:trPr>
          <w:trHeight w:val="571"/>
        </w:trPr>
        <w:tc>
          <w:tcPr>
            <w:tcW w:w="4068" w:type="dxa"/>
            <w:tcBorders>
              <w:top w:val="single" w:sz="4" w:space="0" w:color="auto"/>
              <w:left w:val="single" w:sz="4" w:space="0" w:color="auto"/>
              <w:bottom w:val="single" w:sz="4" w:space="0" w:color="auto"/>
              <w:right w:val="single" w:sz="4" w:space="0" w:color="auto"/>
            </w:tcBorders>
            <w:hideMark/>
          </w:tcPr>
          <w:p w14:paraId="3A311738"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0854A33A"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3206A06B"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344F320" w14:textId="77777777" w:rsidR="00AD61A5" w:rsidRPr="0009511C" w:rsidRDefault="00AD61A5" w:rsidP="004A6AA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2FECB0" w14:textId="77777777" w:rsidR="00AD61A5" w:rsidRPr="0009511C" w:rsidRDefault="00AD61A5" w:rsidP="004A6AA4">
            <w:pPr>
              <w:spacing w:before="0" w:beforeAutospacing="0" w:after="0" w:afterAutospacing="0" w:line="256" w:lineRule="auto"/>
              <w:rPr>
                <w:rFonts w:ascii="David" w:eastAsia="Calibri" w:hAnsi="David" w:cs="David"/>
                <w:b/>
                <w:sz w:val="24"/>
                <w:szCs w:val="24"/>
                <w:lang w:eastAsia="he-IL"/>
              </w:rPr>
            </w:pPr>
          </w:p>
        </w:tc>
      </w:tr>
      <w:tr w:rsidR="00AD61A5" w:rsidRPr="0009511C" w14:paraId="268652F0" w14:textId="77777777" w:rsidTr="004A6AA4">
        <w:trPr>
          <w:trHeight w:val="391"/>
        </w:trPr>
        <w:tc>
          <w:tcPr>
            <w:tcW w:w="4068" w:type="dxa"/>
            <w:tcBorders>
              <w:top w:val="single" w:sz="4" w:space="0" w:color="auto"/>
              <w:left w:val="single" w:sz="4" w:space="0" w:color="auto"/>
              <w:bottom w:val="single" w:sz="4" w:space="0" w:color="auto"/>
              <w:right w:val="single" w:sz="4" w:space="0" w:color="auto"/>
            </w:tcBorders>
            <w:hideMark/>
          </w:tcPr>
          <w:p w14:paraId="26A54EFB"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2ED3C289"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0CDAC2F6" w14:textId="77777777" w:rsidR="00AD61A5" w:rsidRPr="0009511C" w:rsidRDefault="00AD61A5" w:rsidP="004A6AA4">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F760BE4" w14:textId="77777777" w:rsidR="00AD61A5" w:rsidRPr="0009511C" w:rsidRDefault="00AD61A5" w:rsidP="004A6AA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EB31055" w14:textId="77777777" w:rsidR="00AD61A5" w:rsidRPr="0009511C" w:rsidRDefault="00AD61A5" w:rsidP="004A6AA4">
            <w:pPr>
              <w:spacing w:before="0" w:beforeAutospacing="0" w:after="0" w:afterAutospacing="0" w:line="256" w:lineRule="auto"/>
              <w:rPr>
                <w:rFonts w:ascii="David" w:eastAsia="Calibri" w:hAnsi="David" w:cs="David"/>
                <w:b/>
                <w:sz w:val="24"/>
                <w:szCs w:val="24"/>
                <w:lang w:eastAsia="he-IL"/>
              </w:rPr>
            </w:pPr>
          </w:p>
        </w:tc>
      </w:tr>
    </w:tbl>
    <w:p w14:paraId="0A2894A9" w14:textId="77777777" w:rsidR="00AD61A5" w:rsidRPr="0009511C" w:rsidRDefault="00AD61A5" w:rsidP="00AD61A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2"/>
        <w:gridCol w:w="995"/>
        <w:gridCol w:w="1134"/>
        <w:gridCol w:w="1134"/>
        <w:gridCol w:w="1417"/>
        <w:gridCol w:w="1277"/>
        <w:gridCol w:w="1286"/>
        <w:gridCol w:w="2400"/>
      </w:tblGrid>
      <w:tr w:rsidR="00AD61A5" w:rsidRPr="0009511C" w14:paraId="7A0247A9" w14:textId="77777777" w:rsidTr="004A6AA4">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51DBD835"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AD61A5" w:rsidRPr="0009511C" w14:paraId="2A901205" w14:textId="77777777" w:rsidTr="00AD61A5">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4841980"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1AD32E20"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p>
          <w:p w14:paraId="329D474F"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95"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6C578B1"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0B3F3B7" w14:textId="77777777" w:rsidR="00AD61A5" w:rsidRPr="0009511C" w:rsidRDefault="00AD61A5" w:rsidP="00AD61A5">
            <w:pPr>
              <w:spacing w:before="0" w:beforeAutospacing="0" w:after="0" w:afterAutospacing="0" w:line="240" w:lineRule="auto"/>
              <w:jc w:val="center"/>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299B661"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DF68DAB"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16A59837"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9CD2735"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7E66030D"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AD61A5" w:rsidRPr="0009511C" w14:paraId="4F878ED9" w14:textId="77777777" w:rsidTr="00AD61A5">
        <w:trPr>
          <w:trHeight w:val="43"/>
        </w:trPr>
        <w:tc>
          <w:tcPr>
            <w:tcW w:w="1893" w:type="dxa"/>
            <w:vMerge/>
            <w:tcBorders>
              <w:top w:val="single" w:sz="4" w:space="0" w:color="auto"/>
              <w:left w:val="single" w:sz="4" w:space="0" w:color="auto"/>
              <w:bottom w:val="single" w:sz="4" w:space="0" w:color="auto"/>
              <w:right w:val="single" w:sz="4" w:space="0" w:color="auto"/>
            </w:tcBorders>
            <w:vAlign w:val="center"/>
            <w:hideMark/>
          </w:tcPr>
          <w:p w14:paraId="74100CE0" w14:textId="77777777" w:rsidR="00AD61A5" w:rsidRPr="0009511C" w:rsidRDefault="00AD61A5" w:rsidP="004A6AA4">
            <w:pPr>
              <w:spacing w:before="0" w:beforeAutospacing="0" w:after="0" w:afterAutospacing="0" w:line="256" w:lineRule="auto"/>
              <w:rPr>
                <w:rFonts w:ascii="David" w:eastAsia="Calibri" w:hAnsi="David" w:cs="David"/>
                <w:sz w:val="24"/>
                <w:szCs w:val="24"/>
                <w:lang w:eastAsia="he-IL"/>
              </w:rPr>
            </w:pPr>
          </w:p>
        </w:tc>
        <w:tc>
          <w:tcPr>
            <w:tcW w:w="995" w:type="dxa"/>
            <w:vMerge/>
            <w:tcBorders>
              <w:top w:val="single" w:sz="4" w:space="0" w:color="auto"/>
              <w:left w:val="single" w:sz="4" w:space="0" w:color="auto"/>
              <w:bottom w:val="single" w:sz="4" w:space="0" w:color="auto"/>
              <w:right w:val="single" w:sz="4" w:space="0" w:color="auto"/>
            </w:tcBorders>
            <w:vAlign w:val="center"/>
            <w:hideMark/>
          </w:tcPr>
          <w:p w14:paraId="26CADD05" w14:textId="77777777" w:rsidR="00AD61A5" w:rsidRPr="0009511C" w:rsidRDefault="00AD61A5" w:rsidP="004A6AA4">
            <w:pPr>
              <w:spacing w:before="0" w:beforeAutospacing="0" w:after="0" w:afterAutospacing="0" w:line="256" w:lineRule="auto"/>
              <w:rPr>
                <w:rFonts w:ascii="David" w:eastAsia="Calibri" w:hAnsi="David" w:cs="David"/>
                <w:sz w:val="24"/>
                <w:szCs w:val="24"/>
                <w:lang w:eastAsia="he-IL"/>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4F8DD52B" w14:textId="77777777" w:rsidR="00AD61A5" w:rsidRPr="0009511C" w:rsidRDefault="00AD61A5" w:rsidP="004A6AA4">
            <w:pPr>
              <w:spacing w:before="0" w:beforeAutospacing="0" w:after="0" w:afterAutospacing="0" w:line="256" w:lineRule="auto"/>
              <w:rPr>
                <w:rFonts w:ascii="David" w:eastAsia="Calibri" w:hAnsi="David" w:cs="David"/>
                <w:sz w:val="24"/>
                <w:szCs w:val="24"/>
                <w:lang w:eastAsia="he-IL"/>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0F37AFFC" w14:textId="77777777" w:rsidR="00AD61A5" w:rsidRPr="0009511C" w:rsidRDefault="00AD61A5" w:rsidP="004A6AA4">
            <w:pPr>
              <w:spacing w:before="0" w:beforeAutospacing="0" w:after="0" w:afterAutospacing="0" w:line="256" w:lineRule="auto"/>
              <w:rPr>
                <w:rFonts w:ascii="David" w:eastAsia="Calibri" w:hAnsi="David" w:cs="David"/>
                <w:sz w:val="24"/>
                <w:szCs w:val="24"/>
                <w:lang w:eastAsia="he-IL"/>
              </w:rPr>
            </w:pPr>
          </w:p>
        </w:tc>
        <w:tc>
          <w:tcPr>
            <w:tcW w:w="1416" w:type="dxa"/>
            <w:vMerge/>
            <w:tcBorders>
              <w:top w:val="single" w:sz="4" w:space="0" w:color="auto"/>
              <w:left w:val="single" w:sz="4" w:space="0" w:color="auto"/>
              <w:bottom w:val="single" w:sz="4" w:space="0" w:color="auto"/>
              <w:right w:val="single" w:sz="4" w:space="0" w:color="auto"/>
            </w:tcBorders>
            <w:vAlign w:val="center"/>
            <w:hideMark/>
          </w:tcPr>
          <w:p w14:paraId="66671675" w14:textId="77777777" w:rsidR="00AD61A5" w:rsidRPr="0009511C" w:rsidRDefault="00AD61A5" w:rsidP="004A6AA4">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BD58463" w14:textId="77777777" w:rsidR="00AD61A5" w:rsidRPr="0009511C" w:rsidRDefault="00AD61A5" w:rsidP="00AD61A5">
            <w:pPr>
              <w:spacing w:before="0" w:beforeAutospacing="0" w:after="0" w:afterAutospacing="0" w:line="240" w:lineRule="auto"/>
              <w:jc w:val="center"/>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944836F" w14:textId="77777777" w:rsidR="00AD61A5" w:rsidRPr="0009511C" w:rsidRDefault="00AD61A5" w:rsidP="00AD61A5">
            <w:pPr>
              <w:spacing w:before="0" w:beforeAutospacing="0" w:after="0" w:afterAutospacing="0" w:line="240" w:lineRule="auto"/>
              <w:jc w:val="center"/>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04731F61" w14:textId="77777777" w:rsidR="00AD61A5" w:rsidRPr="0009511C" w:rsidRDefault="00AD61A5" w:rsidP="004A6AA4">
            <w:pPr>
              <w:spacing w:before="0" w:beforeAutospacing="0" w:after="0" w:afterAutospacing="0" w:line="256" w:lineRule="auto"/>
              <w:rPr>
                <w:rFonts w:ascii="David" w:eastAsia="Calibri" w:hAnsi="David" w:cs="David"/>
                <w:sz w:val="24"/>
                <w:szCs w:val="24"/>
                <w:lang w:eastAsia="he-IL"/>
              </w:rPr>
            </w:pPr>
          </w:p>
        </w:tc>
      </w:tr>
      <w:tr w:rsidR="00AD61A5" w:rsidRPr="0009511C" w14:paraId="47A8B110" w14:textId="77777777" w:rsidTr="00AD61A5">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E800708"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95" w:type="dxa"/>
            <w:tcBorders>
              <w:top w:val="single" w:sz="4" w:space="0" w:color="auto"/>
              <w:left w:val="single" w:sz="4" w:space="0" w:color="auto"/>
              <w:bottom w:val="single" w:sz="4" w:space="0" w:color="auto"/>
              <w:right w:val="single" w:sz="4" w:space="0" w:color="auto"/>
            </w:tcBorders>
            <w:shd w:val="clear" w:color="auto" w:fill="F2F2F2"/>
          </w:tcPr>
          <w:p w14:paraId="309A7C79"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p>
        </w:tc>
        <w:tc>
          <w:tcPr>
            <w:tcW w:w="1134" w:type="dxa"/>
            <w:tcBorders>
              <w:top w:val="single" w:sz="4" w:space="0" w:color="auto"/>
              <w:left w:val="single" w:sz="4" w:space="0" w:color="auto"/>
              <w:bottom w:val="single" w:sz="4" w:space="0" w:color="auto"/>
              <w:right w:val="single" w:sz="4" w:space="0" w:color="auto"/>
            </w:tcBorders>
            <w:shd w:val="clear" w:color="auto" w:fill="F2F2F2"/>
          </w:tcPr>
          <w:p w14:paraId="31A5FB22"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p>
        </w:tc>
        <w:tc>
          <w:tcPr>
            <w:tcW w:w="1133" w:type="dxa"/>
            <w:tcBorders>
              <w:top w:val="single" w:sz="4" w:space="0" w:color="auto"/>
              <w:left w:val="single" w:sz="4" w:space="0" w:color="auto"/>
              <w:bottom w:val="single" w:sz="4" w:space="0" w:color="auto"/>
              <w:right w:val="single" w:sz="4" w:space="0" w:color="auto"/>
            </w:tcBorders>
            <w:shd w:val="clear" w:color="auto" w:fill="F2F2F2"/>
          </w:tcPr>
          <w:p w14:paraId="47A024A3"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5AA6086"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445D051"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55592E3"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EF0D1AE" w14:textId="77777777" w:rsidR="00AD61A5" w:rsidRPr="0009511C" w:rsidRDefault="00AD61A5" w:rsidP="004A6AA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AD61A5" w:rsidRPr="0009511C" w14:paraId="1BB19CFA" w14:textId="77777777" w:rsidTr="00AD61A5">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D9D9D23"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95" w:type="dxa"/>
            <w:tcBorders>
              <w:top w:val="single" w:sz="4" w:space="0" w:color="auto"/>
              <w:left w:val="single" w:sz="4" w:space="0" w:color="auto"/>
              <w:bottom w:val="single" w:sz="4" w:space="0" w:color="auto"/>
              <w:right w:val="single" w:sz="4" w:space="0" w:color="auto"/>
            </w:tcBorders>
            <w:shd w:val="clear" w:color="auto" w:fill="FFFFFF"/>
          </w:tcPr>
          <w:p w14:paraId="12A217E4"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6F7B46F0"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p>
        </w:tc>
        <w:tc>
          <w:tcPr>
            <w:tcW w:w="1133" w:type="dxa"/>
            <w:tcBorders>
              <w:top w:val="single" w:sz="4" w:space="0" w:color="auto"/>
              <w:left w:val="single" w:sz="4" w:space="0" w:color="auto"/>
              <w:bottom w:val="single" w:sz="4" w:space="0" w:color="auto"/>
              <w:right w:val="single" w:sz="4" w:space="0" w:color="auto"/>
            </w:tcBorders>
            <w:shd w:val="clear" w:color="auto" w:fill="FFFFFF"/>
          </w:tcPr>
          <w:p w14:paraId="675D5F78"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04246938"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03E54F08"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0F15968A"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4A3CDB30" w14:textId="77777777" w:rsidR="00AD61A5" w:rsidRPr="0009511C" w:rsidRDefault="00AD61A5" w:rsidP="004A6AA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AD61A5" w:rsidRPr="0009511C" w14:paraId="45ECFC59" w14:textId="77777777" w:rsidTr="00AD61A5">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7DFE2D0"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95" w:type="dxa"/>
            <w:tcBorders>
              <w:top w:val="single" w:sz="4" w:space="0" w:color="auto"/>
              <w:left w:val="single" w:sz="4" w:space="0" w:color="auto"/>
              <w:bottom w:val="single" w:sz="4" w:space="0" w:color="auto"/>
              <w:right w:val="single" w:sz="4" w:space="0" w:color="auto"/>
            </w:tcBorders>
            <w:shd w:val="clear" w:color="auto" w:fill="F2F2F2"/>
          </w:tcPr>
          <w:p w14:paraId="330CFDAF" w14:textId="77777777" w:rsidR="00AD61A5" w:rsidRPr="0009511C" w:rsidRDefault="00AD61A5" w:rsidP="004A6AA4">
            <w:pPr>
              <w:spacing w:before="0" w:beforeAutospacing="0" w:after="0" w:afterAutospacing="0" w:line="240" w:lineRule="auto"/>
              <w:rPr>
                <w:rFonts w:ascii="David" w:eastAsia="Calibri" w:hAnsi="David" w:cs="David"/>
                <w:strike/>
                <w:sz w:val="24"/>
                <w:szCs w:val="24"/>
                <w:rtl/>
                <w:lang w:eastAsia="he-IL"/>
              </w:rPr>
            </w:pPr>
          </w:p>
        </w:tc>
        <w:tc>
          <w:tcPr>
            <w:tcW w:w="1134" w:type="dxa"/>
            <w:tcBorders>
              <w:top w:val="single" w:sz="4" w:space="0" w:color="auto"/>
              <w:left w:val="single" w:sz="4" w:space="0" w:color="auto"/>
              <w:bottom w:val="single" w:sz="4" w:space="0" w:color="auto"/>
              <w:right w:val="single" w:sz="4" w:space="0" w:color="auto"/>
            </w:tcBorders>
            <w:shd w:val="clear" w:color="auto" w:fill="F2F2F2"/>
          </w:tcPr>
          <w:p w14:paraId="146CFE4A" w14:textId="77777777" w:rsidR="00AD61A5" w:rsidRPr="0009511C" w:rsidRDefault="00AD61A5" w:rsidP="004A6AA4">
            <w:pPr>
              <w:spacing w:before="0" w:beforeAutospacing="0" w:after="0" w:afterAutospacing="0" w:line="240" w:lineRule="auto"/>
              <w:rPr>
                <w:rFonts w:ascii="David" w:eastAsia="Calibri" w:hAnsi="David" w:cs="David"/>
                <w:strike/>
                <w:sz w:val="24"/>
                <w:szCs w:val="24"/>
                <w:rtl/>
                <w:lang w:eastAsia="he-IL"/>
              </w:rPr>
            </w:pPr>
          </w:p>
        </w:tc>
        <w:tc>
          <w:tcPr>
            <w:tcW w:w="1133" w:type="dxa"/>
            <w:tcBorders>
              <w:top w:val="single" w:sz="4" w:space="0" w:color="auto"/>
              <w:left w:val="single" w:sz="4" w:space="0" w:color="auto"/>
              <w:bottom w:val="single" w:sz="4" w:space="0" w:color="auto"/>
              <w:right w:val="single" w:sz="4" w:space="0" w:color="auto"/>
            </w:tcBorders>
            <w:shd w:val="clear" w:color="auto" w:fill="F2F2F2"/>
          </w:tcPr>
          <w:p w14:paraId="34641CF3" w14:textId="77777777" w:rsidR="00AD61A5" w:rsidRPr="0009511C" w:rsidRDefault="00AD61A5" w:rsidP="004A6AA4">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FB7555D" w14:textId="77777777" w:rsidR="00AD61A5" w:rsidRPr="0009511C" w:rsidRDefault="00AD61A5" w:rsidP="004A6AA4">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752CEBE" w14:textId="77777777" w:rsidR="00AD61A5" w:rsidRPr="0009511C" w:rsidRDefault="00AD61A5" w:rsidP="004A6AA4">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ED20F88" w14:textId="77777777" w:rsidR="00AD61A5" w:rsidRPr="0009511C" w:rsidRDefault="00AD61A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BAAE3AB" w14:textId="77777777" w:rsidR="00AD61A5" w:rsidRPr="0009511C" w:rsidRDefault="00AD61A5" w:rsidP="004A6AA4">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2F99CB62" w14:textId="77777777" w:rsidR="00AD61A5" w:rsidRPr="0009511C" w:rsidRDefault="00AD61A5" w:rsidP="00AD61A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D61A5" w:rsidRPr="0009511C" w14:paraId="681FBF39" w14:textId="77777777" w:rsidTr="004A6AA4">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A1C3B67" w14:textId="77777777" w:rsidR="00AD61A5" w:rsidRPr="0009511C" w:rsidRDefault="00AD61A5" w:rsidP="004A6AA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AD61A5" w:rsidRPr="0009511C" w14:paraId="54976A86" w14:textId="77777777" w:rsidTr="004A6AA4">
        <w:trPr>
          <w:trHeight w:val="798"/>
        </w:trPr>
        <w:tc>
          <w:tcPr>
            <w:tcW w:w="11530" w:type="dxa"/>
            <w:tcBorders>
              <w:top w:val="single" w:sz="4" w:space="0" w:color="auto"/>
              <w:left w:val="single" w:sz="4" w:space="0" w:color="auto"/>
              <w:bottom w:val="single" w:sz="4" w:space="0" w:color="auto"/>
              <w:right w:val="single" w:sz="4" w:space="0" w:color="auto"/>
            </w:tcBorders>
            <w:hideMark/>
          </w:tcPr>
          <w:p w14:paraId="24F7E1A0" w14:textId="77777777" w:rsidR="00AD61A5" w:rsidRPr="0009511C" w:rsidRDefault="00AD61A5" w:rsidP="004A6AA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4FDE87BF" w14:textId="77777777" w:rsidR="00AD61A5" w:rsidRPr="0009511C" w:rsidRDefault="00AD61A5" w:rsidP="00AD61A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D61A5" w:rsidRPr="0009511C" w14:paraId="5A0C5067" w14:textId="77777777" w:rsidTr="004A6AA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70A87E6" w14:textId="77777777" w:rsidR="00AD61A5" w:rsidRPr="0009511C" w:rsidRDefault="00AD61A5" w:rsidP="004A6AA4">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AD61A5" w:rsidRPr="0009511C" w14:paraId="26187AAC" w14:textId="77777777" w:rsidTr="004A6AA4">
        <w:trPr>
          <w:trHeight w:val="598"/>
        </w:trPr>
        <w:tc>
          <w:tcPr>
            <w:tcW w:w="11530" w:type="dxa"/>
            <w:tcBorders>
              <w:top w:val="single" w:sz="4" w:space="0" w:color="auto"/>
              <w:left w:val="single" w:sz="4" w:space="0" w:color="auto"/>
              <w:bottom w:val="single" w:sz="4" w:space="0" w:color="auto"/>
              <w:right w:val="single" w:sz="4" w:space="0" w:color="auto"/>
            </w:tcBorders>
            <w:hideMark/>
          </w:tcPr>
          <w:p w14:paraId="2575750F" w14:textId="77777777" w:rsidR="00AD61A5" w:rsidRPr="0009511C" w:rsidRDefault="00AD61A5" w:rsidP="004A6AA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1426D122" w14:textId="77777777" w:rsidR="00AD61A5" w:rsidRPr="0009511C" w:rsidRDefault="00AD61A5" w:rsidP="00AD61A5">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D61A5" w:rsidRPr="0009511C" w14:paraId="0063D97B" w14:textId="77777777" w:rsidTr="004A6AA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031C51E" w14:textId="77777777" w:rsidR="00AD61A5" w:rsidRPr="0009511C" w:rsidRDefault="00AD61A5" w:rsidP="004A6AA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AD61A5" w:rsidRPr="0009511C" w14:paraId="032AD900" w14:textId="77777777" w:rsidTr="004A6AA4">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119B0566" w14:textId="77777777" w:rsidR="00AD61A5" w:rsidRPr="0009511C" w:rsidRDefault="00AD61A5" w:rsidP="004A6AA4">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49CB8B34" w14:textId="77777777" w:rsidR="00435A20" w:rsidRPr="00AD61A5"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20A82442"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6D83ADB3"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7B1F08C6"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70A09E2B"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rtl/>
          <w:lang w:eastAsia="he-IL"/>
        </w:rPr>
      </w:pPr>
    </w:p>
    <w:p w14:paraId="5CE0DCC4" w14:textId="0263FFDD" w:rsidR="00435A20" w:rsidRPr="00435A20" w:rsidRDefault="00435A20" w:rsidP="00435A2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br w:type="page"/>
      </w:r>
      <w:r w:rsidRPr="00435A20">
        <w:rPr>
          <w:rFonts w:ascii="Times New Roman" w:eastAsia="Times New Roman" w:hAnsi="Times New Roman" w:cs="David"/>
          <w:bCs/>
          <w:sz w:val="24"/>
          <w:szCs w:val="24"/>
          <w:u w:val="single"/>
          <w:rtl/>
          <w:lang w:eastAsia="he-IL"/>
        </w:rPr>
        <w:lastRenderedPageBreak/>
        <w:t xml:space="preserve">נספח </w:t>
      </w:r>
      <w:r w:rsidR="009607F9">
        <w:rPr>
          <w:rFonts w:ascii="Times New Roman" w:eastAsia="Times New Roman" w:hAnsi="Times New Roman" w:cs="David" w:hint="cs"/>
          <w:bCs/>
          <w:sz w:val="24"/>
          <w:szCs w:val="24"/>
          <w:u w:val="single"/>
          <w:rtl/>
          <w:lang w:eastAsia="he-IL"/>
        </w:rPr>
        <w:t>"</w:t>
      </w:r>
      <w:r w:rsidRPr="00435A20">
        <w:rPr>
          <w:rFonts w:ascii="Times New Roman" w:eastAsia="Times New Roman" w:hAnsi="Times New Roman" w:cs="David"/>
          <w:bCs/>
          <w:sz w:val="24"/>
          <w:szCs w:val="24"/>
          <w:u w:val="single"/>
          <w:rtl/>
          <w:lang w:eastAsia="he-IL"/>
        </w:rPr>
        <w:t>ח</w:t>
      </w:r>
      <w:r w:rsidR="009607F9">
        <w:rPr>
          <w:rFonts w:ascii="Times New Roman" w:eastAsia="Times New Roman" w:hAnsi="Times New Roman" w:cs="David"/>
          <w:bCs/>
          <w:sz w:val="24"/>
          <w:szCs w:val="24"/>
          <w:u w:val="single"/>
          <w:rtl/>
          <w:lang w:eastAsia="he-IL"/>
        </w:rPr>
        <w:t>'</w:t>
      </w:r>
      <w:r w:rsidR="009607F9">
        <w:rPr>
          <w:rFonts w:ascii="Times New Roman" w:eastAsia="Times New Roman" w:hAnsi="Times New Roman" w:cs="David" w:hint="cs"/>
          <w:bCs/>
          <w:sz w:val="24"/>
          <w:szCs w:val="24"/>
          <w:u w:val="single"/>
          <w:rtl/>
          <w:lang w:eastAsia="he-IL"/>
        </w:rPr>
        <w:t>'</w:t>
      </w:r>
    </w:p>
    <w:p w14:paraId="398242DD"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54BF532"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b/>
          <w:bCs/>
          <w:sz w:val="24"/>
          <w:szCs w:val="24"/>
          <w:u w:val="single"/>
          <w:rtl/>
          <w:lang w:eastAsia="he-IL"/>
        </w:rPr>
        <w:t>רשימת התכניות והמסמכים שעל המתכנן להנפיק</w:t>
      </w:r>
    </w:p>
    <w:p w14:paraId="5E0A61FE" w14:textId="77777777" w:rsidR="00435A20" w:rsidRPr="00435A20" w:rsidRDefault="00435A20" w:rsidP="00435A20">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4F5E3D84"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sz w:val="20"/>
          <w:szCs w:val="24"/>
          <w:rtl/>
        </w:rPr>
      </w:pPr>
      <w:r w:rsidRPr="00435A20">
        <w:rPr>
          <w:rFonts w:ascii="Times New Roman" w:eastAsia="Times New Roman" w:hAnsi="Times New Roman" w:cs="David"/>
          <w:sz w:val="20"/>
          <w:szCs w:val="24"/>
          <w:rtl/>
        </w:rPr>
        <w:t>מסמך זה מהווה השלמה לנספח ב' ואינו גורע ממנו</w:t>
      </w:r>
    </w:p>
    <w:p w14:paraId="6D6ACE89" w14:textId="77777777" w:rsidR="00435A20" w:rsidRPr="00435A20" w:rsidRDefault="00435A20" w:rsidP="00435A20">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358258F4"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649B53CB"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1.</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u w:val="single"/>
          <w:rtl/>
        </w:rPr>
        <w:t>תכניות ומסמכים לשינוי תכניות בניין עיר:</w:t>
      </w:r>
    </w:p>
    <w:p w14:paraId="35EA73B4"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7E659BE0"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פרוגרמות.</w:t>
      </w:r>
    </w:p>
    <w:p w14:paraId="1B19D843"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498A4DCB"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דו"חות המסבירים את עקרונות התכנון.</w:t>
      </w:r>
    </w:p>
    <w:p w14:paraId="59D73B36"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310777FC"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Pr>
      </w:pPr>
      <w:r w:rsidRPr="00435A20">
        <w:rPr>
          <w:rFonts w:ascii="Times New Roman" w:eastAsia="Times New Roman" w:hAnsi="Times New Roman" w:cs="David"/>
          <w:sz w:val="20"/>
          <w:szCs w:val="24"/>
          <w:rtl/>
        </w:rPr>
        <w:t>נתונים כמותיים.</w:t>
      </w:r>
    </w:p>
    <w:p w14:paraId="0692D192"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497E8B68"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תכניות המראות את השתלבות האתר המתוכנן במרקם שמסביבו (ויזואלית, תפקודית, תחבורתית ותשתיות על)</w:t>
      </w:r>
      <w:r w:rsidRPr="00435A20">
        <w:rPr>
          <w:rFonts w:ascii="Times New Roman" w:eastAsia="Times New Roman" w:hAnsi="Times New Roman" w:cs="David" w:hint="cs"/>
          <w:sz w:val="20"/>
          <w:szCs w:val="24"/>
          <w:rtl/>
        </w:rPr>
        <w:t xml:space="preserve"> בקנ"מ כנדרש ע"י הרשויות</w:t>
      </w:r>
      <w:r w:rsidRPr="00435A20">
        <w:rPr>
          <w:rFonts w:ascii="Times New Roman" w:eastAsia="Times New Roman" w:hAnsi="Times New Roman" w:cs="David"/>
          <w:sz w:val="20"/>
          <w:szCs w:val="24"/>
          <w:rtl/>
        </w:rPr>
        <w:t>.</w:t>
      </w:r>
    </w:p>
    <w:p w14:paraId="16B6E58F"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01914B16" w14:textId="0D6392A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תשריטים (כולל מפת שפועים על רקע טופוגרפ</w:t>
      </w:r>
      <w:r w:rsidR="00292C74">
        <w:rPr>
          <w:rFonts w:ascii="Times New Roman" w:eastAsia="Times New Roman" w:hAnsi="Times New Roman" w:cs="David"/>
          <w:sz w:val="20"/>
          <w:szCs w:val="24"/>
          <w:rtl/>
        </w:rPr>
        <w:t>י, טבלת יעוד שטחים וחישוב צפיפ</w:t>
      </w:r>
      <w:r w:rsidRPr="00435A20">
        <w:rPr>
          <w:rFonts w:ascii="Times New Roman" w:eastAsia="Times New Roman" w:hAnsi="Times New Roman" w:cs="David"/>
          <w:sz w:val="20"/>
          <w:szCs w:val="24"/>
          <w:rtl/>
        </w:rPr>
        <w:t>ות, ש</w:t>
      </w:r>
      <w:r w:rsidR="00292C74">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מושי קרקע, שצ"פים וערכי נוף, מוסדות ציבור)</w:t>
      </w:r>
      <w:r w:rsidRPr="00435A20">
        <w:rPr>
          <w:rFonts w:ascii="Times New Roman" w:eastAsia="Times New Roman" w:hAnsi="Times New Roman" w:cs="David" w:hint="cs"/>
          <w:sz w:val="20"/>
          <w:szCs w:val="24"/>
          <w:rtl/>
        </w:rPr>
        <w:t xml:space="preserve"> בקנ"מ כנדרש ע"י הרשויות</w:t>
      </w:r>
      <w:r w:rsidRPr="00435A20">
        <w:rPr>
          <w:rFonts w:ascii="Times New Roman" w:eastAsia="Times New Roman" w:hAnsi="Times New Roman" w:cs="David"/>
          <w:sz w:val="20"/>
          <w:szCs w:val="24"/>
          <w:rtl/>
        </w:rPr>
        <w:t>.</w:t>
      </w:r>
    </w:p>
    <w:p w14:paraId="3DFA3DF2"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4427342C"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 xml:space="preserve">תכניות בינוי מפורטות הכוללת בינוי בקנ"מ </w:t>
      </w:r>
      <w:r w:rsidRPr="00435A20">
        <w:rPr>
          <w:rFonts w:ascii="Times New Roman" w:eastAsia="Times New Roman" w:hAnsi="Times New Roman" w:cs="David" w:hint="cs"/>
          <w:sz w:val="20"/>
          <w:szCs w:val="24"/>
          <w:rtl/>
        </w:rPr>
        <w:t>כנדרש ע"י הרשויות</w:t>
      </w:r>
      <w:r w:rsidRPr="00435A20" w:rsidDel="00B52583">
        <w:rPr>
          <w:rFonts w:ascii="Times New Roman" w:eastAsia="Times New Roman" w:hAnsi="Times New Roman" w:cs="David"/>
          <w:sz w:val="20"/>
          <w:szCs w:val="24"/>
          <w:rtl/>
        </w:rPr>
        <w:t xml:space="preserve"> </w:t>
      </w:r>
      <w:r w:rsidRPr="00435A20">
        <w:rPr>
          <w:rFonts w:ascii="Times New Roman" w:eastAsia="Times New Roman" w:hAnsi="Times New Roman" w:cs="David"/>
          <w:sz w:val="20"/>
          <w:szCs w:val="24"/>
          <w:rtl/>
        </w:rPr>
        <w:t>במספר חלופות הכוללות שטחי ומבני מגורים לרבות גובהם, שטחי ומבני ציבור</w:t>
      </w:r>
      <w:r w:rsidRPr="00435A20">
        <w:rPr>
          <w:rFonts w:ascii="Times New Roman" w:eastAsia="Times New Roman" w:hAnsi="Times New Roman" w:cs="David" w:hint="cs"/>
          <w:sz w:val="20"/>
          <w:szCs w:val="24"/>
          <w:rtl/>
        </w:rPr>
        <w:t xml:space="preserve"> לרבות מיקום, עיצוב ונפח</w:t>
      </w:r>
      <w:r w:rsidRPr="00435A20">
        <w:rPr>
          <w:rFonts w:ascii="Times New Roman" w:eastAsia="Times New Roman" w:hAnsi="Times New Roman" w:cs="David"/>
          <w:sz w:val="20"/>
          <w:szCs w:val="24"/>
          <w:rtl/>
        </w:rPr>
        <w:t>, דרכים לתנועת כלי רכב, פתרונות לפינוי אשפה, פתרונות לגישה לרכבי חירום, פתרונות לתחבורה ציבורית, מרכזי חלוקת דואר, דרכים להולכי רגל, מיקום חדרי טרנספורמציה ובזק, מפלסי הכניסה לבתים, חזיתות, חתכים ומבטים עקרוניים</w:t>
      </w:r>
      <w:r w:rsidRPr="00435A20">
        <w:rPr>
          <w:rFonts w:ascii="Times New Roman" w:eastAsia="Times New Roman" w:hAnsi="Times New Roman" w:cs="David" w:hint="cs"/>
          <w:sz w:val="20"/>
          <w:szCs w:val="24"/>
          <w:rtl/>
        </w:rPr>
        <w:t>, בינוי רעיוני של שטחים פתוחים, שבילים ושטחים מגוננים</w:t>
      </w:r>
      <w:r w:rsidRPr="00435A20">
        <w:rPr>
          <w:rFonts w:ascii="Times New Roman" w:eastAsia="Times New Roman" w:hAnsi="Times New Roman" w:cs="David"/>
          <w:sz w:val="20"/>
          <w:szCs w:val="24"/>
          <w:rtl/>
        </w:rPr>
        <w:t xml:space="preserve"> </w:t>
      </w:r>
    </w:p>
    <w:p w14:paraId="2F095753"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1467CEBE"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תקנונים.</w:t>
      </w:r>
    </w:p>
    <w:p w14:paraId="6D72FC5A"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6F4804C6"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כל המסמכים הדרושים עפ"י דרישת הרשויות בתחום מומחיותו של המתכנן.</w:t>
      </w:r>
    </w:p>
    <w:p w14:paraId="38EC1857"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546E978C"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תכניות לבינוי בשלבים.</w:t>
      </w:r>
    </w:p>
    <w:p w14:paraId="31B8BCD0"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Pr>
      </w:pPr>
    </w:p>
    <w:p w14:paraId="17304112"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313D0A49"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2.</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תכניות בינוי ופתוח/תכניות עיצוב א</w:t>
      </w:r>
      <w:r w:rsidRPr="00435A20">
        <w:rPr>
          <w:rFonts w:ascii="Times New Roman" w:eastAsia="Times New Roman" w:hAnsi="Times New Roman" w:cs="David" w:hint="cs"/>
          <w:sz w:val="20"/>
          <w:szCs w:val="24"/>
          <w:u w:val="single"/>
          <w:rtl/>
        </w:rPr>
        <w:t>דריכלי</w:t>
      </w:r>
      <w:r w:rsidRPr="00435A20">
        <w:rPr>
          <w:rFonts w:ascii="Times New Roman" w:eastAsia="Times New Roman" w:hAnsi="Times New Roman" w:cs="David"/>
          <w:sz w:val="20"/>
          <w:szCs w:val="24"/>
          <w:rtl/>
        </w:rPr>
        <w:t>:</w:t>
      </w:r>
    </w:p>
    <w:p w14:paraId="0DC05595"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269FFE69" w14:textId="31B77346"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תכניות, חתכים, מבטים, פרטים, פרוט חומרי בנין וכל שי</w:t>
      </w:r>
      <w:r w:rsidR="007E01A6">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דרש ע"י הרשויות, באישור המזמין, לאישור תכניות בינוי ופ</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תוח ותכניות עיצוב א</w:t>
      </w:r>
      <w:r w:rsidRPr="00435A20">
        <w:rPr>
          <w:rFonts w:ascii="Times New Roman" w:eastAsia="Times New Roman" w:hAnsi="Times New Roman" w:cs="David" w:hint="cs"/>
          <w:sz w:val="20"/>
          <w:szCs w:val="24"/>
          <w:rtl/>
        </w:rPr>
        <w:t>דריכל</w:t>
      </w:r>
      <w:r w:rsidRPr="00435A20">
        <w:rPr>
          <w:rFonts w:ascii="Times New Roman" w:eastAsia="Times New Roman" w:hAnsi="Times New Roman" w:cs="David"/>
          <w:sz w:val="20"/>
          <w:szCs w:val="24"/>
          <w:rtl/>
        </w:rPr>
        <w:t>י שלאחריהן ניתן יהיה להגיש בקשות להיתרי בניה למבנים ולעבודות הפ</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תוח בפרויקט.</w:t>
      </w:r>
    </w:p>
    <w:p w14:paraId="62EFCE58"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24CBFBC2"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Pr>
      </w:pPr>
    </w:p>
    <w:p w14:paraId="408609A2"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תכניות ומסמכים לבניה:</w:t>
      </w:r>
    </w:p>
    <w:p w14:paraId="712C629E"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4ED02E46"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כל התכניות יסופקו, עפ"י בקשת המזמין, גם בקנ"מ אחר מהמצוין.</w:t>
      </w:r>
    </w:p>
    <w:p w14:paraId="238C1C68"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12A879D"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3.1</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התכנון המוקדם</w:t>
      </w:r>
      <w:r w:rsidRPr="00435A20">
        <w:rPr>
          <w:rFonts w:ascii="Times New Roman" w:eastAsia="Times New Roman" w:hAnsi="Times New Roman" w:cs="David"/>
          <w:sz w:val="20"/>
          <w:szCs w:val="24"/>
          <w:rtl/>
        </w:rPr>
        <w:t xml:space="preserve"> – יבוצע במספר חלופות עד לקביעת החלופה הנבחרת.</w:t>
      </w:r>
    </w:p>
    <w:p w14:paraId="67A176F6"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385DAEE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פרוגרמות.</w:t>
      </w:r>
    </w:p>
    <w:p w14:paraId="7D0BD79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מודלים, הדמיות ופרספקטיבות.</w:t>
      </w:r>
    </w:p>
    <w:p w14:paraId="4A59B4F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hint="cs"/>
          <w:sz w:val="20"/>
          <w:szCs w:val="24"/>
          <w:rtl/>
        </w:rPr>
        <w:tab/>
        <w:t>ת</w:t>
      </w:r>
      <w:r w:rsidRPr="00435A20">
        <w:rPr>
          <w:rFonts w:ascii="Times New Roman" w:eastAsia="Times New Roman" w:hAnsi="Times New Roman" w:cs="David"/>
          <w:sz w:val="20"/>
          <w:szCs w:val="24"/>
          <w:rtl/>
        </w:rPr>
        <w:t xml:space="preserve">כנית קומת כניסה/קרקע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w:t>
      </w: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sz w:val="20"/>
          <w:szCs w:val="24"/>
          <w:rtl/>
        </w:rPr>
        <w:t>1:100(כולל קטע מהפיתוח הצמוד).</w:t>
      </w:r>
    </w:p>
    <w:p w14:paraId="6E81032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קומה טיפוסית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6664018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קומה/קומות עליונות – 1:100.</w:t>
      </w:r>
    </w:p>
    <w:p w14:paraId="259BA82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גגות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1:50.</w:t>
      </w:r>
    </w:p>
    <w:p w14:paraId="5F8DDF2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ז.</w:t>
      </w:r>
      <w:r w:rsidRPr="00435A20">
        <w:rPr>
          <w:rFonts w:ascii="Times New Roman" w:eastAsia="Times New Roman" w:hAnsi="Times New Roman" w:cs="David" w:hint="cs"/>
          <w:sz w:val="20"/>
          <w:szCs w:val="24"/>
          <w:rtl/>
        </w:rPr>
        <w:tab/>
        <w:t xml:space="preserve">ז.1 </w:t>
      </w:r>
      <w:r w:rsidRPr="00435A20">
        <w:rPr>
          <w:rFonts w:ascii="Times New Roman" w:eastAsia="Times New Roman" w:hAnsi="Times New Roman" w:cs="David"/>
          <w:sz w:val="20"/>
          <w:szCs w:val="24"/>
          <w:rtl/>
        </w:rPr>
        <w:t xml:space="preserve">תכנית סידור פנימי/ריהוט באלטרנטיבות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60B64A2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           ז.2 תכנית חלוקה פנימית באלטרנטיבות </w:t>
      </w:r>
      <w:r w:rsidRPr="00435A20">
        <w:rPr>
          <w:rFonts w:ascii="Times New Roman" w:eastAsia="Times New Roman" w:hAnsi="Times New Roman" w:cs="David"/>
          <w:sz w:val="20"/>
          <w:szCs w:val="24"/>
          <w:rtl/>
        </w:rPr>
        <w:t>–</w:t>
      </w:r>
      <w:r w:rsidRPr="00435A20">
        <w:rPr>
          <w:rFonts w:ascii="Times New Roman" w:eastAsia="Times New Roman" w:hAnsi="Times New Roman" w:cs="David" w:hint="cs"/>
          <w:sz w:val="20"/>
          <w:szCs w:val="24"/>
          <w:rtl/>
        </w:rPr>
        <w:t xml:space="preserve"> 1:100.</w:t>
      </w:r>
      <w:r w:rsidRPr="00435A20">
        <w:rPr>
          <w:rFonts w:ascii="Times New Roman" w:eastAsia="Times New Roman" w:hAnsi="Times New Roman" w:cs="David" w:hint="cs"/>
          <w:sz w:val="24"/>
          <w:szCs w:val="24"/>
          <w:rtl/>
          <w:lang w:eastAsia="he-IL"/>
        </w:rPr>
        <w:t xml:space="preserve"> (בפרויקטים בהם מסחר ו/או משרדים).</w:t>
      </w:r>
    </w:p>
    <w:p w14:paraId="4C47D7D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חזיתות מ- 4 כיוונים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1:50.</w:t>
      </w:r>
    </w:p>
    <w:p w14:paraId="7B2F4D5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חתכים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אורך ורוחב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60B7937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תאום תכנית עקרונית לפיתוח החצר ולסידור מקומות החניה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1:250.</w:t>
      </w:r>
    </w:p>
    <w:p w14:paraId="7DA2374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קומת מסד (אם תהיה)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 (כולל קטע מהפיתוח הצמוד).</w:t>
      </w:r>
    </w:p>
    <w:p w14:paraId="53300F0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ת מרת</w:t>
      </w:r>
      <w:r w:rsidRPr="00435A20">
        <w:rPr>
          <w:rFonts w:ascii="Times New Roman" w:eastAsia="Times New Roman" w:hAnsi="Times New Roman" w:cs="David" w:hint="cs"/>
          <w:sz w:val="20"/>
          <w:szCs w:val="24"/>
          <w:rtl/>
        </w:rPr>
        <w:t>פים</w:t>
      </w:r>
      <w:r w:rsidRPr="00435A20">
        <w:rPr>
          <w:rFonts w:ascii="Times New Roman" w:eastAsia="Times New Roman" w:hAnsi="Times New Roman" w:cs="David"/>
          <w:sz w:val="20"/>
          <w:szCs w:val="24"/>
          <w:rtl/>
        </w:rPr>
        <w:t xml:space="preserve"> (אם </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הי</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 xml:space="preserve">)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75BCCD1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מכירה</w:t>
      </w:r>
      <w:r w:rsidRPr="00435A20">
        <w:rPr>
          <w:rFonts w:ascii="Times New Roman" w:eastAsia="Times New Roman" w:hAnsi="Times New Roman" w:cs="David" w:hint="cs"/>
          <w:sz w:val="20"/>
          <w:szCs w:val="24"/>
          <w:rtl/>
        </w:rPr>
        <w:t>/השכרה</w:t>
      </w:r>
      <w:r w:rsidRPr="00435A20">
        <w:rPr>
          <w:rFonts w:ascii="Times New Roman" w:eastAsia="Times New Roman" w:hAnsi="Times New Roman" w:cs="David"/>
          <w:sz w:val="20"/>
          <w:szCs w:val="24"/>
          <w:rtl/>
        </w:rPr>
        <w:t xml:space="preserve"> ותכניות מכר זמניות (לפני קבלת היתר).</w:t>
      </w:r>
    </w:p>
    <w:p w14:paraId="6715C85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טבלאות ח</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שובי שטחים: לרישוי, למכירה, להתחשבנות עם הקבלן.</w:t>
      </w:r>
    </w:p>
    <w:p w14:paraId="49B4C1A6"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3675CEAD"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3.2</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התכנון הסופי</w:t>
      </w:r>
      <w:r w:rsidRPr="00435A20">
        <w:rPr>
          <w:rFonts w:ascii="Times New Roman" w:eastAsia="Times New Roman" w:hAnsi="Times New Roman" w:cs="David"/>
          <w:sz w:val="20"/>
          <w:szCs w:val="24"/>
          <w:rtl/>
        </w:rPr>
        <w:t xml:space="preserve"> </w:t>
      </w:r>
    </w:p>
    <w:p w14:paraId="6086A6BA"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28B70C4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הגשה בקשות להיתרים למבני המגורים</w:t>
      </w:r>
      <w:r w:rsidRPr="00435A20">
        <w:rPr>
          <w:rFonts w:ascii="Times New Roman" w:eastAsia="Times New Roman" w:hAnsi="Times New Roman" w:cs="David" w:hint="cs"/>
          <w:sz w:val="20"/>
          <w:szCs w:val="24"/>
          <w:rtl/>
        </w:rPr>
        <w:t xml:space="preserve"> ו/או המסחר ו/או המשרדים</w:t>
      </w:r>
      <w:r w:rsidRPr="00435A20">
        <w:rPr>
          <w:rFonts w:ascii="Times New Roman" w:eastAsia="Times New Roman" w:hAnsi="Times New Roman" w:cs="David"/>
          <w:sz w:val="20"/>
          <w:szCs w:val="24"/>
          <w:rtl/>
        </w:rPr>
        <w:t>, למבנה המכירות וסביבתו,</w:t>
      </w: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sz w:val="20"/>
          <w:szCs w:val="24"/>
          <w:rtl/>
        </w:rPr>
        <w:t>לדירה לדוגמא וסביבתה, לתחנות טרנספורמציה וסביבתן, כולל כל המסמכים הנדרשים ע"י הרשויות.</w:t>
      </w:r>
    </w:p>
    <w:p w14:paraId="115EF06A" w14:textId="00CC4FFF"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מרחבים מוגנים </w:t>
      </w:r>
      <w:r w:rsidRPr="00435A20">
        <w:rPr>
          <w:rFonts w:ascii="Times New Roman" w:eastAsia="Times New Roman" w:hAnsi="Times New Roman" w:cs="David" w:hint="cs"/>
          <w:sz w:val="20"/>
          <w:szCs w:val="24"/>
          <w:rtl/>
        </w:rPr>
        <w:t>ל</w:t>
      </w:r>
      <w:r w:rsidRPr="00435A20">
        <w:rPr>
          <w:rFonts w:ascii="Times New Roman" w:eastAsia="Times New Roman" w:hAnsi="Times New Roman" w:cs="David"/>
          <w:sz w:val="20"/>
          <w:szCs w:val="24"/>
          <w:rtl/>
        </w:rPr>
        <w:t>אישור פקע"ר</w:t>
      </w:r>
      <w:r w:rsidR="007E01A6">
        <w:rPr>
          <w:rFonts w:ascii="Times New Roman" w:eastAsia="Times New Roman" w:hAnsi="Times New Roman" w:cs="David" w:hint="cs"/>
          <w:sz w:val="20"/>
          <w:szCs w:val="24"/>
          <w:rtl/>
        </w:rPr>
        <w:t xml:space="preserve"> </w:t>
      </w:r>
      <w:r w:rsidRPr="00435A20">
        <w:rPr>
          <w:rFonts w:ascii="Times New Roman" w:eastAsia="Times New Roman" w:hAnsi="Times New Roman" w:cs="David" w:hint="cs"/>
          <w:sz w:val="20"/>
          <w:szCs w:val="24"/>
          <w:rtl/>
        </w:rPr>
        <w:t>פקע"ר.</w:t>
      </w:r>
    </w:p>
    <w:p w14:paraId="0239C63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עדכון טבלאות חישובי שטחים: לרישוי, למכירה, להתחשבנות עם הקבלן וכד'.</w:t>
      </w:r>
    </w:p>
    <w:p w14:paraId="7D75C5D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עדכון תכניות המכירה</w:t>
      </w:r>
      <w:r w:rsidRPr="00435A20">
        <w:rPr>
          <w:rFonts w:ascii="Times New Roman" w:eastAsia="Times New Roman" w:hAnsi="Times New Roman" w:cs="David" w:hint="cs"/>
          <w:sz w:val="20"/>
          <w:szCs w:val="24"/>
          <w:rtl/>
        </w:rPr>
        <w:t xml:space="preserve"> ו/או ההשכרה</w:t>
      </w:r>
      <w:r w:rsidRPr="00435A20">
        <w:rPr>
          <w:rFonts w:ascii="Times New Roman" w:eastAsia="Times New Roman" w:hAnsi="Times New Roman" w:cs="David"/>
          <w:sz w:val="20"/>
          <w:szCs w:val="24"/>
          <w:rtl/>
        </w:rPr>
        <w:t xml:space="preserve"> ותכניות המכר (לאחר קבלת היתר).</w:t>
      </w:r>
    </w:p>
    <w:p w14:paraId="2A334969"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0C940136"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24FF33B5"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3.3</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תכנון מפורט למכרז</w:t>
      </w:r>
    </w:p>
    <w:p w14:paraId="6D6F7E58" w14:textId="77777777" w:rsidR="00435A20" w:rsidRPr="00435A20" w:rsidRDefault="00435A20" w:rsidP="00435A20">
      <w:pPr>
        <w:widowControl w:val="0"/>
        <w:spacing w:before="0" w:beforeAutospacing="0" w:after="0" w:afterAutospacing="0" w:line="240" w:lineRule="auto"/>
        <w:ind w:left="1440" w:right="1440" w:firstLine="89"/>
        <w:jc w:val="both"/>
        <w:rPr>
          <w:rFonts w:ascii="Times New Roman" w:eastAsia="Times New Roman" w:hAnsi="Times New Roman" w:cs="David"/>
          <w:sz w:val="20"/>
          <w:szCs w:val="24"/>
          <w:rtl/>
        </w:rPr>
      </w:pPr>
    </w:p>
    <w:p w14:paraId="694EDCC5" w14:textId="77777777" w:rsidR="00435A20" w:rsidRPr="00435A20" w:rsidRDefault="00435A20" w:rsidP="00435A20">
      <w:pPr>
        <w:widowControl w:val="0"/>
        <w:spacing w:before="0" w:beforeAutospacing="0" w:after="0" w:afterAutospacing="0" w:line="360" w:lineRule="auto"/>
        <w:ind w:left="1440" w:right="1440" w:firstLine="89"/>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כל המפורט בסעיף 2.4 ערוך ומוגש בקנ"מ מוקטן בחוברת או באופן אחר עפ"י דרישת המזמין.</w:t>
      </w:r>
    </w:p>
    <w:p w14:paraId="11785380"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028187C" w14:textId="77777777" w:rsidR="00435A20" w:rsidRPr="00435A20" w:rsidRDefault="00435A20" w:rsidP="00435A20">
      <w:pPr>
        <w:widowControl w:val="0"/>
        <w:spacing w:before="0" w:beforeAutospacing="0" w:after="0" w:afterAutospacing="0" w:line="240" w:lineRule="auto"/>
        <w:ind w:left="1440" w:right="72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3.4</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תכנון מפורט לביצוע:</w:t>
      </w:r>
    </w:p>
    <w:p w14:paraId="2D4035B9"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1359CA89" w14:textId="0891E77C"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rtl/>
        </w:rPr>
        <w:tab/>
        <w:t xml:space="preserve">כל התכניות בקנ"מ 1:50 אם לא </w:t>
      </w:r>
      <w:r w:rsidR="007E01A6" w:rsidRPr="00435A20">
        <w:rPr>
          <w:rFonts w:ascii="Times New Roman" w:eastAsia="Times New Roman" w:hAnsi="Times New Roman" w:cs="David" w:hint="cs"/>
          <w:sz w:val="20"/>
          <w:szCs w:val="24"/>
          <w:rtl/>
        </w:rPr>
        <w:t>צוין</w:t>
      </w:r>
      <w:r w:rsidRPr="00435A20">
        <w:rPr>
          <w:rFonts w:ascii="Times New Roman" w:eastAsia="Times New Roman" w:hAnsi="Times New Roman" w:cs="David"/>
          <w:sz w:val="20"/>
          <w:szCs w:val="24"/>
          <w:rtl/>
        </w:rPr>
        <w:t xml:space="preserve"> אחרת.</w:t>
      </w:r>
    </w:p>
    <w:p w14:paraId="76BB9274"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14EE5E2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lastRenderedPageBreak/>
        <w:t>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ת קומ</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ת מרת</w:t>
      </w:r>
      <w:r w:rsidRPr="00435A20">
        <w:rPr>
          <w:rFonts w:ascii="Times New Roman" w:eastAsia="Times New Roman" w:hAnsi="Times New Roman" w:cs="David" w:hint="cs"/>
          <w:sz w:val="20"/>
          <w:szCs w:val="24"/>
          <w:rtl/>
        </w:rPr>
        <w:t>פים</w:t>
      </w:r>
      <w:r w:rsidRPr="00435A20">
        <w:rPr>
          <w:rFonts w:ascii="Times New Roman" w:eastAsia="Times New Roman" w:hAnsi="Times New Roman" w:cs="David"/>
          <w:sz w:val="20"/>
          <w:szCs w:val="24"/>
          <w:rtl/>
        </w:rPr>
        <w:t xml:space="preserve"> (אם </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הי</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w:t>
      </w:r>
    </w:p>
    <w:p w14:paraId="179FF63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קומת מסד (אם תהיה) כולל קטע מהפיתוח הצמוד.</w:t>
      </w:r>
    </w:p>
    <w:p w14:paraId="6EB6285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קומת קרקע/כניסה כולל קטע מהפיתוח הצמוד.</w:t>
      </w:r>
    </w:p>
    <w:p w14:paraId="5D37B6C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תחנת טרנספורמציה, חדרי חשמל וגנרטור.</w:t>
      </w:r>
    </w:p>
    <w:p w14:paraId="3D6BCA4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חדר בזק.</w:t>
      </w:r>
    </w:p>
    <w:p w14:paraId="6B3C0BC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"גרעין" ולובי בכל הקומות כולל פריסת חיפויים 1:20 / 1:50.</w:t>
      </w:r>
    </w:p>
    <w:p w14:paraId="799C2F5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חתכים/לנ"ל.</w:t>
      </w:r>
    </w:p>
    <w:p w14:paraId="77D15EB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מרחבים מוגנים בכל הקומות.</w:t>
      </w:r>
    </w:p>
    <w:p w14:paraId="362C912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 לנ"ל.</w:t>
      </w:r>
    </w:p>
    <w:p w14:paraId="66C8DE2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חיפויי קירות וסידור ריצוף במבואת כניסה, במבואות במרתף ובמבואות קומתיות  1:20 / 1:50.</w:t>
      </w:r>
    </w:p>
    <w:p w14:paraId="42FE7FD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תקרות אקוסטיות ותותבות 1:20 / 1:50.</w:t>
      </w:r>
    </w:p>
    <w:p w14:paraId="387B2B8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חדרי המדרגות במפלסים השונים 1:20 / 1:50.</w:t>
      </w:r>
    </w:p>
    <w:p w14:paraId="6840C9E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 לנ"ל 1:20 / 1:50.</w:t>
      </w:r>
    </w:p>
    <w:p w14:paraId="188DAAA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חדר אשפה וחצרות משק.</w:t>
      </w:r>
    </w:p>
    <w:p w14:paraId="0DD8DAC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קומה/קומות טיפוסיות.</w:t>
      </w:r>
    </w:p>
    <w:p w14:paraId="534DE5C6" w14:textId="62075620"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תכניות קומות </w:t>
      </w:r>
      <w:r w:rsidR="007E01A6" w:rsidRPr="00435A20">
        <w:rPr>
          <w:rFonts w:ascii="Times New Roman" w:eastAsia="Times New Roman" w:hAnsi="Times New Roman" w:cs="David" w:hint="cs"/>
          <w:sz w:val="20"/>
          <w:szCs w:val="24"/>
          <w:rtl/>
        </w:rPr>
        <w:t>ייחודיו</w:t>
      </w:r>
      <w:r w:rsidR="007E01A6" w:rsidRPr="00435A20">
        <w:rPr>
          <w:rFonts w:ascii="Times New Roman" w:eastAsia="Times New Roman" w:hAnsi="Times New Roman" w:cs="David" w:hint="eastAsia"/>
          <w:sz w:val="20"/>
          <w:szCs w:val="24"/>
          <w:rtl/>
        </w:rPr>
        <w:t>ת</w:t>
      </w:r>
      <w:r w:rsidRPr="00435A20">
        <w:rPr>
          <w:rFonts w:ascii="Times New Roman" w:eastAsia="Times New Roman" w:hAnsi="Times New Roman" w:cs="David"/>
          <w:sz w:val="20"/>
          <w:szCs w:val="24"/>
          <w:rtl/>
        </w:rPr>
        <w:t xml:space="preserve">. </w:t>
      </w:r>
    </w:p>
    <w:p w14:paraId="6E74C2D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גגות.</w:t>
      </w:r>
    </w:p>
    <w:p w14:paraId="1063406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מתקנים על הגג וגגות עליונים.</w:t>
      </w:r>
    </w:p>
    <w:p w14:paraId="4AAB170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 אנכיים.</w:t>
      </w:r>
    </w:p>
    <w:p w14:paraId="209F05F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חזיתות מ- 4 כיוונים כולל פריסות אבן, פסיפס וכד'.</w:t>
      </w:r>
    </w:p>
    <w:p w14:paraId="0FB4A4D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חזיתות נסתרות.</w:t>
      </w:r>
    </w:p>
    <w:p w14:paraId="2024398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תאום מערכות (סופרפוזיציה), חתכים באזורים בהם מתוכננת הצטלבות מערכות.</w:t>
      </w:r>
    </w:p>
    <w:p w14:paraId="28BFA1B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יצור מדרגות 1:5.</w:t>
      </w:r>
    </w:p>
    <w:p w14:paraId="5AABFA1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וחתכים לפירים, מעליות ולמערכות 1:20 / 1:50.</w:t>
      </w:r>
    </w:p>
    <w:p w14:paraId="12A633E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פריסת קירות שירותים 1:20.</w:t>
      </w:r>
    </w:p>
    <w:p w14:paraId="0D22D05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מטבחים, ארונות מטבח ופריסת קירות 1:20.</w:t>
      </w:r>
    </w:p>
    <w:p w14:paraId="0B9F206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רשימות נגרות.</w:t>
      </w:r>
    </w:p>
    <w:p w14:paraId="72ABBD6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רשימות מסגרות, כולל חזיתות של ארונות חשמל, הידרנטים, תקשורת ופירים למיניהם, מעקות וכד'.</w:t>
      </w:r>
    </w:p>
    <w:p w14:paraId="418D0C8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רשימות אלומיניום וזכוכית.</w:t>
      </w:r>
    </w:p>
    <w:p w14:paraId="5B266C3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פרטי בניין.</w:t>
      </w:r>
    </w:p>
    <w:p w14:paraId="6C1327C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ל.</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תאום פיתוח חצרות – 1:100.</w:t>
      </w:r>
      <w:r w:rsidRPr="00435A20">
        <w:rPr>
          <w:rFonts w:ascii="Times New Roman" w:eastAsia="Times New Roman" w:hAnsi="Times New Roman" w:cs="David" w:hint="cs"/>
          <w:sz w:val="20"/>
          <w:szCs w:val="24"/>
          <w:rtl/>
        </w:rPr>
        <w:t xml:space="preserve"> </w:t>
      </w:r>
    </w:p>
    <w:p w14:paraId="35EA631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
    <w:p w14:paraId="7BE8938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לא.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תכניות אזורי איטום עם הפניות לפרטים: גגות ואזורים רטובים במבנה. </w:t>
      </w:r>
    </w:p>
    <w:p w14:paraId="24701C3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לב.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חתכים ופרטיהם לאלמנטים מתועשים.</w:t>
      </w:r>
    </w:p>
    <w:p w14:paraId="7BF6A41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לג.      תכנית מיקום שילוט, פרסום הכוונה והדרכה. </w:t>
      </w:r>
    </w:p>
    <w:p w14:paraId="400134A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לד.      </w:t>
      </w:r>
      <w:r w:rsidRPr="00435A20">
        <w:rPr>
          <w:rFonts w:ascii="Times New Roman" w:eastAsia="Times New Roman" w:hAnsi="Times New Roman" w:cs="David"/>
          <w:sz w:val="20"/>
          <w:szCs w:val="24"/>
          <w:rtl/>
          <w:lang w:eastAsia="he-IL"/>
        </w:rPr>
        <w:t>תכניות העמדת ריהוט בשטחים משותפים (אדניות, צמחיה, עציצים, מאפרות, פחי אשפה, עמדת מודיעין וכו').</w:t>
      </w:r>
      <w:r w:rsidRPr="00435A20">
        <w:rPr>
          <w:rFonts w:ascii="Times New Roman" w:eastAsia="Times New Roman" w:hAnsi="Times New Roman" w:cs="David" w:hint="cs"/>
          <w:sz w:val="20"/>
          <w:szCs w:val="24"/>
          <w:rtl/>
        </w:rPr>
        <w:t xml:space="preserve"> [</w:t>
      </w:r>
    </w:p>
    <w:p w14:paraId="094EF804"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p>
    <w:p w14:paraId="358D6E2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lang w:eastAsia="he-IL"/>
        </w:rPr>
        <w:t>לה.</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תכניות פנים למשרדי הנהלת/תחזוקת המבנה (אם יהיו).</w:t>
      </w:r>
    </w:p>
    <w:p w14:paraId="0DC7603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
    <w:p w14:paraId="34C3624B"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469EAD30"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lastRenderedPageBreak/>
        <w:t>3.5</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פרטי בניין עיקריים בקנ"מ 1:5, 1:10, 1:20</w:t>
      </w:r>
    </w:p>
    <w:p w14:paraId="5066F163"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 xml:space="preserve"> </w:t>
      </w:r>
    </w:p>
    <w:p w14:paraId="184752D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מעקות.</w:t>
      </w:r>
    </w:p>
    <w:p w14:paraId="0341967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פריקסטים.</w:t>
      </w:r>
    </w:p>
    <w:p w14:paraId="0636FC7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פרטי בניה בגבס.</w:t>
      </w:r>
    </w:p>
    <w:p w14:paraId="0680773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sz w:val="20"/>
          <w:szCs w:val="24"/>
          <w:rtl/>
        </w:rPr>
        <w:tab/>
        <w:t>כרכובים.</w:t>
      </w:r>
    </w:p>
    <w:p w14:paraId="096B425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ה.</w:t>
      </w:r>
      <w:r w:rsidRPr="00435A20">
        <w:rPr>
          <w:rFonts w:ascii="Times New Roman" w:eastAsia="Times New Roman" w:hAnsi="Times New Roman" w:cs="David"/>
          <w:sz w:val="20"/>
          <w:szCs w:val="24"/>
          <w:rtl/>
        </w:rPr>
        <w:tab/>
        <w:t>אדניות.</w:t>
      </w:r>
    </w:p>
    <w:p w14:paraId="72DD7A8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ו.</w:t>
      </w:r>
      <w:r w:rsidRPr="00435A20">
        <w:rPr>
          <w:rFonts w:ascii="Times New Roman" w:eastAsia="Times New Roman" w:hAnsi="Times New Roman" w:cs="David"/>
          <w:sz w:val="20"/>
          <w:szCs w:val="24"/>
          <w:rtl/>
        </w:rPr>
        <w:tab/>
        <w:t>בסיסים לציוד (מ"א, גנרטור וכו').</w:t>
      </w:r>
    </w:p>
    <w:p w14:paraId="35B234F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ז.</w:t>
      </w:r>
      <w:r w:rsidRPr="00435A20">
        <w:rPr>
          <w:rFonts w:ascii="Times New Roman" w:eastAsia="Times New Roman" w:hAnsi="Times New Roman" w:cs="David"/>
          <w:sz w:val="20"/>
          <w:szCs w:val="24"/>
          <w:rtl/>
        </w:rPr>
        <w:tab/>
        <w:t>תפרי בניין.</w:t>
      </w:r>
    </w:p>
    <w:p w14:paraId="10A6F7F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ח.</w:t>
      </w:r>
      <w:r w:rsidRPr="00435A20">
        <w:rPr>
          <w:rFonts w:ascii="Times New Roman" w:eastAsia="Times New Roman" w:hAnsi="Times New Roman" w:cs="David"/>
          <w:sz w:val="20"/>
          <w:szCs w:val="24"/>
          <w:rtl/>
        </w:rPr>
        <w:tab/>
        <w:t>בטון גלוי.</w:t>
      </w:r>
    </w:p>
    <w:p w14:paraId="7083B1D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w:t>
      </w:r>
      <w:r w:rsidRPr="00435A20">
        <w:rPr>
          <w:rFonts w:ascii="Times New Roman" w:eastAsia="Times New Roman" w:hAnsi="Times New Roman" w:cs="David"/>
          <w:sz w:val="20"/>
          <w:szCs w:val="24"/>
          <w:rtl/>
        </w:rPr>
        <w:tab/>
        <w:t>פרטי צפויים.</w:t>
      </w:r>
    </w:p>
    <w:p w14:paraId="07499F2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w:t>
      </w:r>
      <w:r w:rsidRPr="00435A20">
        <w:rPr>
          <w:rFonts w:ascii="Times New Roman" w:eastAsia="Times New Roman" w:hAnsi="Times New Roman" w:cs="David"/>
          <w:sz w:val="20"/>
          <w:szCs w:val="24"/>
          <w:rtl/>
        </w:rPr>
        <w:tab/>
        <w:t>פרטי סבכות ניקוז ואיוורור.</w:t>
      </w:r>
    </w:p>
    <w:p w14:paraId="2E6A86B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יא.</w:t>
      </w:r>
      <w:r w:rsidRPr="00435A20">
        <w:rPr>
          <w:rFonts w:ascii="Times New Roman" w:eastAsia="Times New Roman" w:hAnsi="Times New Roman" w:cs="David"/>
          <w:sz w:val="20"/>
          <w:szCs w:val="24"/>
          <w:rtl/>
        </w:rPr>
        <w:tab/>
        <w:t xml:space="preserve">פרטי רמפות פריקה וטעינה. </w:t>
      </w:r>
    </w:p>
    <w:p w14:paraId="47BFBAA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יב.</w:t>
      </w:r>
      <w:r w:rsidRPr="00435A20">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2168892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  סורגים לפתחים בחזיתות.</w:t>
      </w:r>
    </w:p>
    <w:p w14:paraId="4261CFD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  הגבהת מעקות במרפסות בכ- 30 ס"מ</w:t>
      </w:r>
    </w:p>
    <w:p w14:paraId="3D6F59E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lang w:eastAsia="he-IL"/>
        </w:rPr>
        <w:t>-  פרגולות</w:t>
      </w:r>
      <w:r w:rsidRPr="00435A20">
        <w:rPr>
          <w:rFonts w:ascii="Times New Roman" w:eastAsia="Times New Roman" w:hAnsi="Times New Roman" w:cs="David"/>
          <w:sz w:val="20"/>
          <w:szCs w:val="24"/>
          <w:rtl/>
        </w:rPr>
        <w:t xml:space="preserve"> </w:t>
      </w:r>
    </w:p>
    <w:p w14:paraId="73D9A55F"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7FAA2A44"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3.6</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פרטי איטום ניקוז ובידוד בקנ"מ 1:5, 1:10, 1:20</w:t>
      </w:r>
    </w:p>
    <w:p w14:paraId="3E245D2D"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1417658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איטום גגות שטוחים (עם ו/או בלי ריצוף).</w:t>
      </w:r>
    </w:p>
    <w:p w14:paraId="609EF89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תאום איטום קירות/קורות הבאים במגע עם הקרקע.</w:t>
      </w:r>
    </w:p>
    <w:p w14:paraId="4DB4493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בידוד גגות שטוחים.</w:t>
      </w:r>
    </w:p>
    <w:p w14:paraId="1869CD4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sz w:val="20"/>
          <w:szCs w:val="24"/>
          <w:rtl/>
        </w:rPr>
        <w:tab/>
        <w:t>פרטי מרזבים וזרבוביות.</w:t>
      </w:r>
    </w:p>
    <w:p w14:paraId="2DF5C24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ה.</w:t>
      </w:r>
      <w:r w:rsidRPr="00435A20">
        <w:rPr>
          <w:rFonts w:ascii="Times New Roman" w:eastAsia="Times New Roman" w:hAnsi="Times New Roman" w:cs="David"/>
          <w:sz w:val="20"/>
          <w:szCs w:val="24"/>
          <w:rtl/>
        </w:rPr>
        <w:tab/>
        <w:t>איטום חדרי שירותים, מטבחים ומטבחונים, חצרות אשפה וכו'.</w:t>
      </w:r>
    </w:p>
    <w:p w14:paraId="482B570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ו.</w:t>
      </w:r>
      <w:r w:rsidRPr="00435A20">
        <w:rPr>
          <w:rFonts w:ascii="Times New Roman" w:eastAsia="Times New Roman" w:hAnsi="Times New Roman" w:cs="David"/>
          <w:sz w:val="20"/>
          <w:szCs w:val="24"/>
          <w:rtl/>
        </w:rPr>
        <w:tab/>
        <w:t xml:space="preserve">סימון מהלך ומוצא מרזבים ע"ג חזיתות ותכניות במגע עם הקרקע כולל גבהים   1:50 (בתאום עם מתכנן הפיתוח). </w:t>
      </w:r>
    </w:p>
    <w:p w14:paraId="41B60EE4"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006623E3"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3.7</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פרטי גמר</w:t>
      </w:r>
    </w:p>
    <w:p w14:paraId="697B73E2"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40199CB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מדרגות.</w:t>
      </w:r>
    </w:p>
    <w:p w14:paraId="319CF04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ריצוף וחיפויים.</w:t>
      </w:r>
    </w:p>
    <w:p w14:paraId="6CBA42D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אדני חלונות.</w:t>
      </w:r>
    </w:p>
    <w:p w14:paraId="40A3C9D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sz w:val="20"/>
          <w:szCs w:val="24"/>
          <w:rtl/>
        </w:rPr>
        <w:tab/>
        <w:t>ספי מוזאיקה.</w:t>
      </w:r>
    </w:p>
    <w:p w14:paraId="66820CF2" w14:textId="4E3E0C6E"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ה.</w:t>
      </w:r>
      <w:r w:rsidRPr="00435A20">
        <w:rPr>
          <w:rFonts w:ascii="Times New Roman" w:eastAsia="Times New Roman" w:hAnsi="Times New Roman" w:cs="David"/>
          <w:sz w:val="20"/>
          <w:szCs w:val="24"/>
          <w:rtl/>
        </w:rPr>
        <w:tab/>
        <w:t>משטחי עבודה במטבח ובחדרי ש</w:t>
      </w:r>
      <w:r w:rsidR="006D652D">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רותים.</w:t>
      </w:r>
    </w:p>
    <w:p w14:paraId="26379EB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ו.</w:t>
      </w:r>
      <w:r w:rsidRPr="00435A20">
        <w:rPr>
          <w:rFonts w:ascii="Times New Roman" w:eastAsia="Times New Roman" w:hAnsi="Times New Roman" w:cs="David"/>
          <w:sz w:val="20"/>
          <w:szCs w:val="24"/>
          <w:rtl/>
        </w:rPr>
        <w:tab/>
        <w:t>פרטי טיח פנים וחוץ.</w:t>
      </w:r>
    </w:p>
    <w:p w14:paraId="3ECFD30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ז.</w:t>
      </w:r>
      <w:r w:rsidRPr="00435A20">
        <w:rPr>
          <w:rFonts w:ascii="Times New Roman" w:eastAsia="Times New Roman" w:hAnsi="Times New Roman" w:cs="David"/>
          <w:sz w:val="20"/>
          <w:szCs w:val="24"/>
          <w:rtl/>
        </w:rPr>
        <w:tab/>
        <w:t>פרטי קירות מסך.</w:t>
      </w:r>
    </w:p>
    <w:p w14:paraId="45DF8E8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ח.</w:t>
      </w:r>
      <w:r w:rsidRPr="00435A20">
        <w:rPr>
          <w:rFonts w:ascii="Times New Roman" w:eastAsia="Times New Roman" w:hAnsi="Times New Roman" w:cs="David"/>
          <w:sz w:val="20"/>
          <w:szCs w:val="24"/>
          <w:rtl/>
        </w:rPr>
        <w:tab/>
        <w:t>פרטי נגרות.</w:t>
      </w:r>
    </w:p>
    <w:p w14:paraId="2C6AD85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w:t>
      </w:r>
      <w:r w:rsidRPr="00435A20">
        <w:rPr>
          <w:rFonts w:ascii="Times New Roman" w:eastAsia="Times New Roman" w:hAnsi="Times New Roman" w:cs="David"/>
          <w:sz w:val="20"/>
          <w:szCs w:val="24"/>
          <w:rtl/>
        </w:rPr>
        <w:tab/>
        <w:t>פרטי מסגרות.</w:t>
      </w:r>
    </w:p>
    <w:p w14:paraId="19FA1D2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w:t>
      </w:r>
      <w:r w:rsidRPr="00435A20">
        <w:rPr>
          <w:rFonts w:ascii="Times New Roman" w:eastAsia="Times New Roman" w:hAnsi="Times New Roman" w:cs="David"/>
          <w:sz w:val="20"/>
          <w:szCs w:val="24"/>
          <w:rtl/>
        </w:rPr>
        <w:tab/>
        <w:t>פרטי אלומיניום עקרוניים (תכניות ייצור יוכנו ע"י היצרן, יבוקרו ויאושרו ע"י המתכנן) כולל חזיתות כניסה ותיבות דואר.</w:t>
      </w:r>
    </w:p>
    <w:p w14:paraId="2B3E418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יא.</w:t>
      </w:r>
      <w:r w:rsidRPr="00435A20">
        <w:rPr>
          <w:rFonts w:ascii="Times New Roman" w:eastAsia="Times New Roman" w:hAnsi="Times New Roman" w:cs="David"/>
          <w:sz w:val="20"/>
          <w:szCs w:val="24"/>
          <w:rtl/>
        </w:rPr>
        <w:tab/>
        <w:t>פרטי מעקות.</w:t>
      </w:r>
    </w:p>
    <w:p w14:paraId="0E65C83E" w14:textId="6F401AA5" w:rsidR="00435A20" w:rsidRPr="00435A20" w:rsidRDefault="00761BB6"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Pr>
          <w:rFonts w:ascii="Times New Roman" w:eastAsia="Times New Roman" w:hAnsi="Times New Roman" w:cs="David"/>
          <w:sz w:val="20"/>
          <w:szCs w:val="24"/>
          <w:rtl/>
        </w:rPr>
        <w:lastRenderedPageBreak/>
        <w:t>יב.</w:t>
      </w:r>
      <w:r>
        <w:rPr>
          <w:rFonts w:ascii="Times New Roman" w:eastAsia="Times New Roman" w:hAnsi="Times New Roman" w:cs="David"/>
          <w:sz w:val="20"/>
          <w:szCs w:val="24"/>
          <w:rtl/>
        </w:rPr>
        <w:tab/>
        <w:t>פרטי גמר ס</w:t>
      </w:r>
      <w:r w:rsidR="00435A20" w:rsidRPr="00435A20">
        <w:rPr>
          <w:rFonts w:ascii="Times New Roman" w:eastAsia="Times New Roman" w:hAnsi="Times New Roman" w:cs="David"/>
          <w:sz w:val="20"/>
          <w:szCs w:val="24"/>
          <w:rtl/>
        </w:rPr>
        <w:t>פים ושיפולים בחדרי מדרגות.</w:t>
      </w:r>
    </w:p>
    <w:p w14:paraId="71BFBC53" w14:textId="0B483B20" w:rsidR="00435A20" w:rsidRPr="00435A20" w:rsidRDefault="006D652D" w:rsidP="009607F9">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rPr>
        <w:t>יג.</w:t>
      </w:r>
      <w:r w:rsidR="009607F9">
        <w:rPr>
          <w:rFonts w:ascii="Times New Roman" w:eastAsia="Times New Roman" w:hAnsi="Times New Roman" w:cs="David" w:hint="cs"/>
          <w:sz w:val="20"/>
          <w:szCs w:val="24"/>
          <w:rtl/>
        </w:rPr>
        <w:t xml:space="preserve">          </w:t>
      </w:r>
      <w:r w:rsidR="009607F9" w:rsidRPr="00B27B4C">
        <w:rPr>
          <w:rFonts w:ascii="Times New Roman" w:eastAsia="Times New Roman" w:hAnsi="Times New Roman" w:cs="David" w:hint="cs"/>
          <w:sz w:val="20"/>
          <w:szCs w:val="24"/>
          <w:rtl/>
          <w:lang w:eastAsia="he-IL"/>
        </w:rPr>
        <w:t>פרטי שילוט חוץ ופנים (ועד הבית).</w:t>
      </w:r>
    </w:p>
    <w:p w14:paraId="63A8B92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יד.</w:t>
      </w:r>
      <w:r w:rsidRPr="00435A20">
        <w:rPr>
          <w:rFonts w:ascii="Times New Roman" w:eastAsia="Times New Roman" w:hAnsi="Times New Roman" w:cs="David"/>
          <w:sz w:val="20"/>
          <w:szCs w:val="24"/>
          <w:rtl/>
        </w:rPr>
        <w:tab/>
        <w:t>פרטי מתקני אשפה.</w:t>
      </w:r>
    </w:p>
    <w:p w14:paraId="5AD3264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טו.</w:t>
      </w:r>
      <w:r w:rsidRPr="00435A20">
        <w:rPr>
          <w:rFonts w:ascii="Times New Roman" w:eastAsia="Times New Roman" w:hAnsi="Times New Roman" w:cs="David"/>
          <w:sz w:val="20"/>
          <w:szCs w:val="24"/>
          <w:rtl/>
        </w:rPr>
        <w:tab/>
        <w:t>פרטי מחיצות.</w:t>
      </w:r>
    </w:p>
    <w:p w14:paraId="7170D60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טז.</w:t>
      </w:r>
      <w:r w:rsidRPr="00435A20">
        <w:rPr>
          <w:rFonts w:ascii="Times New Roman" w:eastAsia="Times New Roman" w:hAnsi="Times New Roman" w:cs="David"/>
          <w:sz w:val="20"/>
          <w:szCs w:val="24"/>
          <w:rtl/>
        </w:rPr>
        <w:tab/>
        <w:t>שערים.</w:t>
      </w:r>
    </w:p>
    <w:p w14:paraId="10CF88A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יז.</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rPr>
        <w:t>SKYLIGHTS</w:t>
      </w:r>
      <w:r w:rsidRPr="00435A20">
        <w:rPr>
          <w:rFonts w:ascii="Times New Roman" w:eastAsia="Times New Roman" w:hAnsi="Times New Roman" w:cs="David"/>
          <w:sz w:val="20"/>
          <w:szCs w:val="20"/>
          <w:rtl/>
        </w:rPr>
        <w:t>.</w:t>
      </w:r>
    </w:p>
    <w:p w14:paraId="04BA8534"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           </w:t>
      </w:r>
    </w:p>
    <w:p w14:paraId="0294CC26"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hint="cs"/>
          <w:sz w:val="20"/>
          <w:szCs w:val="24"/>
          <w:rtl/>
          <w:lang w:eastAsia="he-IL"/>
        </w:rPr>
        <w:t>3</w:t>
      </w:r>
      <w:r w:rsidRPr="00435A20">
        <w:rPr>
          <w:rFonts w:ascii="Times New Roman" w:eastAsia="Times New Roman" w:hAnsi="Times New Roman" w:cs="David"/>
          <w:sz w:val="20"/>
          <w:szCs w:val="24"/>
          <w:rtl/>
          <w:lang w:eastAsia="he-IL"/>
        </w:rPr>
        <w:t>.8</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u w:val="single"/>
          <w:rtl/>
          <w:lang w:eastAsia="he-IL"/>
        </w:rPr>
        <w:t>תכניות שיווק</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hint="cs"/>
          <w:sz w:val="24"/>
          <w:szCs w:val="24"/>
          <w:rtl/>
          <w:lang w:eastAsia="he-IL"/>
        </w:rPr>
        <w:t>(בפרויקטים בהם מסחר ו/או משרדים)</w:t>
      </w:r>
      <w:r w:rsidRPr="00435A20">
        <w:rPr>
          <w:rFonts w:ascii="Times New Roman" w:eastAsia="Times New Roman" w:hAnsi="Times New Roman" w:cs="David"/>
          <w:sz w:val="20"/>
          <w:szCs w:val="24"/>
          <w:rtl/>
          <w:lang w:eastAsia="he-IL"/>
        </w:rPr>
        <w:t>:</w:t>
      </w:r>
    </w:p>
    <w:p w14:paraId="21688062" w14:textId="77777777" w:rsidR="00435A20" w:rsidRPr="00435A20" w:rsidRDefault="00435A20" w:rsidP="00435A20">
      <w:pPr>
        <w:widowControl w:val="0"/>
        <w:spacing w:before="0" w:beforeAutospacing="0" w:after="0" w:afterAutospacing="0" w:line="240" w:lineRule="auto"/>
        <w:ind w:left="651" w:right="651" w:hanging="720"/>
        <w:jc w:val="both"/>
        <w:rPr>
          <w:rFonts w:ascii="Times New Roman" w:eastAsia="Times New Roman" w:hAnsi="Times New Roman" w:cs="David"/>
          <w:sz w:val="20"/>
          <w:szCs w:val="24"/>
          <w:rtl/>
          <w:lang w:eastAsia="he-IL"/>
        </w:rPr>
      </w:pPr>
    </w:p>
    <w:p w14:paraId="4111FA6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א.</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אופציות לחלוקת שטחים למכירה/להשכרה וחשובי שטחים- 1:250.</w:t>
      </w:r>
    </w:p>
    <w:p w14:paraId="69BF56B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ב.</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עדכון תכניות החלוקה בהתאם להתקדמות מו"מ וחתימת חוזים עם רוכשים/שוכרים.</w:t>
      </w:r>
    </w:p>
    <w:p w14:paraId="6C6EB7D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ג.</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הכנת קטעי תכניות והעלתם על דיסקטים לכל חנות/משרד בנפרד כולל סימון מערכות – 1:50.</w:t>
      </w:r>
    </w:p>
    <w:p w14:paraId="6E90B67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ד.</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חתכים עקרוניים של כל חנות/משרד, כולל סימון מערכות – 1:20.</w:t>
      </w:r>
    </w:p>
    <w:p w14:paraId="40B5902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הנחיות תכנון לרוכשים/שוכרים. חוברת הנחיות לרוכש/לשוכר כולל דוגמאות לעיצוב חזיתות.</w:t>
      </w:r>
    </w:p>
    <w:p w14:paraId="10692C8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בדיקה ואישור תכניות רוכשים/שוכרים.</w:t>
      </w:r>
    </w:p>
    <w:p w14:paraId="2DDDD52A" w14:textId="607090C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ז.</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תכניות בקשה לר</w:t>
      </w:r>
      <w:r w:rsidR="00761BB6">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שיון עסק</w:t>
      </w:r>
      <w:r w:rsidRPr="00435A20">
        <w:rPr>
          <w:rFonts w:ascii="Times New Roman" w:eastAsia="Times New Roman" w:hAnsi="Times New Roman" w:cs="David" w:hint="cs"/>
          <w:sz w:val="20"/>
          <w:szCs w:val="24"/>
          <w:rtl/>
          <w:lang w:eastAsia="he-IL"/>
        </w:rPr>
        <w:t>.</w:t>
      </w:r>
    </w:p>
    <w:p w14:paraId="324786D9" w14:textId="77777777" w:rsidR="00435A20" w:rsidRPr="00435A20" w:rsidRDefault="00435A20" w:rsidP="00435A20">
      <w:pPr>
        <w:widowControl w:val="0"/>
        <w:spacing w:before="0" w:beforeAutospacing="0" w:after="0" w:afterAutospacing="0" w:line="240" w:lineRule="auto"/>
        <w:ind w:left="1785" w:hanging="567"/>
        <w:jc w:val="both"/>
        <w:rPr>
          <w:rFonts w:ascii="Times New Roman" w:eastAsia="Times New Roman" w:hAnsi="Times New Roman" w:cs="David"/>
          <w:sz w:val="20"/>
          <w:szCs w:val="24"/>
          <w:rtl/>
          <w:lang w:eastAsia="he-IL"/>
        </w:rPr>
      </w:pPr>
    </w:p>
    <w:p w14:paraId="7D0CFD75"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Pr>
      </w:pPr>
    </w:p>
    <w:p w14:paraId="76646E68" w14:textId="77777777" w:rsidR="00435A20" w:rsidRPr="00435A20" w:rsidRDefault="00435A20" w:rsidP="00435A20">
      <w:pPr>
        <w:widowControl w:val="0"/>
        <w:spacing w:before="0" w:beforeAutospacing="0" w:after="0" w:afterAutospacing="0" w:line="240" w:lineRule="auto"/>
        <w:ind w:left="720" w:right="1440" w:hanging="720"/>
        <w:jc w:val="both"/>
        <w:rPr>
          <w:rFonts w:ascii="Times New Roman" w:eastAsia="Times New Roman" w:hAnsi="Times New Roman" w:cs="David"/>
          <w:sz w:val="20"/>
          <w:szCs w:val="24"/>
          <w:rtl/>
        </w:rPr>
      </w:pPr>
    </w:p>
    <w:p w14:paraId="05EC8432"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D9821BE"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w:t>
      </w:r>
      <w:r w:rsidRPr="00435A20">
        <w:rPr>
          <w:rFonts w:ascii="Times New Roman" w:eastAsia="Times New Roman" w:hAnsi="Times New Roman" w:cs="David" w:hint="cs"/>
          <w:sz w:val="20"/>
          <w:szCs w:val="24"/>
          <w:rtl/>
        </w:rPr>
        <w:t>9</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עדכון תכניות וטבלאות</w:t>
      </w:r>
      <w:r w:rsidRPr="00435A20">
        <w:rPr>
          <w:rFonts w:ascii="Times New Roman" w:eastAsia="Times New Roman" w:hAnsi="Times New Roman" w:cs="David"/>
          <w:sz w:val="20"/>
          <w:szCs w:val="24"/>
          <w:rtl/>
        </w:rPr>
        <w:t>:</w:t>
      </w:r>
    </w:p>
    <w:p w14:paraId="30535CFA"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0922AC5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עדכון תכניות מכירה</w:t>
      </w:r>
      <w:r w:rsidRPr="00435A20">
        <w:rPr>
          <w:rFonts w:ascii="Times New Roman" w:eastAsia="Times New Roman" w:hAnsi="Times New Roman" w:cs="David" w:hint="cs"/>
          <w:sz w:val="20"/>
          <w:szCs w:val="24"/>
          <w:rtl/>
        </w:rPr>
        <w:t>/השכרה</w:t>
      </w:r>
      <w:r w:rsidRPr="00435A20">
        <w:rPr>
          <w:rFonts w:ascii="Times New Roman" w:eastAsia="Times New Roman" w:hAnsi="Times New Roman" w:cs="David"/>
          <w:sz w:val="20"/>
          <w:szCs w:val="24"/>
          <w:rtl/>
        </w:rPr>
        <w:t xml:space="preserve"> ותכניות המכר לפי תכניות הב</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צוע.</w:t>
      </w:r>
    </w:p>
    <w:p w14:paraId="1239CD4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עדכון ח</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שובי שטחים למכירה ולצורכי התחשבנות עם הקבלנים לפי תכניות הב</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צוע</w:t>
      </w:r>
      <w:r w:rsidRPr="00435A20">
        <w:rPr>
          <w:rFonts w:ascii="Times New Roman" w:eastAsia="Times New Roman" w:hAnsi="Times New Roman" w:cs="David" w:hint="cs"/>
          <w:sz w:val="20"/>
          <w:szCs w:val="24"/>
          <w:rtl/>
        </w:rPr>
        <w:t>.</w:t>
      </w:r>
    </w:p>
    <w:p w14:paraId="4E84466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עדכון תכניות/בקשות להיתרים.</w:t>
      </w:r>
    </w:p>
    <w:p w14:paraId="438DA6B3" w14:textId="77777777" w:rsidR="00435A20" w:rsidRPr="00435A20" w:rsidRDefault="00435A20" w:rsidP="00435A20">
      <w:pPr>
        <w:widowControl w:val="0"/>
        <w:spacing w:before="0" w:beforeAutospacing="0" w:after="0" w:afterAutospacing="0" w:line="240" w:lineRule="auto"/>
        <w:ind w:left="1440" w:firstLine="89"/>
        <w:jc w:val="both"/>
        <w:rPr>
          <w:rFonts w:ascii="Times New Roman" w:eastAsia="Times New Roman" w:hAnsi="Times New Roman" w:cs="David"/>
          <w:sz w:val="20"/>
          <w:szCs w:val="24"/>
          <w:rtl/>
        </w:rPr>
      </w:pPr>
    </w:p>
    <w:p w14:paraId="2C40ED3B"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w:t>
      </w:r>
      <w:r w:rsidRPr="00435A20">
        <w:rPr>
          <w:rFonts w:ascii="Times New Roman" w:eastAsia="Times New Roman" w:hAnsi="Times New Roman" w:cs="David" w:hint="cs"/>
          <w:sz w:val="20"/>
          <w:szCs w:val="24"/>
          <w:rtl/>
        </w:rPr>
        <w:t>10</w:t>
      </w:r>
      <w:r w:rsidRPr="00435A20">
        <w:rPr>
          <w:rFonts w:ascii="Times New Roman" w:eastAsia="Times New Roman" w:hAnsi="Times New Roman" w:cs="David"/>
          <w:sz w:val="20"/>
          <w:szCs w:val="24"/>
          <w:rtl/>
        </w:rPr>
        <w:tab/>
        <w:t>כל תכנית ו/או פרט אחר שידרשו במהלך התכנון והביצוע על מנת לקבל עבודה מושלמת, בהתאם לשקול המנהל.</w:t>
      </w:r>
    </w:p>
    <w:p w14:paraId="51D9BFDB"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29A22314"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3.1</w:t>
      </w:r>
      <w:r w:rsidRPr="00435A20">
        <w:rPr>
          <w:rFonts w:ascii="Times New Roman" w:eastAsia="Times New Roman" w:hAnsi="Times New Roman" w:cs="David" w:hint="cs"/>
          <w:sz w:val="20"/>
          <w:szCs w:val="24"/>
          <w:rtl/>
        </w:rPr>
        <w:t>1</w:t>
      </w:r>
      <w:r w:rsidRPr="00435A20">
        <w:rPr>
          <w:rFonts w:ascii="Times New Roman" w:eastAsia="Times New Roman" w:hAnsi="Times New Roman" w:cs="David"/>
          <w:sz w:val="20"/>
          <w:szCs w:val="24"/>
          <w:rtl/>
        </w:rPr>
        <w:tab/>
        <w:t xml:space="preserve">רשימות מעודכנות של תכניות כולל תאריך ומספר מהדורה – לפחות פעם בחודש. </w:t>
      </w:r>
    </w:p>
    <w:p w14:paraId="4C288D08" w14:textId="77777777" w:rsidR="00435A20" w:rsidRPr="00435A20" w:rsidRDefault="00435A20" w:rsidP="00435A20">
      <w:pPr>
        <w:widowControl w:val="0"/>
        <w:spacing w:before="0" w:beforeAutospacing="0" w:after="0" w:afterAutospacing="0" w:line="240" w:lineRule="auto"/>
        <w:ind w:left="740" w:firstLine="89"/>
        <w:jc w:val="both"/>
        <w:rPr>
          <w:rFonts w:ascii="Times New Roman" w:eastAsia="Times New Roman" w:hAnsi="Times New Roman" w:cs="David"/>
          <w:sz w:val="20"/>
          <w:szCs w:val="24"/>
          <w:rtl/>
        </w:rPr>
      </w:pPr>
    </w:p>
    <w:p w14:paraId="4AB752C8"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3.1</w:t>
      </w:r>
      <w:r w:rsidRPr="00435A20">
        <w:rPr>
          <w:rFonts w:ascii="Times New Roman" w:eastAsia="Times New Roman" w:hAnsi="Times New Roman" w:cs="David" w:hint="cs"/>
          <w:sz w:val="20"/>
          <w:szCs w:val="24"/>
          <w:rtl/>
        </w:rPr>
        <w:t>2</w:t>
      </w:r>
      <w:r w:rsidRPr="00435A20">
        <w:rPr>
          <w:rFonts w:ascii="Times New Roman" w:eastAsia="Times New Roman" w:hAnsi="Times New Roman" w:cs="David"/>
          <w:sz w:val="20"/>
          <w:szCs w:val="24"/>
          <w:rtl/>
        </w:rPr>
        <w:tab/>
        <w:t>מובהר בזאת שהתכניות יוכנו לפי ב</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צוע בקטעים של הפרויקט ויכללו פתרונות לקטעי הביניים.</w:t>
      </w:r>
    </w:p>
    <w:p w14:paraId="75EFAB8E" w14:textId="77777777" w:rsidR="00435A20" w:rsidRPr="00435A20" w:rsidRDefault="00435A20" w:rsidP="00435A20">
      <w:pPr>
        <w:widowControl w:val="0"/>
        <w:spacing w:before="0" w:beforeAutospacing="0" w:after="0" w:afterAutospacing="0" w:line="240" w:lineRule="auto"/>
        <w:ind w:left="1460" w:right="1460" w:firstLine="89"/>
        <w:jc w:val="both"/>
        <w:rPr>
          <w:rFonts w:ascii="Times New Roman" w:eastAsia="Times New Roman" w:hAnsi="Times New Roman" w:cs="David"/>
          <w:sz w:val="20"/>
          <w:szCs w:val="24"/>
          <w:rtl/>
        </w:rPr>
      </w:pPr>
    </w:p>
    <w:p w14:paraId="06954BD1"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3.13.</w:t>
      </w:r>
      <w:r w:rsidRPr="00435A20">
        <w:rPr>
          <w:rFonts w:ascii="Times New Roman" w:eastAsia="Times New Roman" w:hAnsi="Times New Roman" w:cs="David"/>
          <w:sz w:val="20"/>
          <w:szCs w:val="24"/>
          <w:rtl/>
        </w:rPr>
        <w:tab/>
        <w:t>כל שאר תכניות הביצוע המתחייבות מכל תקן ודין לרבות אך לא רק מחלקיו השונים של ת"י 1547 – "תכניות ביצוע לבניינים ולעבודות פיתוח סביבתי".</w:t>
      </w:r>
    </w:p>
    <w:p w14:paraId="288A53B0" w14:textId="77777777" w:rsidR="00435A20" w:rsidRPr="00435A20" w:rsidRDefault="00435A20" w:rsidP="00435A20">
      <w:pPr>
        <w:widowControl w:val="0"/>
        <w:spacing w:before="0" w:beforeAutospacing="0" w:after="0" w:afterAutospacing="0" w:line="240" w:lineRule="auto"/>
        <w:ind w:right="84"/>
        <w:jc w:val="both"/>
        <w:rPr>
          <w:rFonts w:ascii="Times New Roman" w:eastAsia="Times New Roman" w:hAnsi="Times New Roman" w:cs="David"/>
          <w:sz w:val="20"/>
          <w:szCs w:val="24"/>
          <w:rtl/>
        </w:rPr>
      </w:pPr>
    </w:p>
    <w:p w14:paraId="5DB95AB5"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rPr>
        <w:t>4.</w:t>
      </w:r>
      <w:r w:rsidRPr="00435A20">
        <w:rPr>
          <w:rFonts w:ascii="Times New Roman" w:eastAsia="Times New Roman" w:hAnsi="Times New Roman" w:cs="David" w:hint="cs"/>
          <w:sz w:val="20"/>
          <w:szCs w:val="24"/>
          <w:rtl/>
        </w:rPr>
        <w:tab/>
      </w:r>
      <w:r w:rsidRPr="00435A20">
        <w:rPr>
          <w:rFonts w:ascii="Times New Roman" w:eastAsia="Times New Roman" w:hAnsi="Times New Roman" w:cs="David" w:hint="cs"/>
          <w:sz w:val="20"/>
          <w:szCs w:val="24"/>
          <w:rtl/>
          <w:lang w:eastAsia="he-IL"/>
        </w:rPr>
        <w:t>בניה טרומית/מתועשת:</w:t>
      </w:r>
    </w:p>
    <w:p w14:paraId="2AD9AE71"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במקרה ויוחלט על ביצוע המבנים כולם או מקצתם בבניה טרומית/מתועשת, יידרש המתכנן להכין, בנוסף לנ"ל, גם את התכניות המתאימות לבניה טרומית/מתועשת.</w:t>
      </w:r>
    </w:p>
    <w:p w14:paraId="7C05F2F9"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B473711"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5.</w:t>
      </w:r>
      <w:r w:rsidRPr="00435A20">
        <w:rPr>
          <w:rFonts w:ascii="Times New Roman" w:eastAsia="Times New Roman" w:hAnsi="Times New Roman" w:cs="David"/>
          <w:sz w:val="20"/>
          <w:szCs w:val="24"/>
          <w:rtl/>
          <w:lang w:eastAsia="he-IL"/>
        </w:rPr>
        <w:tab/>
        <w:t>כל המסמכים והתכניות יערכו בשפה העברית.</w:t>
      </w:r>
    </w:p>
    <w:p w14:paraId="46183D59"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AF665B0" w14:textId="77777777" w:rsidR="00435A20" w:rsidRPr="00435A20" w:rsidRDefault="00435A20" w:rsidP="00435A20">
      <w:pPr>
        <w:widowControl w:val="0"/>
        <w:spacing w:before="0" w:beforeAutospacing="0" w:after="0" w:afterAutospacing="0" w:line="240" w:lineRule="auto"/>
        <w:ind w:right="84"/>
        <w:jc w:val="both"/>
        <w:rPr>
          <w:rFonts w:ascii="Times New Roman" w:eastAsia="Times New Roman" w:hAnsi="Times New Roman" w:cs="David"/>
          <w:sz w:val="20"/>
          <w:szCs w:val="24"/>
          <w:rtl/>
        </w:rPr>
      </w:pPr>
    </w:p>
    <w:p w14:paraId="49A7C90F"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rPr>
      </w:pPr>
    </w:p>
    <w:p w14:paraId="44D92029"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0"/>
          <w:szCs w:val="24"/>
          <w:rtl/>
        </w:rPr>
      </w:pPr>
    </w:p>
    <w:p w14:paraId="58B3AB52" w14:textId="77777777" w:rsidR="00435A20" w:rsidRPr="00435A20" w:rsidRDefault="00435A20" w:rsidP="00435A20">
      <w:pPr>
        <w:widowControl w:val="0"/>
        <w:spacing w:before="0" w:beforeAutospacing="0" w:after="0" w:afterAutospacing="0" w:line="240" w:lineRule="auto"/>
        <w:ind w:firstLine="720"/>
        <w:jc w:val="center"/>
        <w:outlineLvl w:val="7"/>
        <w:rPr>
          <w:rFonts w:ascii="Times New Roman" w:eastAsia="Times New Roman" w:hAnsi="Times New Roman" w:cs="David"/>
          <w:b/>
          <w:bCs/>
          <w:sz w:val="20"/>
          <w:szCs w:val="24"/>
          <w:rtl/>
          <w:lang w:eastAsia="he-IL"/>
        </w:rPr>
      </w:pPr>
      <w:r w:rsidRPr="00435A20">
        <w:rPr>
          <w:rFonts w:ascii="Times New Roman" w:eastAsia="Times New Roman" w:hAnsi="Times New Roman" w:cs="David"/>
          <w:color w:val="339966"/>
          <w:sz w:val="20"/>
          <w:szCs w:val="24"/>
          <w:rtl/>
        </w:rPr>
        <w:br w:type="page"/>
      </w:r>
    </w:p>
    <w:p w14:paraId="209E2093" w14:textId="77777777" w:rsidR="00292C74" w:rsidRDefault="00292C74" w:rsidP="00435A2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7FC04E3D" w14:textId="77777777" w:rsidR="00435A20" w:rsidRPr="00435A20" w:rsidRDefault="00435A20" w:rsidP="00435A2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35A20">
        <w:rPr>
          <w:rFonts w:ascii="Times New Roman" w:eastAsia="Times New Roman" w:hAnsi="Times New Roman" w:cs="David"/>
          <w:b/>
          <w:bCs/>
          <w:sz w:val="20"/>
          <w:szCs w:val="24"/>
          <w:u w:val="single"/>
          <w:rtl/>
          <w:lang w:eastAsia="he-IL"/>
        </w:rPr>
        <w:t>נספח "ט"</w:t>
      </w:r>
    </w:p>
    <w:p w14:paraId="0F86781E" w14:textId="77777777" w:rsidR="00435A20" w:rsidRPr="00435A20" w:rsidRDefault="00435A20" w:rsidP="00435A2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FFDC797" w14:textId="11F145D4" w:rsidR="00292C74" w:rsidRPr="00292C74" w:rsidRDefault="00292C74" w:rsidP="00292C74">
      <w:pPr>
        <w:widowControl w:val="0"/>
        <w:spacing w:before="0" w:beforeAutospacing="0" w:after="0" w:afterAutospacing="0" w:line="240" w:lineRule="auto"/>
        <w:jc w:val="right"/>
        <w:rPr>
          <w:rFonts w:ascii="Times New Roman" w:eastAsia="Times New Roman" w:hAnsi="Times New Roman" w:cs="David"/>
          <w:sz w:val="20"/>
          <w:szCs w:val="24"/>
          <w:rtl/>
          <w:lang w:eastAsia="he-IL"/>
        </w:rPr>
      </w:pPr>
      <w:r w:rsidRPr="00292C74">
        <w:rPr>
          <w:rFonts w:ascii="Times New Roman" w:eastAsia="Times New Roman" w:hAnsi="Times New Roman" w:cs="David" w:hint="cs"/>
          <w:sz w:val="20"/>
          <w:szCs w:val="24"/>
          <w:rtl/>
          <w:lang w:eastAsia="he-IL"/>
        </w:rPr>
        <w:t xml:space="preserve">תאריך: </w:t>
      </w:r>
      <w:r w:rsidRPr="00292C74">
        <w:rPr>
          <w:rFonts w:ascii="Times New Roman" w:eastAsia="Times New Roman" w:hAnsi="Times New Roman" w:cs="David"/>
          <w:sz w:val="20"/>
          <w:szCs w:val="24"/>
          <w:lang w:eastAsia="he-IL"/>
        </w:rPr>
        <w:t>___________________</w:t>
      </w:r>
    </w:p>
    <w:p w14:paraId="5E40D348" w14:textId="7777777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26E51172" w14:textId="7777777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34BAD76A" w14:textId="77777777" w:rsidR="00435A20" w:rsidRDefault="00435A20"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35A20">
        <w:rPr>
          <w:rFonts w:ascii="Times New Roman" w:eastAsia="Times New Roman" w:hAnsi="Times New Roman" w:cs="David"/>
          <w:b/>
          <w:bCs/>
          <w:sz w:val="20"/>
          <w:szCs w:val="24"/>
          <w:u w:val="single"/>
          <w:rtl/>
          <w:lang w:eastAsia="he-IL"/>
        </w:rPr>
        <w:t>דוגמא לנוסח אשור השלמת הפרויקט/קטע מהפרויקט</w:t>
      </w:r>
    </w:p>
    <w:p w14:paraId="70F90172" w14:textId="7777777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p>
    <w:p w14:paraId="559461A6" w14:textId="6599C1E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6F4742FA" w14:textId="77777777" w:rsidR="00292C74" w:rsidRDefault="00292C74" w:rsidP="00292C74">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7EE6C00A" w14:textId="77777777" w:rsidR="00435A20" w:rsidRPr="00435A20" w:rsidRDefault="00435A20" w:rsidP="00292C74">
      <w:pPr>
        <w:widowControl w:val="0"/>
        <w:spacing w:before="0" w:beforeAutospacing="0" w:after="0" w:afterAutospacing="0" w:line="240" w:lineRule="auto"/>
        <w:ind w:right="84"/>
        <w:jc w:val="both"/>
        <w:rPr>
          <w:rFonts w:ascii="Times New Roman" w:eastAsia="Times New Roman" w:hAnsi="Times New Roman" w:cs="David"/>
          <w:sz w:val="20"/>
          <w:szCs w:val="24"/>
          <w:rtl/>
          <w:lang w:eastAsia="he-IL"/>
        </w:rPr>
      </w:pPr>
    </w:p>
    <w:p w14:paraId="75624B39"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AF4CD75" w14:textId="77777777" w:rsidR="004F435D" w:rsidRPr="00B27B4C" w:rsidRDefault="004F435D" w:rsidP="004F435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4C7AE9E1" w14:textId="792941B8" w:rsidR="004F435D" w:rsidRPr="00B27B4C" w:rsidRDefault="00825C7D" w:rsidP="004F435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943540220"/>
          <w:placeholder>
            <w:docPart w:val="1FC585D0E59D44F5B2C39148D4556B9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CD1D82" w:rsidRPr="00CD1D82">
            <w:rPr>
              <w:rStyle w:val="PlaceholderText"/>
              <w:color w:val="00B0F0"/>
              <w:rtl/>
            </w:rPr>
            <w:t>[צד א בחוזה]</w:t>
          </w:r>
        </w:sdtContent>
      </w:sdt>
      <w:r w:rsidR="004F435D" w:rsidRPr="00B27B4C">
        <w:rPr>
          <w:rFonts w:ascii="Times New Roman" w:eastAsia="Times New Roman" w:hAnsi="Times New Roman" w:cs="David" w:hint="cs"/>
          <w:color w:val="008000"/>
          <w:sz w:val="24"/>
          <w:szCs w:val="24"/>
          <w:rtl/>
          <w:lang w:eastAsia="he-IL"/>
        </w:rPr>
        <w:br/>
      </w:r>
      <w:r w:rsidR="004F435D" w:rsidRPr="00B27B4C">
        <w:rPr>
          <w:rFonts w:ascii="Times New Roman" w:eastAsia="Times New Roman" w:hAnsi="Times New Roman" w:cs="David" w:hint="cs"/>
          <w:sz w:val="24"/>
          <w:szCs w:val="24"/>
          <w:rtl/>
          <w:lang w:eastAsia="he-IL"/>
        </w:rPr>
        <w:t>(</w:t>
      </w:r>
      <w:r w:rsidR="004F435D" w:rsidRPr="00B27B4C">
        <w:rPr>
          <w:rFonts w:ascii="Times New Roman" w:eastAsia="Times New Roman" w:hAnsi="Times New Roman" w:cs="David" w:hint="cs"/>
          <w:sz w:val="24"/>
          <w:szCs w:val="24"/>
          <w:u w:val="single"/>
          <w:rtl/>
          <w:lang w:eastAsia="he-IL"/>
        </w:rPr>
        <w:t>המזמין</w:t>
      </w:r>
      <w:r w:rsidR="004F435D" w:rsidRPr="00B27B4C">
        <w:rPr>
          <w:rFonts w:ascii="Times New Roman" w:eastAsia="Times New Roman" w:hAnsi="Times New Roman" w:cs="David" w:hint="cs"/>
          <w:sz w:val="24"/>
          <w:szCs w:val="24"/>
          <w:rtl/>
          <w:lang w:eastAsia="he-IL"/>
        </w:rPr>
        <w:t>)</w:t>
      </w:r>
    </w:p>
    <w:p w14:paraId="56ECB2D5"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BD335C5"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0C28D39" w14:textId="77777777" w:rsidR="00435A20" w:rsidRPr="00435A20" w:rsidRDefault="00435A20" w:rsidP="004F435D">
      <w:pPr>
        <w:widowControl w:val="0"/>
        <w:spacing w:before="0" w:beforeAutospacing="0" w:after="0" w:afterAutospacing="0" w:line="240" w:lineRule="auto"/>
        <w:ind w:right="84"/>
        <w:jc w:val="both"/>
        <w:rPr>
          <w:rFonts w:ascii="Times New Roman" w:eastAsia="Times New Roman" w:hAnsi="Times New Roman" w:cs="David"/>
          <w:sz w:val="24"/>
          <w:szCs w:val="24"/>
          <w:rtl/>
          <w:lang w:eastAsia="he-IL"/>
        </w:rPr>
      </w:pPr>
    </w:p>
    <w:p w14:paraId="02B0A891"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E3F6285" w14:textId="39A3652F" w:rsidR="00435A20" w:rsidRPr="00435A20" w:rsidRDefault="00435A20" w:rsidP="004F435D">
      <w:pPr>
        <w:widowControl w:val="0"/>
        <w:spacing w:before="0" w:beforeAutospacing="0" w:after="0" w:afterAutospacing="0" w:line="480" w:lineRule="auto"/>
        <w:ind w:left="85" w:firstLine="6"/>
        <w:rPr>
          <w:rFonts w:ascii="Times New Roman" w:eastAsia="Times New Roman" w:hAnsi="Times New Roman" w:cs="David"/>
          <w:sz w:val="20"/>
          <w:szCs w:val="24"/>
          <w:rtl/>
          <w:lang w:eastAsia="he-IL"/>
        </w:rPr>
      </w:pPr>
      <w:r w:rsidRPr="00435A20">
        <w:rPr>
          <w:rFonts w:ascii="Times New Roman" w:eastAsia="Times New Roman" w:hAnsi="Times New Roman" w:cs="David"/>
          <w:sz w:val="24"/>
          <w:szCs w:val="24"/>
          <w:rtl/>
          <w:lang w:eastAsia="he-IL"/>
        </w:rPr>
        <w:t xml:space="preserve">אני הח"מ </w:t>
      </w:r>
      <w:sdt>
        <w:sdtPr>
          <w:rPr>
            <w:rFonts w:ascii="Times New Roman" w:eastAsia="Times New Roman" w:hAnsi="Times New Roman" w:cs="David"/>
            <w:bCs/>
            <w:color w:val="008000"/>
            <w:sz w:val="24"/>
            <w:szCs w:val="24"/>
            <w:rtl/>
            <w:lang w:eastAsia="he-IL"/>
          </w:rPr>
          <w:alias w:val="שם ספק"/>
          <w:tag w:val="cntSupllierName"/>
          <w:id w:val="614030120"/>
          <w:placeholder>
            <w:docPart w:val="229AAA44A0874516BB55209F3931072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F435D" w:rsidRPr="004F435D">
            <w:rPr>
              <w:rStyle w:val="PlaceholderText"/>
              <w:color w:val="00B0F0"/>
              <w:rtl/>
            </w:rPr>
            <w:t>[שם ספק]</w:t>
          </w:r>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54897955"/>
          <w:placeholder>
            <w:docPart w:val="E437B5A4C0204882B0D88C7DD4BFEDB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741204" w:rsidRPr="004F435D">
            <w:rPr>
              <w:rStyle w:val="AutoFieldChar"/>
              <w:rFonts w:eastAsiaTheme="minorHAnsi"/>
              <w:color w:val="00B0F0"/>
              <w:rtl/>
            </w:rPr>
            <w:t>[שם אתר]</w:t>
          </w:r>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בקשר עם</w:t>
      </w:r>
      <w:r w:rsidRPr="00435A20">
        <w:rPr>
          <w:rFonts w:ascii="Times New Roman" w:eastAsia="Times New Roman" w:hAnsi="Times New Roman" w:cs="David"/>
          <w:color w:val="008000"/>
          <w:sz w:val="24"/>
          <w:szCs w:val="24"/>
          <w:rtl/>
          <w:lang w:eastAsia="he-IL"/>
        </w:rPr>
        <w:t xml:space="preserve"> </w:t>
      </w:r>
      <w:sdt>
        <w:sdtPr>
          <w:rPr>
            <w:rFonts w:ascii="Times New Roman" w:eastAsia="Times New Roman" w:hAnsi="Times New Roman" w:cs="David"/>
            <w:color w:val="008000"/>
            <w:sz w:val="24"/>
            <w:szCs w:val="24"/>
            <w:rtl/>
          </w:rPr>
          <w:alias w:val="תיאור עבודה"/>
          <w:tag w:val="cntJobDesc"/>
          <w:id w:val="-1277249606"/>
          <w:placeholder>
            <w:docPart w:val="3E62BC5DCC794E5DBF84670D0084D88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741204" w:rsidRPr="004F435D">
            <w:rPr>
              <w:rStyle w:val="AutoFieldChar"/>
              <w:rFonts w:eastAsiaTheme="minorHAnsi"/>
              <w:color w:val="00B0F0"/>
              <w:rtl/>
            </w:rPr>
            <w:t>[תיאור עבודה]</w:t>
          </w:r>
        </w:sdtContent>
      </w:sdt>
      <w:r w:rsidRPr="00435A20">
        <w:rPr>
          <w:rFonts w:ascii="Times New Roman" w:eastAsia="Times New Roman" w:hAnsi="Times New Roman" w:cs="David"/>
          <w:sz w:val="24"/>
          <w:szCs w:val="24"/>
          <w:rtl/>
          <w:lang w:eastAsia="he-IL"/>
        </w:rPr>
        <w:t xml:space="preserve">, מאשר בזאת שהעבודות הנ"ל בוצעו והושלמו בהתאם </w:t>
      </w:r>
      <w:r w:rsidR="006D652D" w:rsidRPr="00435A20">
        <w:rPr>
          <w:rFonts w:ascii="Times New Roman" w:eastAsia="Times New Roman" w:hAnsi="Times New Roman" w:cs="David" w:hint="cs"/>
          <w:sz w:val="24"/>
          <w:szCs w:val="24"/>
          <w:rtl/>
          <w:lang w:eastAsia="he-IL"/>
        </w:rPr>
        <w:t>להנחיותי</w:t>
      </w:r>
      <w:r w:rsidR="006D652D" w:rsidRPr="00435A20">
        <w:rPr>
          <w:rFonts w:ascii="Times New Roman" w:eastAsia="Times New Roman" w:hAnsi="Times New Roman" w:cs="David" w:hint="eastAsia"/>
          <w:sz w:val="24"/>
          <w:szCs w:val="24"/>
          <w:rtl/>
          <w:lang w:eastAsia="he-IL"/>
        </w:rPr>
        <w:t>י</w:t>
      </w:r>
      <w:r w:rsidRPr="00435A20">
        <w:rPr>
          <w:rFonts w:ascii="Times New Roman" w:eastAsia="Times New Roman" w:hAnsi="Times New Roman" w:cs="David"/>
          <w:sz w:val="24"/>
          <w:szCs w:val="24"/>
          <w:rtl/>
          <w:lang w:eastAsia="he-IL"/>
        </w:rPr>
        <w:t xml:space="preserve">, </w:t>
      </w:r>
      <w:r w:rsidR="006D652D" w:rsidRPr="00435A20">
        <w:rPr>
          <w:rFonts w:ascii="Times New Roman" w:eastAsia="Times New Roman" w:hAnsi="Times New Roman" w:cs="David" w:hint="cs"/>
          <w:sz w:val="24"/>
          <w:szCs w:val="24"/>
          <w:rtl/>
          <w:lang w:eastAsia="he-IL"/>
        </w:rPr>
        <w:t>לתכניותי</w:t>
      </w:r>
      <w:r w:rsidR="006D652D" w:rsidRPr="00435A20">
        <w:rPr>
          <w:rFonts w:ascii="Times New Roman" w:eastAsia="Times New Roman" w:hAnsi="Times New Roman" w:cs="David" w:hint="eastAsia"/>
          <w:sz w:val="24"/>
          <w:szCs w:val="24"/>
          <w:rtl/>
          <w:lang w:eastAsia="he-IL"/>
        </w:rPr>
        <w:t>י</w:t>
      </w:r>
      <w:r w:rsidRPr="00435A20">
        <w:rPr>
          <w:rFonts w:ascii="Times New Roman" w:eastAsia="Times New Roman" w:hAnsi="Times New Roman" w:cs="David"/>
          <w:sz w:val="24"/>
          <w:szCs w:val="24"/>
          <w:rtl/>
          <w:lang w:eastAsia="he-IL"/>
        </w:rPr>
        <w:t>, בהתאם</w:t>
      </w:r>
      <w:r w:rsidRPr="00435A20">
        <w:rPr>
          <w:rFonts w:ascii="Times New Roman" w:eastAsia="Times New Roman" w:hAnsi="Times New Roman" w:cs="David"/>
          <w:sz w:val="20"/>
          <w:szCs w:val="24"/>
          <w:rtl/>
          <w:lang w:eastAsia="he-IL"/>
        </w:rPr>
        <w:t xml:space="preserve"> לתקנים מחייבים ולשביעות רצוני.</w:t>
      </w:r>
    </w:p>
    <w:p w14:paraId="70B369B9"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DEBD425"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B3665AF"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0E7C70A"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6CB83A7"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8868046" w14:textId="77777777" w:rsidR="00435A20" w:rsidRDefault="00435A20"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                                                                                      בכבוד רב,</w:t>
      </w:r>
    </w:p>
    <w:p w14:paraId="68EEA159" w14:textId="3C6C0578" w:rsidR="006D652D" w:rsidRDefault="007804CE"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p>
    <w:p w14:paraId="0FD360E5" w14:textId="77777777" w:rsidR="006D652D" w:rsidRDefault="006D652D"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283618B" w14:textId="5867FE9F" w:rsidR="007804CE" w:rsidRPr="00435A20" w:rsidRDefault="007804CE"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____________________</w:t>
      </w:r>
    </w:p>
    <w:p w14:paraId="3AF3E43B" w14:textId="2A435D53" w:rsidR="00435A20" w:rsidRPr="00435A20" w:rsidRDefault="00825C7D" w:rsidP="00803AF2">
      <w:pPr>
        <w:widowControl w:val="0"/>
        <w:tabs>
          <w:tab w:val="center" w:pos="6920"/>
        </w:tabs>
        <w:spacing w:before="0" w:beforeAutospacing="0" w:after="0" w:afterAutospacing="0" w:line="240" w:lineRule="auto"/>
        <w:ind w:left="576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rtl/>
            <w:lang w:eastAsia="he-IL"/>
          </w:rPr>
          <w:alias w:val="שם ספק"/>
          <w:tag w:val="cntSupllierName"/>
          <w:id w:val="-1741171859"/>
          <w:placeholder>
            <w:docPart w:val="6BD1C92BF3204567AFDA32640740E67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803AF2" w:rsidRPr="00803AF2">
            <w:rPr>
              <w:rStyle w:val="PlaceholderText"/>
              <w:color w:val="00B0F0"/>
              <w:u w:val="single"/>
              <w:rtl/>
            </w:rPr>
            <w:t>[שם ספק]</w:t>
          </w:r>
        </w:sdtContent>
      </w:sdt>
    </w:p>
    <w:p w14:paraId="39878D5E" w14:textId="77777777" w:rsidR="00435A20" w:rsidRPr="00435A20" w:rsidRDefault="00435A20" w:rsidP="009D142E">
      <w:pPr>
        <w:pStyle w:val="AutoField"/>
        <w:bidi w:val="0"/>
      </w:pPr>
    </w:p>
    <w:p w14:paraId="20471223" w14:textId="77777777" w:rsidR="00435A20" w:rsidRPr="00435A20" w:rsidRDefault="00435A20" w:rsidP="00435A2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35A20">
        <w:rPr>
          <w:rFonts w:ascii="Times New Roman" w:eastAsia="Times New Roman" w:hAnsi="Times New Roman" w:cs="David"/>
          <w:sz w:val="20"/>
          <w:szCs w:val="20"/>
          <w:rtl/>
          <w:lang w:eastAsia="he-IL"/>
        </w:rPr>
        <w:br w:type="page"/>
      </w:r>
      <w:r w:rsidRPr="00435A20">
        <w:rPr>
          <w:rFonts w:ascii="Times New Roman" w:eastAsia="Times New Roman" w:hAnsi="Times New Roman" w:cs="David"/>
          <w:b/>
          <w:bCs/>
          <w:sz w:val="24"/>
          <w:szCs w:val="24"/>
          <w:u w:val="single"/>
          <w:rtl/>
          <w:lang w:eastAsia="he-IL"/>
        </w:rPr>
        <w:lastRenderedPageBreak/>
        <w:t xml:space="preserve">נספח "י" </w:t>
      </w:r>
    </w:p>
    <w:p w14:paraId="618F8B06" w14:textId="1AAD4F92" w:rsidR="00435A20" w:rsidRPr="009607F9" w:rsidRDefault="009607F9" w:rsidP="009607F9">
      <w:pPr>
        <w:widowControl w:val="0"/>
        <w:bidi w:val="0"/>
        <w:spacing w:before="0" w:beforeAutospacing="0" w:after="0" w:afterAutospacing="0" w:line="240" w:lineRule="auto"/>
        <w:rPr>
          <w:rFonts w:ascii="Times New Roman" w:eastAsia="Times New Roman" w:hAnsi="Times New Roman" w:cs="David"/>
          <w:sz w:val="24"/>
          <w:szCs w:val="24"/>
          <w:lang w:eastAsia="he-IL"/>
        </w:rPr>
      </w:pPr>
      <w:r w:rsidRPr="009607F9">
        <w:rPr>
          <w:rFonts w:ascii="Times New Roman" w:eastAsia="Times New Roman" w:hAnsi="Times New Roman" w:cs="David" w:hint="cs"/>
          <w:sz w:val="24"/>
          <w:szCs w:val="24"/>
          <w:rtl/>
          <w:lang w:eastAsia="he-IL"/>
        </w:rPr>
        <w:t>תאריך:____________</w:t>
      </w:r>
    </w:p>
    <w:p w14:paraId="24405B57" w14:textId="77777777" w:rsidR="00292C74" w:rsidRDefault="00292C74"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AD55BDD" w14:textId="77777777" w:rsid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b/>
          <w:bCs/>
          <w:sz w:val="24"/>
          <w:szCs w:val="24"/>
          <w:u w:val="single"/>
          <w:rtl/>
          <w:lang w:eastAsia="he-IL"/>
        </w:rPr>
        <w:t>דוגמא לנוסח הצהרת המתכנן בדבר היעדר תביעות</w:t>
      </w:r>
    </w:p>
    <w:p w14:paraId="7E59B26C" w14:textId="21117519" w:rsidR="00292C74" w:rsidRDefault="00292C74"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63222B3" w14:textId="77777777" w:rsidR="00435A20" w:rsidRPr="00435A20" w:rsidRDefault="00435A20" w:rsidP="00435A2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C69F8B5" w14:textId="664D95E6" w:rsidR="00435A20" w:rsidRPr="00435A20" w:rsidRDefault="00435A20" w:rsidP="00CD1D82">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color w:val="000000"/>
          <w:sz w:val="24"/>
          <w:szCs w:val="24"/>
          <w:rtl/>
          <w:lang w:eastAsia="he-IL"/>
        </w:rPr>
        <w:tab/>
      </w:r>
      <w:r w:rsidRPr="00435A20">
        <w:rPr>
          <w:rFonts w:ascii="Times New Roman" w:eastAsia="Times New Roman" w:hAnsi="Times New Roman" w:cs="David"/>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19263326"/>
          <w:placeholder>
            <w:docPart w:val="AD34FE11F88C430AA5417E49AD9FA9F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CD1D82" w:rsidRPr="00CD1D82">
            <w:rPr>
              <w:rStyle w:val="PlaceholderText"/>
              <w:color w:val="00B0F0"/>
              <w:rtl/>
            </w:rPr>
            <w:t>[צד א בחוזה]</w:t>
          </w:r>
        </w:sdtContent>
      </w:sdt>
    </w:p>
    <w:p w14:paraId="5876FCC3"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7CBA9D7"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ג.א.נ.,</w:t>
      </w:r>
    </w:p>
    <w:p w14:paraId="0B3F979E"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1A83B34" w14:textId="73616111"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אנו הח"מ מצהירים בזאת שעם קבלת סך של </w:t>
      </w:r>
      <w:r w:rsidRPr="00435A20">
        <w:rPr>
          <w:rFonts w:ascii="Times New Roman" w:eastAsia="Times New Roman" w:hAnsi="Times New Roman" w:cs="David"/>
          <w:sz w:val="24"/>
          <w:szCs w:val="24"/>
          <w:u w:val="single"/>
          <w:rtl/>
          <w:lang w:eastAsia="he-IL"/>
        </w:rPr>
        <w:t xml:space="preserve">                </w:t>
      </w:r>
      <w:r w:rsidRPr="00435A20">
        <w:rPr>
          <w:rFonts w:ascii="Times New Roman" w:eastAsia="Times New Roman" w:hAnsi="Times New Roman" w:cs="David"/>
          <w:sz w:val="24"/>
          <w:szCs w:val="24"/>
          <w:rtl/>
          <w:lang w:eastAsia="he-IL"/>
        </w:rPr>
        <w:t xml:space="preserve"> ש"ח (להלן:"</w:t>
      </w:r>
      <w:r w:rsidRPr="00435A20">
        <w:rPr>
          <w:rFonts w:ascii="Times New Roman" w:eastAsia="Times New Roman" w:hAnsi="Times New Roman" w:cs="David"/>
          <w:b/>
          <w:bCs/>
          <w:sz w:val="24"/>
          <w:szCs w:val="24"/>
          <w:rtl/>
          <w:lang w:eastAsia="he-IL"/>
        </w:rPr>
        <w:t>היתרה הסופית</w:t>
      </w:r>
      <w:r w:rsidRPr="00435A20">
        <w:rPr>
          <w:rFonts w:ascii="Times New Roman" w:eastAsia="Times New Roman" w:hAnsi="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color w:val="008000"/>
            <w:sz w:val="24"/>
            <w:szCs w:val="24"/>
            <w:rtl/>
            <w:lang w:eastAsia="he-IL"/>
          </w:rPr>
          <w:alias w:val="שם אתר"/>
          <w:tag w:val="cntSite"/>
          <w:id w:val="1834028290"/>
          <w:placeholder>
            <w:docPart w:val="AECE8DE340EE4BB1977234467929410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741204" w:rsidRPr="004F435D">
            <w:rPr>
              <w:rStyle w:val="AutoFieldChar"/>
              <w:rFonts w:eastAsiaTheme="minorHAnsi"/>
              <w:color w:val="00B0F0"/>
              <w:rtl/>
            </w:rPr>
            <w:t>[שם אתר]</w:t>
          </w:r>
        </w:sdtContent>
      </w:sdt>
      <w:r w:rsidRPr="00435A20">
        <w:rPr>
          <w:rFonts w:ascii="Times New Roman" w:eastAsia="Times New Roman" w:hAnsi="Times New Roman" w:cs="David"/>
          <w:sz w:val="24"/>
          <w:szCs w:val="24"/>
          <w:rtl/>
          <w:lang w:eastAsia="he-IL"/>
        </w:rPr>
        <w:t xml:space="preserve"> עפ"י חוזה מיום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80959440"/>
          <w:placeholder>
            <w:docPart w:val="EF1A3545D613437C85773AC44A8A24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741204" w:rsidRPr="004F435D">
            <w:rPr>
              <w:rStyle w:val="AutoFieldChar"/>
              <w:rFonts w:eastAsiaTheme="minorHAnsi"/>
              <w:color w:val="00B0F0"/>
              <w:rtl/>
            </w:rPr>
            <w:t>[תאריך חתימת חוזה]</w:t>
          </w:r>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או עבור חלקן כמפורט להלן:</w:t>
      </w:r>
    </w:p>
    <w:p w14:paraId="4DF3F336"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______________________________________________________________________________________________________</w:t>
      </w:r>
      <w:r w:rsidRPr="00435A20">
        <w:rPr>
          <w:rFonts w:ascii="Times New Roman" w:eastAsia="Times New Roman" w:hAnsi="Times New Roman" w:cs="David" w:hint="cs"/>
          <w:sz w:val="24"/>
          <w:szCs w:val="24"/>
          <w:rtl/>
          <w:lang w:eastAsia="he-IL"/>
        </w:rPr>
        <w:t>____________</w:t>
      </w:r>
      <w:r w:rsidRPr="00435A20">
        <w:rPr>
          <w:rFonts w:ascii="Times New Roman" w:eastAsia="Times New Roman" w:hAnsi="Times New Roman" w:cs="David"/>
          <w:sz w:val="24"/>
          <w:szCs w:val="24"/>
          <w:rtl/>
          <w:lang w:eastAsia="he-IL"/>
        </w:rPr>
        <w:t>____________________________________</w:t>
      </w:r>
    </w:p>
    <w:p w14:paraId="22C636BC"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92E9527"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7B1CBE40"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8BB8939"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D8C1FCE"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3AD0258"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F3FC203"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ידוע לנו כי אין בהצהרתנו זו כדי לגרוע מכל סעד לו זכאי המזמין על פי החוזה הנ"ל.</w:t>
      </w:r>
    </w:p>
    <w:p w14:paraId="1C02B0FA"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E4C3007"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BDB41C7"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b/>
          <w:bCs/>
          <w:sz w:val="24"/>
          <w:szCs w:val="24"/>
          <w:rtl/>
          <w:lang w:eastAsia="he-IL"/>
        </w:rPr>
        <w:t>ולראיה באנו על החתום:</w:t>
      </w:r>
    </w:p>
    <w:p w14:paraId="657742D6"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B4BF9E3"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היום </w:t>
      </w:r>
      <w:r w:rsidRPr="00435A20">
        <w:rPr>
          <w:rFonts w:ascii="Times New Roman" w:eastAsia="Times New Roman" w:hAnsi="Times New Roman" w:cs="David"/>
          <w:sz w:val="24"/>
          <w:szCs w:val="24"/>
          <w:u w:val="single"/>
          <w:rtl/>
          <w:lang w:eastAsia="he-IL"/>
        </w:rPr>
        <w:t xml:space="preserve">             </w:t>
      </w:r>
      <w:r w:rsidRPr="00435A20">
        <w:rPr>
          <w:rFonts w:ascii="Times New Roman" w:eastAsia="Times New Roman" w:hAnsi="Times New Roman" w:cs="David"/>
          <w:sz w:val="24"/>
          <w:szCs w:val="24"/>
          <w:rtl/>
          <w:lang w:eastAsia="he-IL"/>
        </w:rPr>
        <w:t xml:space="preserve"> לחודש </w:t>
      </w:r>
      <w:r w:rsidRPr="00435A20">
        <w:rPr>
          <w:rFonts w:ascii="Times New Roman" w:eastAsia="Times New Roman" w:hAnsi="Times New Roman" w:cs="David"/>
          <w:sz w:val="24"/>
          <w:szCs w:val="24"/>
          <w:u w:val="single"/>
          <w:rtl/>
          <w:lang w:eastAsia="he-IL"/>
        </w:rPr>
        <w:t xml:space="preserve">               </w:t>
      </w:r>
      <w:r w:rsidRPr="00435A20">
        <w:rPr>
          <w:rFonts w:ascii="Times New Roman" w:eastAsia="Times New Roman" w:hAnsi="Times New Roman" w:cs="David"/>
          <w:sz w:val="24"/>
          <w:szCs w:val="24"/>
          <w:rtl/>
          <w:lang w:eastAsia="he-IL"/>
        </w:rPr>
        <w:t xml:space="preserve"> לשנה _________</w:t>
      </w:r>
    </w:p>
    <w:p w14:paraId="1CBE53C2" w14:textId="77777777" w:rsidR="00435A20" w:rsidRPr="00435A20" w:rsidRDefault="00435A20" w:rsidP="00435A2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15DAAD6" w14:textId="77777777" w:rsidR="007804CE" w:rsidRDefault="00435A20" w:rsidP="00435A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חתימה וחותמת המתכנן:</w:t>
      </w:r>
    </w:p>
    <w:p w14:paraId="19D08AF9" w14:textId="77777777" w:rsidR="007804CE" w:rsidRDefault="007804CE" w:rsidP="00435A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7CCA5620" w14:textId="7957010F" w:rsidR="007804CE" w:rsidRDefault="007804CE" w:rsidP="00435A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______________________</w:t>
      </w:r>
    </w:p>
    <w:p w14:paraId="4C9FE83B" w14:textId="0EC65D79" w:rsidR="00435A20" w:rsidRPr="00435A20" w:rsidRDefault="007804CE" w:rsidP="00803AF2">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803AF2">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B0F0"/>
            <w:sz w:val="20"/>
            <w:szCs w:val="24"/>
            <w:rtl/>
            <w:lang w:eastAsia="he-IL"/>
          </w:rPr>
          <w:alias w:val="שם ספק"/>
          <w:tag w:val="cntSupllierName"/>
          <w:id w:val="398176105"/>
          <w:placeholder>
            <w:docPart w:val="0AC4F942EBEB48E6A5E8BACA5D00956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803AF2" w:rsidRPr="00803AF2">
            <w:rPr>
              <w:rStyle w:val="PlaceholderText"/>
              <w:color w:val="00B0F0"/>
              <w:u w:val="single"/>
              <w:rtl/>
            </w:rPr>
            <w:t>[שם ספק]</w:t>
          </w:r>
        </w:sdtContent>
      </w:sdt>
    </w:p>
    <w:p w14:paraId="2D9D0676"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C0DAD56"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3BFBF98"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b/>
          <w:bCs/>
          <w:sz w:val="24"/>
          <w:szCs w:val="24"/>
          <w:rtl/>
          <w:lang w:eastAsia="he-IL"/>
        </w:rPr>
        <w:t>אישור</w:t>
      </w:r>
    </w:p>
    <w:p w14:paraId="5E25EDBA"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הח"מ ____________________ עו"ד/רו"ח מאשר כי ה"ה _________________שחתימתם </w:t>
      </w:r>
      <w:r w:rsidRPr="00435A20">
        <w:rPr>
          <w:rFonts w:ascii="Times New Roman" w:eastAsia="Times New Roman" w:hAnsi="Times New Roman" w:cs="David"/>
          <w:sz w:val="24"/>
          <w:szCs w:val="24"/>
          <w:rtl/>
          <w:lang w:eastAsia="he-IL"/>
        </w:rPr>
        <w:lastRenderedPageBreak/>
        <w:t>בצירוף חותמת _________________ (להלן:"</w:t>
      </w:r>
      <w:r w:rsidRPr="00435A20">
        <w:rPr>
          <w:rFonts w:ascii="Times New Roman" w:eastAsia="Times New Roman" w:hAnsi="Times New Roman" w:cs="David"/>
          <w:b/>
          <w:bCs/>
          <w:sz w:val="24"/>
          <w:szCs w:val="24"/>
          <w:rtl/>
          <w:lang w:eastAsia="he-IL"/>
        </w:rPr>
        <w:t>החברה</w:t>
      </w:r>
      <w:r w:rsidRPr="00435A20">
        <w:rPr>
          <w:rFonts w:ascii="Times New Roman" w:eastAsia="Times New Roman" w:hAnsi="Times New Roman" w:cs="David"/>
          <w:sz w:val="24"/>
          <w:szCs w:val="24"/>
          <w:rtl/>
          <w:lang w:eastAsia="he-IL"/>
        </w:rPr>
        <w:t>") ו/או שמה המודפס מחייבת את החברה לכל דבר וענין, חתמו בפני על מסמך זה.</w:t>
      </w:r>
    </w:p>
    <w:p w14:paraId="701DEBA8" w14:textId="77777777" w:rsidR="00435A20" w:rsidRPr="00435A20" w:rsidRDefault="00435A20" w:rsidP="00435A2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6E68C3C" w14:textId="77777777" w:rsidR="00435A20" w:rsidRPr="00435A20" w:rsidRDefault="00435A20" w:rsidP="00435A2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ab/>
      </w:r>
      <w:r w:rsidRPr="00435A20">
        <w:rPr>
          <w:rFonts w:ascii="Times New Roman" w:eastAsia="Times New Roman" w:hAnsi="Times New Roman" w:cs="David"/>
          <w:sz w:val="24"/>
          <w:szCs w:val="24"/>
          <w:rtl/>
          <w:lang w:eastAsia="he-IL"/>
        </w:rPr>
        <w:t xml:space="preserve">תאריך : _______   </w:t>
      </w:r>
      <w:r w:rsidRPr="00435A20">
        <w:rPr>
          <w:rFonts w:ascii="Times New Roman" w:eastAsia="Times New Roman" w:hAnsi="Times New Roman" w:cs="David"/>
          <w:sz w:val="24"/>
          <w:szCs w:val="24"/>
          <w:rtl/>
          <w:lang w:eastAsia="he-IL"/>
        </w:rPr>
        <w:tab/>
        <w:t>חתימה וחותמת עו"ד/רו"ח : _______________________</w:t>
      </w:r>
    </w:p>
    <w:p w14:paraId="159EAB8C" w14:textId="77777777" w:rsidR="00435A20" w:rsidRPr="00435A20" w:rsidRDefault="00435A20" w:rsidP="00435A20">
      <w:pPr>
        <w:spacing w:before="0" w:beforeAutospacing="0" w:after="0" w:afterAutospacing="0" w:line="240" w:lineRule="auto"/>
        <w:rPr>
          <w:rFonts w:ascii="Times New Roman" w:eastAsia="Times New Roman" w:hAnsi="Times New Roman" w:cs="David"/>
          <w:sz w:val="20"/>
          <w:szCs w:val="24"/>
          <w:rtl/>
        </w:rPr>
      </w:pPr>
    </w:p>
    <w:p w14:paraId="369C978B" w14:textId="77777777" w:rsidR="001A69D5" w:rsidRPr="00134C85" w:rsidRDefault="001A69D5">
      <w:pPr>
        <w:rPr>
          <w:rFonts w:ascii="David" w:hAnsi="David" w:cs="David"/>
        </w:rPr>
      </w:pPr>
    </w:p>
    <w:sectPr w:rsidR="001A69D5" w:rsidRPr="00134C85" w:rsidSect="00435A20">
      <w:headerReference w:type="default" r:id="rId13"/>
      <w:footerReference w:type="default" r:id="rId14"/>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0FFA06" w14:textId="77777777" w:rsidR="00972C9F" w:rsidRDefault="00972C9F" w:rsidP="00AF234B">
      <w:pPr>
        <w:spacing w:before="0" w:after="0" w:line="240" w:lineRule="auto"/>
      </w:pPr>
      <w:r>
        <w:separator/>
      </w:r>
    </w:p>
  </w:endnote>
  <w:endnote w:type="continuationSeparator" w:id="0">
    <w:p w14:paraId="28260F7B" w14:textId="77777777" w:rsidR="00972C9F" w:rsidRDefault="00972C9F" w:rsidP="00AF234B">
      <w:pPr>
        <w:spacing w:before="0" w:after="0" w:line="240" w:lineRule="auto"/>
      </w:pPr>
      <w:r>
        <w:continuationSeparator/>
      </w:r>
    </w:p>
  </w:endnote>
  <w:endnote w:type="continuationNotice" w:id="1">
    <w:p w14:paraId="3D1B96B2" w14:textId="77777777" w:rsidR="00972C9F" w:rsidRDefault="00972C9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972C9F" w14:paraId="29404548" w14:textId="77777777" w:rsidTr="00725C16">
      <w:tc>
        <w:tcPr>
          <w:tcW w:w="753" w:type="dxa"/>
        </w:tcPr>
        <w:p w14:paraId="0474E79A" w14:textId="2F6D7EC4" w:rsidR="00972C9F" w:rsidRPr="001A0C3C" w:rsidRDefault="00972C9F" w:rsidP="00725C16">
          <w:pPr>
            <w:pStyle w:val="Footer"/>
            <w:rPr>
              <w:rFonts w:ascii="David" w:hAnsi="David"/>
              <w:sz w:val="20"/>
              <w:szCs w:val="20"/>
              <w:rtl/>
            </w:rPr>
          </w:pPr>
          <w:r>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13E5BBB7" w14:textId="77777777" w:rsidR="00972C9F" w:rsidRPr="00726C39" w:rsidRDefault="00972C9F" w:rsidP="00725C16">
              <w:pPr>
                <w:pStyle w:val="Footer"/>
                <w:rPr>
                  <w:rFonts w:ascii="David" w:hAnsi="David"/>
                  <w:color w:val="00B0F0"/>
                  <w:sz w:val="20"/>
                  <w:szCs w:val="20"/>
                  <w:rtl/>
                </w:rPr>
              </w:pPr>
              <w:r w:rsidRPr="00726C39">
                <w:rPr>
                  <w:rStyle w:val="PlaceholderText"/>
                  <w:color w:val="00B0F0"/>
                  <w:sz w:val="20"/>
                  <w:szCs w:val="20"/>
                  <w:rtl/>
                </w:rPr>
                <w:t>[שם הפרויקט]</w:t>
              </w:r>
            </w:p>
          </w:tc>
        </w:sdtContent>
      </w:sdt>
      <w:tc>
        <w:tcPr>
          <w:tcW w:w="2232" w:type="dxa"/>
        </w:tcPr>
        <w:p w14:paraId="6F5F1ADE" w14:textId="24AC0C47" w:rsidR="00972C9F" w:rsidRPr="006F07FB" w:rsidRDefault="00972C9F" w:rsidP="00725C16">
          <w:pPr>
            <w:pStyle w:val="Footer"/>
            <w:rPr>
              <w:rFonts w:ascii="David" w:hAnsi="David"/>
              <w:sz w:val="20"/>
              <w:szCs w:val="20"/>
              <w:rtl/>
            </w:rPr>
          </w:pPr>
          <w:r>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אדריכל מגורים ומסחר</w:t>
              </w:r>
            </w:sdtContent>
          </w:sdt>
        </w:p>
      </w:tc>
      <w:tc>
        <w:tcPr>
          <w:tcW w:w="236" w:type="dxa"/>
        </w:tcPr>
        <w:p w14:paraId="2E96AA1D" w14:textId="77777777" w:rsidR="00972C9F" w:rsidRPr="008B5A36" w:rsidRDefault="00972C9F" w:rsidP="00725C16">
          <w:pPr>
            <w:pStyle w:val="Footer"/>
            <w:rPr>
              <w:rFonts w:ascii="David" w:hAnsi="David"/>
              <w:sz w:val="16"/>
              <w:szCs w:val="16"/>
              <w:rtl/>
            </w:rPr>
          </w:pPr>
        </w:p>
      </w:tc>
      <w:tc>
        <w:tcPr>
          <w:tcW w:w="1129" w:type="dxa"/>
        </w:tcPr>
        <w:p w14:paraId="6508F0ED" w14:textId="77777777" w:rsidR="00972C9F" w:rsidRPr="001A0C3C" w:rsidRDefault="00972C9F" w:rsidP="00725C16">
          <w:pPr>
            <w:pStyle w:val="Footer"/>
            <w:rPr>
              <w:rFonts w:ascii="David" w:hAnsi="David"/>
              <w:sz w:val="20"/>
              <w:szCs w:val="20"/>
              <w:rtl/>
            </w:rPr>
          </w:pPr>
          <w:r w:rsidRPr="001A0C3C">
            <w:rPr>
              <w:rFonts w:ascii="David" w:hAnsi="David"/>
              <w:sz w:val="20"/>
              <w:szCs w:val="20"/>
              <w:rtl/>
            </w:rPr>
            <w:t>מס' חוזה</w:t>
          </w:r>
          <w:r>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230F9E7F" w14:textId="7741E3A6" w:rsidR="00972C9F" w:rsidRPr="001A0C3C" w:rsidRDefault="00972C9F" w:rsidP="00725C16">
              <w:pPr>
                <w:pStyle w:val="Footer"/>
                <w:rPr>
                  <w:rFonts w:ascii="David" w:hAnsi="David"/>
                  <w:sz w:val="20"/>
                  <w:szCs w:val="20"/>
                  <w:rtl/>
                </w:rPr>
              </w:pPr>
              <w:r>
                <w:rPr>
                  <w:rFonts w:ascii="David" w:hAnsi="David" w:hint="cs"/>
                  <w:sz w:val="20"/>
                  <w:szCs w:val="20"/>
                </w:rPr>
                <w:t>CONT-5-557</w:t>
              </w:r>
            </w:p>
          </w:tc>
        </w:sdtContent>
      </w:sdt>
    </w:tr>
    <w:tr w:rsidR="00972C9F" w14:paraId="0A8F3D49" w14:textId="77777777" w:rsidTr="00725C16">
      <w:tc>
        <w:tcPr>
          <w:tcW w:w="753" w:type="dxa"/>
        </w:tcPr>
        <w:p w14:paraId="21AE9826" w14:textId="77777777" w:rsidR="00972C9F" w:rsidRPr="001A0C3C" w:rsidRDefault="00972C9F" w:rsidP="00725C16">
          <w:pPr>
            <w:pStyle w:val="Footer"/>
            <w:rPr>
              <w:rFonts w:ascii="David" w:hAnsi="David"/>
              <w:sz w:val="20"/>
              <w:szCs w:val="20"/>
              <w:rtl/>
            </w:rPr>
          </w:pPr>
          <w:r>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420FBE19" w14:textId="77777777" w:rsidR="00972C9F" w:rsidRPr="00726C39" w:rsidRDefault="00972C9F" w:rsidP="00725C16">
              <w:pPr>
                <w:pStyle w:val="Footer"/>
                <w:rPr>
                  <w:rFonts w:ascii="David" w:hAnsi="David"/>
                  <w:color w:val="00B0F0"/>
                  <w:sz w:val="20"/>
                  <w:szCs w:val="20"/>
                  <w:rtl/>
                </w:rPr>
              </w:pPr>
              <w:r w:rsidRPr="00726C39">
                <w:rPr>
                  <w:rStyle w:val="PlaceholderText"/>
                  <w:color w:val="00B0F0"/>
                  <w:sz w:val="20"/>
                  <w:szCs w:val="20"/>
                  <w:rtl/>
                </w:rPr>
                <w:t>[שם ספק]</w:t>
              </w:r>
            </w:p>
          </w:tc>
        </w:sdtContent>
      </w:sdt>
      <w:tc>
        <w:tcPr>
          <w:tcW w:w="2232" w:type="dxa"/>
        </w:tcPr>
        <w:tbl>
          <w:tblPr>
            <w:tblStyle w:val="TableGrid"/>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972C9F" w:rsidRPr="00B213F4" w14:paraId="7A44C6E4" w14:textId="77777777" w:rsidTr="00250BF1">
            <w:trPr>
              <w:trHeight w:val="201"/>
            </w:trPr>
            <w:tc>
              <w:tcPr>
                <w:tcW w:w="926" w:type="dxa"/>
              </w:tcPr>
              <w:p w14:paraId="70FCAC2E" w14:textId="1178CC2E" w:rsidR="00972C9F" w:rsidRPr="001A0C3C" w:rsidRDefault="00972C9F" w:rsidP="00725C16">
                <w:pPr>
                  <w:pStyle w:val="Footer"/>
                  <w:rPr>
                    <w:rFonts w:ascii="David" w:hAnsi="David"/>
                    <w:sz w:val="20"/>
                    <w:szCs w:val="20"/>
                    <w:rtl/>
                  </w:rPr>
                </w:pPr>
                <w:r>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8665E84" w14:textId="77777777" w:rsidR="00972C9F" w:rsidRPr="00B213F4" w:rsidRDefault="00972C9F" w:rsidP="00250BF1">
                    <w:pPr>
                      <w:pStyle w:val="Footer"/>
                      <w:ind w:left="1" w:hanging="1"/>
                      <w:rPr>
                        <w:rFonts w:ascii="David" w:hAnsi="David"/>
                        <w:color w:val="00B0F0"/>
                        <w:sz w:val="20"/>
                        <w:szCs w:val="20"/>
                        <w:rtl/>
                      </w:rPr>
                    </w:pPr>
                    <w:r w:rsidRPr="00B213F4">
                      <w:rPr>
                        <w:rStyle w:val="PlaceholderText"/>
                        <w:rFonts w:ascii="David" w:hAnsi="David"/>
                        <w:color w:val="00B0F0"/>
                        <w:sz w:val="20"/>
                        <w:szCs w:val="20"/>
                        <w:rtl/>
                      </w:rPr>
                      <w:t>[גרסת חוזה]</w:t>
                    </w:r>
                  </w:p>
                </w:tc>
              </w:sdtContent>
            </w:sdt>
          </w:tr>
        </w:tbl>
        <w:p w14:paraId="3B8F09F8" w14:textId="77777777" w:rsidR="00972C9F" w:rsidRPr="006F07FB" w:rsidRDefault="00972C9F" w:rsidP="00725C16">
          <w:pPr>
            <w:pStyle w:val="Footer"/>
            <w:rPr>
              <w:rFonts w:ascii="David" w:hAnsi="David"/>
              <w:sz w:val="20"/>
              <w:szCs w:val="20"/>
              <w:rtl/>
            </w:rPr>
          </w:pPr>
        </w:p>
      </w:tc>
      <w:tc>
        <w:tcPr>
          <w:tcW w:w="236" w:type="dxa"/>
        </w:tcPr>
        <w:p w14:paraId="797E53B8" w14:textId="77777777" w:rsidR="00972C9F" w:rsidRPr="006F07FB" w:rsidRDefault="00972C9F" w:rsidP="00725C16">
          <w:pPr>
            <w:pStyle w:val="Footer"/>
            <w:rPr>
              <w:rFonts w:ascii="David" w:hAnsi="David"/>
              <w:sz w:val="20"/>
              <w:szCs w:val="20"/>
              <w:rtl/>
            </w:rPr>
          </w:pPr>
        </w:p>
      </w:tc>
      <w:tc>
        <w:tcPr>
          <w:tcW w:w="1129" w:type="dxa"/>
        </w:tcPr>
        <w:p w14:paraId="7E5EB7DF" w14:textId="77777777" w:rsidR="00972C9F" w:rsidRPr="001A0C3C" w:rsidRDefault="00972C9F" w:rsidP="00725C16">
          <w:pPr>
            <w:pStyle w:val="Footer"/>
            <w:rPr>
              <w:rFonts w:ascii="David" w:hAnsi="David"/>
              <w:sz w:val="20"/>
              <w:szCs w:val="20"/>
              <w:rtl/>
            </w:rPr>
          </w:pPr>
          <w:r w:rsidRPr="006F07FB">
            <w:rPr>
              <w:rFonts w:ascii="David" w:hAnsi="David" w:hint="cs"/>
              <w:sz w:val="20"/>
              <w:szCs w:val="20"/>
              <w:rtl/>
            </w:rPr>
            <w:t>סטטוס</w:t>
          </w:r>
          <w:r>
            <w:rPr>
              <w:rFonts w:ascii="David" w:hAnsi="David" w:hint="cs"/>
              <w:sz w:val="20"/>
              <w:szCs w:val="20"/>
              <w:rtl/>
            </w:rPr>
            <w:t>:</w:t>
          </w:r>
        </w:p>
      </w:tc>
      <w:tc>
        <w:tcPr>
          <w:tcW w:w="2073" w:type="dxa"/>
        </w:tcPr>
        <w:p w14:paraId="12C0D3EF" w14:textId="77777777" w:rsidR="00972C9F" w:rsidRDefault="00825C7D" w:rsidP="00725C16">
          <w:pPr>
            <w:pStyle w:val="Footer"/>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972C9F" w:rsidRPr="00B213F4">
                <w:rPr>
                  <w:rStyle w:val="PlaceholderText"/>
                  <w:rFonts w:ascii="David" w:hAnsi="David"/>
                  <w:color w:val="00B0F0"/>
                  <w:sz w:val="20"/>
                  <w:szCs w:val="20"/>
                  <w:rtl/>
                </w:rPr>
                <w:t>[סטטוס חוזה]</w:t>
              </w:r>
            </w:sdtContent>
          </w:sdt>
        </w:p>
      </w:tc>
    </w:tr>
    <w:tr w:rsidR="00972C9F" w14:paraId="403D9B44" w14:textId="77777777" w:rsidTr="00725C16">
      <w:tc>
        <w:tcPr>
          <w:tcW w:w="753" w:type="dxa"/>
        </w:tcPr>
        <w:p w14:paraId="342EDB9B" w14:textId="77777777" w:rsidR="00972C9F" w:rsidRDefault="00972C9F" w:rsidP="00725C16">
          <w:pPr>
            <w:pStyle w:val="Footer"/>
            <w:rPr>
              <w:rFonts w:ascii="David" w:hAnsi="David"/>
              <w:sz w:val="20"/>
              <w:szCs w:val="20"/>
              <w:rtl/>
            </w:rPr>
          </w:pPr>
        </w:p>
      </w:tc>
      <w:tc>
        <w:tcPr>
          <w:tcW w:w="1883" w:type="dxa"/>
        </w:tcPr>
        <w:p w14:paraId="04ABAB18" w14:textId="77777777" w:rsidR="00972C9F" w:rsidRPr="00726C39" w:rsidRDefault="00972C9F" w:rsidP="00725C16">
          <w:pPr>
            <w:pStyle w:val="Footer"/>
            <w:rPr>
              <w:rFonts w:ascii="David" w:hAnsi="David"/>
              <w:color w:val="00B0F0"/>
              <w:sz w:val="20"/>
              <w:szCs w:val="20"/>
              <w:rtl/>
            </w:rPr>
          </w:pPr>
        </w:p>
      </w:tc>
      <w:tc>
        <w:tcPr>
          <w:tcW w:w="2232" w:type="dxa"/>
        </w:tcPr>
        <w:p w14:paraId="48CF6CC5" w14:textId="77777777" w:rsidR="00972C9F" w:rsidRDefault="00972C9F" w:rsidP="00725C16">
          <w:pPr>
            <w:pStyle w:val="Footer"/>
            <w:rPr>
              <w:rFonts w:ascii="David" w:hAnsi="David"/>
              <w:sz w:val="20"/>
              <w:szCs w:val="20"/>
              <w:rtl/>
            </w:rPr>
          </w:pPr>
        </w:p>
      </w:tc>
      <w:tc>
        <w:tcPr>
          <w:tcW w:w="236" w:type="dxa"/>
        </w:tcPr>
        <w:p w14:paraId="588C8C1E" w14:textId="77777777" w:rsidR="00972C9F" w:rsidRPr="006F07FB" w:rsidRDefault="00972C9F" w:rsidP="00725C16">
          <w:pPr>
            <w:pStyle w:val="Footer"/>
            <w:rPr>
              <w:rFonts w:ascii="David" w:hAnsi="David"/>
              <w:sz w:val="20"/>
              <w:szCs w:val="20"/>
              <w:rtl/>
            </w:rPr>
          </w:pPr>
        </w:p>
      </w:tc>
      <w:tc>
        <w:tcPr>
          <w:tcW w:w="1129" w:type="dxa"/>
        </w:tcPr>
        <w:p w14:paraId="22E850D6" w14:textId="77777777" w:rsidR="00972C9F" w:rsidRPr="006F07FB" w:rsidRDefault="00972C9F" w:rsidP="00725C16">
          <w:pPr>
            <w:pStyle w:val="Footer"/>
            <w:rPr>
              <w:rFonts w:ascii="David" w:hAnsi="David"/>
              <w:sz w:val="20"/>
              <w:szCs w:val="20"/>
              <w:rtl/>
            </w:rPr>
          </w:pPr>
        </w:p>
      </w:tc>
      <w:tc>
        <w:tcPr>
          <w:tcW w:w="2073" w:type="dxa"/>
        </w:tcPr>
        <w:p w14:paraId="4571F7D6" w14:textId="77777777" w:rsidR="00972C9F" w:rsidRDefault="00972C9F" w:rsidP="00725C16">
          <w:pPr>
            <w:pStyle w:val="Footer"/>
            <w:rPr>
              <w:rFonts w:ascii="David" w:hAnsi="David"/>
              <w:sz w:val="20"/>
              <w:szCs w:val="20"/>
              <w:rtl/>
            </w:rPr>
          </w:pPr>
        </w:p>
      </w:tc>
    </w:tr>
  </w:tbl>
  <w:p w14:paraId="1C317022" w14:textId="389868A7" w:rsidR="00972C9F" w:rsidRPr="00250BF1" w:rsidRDefault="00972C9F" w:rsidP="00250BF1">
    <w:pPr>
      <w:spacing w:before="0" w:beforeAutospacing="0" w:after="0" w:afterAutospacing="0" w:line="240" w:lineRule="auto"/>
      <w:rPr>
        <w:rFonts w:ascii="Arial" w:hAnsi="Arial" w:cs="Arial"/>
        <w:sz w:val="16"/>
        <w:szCs w:val="16"/>
      </w:rPr>
    </w:pPr>
    <w:r>
      <w:rPr>
        <w:rFonts w:ascii="Arial" w:hAnsi="Arial" w:cs="Arial" w:hint="cs"/>
        <w:sz w:val="16"/>
        <w:szCs w:val="16"/>
        <w:rtl/>
      </w:rPr>
      <w:t xml:space="preserve">   </w:t>
    </w:r>
    <w:r w:rsidRPr="00640557">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9EA794" w14:textId="77777777" w:rsidR="00972C9F" w:rsidRDefault="00972C9F" w:rsidP="00AF234B">
      <w:pPr>
        <w:spacing w:before="0" w:after="0" w:line="240" w:lineRule="auto"/>
      </w:pPr>
      <w:r>
        <w:separator/>
      </w:r>
    </w:p>
  </w:footnote>
  <w:footnote w:type="continuationSeparator" w:id="0">
    <w:p w14:paraId="1B8421E2" w14:textId="77777777" w:rsidR="00972C9F" w:rsidRDefault="00972C9F" w:rsidP="00AF234B">
      <w:pPr>
        <w:spacing w:before="0" w:after="0" w:line="240" w:lineRule="auto"/>
      </w:pPr>
      <w:r>
        <w:continuationSeparator/>
      </w:r>
    </w:p>
  </w:footnote>
  <w:footnote w:type="continuationNotice" w:id="1">
    <w:p w14:paraId="0AF53C43" w14:textId="77777777" w:rsidR="00972C9F" w:rsidRDefault="00972C9F">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EndPr/>
    <w:sdtContent>
      <w:p w14:paraId="37AA5D1D" w14:textId="5A6C37FB" w:rsidR="00972C9F" w:rsidRDefault="00972C9F">
        <w:pPr>
          <w:pStyle w:val="Header"/>
          <w:jc w:val="center"/>
        </w:pPr>
        <w:r>
          <w:fldChar w:fldCharType="begin"/>
        </w:r>
        <w:r>
          <w:instrText xml:space="preserve"> PAGE   \* MERGEFORMAT </w:instrText>
        </w:r>
        <w:r>
          <w:fldChar w:fldCharType="separate"/>
        </w:r>
        <w:r w:rsidR="00825C7D">
          <w:rPr>
            <w:noProof/>
            <w:rtl/>
          </w:rPr>
          <w:t>1</w:t>
        </w:r>
        <w:r>
          <w:rPr>
            <w:noProof/>
          </w:rPr>
          <w:fldChar w:fldCharType="end"/>
        </w:r>
      </w:p>
    </w:sdtContent>
  </w:sdt>
  <w:p w14:paraId="44464BFC" w14:textId="77777777" w:rsidR="00972C9F" w:rsidRDefault="00972C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1"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7"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8" w15:restartNumberingAfterBreak="0">
    <w:nsid w:val="694E1553"/>
    <w:multiLevelType w:val="hybridMultilevel"/>
    <w:tmpl w:val="6436CD28"/>
    <w:lvl w:ilvl="0" w:tplc="5CA82448">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1"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0"/>
  </w:num>
  <w:num w:numId="2">
    <w:abstractNumId w:val="7"/>
  </w:num>
  <w:num w:numId="3">
    <w:abstractNumId w:val="9"/>
  </w:num>
  <w:num w:numId="4">
    <w:abstractNumId w:val="3"/>
  </w:num>
  <w:num w:numId="5">
    <w:abstractNumId w:val="11"/>
  </w:num>
  <w:num w:numId="6">
    <w:abstractNumId w:val="0"/>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4"/>
  </w:num>
  <w:num w:numId="11">
    <w:abstractNumId w:val="8"/>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trackRevisions/>
  <w:documentProtection w:edit="trackedChanges" w:enforcement="0"/>
  <w:defaultTabStop w:val="720"/>
  <w:characterSpacingControl w:val="doNotCompress"/>
  <w:hdrShapeDefaults>
    <o:shapedefaults v:ext="edit" spidmax="8806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2F8D"/>
    <w:rsid w:val="000141A8"/>
    <w:rsid w:val="0004574D"/>
    <w:rsid w:val="0005626B"/>
    <w:rsid w:val="00075E55"/>
    <w:rsid w:val="000817A9"/>
    <w:rsid w:val="000B5325"/>
    <w:rsid w:val="000D16F6"/>
    <w:rsid w:val="00133A00"/>
    <w:rsid w:val="00134C85"/>
    <w:rsid w:val="00141F75"/>
    <w:rsid w:val="001A0C3C"/>
    <w:rsid w:val="001A69D5"/>
    <w:rsid w:val="00214ACF"/>
    <w:rsid w:val="00220EC9"/>
    <w:rsid w:val="00221809"/>
    <w:rsid w:val="00250BF1"/>
    <w:rsid w:val="00290AFD"/>
    <w:rsid w:val="00292C74"/>
    <w:rsid w:val="002E4B45"/>
    <w:rsid w:val="004213A6"/>
    <w:rsid w:val="00435A20"/>
    <w:rsid w:val="004766D1"/>
    <w:rsid w:val="004F435D"/>
    <w:rsid w:val="00524458"/>
    <w:rsid w:val="00552E11"/>
    <w:rsid w:val="00563EE3"/>
    <w:rsid w:val="00634927"/>
    <w:rsid w:val="00651E31"/>
    <w:rsid w:val="006B279F"/>
    <w:rsid w:val="006B715E"/>
    <w:rsid w:val="006C2253"/>
    <w:rsid w:val="006D0D0F"/>
    <w:rsid w:val="006D652D"/>
    <w:rsid w:val="006E2906"/>
    <w:rsid w:val="0072103C"/>
    <w:rsid w:val="007259C9"/>
    <w:rsid w:val="00725C16"/>
    <w:rsid w:val="00741204"/>
    <w:rsid w:val="00742AE7"/>
    <w:rsid w:val="007529B4"/>
    <w:rsid w:val="00761BB6"/>
    <w:rsid w:val="007804CE"/>
    <w:rsid w:val="007C4330"/>
    <w:rsid w:val="007C5F95"/>
    <w:rsid w:val="007D5B33"/>
    <w:rsid w:val="007E01A6"/>
    <w:rsid w:val="00803905"/>
    <w:rsid w:val="00803AF2"/>
    <w:rsid w:val="00825C7D"/>
    <w:rsid w:val="00831F0C"/>
    <w:rsid w:val="008701D2"/>
    <w:rsid w:val="0087544D"/>
    <w:rsid w:val="008906F9"/>
    <w:rsid w:val="00891AD4"/>
    <w:rsid w:val="008B398D"/>
    <w:rsid w:val="008C64C6"/>
    <w:rsid w:val="008E2700"/>
    <w:rsid w:val="00942177"/>
    <w:rsid w:val="009607F9"/>
    <w:rsid w:val="00966136"/>
    <w:rsid w:val="00972C9F"/>
    <w:rsid w:val="00993153"/>
    <w:rsid w:val="009C033B"/>
    <w:rsid w:val="009D142E"/>
    <w:rsid w:val="009E74BA"/>
    <w:rsid w:val="00AD339E"/>
    <w:rsid w:val="00AD61A5"/>
    <w:rsid w:val="00AE5088"/>
    <w:rsid w:val="00AF234B"/>
    <w:rsid w:val="00B02A29"/>
    <w:rsid w:val="00B33CA0"/>
    <w:rsid w:val="00B7244F"/>
    <w:rsid w:val="00BA7779"/>
    <w:rsid w:val="00BE17B4"/>
    <w:rsid w:val="00C3453F"/>
    <w:rsid w:val="00C94921"/>
    <w:rsid w:val="00CA5E20"/>
    <w:rsid w:val="00CC7EFF"/>
    <w:rsid w:val="00CD1D82"/>
    <w:rsid w:val="00D50152"/>
    <w:rsid w:val="00D90E27"/>
    <w:rsid w:val="00DD7DA1"/>
    <w:rsid w:val="00E31467"/>
    <w:rsid w:val="00E43B1F"/>
    <w:rsid w:val="00E679C7"/>
    <w:rsid w:val="00E812B0"/>
    <w:rsid w:val="00E838AD"/>
    <w:rsid w:val="00EC37B6"/>
    <w:rsid w:val="00F06583"/>
    <w:rsid w:val="00F24119"/>
    <w:rsid w:val="00F468F1"/>
    <w:rsid w:val="00F6368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8065"/>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35A20"/>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435A20"/>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435A20"/>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435A20"/>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435A20"/>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435A20"/>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435A20"/>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435A20"/>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435A20"/>
    <w:rPr>
      <w:rFonts w:ascii="Times New Roman" w:eastAsia="Times New Roman" w:hAnsi="Times New Roman" w:cs="David"/>
      <w:bCs/>
      <w:sz w:val="20"/>
      <w:szCs w:val="24"/>
      <w:u w:val="single"/>
      <w:lang w:eastAsia="he-IL"/>
    </w:rPr>
  </w:style>
  <w:style w:type="numbering" w:customStyle="1" w:styleId="NoList1">
    <w:name w:val="No List1"/>
    <w:next w:val="NoList"/>
    <w:semiHidden/>
    <w:rsid w:val="00435A20"/>
  </w:style>
  <w:style w:type="paragraph" w:styleId="BodyText">
    <w:name w:val="Body Text"/>
    <w:basedOn w:val="Normal"/>
    <w:link w:val="BodyTextChar"/>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435A20"/>
    <w:rPr>
      <w:rFonts w:ascii="Times New Roman" w:eastAsia="Times New Roman" w:hAnsi="Times New Roman" w:cs="David"/>
      <w:sz w:val="20"/>
      <w:szCs w:val="24"/>
      <w:lang w:eastAsia="he-IL"/>
    </w:rPr>
  </w:style>
  <w:style w:type="paragraph" w:styleId="Title">
    <w:name w:val="Title"/>
    <w:basedOn w:val="Normal"/>
    <w:link w:val="TitleChar"/>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435A20"/>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435A20"/>
  </w:style>
  <w:style w:type="paragraph" w:styleId="BlockText">
    <w:name w:val="Block Text"/>
    <w:basedOn w:val="Normal"/>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435A20"/>
    <w:rPr>
      <w:rFonts w:ascii="Tahoma" w:eastAsia="Times New Roman" w:hAnsi="Tahoma" w:cs="Tahoma"/>
      <w:sz w:val="16"/>
      <w:szCs w:val="16"/>
      <w:lang w:eastAsia="he-IL"/>
    </w:rPr>
  </w:style>
  <w:style w:type="paragraph" w:customStyle="1" w:styleId="1">
    <w:name w:val="חתימה1"/>
    <w:basedOn w:val="Normal"/>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435A20"/>
    <w:pPr>
      <w:ind w:left="540" w:hanging="540"/>
    </w:pPr>
    <w:rPr>
      <w:szCs w:val="22"/>
    </w:rPr>
  </w:style>
  <w:style w:type="paragraph" w:customStyle="1" w:styleId="a0">
    <w:name w:val="חתימה קו אחד"/>
    <w:basedOn w:val="1"/>
    <w:rsid w:val="00435A20"/>
    <w:pPr>
      <w:tabs>
        <w:tab w:val="left" w:pos="2880"/>
        <w:tab w:val="left" w:pos="5220"/>
        <w:tab w:val="left" w:pos="7740"/>
      </w:tabs>
      <w:ind w:left="360"/>
    </w:pPr>
    <w:rPr>
      <w:sz w:val="22"/>
      <w:szCs w:val="22"/>
    </w:rPr>
  </w:style>
  <w:style w:type="paragraph" w:customStyle="1" w:styleId="10">
    <w:name w:val="חתימה קו 1 נקודות"/>
    <w:basedOn w:val="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Normal"/>
    <w:next w:val="Normal"/>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Normal"/>
    <w:next w:val="Normal"/>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1">
    <w:name w:val="סגנון"/>
    <w:basedOn w:val="Normal"/>
    <w:next w:val="BlockText"/>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Normal"/>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Normal"/>
    <w:next w:val="Normal"/>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BodyTextIndent3">
    <w:name w:val="Body Text Indent 3"/>
    <w:basedOn w:val="Normal"/>
    <w:link w:val="BodyTextIndent3Char"/>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435A20"/>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435A20"/>
    <w:rPr>
      <w:rFonts w:ascii="Times New Roman" w:eastAsia="Times New Roman" w:hAnsi="Times New Roman" w:cs="David"/>
      <w:sz w:val="20"/>
      <w:szCs w:val="24"/>
      <w:lang w:eastAsia="he-IL"/>
    </w:rPr>
  </w:style>
  <w:style w:type="paragraph" w:styleId="DocumentMap">
    <w:name w:val="Document Map"/>
    <w:basedOn w:val="Normal"/>
    <w:link w:val="DocumentMapChar"/>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435A20"/>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Normal"/>
    <w:link w:val="AutoFieldChar"/>
    <w:qFormat/>
    <w:rsid w:val="009D142E"/>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DefaultParagraphFont"/>
    <w:link w:val="AutoField"/>
    <w:rsid w:val="009D142E"/>
    <w:rPr>
      <w:rFonts w:ascii="Times New Roman" w:eastAsia="Times New Roman" w:hAnsi="Times New Roman" w:cs="David"/>
      <w:sz w:val="24"/>
      <w:szCs w:val="24"/>
      <w:lang w:eastAsia="he-IL"/>
    </w:rPr>
  </w:style>
  <w:style w:type="paragraph" w:styleId="ListParagraph">
    <w:name w:val="List Paragraph"/>
    <w:basedOn w:val="Normal"/>
    <w:uiPriority w:val="34"/>
    <w:qFormat/>
    <w:rsid w:val="007E01A6"/>
    <w:pPr>
      <w:ind w:left="720"/>
      <w:contextualSpacing/>
    </w:pPr>
  </w:style>
  <w:style w:type="paragraph" w:customStyle="1" w:styleId="a2">
    <w:name w:val="היסט_כפול"/>
    <w:basedOn w:val="Normal"/>
    <w:rsid w:val="00725C16"/>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5063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5CA1F306D5444C7BECD6EB0B641733F"/>
        <w:category>
          <w:name w:val="General"/>
          <w:gallery w:val="placeholder"/>
        </w:category>
        <w:types>
          <w:type w:val="bbPlcHdr"/>
        </w:types>
        <w:behaviors>
          <w:behavior w:val="content"/>
        </w:behaviors>
        <w:guid w:val="{2D3A1D9C-755F-4465-A001-224124BCA7AF}"/>
      </w:docPartPr>
      <w:docPartBody>
        <w:p w:rsidR="007A6519" w:rsidRDefault="007A6519">
          <w:r w:rsidRPr="00117634">
            <w:rPr>
              <w:rStyle w:val="PlaceholderText"/>
              <w:rtl/>
            </w:rPr>
            <w:t>[תאריך חתימת חוזה]</w:t>
          </w:r>
        </w:p>
      </w:docPartBody>
    </w:docPart>
    <w:docPart>
      <w:docPartPr>
        <w:name w:val="62D576052A154CD28531C6B81578C6FD"/>
        <w:category>
          <w:name w:val="General"/>
          <w:gallery w:val="placeholder"/>
        </w:category>
        <w:types>
          <w:type w:val="bbPlcHdr"/>
        </w:types>
        <w:behaviors>
          <w:behavior w:val="content"/>
        </w:behaviors>
        <w:guid w:val="{FB53173A-1072-4332-B96E-F28C794DECE0}"/>
      </w:docPartPr>
      <w:docPartBody>
        <w:p w:rsidR="007A6519" w:rsidRDefault="007A6519">
          <w:r w:rsidRPr="00117634">
            <w:rPr>
              <w:rStyle w:val="PlaceholderText"/>
              <w:rtl/>
            </w:rPr>
            <w:t>[צד א בחוזה]</w:t>
          </w:r>
        </w:p>
      </w:docPartBody>
    </w:docPart>
    <w:docPart>
      <w:docPartPr>
        <w:name w:val="96914D508BEF4F929B7501A5DB87B1A0"/>
        <w:category>
          <w:name w:val="General"/>
          <w:gallery w:val="placeholder"/>
        </w:category>
        <w:types>
          <w:type w:val="bbPlcHdr"/>
        </w:types>
        <w:behaviors>
          <w:behavior w:val="content"/>
        </w:behaviors>
        <w:guid w:val="{6B62FA07-10A3-4995-BBF5-284D297D9D1D}"/>
      </w:docPartPr>
      <w:docPartBody>
        <w:p w:rsidR="001F1B02" w:rsidRDefault="001F1B02">
          <w:r w:rsidRPr="00855FA4">
            <w:rPr>
              <w:rStyle w:val="PlaceholderText"/>
              <w:rtl/>
            </w:rPr>
            <w:t>[רשות מקומית]</w:t>
          </w:r>
        </w:p>
      </w:docPartBody>
    </w:docPart>
    <w:docPart>
      <w:docPartPr>
        <w:name w:val="9409EF5BCD3D468095C6148150842900"/>
        <w:category>
          <w:name w:val="General"/>
          <w:gallery w:val="placeholder"/>
        </w:category>
        <w:types>
          <w:type w:val="bbPlcHdr"/>
        </w:types>
        <w:behaviors>
          <w:behavior w:val="content"/>
        </w:behaviors>
        <w:guid w:val="{29109670-B7B4-4779-8DA1-4B10D0B4A4BA}"/>
      </w:docPartPr>
      <w:docPartBody>
        <w:p w:rsidR="001F1B02" w:rsidRDefault="001F1B02">
          <w:r w:rsidRPr="00855FA4">
            <w:rPr>
              <w:rStyle w:val="PlaceholderText"/>
              <w:rtl/>
            </w:rPr>
            <w:t>[שם אתר]</w:t>
          </w:r>
        </w:p>
      </w:docPartBody>
    </w:docPart>
    <w:docPart>
      <w:docPartPr>
        <w:name w:val="37FA6C6CE818462EAD865C5146D00396"/>
        <w:category>
          <w:name w:val="General"/>
          <w:gallery w:val="placeholder"/>
        </w:category>
        <w:types>
          <w:type w:val="bbPlcHdr"/>
        </w:types>
        <w:behaviors>
          <w:behavior w:val="content"/>
        </w:behaviors>
        <w:guid w:val="{B5B6DB59-D76C-4469-8D31-49BF2D8C809F}"/>
      </w:docPartPr>
      <w:docPartBody>
        <w:p w:rsidR="001F1B02" w:rsidRDefault="001F1B02">
          <w:r w:rsidRPr="00855FA4">
            <w:rPr>
              <w:rStyle w:val="PlaceholderText"/>
              <w:rtl/>
            </w:rPr>
            <w:t>[שם הפרויקט]</w:t>
          </w:r>
        </w:p>
      </w:docPartBody>
    </w:docPart>
    <w:docPart>
      <w:docPartPr>
        <w:name w:val="0048A4A0C4724B3EB9951F4945FA6880"/>
        <w:category>
          <w:name w:val="General"/>
          <w:gallery w:val="placeholder"/>
        </w:category>
        <w:types>
          <w:type w:val="bbPlcHdr"/>
        </w:types>
        <w:behaviors>
          <w:behavior w:val="content"/>
        </w:behaviors>
        <w:guid w:val="{F2D20F0B-0328-4612-B7FE-2D79D43D70AA}"/>
      </w:docPartPr>
      <w:docPartBody>
        <w:p w:rsidR="001F1B02" w:rsidRDefault="001F1B02">
          <w:r w:rsidRPr="00855FA4">
            <w:rPr>
              <w:rStyle w:val="PlaceholderText"/>
              <w:rtl/>
            </w:rPr>
            <w:t>[רשות מקומית]</w:t>
          </w:r>
        </w:p>
      </w:docPartBody>
    </w:docPart>
    <w:docPart>
      <w:docPartPr>
        <w:name w:val="539C051A59DD4739B773D24F6837E458"/>
        <w:category>
          <w:name w:val="General"/>
          <w:gallery w:val="placeholder"/>
        </w:category>
        <w:types>
          <w:type w:val="bbPlcHdr"/>
        </w:types>
        <w:behaviors>
          <w:behavior w:val="content"/>
        </w:behaviors>
        <w:guid w:val="{A8252001-D985-4A56-AC23-57BA04CC39BA}"/>
      </w:docPartPr>
      <w:docPartBody>
        <w:p w:rsidR="001F1B02" w:rsidRDefault="001F1B02">
          <w:r w:rsidRPr="00855FA4">
            <w:rPr>
              <w:rStyle w:val="PlaceholderText"/>
              <w:rtl/>
            </w:rPr>
            <w:t>[אחוז השתתפות צד א]</w:t>
          </w:r>
        </w:p>
      </w:docPartBody>
    </w:docPart>
    <w:docPart>
      <w:docPartPr>
        <w:name w:val="FD7736BE372A4461A53597749112E49E"/>
        <w:category>
          <w:name w:val="General"/>
          <w:gallery w:val="placeholder"/>
        </w:category>
        <w:types>
          <w:type w:val="bbPlcHdr"/>
        </w:types>
        <w:behaviors>
          <w:behavior w:val="content"/>
        </w:behaviors>
        <w:guid w:val="{15E5D1ED-0364-47DA-BF8D-400C1ABB13A4}"/>
      </w:docPartPr>
      <w:docPartBody>
        <w:p w:rsidR="001F1B02" w:rsidRDefault="001F1B02">
          <w:r w:rsidRPr="00855FA4">
            <w:rPr>
              <w:rStyle w:val="PlaceholderText"/>
              <w:rtl/>
            </w:rPr>
            <w:t>[נקודות מדד]</w:t>
          </w:r>
        </w:p>
      </w:docPartBody>
    </w:docPart>
    <w:docPart>
      <w:docPartPr>
        <w:name w:val="F316C7C6273D466581BD3E5F03CCF46E"/>
        <w:category>
          <w:name w:val="General"/>
          <w:gallery w:val="placeholder"/>
        </w:category>
        <w:types>
          <w:type w:val="bbPlcHdr"/>
        </w:types>
        <w:behaviors>
          <w:behavior w:val="content"/>
        </w:behaviors>
        <w:guid w:val="{55E2A4AD-6C5D-4F81-9AC7-A3475F44B1F6}"/>
      </w:docPartPr>
      <w:docPartBody>
        <w:p w:rsidR="0079296E" w:rsidRDefault="001F1B02">
          <w:r w:rsidRPr="00855FA4">
            <w:rPr>
              <w:rStyle w:val="PlaceholderText"/>
              <w:rtl/>
            </w:rPr>
            <w:t>[תאריך חתימת חוזה]</w:t>
          </w:r>
        </w:p>
      </w:docPartBody>
    </w:docPart>
    <w:docPart>
      <w:docPartPr>
        <w:name w:val="EDD1EF130B6140F08122010E513EF203"/>
        <w:category>
          <w:name w:val="General"/>
          <w:gallery w:val="placeholder"/>
        </w:category>
        <w:types>
          <w:type w:val="bbPlcHdr"/>
        </w:types>
        <w:behaviors>
          <w:behavior w:val="content"/>
        </w:behaviors>
        <w:guid w:val="{8C93E21D-1A32-4930-B70D-BE9CA10AEAAE}"/>
      </w:docPartPr>
      <w:docPartBody>
        <w:p w:rsidR="0079296E" w:rsidRDefault="001F1B02">
          <w:r w:rsidRPr="00855FA4">
            <w:rPr>
              <w:rStyle w:val="PlaceholderText"/>
              <w:rtl/>
            </w:rPr>
            <w:t>[שם ספק]</w:t>
          </w:r>
        </w:p>
      </w:docPartBody>
    </w:docPart>
    <w:docPart>
      <w:docPartPr>
        <w:name w:val="5F7EEAD868D4429F83C333087C4B36C8"/>
        <w:category>
          <w:name w:val="General"/>
          <w:gallery w:val="placeholder"/>
        </w:category>
        <w:types>
          <w:type w:val="bbPlcHdr"/>
        </w:types>
        <w:behaviors>
          <w:behavior w:val="content"/>
        </w:behaviors>
        <w:guid w:val="{C7266958-F44F-4C99-9E49-7F972850D247}"/>
      </w:docPartPr>
      <w:docPartBody>
        <w:p w:rsidR="0079296E" w:rsidRDefault="001F1B02">
          <w:r w:rsidRPr="00855FA4">
            <w:rPr>
              <w:rStyle w:val="PlaceholderText"/>
              <w:rtl/>
            </w:rPr>
            <w:t>[שם ספק]</w:t>
          </w:r>
        </w:p>
      </w:docPartBody>
    </w:docPart>
    <w:docPart>
      <w:docPartPr>
        <w:name w:val="12A68F5930FB43589928856FB660F658"/>
        <w:category>
          <w:name w:val="General"/>
          <w:gallery w:val="placeholder"/>
        </w:category>
        <w:types>
          <w:type w:val="bbPlcHdr"/>
        </w:types>
        <w:behaviors>
          <w:behavior w:val="content"/>
        </w:behaviors>
        <w:guid w:val="{02C108B1-53C8-41C1-871D-95D20A13B953}"/>
      </w:docPartPr>
      <w:docPartBody>
        <w:p w:rsidR="0079296E" w:rsidRDefault="001F1B02">
          <w:r w:rsidRPr="00855FA4">
            <w:rPr>
              <w:rStyle w:val="PlaceholderText"/>
              <w:rtl/>
            </w:rPr>
            <w:t>[שם ספק]</w:t>
          </w:r>
        </w:p>
      </w:docPartBody>
    </w:docPart>
    <w:docPart>
      <w:docPartPr>
        <w:name w:val="B57B0F4EB9C14F02B7E63AC6E8419186"/>
        <w:category>
          <w:name w:val="General"/>
          <w:gallery w:val="placeholder"/>
        </w:category>
        <w:types>
          <w:type w:val="bbPlcHdr"/>
        </w:types>
        <w:behaviors>
          <w:behavior w:val="content"/>
        </w:behaviors>
        <w:guid w:val="{95616F50-FD0B-4571-A8F2-F13AEEB6004A}"/>
      </w:docPartPr>
      <w:docPartBody>
        <w:p w:rsidR="0079296E" w:rsidRDefault="001F1B02">
          <w:r w:rsidRPr="00855FA4">
            <w:rPr>
              <w:rStyle w:val="PlaceholderText"/>
              <w:rtl/>
            </w:rPr>
            <w:t>[שם ספק]</w:t>
          </w:r>
        </w:p>
      </w:docPartBody>
    </w:docPart>
    <w:docPart>
      <w:docPartPr>
        <w:name w:val="B13DAA06D5564166A3EA70FA99D4A21D"/>
        <w:category>
          <w:name w:val="General"/>
          <w:gallery w:val="placeholder"/>
        </w:category>
        <w:types>
          <w:type w:val="bbPlcHdr"/>
        </w:types>
        <w:behaviors>
          <w:behavior w:val="content"/>
        </w:behaviors>
        <w:guid w:val="{9B44BA64-E08B-466C-88FE-DC18CA839A93}"/>
      </w:docPartPr>
      <w:docPartBody>
        <w:p w:rsidR="0079296E" w:rsidRDefault="001F1B02">
          <w:r w:rsidRPr="00855FA4">
            <w:rPr>
              <w:rStyle w:val="PlaceholderText"/>
              <w:rtl/>
            </w:rPr>
            <w:t>[שם ספק]</w:t>
          </w:r>
        </w:p>
      </w:docPartBody>
    </w:docPart>
    <w:docPart>
      <w:docPartPr>
        <w:name w:val="DEDCFBE5F84C45B88A61A0FC1C9F01E2"/>
        <w:category>
          <w:name w:val="General"/>
          <w:gallery w:val="placeholder"/>
        </w:category>
        <w:types>
          <w:type w:val="bbPlcHdr"/>
        </w:types>
        <w:behaviors>
          <w:behavior w:val="content"/>
        </w:behaviors>
        <w:guid w:val="{78687AAF-85F7-4505-B04A-2CD00C3E708A}"/>
      </w:docPartPr>
      <w:docPartBody>
        <w:p w:rsidR="0079296E" w:rsidRDefault="001F1B02">
          <w:r w:rsidRPr="00855FA4">
            <w:rPr>
              <w:rStyle w:val="PlaceholderText"/>
              <w:rtl/>
            </w:rPr>
            <w:t>[שם ספק]</w:t>
          </w:r>
        </w:p>
      </w:docPartBody>
    </w:docPart>
    <w:docPart>
      <w:docPartPr>
        <w:name w:val="E437B5A4C0204882B0D88C7DD4BFEDBC"/>
        <w:category>
          <w:name w:val="General"/>
          <w:gallery w:val="placeholder"/>
        </w:category>
        <w:types>
          <w:type w:val="bbPlcHdr"/>
        </w:types>
        <w:behaviors>
          <w:behavior w:val="content"/>
        </w:behaviors>
        <w:guid w:val="{3ECC55C5-0C72-49B7-90C5-ADDB1634F06A}"/>
      </w:docPartPr>
      <w:docPartBody>
        <w:p w:rsidR="0079296E" w:rsidRDefault="001F1B02">
          <w:r w:rsidRPr="00855FA4">
            <w:rPr>
              <w:rStyle w:val="PlaceholderText"/>
              <w:rtl/>
            </w:rPr>
            <w:t>[שם אתר]</w:t>
          </w:r>
        </w:p>
      </w:docPartBody>
    </w:docPart>
    <w:docPart>
      <w:docPartPr>
        <w:name w:val="3E62BC5DCC794E5DBF84670D0084D88E"/>
        <w:category>
          <w:name w:val="General"/>
          <w:gallery w:val="placeholder"/>
        </w:category>
        <w:types>
          <w:type w:val="bbPlcHdr"/>
        </w:types>
        <w:behaviors>
          <w:behavior w:val="content"/>
        </w:behaviors>
        <w:guid w:val="{421B5237-7869-44DB-A79F-D24162697AB1}"/>
      </w:docPartPr>
      <w:docPartBody>
        <w:p w:rsidR="0079296E" w:rsidRDefault="001F1B02">
          <w:r w:rsidRPr="00855FA4">
            <w:rPr>
              <w:rStyle w:val="PlaceholderText"/>
              <w:rtl/>
            </w:rPr>
            <w:t>[תיאור עבודה]</w:t>
          </w:r>
        </w:p>
      </w:docPartBody>
    </w:docPart>
    <w:docPart>
      <w:docPartPr>
        <w:name w:val="AECE8DE340EE4BB19772344679294107"/>
        <w:category>
          <w:name w:val="General"/>
          <w:gallery w:val="placeholder"/>
        </w:category>
        <w:types>
          <w:type w:val="bbPlcHdr"/>
        </w:types>
        <w:behaviors>
          <w:behavior w:val="content"/>
        </w:behaviors>
        <w:guid w:val="{718FC86C-0E46-4428-8D29-30A1DE82BCE2}"/>
      </w:docPartPr>
      <w:docPartBody>
        <w:p w:rsidR="0079296E" w:rsidRDefault="001F1B02">
          <w:r w:rsidRPr="00855FA4">
            <w:rPr>
              <w:rStyle w:val="PlaceholderText"/>
              <w:rtl/>
            </w:rPr>
            <w:t>[שם אתר]</w:t>
          </w:r>
        </w:p>
      </w:docPartBody>
    </w:docPart>
    <w:docPart>
      <w:docPartPr>
        <w:name w:val="EF1A3545D613437C85773AC44A8A2418"/>
        <w:category>
          <w:name w:val="General"/>
          <w:gallery w:val="placeholder"/>
        </w:category>
        <w:types>
          <w:type w:val="bbPlcHdr"/>
        </w:types>
        <w:behaviors>
          <w:behavior w:val="content"/>
        </w:behaviors>
        <w:guid w:val="{19EC855A-0396-4AB6-B381-6AFBC266D90A}"/>
      </w:docPartPr>
      <w:docPartBody>
        <w:p w:rsidR="0079296E" w:rsidRDefault="001F1B02">
          <w:r w:rsidRPr="00855FA4">
            <w:rPr>
              <w:rStyle w:val="PlaceholderText"/>
              <w:rtl/>
            </w:rPr>
            <w:t>[תאריך חתימת חוזה]</w:t>
          </w:r>
        </w:p>
      </w:docPartBody>
    </w:docPart>
    <w:docPart>
      <w:docPartPr>
        <w:name w:val="784FCD41F80F40C589F0CD018D0F0FB7"/>
        <w:category>
          <w:name w:val="General"/>
          <w:gallery w:val="placeholder"/>
        </w:category>
        <w:types>
          <w:type w:val="bbPlcHdr"/>
        </w:types>
        <w:behaviors>
          <w:behavior w:val="content"/>
        </w:behaviors>
        <w:guid w:val="{8DD2C97B-05B0-40D0-B257-8CC984F2842B}"/>
      </w:docPartPr>
      <w:docPartBody>
        <w:p w:rsidR="00753FEA" w:rsidRDefault="0079296E">
          <w:r w:rsidRPr="005770D1">
            <w:rPr>
              <w:rStyle w:val="PlaceholderText"/>
              <w:rtl/>
            </w:rPr>
            <w:t>[שדה נוסף 2]</w:t>
          </w:r>
        </w:p>
      </w:docPartBody>
    </w:docPart>
    <w:docPart>
      <w:docPartPr>
        <w:name w:val="6BA25365AEE14B85A0089DB034E49E7E"/>
        <w:category>
          <w:name w:val="General"/>
          <w:gallery w:val="placeholder"/>
        </w:category>
        <w:types>
          <w:type w:val="bbPlcHdr"/>
        </w:types>
        <w:behaviors>
          <w:behavior w:val="content"/>
        </w:behaviors>
        <w:guid w:val="{86E6CDB2-8E11-44CC-8BD7-5E4F7D78CDF9}"/>
      </w:docPartPr>
      <w:docPartBody>
        <w:p w:rsidR="00753FEA" w:rsidRDefault="0079296E">
          <w:r w:rsidRPr="005770D1">
            <w:rPr>
              <w:rStyle w:val="PlaceholderText"/>
              <w:rtl/>
            </w:rPr>
            <w:t>[שדה נוסף 1]</w:t>
          </w:r>
        </w:p>
      </w:docPartBody>
    </w:docPart>
    <w:docPart>
      <w:docPartPr>
        <w:name w:val="EB50BB8246404083A9E2FDC9F1B64642"/>
        <w:category>
          <w:name w:val="General"/>
          <w:gallery w:val="placeholder"/>
        </w:category>
        <w:types>
          <w:type w:val="bbPlcHdr"/>
        </w:types>
        <w:behaviors>
          <w:behavior w:val="content"/>
        </w:behaviors>
        <w:guid w:val="{B69EBDCC-4EB8-4F7D-8918-AA29B5CA1EFD}"/>
      </w:docPartPr>
      <w:docPartBody>
        <w:p w:rsidR="00753FEA" w:rsidRDefault="0079296E">
          <w:r w:rsidRPr="005770D1">
            <w:rPr>
              <w:rStyle w:val="PlaceholderText"/>
              <w:rtl/>
            </w:rPr>
            <w:t>[שדה נוסף 3]</w:t>
          </w:r>
        </w:p>
      </w:docPartBody>
    </w:docPart>
    <w:docPart>
      <w:docPartPr>
        <w:name w:val="EA601E4CD431459F95474054E7066FFE"/>
        <w:category>
          <w:name w:val="General"/>
          <w:gallery w:val="placeholder"/>
        </w:category>
        <w:types>
          <w:type w:val="bbPlcHdr"/>
        </w:types>
        <w:behaviors>
          <w:behavior w:val="content"/>
        </w:behaviors>
        <w:guid w:val="{9FB56CEC-59CB-401F-98F1-5E9FC182EA87}"/>
      </w:docPartPr>
      <w:docPartBody>
        <w:p w:rsidR="00753FEA" w:rsidRDefault="0079296E">
          <w:r w:rsidRPr="005770D1">
            <w:rPr>
              <w:rStyle w:val="PlaceholderText"/>
              <w:rtl/>
            </w:rPr>
            <w:t>[שדה נוסף 4]</w:t>
          </w:r>
        </w:p>
      </w:docPartBody>
    </w:docPart>
    <w:docPart>
      <w:docPartPr>
        <w:name w:val="59F3D6F8431343AFA0229A95FD7D6EBE"/>
        <w:category>
          <w:name w:val="General"/>
          <w:gallery w:val="placeholder"/>
        </w:category>
        <w:types>
          <w:type w:val="bbPlcHdr"/>
        </w:types>
        <w:behaviors>
          <w:behavior w:val="content"/>
        </w:behaviors>
        <w:guid w:val="{AE7FD76C-7B78-4AF9-9D0E-69FDCC2C0625}"/>
      </w:docPartPr>
      <w:docPartBody>
        <w:p w:rsidR="00753FEA" w:rsidRDefault="0079296E">
          <w:r w:rsidRPr="005770D1">
            <w:rPr>
              <w:rStyle w:val="PlaceholderText"/>
              <w:rtl/>
            </w:rPr>
            <w:t>[שדה נוסף 5]</w:t>
          </w:r>
        </w:p>
      </w:docPartBody>
    </w:docPart>
    <w:docPart>
      <w:docPartPr>
        <w:name w:val="D86FFA13F3C947708D6601BC22E25292"/>
        <w:category>
          <w:name w:val="General"/>
          <w:gallery w:val="placeholder"/>
        </w:category>
        <w:types>
          <w:type w:val="bbPlcHdr"/>
        </w:types>
        <w:behaviors>
          <w:behavior w:val="content"/>
        </w:behaviors>
        <w:guid w:val="{1289D866-DC55-4280-9D70-1CC317D7FC42}"/>
      </w:docPartPr>
      <w:docPartBody>
        <w:p w:rsidR="00753FEA" w:rsidRDefault="0079296E">
          <w:r w:rsidRPr="005770D1">
            <w:rPr>
              <w:rStyle w:val="PlaceholderText"/>
              <w:rtl/>
            </w:rPr>
            <w:t>[שדה נוסף 6]</w:t>
          </w:r>
        </w:p>
      </w:docPartBody>
    </w:docPart>
    <w:docPart>
      <w:docPartPr>
        <w:name w:val="2F3D4EE59AE243289F28F06F5E10638C"/>
        <w:category>
          <w:name w:val="General"/>
          <w:gallery w:val="placeholder"/>
        </w:category>
        <w:types>
          <w:type w:val="bbPlcHdr"/>
        </w:types>
        <w:behaviors>
          <w:behavior w:val="content"/>
        </w:behaviors>
        <w:guid w:val="{224D622D-F876-4003-8456-E9642AE02A77}"/>
      </w:docPartPr>
      <w:docPartBody>
        <w:p w:rsidR="007D75B4" w:rsidRDefault="00753FEA">
          <w:r w:rsidRPr="00B10541">
            <w:rPr>
              <w:rStyle w:val="PlaceholderText"/>
              <w:rtl/>
            </w:rPr>
            <w:t>[סוג מדד כותרת]</w:t>
          </w:r>
        </w:p>
      </w:docPartBody>
    </w:docPart>
    <w:docPart>
      <w:docPartPr>
        <w:name w:val="7FA9CCEA6498400B9A3825121A639DEE"/>
        <w:category>
          <w:name w:val="General"/>
          <w:gallery w:val="placeholder"/>
        </w:category>
        <w:types>
          <w:type w:val="bbPlcHdr"/>
        </w:types>
        <w:behaviors>
          <w:behavior w:val="content"/>
        </w:behaviors>
        <w:guid w:val="{6EDFF850-1E5C-40A1-817A-EB331F97D71C}"/>
      </w:docPartPr>
      <w:docPartBody>
        <w:p w:rsidR="0063068D" w:rsidRDefault="007D75B4">
          <w:r w:rsidRPr="00747ED4">
            <w:rPr>
              <w:rStyle w:val="PlaceholderText"/>
              <w:rtl/>
            </w:rPr>
            <w:t>[תבנית חוזה]</w:t>
          </w:r>
        </w:p>
      </w:docPartBody>
    </w:docPart>
    <w:docPart>
      <w:docPartPr>
        <w:name w:val="FA1449019F9E4CF4BFDAD14DBBBEA065"/>
        <w:category>
          <w:name w:val="כללי"/>
          <w:gallery w:val="placeholder"/>
        </w:category>
        <w:types>
          <w:type w:val="bbPlcHdr"/>
        </w:types>
        <w:behaviors>
          <w:behavior w:val="content"/>
        </w:behaviors>
        <w:guid w:val="{1B1746A2-070D-4C68-A509-D111E9BDEE57}"/>
      </w:docPartPr>
      <w:docPartBody>
        <w:p w:rsidR="006356D4" w:rsidRDefault="00C47B57" w:rsidP="00C47B57">
          <w:pPr>
            <w:pStyle w:val="FA1449019F9E4CF4BFDAD14DBBBEA065"/>
          </w:pPr>
          <w:r w:rsidRPr="004D0396">
            <w:rPr>
              <w:rStyle w:val="PlaceholderText"/>
              <w:rtl/>
            </w:rPr>
            <w:t>[שם הפרויקט]</w:t>
          </w:r>
        </w:p>
      </w:docPartBody>
    </w:docPart>
    <w:docPart>
      <w:docPartPr>
        <w:name w:val="1F5CCDFB4E69458181B69D67A73897E9"/>
        <w:category>
          <w:name w:val="כללי"/>
          <w:gallery w:val="placeholder"/>
        </w:category>
        <w:types>
          <w:type w:val="bbPlcHdr"/>
        </w:types>
        <w:behaviors>
          <w:behavior w:val="content"/>
        </w:behaviors>
        <w:guid w:val="{D1C57987-E23B-4419-856F-47BDB53D399C}"/>
      </w:docPartPr>
      <w:docPartBody>
        <w:p w:rsidR="006356D4" w:rsidRDefault="00C47B57" w:rsidP="00C47B57">
          <w:pPr>
            <w:pStyle w:val="1F5CCDFB4E69458181B69D67A73897E9"/>
          </w:pPr>
          <w:r w:rsidRPr="004D0396">
            <w:rPr>
              <w:rStyle w:val="PlaceholderText"/>
              <w:rtl/>
            </w:rPr>
            <w:t>[שם אתר]</w:t>
          </w:r>
        </w:p>
      </w:docPartBody>
    </w:docPart>
    <w:docPart>
      <w:docPartPr>
        <w:name w:val="05C7E99336E04E30BF74697B1239F60B"/>
        <w:category>
          <w:name w:val="כללי"/>
          <w:gallery w:val="placeholder"/>
        </w:category>
        <w:types>
          <w:type w:val="bbPlcHdr"/>
        </w:types>
        <w:behaviors>
          <w:behavior w:val="content"/>
        </w:behaviors>
        <w:guid w:val="{E7E99D59-4441-4EC4-AB13-99FE438CAEE3}"/>
      </w:docPartPr>
      <w:docPartBody>
        <w:p w:rsidR="0059075A" w:rsidRDefault="00D7346C" w:rsidP="00D7346C">
          <w:pPr>
            <w:pStyle w:val="05C7E99336E04E30BF74697B1239F60B"/>
          </w:pPr>
          <w:r w:rsidRPr="00033B28">
            <w:rPr>
              <w:rStyle w:val="PlaceholderText"/>
              <w:rtl/>
            </w:rPr>
            <w:t>[מדד בגין/ידוע - כותרת]</w:t>
          </w:r>
        </w:p>
      </w:docPartBody>
    </w:docPart>
    <w:docPart>
      <w:docPartPr>
        <w:name w:val="8939F1DEA66E448CB0B96606F59D742C"/>
        <w:category>
          <w:name w:val="כללי"/>
          <w:gallery w:val="placeholder"/>
        </w:category>
        <w:types>
          <w:type w:val="bbPlcHdr"/>
        </w:types>
        <w:behaviors>
          <w:behavior w:val="content"/>
        </w:behaviors>
        <w:guid w:val="{51330F47-3810-41A9-8D8E-CFD4E753E854}"/>
      </w:docPartPr>
      <w:docPartBody>
        <w:p w:rsidR="0059075A" w:rsidRDefault="00D7346C" w:rsidP="00D7346C">
          <w:pPr>
            <w:pStyle w:val="8939F1DEA66E448CB0B96606F59D742C"/>
          </w:pPr>
          <w:r w:rsidRPr="003059F5">
            <w:rPr>
              <w:rStyle w:val="PlaceholderText"/>
              <w:rtl/>
            </w:rPr>
            <w:t>[מדד בסיס]</w:t>
          </w:r>
        </w:p>
      </w:docPartBody>
    </w:docPart>
    <w:docPart>
      <w:docPartPr>
        <w:name w:val="229AAA44A0874516BB55209F39310720"/>
        <w:category>
          <w:name w:val="כללי"/>
          <w:gallery w:val="placeholder"/>
        </w:category>
        <w:types>
          <w:type w:val="bbPlcHdr"/>
        </w:types>
        <w:behaviors>
          <w:behavior w:val="content"/>
        </w:behaviors>
        <w:guid w:val="{3D4A7077-C71E-4DAC-BC3E-2D655E35D449}"/>
      </w:docPartPr>
      <w:docPartBody>
        <w:p w:rsidR="0059075A" w:rsidRDefault="0059075A">
          <w:r w:rsidRPr="00F936C8">
            <w:rPr>
              <w:rStyle w:val="PlaceholderText"/>
              <w:rtl/>
            </w:rPr>
            <w:t>[שם ספק]</w:t>
          </w:r>
        </w:p>
      </w:docPartBody>
    </w:docPart>
    <w:docPart>
      <w:docPartPr>
        <w:name w:val="230F295A2A3D4DF8856C41137321881A"/>
        <w:category>
          <w:name w:val="כללי"/>
          <w:gallery w:val="placeholder"/>
        </w:category>
        <w:types>
          <w:type w:val="bbPlcHdr"/>
        </w:types>
        <w:behaviors>
          <w:behavior w:val="content"/>
        </w:behaviors>
        <w:guid w:val="{BA280C4C-8C88-40CB-9C70-317000881F2D}"/>
      </w:docPartPr>
      <w:docPartBody>
        <w:p w:rsidR="00F55DCB" w:rsidRDefault="00F55DCB">
          <w:r w:rsidRPr="00C5438E">
            <w:rPr>
              <w:rStyle w:val="PlaceholderText"/>
              <w:rtl/>
            </w:rPr>
            <w:t>[שם הפרויקט]</w:t>
          </w:r>
        </w:p>
      </w:docPartBody>
    </w:docPart>
    <w:docPart>
      <w:docPartPr>
        <w:name w:val="26048B97AC884473AAA2C9E9F3E5AF41"/>
        <w:category>
          <w:name w:val="כללי"/>
          <w:gallery w:val="placeholder"/>
        </w:category>
        <w:types>
          <w:type w:val="bbPlcHdr"/>
        </w:types>
        <w:behaviors>
          <w:behavior w:val="content"/>
        </w:behaviors>
        <w:guid w:val="{B7BF8972-7B3B-4026-9643-86B078D71B06}"/>
      </w:docPartPr>
      <w:docPartBody>
        <w:p w:rsidR="00700FC1" w:rsidRDefault="00F55DCB" w:rsidP="00F55DCB">
          <w:pPr>
            <w:pStyle w:val="26048B97AC884473AAA2C9E9F3E5AF41"/>
          </w:pPr>
          <w:r w:rsidRPr="00C5438E">
            <w:rPr>
              <w:rStyle w:val="PlaceholderText"/>
              <w:rtl/>
            </w:rPr>
            <w:t>[צדדים נוספים]</w:t>
          </w:r>
        </w:p>
      </w:docPartBody>
    </w:docPart>
    <w:docPart>
      <w:docPartPr>
        <w:name w:val="99908AF8A95D41AD8449AF8994C02AE7"/>
        <w:category>
          <w:name w:val="כללי"/>
          <w:gallery w:val="placeholder"/>
        </w:category>
        <w:types>
          <w:type w:val="bbPlcHdr"/>
        </w:types>
        <w:behaviors>
          <w:behavior w:val="content"/>
        </w:behaviors>
        <w:guid w:val="{AB947879-4837-4BCC-9EC6-D55F5B805B2F}"/>
      </w:docPartPr>
      <w:docPartBody>
        <w:p w:rsidR="008C0E31" w:rsidRDefault="00700FC1">
          <w:r w:rsidRPr="00E44462">
            <w:rPr>
              <w:rStyle w:val="PlaceholderText"/>
              <w:rtl/>
            </w:rPr>
            <w:t>[צד א בחוזה]</w:t>
          </w:r>
        </w:p>
      </w:docPartBody>
    </w:docPart>
    <w:docPart>
      <w:docPartPr>
        <w:name w:val="1FC585D0E59D44F5B2C39148D4556B9B"/>
        <w:category>
          <w:name w:val="כללי"/>
          <w:gallery w:val="placeholder"/>
        </w:category>
        <w:types>
          <w:type w:val="bbPlcHdr"/>
        </w:types>
        <w:behaviors>
          <w:behavior w:val="content"/>
        </w:behaviors>
        <w:guid w:val="{D709ECFB-BE82-4C10-AD9E-48D439DAC96F}"/>
      </w:docPartPr>
      <w:docPartBody>
        <w:p w:rsidR="008C0E31" w:rsidRDefault="00700FC1">
          <w:r w:rsidRPr="00E44462">
            <w:rPr>
              <w:rStyle w:val="PlaceholderText"/>
              <w:rtl/>
            </w:rPr>
            <w:t>[צד א בחוזה]</w:t>
          </w:r>
        </w:p>
      </w:docPartBody>
    </w:docPart>
    <w:docPart>
      <w:docPartPr>
        <w:name w:val="AD34FE11F88C430AA5417E49AD9FA9F9"/>
        <w:category>
          <w:name w:val="כללי"/>
          <w:gallery w:val="placeholder"/>
        </w:category>
        <w:types>
          <w:type w:val="bbPlcHdr"/>
        </w:types>
        <w:behaviors>
          <w:behavior w:val="content"/>
        </w:behaviors>
        <w:guid w:val="{CE72D366-3B75-43F1-8DB9-C0FF6DE211E2}"/>
      </w:docPartPr>
      <w:docPartBody>
        <w:p w:rsidR="008C0E31" w:rsidRDefault="00700FC1" w:rsidP="00700FC1">
          <w:pPr>
            <w:pStyle w:val="AD34FE11F88C430AA5417E49AD9FA9F9"/>
          </w:pPr>
          <w:r w:rsidRPr="00E44462">
            <w:rPr>
              <w:rStyle w:val="PlaceholderText"/>
              <w:rtl/>
            </w:rPr>
            <w:t>[צד א בחוזה]</w:t>
          </w:r>
        </w:p>
      </w:docPartBody>
    </w:docPart>
    <w:docPart>
      <w:docPartPr>
        <w:name w:val="10AE26A04A8C43849BE0A9410057F49A"/>
        <w:category>
          <w:name w:val="כללי"/>
          <w:gallery w:val="placeholder"/>
        </w:category>
        <w:types>
          <w:type w:val="bbPlcHdr"/>
        </w:types>
        <w:behaviors>
          <w:behavior w:val="content"/>
        </w:behaviors>
        <w:guid w:val="{E86534BE-89FD-4E20-940E-4798965F90F9}"/>
      </w:docPartPr>
      <w:docPartBody>
        <w:p w:rsidR="006C28FF" w:rsidRDefault="00132158">
          <w:r w:rsidRPr="003E6FC4">
            <w:rPr>
              <w:rStyle w:val="PlaceholderText"/>
              <w:rtl/>
            </w:rPr>
            <w:t>[שם צד א]</w:t>
          </w:r>
        </w:p>
      </w:docPartBody>
    </w:docPart>
    <w:docPart>
      <w:docPartPr>
        <w:name w:val="A3318365BF944B97B96F002FB5DCE952"/>
        <w:category>
          <w:name w:val="כללי"/>
          <w:gallery w:val="placeholder"/>
        </w:category>
        <w:types>
          <w:type w:val="bbPlcHdr"/>
        </w:types>
        <w:behaviors>
          <w:behavior w:val="content"/>
        </w:behaviors>
        <w:guid w:val="{CF8FB420-ED60-4671-86D1-F42FF741B68A}"/>
      </w:docPartPr>
      <w:docPartBody>
        <w:p w:rsidR="006C28FF" w:rsidRDefault="00132158">
          <w:r w:rsidRPr="003E6FC4">
            <w:rPr>
              <w:rStyle w:val="PlaceholderText"/>
              <w:rtl/>
            </w:rPr>
            <w:t>[שם ספק]</w:t>
          </w:r>
        </w:p>
      </w:docPartBody>
    </w:docPart>
    <w:docPart>
      <w:docPartPr>
        <w:name w:val="6BD1C92BF3204567AFDA32640740E678"/>
        <w:category>
          <w:name w:val="כללי"/>
          <w:gallery w:val="placeholder"/>
        </w:category>
        <w:types>
          <w:type w:val="bbPlcHdr"/>
        </w:types>
        <w:behaviors>
          <w:behavior w:val="content"/>
        </w:behaviors>
        <w:guid w:val="{BF2440CB-1419-44BA-B9BD-5786FB52031F}"/>
      </w:docPartPr>
      <w:docPartBody>
        <w:p w:rsidR="006C28FF" w:rsidRDefault="00132158" w:rsidP="00132158">
          <w:pPr>
            <w:pStyle w:val="6BD1C92BF3204567AFDA32640740E678"/>
          </w:pPr>
          <w:r w:rsidRPr="003E6FC4">
            <w:rPr>
              <w:rStyle w:val="PlaceholderText"/>
              <w:rtl/>
            </w:rPr>
            <w:t>[שם ספק]</w:t>
          </w:r>
        </w:p>
      </w:docPartBody>
    </w:docPart>
    <w:docPart>
      <w:docPartPr>
        <w:name w:val="0AC4F942EBEB48E6A5E8BACA5D009560"/>
        <w:category>
          <w:name w:val="כללי"/>
          <w:gallery w:val="placeholder"/>
        </w:category>
        <w:types>
          <w:type w:val="bbPlcHdr"/>
        </w:types>
        <w:behaviors>
          <w:behavior w:val="content"/>
        </w:behaviors>
        <w:guid w:val="{457F389E-B63A-4864-840E-40C31DFFBA7F}"/>
      </w:docPartPr>
      <w:docPartBody>
        <w:p w:rsidR="006C28FF" w:rsidRDefault="00132158" w:rsidP="00132158">
          <w:pPr>
            <w:pStyle w:val="0AC4F942EBEB48E6A5E8BACA5D009560"/>
          </w:pPr>
          <w:r w:rsidRPr="003E6FC4">
            <w:rPr>
              <w:rStyle w:val="PlaceholderText"/>
              <w:rtl/>
            </w:rPr>
            <w:t>[שם ספק]</w:t>
          </w:r>
        </w:p>
      </w:docPartBody>
    </w:docPart>
    <w:docPart>
      <w:docPartPr>
        <w:name w:val="023E6D2BC70548D19B218BB1684CD88C"/>
        <w:category>
          <w:name w:val="כללי"/>
          <w:gallery w:val="placeholder"/>
        </w:category>
        <w:types>
          <w:type w:val="bbPlcHdr"/>
        </w:types>
        <w:behaviors>
          <w:behavior w:val="content"/>
        </w:behaviors>
        <w:guid w:val="{4B09EDD9-8FBC-4B2E-80F5-3AAA53700CA9}"/>
      </w:docPartPr>
      <w:docPartBody>
        <w:p w:rsidR="000B2E07" w:rsidRDefault="005F5487" w:rsidP="005F5487">
          <w:pPr>
            <w:pStyle w:val="023E6D2BC70548D19B218BB1684CD88C"/>
          </w:pPr>
          <w:r w:rsidRPr="00EA1993">
            <w:rPr>
              <w:rStyle w:val="PlaceholderText"/>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B2E07"/>
    <w:rsid w:val="00132158"/>
    <w:rsid w:val="001613AA"/>
    <w:rsid w:val="001F1B02"/>
    <w:rsid w:val="00337892"/>
    <w:rsid w:val="0059075A"/>
    <w:rsid w:val="005F5487"/>
    <w:rsid w:val="006057B8"/>
    <w:rsid w:val="0063068D"/>
    <w:rsid w:val="006356D4"/>
    <w:rsid w:val="006865A5"/>
    <w:rsid w:val="006C28FF"/>
    <w:rsid w:val="00700FC1"/>
    <w:rsid w:val="00753FEA"/>
    <w:rsid w:val="0079296E"/>
    <w:rsid w:val="007A6519"/>
    <w:rsid w:val="007D75B4"/>
    <w:rsid w:val="008C0E31"/>
    <w:rsid w:val="0096384C"/>
    <w:rsid w:val="009A4F2D"/>
    <w:rsid w:val="009F5F51"/>
    <w:rsid w:val="00A52818"/>
    <w:rsid w:val="00C47B57"/>
    <w:rsid w:val="00D7346C"/>
    <w:rsid w:val="00E93386"/>
    <w:rsid w:val="00E964FA"/>
    <w:rsid w:val="00EB49A5"/>
    <w:rsid w:val="00F55DC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5487"/>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FA1449019F9E4CF4BFDAD14DBBBEA065">
    <w:name w:val="FA1449019F9E4CF4BFDAD14DBBBEA065"/>
    <w:rsid w:val="00C47B57"/>
    <w:pPr>
      <w:bidi/>
    </w:pPr>
  </w:style>
  <w:style w:type="paragraph" w:customStyle="1" w:styleId="1F5CCDFB4E69458181B69D67A73897E9">
    <w:name w:val="1F5CCDFB4E69458181B69D67A73897E9"/>
    <w:rsid w:val="00C47B57"/>
    <w:pPr>
      <w:bidi/>
    </w:pPr>
  </w:style>
  <w:style w:type="paragraph" w:customStyle="1" w:styleId="05C7E99336E04E30BF74697B1239F60B">
    <w:name w:val="05C7E99336E04E30BF74697B1239F60B"/>
    <w:rsid w:val="00D7346C"/>
    <w:pPr>
      <w:bidi/>
    </w:pPr>
  </w:style>
  <w:style w:type="paragraph" w:customStyle="1" w:styleId="8939F1DEA66E448CB0B96606F59D742C">
    <w:name w:val="8939F1DEA66E448CB0B96606F59D742C"/>
    <w:rsid w:val="00D7346C"/>
    <w:pPr>
      <w:bidi/>
    </w:pPr>
  </w:style>
  <w:style w:type="paragraph" w:customStyle="1" w:styleId="304029BD5BB446F1A43DE9986F26D2F2">
    <w:name w:val="304029BD5BB446F1A43DE9986F26D2F2"/>
    <w:rsid w:val="0059075A"/>
    <w:pPr>
      <w:bidi/>
    </w:pPr>
  </w:style>
  <w:style w:type="paragraph" w:customStyle="1" w:styleId="C328D832E0D946DC9AE4AC5367C0A33C">
    <w:name w:val="C328D832E0D946DC9AE4AC5367C0A33C"/>
    <w:rsid w:val="00F55DCB"/>
    <w:pPr>
      <w:bidi/>
    </w:pPr>
  </w:style>
  <w:style w:type="paragraph" w:customStyle="1" w:styleId="26048B97AC884473AAA2C9E9F3E5AF41">
    <w:name w:val="26048B97AC884473AAA2C9E9F3E5AF41"/>
    <w:rsid w:val="00F55DCB"/>
    <w:pPr>
      <w:bidi/>
    </w:pPr>
  </w:style>
  <w:style w:type="paragraph" w:customStyle="1" w:styleId="647E84D7BD234AD1ADF722DC8C45A1B6">
    <w:name w:val="647E84D7BD234AD1ADF722DC8C45A1B6"/>
    <w:rsid w:val="00F55DCB"/>
    <w:pPr>
      <w:bidi/>
    </w:pPr>
  </w:style>
  <w:style w:type="paragraph" w:customStyle="1" w:styleId="D4BF81E0AC334603848B364034E478F3">
    <w:name w:val="D4BF81E0AC334603848B364034E478F3"/>
    <w:rsid w:val="00F55DCB"/>
    <w:pPr>
      <w:bidi/>
    </w:pPr>
  </w:style>
  <w:style w:type="paragraph" w:customStyle="1" w:styleId="79C481D62BAC4D1FAABEF12903195780">
    <w:name w:val="79C481D62BAC4D1FAABEF12903195780"/>
    <w:rsid w:val="00F55DCB"/>
    <w:pPr>
      <w:bidi/>
    </w:pPr>
  </w:style>
  <w:style w:type="paragraph" w:customStyle="1" w:styleId="AD34FE11F88C430AA5417E49AD9FA9F9">
    <w:name w:val="AD34FE11F88C430AA5417E49AD9FA9F9"/>
    <w:rsid w:val="00700FC1"/>
    <w:pPr>
      <w:bidi/>
    </w:pPr>
  </w:style>
  <w:style w:type="paragraph" w:customStyle="1" w:styleId="9E522A884BA843D5AD4323B4E0D15BD1">
    <w:name w:val="9E522A884BA843D5AD4323B4E0D15BD1"/>
    <w:rsid w:val="00132158"/>
    <w:pPr>
      <w:bidi/>
    </w:pPr>
  </w:style>
  <w:style w:type="paragraph" w:customStyle="1" w:styleId="6BD1C92BF3204567AFDA32640740E678">
    <w:name w:val="6BD1C92BF3204567AFDA32640740E678"/>
    <w:rsid w:val="00132158"/>
    <w:pPr>
      <w:bidi/>
    </w:pPr>
  </w:style>
  <w:style w:type="paragraph" w:customStyle="1" w:styleId="0AC4F942EBEB48E6A5E8BACA5D009560">
    <w:name w:val="0AC4F942EBEB48E6A5E8BACA5D009560"/>
    <w:rsid w:val="00132158"/>
    <w:pPr>
      <w:bidi/>
    </w:pPr>
  </w:style>
  <w:style w:type="paragraph" w:customStyle="1" w:styleId="60DBC8BC6F2645B88AD66B29A46E6259">
    <w:name w:val="60DBC8BC6F2645B88AD66B29A46E6259"/>
    <w:rsid w:val="006C28FF"/>
    <w:pPr>
      <w:bidi/>
    </w:pPr>
  </w:style>
  <w:style w:type="paragraph" w:customStyle="1" w:styleId="FE9050D477784FDC98EFCF3AC335EE24">
    <w:name w:val="FE9050D477784FDC98EFCF3AC335EE24"/>
    <w:rsid w:val="006C28FF"/>
    <w:pPr>
      <w:bidi/>
    </w:pPr>
  </w:style>
  <w:style w:type="paragraph" w:customStyle="1" w:styleId="2FAAC484C98F4119AC51B54C7D785842">
    <w:name w:val="2FAAC484C98F4119AC51B54C7D785842"/>
    <w:rsid w:val="006C28FF"/>
    <w:pPr>
      <w:bidi/>
    </w:pPr>
  </w:style>
  <w:style w:type="paragraph" w:customStyle="1" w:styleId="9D47016F2071411B922E6A13CE6225EE">
    <w:name w:val="9D47016F2071411B922E6A13CE6225EE"/>
    <w:rsid w:val="005F5487"/>
    <w:pPr>
      <w:bidi/>
    </w:pPr>
  </w:style>
  <w:style w:type="paragraph" w:customStyle="1" w:styleId="023E6D2BC70548D19B218BB1684CD88C">
    <w:name w:val="023E6D2BC70548D19B218BB1684CD88C"/>
    <w:rsid w:val="005F5487"/>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אדריכל מגורים ומסחר" ma:contentTypeID="0x010100398782B37190B343ABC5A26867A4FDE2070060E06403B9293D429D6E6571CBB2C928" ma:contentTypeVersion="175" ma:contentTypeDescription="" ma:contentTypeScope="" ma:versionID="a275ef12386615d1f97be4804f544d48">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55A16A-3155-4CFE-B3F7-E4974BAD3CB1}"/>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CB3F4EDA-E7A8-426C-9C5F-E345AF3DE930}"/>
</file>

<file path=customXml/itemProps5.xml><?xml version="1.0" encoding="utf-8"?>
<ds:datastoreItem xmlns:ds="http://schemas.openxmlformats.org/officeDocument/2006/customXml" ds:itemID="{1404512B-7316-4CA8-BD08-E3AF2F454B28}"/>
</file>

<file path=docProps/app.xml><?xml version="1.0" encoding="utf-8"?>
<Properties xmlns="http://schemas.openxmlformats.org/officeDocument/2006/extended-properties" xmlns:vt="http://schemas.openxmlformats.org/officeDocument/2006/docPropsVTypes">
  <Template>Normal</Template>
  <TotalTime>3</TotalTime>
  <Pages>41</Pages>
  <Words>12728</Words>
  <Characters>63645</Characters>
  <Application>Microsoft Office Word</Application>
  <DocSecurity>0</DocSecurity>
  <Lines>530</Lines>
  <Paragraphs>152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76221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גרמן קגנובסקי</cp:lastModifiedBy>
  <cp:revision>3</cp:revision>
  <dcterms:created xsi:type="dcterms:W3CDTF">2022-02-10T13:09:00Z</dcterms:created>
  <dcterms:modified xsi:type="dcterms:W3CDTF">2022-02-10T13:10:00Z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365b1143-ca14-4b04-927f-fe0a839eaa0d</vt:lpwstr>
  </property>
</Properties>
</file>