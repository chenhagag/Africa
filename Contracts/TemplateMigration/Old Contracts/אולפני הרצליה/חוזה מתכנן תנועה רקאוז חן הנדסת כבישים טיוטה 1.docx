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FF22C9"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18E655A2"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76FEEC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29558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8C4516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E73990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365171FE" wp14:editId="6D8EFC5B">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3C2C61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2360F5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72BCF"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588EA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3F663AA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59866"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6145892" w14:textId="13E9A3B0" w:rsidR="0006071E" w:rsidRPr="00B27B4C" w:rsidRDefault="00D73A34"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גרמן קגנובסקי" w:date="2023-11-16T09:29:00Z">
            <w:r>
              <w:rPr>
                <w:rFonts w:ascii="Times New Roman" w:eastAsia="Times New Roman" w:hAnsi="Times New Roman" w:cs="David"/>
                <w:bCs/>
                <w:sz w:val="32"/>
                <w:szCs w:val="32"/>
                <w:u w:val="single"/>
                <w:rtl/>
                <w:lang w:eastAsia="he-IL"/>
              </w:rPr>
              <w:t>אולפני הרצליה</w:t>
            </w:r>
          </w:ins>
        </w:p>
      </w:sdtContent>
    </w:sdt>
    <w:p w14:paraId="4596B8DF"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23F2910" w14:textId="2C580788" w:rsidR="0006071E" w:rsidRPr="00B27B4C" w:rsidRDefault="009732E2"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גרמן קגנובסקי" w:date="2023-11-16T09:44:00Z">
            <w:r>
              <w:rPr>
                <w:rFonts w:ascii="Times New Roman" w:eastAsia="Times New Roman" w:hAnsi="Times New Roman" w:cs="David"/>
                <w:bCs/>
                <w:sz w:val="32"/>
                <w:szCs w:val="32"/>
                <w:u w:val="single"/>
                <w:rtl/>
                <w:lang w:eastAsia="he-IL"/>
              </w:rPr>
              <w:t>הרצליה</w:t>
            </w:r>
          </w:ins>
        </w:p>
      </w:sdtContent>
    </w:sdt>
    <w:p w14:paraId="0C1733C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2A923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9382CE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1FB3E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453C7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2CBC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84C3BF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A501F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8484F8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1F7A6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A7C08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990A45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FEC15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4C88A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723BC0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F1ED7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30485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3544EC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601D4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05B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3CB746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3CC48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4BF1E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8B8E1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1D624F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5650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56A24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9C867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DF42B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0E7AB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887507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27D59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39668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1E57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1388A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96D990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9463C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3C4B90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FA7B4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5784A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88768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38B31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83AAE0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3413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EB221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886CA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5BE274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F4AC7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78A73B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85AC10"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6426BC5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13A62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35DAE703"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29DD2FB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57B455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20ACC6"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190CCF2" w14:textId="43FEA717" w:rsidR="00650D2D" w:rsidRPr="00650D2D" w:rsidRDefault="00D73A34"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גרמן קגנובסקי" w:date="2023-11-16T09:32:00Z">
            <w:r>
              <w:rPr>
                <w:rFonts w:ascii="Times New Roman" w:eastAsia="Times New Roman" w:hAnsi="Times New Roman" w:cs="David"/>
                <w:color w:val="800080"/>
                <w:sz w:val="24"/>
                <w:szCs w:val="24"/>
                <w:rtl/>
              </w:rPr>
              <w:br/>
              <w:t xml:space="preserve">אולפני הרצליה -ע . משותפת אפריקה ישראל מגורים, תדהר </w:t>
            </w:r>
            <w:proofErr w:type="spellStart"/>
            <w:r>
              <w:rPr>
                <w:rFonts w:ascii="Times New Roman" w:eastAsia="Times New Roman" w:hAnsi="Times New Roman" w:cs="David"/>
                <w:color w:val="800080"/>
                <w:sz w:val="24"/>
                <w:szCs w:val="24"/>
                <w:rtl/>
              </w:rPr>
              <w:t>וע</w:t>
            </w:r>
            <w:proofErr w:type="spellEnd"/>
            <w:r>
              <w:rPr>
                <w:rFonts w:ascii="Times New Roman" w:eastAsia="Times New Roman" w:hAnsi="Times New Roman" w:cs="David"/>
                <w:color w:val="800080"/>
                <w:sz w:val="24"/>
                <w:szCs w:val="24"/>
                <w:rtl/>
              </w:rPr>
              <w:t>. לוזון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558426227</w:t>
            </w:r>
            <w:r>
              <w:rPr>
                <w:rFonts w:ascii="Times New Roman" w:eastAsia="Times New Roman" w:hAnsi="Times New Roman" w:cs="David"/>
                <w:color w:val="800080"/>
                <w:sz w:val="24"/>
                <w:szCs w:val="24"/>
                <w:rtl/>
              </w:rPr>
              <w:br/>
            </w:r>
          </w:ins>
        </w:p>
      </w:sdtContent>
    </w:sdt>
    <w:p w14:paraId="3B132F6A"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6A0EC4A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539A4D7F"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9BE863"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352F035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7A01797" w14:textId="09DCD2C7" w:rsidR="00650D2D" w:rsidRPr="00650D2D" w:rsidRDefault="00AF7EA4"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גרמן קגנובסקי" w:date="2023-11-16T09:58:00Z">
            <w:r>
              <w:rPr>
                <w:rFonts w:ascii="Times New Roman" w:eastAsia="Times New Roman" w:hAnsi="Times New Roman" w:cs="David"/>
                <w:color w:val="800080"/>
                <w:sz w:val="24"/>
                <w:szCs w:val="24"/>
                <w:rtl/>
              </w:rPr>
              <w:br/>
              <w:t>אייל קראוס הנדסת כבישים</w:t>
            </w:r>
            <w:r>
              <w:rPr>
                <w:rFonts w:ascii="Times New Roman" w:eastAsia="Times New Roman" w:hAnsi="Times New Roman" w:cs="David"/>
                <w:color w:val="800080"/>
                <w:sz w:val="24"/>
                <w:szCs w:val="24"/>
                <w:rtl/>
              </w:rPr>
              <w:br/>
              <w:t>ת.ד. 45174 ירושלים</w:t>
            </w:r>
            <w:r>
              <w:rPr>
                <w:rFonts w:ascii="Times New Roman" w:eastAsia="Times New Roman" w:hAnsi="Times New Roman" w:cs="David"/>
                <w:color w:val="800080"/>
                <w:sz w:val="24"/>
                <w:szCs w:val="24"/>
                <w:rtl/>
              </w:rPr>
              <w:br/>
            </w:r>
          </w:ins>
        </w:p>
      </w:sdtContent>
    </w:sdt>
    <w:p w14:paraId="03B5E6C8"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746341D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1EE20EB5"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15AE661"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7451304"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2FF7835B"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4576FA1F"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00665CB8"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1FFB01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7912895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2BBEE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4448485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240CEF7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4AFC8D"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AC764A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6DDDD8"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7E48CA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5F391FE"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4C349C2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569C8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2AC0525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2F22D4C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6648B61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7EA99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C3CA46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7CC7A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27036A1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0AD9B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404E182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0F0109CD"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5E1C674"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318726D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E9994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24AA728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39F8FCF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0E3C1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5D252C4E"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76218B44"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FE8B53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1D7D3FEC"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690A101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217DD2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288D089A"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458FBC1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362F5E0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5237EC31"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466CFAFA"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5DE5273A"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B1ED72E"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931C3E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75350D4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0F4AEB2F"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482D18C1"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051B842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0BAA609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w:t>
      </w:r>
      <w:proofErr w:type="spellEnd"/>
      <w:r w:rsidRPr="00650D2D">
        <w:rPr>
          <w:rFonts w:ascii="Times New Roman" w:eastAsia="Times New Roman" w:hAnsi="Times New Roman" w:cs="David"/>
          <w:sz w:val="20"/>
          <w:szCs w:val="24"/>
          <w:rtl/>
          <w:lang w:eastAsia="he-IL"/>
        </w:rPr>
        <w:t xml:space="preserve">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2247EA6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3BF7523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A19228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514E712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4956E1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2524DF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128D5C1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5413004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77FE6B6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766C00F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86D47B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w:t>
      </w:r>
      <w:proofErr w:type="spellStart"/>
      <w:r w:rsidRPr="00650D2D">
        <w:rPr>
          <w:rFonts w:ascii="Times New Roman" w:eastAsia="Times New Roman" w:hAnsi="Times New Roman" w:cs="David" w:hint="cs"/>
          <w:sz w:val="20"/>
          <w:szCs w:val="24"/>
          <w:rtl/>
          <w:lang w:eastAsia="he-IL"/>
        </w:rPr>
        <w:t>רמדורנט</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של </w:t>
      </w:r>
      <w:proofErr w:type="spellStart"/>
      <w:r w:rsidRPr="00650D2D">
        <w:rPr>
          <w:rFonts w:ascii="Times New Roman" w:eastAsia="Times New Roman" w:hAnsi="Times New Roman" w:cs="David"/>
          <w:sz w:val="20"/>
          <w:szCs w:val="24"/>
          <w:rtl/>
          <w:lang w:eastAsia="he-IL"/>
        </w:rPr>
        <w:t>רמדור</w:t>
      </w:r>
      <w:proofErr w:type="spellEnd"/>
      <w:r w:rsidRPr="00650D2D">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0364FE71"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5481E9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16D673D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C25AF1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CBB6FA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0DB75980"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DF1325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924AE8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4F47A3F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0A6931EA"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00AC9DE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79333E3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3DE7FD1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07E5004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77492C23"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4D2F345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26F7268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28CC7E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1DDCD23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3B7A3D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B90CC09"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5CF05866"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0B7C26D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34E9A04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01B780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7C17A4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47E2A5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72AAC3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0B1D695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25EDA4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BE91EC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094D8BBD"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7EF68FE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53FBF2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39DAF76"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5360FC4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4ABC569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 xml:space="preserve">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36539EC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0FFE92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34A140D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294205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64E44C3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54C477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7A5ECBF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21C3A8D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6A31C99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w:t>
      </w:r>
      <w:proofErr w:type="spellStart"/>
      <w:r w:rsidRPr="00650D2D">
        <w:rPr>
          <w:rFonts w:ascii="Times New Roman" w:eastAsia="Times New Roman" w:hAnsi="Times New Roman" w:cs="David"/>
          <w:sz w:val="20"/>
          <w:szCs w:val="24"/>
          <w:rtl/>
          <w:lang w:eastAsia="he-IL"/>
        </w:rPr>
        <w:t>רמדורנט</w:t>
      </w:r>
      <w:proofErr w:type="spellEnd"/>
      <w:r w:rsidRPr="00650D2D">
        <w:rPr>
          <w:rFonts w:ascii="Times New Roman" w:eastAsia="Times New Roman" w:hAnsi="Times New Roman" w:cs="David"/>
          <w:sz w:val="20"/>
          <w:szCs w:val="24"/>
          <w:rtl/>
          <w:lang w:eastAsia="he-IL"/>
        </w:rPr>
        <w:t xml:space="preserve">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30EFB7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650D2D">
        <w:rPr>
          <w:rFonts w:ascii="Times New Roman" w:eastAsia="Times New Roman" w:hAnsi="Times New Roman" w:cs="David"/>
          <w:sz w:val="20"/>
          <w:szCs w:val="24"/>
          <w:rtl/>
          <w:lang w:eastAsia="he-IL"/>
        </w:rPr>
        <w:t>לשלמם</w:t>
      </w:r>
      <w:proofErr w:type="spellEnd"/>
      <w:r w:rsidRPr="00650D2D">
        <w:rPr>
          <w:rFonts w:ascii="Times New Roman" w:eastAsia="Times New Roman" w:hAnsi="Times New Roman" w:cs="David"/>
          <w:sz w:val="20"/>
          <w:szCs w:val="24"/>
          <w:rtl/>
          <w:lang w:eastAsia="he-IL"/>
        </w:rPr>
        <w:t xml:space="preserve">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40D12599"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29C289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2BCED43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38AF4EBE"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86C9AE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39805003"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8A5BBC"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w:t>
      </w:r>
      <w:proofErr w:type="spellStart"/>
      <w:r w:rsidRPr="00264D14">
        <w:rPr>
          <w:rFonts w:ascii="Times New Roman" w:eastAsia="Times New Roman" w:hAnsi="Times New Roman" w:cs="David" w:hint="cs"/>
          <w:b/>
          <w:sz w:val="20"/>
          <w:szCs w:val="24"/>
          <w:rtl/>
          <w:lang w:eastAsia="he-IL"/>
        </w:rPr>
        <w:t>המצ"ב</w:t>
      </w:r>
      <w:proofErr w:type="spellEnd"/>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78EDEA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5A3E9B7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2EDFF91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616358F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B5900B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07DC93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49D4787"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30CDEC3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66ECFD6F"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CC36F48"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090DC78"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066D417"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3E350CB"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29F5ECC"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704BD68"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BE31E0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03542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1BF0CD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95C7D4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C3FF41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0C836C7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8E5233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983E25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38F381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8688AF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DA8558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DE5615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3D5711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E60A206"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C34A722"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5AFC8D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25BA4E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775ECCF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לפי העניין.</w:t>
      </w:r>
    </w:p>
    <w:p w14:paraId="0AE9E9C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AB9A30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4EAF0393"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B2910AB"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61714A0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523213E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 xml:space="preserve">י הדין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צו הרחבה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הסכם כלשהו על עובד</w:t>
      </w:r>
      <w:r w:rsidRPr="00650D2D">
        <w:rPr>
          <w:rFonts w:ascii="Times New Roman" w:eastAsia="Times New Roman" w:hAnsi="Times New Roman" w:cs="David" w:hint="cs"/>
          <w:sz w:val="20"/>
          <w:szCs w:val="24"/>
          <w:rtl/>
          <w:lang w:eastAsia="he-IL"/>
        </w:rPr>
        <w:t>.</w:t>
      </w:r>
    </w:p>
    <w:p w14:paraId="6632A6E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w:t>
      </w:r>
      <w:proofErr w:type="spellStart"/>
      <w:r w:rsidRPr="00650D2D">
        <w:rPr>
          <w:rFonts w:ascii="Times New Roman" w:eastAsia="Times New Roman" w:hAnsi="Times New Roman" w:cs="David" w:hint="cs"/>
          <w:color w:val="000000"/>
          <w:sz w:val="24"/>
          <w:szCs w:val="24"/>
          <w:rtl/>
          <w:lang w:eastAsia="he-IL"/>
        </w:rPr>
        <w:t>שלוחיו</w:t>
      </w:r>
      <w:proofErr w:type="spellEnd"/>
      <w:r w:rsidRPr="00650D2D">
        <w:rPr>
          <w:rFonts w:ascii="Times New Roman" w:eastAsia="Times New Roman" w:hAnsi="Times New Roman" w:cs="David" w:hint="cs"/>
          <w:color w:val="000000"/>
          <w:sz w:val="24"/>
          <w:szCs w:val="24"/>
          <w:rtl/>
          <w:lang w:eastAsia="he-IL"/>
        </w:rPr>
        <w:t xml:space="preserve">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03A2D9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w:t>
      </w:r>
      <w:proofErr w:type="spellStart"/>
      <w:r w:rsidRPr="00650D2D">
        <w:rPr>
          <w:rFonts w:ascii="Times New Roman" w:eastAsia="Times New Roman" w:hAnsi="Times New Roman" w:cs="David"/>
          <w:sz w:val="20"/>
          <w:szCs w:val="24"/>
          <w:rtl/>
          <w:lang w:eastAsia="he-IL"/>
        </w:rPr>
        <w:t>ישא</w:t>
      </w:r>
      <w:proofErr w:type="spellEnd"/>
      <w:r w:rsidRPr="00650D2D">
        <w:rPr>
          <w:rFonts w:ascii="Times New Roman" w:eastAsia="Times New Roman" w:hAnsi="Times New Roman" w:cs="David"/>
          <w:sz w:val="20"/>
          <w:szCs w:val="24"/>
          <w:rtl/>
          <w:lang w:eastAsia="he-IL"/>
        </w:rPr>
        <w:t xml:space="preserve">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12F481E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92858A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BDDE16D"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7A1DD581"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6594BDE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6474E45"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48927BBE"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36A1F73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7E961F51"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603C6FE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099E703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1E43289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117947C8"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74C38118"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0B3C73D4"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2934341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52BFAA1A"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1DED8D6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D574A3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58C7F67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0A478AE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75A7841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682986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B1E9165"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EBCBCEF"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59A9169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46D432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559ECFA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4890BD3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73B6C8E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464555E6"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6CFD43A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4B18409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C73D20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024D2E3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65F2952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651A4B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529926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w:t>
      </w:r>
      <w:proofErr w:type="spellStart"/>
      <w:r w:rsidRPr="00650D2D">
        <w:rPr>
          <w:rFonts w:ascii="Times New Roman" w:eastAsia="Times New Roman" w:hAnsi="Times New Roman" w:cs="David" w:hint="cs"/>
          <w:sz w:val="20"/>
          <w:szCs w:val="24"/>
          <w:rtl/>
          <w:lang w:eastAsia="he-IL"/>
        </w:rPr>
        <w:t>שלוחיו</w:t>
      </w:r>
      <w:proofErr w:type="spellEnd"/>
      <w:r w:rsidRPr="00650D2D">
        <w:rPr>
          <w:rFonts w:ascii="Times New Roman" w:eastAsia="Times New Roman" w:hAnsi="Times New Roman" w:cs="David" w:hint="cs"/>
          <w:sz w:val="20"/>
          <w:szCs w:val="24"/>
          <w:rtl/>
          <w:lang w:eastAsia="he-IL"/>
        </w:rPr>
        <w:t xml:space="preserve">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46E2EFB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0B12CE9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6B8D516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27789344"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57B6700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CF535C2"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361C0C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6D0CC74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1E451ACD"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C21ECA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1C7FEB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27E4A3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1F2D11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0B4C2B69"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042A1CB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E9C231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26FC2E2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383A2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50D2D">
        <w:rPr>
          <w:rFonts w:ascii="Times New Roman" w:eastAsia="Times New Roman" w:hAnsi="Times New Roman" w:cs="David"/>
          <w:sz w:val="24"/>
          <w:szCs w:val="24"/>
          <w:rtl/>
          <w:lang w:eastAsia="he-IL"/>
        </w:rPr>
        <w:t>לס"ק</w:t>
      </w:r>
      <w:proofErr w:type="spellEnd"/>
      <w:r w:rsidRPr="00650D2D">
        <w:rPr>
          <w:rFonts w:ascii="Times New Roman" w:eastAsia="Times New Roman" w:hAnsi="Times New Roman" w:cs="David"/>
          <w:sz w:val="24"/>
          <w:szCs w:val="24"/>
          <w:rtl/>
          <w:lang w:eastAsia="he-IL"/>
        </w:rPr>
        <w:t xml:space="preserve"> זה.</w:t>
      </w:r>
    </w:p>
    <w:p w14:paraId="5C0A60E0"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1533649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FA7C2C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1E96EF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353E06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650D2D">
        <w:rPr>
          <w:rFonts w:ascii="Times New Roman" w:eastAsia="Times New Roman" w:hAnsi="Times New Roman" w:cs="David"/>
          <w:sz w:val="20"/>
          <w:szCs w:val="24"/>
          <w:rtl/>
          <w:lang w:eastAsia="he-IL"/>
        </w:rPr>
        <w:t>מורשי</w:t>
      </w:r>
      <w:proofErr w:type="spellEnd"/>
      <w:r w:rsidRPr="00650D2D">
        <w:rPr>
          <w:rFonts w:ascii="Times New Roman" w:eastAsia="Times New Roman" w:hAnsi="Times New Roman" w:cs="David"/>
          <w:sz w:val="20"/>
          <w:szCs w:val="24"/>
          <w:rtl/>
          <w:lang w:eastAsia="he-IL"/>
        </w:rPr>
        <w:t xml:space="preserve"> החתימה של המזמין.</w:t>
      </w:r>
    </w:p>
    <w:p w14:paraId="03D509B2"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1EE19435"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4EFF84F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B9D4ED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CE6C77B"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7F7BB2"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1B9367B" w14:textId="6847956D"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גרמן קגנובסקי" w:date="2023-11-16T09:58:00Z">
            <w:r w:rsidR="00AF7EA4">
              <w:rPr>
                <w:rFonts w:ascii="Times New Roman" w:eastAsia="Times New Roman" w:hAnsi="Times New Roman" w:cs="David"/>
                <w:color w:val="00B0F0"/>
                <w:sz w:val="20"/>
                <w:szCs w:val="24"/>
                <w:u w:val="single"/>
                <w:rtl/>
                <w:lang w:eastAsia="he-IL"/>
              </w:rPr>
              <w:t>אייל קראוס הנדסת כבישים</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גרמן קגנובסקי" w:date="2023-11-16T09:32:00Z">
            <w:r w:rsidR="00D73A34" w:rsidRPr="003E6FC4">
              <w:rPr>
                <w:rStyle w:val="PlaceholderText"/>
                <w:rtl/>
              </w:rPr>
              <w:t>[שם צד א]</w:t>
            </w:r>
          </w:ins>
        </w:sdtContent>
      </w:sdt>
    </w:p>
    <w:p w14:paraId="596BC5DA"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6922CB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CB21C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DAD3D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4FC9F3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74DF5A"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0A9641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D71FC3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E55107"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0623B6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38DD1A8"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2B101CF"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4B9F2BA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5999A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C677CAB"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269B6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241B21"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93185A0"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BE00D4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D6A924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7A385C" w14:textId="452CA46C"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w:t>
      </w:r>
      <w:ins w:id="7" w:author="גרמן קגנובסקי" w:date="2023-11-16T09:43:00Z">
        <w:r w:rsidR="009732E2">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 xml:space="preserve">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גרמן קגנובסקי" w:date="2023-11-16T09:29:00Z">
            <w:r w:rsidR="00D73A34">
              <w:rPr>
                <w:rFonts w:ascii="Times New Roman" w:eastAsia="Times New Roman" w:hAnsi="Times New Roman" w:cs="David" w:hint="cs"/>
                <w:color w:val="00B0F0"/>
                <w:sz w:val="24"/>
                <w:szCs w:val="24"/>
                <w:rtl/>
                <w:lang w:eastAsia="he-IL"/>
              </w:rPr>
              <w:t>הרצליה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גרמן קגנובסקי" w:date="2023-11-16T09:44:00Z">
            <w:r w:rsidR="009732E2">
              <w:rPr>
                <w:rFonts w:ascii="Times New Roman" w:eastAsia="Times New Roman" w:hAnsi="Times New Roman" w:cs="David" w:hint="cs"/>
                <w:color w:val="00B0F0"/>
                <w:sz w:val="24"/>
                <w:szCs w:val="24"/>
                <w:rtl/>
              </w:rPr>
              <w:t>הרצליה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גרמן קגנובסקי" w:date="2023-11-16T09:29:00Z">
            <w:r w:rsidR="00D73A34">
              <w:rPr>
                <w:rFonts w:ascii="Times New Roman" w:eastAsia="Times New Roman" w:hAnsi="Times New Roman" w:cs="David" w:hint="cs"/>
                <w:color w:val="00B0F0"/>
                <w:sz w:val="24"/>
                <w:szCs w:val="24"/>
                <w:rtl/>
              </w:rPr>
              <w:t>אולפני הרצליה</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7D0EC5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0804BF" w14:textId="482AC30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 w:author="גרמן קגנובסקי" w:date="2023-11-16T09:35:00Z">
            <w:r w:rsidR="00D73A34">
              <w:rPr>
                <w:rFonts w:ascii="Times New Roman" w:eastAsia="Times New Roman" w:hAnsi="Times New Roman" w:cs="David" w:hint="cs"/>
                <w:color w:val="008000"/>
                <w:sz w:val="24"/>
                <w:szCs w:val="24"/>
                <w:rtl/>
              </w:rPr>
              <w:t>הר/2180</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2" w:author="גרמן קגנובסקי" w:date="2023-11-16T09:34:00Z">
            <w:r w:rsidR="00D73A34">
              <w:rPr>
                <w:rFonts w:ascii="Times New Roman" w:eastAsia="Times New Roman" w:hAnsi="Times New Roman" w:cs="David" w:hint="cs"/>
                <w:sz w:val="24"/>
                <w:szCs w:val="24"/>
                <w:rtl/>
                <w:lang w:eastAsia="he-IL"/>
              </w:rPr>
              <w:t>6424</w:t>
            </w:r>
          </w:ins>
        </w:sdtContent>
      </w:sdt>
      <w:r w:rsidRPr="00B27B4C">
        <w:rPr>
          <w:rFonts w:ascii="Times New Roman" w:eastAsia="Times New Roman" w:hAnsi="Times New Roman" w:cs="David" w:hint="cs"/>
          <w:sz w:val="24"/>
          <w:szCs w:val="24"/>
          <w:rtl/>
          <w:lang w:eastAsia="he-IL"/>
        </w:rPr>
        <w:t>.</w:t>
      </w:r>
    </w:p>
    <w:p w14:paraId="5FAAFB3C"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3D75238F"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1E1FAF7" w14:textId="428A664D"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גרמן קגנובסקי" w:date="2023-11-16T09:29:00Z">
            <w:r w:rsidR="00D73A34">
              <w:rPr>
                <w:rFonts w:ascii="Times New Roman" w:eastAsia="Times New Roman" w:hAnsi="Times New Roman" w:cs="David" w:hint="cs"/>
                <w:color w:val="008000"/>
                <w:sz w:val="24"/>
                <w:szCs w:val="24"/>
                <w:rtl/>
              </w:rPr>
              <w:t>הרצליה</w:t>
            </w:r>
          </w:ins>
        </w:sdtContent>
      </w:sdt>
      <w:r w:rsidRPr="00B27B4C">
        <w:rPr>
          <w:rFonts w:ascii="Times New Roman" w:eastAsia="Times New Roman" w:hAnsi="Times New Roman" w:cs="David" w:hint="cs"/>
          <w:color w:val="008000"/>
          <w:sz w:val="24"/>
          <w:szCs w:val="24"/>
          <w:rtl/>
        </w:rPr>
        <w:t>.</w:t>
      </w:r>
    </w:p>
    <w:p w14:paraId="6565C3A6"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0C0FA30E"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EEF0B3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8DAFCB" w14:textId="64211BB1"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 w:author="גרמן קגנובסקי" w:date="2023-11-16T09:35:00Z">
            <w:r w:rsidR="00D73A34">
              <w:rPr>
                <w:rFonts w:ascii="Times New Roman" w:eastAsia="Times New Roman" w:hAnsi="Times New Roman" w:cs="David" w:hint="cs"/>
                <w:sz w:val="24"/>
                <w:szCs w:val="24"/>
                <w:rtl/>
                <w:lang w:eastAsia="he-IL"/>
              </w:rPr>
              <w:t xml:space="preserve">גרמן קגנובסקי </w:t>
            </w:r>
          </w:ins>
        </w:sdtContent>
      </w:sdt>
    </w:p>
    <w:p w14:paraId="2D9DD9C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BB8C219"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w:t>
      </w:r>
      <w:proofErr w:type="spellStart"/>
      <w:r w:rsidR="00071F07" w:rsidRPr="00071F07">
        <w:rPr>
          <w:rFonts w:ascii="Times New Roman" w:eastAsia="Times New Roman" w:hAnsi="Times New Roman" w:cs="David" w:hint="cs"/>
          <w:sz w:val="24"/>
          <w:szCs w:val="24"/>
          <w:rtl/>
          <w:lang w:eastAsia="he-IL"/>
        </w:rPr>
        <w:t>מימד</w:t>
      </w:r>
      <w:proofErr w:type="spellEnd"/>
      <w:r w:rsidR="00071F07" w:rsidRPr="00071F07">
        <w:rPr>
          <w:rFonts w:ascii="Times New Roman" w:eastAsia="Times New Roman" w:hAnsi="Times New Roman" w:cs="David" w:hint="cs"/>
          <w:sz w:val="24"/>
          <w:szCs w:val="24"/>
          <w:rtl/>
          <w:lang w:eastAsia="he-IL"/>
        </w:rPr>
        <w:t xml:space="preserve">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19FAF6E7"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BDEA9C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823F11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E3CE60" w14:textId="7969DB35"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5" w:author="גרמן קגנובסקי" w:date="2023-11-16T09:35:00Z">
            <w:r w:rsidR="00D73A34">
              <w:rPr>
                <w:rFonts w:ascii="Times New Roman" w:eastAsia="Times New Roman" w:hAnsi="Times New Roman" w:cs="David"/>
                <w:color w:val="008000"/>
                <w:sz w:val="24"/>
                <w:szCs w:val="24"/>
                <w:rtl/>
                <w:lang w:eastAsia="he-IL"/>
              </w:rPr>
              <w:t>אייל קראוס</w:t>
            </w:r>
          </w:ins>
        </w:sdtContent>
      </w:sdt>
    </w:p>
    <w:p w14:paraId="1F71115E"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FB40A7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02E78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0F78ED8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3D127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AF9F81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B0095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66306CD"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008C929"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C19D67A"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645E315"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2257187"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180F3CC"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258627E9" w14:textId="77777777" w:rsidTr="0006071E">
        <w:tc>
          <w:tcPr>
            <w:tcW w:w="3366" w:type="dxa"/>
          </w:tcPr>
          <w:p w14:paraId="7B15DC4F" w14:textId="77777777" w:rsidR="0006071E" w:rsidRDefault="00FC31D8"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PlaceholderText"/>
                    <w:color w:val="00B0F0"/>
                    <w:rtl/>
                  </w:rPr>
                  <w:t>[אחוז השתתפות צד א]</w:t>
                </w:r>
              </w:sdtContent>
            </w:sdt>
          </w:p>
          <w:p w14:paraId="10B1B591"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C8F40B0" w14:textId="77777777" w:rsidR="0006071E" w:rsidRDefault="0006071E" w:rsidP="0006071E">
            <w:pPr>
              <w:widowControl w:val="0"/>
              <w:spacing w:before="0" w:beforeAutospacing="0" w:after="0" w:afterAutospacing="0" w:line="240" w:lineRule="auto"/>
              <w:ind w:left="720"/>
              <w:outlineLvl w:val="2"/>
            </w:pPr>
          </w:p>
          <w:p w14:paraId="6EB15E93"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6B5EEE3"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2C9A3AC1"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33CCD21C"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53A5476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B0FBF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4EBFA38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F22A1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6D46AF31"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BBD307" w14:textId="728476F1"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w:t>
      </w:r>
      <w:ins w:id="16" w:author="גרמן קגנובסקי [2]" w:date="2024-01-08T12:13:00Z">
        <w:r w:rsidR="00281DEF">
          <w:rPr>
            <w:rFonts w:ascii="Times New Roman" w:eastAsia="Times New Roman" w:hAnsi="Times New Roman" w:cs="David" w:hint="cs"/>
            <w:sz w:val="24"/>
            <w:szCs w:val="24"/>
            <w:rtl/>
            <w:lang w:eastAsia="he-IL"/>
          </w:rPr>
          <w:t xml:space="preserve"> על בסיס</w:t>
        </w:r>
      </w:ins>
      <w:r w:rsidRPr="00650D2D">
        <w:rPr>
          <w:rFonts w:ascii="Times New Roman" w:eastAsia="Times New Roman" w:hAnsi="Times New Roman" w:cs="David"/>
          <w:sz w:val="24"/>
          <w:szCs w:val="24"/>
          <w:rtl/>
          <w:lang w:eastAsia="he-IL"/>
        </w:rPr>
        <w:t xml:space="preserve"> </w:t>
      </w:r>
      <w:del w:id="17" w:author="גרמן קגנובסקי [2]" w:date="2024-01-08T12:13:00Z">
        <w:r w:rsidRPr="00650D2D" w:rsidDel="00281DEF">
          <w:rPr>
            <w:rFonts w:ascii="Times New Roman" w:eastAsia="Times New Roman" w:hAnsi="Times New Roman" w:cs="David"/>
            <w:sz w:val="24"/>
            <w:szCs w:val="24"/>
            <w:rtl/>
            <w:lang w:eastAsia="he-IL"/>
          </w:rPr>
          <w:delText>ל</w:delText>
        </w:r>
      </w:del>
      <w:r w:rsidRPr="00650D2D">
        <w:rPr>
          <w:rFonts w:ascii="Times New Roman" w:eastAsia="Times New Roman" w:hAnsi="Times New Roman" w:cs="David"/>
          <w:sz w:val="24"/>
          <w:szCs w:val="24"/>
          <w:rtl/>
          <w:lang w:eastAsia="he-IL"/>
        </w:rPr>
        <w:t>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w:t>
      </w:r>
      <w:ins w:id="18" w:author="גרמן קגנובסקי" w:date="2023-12-07T12:49:00Z">
        <w:r w:rsidR="00CB457C">
          <w:rPr>
            <w:rFonts w:ascii="Times New Roman" w:eastAsia="Times New Roman" w:hAnsi="Times New Roman" w:cs="David" w:hint="cs"/>
            <w:sz w:val="24"/>
            <w:szCs w:val="24"/>
            <w:rtl/>
            <w:lang w:eastAsia="he-IL"/>
          </w:rPr>
          <w:t xml:space="preserve"> הר/2180</w:t>
        </w:r>
      </w:ins>
      <w:r w:rsidRPr="00650D2D">
        <w:rPr>
          <w:rFonts w:ascii="Times New Roman" w:eastAsia="Times New Roman" w:hAnsi="Times New Roman" w:cs="David"/>
          <w:sz w:val="24"/>
          <w:szCs w:val="24"/>
          <w:rtl/>
          <w:lang w:eastAsia="he-IL"/>
        </w:rPr>
        <w:t xml:space="preserve"> בסמכות ועדה מקומית.</w:t>
      </w:r>
    </w:p>
    <w:p w14:paraId="7F9B807E" w14:textId="7033C11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 xml:space="preserve">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w:t>
      </w:r>
      <w:del w:id="19" w:author="גרמן קגנובסקי [2]" w:date="2024-01-08T12:13:00Z">
        <w:r w:rsidRPr="00650D2D" w:rsidDel="00281DEF">
          <w:rPr>
            <w:rFonts w:ascii="Times New Roman" w:eastAsia="Times New Roman" w:hAnsi="Times New Roman" w:cs="David"/>
            <w:sz w:val="24"/>
            <w:szCs w:val="24"/>
            <w:rtl/>
            <w:lang w:eastAsia="he-IL"/>
          </w:rPr>
          <w:delText>תכנון מגרשי חניה זמניים.</w:delText>
        </w:r>
      </w:del>
    </w:p>
    <w:p w14:paraId="0B9D5085"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2D26C3C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43316B61" w14:textId="3E19FD88"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w:t>
      </w:r>
      <w:del w:id="20" w:author="גרמן קגנובסקי [2]" w:date="2024-01-08T13:20:00Z">
        <w:r w:rsidRPr="00650D2D" w:rsidDel="00EB0B52">
          <w:rPr>
            <w:rFonts w:ascii="Times New Roman" w:eastAsia="Times New Roman" w:hAnsi="Times New Roman" w:cs="David"/>
            <w:sz w:val="24"/>
            <w:szCs w:val="24"/>
            <w:rtl/>
            <w:lang w:eastAsia="he-IL"/>
          </w:rPr>
          <w:delText xml:space="preserve"> ציבוריים</w:delText>
        </w:r>
      </w:del>
      <w:r w:rsidRPr="00650D2D">
        <w:rPr>
          <w:rFonts w:ascii="Times New Roman" w:eastAsia="Times New Roman" w:hAnsi="Times New Roman" w:cs="David"/>
          <w:sz w:val="24"/>
          <w:szCs w:val="24"/>
          <w:rtl/>
          <w:lang w:eastAsia="he-IL"/>
        </w:rPr>
        <w:t>.</w:t>
      </w:r>
    </w:p>
    <w:p w14:paraId="59F14A05" w14:textId="6C43DCBF"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del w:id="21" w:author="גרמן קגנובסקי [2]" w:date="2024-01-08T13:25:00Z">
        <w:r w:rsidRPr="00650D2D" w:rsidDel="00EB0B52">
          <w:rPr>
            <w:rFonts w:ascii="Times New Roman" w:eastAsia="Times New Roman" w:hAnsi="Times New Roman" w:cs="David"/>
            <w:sz w:val="24"/>
            <w:szCs w:val="24"/>
            <w:rtl/>
            <w:lang w:eastAsia="he-IL"/>
          </w:rPr>
          <w:delText>.</w:delText>
        </w:r>
      </w:del>
      <w:ins w:id="22" w:author="גרמן קגנובסקי [2]" w:date="2024-01-08T13:25:00Z">
        <w:r w:rsidR="00EB0B52">
          <w:rPr>
            <w:rFonts w:ascii="Times New Roman" w:eastAsia="Times New Roman" w:hAnsi="Times New Roman" w:cs="David" w:hint="cs"/>
            <w:sz w:val="24"/>
            <w:szCs w:val="24"/>
            <w:rtl/>
            <w:lang w:eastAsia="he-IL"/>
          </w:rPr>
          <w:t xml:space="preserve"> יבוצע במסגרת הפעלת אופציה לתכנון כבישים ומערכות העירוניו</w:t>
        </w:r>
        <w:r w:rsidR="00EB0B52">
          <w:rPr>
            <w:rFonts w:ascii="Times New Roman" w:eastAsia="Times New Roman" w:hAnsi="Times New Roman" w:cs="David" w:hint="eastAsia"/>
            <w:sz w:val="24"/>
            <w:szCs w:val="24"/>
            <w:rtl/>
            <w:lang w:eastAsia="he-IL"/>
          </w:rPr>
          <w:t>ת</w:t>
        </w:r>
      </w:ins>
      <w:ins w:id="23" w:author="גרמן קגנובסקי [2]" w:date="2024-01-08T13:26:00Z">
        <w:r w:rsidR="00BB0659">
          <w:rPr>
            <w:rFonts w:ascii="Times New Roman" w:eastAsia="Times New Roman" w:hAnsi="Times New Roman" w:cs="David" w:hint="cs"/>
            <w:sz w:val="24"/>
            <w:szCs w:val="24"/>
            <w:rtl/>
            <w:lang w:eastAsia="he-IL"/>
          </w:rPr>
          <w:t xml:space="preserve"> לפי </w:t>
        </w:r>
      </w:ins>
      <w:ins w:id="24" w:author="גרמן קגנובסקי [2]" w:date="2024-01-08T13:27:00Z">
        <w:r w:rsidR="00BB0659">
          <w:rPr>
            <w:rFonts w:ascii="Times New Roman" w:eastAsia="Times New Roman" w:hAnsi="Times New Roman" w:cs="David" w:hint="cs"/>
            <w:sz w:val="24"/>
            <w:szCs w:val="24"/>
            <w:rtl/>
            <w:lang w:eastAsia="he-IL"/>
          </w:rPr>
          <w:t>נספח ד' סעיף 1.2 .</w:t>
        </w:r>
      </w:ins>
    </w:p>
    <w:p w14:paraId="18B17D3B"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6C1E0AFC" w14:textId="23FDBCB0"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w:t>
      </w:r>
      <w:del w:id="25" w:author="גרמן קגנובסקי [2]" w:date="2024-01-08T13:30:00Z">
        <w:r w:rsidRPr="00071F07" w:rsidDel="00BB0659">
          <w:rPr>
            <w:rFonts w:ascii="Times New Roman" w:eastAsia="Times New Roman" w:hAnsi="Times New Roman" w:cs="David"/>
            <w:sz w:val="24"/>
            <w:szCs w:val="24"/>
            <w:rtl/>
            <w:lang w:eastAsia="he-IL"/>
          </w:rPr>
          <w:delText xml:space="preserve"> יהיה </w:delText>
        </w:r>
      </w:del>
      <w:del w:id="26" w:author="גרמן קגנובסקי [2]" w:date="2024-01-08T13:29:00Z">
        <w:r w:rsidRPr="00071F07" w:rsidDel="00BB0659">
          <w:rPr>
            <w:rFonts w:ascii="Times New Roman" w:eastAsia="Times New Roman" w:hAnsi="Times New Roman" w:cs="David"/>
            <w:sz w:val="24"/>
            <w:szCs w:val="24"/>
            <w:rtl/>
            <w:lang w:eastAsia="he-IL"/>
          </w:rPr>
          <w:delText xml:space="preserve">בעל </w:delText>
        </w:r>
      </w:del>
      <w:del w:id="27" w:author="גרמן קגנובסקי [2]" w:date="2024-01-08T13:30:00Z">
        <w:r w:rsidRPr="00071F07" w:rsidDel="00BB0659">
          <w:rPr>
            <w:rFonts w:ascii="Times New Roman" w:eastAsia="Times New Roman" w:hAnsi="Times New Roman" w:cs="David"/>
            <w:sz w:val="24"/>
            <w:szCs w:val="24"/>
            <w:rtl/>
            <w:lang w:eastAsia="he-IL"/>
          </w:rPr>
          <w:delText>ה</w:delText>
        </w:r>
      </w:del>
      <w:ins w:id="28" w:author="גרמן קגנובסקי [2]" w:date="2024-01-08T13:30:00Z">
        <w:r w:rsidR="00BB0659">
          <w:rPr>
            <w:rFonts w:ascii="Times New Roman" w:eastAsia="Times New Roman" w:hAnsi="Times New Roman" w:cs="David" w:hint="cs"/>
            <w:sz w:val="24"/>
            <w:szCs w:val="24"/>
            <w:rtl/>
            <w:lang w:eastAsia="he-IL"/>
          </w:rPr>
          <w:t xml:space="preserve"> ב</w:t>
        </w:r>
      </w:ins>
      <w:r w:rsidRPr="00071F07">
        <w:rPr>
          <w:rFonts w:ascii="Times New Roman" w:eastAsia="Times New Roman" w:hAnsi="Times New Roman" w:cs="David"/>
          <w:sz w:val="24"/>
          <w:szCs w:val="24"/>
          <w:rtl/>
          <w:lang w:eastAsia="he-IL"/>
        </w:rPr>
        <w:t>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57985B7C"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0AFA7A4B"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46324558"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19B205B"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734FF4E"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7330850"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1BD2A8A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9CBBF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46E521B8"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4B61E3"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9F73DB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6B5A6" w14:textId="06496A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del w:id="29" w:author="גרמן קגנובסקי [2]" w:date="2024-01-08T13:33:00Z">
        <w:r w:rsidRPr="0006071E" w:rsidDel="00BB0659">
          <w:rPr>
            <w:rFonts w:ascii="Times New Roman" w:eastAsia="Times New Roman" w:hAnsi="Times New Roman" w:cs="David"/>
            <w:sz w:val="24"/>
            <w:szCs w:val="24"/>
            <w:rtl/>
            <w:lang w:eastAsia="he-IL"/>
          </w:rPr>
          <w:delText>תכנון מוקדם</w:delText>
        </w:r>
        <w:r w:rsidRPr="0006071E" w:rsidDel="00BB0659">
          <w:rPr>
            <w:rFonts w:ascii="Times New Roman" w:eastAsia="Times New Roman" w:hAnsi="Times New Roman" w:cs="David" w:hint="cs"/>
            <w:sz w:val="24"/>
            <w:szCs w:val="24"/>
            <w:rtl/>
            <w:lang w:eastAsia="he-IL"/>
          </w:rPr>
          <w:delText xml:space="preserve"> ו/או </w:delText>
        </w:r>
        <w:r w:rsidR="0006071E" w:rsidDel="00BB0659">
          <w:rPr>
            <w:rFonts w:ascii="Times New Roman" w:eastAsia="Times New Roman" w:hAnsi="Times New Roman" w:cs="David" w:hint="cs"/>
            <w:sz w:val="24"/>
            <w:szCs w:val="24"/>
            <w:rtl/>
            <w:lang w:eastAsia="he-IL"/>
          </w:rPr>
          <w:delText>תכנון ת</w:delText>
        </w:r>
        <w:r w:rsidRPr="00650D2D" w:rsidDel="00BB0659">
          <w:rPr>
            <w:rFonts w:ascii="Times New Roman" w:eastAsia="Times New Roman" w:hAnsi="Times New Roman" w:cs="David" w:hint="cs"/>
            <w:sz w:val="24"/>
            <w:szCs w:val="24"/>
            <w:rtl/>
            <w:lang w:eastAsia="he-IL"/>
          </w:rPr>
          <w:delText>כנית</w:delText>
        </w:r>
        <w:r w:rsidR="0006071E" w:rsidDel="00BB0659">
          <w:rPr>
            <w:rFonts w:ascii="Times New Roman" w:eastAsia="Times New Roman" w:hAnsi="Times New Roman" w:cs="David" w:hint="cs"/>
            <w:sz w:val="24"/>
            <w:szCs w:val="24"/>
            <w:rtl/>
            <w:lang w:eastAsia="he-IL"/>
          </w:rPr>
          <w:delText xml:space="preserve"> בניין עיר</w:delText>
        </w:r>
      </w:del>
      <w:ins w:id="30" w:author="גרמן קגנובסקי [2]" w:date="2024-01-08T13:33:00Z">
        <w:r w:rsidR="00BB0659">
          <w:rPr>
            <w:rFonts w:ascii="Times New Roman" w:eastAsia="Times New Roman" w:hAnsi="Times New Roman" w:cs="David" w:hint="cs"/>
            <w:sz w:val="24"/>
            <w:szCs w:val="24"/>
            <w:rtl/>
            <w:lang w:eastAsia="he-IL"/>
          </w:rPr>
          <w:t>תכנית עיצוב הבינוי והפיתוח בהתאם להנחיות תכנית בניין עיר</w:t>
        </w:r>
      </w:ins>
      <w:r w:rsidR="0006071E">
        <w:rPr>
          <w:rFonts w:ascii="Times New Roman" w:eastAsia="Times New Roman" w:hAnsi="Times New Roman" w:cs="David" w:hint="cs"/>
          <w:sz w:val="24"/>
          <w:szCs w:val="24"/>
          <w:rtl/>
          <w:lang w:eastAsia="he-IL"/>
        </w:rPr>
        <w:t xml:space="preserve"> </w:t>
      </w:r>
      <w:ins w:id="31" w:author="גרמן קגנובסקי [2]" w:date="2024-01-08T13:34:00Z">
        <w:r w:rsidR="00BB0659">
          <w:rPr>
            <w:rFonts w:ascii="Times New Roman" w:eastAsia="Times New Roman" w:hAnsi="Times New Roman" w:cs="David" w:hint="cs"/>
            <w:sz w:val="24"/>
            <w:szCs w:val="24"/>
            <w:rtl/>
            <w:lang w:eastAsia="he-IL"/>
          </w:rPr>
          <w:t>הר/2180</w:t>
        </w:r>
      </w:ins>
      <w:ins w:id="32" w:author="גרמן קגנובסקי [2]" w:date="2024-01-08T13:35:00Z">
        <w:r w:rsidR="00BB0659">
          <w:rPr>
            <w:rFonts w:ascii="Times New Roman" w:eastAsia="Times New Roman" w:hAnsi="Times New Roman" w:cs="David" w:hint="cs"/>
            <w:sz w:val="24"/>
            <w:szCs w:val="24"/>
            <w:rtl/>
            <w:lang w:eastAsia="he-IL"/>
          </w:rPr>
          <w:t xml:space="preserve">  </w:t>
        </w:r>
      </w:ins>
      <w:del w:id="33" w:author="גרמן קגנובסקי [2]" w:date="2024-01-08T13:35:00Z">
        <w:r w:rsidR="0006071E" w:rsidDel="00BB0659">
          <w:rPr>
            <w:rFonts w:ascii="Times New Roman" w:eastAsia="Times New Roman" w:hAnsi="Times New Roman" w:cs="David" w:hint="cs"/>
            <w:sz w:val="24"/>
            <w:szCs w:val="24"/>
            <w:rtl/>
            <w:lang w:eastAsia="he-IL"/>
          </w:rPr>
          <w:delText>בסמ</w:delText>
        </w:r>
      </w:del>
      <w:del w:id="34" w:author="גרמן קגנובסקי [2]" w:date="2024-01-08T13:34:00Z">
        <w:r w:rsidR="0006071E" w:rsidDel="00BB0659">
          <w:rPr>
            <w:rFonts w:ascii="Times New Roman" w:eastAsia="Times New Roman" w:hAnsi="Times New Roman" w:cs="David" w:hint="cs"/>
            <w:sz w:val="24"/>
            <w:szCs w:val="24"/>
            <w:rtl/>
            <w:lang w:eastAsia="he-IL"/>
          </w:rPr>
          <w:delText>כות מקומית ו/או ת</w:delText>
        </w:r>
        <w:r w:rsidRPr="00650D2D" w:rsidDel="00BB0659">
          <w:rPr>
            <w:rFonts w:ascii="Times New Roman" w:eastAsia="Times New Roman" w:hAnsi="Times New Roman" w:cs="David" w:hint="cs"/>
            <w:sz w:val="24"/>
            <w:szCs w:val="24"/>
            <w:rtl/>
            <w:lang w:eastAsia="he-IL"/>
          </w:rPr>
          <w:delText>כנית עיצוב</w:delText>
        </w:r>
      </w:del>
      <w:r w:rsidRPr="00650D2D">
        <w:rPr>
          <w:rFonts w:ascii="Times New Roman" w:eastAsia="Times New Roman" w:hAnsi="Times New Roman" w:cs="David" w:hint="cs"/>
          <w:sz w:val="24"/>
          <w:szCs w:val="24"/>
          <w:rtl/>
          <w:lang w:eastAsia="he-IL"/>
        </w:rPr>
        <w:t xml:space="preserve"> </w:t>
      </w:r>
    </w:p>
    <w:p w14:paraId="15736EEF"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08738132"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23021B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1B8B7A4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50DE99C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עריכת בירורים ברשויות המוסמכות, לרבות ברשות המקומית, במשרד התחבורה, </w:t>
      </w:r>
      <w:proofErr w:type="spellStart"/>
      <w:r w:rsidRPr="00650D2D">
        <w:rPr>
          <w:rFonts w:ascii="Times New Roman" w:eastAsia="Times New Roman" w:hAnsi="Times New Roman" w:cs="David"/>
          <w:sz w:val="24"/>
          <w:szCs w:val="24"/>
          <w:rtl/>
          <w:lang w:eastAsia="he-IL"/>
        </w:rPr>
        <w:t>במ.ע.צ</w:t>
      </w:r>
      <w:proofErr w:type="spellEnd"/>
      <w:r w:rsidRPr="00650D2D">
        <w:rPr>
          <w:rFonts w:ascii="Times New Roman" w:eastAsia="Times New Roman" w:hAnsi="Times New Roman" w:cs="David"/>
          <w:sz w:val="24"/>
          <w:szCs w:val="24"/>
          <w:rtl/>
          <w:lang w:eastAsia="he-IL"/>
        </w:rPr>
        <w:t>,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06BD888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302AC5A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73EE97F9"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 xml:space="preserve">כניות מוקדמות במספר חלופות לתיאור בקווים כלליים של הצורה </w:t>
      </w:r>
      <w:proofErr w:type="spellStart"/>
      <w:r w:rsidR="00650D2D" w:rsidRPr="00650D2D">
        <w:rPr>
          <w:rFonts w:ascii="Times New Roman" w:eastAsia="Times New Roman" w:hAnsi="Times New Roman" w:cs="David"/>
          <w:sz w:val="24"/>
          <w:szCs w:val="24"/>
          <w:rtl/>
          <w:lang w:eastAsia="he-IL"/>
        </w:rPr>
        <w:t>הפלנימטרית</w:t>
      </w:r>
      <w:proofErr w:type="spellEnd"/>
      <w:r w:rsidR="00650D2D" w:rsidRPr="00650D2D">
        <w:rPr>
          <w:rFonts w:ascii="Times New Roman" w:eastAsia="Times New Roman" w:hAnsi="Times New Roman" w:cs="David"/>
          <w:sz w:val="24"/>
          <w:szCs w:val="24"/>
          <w:rtl/>
          <w:lang w:eastAsia="he-IL"/>
        </w:rPr>
        <w:t xml:space="preserve"> של הפתרונות התחבורתיים. (בתוכניות בנין עיר – גם מחוץ לגבולות התכנית והפרויקט).</w:t>
      </w:r>
    </w:p>
    <w:p w14:paraId="23491DA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47033C4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622B400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304387FC"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w:t>
      </w:r>
      <w:proofErr w:type="spellStart"/>
      <w:r w:rsidRPr="00650D2D">
        <w:rPr>
          <w:rFonts w:ascii="Times New Roman" w:eastAsia="Times New Roman" w:hAnsi="Times New Roman" w:cs="David"/>
          <w:sz w:val="24"/>
          <w:szCs w:val="24"/>
          <w:rtl/>
          <w:lang w:eastAsia="he-IL"/>
        </w:rPr>
        <w:t>וכו</w:t>
      </w:r>
      <w:proofErr w:type="spellEnd"/>
      <w:r w:rsidRPr="00650D2D">
        <w:rPr>
          <w:rFonts w:ascii="Times New Roman" w:eastAsia="Times New Roman" w:hAnsi="Times New Roman" w:cs="David"/>
          <w:sz w:val="24"/>
          <w:szCs w:val="24"/>
          <w:rtl/>
          <w:lang w:eastAsia="he-IL"/>
        </w:rPr>
        <w:t>'.</w:t>
      </w:r>
    </w:p>
    <w:p w14:paraId="29C4A0AC"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77549CF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04163ED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012E2CF2" w14:textId="77777777" w:rsidR="00DF24F0" w:rsidRPr="00650D2D" w:rsidRDefault="0006071E" w:rsidP="00DF24F0">
      <w:pPr>
        <w:widowControl w:val="0"/>
        <w:spacing w:before="0" w:beforeAutospacing="0" w:after="0" w:afterAutospacing="0" w:line="360" w:lineRule="auto"/>
        <w:ind w:left="2210" w:hanging="708"/>
        <w:jc w:val="both"/>
        <w:rPr>
          <w:ins w:id="35" w:author="גרמן קגנובסקי [2]" w:date="2024-01-08T13:38:00Z"/>
          <w:rFonts w:ascii="Times New Roman" w:eastAsia="Times New Roman" w:hAnsi="Times New Roman" w:cs="David"/>
          <w:sz w:val="24"/>
          <w:szCs w:val="24"/>
          <w:rtl/>
          <w:lang w:eastAsia="he-IL"/>
        </w:rPr>
      </w:pPr>
      <w:proofErr w:type="spellStart"/>
      <w:r>
        <w:rPr>
          <w:rFonts w:ascii="Times New Roman" w:eastAsia="Times New Roman" w:hAnsi="Times New Roman" w:cs="David"/>
          <w:sz w:val="24"/>
          <w:szCs w:val="24"/>
          <w:rtl/>
          <w:lang w:eastAsia="he-IL"/>
        </w:rPr>
        <w:t>יג</w:t>
      </w:r>
      <w:proofErr w:type="spellEnd"/>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r>
      <w:del w:id="36" w:author="גרמן קגנובסקי [2]" w:date="2024-01-08T13:37:00Z">
        <w:r w:rsidDel="00DF24F0">
          <w:rPr>
            <w:rFonts w:ascii="Times New Roman" w:eastAsia="Times New Roman" w:hAnsi="Times New Roman" w:cs="David"/>
            <w:sz w:val="24"/>
            <w:szCs w:val="24"/>
            <w:rtl/>
            <w:lang w:eastAsia="he-IL"/>
          </w:rPr>
          <w:delText>הכנת ת</w:delText>
        </w:r>
        <w:r w:rsidR="00650D2D" w:rsidRPr="00650D2D" w:rsidDel="00DF24F0">
          <w:rPr>
            <w:rFonts w:ascii="Times New Roman" w:eastAsia="Times New Roman" w:hAnsi="Times New Roman" w:cs="David"/>
            <w:sz w:val="24"/>
            <w:szCs w:val="24"/>
            <w:rtl/>
            <w:lang w:eastAsia="he-IL"/>
          </w:rPr>
          <w:delText xml:space="preserve">כניות </w:delText>
        </w:r>
      </w:del>
      <w:del w:id="37" w:author="גרמן קגנובסקי [2]" w:date="2024-01-08T13:36:00Z">
        <w:r w:rsidR="00650D2D" w:rsidRPr="00650D2D" w:rsidDel="00DF24F0">
          <w:rPr>
            <w:rFonts w:ascii="Times New Roman" w:eastAsia="Times New Roman" w:hAnsi="Times New Roman" w:cs="David"/>
            <w:sz w:val="24"/>
            <w:szCs w:val="24"/>
            <w:rtl/>
            <w:lang w:eastAsia="he-IL"/>
          </w:rPr>
          <w:delText>מוקדמות למפלסי עבודות עפר</w:delText>
        </w:r>
      </w:del>
      <w:r w:rsidR="00650D2D" w:rsidRPr="00650D2D">
        <w:rPr>
          <w:rFonts w:ascii="Times New Roman" w:eastAsia="Times New Roman" w:hAnsi="Times New Roman" w:cs="David"/>
          <w:sz w:val="24"/>
          <w:szCs w:val="24"/>
          <w:rtl/>
          <w:lang w:eastAsia="he-IL"/>
        </w:rPr>
        <w:t xml:space="preserve">, פתרונות ניקוז ומיקום קירות תומכים, על רקע מפות טופוגרפיות שיבוצעו על ידי המזמין ו/או מי מטעמו ועל חשבונו. </w:t>
      </w:r>
      <w:ins w:id="38" w:author="גרמן קגנובסקי [2]" w:date="2024-01-08T13:37:00Z">
        <w:r w:rsidR="00DF24F0">
          <w:rPr>
            <w:rFonts w:ascii="Times New Roman" w:eastAsia="Times New Roman" w:hAnsi="Times New Roman" w:cs="David" w:hint="cs"/>
            <w:sz w:val="24"/>
            <w:szCs w:val="24"/>
            <w:rtl/>
            <w:lang w:eastAsia="he-IL"/>
          </w:rPr>
          <w:t xml:space="preserve">הכנת תכניות מוקדמות למפלסי עבודות עפר </w:t>
        </w:r>
      </w:ins>
      <w:ins w:id="39" w:author="גרמן קגנובסקי [2]" w:date="2024-01-08T13:38:00Z">
        <w:r w:rsidR="00DF24F0">
          <w:rPr>
            <w:rFonts w:ascii="Times New Roman" w:eastAsia="Times New Roman" w:hAnsi="Times New Roman" w:cs="David" w:hint="cs"/>
            <w:sz w:val="24"/>
            <w:szCs w:val="24"/>
            <w:rtl/>
            <w:lang w:eastAsia="he-IL"/>
          </w:rPr>
          <w:t>יבוצע במסגרת הפעלת אופציה לתכנון כבישים ומערכות העירוניו</w:t>
        </w:r>
        <w:r w:rsidR="00DF24F0">
          <w:rPr>
            <w:rFonts w:ascii="Times New Roman" w:eastAsia="Times New Roman" w:hAnsi="Times New Roman" w:cs="David" w:hint="eastAsia"/>
            <w:sz w:val="24"/>
            <w:szCs w:val="24"/>
            <w:rtl/>
            <w:lang w:eastAsia="he-IL"/>
          </w:rPr>
          <w:t>ת</w:t>
        </w:r>
        <w:r w:rsidR="00DF24F0">
          <w:rPr>
            <w:rFonts w:ascii="Times New Roman" w:eastAsia="Times New Roman" w:hAnsi="Times New Roman" w:cs="David" w:hint="cs"/>
            <w:sz w:val="24"/>
            <w:szCs w:val="24"/>
            <w:rtl/>
            <w:lang w:eastAsia="he-IL"/>
          </w:rPr>
          <w:t xml:space="preserve"> לפי נספח ד' סעיף 1.2 .</w:t>
        </w:r>
      </w:ins>
    </w:p>
    <w:p w14:paraId="647698CC" w14:textId="637EE574"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D0B54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5C67513"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69863A68"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5D7BA62F" w14:textId="141D0766"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w:t>
      </w:r>
      <w:del w:id="40" w:author="גרמן קגנובסקי [2]" w:date="2024-01-08T13:40:00Z">
        <w:r w:rsidRPr="00650D2D" w:rsidDel="00DF24F0">
          <w:rPr>
            <w:rFonts w:ascii="Times New Roman" w:eastAsia="Times New Roman" w:hAnsi="Times New Roman" w:cs="David"/>
            <w:sz w:val="24"/>
            <w:szCs w:val="24"/>
            <w:rtl/>
            <w:lang w:eastAsia="he-IL"/>
          </w:rPr>
          <w:delText xml:space="preserve"> תכנית בנין העיר</w:delText>
        </w:r>
      </w:del>
      <w:ins w:id="41" w:author="גרמן קגנובסקי [2]" w:date="2024-01-08T13:40:00Z">
        <w:r w:rsidR="00DF24F0" w:rsidRPr="00DF24F0">
          <w:rPr>
            <w:rtl/>
          </w:rPr>
          <w:t xml:space="preserve"> </w:t>
        </w:r>
        <w:r w:rsidR="00DF24F0" w:rsidRPr="00DF24F0">
          <w:rPr>
            <w:rFonts w:ascii="Times New Roman" w:eastAsia="Times New Roman" w:hAnsi="Times New Roman" w:cs="David"/>
            <w:sz w:val="24"/>
            <w:szCs w:val="24"/>
            <w:rtl/>
            <w:lang w:eastAsia="he-IL"/>
          </w:rPr>
          <w:t>תכנית עיצוב הבינוי והפיתוח בהתאם להנחיות תכנית בניין עיר</w:t>
        </w:r>
      </w:ins>
      <w:ins w:id="42" w:author="גרמן קגנובסקי [2]" w:date="2024-01-08T13:41:00Z">
        <w:r w:rsidR="00DF24F0">
          <w:rPr>
            <w:rFonts w:ascii="Times New Roman" w:eastAsia="Times New Roman" w:hAnsi="Times New Roman" w:cs="David" w:hint="cs"/>
            <w:sz w:val="24"/>
            <w:szCs w:val="24"/>
            <w:rtl/>
            <w:lang w:eastAsia="he-IL"/>
          </w:rPr>
          <w:t xml:space="preserve"> הר/2180</w:t>
        </w:r>
      </w:ins>
      <w:r w:rsidRPr="00650D2D">
        <w:rPr>
          <w:rFonts w:ascii="Times New Roman" w:eastAsia="Times New Roman" w:hAnsi="Times New Roman" w:cs="David"/>
          <w:sz w:val="24"/>
          <w:szCs w:val="24"/>
          <w:rtl/>
          <w:lang w:eastAsia="he-IL"/>
        </w:rPr>
        <w:t>, לרבות ניסוח תקנון התכנית בכל הקשור לנושאים התחבורתיים.</w:t>
      </w:r>
    </w:p>
    <w:p w14:paraId="6BA34352" w14:textId="041F588C"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 xml:space="preserve">הכנת נספחי תנועה (מנחים) לתכנית </w:t>
      </w:r>
      <w:del w:id="43" w:author="גרמן קגנובסקי [2]" w:date="2024-01-08T13:41:00Z">
        <w:r w:rsidRPr="00650D2D" w:rsidDel="00DF24F0">
          <w:rPr>
            <w:rFonts w:ascii="Times New Roman" w:eastAsia="Times New Roman" w:hAnsi="Times New Roman" w:cs="David"/>
            <w:sz w:val="24"/>
            <w:szCs w:val="24"/>
            <w:rtl/>
            <w:lang w:eastAsia="he-IL"/>
          </w:rPr>
          <w:delText xml:space="preserve">בנין העיר לרבות </w:delText>
        </w:r>
      </w:del>
      <w:ins w:id="44" w:author="גרמן קגנובסקי [2]" w:date="2024-01-08T13:41:00Z">
        <w:r w:rsidR="00DF24F0" w:rsidRPr="00DF24F0">
          <w:rPr>
            <w:rFonts w:ascii="Times New Roman" w:eastAsia="Times New Roman" w:hAnsi="Times New Roman" w:cs="David"/>
            <w:sz w:val="24"/>
            <w:szCs w:val="24"/>
            <w:rtl/>
            <w:lang w:eastAsia="he-IL"/>
          </w:rPr>
          <w:t>תכנית עיצוב הבינוי והפיתוח בהתאם להנחיות תכנית בניין עיר</w:t>
        </w:r>
        <w:r w:rsidR="00DF24F0">
          <w:rPr>
            <w:rFonts w:ascii="Times New Roman" w:eastAsia="Times New Roman" w:hAnsi="Times New Roman" w:cs="David" w:hint="cs"/>
            <w:sz w:val="24"/>
            <w:szCs w:val="24"/>
            <w:rtl/>
            <w:lang w:eastAsia="he-IL"/>
          </w:rPr>
          <w:t xml:space="preserve"> </w:t>
        </w:r>
      </w:ins>
      <w:r w:rsidRPr="00650D2D">
        <w:rPr>
          <w:rFonts w:ascii="Times New Roman" w:eastAsia="Times New Roman" w:hAnsi="Times New Roman" w:cs="David"/>
          <w:sz w:val="24"/>
          <w:szCs w:val="24"/>
          <w:rtl/>
          <w:lang w:eastAsia="he-IL"/>
        </w:rPr>
        <w:t>פתרונות בשטחים שמחוץ לגבולות התכנית, הגשתם לרשויות, בתאום עם האדריכל והמזמין ובאשור המזמין.</w:t>
      </w:r>
    </w:p>
    <w:p w14:paraId="715A905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3A60DEB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314D8686" w14:textId="01CEBA31"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w:t>
      </w:r>
      <w:del w:id="45" w:author="גרמן קגנובסקי [2]" w:date="2024-01-08T13:42:00Z">
        <w:r w:rsidRPr="00650D2D" w:rsidDel="00DF24F0">
          <w:rPr>
            <w:rFonts w:ascii="Times New Roman" w:eastAsia="Times New Roman" w:hAnsi="Times New Roman" w:cs="David"/>
            <w:sz w:val="24"/>
            <w:szCs w:val="24"/>
            <w:rtl/>
            <w:lang w:eastAsia="he-IL"/>
          </w:rPr>
          <w:delText>שצ"פים וכו'</w:delText>
        </w:r>
      </w:del>
      <w:r w:rsidRPr="00650D2D">
        <w:rPr>
          <w:rFonts w:ascii="Times New Roman" w:eastAsia="Times New Roman" w:hAnsi="Times New Roman" w:cs="David"/>
          <w:sz w:val="24"/>
          <w:szCs w:val="24"/>
          <w:rtl/>
          <w:lang w:eastAsia="he-IL"/>
        </w:rPr>
        <w:t xml:space="preserve">, הגשתם לרשויות – לאחר אשור המנהל – וטיפול באישורם. </w:t>
      </w:r>
    </w:p>
    <w:p w14:paraId="062E8D5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42EFE63E" w14:textId="4D7A1593"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w:t>
      </w:r>
      <w:proofErr w:type="spellStart"/>
      <w:r w:rsidRPr="00650D2D">
        <w:rPr>
          <w:rFonts w:ascii="Times New Roman" w:eastAsia="Times New Roman" w:hAnsi="Times New Roman" w:cs="David"/>
          <w:sz w:val="24"/>
          <w:szCs w:val="24"/>
          <w:rtl/>
          <w:lang w:eastAsia="he-IL"/>
        </w:rPr>
        <w:t>ורדיוסי</w:t>
      </w:r>
      <w:proofErr w:type="spellEnd"/>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xml:space="preserve">, דרכים פנימיות, רמפות, שפועים, תמרור, </w:t>
      </w:r>
      <w:del w:id="46" w:author="גרמן קגנובסקי [2]" w:date="2024-01-08T13:42:00Z">
        <w:r w:rsidRPr="00650D2D" w:rsidDel="00DF24F0">
          <w:rPr>
            <w:rFonts w:ascii="Times New Roman" w:eastAsia="Times New Roman" w:hAnsi="Times New Roman" w:cs="David"/>
            <w:sz w:val="24"/>
            <w:szCs w:val="24"/>
            <w:rtl/>
            <w:lang w:eastAsia="he-IL"/>
          </w:rPr>
          <w:delText>צביעה ושילוט תנועתי.</w:delText>
        </w:r>
      </w:del>
    </w:p>
    <w:p w14:paraId="0860AA8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7F79990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 xml:space="preserve">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w:t>
      </w:r>
      <w:proofErr w:type="spellStart"/>
      <w:r w:rsidRPr="00650D2D">
        <w:rPr>
          <w:rFonts w:ascii="Times New Roman" w:eastAsia="Times New Roman" w:hAnsi="Times New Roman" w:cs="David"/>
          <w:sz w:val="24"/>
          <w:szCs w:val="24"/>
          <w:rtl/>
          <w:lang w:eastAsia="he-IL"/>
        </w:rPr>
        <w:t>רדיוסי</w:t>
      </w:r>
      <w:proofErr w:type="spellEnd"/>
      <w:r w:rsidRPr="00650D2D">
        <w:rPr>
          <w:rFonts w:ascii="Times New Roman" w:eastAsia="Times New Roman" w:hAnsi="Times New Roman" w:cs="David"/>
          <w:sz w:val="24"/>
          <w:szCs w:val="24"/>
          <w:rtl/>
          <w:lang w:eastAsia="he-IL"/>
        </w:rPr>
        <w:t xml:space="preserve"> סבוב, עקומי מעבר, שפועים צידיים ומעברי שיפועים, תמרור, צביעה ושלוט תנועתי, מיקום מעברי חציה להולכי רגל.</w:t>
      </w:r>
    </w:p>
    <w:p w14:paraId="76F0D25F"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0FC37A21" w14:textId="223BCD31"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 xml:space="preserve">חתכים עקרוניים לאורך ולרוחב כבישים, דרכים, </w:t>
      </w:r>
      <w:del w:id="47" w:author="גרמן קגנובסקי [2]" w:date="2024-01-08T13:43:00Z">
        <w:r w:rsidRPr="00650D2D" w:rsidDel="00DF24F0">
          <w:rPr>
            <w:rFonts w:ascii="Times New Roman" w:eastAsia="Times New Roman" w:hAnsi="Times New Roman" w:cs="David"/>
            <w:sz w:val="24"/>
            <w:szCs w:val="24"/>
            <w:rtl/>
            <w:lang w:eastAsia="he-IL"/>
          </w:rPr>
          <w:delText>חניונים</w:delText>
        </w:r>
      </w:del>
      <w:ins w:id="48" w:author="גרמן קגנובסקי [2]" w:date="2024-01-08T13:43:00Z">
        <w:r w:rsidR="00DF24F0">
          <w:rPr>
            <w:rFonts w:ascii="Times New Roman" w:eastAsia="Times New Roman" w:hAnsi="Times New Roman" w:cs="David" w:hint="cs"/>
            <w:sz w:val="24"/>
            <w:szCs w:val="24"/>
            <w:rtl/>
            <w:lang w:eastAsia="he-IL"/>
          </w:rPr>
          <w:t>, רמפות</w:t>
        </w:r>
      </w:ins>
      <w:del w:id="49" w:author="גרמן קגנובסקי [2]" w:date="2024-01-08T13:43:00Z">
        <w:r w:rsidRPr="00650D2D" w:rsidDel="00DF24F0">
          <w:rPr>
            <w:rFonts w:ascii="Times New Roman" w:eastAsia="Times New Roman" w:hAnsi="Times New Roman" w:cs="David"/>
            <w:sz w:val="24"/>
            <w:szCs w:val="24"/>
            <w:rtl/>
            <w:lang w:eastAsia="he-IL"/>
          </w:rPr>
          <w:delText>.</w:delText>
        </w:r>
      </w:del>
    </w:p>
    <w:p w14:paraId="593101F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824CFCC" w14:textId="41E3C291" w:rsidR="00650D2D" w:rsidRPr="00650D2D" w:rsidRDefault="00650D2D" w:rsidP="00DF24F0">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 xml:space="preserve">עדות השונות </w:t>
      </w:r>
      <w:del w:id="50" w:author="גרמן קגנובסקי [2]" w:date="2024-01-08T13:43:00Z">
        <w:r w:rsidRPr="00650D2D" w:rsidDel="00DF24F0">
          <w:rPr>
            <w:rFonts w:ascii="Times New Roman" w:eastAsia="Times New Roman" w:hAnsi="Times New Roman" w:cs="David" w:hint="cs"/>
            <w:sz w:val="24"/>
            <w:szCs w:val="24"/>
            <w:rtl/>
            <w:lang w:eastAsia="he-IL"/>
          </w:rPr>
          <w:delText xml:space="preserve">במסגרת שינוי תב"ע </w:delText>
        </w:r>
      </w:del>
      <w:del w:id="51" w:author="גרמן קגנובסקי [2]" w:date="2024-01-08T13:44:00Z">
        <w:r w:rsidRPr="00650D2D" w:rsidDel="00DF24F0">
          <w:rPr>
            <w:rFonts w:ascii="Times New Roman" w:eastAsia="Times New Roman" w:hAnsi="Times New Roman" w:cs="David" w:hint="cs"/>
            <w:sz w:val="24"/>
            <w:szCs w:val="24"/>
            <w:rtl/>
            <w:lang w:eastAsia="he-IL"/>
          </w:rPr>
          <w:delText>בסמכות הועדה המקומית כולל הופעה בישיבות בו</w:delText>
        </w:r>
        <w:r w:rsidR="0006071E" w:rsidDel="00DF24F0">
          <w:rPr>
            <w:rFonts w:ascii="Times New Roman" w:eastAsia="Times New Roman" w:hAnsi="Times New Roman" w:cs="David" w:hint="cs"/>
            <w:sz w:val="24"/>
            <w:szCs w:val="24"/>
            <w:rtl/>
            <w:lang w:eastAsia="he-IL"/>
          </w:rPr>
          <w:delText>ו</w:delText>
        </w:r>
        <w:r w:rsidRPr="00650D2D" w:rsidDel="00DF24F0">
          <w:rPr>
            <w:rFonts w:ascii="Times New Roman" w:eastAsia="Times New Roman" w:hAnsi="Times New Roman" w:cs="David" w:hint="cs"/>
            <w:sz w:val="24"/>
            <w:szCs w:val="24"/>
            <w:rtl/>
            <w:lang w:eastAsia="he-IL"/>
          </w:rPr>
          <w:delText>עדות, ככל שיידרש</w:delText>
        </w:r>
        <w:r w:rsidRPr="00650D2D" w:rsidDel="00DF24F0">
          <w:rPr>
            <w:rFonts w:ascii="Times New Roman" w:eastAsia="Times New Roman" w:hAnsi="Times New Roman" w:cs="David"/>
            <w:sz w:val="24"/>
            <w:szCs w:val="24"/>
            <w:rtl/>
            <w:lang w:eastAsia="he-IL"/>
          </w:rPr>
          <w:delText xml:space="preserve">. </w:delText>
        </w:r>
      </w:del>
    </w:p>
    <w:p w14:paraId="47449D0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2E47E550"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proofErr w:type="spellStart"/>
      <w:r w:rsidRPr="00650D2D">
        <w:rPr>
          <w:rFonts w:ascii="Times New Roman" w:eastAsia="Times New Roman" w:hAnsi="Times New Roman" w:cs="David"/>
          <w:sz w:val="24"/>
          <w:szCs w:val="24"/>
          <w:rtl/>
          <w:lang w:eastAsia="he-IL"/>
        </w:rPr>
        <w:t>יב</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1734FF8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73B0912"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D7F87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64C468"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1ACF79F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2486A45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C5B6C81" w14:textId="37C9DFDA" w:rsidR="00650D2D" w:rsidRPr="00650D2D" w:rsidRDefault="002E4091"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ins w:id="52" w:author="גרמן קגנובסקי [2]" w:date="2024-01-08T14:06:00Z">
        <w:r>
          <w:rPr>
            <w:rFonts w:ascii="Times New Roman" w:eastAsia="Times New Roman" w:hAnsi="Times New Roman" w:cs="David" w:hint="cs"/>
            <w:sz w:val="24"/>
            <w:szCs w:val="24"/>
            <w:rtl/>
            <w:lang w:eastAsia="he-IL"/>
          </w:rPr>
          <w:t xml:space="preserve">בוטל </w:t>
        </w:r>
      </w:ins>
      <w:del w:id="53" w:author="גרמן קגנובסקי [2]" w:date="2024-01-08T14:06:00Z">
        <w:r w:rsidR="00650D2D" w:rsidRPr="00650D2D" w:rsidDel="002E4091">
          <w:rPr>
            <w:rFonts w:ascii="Times New Roman" w:eastAsia="Times New Roman" w:hAnsi="Times New Roman" w:cs="David" w:hint="cs"/>
            <w:sz w:val="24"/>
            <w:szCs w:val="24"/>
            <w:rtl/>
            <w:lang w:eastAsia="he-IL"/>
          </w:rPr>
          <w:delText xml:space="preserve">עריכת, תכנון ואישור הסדרי תנועה זמניים ככל </w:delText>
        </w:r>
        <w:r w:rsidR="00650D2D" w:rsidRPr="0006071E" w:rsidDel="002E4091">
          <w:rPr>
            <w:rFonts w:ascii="Times New Roman" w:eastAsia="Times New Roman" w:hAnsi="Times New Roman" w:cs="David" w:hint="cs"/>
            <w:sz w:val="24"/>
            <w:szCs w:val="24"/>
            <w:rtl/>
            <w:lang w:eastAsia="he-IL"/>
          </w:rPr>
          <w:delText>וכמה שנדרש</w:delText>
        </w:r>
        <w:r w:rsidR="00650D2D" w:rsidRPr="00650D2D" w:rsidDel="002E4091">
          <w:rPr>
            <w:rFonts w:ascii="Times New Roman" w:eastAsia="Times New Roman" w:hAnsi="Times New Roman" w:cs="David" w:hint="cs"/>
            <w:sz w:val="24"/>
            <w:szCs w:val="24"/>
            <w:rtl/>
            <w:lang w:eastAsia="he-IL"/>
          </w:rPr>
          <w:delText xml:space="preserve"> בכל שלב במהלך הביצוע, מספר פעמים </w:delText>
        </w:r>
        <w:r w:rsidR="00650D2D" w:rsidRPr="00650D2D" w:rsidDel="002E4091">
          <w:rPr>
            <w:rFonts w:ascii="Times New Roman" w:eastAsia="Times New Roman" w:hAnsi="Times New Roman" w:cs="David"/>
            <w:sz w:val="24"/>
            <w:szCs w:val="24"/>
            <w:rtl/>
            <w:lang w:eastAsia="he-IL"/>
          </w:rPr>
          <w:delText>–</w:delText>
        </w:r>
        <w:r w:rsidR="00650D2D" w:rsidRPr="00650D2D" w:rsidDel="002E4091">
          <w:rPr>
            <w:rFonts w:ascii="Times New Roman" w:eastAsia="Times New Roman" w:hAnsi="Times New Roman" w:cs="David" w:hint="cs"/>
            <w:sz w:val="24"/>
            <w:szCs w:val="24"/>
            <w:rtl/>
            <w:lang w:eastAsia="he-IL"/>
          </w:rPr>
          <w:delText xml:space="preserve"> הכל מול הרשויות הנדרשות.</w:delText>
        </w:r>
      </w:del>
    </w:p>
    <w:p w14:paraId="3A5E74F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54BA1B5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02B7E33A"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6394DCE5"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60EB1934" w14:textId="6B753A4C"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תכניות</w:t>
      </w:r>
      <w:del w:id="54" w:author="גרמן קגנובסקי [2]" w:date="2024-01-08T14:07:00Z">
        <w:r w:rsidRPr="00650D2D" w:rsidDel="002E4091">
          <w:rPr>
            <w:rFonts w:ascii="Times New Roman" w:eastAsia="Times New Roman" w:hAnsi="Times New Roman" w:cs="David"/>
            <w:sz w:val="24"/>
            <w:szCs w:val="24"/>
            <w:rtl/>
            <w:lang w:eastAsia="he-IL"/>
          </w:rPr>
          <w:delText xml:space="preserve"> בצוע למגרשים,</w:delText>
        </w:r>
      </w:del>
      <w:r w:rsidRPr="00650D2D">
        <w:rPr>
          <w:rFonts w:ascii="Times New Roman" w:eastAsia="Times New Roman" w:hAnsi="Times New Roman" w:cs="David"/>
          <w:sz w:val="24"/>
          <w:szCs w:val="24"/>
          <w:rtl/>
          <w:lang w:eastAsia="he-IL"/>
        </w:rPr>
        <w:t xml:space="preserve"> לצמתים, לרחובות ולדרכים, בין היתר בנושאי: תמרור, צביעה</w:t>
      </w:r>
      <w:del w:id="55" w:author="גרמן קגנובסקי [2]" w:date="2024-01-08T14:08:00Z">
        <w:r w:rsidRPr="00650D2D" w:rsidDel="002E4091">
          <w:rPr>
            <w:rFonts w:ascii="Times New Roman" w:eastAsia="Times New Roman" w:hAnsi="Times New Roman" w:cs="David"/>
            <w:sz w:val="24"/>
            <w:szCs w:val="24"/>
            <w:rtl/>
            <w:lang w:eastAsia="he-IL"/>
          </w:rPr>
          <w:delText xml:space="preserve"> ושלוט תנועתי</w:delText>
        </w:r>
      </w:del>
      <w:r w:rsidRPr="00650D2D">
        <w:rPr>
          <w:rFonts w:ascii="Times New Roman" w:eastAsia="Times New Roman" w:hAnsi="Times New Roman" w:cs="David"/>
          <w:sz w:val="24"/>
          <w:szCs w:val="24"/>
          <w:rtl/>
          <w:lang w:eastAsia="he-IL"/>
        </w:rPr>
        <w:t xml:space="preserve">, קביעת ציוד ואביזרים תחבורתיים. </w:t>
      </w:r>
    </w:p>
    <w:p w14:paraId="3632D2D5" w14:textId="3B245178"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w:t>
      </w:r>
      <w:del w:id="56" w:author="גרמן קגנובסקי [2]" w:date="2024-01-08T14:08:00Z">
        <w:r w:rsidRPr="00650D2D" w:rsidDel="006D1D85">
          <w:rPr>
            <w:rFonts w:ascii="Times New Roman" w:eastAsia="Times New Roman" w:hAnsi="Times New Roman" w:cs="David"/>
            <w:sz w:val="24"/>
            <w:szCs w:val="24"/>
            <w:rtl/>
            <w:lang w:eastAsia="he-IL"/>
          </w:rPr>
          <w:delText xml:space="preserve">שתית, אספלט, </w:delText>
        </w:r>
      </w:del>
      <w:r w:rsidRPr="00650D2D">
        <w:rPr>
          <w:rFonts w:ascii="Times New Roman" w:eastAsia="Times New Roman" w:hAnsi="Times New Roman" w:cs="David"/>
          <w:sz w:val="24"/>
          <w:szCs w:val="24"/>
          <w:rtl/>
          <w:lang w:eastAsia="he-IL"/>
        </w:rPr>
        <w:t xml:space="preserve">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w:t>
      </w:r>
      <w:proofErr w:type="spellStart"/>
      <w:r w:rsidRPr="00650D2D">
        <w:rPr>
          <w:rFonts w:ascii="Times New Roman" w:eastAsia="Times New Roman" w:hAnsi="Times New Roman" w:cs="David"/>
          <w:sz w:val="24"/>
          <w:szCs w:val="24"/>
          <w:rtl/>
          <w:lang w:eastAsia="he-IL"/>
        </w:rPr>
        <w:t>הכל</w:t>
      </w:r>
      <w:proofErr w:type="spellEnd"/>
      <w:r w:rsidRPr="00650D2D">
        <w:rPr>
          <w:rFonts w:ascii="Times New Roman" w:eastAsia="Times New Roman" w:hAnsi="Times New Roman" w:cs="David"/>
          <w:sz w:val="24"/>
          <w:szCs w:val="24"/>
          <w:rtl/>
          <w:lang w:eastAsia="he-IL"/>
        </w:rPr>
        <w:t xml:space="preserve"> כנדרש לעריכת מכרז למדידה ו/או </w:t>
      </w:r>
      <w:proofErr w:type="spellStart"/>
      <w:r w:rsidRPr="00650D2D">
        <w:rPr>
          <w:rFonts w:ascii="Times New Roman" w:eastAsia="Times New Roman" w:hAnsi="Times New Roman" w:cs="David"/>
          <w:sz w:val="24"/>
          <w:szCs w:val="24"/>
          <w:rtl/>
          <w:lang w:eastAsia="he-IL"/>
        </w:rPr>
        <w:t>פאושלי</w:t>
      </w:r>
      <w:proofErr w:type="spellEnd"/>
      <w:r w:rsidRPr="00650D2D">
        <w:rPr>
          <w:rFonts w:ascii="Times New Roman" w:eastAsia="Times New Roman" w:hAnsi="Times New Roman" w:cs="David"/>
          <w:sz w:val="24"/>
          <w:szCs w:val="24"/>
          <w:rtl/>
          <w:lang w:eastAsia="he-IL"/>
        </w:rPr>
        <w:t>.</w:t>
      </w:r>
    </w:p>
    <w:p w14:paraId="56CF0148" w14:textId="23878A89"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650D2D">
        <w:rPr>
          <w:rFonts w:ascii="Times New Roman" w:eastAsia="Times New Roman" w:hAnsi="Times New Roman" w:cs="David"/>
          <w:sz w:val="24"/>
          <w:szCs w:val="24"/>
          <w:rtl/>
          <w:lang w:eastAsia="he-IL"/>
        </w:rPr>
        <w:t>אסקי</w:t>
      </w:r>
      <w:proofErr w:type="spellEnd"/>
      <w:r w:rsidRPr="00650D2D">
        <w:rPr>
          <w:rFonts w:ascii="Times New Roman" w:eastAsia="Times New Roman" w:hAnsi="Times New Roman" w:cs="David"/>
          <w:sz w:val="24"/>
          <w:szCs w:val="24"/>
          <w:rtl/>
          <w:lang w:eastAsia="he-IL"/>
        </w:rPr>
        <w:t xml:space="preserve">", כך שניתן יהיה להעתיקם לכל מעבד תמלילים אחר, ע"ג </w:t>
      </w:r>
      <w:del w:id="57" w:author="גרמן קגנובסקי [2]" w:date="2024-01-08T14:08:00Z">
        <w:r w:rsidRPr="00650D2D" w:rsidDel="006D1D85">
          <w:rPr>
            <w:rFonts w:ascii="Times New Roman" w:eastAsia="Times New Roman" w:hAnsi="Times New Roman" w:cs="David"/>
            <w:sz w:val="24"/>
            <w:szCs w:val="24"/>
            <w:rtl/>
            <w:lang w:eastAsia="he-IL"/>
          </w:rPr>
          <w:delText xml:space="preserve">דיסקט </w:delText>
        </w:r>
      </w:del>
      <w:r w:rsidRPr="00650D2D">
        <w:rPr>
          <w:rFonts w:ascii="Times New Roman" w:eastAsia="Times New Roman" w:hAnsi="Times New Roman" w:cs="David"/>
          <w:sz w:val="24"/>
          <w:szCs w:val="24"/>
          <w:rtl/>
          <w:lang w:eastAsia="he-IL"/>
        </w:rPr>
        <w:t>ובתדפיס.</w:t>
      </w:r>
    </w:p>
    <w:p w14:paraId="5E71011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3042E82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11D201FC" w14:textId="1510696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אומדן מפורט בתכנת "סופר מכרז" </w:t>
      </w:r>
      <w:ins w:id="58" w:author="גרמן קגנובסקי [2]" w:date="2024-01-08T14:09:00Z">
        <w:r w:rsidR="006D1D85">
          <w:rPr>
            <w:rFonts w:ascii="Times New Roman" w:eastAsia="Times New Roman" w:hAnsi="Times New Roman" w:cs="David" w:hint="cs"/>
            <w:sz w:val="24"/>
            <w:szCs w:val="24"/>
            <w:rtl/>
            <w:lang w:eastAsia="he-IL"/>
          </w:rPr>
          <w:t xml:space="preserve">או </w:t>
        </w:r>
        <w:proofErr w:type="spellStart"/>
        <w:r w:rsidR="006D1D85">
          <w:rPr>
            <w:rFonts w:ascii="Times New Roman" w:eastAsia="Times New Roman" w:hAnsi="Times New Roman" w:cs="David" w:hint="cs"/>
            <w:sz w:val="24"/>
            <w:szCs w:val="24"/>
            <w:rtl/>
            <w:lang w:eastAsia="he-IL"/>
          </w:rPr>
          <w:t>בנאריט</w:t>
        </w:r>
        <w:proofErr w:type="spellEnd"/>
        <w:r w:rsidR="006D1D85">
          <w:rPr>
            <w:rFonts w:ascii="Times New Roman" w:eastAsia="Times New Roman" w:hAnsi="Times New Roman" w:cs="David" w:hint="cs"/>
            <w:sz w:val="24"/>
            <w:szCs w:val="24"/>
            <w:rtl/>
            <w:lang w:eastAsia="he-IL"/>
          </w:rPr>
          <w:t xml:space="preserve"> </w:t>
        </w:r>
      </w:ins>
      <w:r w:rsidRPr="00650D2D">
        <w:rPr>
          <w:rFonts w:ascii="Times New Roman" w:eastAsia="Times New Roman" w:hAnsi="Times New Roman" w:cs="David"/>
          <w:sz w:val="24"/>
          <w:szCs w:val="24"/>
          <w:rtl/>
          <w:lang w:eastAsia="he-IL"/>
        </w:rPr>
        <w:t>המבוסס על המפרטים וכתבי הכמויות, תוך ציון מדד המחירים לצרכן הידוע במועד הכנת האומדן.</w:t>
      </w:r>
    </w:p>
    <w:p w14:paraId="40A2C8C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3FFD8F40"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7D6D67FB"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693B114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1A13A066"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7DFD3255"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7580D97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22B9E9"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2E43153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5E916BF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0BE6E6A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342B4FF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7CA677A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1949878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34E2217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622B762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3860836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699E841F"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013F9AD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0022F99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8CD585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58C2E21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4767C686"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7337D16D"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6A3F21" w14:textId="156A54CB"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מתחייב לשמור </w:t>
      </w:r>
      <w:del w:id="59" w:author="גרמן קגנובסקי [2]" w:date="2024-01-08T14:10:00Z">
        <w:r w:rsidRPr="00650D2D" w:rsidDel="006D1D85">
          <w:rPr>
            <w:rFonts w:ascii="Times New Roman" w:eastAsia="Times New Roman" w:hAnsi="Times New Roman" w:cs="David"/>
            <w:sz w:val="24"/>
            <w:szCs w:val="24"/>
            <w:rtl/>
            <w:lang w:eastAsia="he-IL"/>
          </w:rPr>
          <w:delText xml:space="preserve">על דיסקט ואוריגינלים </w:delText>
        </w:r>
      </w:del>
      <w:r w:rsidRPr="00650D2D">
        <w:rPr>
          <w:rFonts w:ascii="Times New Roman" w:eastAsia="Times New Roman" w:hAnsi="Times New Roman" w:cs="David"/>
          <w:sz w:val="24"/>
          <w:szCs w:val="24"/>
          <w:rtl/>
          <w:lang w:eastAsia="he-IL"/>
        </w:rPr>
        <w:t>את התכניות עד לאחר סיום הביצוע בשטח של העבודות נשוא התכנון, כך שניתן יהיה לבצע מהם, צילומים וכו' וכך שניתן יהיה לבצע בהם תיקונים ושינויים.</w:t>
      </w:r>
    </w:p>
    <w:p w14:paraId="6A04AAA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12D3E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7D592B7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60E4BA6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41CF391D"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45CEDC8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2BEE524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0D81D1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2DE1531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83CD7A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129A35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56B341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B26A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2C5F67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8DC09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C22875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3AF2C2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23EF28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EAC44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791AE8"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510A0FD2"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0A0DC77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4DA970A7"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7853836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FC9A26" w14:textId="7E9367D8" w:rsidR="00650D2D" w:rsidRPr="00650D2D" w:rsidDel="005A42BC" w:rsidRDefault="00650D2D">
      <w:pPr>
        <w:widowControl w:val="0"/>
        <w:spacing w:before="0" w:beforeAutospacing="0" w:after="0" w:afterAutospacing="0" w:line="240" w:lineRule="auto"/>
        <w:jc w:val="both"/>
        <w:rPr>
          <w:del w:id="60" w:author="גרמן קגנובסקי" w:date="2023-12-07T13:14:00Z"/>
          <w:rFonts w:ascii="Times New Roman" w:eastAsia="Times New Roman" w:hAnsi="Times New Roman" w:cs="David"/>
          <w:sz w:val="24"/>
          <w:szCs w:val="24"/>
          <w:rtl/>
          <w:lang w:eastAsia="he-IL"/>
        </w:rPr>
        <w:pPrChange w:id="61" w:author="גרמן קגנובסקי" w:date="2023-12-07T13:11:00Z">
          <w:pPr>
            <w:widowControl w:val="0"/>
            <w:spacing w:before="0" w:beforeAutospacing="0" w:after="0" w:afterAutospacing="0" w:line="240" w:lineRule="auto"/>
            <w:ind w:left="720" w:firstLine="720"/>
            <w:jc w:val="both"/>
          </w:pPr>
        </w:pPrChange>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w:t>
      </w:r>
      <w:ins w:id="62" w:author="גרמן קגנובסקי" w:date="2023-12-07T13:09:00Z">
        <w:r w:rsidR="005A42BC">
          <w:rPr>
            <w:rFonts w:ascii="Times New Roman" w:eastAsia="Times New Roman" w:hAnsi="Times New Roman" w:cs="David" w:hint="cs"/>
            <w:sz w:val="24"/>
            <w:szCs w:val="24"/>
            <w:rtl/>
            <w:lang w:eastAsia="he-IL"/>
          </w:rPr>
          <w:t xml:space="preserve">בהתאם </w:t>
        </w:r>
      </w:ins>
      <w:r w:rsidRPr="00650D2D">
        <w:rPr>
          <w:rFonts w:ascii="Times New Roman" w:eastAsia="Times New Roman" w:hAnsi="Times New Roman" w:cs="David"/>
          <w:sz w:val="24"/>
          <w:szCs w:val="24"/>
          <w:rtl/>
          <w:lang w:eastAsia="he-IL"/>
        </w:rPr>
        <w:t>ל</w:t>
      </w:r>
      <w:ins w:id="63" w:author="גרמן קגנובסקי" w:date="2023-12-07T13:06:00Z">
        <w:del w:id="64" w:author="גרמן קגנובסקי [2]" w:date="2024-01-08T14:01:00Z">
          <w:r w:rsidR="005A42BC" w:rsidDel="002E4091">
            <w:rPr>
              <w:rFonts w:ascii="Times New Roman" w:eastAsia="Times New Roman" w:hAnsi="Times New Roman" w:cs="David" w:hint="cs"/>
              <w:sz w:val="24"/>
              <w:szCs w:val="24"/>
              <w:rtl/>
              <w:lang w:eastAsia="he-IL"/>
            </w:rPr>
            <w:delText>דרישות</w:delText>
          </w:r>
        </w:del>
      </w:ins>
      <w:ins w:id="65" w:author="גרמן קגנובסקי [2]" w:date="2024-01-08T14:01:00Z">
        <w:r w:rsidR="002E4091">
          <w:rPr>
            <w:rFonts w:ascii="Times New Roman" w:eastAsia="Times New Roman" w:hAnsi="Times New Roman" w:cs="David" w:hint="cs"/>
            <w:sz w:val="24"/>
            <w:szCs w:val="24"/>
            <w:rtl/>
            <w:lang w:eastAsia="he-IL"/>
          </w:rPr>
          <w:t>הנחיות</w:t>
        </w:r>
      </w:ins>
      <w:ins w:id="66" w:author="גרמן קגנובסקי" w:date="2023-12-07T13:06:00Z">
        <w:r w:rsidR="005A42BC">
          <w:rPr>
            <w:rFonts w:ascii="Times New Roman" w:eastAsia="Times New Roman" w:hAnsi="Times New Roman" w:cs="David" w:hint="cs"/>
            <w:sz w:val="24"/>
            <w:szCs w:val="24"/>
            <w:rtl/>
            <w:lang w:eastAsia="he-IL"/>
          </w:rPr>
          <w:t xml:space="preserve"> </w:t>
        </w:r>
      </w:ins>
      <w:r w:rsidRPr="00650D2D">
        <w:rPr>
          <w:rFonts w:ascii="Times New Roman" w:eastAsia="Times New Roman" w:hAnsi="Times New Roman" w:cs="David"/>
          <w:sz w:val="24"/>
          <w:szCs w:val="24"/>
          <w:rtl/>
          <w:lang w:eastAsia="he-IL"/>
        </w:rPr>
        <w:t xml:space="preserve">תכנית בנין עיר </w:t>
      </w:r>
      <w:r w:rsidR="005A42BC">
        <w:rPr>
          <w:rFonts w:ascii="Times New Roman" w:eastAsia="Times New Roman" w:hAnsi="Times New Roman" w:cs="David" w:hint="cs"/>
          <w:sz w:val="24"/>
          <w:szCs w:val="24"/>
          <w:rtl/>
          <w:lang w:eastAsia="he-IL"/>
        </w:rPr>
        <w:t xml:space="preserve">הר/2180 </w:t>
      </w:r>
    </w:p>
    <w:p w14:paraId="6AB2AA86" w14:textId="77777777" w:rsidR="00650D2D" w:rsidRPr="00650D2D" w:rsidDel="005A42BC" w:rsidRDefault="00650D2D">
      <w:pPr>
        <w:widowControl w:val="0"/>
        <w:spacing w:before="0" w:beforeAutospacing="0" w:after="0" w:afterAutospacing="0" w:line="240" w:lineRule="auto"/>
        <w:jc w:val="both"/>
        <w:rPr>
          <w:del w:id="67" w:author="גרמן קגנובסקי" w:date="2023-12-07T13:14:00Z"/>
          <w:rFonts w:ascii="Times New Roman" w:eastAsia="Times New Roman" w:hAnsi="Times New Roman" w:cs="David"/>
          <w:sz w:val="24"/>
          <w:szCs w:val="24"/>
          <w:rtl/>
          <w:lang w:eastAsia="he-IL"/>
        </w:rPr>
        <w:pPrChange w:id="68" w:author="גרמן קגנובסקי" w:date="2023-12-07T13:14:00Z">
          <w:pPr>
            <w:widowControl w:val="0"/>
            <w:spacing w:before="0" w:beforeAutospacing="0" w:after="0" w:afterAutospacing="0" w:line="240" w:lineRule="auto"/>
            <w:ind w:left="1440" w:hanging="720"/>
            <w:jc w:val="both"/>
          </w:pPr>
        </w:pPrChange>
      </w:pPr>
    </w:p>
    <w:p w14:paraId="6344C74C" w14:textId="2D05C464" w:rsidR="00650D2D" w:rsidRPr="00650D2D" w:rsidRDefault="005A42BC" w:rsidP="005A42B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ו</w:t>
      </w:r>
      <w:r w:rsidR="00650D2D" w:rsidRPr="00650D2D">
        <w:rPr>
          <w:rFonts w:ascii="Times New Roman" w:eastAsia="Times New Roman" w:hAnsi="Times New Roman" w:cs="David"/>
          <w:sz w:val="24"/>
          <w:szCs w:val="24"/>
          <w:rtl/>
          <w:lang w:eastAsia="he-IL"/>
        </w:rPr>
        <w:t>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w:t>
      </w:r>
      <w:ins w:id="69" w:author="גרמן קגנובסקי" w:date="2023-12-07T13:14:00Z">
        <w:del w:id="70" w:author="גרמן קגנובסקי [2]" w:date="2024-01-08T14:16:00Z">
          <w:r w:rsidDel="006B5BA5">
            <w:rPr>
              <w:rFonts w:ascii="Times New Roman" w:eastAsia="Times New Roman" w:hAnsi="Times New Roman" w:cs="David" w:hint="cs"/>
              <w:sz w:val="24"/>
              <w:szCs w:val="24"/>
              <w:rtl/>
              <w:lang w:eastAsia="he-IL"/>
            </w:rPr>
            <w:delText>255,000</w:delText>
          </w:r>
        </w:del>
      </w:ins>
      <w:del w:id="71" w:author="גרמן קגנובסקי [2]" w:date="2024-01-08T14:16:00Z">
        <w:r w:rsidR="00650D2D" w:rsidRPr="00650D2D" w:rsidDel="006B5BA5">
          <w:rPr>
            <w:rFonts w:ascii="Times New Roman" w:eastAsia="Times New Roman" w:hAnsi="Times New Roman" w:cs="David"/>
            <w:sz w:val="24"/>
            <w:szCs w:val="24"/>
            <w:rtl/>
            <w:lang w:eastAsia="he-IL"/>
          </w:rPr>
          <w:delText xml:space="preserve">_____ </w:delText>
        </w:r>
      </w:del>
      <w:ins w:id="72" w:author="גרמן קגנובסקי [2]" w:date="2024-01-08T14:16:00Z">
        <w:r w:rsidR="006B5BA5">
          <w:rPr>
            <w:rFonts w:ascii="Times New Roman" w:eastAsia="Times New Roman" w:hAnsi="Times New Roman" w:cs="David" w:hint="cs"/>
            <w:sz w:val="24"/>
            <w:szCs w:val="24"/>
            <w:rtl/>
            <w:lang w:eastAsia="he-IL"/>
          </w:rPr>
          <w:t>311.100</w:t>
        </w:r>
      </w:ins>
      <w:r w:rsidR="00650D2D" w:rsidRPr="00650D2D">
        <w:rPr>
          <w:rFonts w:ascii="Times New Roman" w:eastAsia="Times New Roman" w:hAnsi="Times New Roman" w:cs="David"/>
          <w:sz w:val="24"/>
          <w:szCs w:val="24"/>
          <w:rtl/>
          <w:lang w:eastAsia="he-IL"/>
        </w:rPr>
        <w:t xml:space="preserve">₪ (במילים: </w:t>
      </w:r>
      <w:ins w:id="73" w:author="גרמן קגנובסקי [2]" w:date="2024-01-08T14:16:00Z">
        <w:r w:rsidR="006B5BA5">
          <w:rPr>
            <w:rFonts w:ascii="Times New Roman" w:eastAsia="Times New Roman" w:hAnsi="Times New Roman" w:cs="David" w:hint="cs"/>
            <w:sz w:val="24"/>
            <w:szCs w:val="24"/>
            <w:rtl/>
            <w:lang w:eastAsia="he-IL"/>
          </w:rPr>
          <w:t>שלוש מאו</w:t>
        </w:r>
      </w:ins>
      <w:ins w:id="74" w:author="גרמן קגנובסקי [2]" w:date="2024-01-08T14:17:00Z">
        <w:r w:rsidR="006B5BA5">
          <w:rPr>
            <w:rFonts w:ascii="Times New Roman" w:eastAsia="Times New Roman" w:hAnsi="Times New Roman" w:cs="David" w:hint="cs"/>
            <w:sz w:val="24"/>
            <w:szCs w:val="24"/>
            <w:rtl/>
            <w:lang w:eastAsia="he-IL"/>
          </w:rPr>
          <w:t>ת ואחד עשרה אלף ומאה</w:t>
        </w:r>
      </w:ins>
      <w:r w:rsidR="00650D2D" w:rsidRPr="00650D2D">
        <w:rPr>
          <w:rFonts w:ascii="Times New Roman" w:eastAsia="Times New Roman" w:hAnsi="Times New Roman" w:cs="David"/>
          <w:sz w:val="24"/>
          <w:szCs w:val="24"/>
          <w:rtl/>
          <w:lang w:eastAsia="he-IL"/>
        </w:rPr>
        <w:t>_</w:t>
      </w:r>
      <w:del w:id="75" w:author="גרמן קגנובסקי [2]" w:date="2024-01-08T14:17:00Z">
        <w:r w:rsidR="00650D2D" w:rsidRPr="00650D2D" w:rsidDel="006B5BA5">
          <w:rPr>
            <w:rFonts w:ascii="Times New Roman" w:eastAsia="Times New Roman" w:hAnsi="Times New Roman" w:cs="David"/>
            <w:sz w:val="24"/>
            <w:szCs w:val="24"/>
            <w:rtl/>
            <w:lang w:eastAsia="he-IL"/>
          </w:rPr>
          <w:delText>_______</w:delText>
        </w:r>
      </w:del>
      <w:r w:rsidR="00650D2D" w:rsidRPr="00650D2D">
        <w:rPr>
          <w:rFonts w:ascii="Times New Roman" w:eastAsia="Times New Roman" w:hAnsi="Times New Roman" w:cs="David"/>
          <w:sz w:val="24"/>
          <w:szCs w:val="24"/>
          <w:rtl/>
          <w:lang w:eastAsia="he-IL"/>
        </w:rPr>
        <w:t xml:space="preserve"> ₪) לכל יח"ד </w:t>
      </w:r>
      <w:del w:id="76" w:author="גרמן קגנובסקי [2]" w:date="2024-01-08T14:18:00Z">
        <w:r w:rsidR="00650D2D" w:rsidRPr="00650D2D" w:rsidDel="006B5BA5">
          <w:rPr>
            <w:rFonts w:ascii="Times New Roman" w:eastAsia="Times New Roman" w:hAnsi="Times New Roman" w:cs="David"/>
            <w:sz w:val="24"/>
            <w:szCs w:val="24"/>
            <w:rtl/>
            <w:lang w:eastAsia="he-IL"/>
          </w:rPr>
          <w:delText>במגרש</w:delText>
        </w:r>
      </w:del>
      <w:ins w:id="77" w:author="גרמן קגנובסקי [2]" w:date="2024-01-08T14:18:00Z">
        <w:r w:rsidR="006B5BA5">
          <w:rPr>
            <w:rFonts w:ascii="Times New Roman" w:eastAsia="Times New Roman" w:hAnsi="Times New Roman" w:cs="David" w:hint="cs"/>
            <w:sz w:val="24"/>
            <w:szCs w:val="24"/>
            <w:rtl/>
            <w:lang w:eastAsia="he-IL"/>
          </w:rPr>
          <w:t>במתחם</w:t>
        </w:r>
      </w:ins>
      <w:r w:rsidR="00650D2D" w:rsidRPr="00650D2D">
        <w:rPr>
          <w:rFonts w:ascii="Times New Roman" w:eastAsia="Times New Roman" w:hAnsi="Times New Roman" w:cs="David"/>
          <w:sz w:val="24"/>
          <w:szCs w:val="24"/>
          <w:rtl/>
          <w:lang w:eastAsia="he-IL"/>
        </w:rPr>
        <w:t>.</w:t>
      </w:r>
    </w:p>
    <w:p w14:paraId="609E88A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CEE1510" w14:textId="5DD3F9AF" w:rsidR="00650D2D" w:rsidRDefault="005A42BC" w:rsidP="00213529">
      <w:pPr>
        <w:widowControl w:val="0"/>
        <w:spacing w:before="0" w:beforeAutospacing="0" w:after="0" w:afterAutospacing="0" w:line="240" w:lineRule="auto"/>
        <w:ind w:left="1440" w:hanging="720"/>
        <w:jc w:val="both"/>
        <w:rPr>
          <w:ins w:id="78" w:author="גרמן קגנובסקי [2]" w:date="2024-01-08T14:20: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1.2</w:t>
      </w:r>
      <w:r w:rsidR="00650D2D" w:rsidRPr="00650D2D">
        <w:rPr>
          <w:rFonts w:ascii="Times New Roman" w:eastAsia="Times New Roman" w:hAnsi="Times New Roman" w:cs="David"/>
          <w:sz w:val="24"/>
          <w:szCs w:val="24"/>
          <w:rtl/>
          <w:lang w:eastAsia="he-IL"/>
        </w:rPr>
        <w:tab/>
      </w:r>
      <w:ins w:id="79" w:author="גרמן קגנובסקי" w:date="2023-12-07T13:17:00Z">
        <w:r w:rsidR="00213529">
          <w:rPr>
            <w:rFonts w:ascii="Times New Roman" w:eastAsia="Times New Roman" w:hAnsi="Times New Roman" w:cs="David" w:hint="cs"/>
            <w:sz w:val="24"/>
            <w:szCs w:val="24"/>
            <w:rtl/>
            <w:lang w:eastAsia="he-IL"/>
          </w:rPr>
          <w:t xml:space="preserve">אופציונאלי אם ייחתם הסכם הפיתוח עם העירייה - </w:t>
        </w:r>
      </w:ins>
      <w:r w:rsidR="00650D2D" w:rsidRPr="00650D2D">
        <w:rPr>
          <w:rFonts w:ascii="Times New Roman" w:eastAsia="Times New Roman" w:hAnsi="Times New Roman" w:cs="David"/>
          <w:sz w:val="24"/>
          <w:szCs w:val="24"/>
          <w:rtl/>
          <w:lang w:eastAsia="he-IL"/>
        </w:rPr>
        <w:t xml:space="preserve">עבור שרותי המתכנן בתחום שטחים ציבוריים, </w:t>
      </w:r>
      <w:del w:id="80" w:author="גרמן קגנובסקי [2]" w:date="2024-01-08T14:01:00Z">
        <w:r w:rsidR="00650D2D" w:rsidRPr="00650D2D" w:rsidDel="002E4091">
          <w:rPr>
            <w:rFonts w:ascii="Times New Roman" w:eastAsia="Times New Roman" w:hAnsi="Times New Roman" w:cs="David"/>
            <w:sz w:val="24"/>
            <w:szCs w:val="24"/>
            <w:rtl/>
            <w:lang w:eastAsia="he-IL"/>
          </w:rPr>
          <w:delText>שטחים פרטיים שבהם לא מתוכננים מבנים</w:delText>
        </w:r>
      </w:del>
      <w:r w:rsidR="00650D2D" w:rsidRPr="00650D2D">
        <w:rPr>
          <w:rFonts w:ascii="Times New Roman" w:eastAsia="Times New Roman" w:hAnsi="Times New Roman" w:cs="David"/>
          <w:sz w:val="24"/>
          <w:szCs w:val="24"/>
          <w:rtl/>
          <w:lang w:eastAsia="he-IL"/>
        </w:rPr>
        <w:t>,</w:t>
      </w:r>
      <w:del w:id="81" w:author="גרמן קגנובסקי" w:date="2023-12-07T13:16:00Z">
        <w:r w:rsidR="00650D2D" w:rsidRPr="00650D2D" w:rsidDel="00213529">
          <w:rPr>
            <w:rFonts w:ascii="Times New Roman" w:eastAsia="Times New Roman" w:hAnsi="Times New Roman" w:cs="David"/>
            <w:sz w:val="24"/>
            <w:szCs w:val="24"/>
            <w:rtl/>
            <w:lang w:eastAsia="he-IL"/>
          </w:rPr>
          <w:delText xml:space="preserve"> ולמתחם מבנה מכירות ודירה לדוגמא</w:delText>
        </w:r>
      </w:del>
      <w:r w:rsidR="00650D2D" w:rsidRPr="00650D2D">
        <w:rPr>
          <w:rFonts w:ascii="Times New Roman" w:eastAsia="Times New Roman" w:hAnsi="Times New Roman" w:cs="David"/>
          <w:sz w:val="24"/>
          <w:szCs w:val="24"/>
          <w:rtl/>
          <w:lang w:eastAsia="he-IL"/>
        </w:rPr>
        <w:t>: ______</w:t>
      </w:r>
      <w:ins w:id="82" w:author="גרמן קגנובסקי" w:date="2023-12-07T13:16:00Z">
        <w:del w:id="83" w:author="גרמן קגנובסקי [2]" w:date="2024-01-08T14:20:00Z">
          <w:r w:rsidR="00213529" w:rsidDel="006B5BA5">
            <w:rPr>
              <w:rFonts w:ascii="Times New Roman" w:eastAsia="Times New Roman" w:hAnsi="Times New Roman" w:cs="David" w:hint="cs"/>
              <w:sz w:val="24"/>
              <w:szCs w:val="24"/>
              <w:rtl/>
              <w:lang w:eastAsia="he-IL"/>
            </w:rPr>
            <w:delText>286,600</w:delText>
          </w:r>
        </w:del>
      </w:ins>
      <w:del w:id="84" w:author="גרמן קגנובסקי [2]" w:date="2024-01-08T14:20:00Z">
        <w:r w:rsidR="00650D2D" w:rsidRPr="00650D2D" w:rsidDel="006B5BA5">
          <w:rPr>
            <w:rFonts w:ascii="Times New Roman" w:eastAsia="Times New Roman" w:hAnsi="Times New Roman" w:cs="David"/>
            <w:sz w:val="24"/>
            <w:szCs w:val="24"/>
            <w:rtl/>
            <w:lang w:eastAsia="he-IL"/>
          </w:rPr>
          <w:delText>____</w:delText>
        </w:r>
      </w:del>
      <w:ins w:id="85" w:author="גרמן קגנובסקי [2]" w:date="2024-01-08T14:28:00Z">
        <w:r w:rsidR="00197C50">
          <w:rPr>
            <w:rFonts w:ascii="Times New Roman" w:eastAsia="Times New Roman" w:hAnsi="Times New Roman" w:cs="David" w:hint="cs"/>
            <w:sz w:val="24"/>
            <w:szCs w:val="24"/>
            <w:rtl/>
            <w:lang w:eastAsia="he-IL"/>
          </w:rPr>
          <w:t>153,</w:t>
        </w:r>
      </w:ins>
      <w:ins w:id="86" w:author="גרמן קגנובסקי [2]" w:date="2024-01-08T14:29:00Z">
        <w:r w:rsidR="00197C50">
          <w:rPr>
            <w:rFonts w:ascii="Times New Roman" w:eastAsia="Times New Roman" w:hAnsi="Times New Roman" w:cs="David" w:hint="cs"/>
            <w:sz w:val="24"/>
            <w:szCs w:val="24"/>
            <w:rtl/>
            <w:lang w:eastAsia="he-IL"/>
          </w:rPr>
          <w:t>000</w:t>
        </w:r>
      </w:ins>
      <w:r w:rsidR="00650D2D" w:rsidRPr="00650D2D">
        <w:rPr>
          <w:rFonts w:ascii="Times New Roman" w:eastAsia="Times New Roman" w:hAnsi="Times New Roman" w:cs="David"/>
          <w:sz w:val="24"/>
          <w:szCs w:val="24"/>
          <w:rtl/>
          <w:lang w:eastAsia="he-IL"/>
        </w:rPr>
        <w:t xml:space="preserve"> ₪ (במילים: </w:t>
      </w:r>
      <w:ins w:id="87" w:author="גרמן קגנובסקי [2]" w:date="2024-01-08T14:20:00Z">
        <w:r w:rsidR="006B5BA5">
          <w:rPr>
            <w:rFonts w:ascii="Times New Roman" w:eastAsia="Times New Roman" w:hAnsi="Times New Roman" w:cs="David" w:hint="cs"/>
            <w:sz w:val="24"/>
            <w:szCs w:val="24"/>
            <w:rtl/>
            <w:lang w:eastAsia="he-IL"/>
          </w:rPr>
          <w:t xml:space="preserve">מאה </w:t>
        </w:r>
      </w:ins>
      <w:ins w:id="88" w:author="גרמן קגנובסקי [2]" w:date="2024-01-08T14:29:00Z">
        <w:r w:rsidR="00197C50">
          <w:rPr>
            <w:rFonts w:ascii="Times New Roman" w:eastAsia="Times New Roman" w:hAnsi="Times New Roman" w:cs="David" w:hint="cs"/>
            <w:sz w:val="24"/>
            <w:szCs w:val="24"/>
            <w:rtl/>
            <w:lang w:eastAsia="he-IL"/>
          </w:rPr>
          <w:t xml:space="preserve">חמשים ושלוש </w:t>
        </w:r>
      </w:ins>
      <w:ins w:id="89" w:author="גרמן קגנובסקי [2]" w:date="2024-01-08T14:20:00Z">
        <w:r w:rsidR="006B5BA5">
          <w:rPr>
            <w:rFonts w:ascii="Times New Roman" w:eastAsia="Times New Roman" w:hAnsi="Times New Roman" w:cs="David" w:hint="cs"/>
            <w:sz w:val="24"/>
            <w:szCs w:val="24"/>
            <w:rtl/>
            <w:lang w:eastAsia="he-IL"/>
          </w:rPr>
          <w:t>אלף בדיוק</w:t>
        </w:r>
      </w:ins>
      <w:r w:rsidR="00650D2D" w:rsidRPr="00650D2D">
        <w:rPr>
          <w:rFonts w:ascii="Times New Roman" w:eastAsia="Times New Roman" w:hAnsi="Times New Roman" w:cs="David"/>
          <w:sz w:val="24"/>
          <w:szCs w:val="24"/>
          <w:rtl/>
          <w:lang w:eastAsia="he-IL"/>
        </w:rPr>
        <w:t>_________ ₪).</w:t>
      </w:r>
    </w:p>
    <w:p w14:paraId="0D94234E" w14:textId="3C7FD35D" w:rsidR="006B5BA5" w:rsidRDefault="006B5BA5" w:rsidP="00213529">
      <w:pPr>
        <w:widowControl w:val="0"/>
        <w:spacing w:before="0" w:beforeAutospacing="0" w:after="0" w:afterAutospacing="0" w:line="240" w:lineRule="auto"/>
        <w:ind w:left="1440" w:hanging="720"/>
        <w:jc w:val="both"/>
        <w:rPr>
          <w:ins w:id="90" w:author="גרמן קגנובסקי [2]" w:date="2024-01-08T14:25:00Z"/>
          <w:rFonts w:ascii="Times New Roman" w:eastAsia="Times New Roman" w:hAnsi="Times New Roman" w:cs="David"/>
          <w:sz w:val="24"/>
          <w:szCs w:val="24"/>
          <w:rtl/>
          <w:lang w:eastAsia="he-IL"/>
        </w:rPr>
      </w:pPr>
      <w:ins w:id="91" w:author="גרמן קגנובסקי [2]" w:date="2024-01-08T14:20:00Z">
        <w:r>
          <w:rPr>
            <w:rFonts w:ascii="Times New Roman" w:eastAsia="Times New Roman" w:hAnsi="Times New Roman" w:cs="David" w:hint="cs"/>
            <w:sz w:val="24"/>
            <w:szCs w:val="24"/>
            <w:rtl/>
            <w:lang w:eastAsia="he-IL"/>
          </w:rPr>
          <w:t xml:space="preserve">1.3        </w:t>
        </w:r>
      </w:ins>
      <w:ins w:id="92" w:author="גרמן קגנובסקי [2]" w:date="2024-01-08T14:21:00Z">
        <w:r>
          <w:rPr>
            <w:rFonts w:ascii="Times New Roman" w:eastAsia="Times New Roman" w:hAnsi="Times New Roman" w:cs="David" w:hint="cs"/>
            <w:sz w:val="24"/>
            <w:szCs w:val="24"/>
            <w:rtl/>
            <w:lang w:eastAsia="he-IL"/>
          </w:rPr>
          <w:t xml:space="preserve"> אופציונאלי: עבור תכנון רמזור</w:t>
        </w:r>
      </w:ins>
      <w:ins w:id="93" w:author="גרמן קגנובסקי [2]" w:date="2024-01-08T14:22:00Z">
        <w:r>
          <w:rPr>
            <w:rFonts w:ascii="Times New Roman" w:eastAsia="Times New Roman" w:hAnsi="Times New Roman" w:cs="David" w:hint="cs"/>
            <w:sz w:val="24"/>
            <w:szCs w:val="24"/>
            <w:rtl/>
            <w:lang w:eastAsia="he-IL"/>
          </w:rPr>
          <w:t xml:space="preserve"> ברח' רב קוק בהתאם לנספח התנועה</w:t>
        </w:r>
      </w:ins>
      <w:ins w:id="94" w:author="גרמן קגנובסקי [2]" w:date="2024-01-08T14:23:00Z">
        <w:r>
          <w:rPr>
            <w:rFonts w:ascii="Times New Roman" w:eastAsia="Times New Roman" w:hAnsi="Times New Roman" w:cs="David" w:hint="cs"/>
            <w:sz w:val="24"/>
            <w:szCs w:val="24"/>
            <w:rtl/>
            <w:lang w:eastAsia="he-IL"/>
          </w:rPr>
          <w:t xml:space="preserve">: 59,000 </w:t>
        </w:r>
        <w:proofErr w:type="spellStart"/>
        <w:r>
          <w:rPr>
            <w:rFonts w:ascii="Times New Roman" w:eastAsia="Times New Roman" w:hAnsi="Times New Roman" w:cs="David" w:hint="cs"/>
            <w:sz w:val="24"/>
            <w:szCs w:val="24"/>
            <w:rtl/>
            <w:lang w:eastAsia="he-IL"/>
          </w:rPr>
          <w:t>ש''ח</w:t>
        </w:r>
        <w:proofErr w:type="spellEnd"/>
        <w:r>
          <w:rPr>
            <w:rFonts w:ascii="Times New Roman" w:eastAsia="Times New Roman" w:hAnsi="Times New Roman" w:cs="David" w:hint="cs"/>
            <w:sz w:val="24"/>
            <w:szCs w:val="24"/>
            <w:rtl/>
            <w:lang w:eastAsia="he-IL"/>
          </w:rPr>
          <w:t xml:space="preserve"> ( חמישים ותשע אל</w:t>
        </w:r>
      </w:ins>
      <w:ins w:id="95" w:author="גרמן קגנובסקי [2]" w:date="2024-01-08T14:24:00Z">
        <w:r>
          <w:rPr>
            <w:rFonts w:ascii="Times New Roman" w:eastAsia="Times New Roman" w:hAnsi="Times New Roman" w:cs="David" w:hint="cs"/>
            <w:sz w:val="24"/>
            <w:szCs w:val="24"/>
            <w:rtl/>
            <w:lang w:eastAsia="he-IL"/>
          </w:rPr>
          <w:t>ף</w:t>
        </w:r>
      </w:ins>
      <w:ins w:id="96" w:author="גרמן קגנובסקי [2]" w:date="2024-01-08T14:23:00Z">
        <w:r>
          <w:rPr>
            <w:rFonts w:ascii="Times New Roman" w:eastAsia="Times New Roman" w:hAnsi="Times New Roman" w:cs="David" w:hint="cs"/>
            <w:sz w:val="24"/>
            <w:szCs w:val="24"/>
            <w:rtl/>
            <w:lang w:eastAsia="he-IL"/>
          </w:rPr>
          <w:t xml:space="preserve"> בדיוק )</w:t>
        </w:r>
      </w:ins>
    </w:p>
    <w:p w14:paraId="73666812" w14:textId="77777777" w:rsidR="006B5BA5" w:rsidRDefault="006B5BA5" w:rsidP="00213529">
      <w:pPr>
        <w:widowControl w:val="0"/>
        <w:spacing w:before="0" w:beforeAutospacing="0" w:after="0" w:afterAutospacing="0" w:line="240" w:lineRule="auto"/>
        <w:ind w:left="1440" w:hanging="720"/>
        <w:jc w:val="both"/>
        <w:rPr>
          <w:ins w:id="97" w:author="גרמן קגנובסקי [2]" w:date="2024-01-08T14:25:00Z"/>
          <w:rFonts w:ascii="Times New Roman" w:eastAsia="Times New Roman" w:hAnsi="Times New Roman" w:cs="David"/>
          <w:sz w:val="24"/>
          <w:szCs w:val="24"/>
          <w:rtl/>
          <w:lang w:eastAsia="he-IL"/>
        </w:rPr>
      </w:pPr>
    </w:p>
    <w:p w14:paraId="7E59ED7C" w14:textId="78F2FA4D" w:rsidR="006B5BA5" w:rsidRPr="00650D2D" w:rsidRDefault="006B5BA5" w:rsidP="00213529">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ins w:id="98" w:author="גרמן קגנובסקי [2]" w:date="2024-01-08T14:25:00Z">
        <w:r>
          <w:rPr>
            <w:rFonts w:ascii="Times New Roman" w:eastAsia="Times New Roman" w:hAnsi="Times New Roman" w:cs="David" w:hint="cs"/>
            <w:sz w:val="24"/>
            <w:szCs w:val="24"/>
            <w:rtl/>
            <w:lang w:eastAsia="he-IL"/>
          </w:rPr>
          <w:t xml:space="preserve">1.4 </w:t>
        </w:r>
        <w:r w:rsidR="00197C50">
          <w:rPr>
            <w:rFonts w:ascii="Times New Roman" w:eastAsia="Times New Roman" w:hAnsi="Times New Roman" w:cs="David" w:hint="cs"/>
            <w:sz w:val="24"/>
            <w:szCs w:val="24"/>
            <w:rtl/>
            <w:lang w:eastAsia="he-IL"/>
          </w:rPr>
          <w:t xml:space="preserve">בגין תכנון שינוי </w:t>
        </w:r>
        <w:proofErr w:type="spellStart"/>
        <w:r w:rsidR="00197C50">
          <w:rPr>
            <w:rFonts w:ascii="Times New Roman" w:eastAsia="Times New Roman" w:hAnsi="Times New Roman" w:cs="David" w:hint="cs"/>
            <w:sz w:val="24"/>
            <w:szCs w:val="24"/>
            <w:rtl/>
            <w:lang w:eastAsia="he-IL"/>
          </w:rPr>
          <w:t>תב</w:t>
        </w:r>
        <w:proofErr w:type="spellEnd"/>
        <w:r w:rsidR="00197C50">
          <w:rPr>
            <w:rFonts w:ascii="Times New Roman" w:eastAsia="Times New Roman" w:hAnsi="Times New Roman" w:cs="David" w:hint="cs"/>
            <w:sz w:val="24"/>
            <w:szCs w:val="24"/>
            <w:rtl/>
            <w:lang w:eastAsia="he-IL"/>
          </w:rPr>
          <w:t xml:space="preserve">''ע שנערך אך לא יצא לאור </w:t>
        </w:r>
      </w:ins>
      <w:ins w:id="99" w:author="גרמן קגנובסקי [2]" w:date="2024-01-08T14:26:00Z">
        <w:r w:rsidR="00197C50">
          <w:rPr>
            <w:rFonts w:ascii="Times New Roman" w:eastAsia="Times New Roman" w:hAnsi="Times New Roman" w:cs="David" w:hint="cs"/>
            <w:sz w:val="24"/>
            <w:szCs w:val="24"/>
            <w:rtl/>
            <w:lang w:eastAsia="he-IL"/>
          </w:rPr>
          <w:t xml:space="preserve"> - 20,000 </w:t>
        </w:r>
        <w:proofErr w:type="spellStart"/>
        <w:r w:rsidR="00197C50">
          <w:rPr>
            <w:rFonts w:ascii="Times New Roman" w:eastAsia="Times New Roman" w:hAnsi="Times New Roman" w:cs="David" w:hint="cs"/>
            <w:sz w:val="24"/>
            <w:szCs w:val="24"/>
            <w:rtl/>
            <w:lang w:eastAsia="he-IL"/>
          </w:rPr>
          <w:t>ש''ח</w:t>
        </w:r>
        <w:proofErr w:type="spellEnd"/>
        <w:r w:rsidR="00197C50">
          <w:rPr>
            <w:rFonts w:ascii="Times New Roman" w:eastAsia="Times New Roman" w:hAnsi="Times New Roman" w:cs="David" w:hint="cs"/>
            <w:sz w:val="24"/>
            <w:szCs w:val="24"/>
            <w:rtl/>
            <w:lang w:eastAsia="he-IL"/>
          </w:rPr>
          <w:t xml:space="preserve"> תשלום חד פעמי וסופי ( עשרים אלף </w:t>
        </w:r>
        <w:proofErr w:type="spellStart"/>
        <w:r w:rsidR="00197C50">
          <w:rPr>
            <w:rFonts w:ascii="Times New Roman" w:eastAsia="Times New Roman" w:hAnsi="Times New Roman" w:cs="David" w:hint="cs"/>
            <w:sz w:val="24"/>
            <w:szCs w:val="24"/>
            <w:rtl/>
            <w:lang w:eastAsia="he-IL"/>
          </w:rPr>
          <w:t>ש''ח</w:t>
        </w:r>
        <w:proofErr w:type="spellEnd"/>
        <w:r w:rsidR="00197C50">
          <w:rPr>
            <w:rFonts w:ascii="Times New Roman" w:eastAsia="Times New Roman" w:hAnsi="Times New Roman" w:cs="David" w:hint="cs"/>
            <w:sz w:val="24"/>
            <w:szCs w:val="24"/>
            <w:rtl/>
            <w:lang w:eastAsia="he-IL"/>
          </w:rPr>
          <w:t xml:space="preserve"> )</w:t>
        </w:r>
      </w:ins>
    </w:p>
    <w:p w14:paraId="14AAD3D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88DAE74" w14:textId="27F05348"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00" w:author="גרמן קגנובסקי" w:date="2023-11-16T13:13:00Z">
            <w:r w:rsidR="0061075C">
              <w:rPr>
                <w:rFonts w:ascii="Times New Roman" w:eastAsia="Times New Roman" w:hAnsi="Times New Roman" w:cs="David"/>
                <w:color w:val="0000FF"/>
                <w:sz w:val="24"/>
                <w:szCs w:val="24"/>
                <w:rtl/>
                <w:lang w:eastAsia="he-IL"/>
              </w:rPr>
              <w:t>מדד המחירים לצרכן</w:t>
            </w:r>
          </w:ins>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01" w:author="גרמן קגנובסקי" w:date="2023-11-16T13:13:00Z">
            <w:r w:rsidR="0061075C">
              <w:rPr>
                <w:rFonts w:ascii="Times New Roman" w:eastAsia="Times New Roman" w:hAnsi="Times New Roman" w:cs="David"/>
                <w:color w:val="0000FF"/>
                <w:sz w:val="24"/>
                <w:szCs w:val="24"/>
                <w:rtl/>
                <w:lang w:eastAsia="he-IL"/>
              </w:rPr>
              <w:t>בגין</w:t>
            </w:r>
          </w:ins>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3-02-15T00:00:00Z">
            <w:dateFormat w:val="dd/MM/yyyy"/>
            <w:lid w:val="he-IL"/>
            <w:storeMappedDataAs w:val="dateTime"/>
            <w:calendar w:val="gregorian"/>
          </w:date>
        </w:sdtPr>
        <w:sdtEndPr/>
        <w:sdtContent>
          <w:ins w:id="102" w:author="גרמן קגנובסקי" w:date="2023-11-16T13:14:00Z">
            <w:del w:id="103" w:author="גרמן קגנובסקי [2]" w:date="2024-01-08T14:10:00Z">
              <w:r w:rsidR="0061075C" w:rsidDel="006D1D85">
                <w:rPr>
                  <w:rFonts w:ascii="Times New Roman" w:eastAsia="Times New Roman" w:hAnsi="Times New Roman" w:cs="David" w:hint="cs"/>
                  <w:color w:val="0000FF"/>
                  <w:sz w:val="24"/>
                  <w:szCs w:val="24"/>
                  <w:rtl/>
                  <w:lang w:eastAsia="he-IL"/>
                </w:rPr>
                <w:delText>‏15/08/2023</w:delText>
              </w:r>
            </w:del>
          </w:ins>
          <w:ins w:id="104" w:author="גרמן קגנובסקי [2]" w:date="2024-01-08T14:10:00Z">
            <w:r w:rsidR="006D1D85">
              <w:rPr>
                <w:rFonts w:ascii="Times New Roman" w:eastAsia="Times New Roman" w:hAnsi="Times New Roman" w:cs="David" w:hint="cs"/>
                <w:color w:val="0000FF"/>
                <w:sz w:val="24"/>
                <w:szCs w:val="24"/>
                <w:rtl/>
                <w:lang w:eastAsia="he-IL"/>
              </w:rPr>
              <w:t>‏15/02/2023</w:t>
            </w:r>
          </w:ins>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rPr>
            <w:color w:val="0000FF"/>
          </w:rPr>
        </w:sdtEndPr>
        <w:sdtContent>
          <w:ins w:id="105" w:author="גרמן קגנובסקי" w:date="2023-11-16T13:13:00Z">
            <w:del w:id="106" w:author="גרמן קגנובסקי [2]" w:date="2024-01-08T14:15:00Z">
              <w:r w:rsidR="0061075C" w:rsidDel="006B5BA5">
                <w:rPr>
                  <w:rFonts w:ascii="Times New Roman" w:eastAsia="Times New Roman" w:hAnsi="Times New Roman" w:cs="David"/>
                  <w:color w:val="0000FF"/>
                  <w:sz w:val="24"/>
                  <w:szCs w:val="24"/>
                  <w:lang w:eastAsia="he-IL"/>
                </w:rPr>
                <w:delText>aN</w:delText>
              </w:r>
            </w:del>
          </w:ins>
          <w:ins w:id="107" w:author="גרמן קגנובסקי [2]" w:date="2024-01-08T14:15:00Z">
            <w:r w:rsidR="006B5BA5">
              <w:rPr>
                <w:rFonts w:ascii="Times New Roman" w:eastAsia="Times New Roman" w:hAnsi="Times New Roman" w:cs="David"/>
                <w:color w:val="0000FF"/>
                <w:sz w:val="24"/>
                <w:szCs w:val="24"/>
                <w:lang w:eastAsia="he-IL"/>
              </w:rPr>
              <w:t>103.2</w:t>
            </w:r>
          </w:ins>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6E6A7FB0" w14:textId="479BA1F8" w:rsidR="00650D2D" w:rsidRPr="00650D2D" w:rsidRDefault="006B5BA5"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ins w:id="108" w:author="גרמן קגנובסקי [2]" w:date="2024-01-08T14:15:00Z">
        <w:r>
          <w:rPr>
            <w:rFonts w:ascii="Times New Roman" w:eastAsia="Times New Roman" w:hAnsi="Times New Roman" w:cs="David" w:hint="cs"/>
            <w:sz w:val="24"/>
            <w:szCs w:val="24"/>
            <w:rtl/>
            <w:lang w:eastAsia="he-IL"/>
          </w:rPr>
          <w:t>103.</w:t>
        </w:r>
      </w:ins>
    </w:p>
    <w:p w14:paraId="06B1845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632ECBC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54B9643" w14:textId="3430EC20" w:rsidR="00650D2D" w:rsidRPr="00650D2D" w:rsidRDefault="00650D2D" w:rsidP="005A42B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r>
      <w:ins w:id="109" w:author="גרמן קגנובסקי" w:date="2023-12-07T13:07:00Z">
        <w:r w:rsidR="005A42BC">
          <w:rPr>
            <w:rFonts w:ascii="Times New Roman" w:eastAsia="Times New Roman" w:hAnsi="Times New Roman" w:cs="David" w:hint="cs"/>
            <w:sz w:val="24"/>
            <w:szCs w:val="24"/>
            <w:rtl/>
            <w:lang w:eastAsia="he-IL"/>
          </w:rPr>
          <w:t xml:space="preserve">בוטל </w:t>
        </w:r>
      </w:ins>
      <w:del w:id="110" w:author="גרמן קגנובסקי" w:date="2023-12-07T13:07:00Z">
        <w:r w:rsidRPr="00650D2D" w:rsidDel="005A42BC">
          <w:rPr>
            <w:rFonts w:ascii="Times New Roman" w:eastAsia="Times New Roman" w:hAnsi="Times New Roman" w:cs="David"/>
            <w:sz w:val="24"/>
            <w:szCs w:val="24"/>
            <w:rtl/>
            <w:lang w:eastAsia="he-IL"/>
          </w:rPr>
          <w:delTex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delText>
        </w:r>
      </w:del>
    </w:p>
    <w:p w14:paraId="0FD0587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6DDA132" w14:textId="42B0001F" w:rsidR="00650D2D" w:rsidRPr="00650D2D" w:rsidRDefault="00650D2D" w:rsidP="005A42BC">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r>
      <w:ins w:id="111" w:author="גרמן קגנובסקי" w:date="2023-12-07T13:07:00Z">
        <w:r w:rsidR="005A42BC">
          <w:rPr>
            <w:rFonts w:ascii="Times New Roman" w:eastAsia="Times New Roman" w:hAnsi="Times New Roman" w:cs="David" w:hint="cs"/>
            <w:sz w:val="24"/>
            <w:szCs w:val="24"/>
            <w:rtl/>
            <w:lang w:eastAsia="he-IL"/>
          </w:rPr>
          <w:t xml:space="preserve">בוטל </w:t>
        </w:r>
      </w:ins>
      <w:del w:id="112" w:author="גרמן קגנובסקי" w:date="2023-12-07T13:07:00Z">
        <w:r w:rsidRPr="00650D2D" w:rsidDel="005A42BC">
          <w:rPr>
            <w:rFonts w:ascii="Times New Roman" w:eastAsia="Times New Roman" w:hAnsi="Times New Roman" w:cs="David"/>
            <w:sz w:val="24"/>
            <w:szCs w:val="24"/>
            <w:rtl/>
            <w:lang w:eastAsia="he-IL"/>
          </w:rPr>
          <w:delTex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delText>
        </w:r>
      </w:del>
    </w:p>
    <w:p w14:paraId="3F7DD335"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91C5C2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30079A4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2EB6A7C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04E6AA9"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B5E9D2D"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7C0A1A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0405BF56"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6B8A06E7"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2937C2C2"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5B37433F"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721BBF9F"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2D931AA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71E45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4F52950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2E2B43AC" w14:textId="01F78A32"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 xml:space="preserve">לתכנית </w:t>
      </w:r>
      <w:del w:id="113" w:author="גרמן קגנובסקי [2]" w:date="2024-01-08T14:30:00Z">
        <w:r w:rsidRPr="00650D2D" w:rsidDel="00197C50">
          <w:rPr>
            <w:rFonts w:ascii="Times New Roman" w:eastAsia="Times New Roman" w:hAnsi="Times New Roman" w:cs="David"/>
            <w:sz w:val="24"/>
            <w:szCs w:val="24"/>
            <w:rtl/>
            <w:lang w:eastAsia="he-IL"/>
          </w:rPr>
          <w:delText>בנין עיר בסמכות ועדה מקומית</w:delText>
        </w:r>
      </w:del>
      <w:ins w:id="114" w:author="גרמן קגנובסקי [2]" w:date="2024-01-08T14:30:00Z">
        <w:r w:rsidR="00197C50">
          <w:rPr>
            <w:rFonts w:ascii="Times New Roman" w:eastAsia="Times New Roman" w:hAnsi="Times New Roman" w:cs="David" w:hint="cs"/>
            <w:sz w:val="24"/>
            <w:szCs w:val="24"/>
            <w:rtl/>
            <w:lang w:eastAsia="he-IL"/>
          </w:rPr>
          <w:t>תכנית עיצוב הבינוי והפיתוח</w:t>
        </w:r>
      </w:ins>
      <w:ins w:id="115" w:author="גרמן קגנובסקי [2]" w:date="2024-01-08T14:32:00Z">
        <w:r w:rsidR="0099691B">
          <w:rPr>
            <w:rFonts w:ascii="Times New Roman" w:eastAsia="Times New Roman" w:hAnsi="Times New Roman" w:cs="David" w:hint="cs"/>
            <w:sz w:val="24"/>
            <w:szCs w:val="24"/>
            <w:rtl/>
            <w:lang w:eastAsia="he-IL"/>
          </w:rPr>
          <w:t xml:space="preserve"> 20%</w:t>
        </w:r>
      </w:ins>
      <w:ins w:id="116" w:author="גרמן קגנובסקי [2]" w:date="2024-01-08T14:30:00Z">
        <w:r w:rsidR="00197C50">
          <w:rPr>
            <w:rFonts w:ascii="Times New Roman" w:eastAsia="Times New Roman" w:hAnsi="Times New Roman" w:cs="David" w:hint="cs"/>
            <w:sz w:val="24"/>
            <w:szCs w:val="24"/>
            <w:rtl/>
            <w:lang w:eastAsia="he-IL"/>
          </w:rPr>
          <w:t xml:space="preserve"> </w:t>
        </w:r>
      </w:ins>
      <w:r w:rsidRPr="00650D2D">
        <w:rPr>
          <w:rFonts w:ascii="Times New Roman" w:eastAsia="Times New Roman" w:hAnsi="Times New Roman" w:cs="David"/>
          <w:sz w:val="24"/>
          <w:szCs w:val="24"/>
          <w:rtl/>
          <w:lang w:eastAsia="he-IL"/>
        </w:rPr>
        <w:t xml:space="preserve"> (באחוזים משכר המתכנן הנקוב בסעיף 1.1 לנספח ד' לעיל):</w:t>
      </w:r>
    </w:p>
    <w:p w14:paraId="4CCFDE12"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5D87486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29F19EE4"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356953E4"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24C41B1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1250CD61"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40E3AB4D"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792F712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2C13D5C2"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0FFC342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5969198D"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30061336"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741BC20D" w14:textId="6CC9774B"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ins w:id="117" w:author="גרמן קגנובסקי [2]" w:date="2024-01-08T14:32:00Z">
        <w:r w:rsidR="0099691B">
          <w:rPr>
            <w:rFonts w:ascii="Times New Roman" w:eastAsia="Times New Roman" w:hAnsi="Times New Roman" w:cs="David" w:hint="cs"/>
            <w:sz w:val="24"/>
            <w:szCs w:val="24"/>
            <w:rtl/>
            <w:lang w:eastAsia="he-IL"/>
          </w:rPr>
          <w:t xml:space="preserve"> 80% </w:t>
        </w:r>
      </w:ins>
      <w:r w:rsidRPr="00650D2D">
        <w:rPr>
          <w:rFonts w:ascii="Times New Roman" w:eastAsia="Times New Roman" w:hAnsi="Times New Roman" w:cs="David"/>
          <w:sz w:val="24"/>
          <w:szCs w:val="24"/>
          <w:rtl/>
          <w:lang w:eastAsia="he-IL"/>
        </w:rPr>
        <w:t>(באחוזים משכר המתכנן הנקוב</w:t>
      </w:r>
    </w:p>
    <w:p w14:paraId="67F058D8"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0A8D3482"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624112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10B1F7C8"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167B7080"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897A4DC"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0C9C54E8"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6471F89C"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35B5896"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626212C9"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67778DD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8A909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0ED9858A"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49E4B7B4"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6668538C"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4B5A15EC"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5A07E66F"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7C201925"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7671A510"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0D64423"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3700A6CA"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2F0B7671"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65CB90EF"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4D84106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75B7EC"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651DD2A4"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4426CBB9"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1F62527F"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1A03A742"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344FA4"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06E0170E"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5DE12AB5"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22304B8E"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31CF4C5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650D2D">
        <w:rPr>
          <w:rFonts w:ascii="Times New Roman" w:eastAsia="Times New Roman" w:hAnsi="Times New Roman" w:cs="David"/>
          <w:sz w:val="24"/>
          <w:szCs w:val="24"/>
          <w:rtl/>
          <w:lang w:eastAsia="he-IL"/>
        </w:rPr>
        <w:t>המצ"ב</w:t>
      </w:r>
      <w:proofErr w:type="spellEnd"/>
      <w:r w:rsidRPr="00650D2D">
        <w:rPr>
          <w:rFonts w:ascii="Times New Roman" w:eastAsia="Times New Roman" w:hAnsi="Times New Roman" w:cs="David"/>
          <w:sz w:val="24"/>
          <w:szCs w:val="24"/>
          <w:rtl/>
          <w:lang w:eastAsia="he-IL"/>
        </w:rPr>
        <w:t xml:space="preserve"> כנספח ז' לחוזה.</w:t>
      </w:r>
    </w:p>
    <w:p w14:paraId="78B0A9ED"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2C73E0C2"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4824F76"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462F4BA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F76A4E2" w14:textId="00619BFE" w:rsidR="00C936C9" w:rsidRPr="00B27B4C" w:rsidRDefault="00D73A34"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18" w:author="גרמן קגנובסקי" w:date="2023-11-16T09:32:00Z">
            <w:r>
              <w:rPr>
                <w:rFonts w:ascii="Times New Roman" w:eastAsia="Times New Roman" w:hAnsi="Times New Roman" w:cs="David"/>
                <w:color w:val="008000"/>
                <w:sz w:val="24"/>
                <w:szCs w:val="24"/>
                <w:rtl/>
                <w:lang w:eastAsia="he-IL"/>
              </w:rPr>
              <w:br/>
              <w:t xml:space="preserve">אולפני הרצליה -ע . משותפת אפריקה ישראל מגורים, תדהר </w:t>
            </w:r>
            <w:proofErr w:type="spellStart"/>
            <w:r>
              <w:rPr>
                <w:rFonts w:ascii="Times New Roman" w:eastAsia="Times New Roman" w:hAnsi="Times New Roman" w:cs="David"/>
                <w:color w:val="008000"/>
                <w:sz w:val="24"/>
                <w:szCs w:val="24"/>
                <w:rtl/>
                <w:lang w:eastAsia="he-IL"/>
              </w:rPr>
              <w:t>וע</w:t>
            </w:r>
            <w:proofErr w:type="spellEnd"/>
            <w:r>
              <w:rPr>
                <w:rFonts w:ascii="Times New Roman" w:eastAsia="Times New Roman" w:hAnsi="Times New Roman" w:cs="David"/>
                <w:color w:val="008000"/>
                <w:sz w:val="24"/>
                <w:szCs w:val="24"/>
                <w:rtl/>
                <w:lang w:eastAsia="he-IL"/>
              </w:rPr>
              <w:t>.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ins>
        </w:p>
      </w:sdtContent>
    </w:sdt>
    <w:p w14:paraId="25A029B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C6C895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ADD1210"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E0AD2A4"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03FCDD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C7CEDF" w14:textId="334B32F4"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9"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0"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1"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E583C3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0A1550" w14:textId="23D81959"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2"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23" w:author="גרמן קגנובסקי" w:date="2023-11-16T09:29:00Z">
            <w:r w:rsidR="00D73A34">
              <w:rPr>
                <w:rFonts w:ascii="Times New Roman" w:eastAsia="Times New Roman" w:hAnsi="Times New Roman" w:cs="David" w:hint="cs"/>
                <w:bCs/>
                <w:color w:val="008000"/>
                <w:sz w:val="24"/>
                <w:szCs w:val="24"/>
                <w:rtl/>
                <w:lang w:eastAsia="he-IL"/>
              </w:rPr>
              <w:t>אולפני הרצליה</w:t>
            </w:r>
          </w:ins>
        </w:sdtContent>
      </w:sdt>
      <w:r w:rsidRPr="00B27B4C">
        <w:rPr>
          <w:rFonts w:ascii="Times New Roman" w:eastAsia="Times New Roman" w:hAnsi="Times New Roman" w:cs="David" w:hint="cs"/>
          <w:color w:val="008000"/>
          <w:sz w:val="24"/>
          <w:szCs w:val="24"/>
          <w:rtl/>
          <w:lang w:eastAsia="he-IL"/>
        </w:rPr>
        <w:t>.</w:t>
      </w:r>
    </w:p>
    <w:p w14:paraId="6FE0A561"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357C3E" w14:textId="10C9F769"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4"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6EC0FB1"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922E9D8" w14:textId="2928A514"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5"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B71D691"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9413D03"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6CE68BE"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9513E4"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D290DFC"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0A55A4"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8426E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D654B3"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77C2195"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02120B3"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1F06F7B" w14:textId="142B1D0A"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6" w:author="גרמן קגנובסקי" w:date="2023-11-16T09:58:00Z">
            <w:r w:rsidR="00AF7EA4">
              <w:rPr>
                <w:rFonts w:ascii="Times New Roman" w:eastAsia="Times New Roman" w:hAnsi="Times New Roman" w:cs="David"/>
                <w:color w:val="00B0F0"/>
                <w:sz w:val="20"/>
                <w:szCs w:val="24"/>
                <w:u w:val="single"/>
                <w:rtl/>
                <w:lang w:eastAsia="he-IL"/>
              </w:rPr>
              <w:t>אייל קראוס הנדסת כבישים</w:t>
            </w:r>
          </w:ins>
        </w:sdtContent>
      </w:sdt>
    </w:p>
    <w:p w14:paraId="2FF1B693"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6F5E6AA"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29EE99E"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5750E6B"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6B6E54F"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187C84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511B8863"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84C1F13"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B50EA6E"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A3E3F39"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010C4F91"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505529B1"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6E2D5818"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C99927E"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0A95DCB2"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24041E0"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662C0477"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1B43E1E"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ABFEC86"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FE1B289"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08B1427"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290E2AD"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B54DDC3"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7ED1C700"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1CC76A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BF0C56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46BBCF17"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0CC3FE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75A748FF"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E04873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EC404F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100976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EBE4D4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71BB253E"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2DA8654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04264B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E1F312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DAD692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50A6E73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E01D73E"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7AB3553"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1E2975CA"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798888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1FAE4CC1"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3390B92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21CE4B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97F138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1BF93A"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351D34"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1DFF7FA8"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7CC33B1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8BDC26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2D8EC46"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D0C00"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EF23C49"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6DD12047"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70241E1B"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AD0323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56A5466C"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4A3EAB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F715B7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0ACE689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B8EBDC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131DC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E698A9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1F6D15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4CAEF6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4FC7C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7AF999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5B43061E"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D8B7906"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AAEA237"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891D2F2"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568C3E"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C4F09CE"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37F12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02B9D1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4375EF8"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21ECEB22"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54E855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05D34C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2BF045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516917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DD65DF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3E086C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9E7DC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4BB860"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28737AFA"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90529E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6265A3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860BAA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1E4EF6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6C0593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C2B924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E97C56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F7BB8F5"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5FE3EB9F"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14198D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C917001"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82D8F6"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0CA4649"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AF72E2C"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7B304AF"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C777F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45299D2"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5D326E7"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1448536A"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88343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727AD8F0"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5B4C1C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DE173BC"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16A4B3FF"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D21D99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70F3A" w:rsidRPr="0009511C" w14:paraId="79B7E0B3"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799FE26"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E343E9F"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55531C86"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707A1472"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493B0F3B"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66F5C77"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7531BD47"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9C427A4"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03752FE"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35779A0A"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5D3B36"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BB56EB1"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A64619B"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80140F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3260C6A"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B6F955"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87D58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118210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B7896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D1EB39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DDCA82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52AF8F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C9EFD8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718C1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18635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2FA6D1CD"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2DCB61D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76448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4A3103A8"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55661879"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48C5CEFF"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67A2DBD5"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6DD87A5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4DAD83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7AA48F4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618F7C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56E6394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930242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26E87B7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FD6132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12AA51A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B0A74B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4B2D5C0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630BC4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36B2F48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A5C0D5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0878160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1F1BB1A"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31A37C8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7ED4E1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15D8B8C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6361CB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54F756B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FC68EF6"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6F673D1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69FB7BB"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18585E12"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111DA9EA"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3A0C3386"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1217A6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7C611894"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33F8E632"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6EA3D7E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1E9F1E5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595C1D5D"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DDF5B3E"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CBC26E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92E1DEE"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3EE00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25E2C3"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79015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1366BA2" w14:textId="41BA45F9" w:rsidR="00C936C9" w:rsidRDefault="00FC31D8"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7" w:author="גרמן קגנובסקי" w:date="2023-11-16T09:32:00Z">
            <w:r w:rsidR="00D73A34">
              <w:rPr>
                <w:rFonts w:ascii="Times New Roman" w:eastAsia="Times New Roman" w:hAnsi="Times New Roman" w:cs="David" w:hint="cs"/>
                <w:color w:val="008000"/>
                <w:sz w:val="24"/>
                <w:szCs w:val="24"/>
                <w:rtl/>
                <w:lang w:eastAsia="he-IL"/>
              </w:rPr>
              <w:br/>
              <w:t xml:space="preserve">אולפני הרצליה -ע . משותפת אפריקה ישראל מגורים, תדהר </w:t>
            </w:r>
            <w:proofErr w:type="spellStart"/>
            <w:r w:rsidR="00D73A34">
              <w:rPr>
                <w:rFonts w:ascii="Times New Roman" w:eastAsia="Times New Roman" w:hAnsi="Times New Roman" w:cs="David" w:hint="cs"/>
                <w:color w:val="008000"/>
                <w:sz w:val="24"/>
                <w:szCs w:val="24"/>
                <w:rtl/>
                <w:lang w:eastAsia="he-IL"/>
              </w:rPr>
              <w:t>וע</w:t>
            </w:r>
            <w:proofErr w:type="spellEnd"/>
            <w:r w:rsidR="00D73A34">
              <w:rPr>
                <w:rFonts w:ascii="Times New Roman" w:eastAsia="Times New Roman" w:hAnsi="Times New Roman" w:cs="David" w:hint="cs"/>
                <w:color w:val="008000"/>
                <w:sz w:val="24"/>
                <w:szCs w:val="24"/>
                <w:rtl/>
                <w:lang w:eastAsia="he-IL"/>
              </w:rPr>
              <w:t>. לוזון</w:t>
            </w:r>
            <w:r w:rsidR="00D73A34">
              <w:rPr>
                <w:rFonts w:ascii="Times New Roman" w:eastAsia="Times New Roman" w:hAnsi="Times New Roman" w:cs="David" w:hint="cs"/>
                <w:color w:val="008000"/>
                <w:sz w:val="24"/>
                <w:szCs w:val="24"/>
                <w:rtl/>
                <w:lang w:eastAsia="he-IL"/>
              </w:rPr>
              <w:br/>
            </w:r>
            <w:r w:rsidR="00D73A34">
              <w:rPr>
                <w:rFonts w:ascii="Times New Roman" w:eastAsia="Times New Roman" w:hAnsi="Times New Roman" w:cs="David" w:hint="cs"/>
                <w:color w:val="008000"/>
                <w:sz w:val="24"/>
                <w:szCs w:val="24"/>
                <w:rtl/>
                <w:lang w:eastAsia="he-IL"/>
              </w:rPr>
              <w:br/>
              <w:t>558426227</w:t>
            </w:r>
            <w:r w:rsidR="00D73A34">
              <w:rPr>
                <w:rFonts w:ascii="Times New Roman" w:eastAsia="Times New Roman" w:hAnsi="Times New Roman" w:cs="David" w:hint="cs"/>
                <w:color w:val="008000"/>
                <w:sz w:val="24"/>
                <w:szCs w:val="24"/>
                <w:rtl/>
                <w:lang w:eastAsia="he-IL"/>
              </w:rPr>
              <w:br/>
            </w:r>
          </w:ins>
        </w:sdtContent>
      </w:sdt>
      <w:r w:rsidR="00C936C9" w:rsidRPr="00B27B4C">
        <w:rPr>
          <w:rFonts w:ascii="Times New Roman" w:eastAsia="Times New Roman" w:hAnsi="Times New Roman" w:cs="David" w:hint="cs"/>
          <w:color w:val="008000"/>
          <w:sz w:val="24"/>
          <w:szCs w:val="24"/>
          <w:rtl/>
          <w:lang w:eastAsia="he-IL"/>
        </w:rPr>
        <w:br/>
      </w:r>
    </w:p>
    <w:p w14:paraId="7FCC02AF"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08FF5CD"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D587A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C0C9E9"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0EBFB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DEBC89" w14:textId="52F6C4C7"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8" w:author="גרמן קגנובסקי" w:date="2023-11-16T09:58:00Z">
            <w:r w:rsidR="00AF7EA4">
              <w:rPr>
                <w:rFonts w:ascii="Times New Roman" w:eastAsia="Times New Roman" w:hAnsi="Times New Roman" w:cs="David"/>
                <w:color w:val="008000"/>
                <w:sz w:val="24"/>
                <w:szCs w:val="24"/>
                <w:rtl/>
                <w:lang w:eastAsia="he-IL"/>
              </w:rPr>
              <w:t>אייל קראוס הנדסת כבישים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9" w:author="גרמן קגנובסקי" w:date="2023-11-16T09:44:00Z">
            <w:r w:rsidR="009732E2">
              <w:rPr>
                <w:rFonts w:ascii="Times New Roman" w:eastAsia="Times New Roman" w:hAnsi="Times New Roman" w:cs="David"/>
                <w:color w:val="008000"/>
                <w:sz w:val="24"/>
                <w:szCs w:val="24"/>
                <w:rtl/>
                <w:lang w:eastAsia="he-IL"/>
              </w:rPr>
              <w:t>הרצליה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30" w:author="גרמן קגנובסקי" w:date="2023-11-16T09:30:00Z">
            <w:r w:rsidR="00D73A34">
              <w:rPr>
                <w:rFonts w:ascii="Times New Roman" w:eastAsia="Times New Roman" w:hAnsi="Times New Roman" w:cs="David" w:hint="cs"/>
                <w:color w:val="008000"/>
                <w:sz w:val="24"/>
                <w:szCs w:val="24"/>
                <w:rtl/>
              </w:rPr>
              <w:t xml:space="preserve">הקמת 310 </w:t>
            </w:r>
            <w:proofErr w:type="spellStart"/>
            <w:r w:rsidR="00D73A34">
              <w:rPr>
                <w:rFonts w:ascii="Times New Roman" w:eastAsia="Times New Roman" w:hAnsi="Times New Roman" w:cs="David" w:hint="cs"/>
                <w:color w:val="008000"/>
                <w:sz w:val="24"/>
                <w:szCs w:val="24"/>
                <w:rtl/>
              </w:rPr>
              <w:t>יח</w:t>
            </w:r>
            <w:proofErr w:type="spellEnd"/>
            <w:r w:rsidR="00D73A34">
              <w:rPr>
                <w:rFonts w:ascii="Times New Roman" w:eastAsia="Times New Roman" w:hAnsi="Times New Roman" w:cs="David" w:hint="cs"/>
                <w:color w:val="008000"/>
                <w:sz w:val="24"/>
                <w:szCs w:val="24"/>
                <w:rtl/>
              </w:rPr>
              <w:t>''ד על גבי חניון תת קרקעי משותף ומסחר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1F3857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65350A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4A52F7"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5D92F8"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DBE147"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5E2892"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84769B1"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AE807F"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844FC5"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1F504EB" w14:textId="4DE76C43" w:rsidR="00C936C9" w:rsidRPr="00B27B4C" w:rsidRDefault="00FC31D8"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1" w:author="גרמן קגנובסקי" w:date="2023-11-16T09:58:00Z">
            <w:r w:rsidR="00AF7EA4">
              <w:rPr>
                <w:rFonts w:ascii="Times New Roman" w:eastAsia="Times New Roman" w:hAnsi="Times New Roman" w:cs="David"/>
                <w:color w:val="00B0F0"/>
                <w:sz w:val="20"/>
                <w:szCs w:val="24"/>
                <w:u w:val="single"/>
                <w:rtl/>
                <w:lang w:eastAsia="he-IL"/>
              </w:rPr>
              <w:t>אייל קראוס הנדסת כבישים</w:t>
            </w:r>
          </w:ins>
        </w:sdtContent>
      </w:sdt>
    </w:p>
    <w:p w14:paraId="0FCA88B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7EC5435"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0677321"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BB8BF2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8B5435"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12A1878"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6F99BAC" w14:textId="143BE0BF"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2" w:author="גרמן קגנובסקי" w:date="2023-11-16T09:32:00Z">
            <w:r w:rsidR="00D73A34">
              <w:rPr>
                <w:rFonts w:ascii="Times New Roman" w:eastAsia="Times New Roman" w:hAnsi="Times New Roman" w:cs="David" w:hint="cs"/>
                <w:color w:val="008000"/>
                <w:sz w:val="24"/>
                <w:szCs w:val="24"/>
                <w:rtl/>
                <w:lang w:eastAsia="he-IL"/>
              </w:rPr>
              <w:br/>
              <w:t xml:space="preserve">אולפני הרצליה -ע . משותפת אפריקה ישראל מגורים, תדהר </w:t>
            </w:r>
            <w:proofErr w:type="spellStart"/>
            <w:r w:rsidR="00D73A34">
              <w:rPr>
                <w:rFonts w:ascii="Times New Roman" w:eastAsia="Times New Roman" w:hAnsi="Times New Roman" w:cs="David" w:hint="cs"/>
                <w:color w:val="008000"/>
                <w:sz w:val="24"/>
                <w:szCs w:val="24"/>
                <w:rtl/>
                <w:lang w:eastAsia="he-IL"/>
              </w:rPr>
              <w:t>וע</w:t>
            </w:r>
            <w:proofErr w:type="spellEnd"/>
            <w:r w:rsidR="00D73A34">
              <w:rPr>
                <w:rFonts w:ascii="Times New Roman" w:eastAsia="Times New Roman" w:hAnsi="Times New Roman" w:cs="David" w:hint="cs"/>
                <w:color w:val="008000"/>
                <w:sz w:val="24"/>
                <w:szCs w:val="24"/>
                <w:rtl/>
                <w:lang w:eastAsia="he-IL"/>
              </w:rPr>
              <w:t>. לוזון</w:t>
            </w:r>
            <w:r w:rsidR="00D73A34">
              <w:rPr>
                <w:rFonts w:ascii="Times New Roman" w:eastAsia="Times New Roman" w:hAnsi="Times New Roman" w:cs="David" w:hint="cs"/>
                <w:color w:val="008000"/>
                <w:sz w:val="24"/>
                <w:szCs w:val="24"/>
                <w:rtl/>
                <w:lang w:eastAsia="he-IL"/>
              </w:rPr>
              <w:br/>
            </w:r>
            <w:r w:rsidR="00D73A34">
              <w:rPr>
                <w:rFonts w:ascii="Times New Roman" w:eastAsia="Times New Roman" w:hAnsi="Times New Roman" w:cs="David" w:hint="cs"/>
                <w:color w:val="008000"/>
                <w:sz w:val="24"/>
                <w:szCs w:val="24"/>
                <w:rtl/>
                <w:lang w:eastAsia="he-IL"/>
              </w:rPr>
              <w:br/>
              <w:t>558426227</w:t>
            </w:r>
            <w:r w:rsidR="00D73A34">
              <w:rPr>
                <w:rFonts w:ascii="Times New Roman" w:eastAsia="Times New Roman" w:hAnsi="Times New Roman" w:cs="David" w:hint="cs"/>
                <w:color w:val="008000"/>
                <w:sz w:val="24"/>
                <w:szCs w:val="24"/>
                <w:rtl/>
                <w:lang w:eastAsia="he-IL"/>
              </w:rPr>
              <w:br/>
            </w:r>
          </w:ins>
        </w:sdtContent>
      </w:sdt>
    </w:p>
    <w:p w14:paraId="30D5D46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43234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28AC3D4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B8476D" w14:textId="724F343E"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3" w:author="גרמן קגנובסקי" w:date="2023-11-16T09:44:00Z">
            <w:r w:rsidR="009732E2">
              <w:rPr>
                <w:rFonts w:ascii="Times New Roman" w:eastAsia="Times New Roman" w:hAnsi="Times New Roman" w:cs="David" w:hint="cs"/>
                <w:color w:val="008000"/>
                <w:sz w:val="24"/>
                <w:szCs w:val="24"/>
                <w:rtl/>
                <w:lang w:eastAsia="he-IL"/>
              </w:rPr>
              <w:t>הרצליה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29910F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52DA56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305FE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DBECD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D190E3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42B98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BD46BA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339A7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9B8F61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C5685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40638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036823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2F3C5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D2AE22B"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1338288"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0237F5C"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CD9D21A"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B5DF594" w14:textId="4C693D5D"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4" w:author="גרמן קגנובסקי" w:date="2023-11-16T09:58:00Z">
            <w:r w:rsidR="00AF7EA4">
              <w:rPr>
                <w:rFonts w:ascii="Times New Roman" w:eastAsia="Times New Roman" w:hAnsi="Times New Roman" w:cs="David"/>
                <w:color w:val="00B0F0"/>
                <w:sz w:val="20"/>
                <w:szCs w:val="24"/>
                <w:u w:val="single"/>
                <w:rtl/>
                <w:lang w:eastAsia="he-IL"/>
              </w:rPr>
              <w:t>אייל קראוס הנדסת כבישים</w:t>
            </w:r>
          </w:ins>
        </w:sdtContent>
      </w:sdt>
    </w:p>
    <w:p w14:paraId="1EA3093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A4F2F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090CB3"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439005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9CE4D1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A6F41A4"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93620D1"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C95F5E0"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0066746"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0B49430"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AA5D247"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1680A34B"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6005423F"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4CB4819" w14:textId="77777777" w:rsidR="00C936C9" w:rsidRPr="00134C85" w:rsidRDefault="00C936C9" w:rsidP="00C936C9">
      <w:pPr>
        <w:rPr>
          <w:rFonts w:ascii="David" w:hAnsi="David" w:cs="David"/>
        </w:rPr>
      </w:pPr>
    </w:p>
    <w:p w14:paraId="4599BF6C"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9A9354" w14:textId="77777777" w:rsidR="00213529" w:rsidRDefault="00213529" w:rsidP="00AF234B">
      <w:pPr>
        <w:spacing w:before="0" w:after="0" w:line="240" w:lineRule="auto"/>
      </w:pPr>
      <w:r>
        <w:separator/>
      </w:r>
    </w:p>
  </w:endnote>
  <w:endnote w:type="continuationSeparator" w:id="0">
    <w:p w14:paraId="4D601BD1" w14:textId="77777777" w:rsidR="00213529" w:rsidRDefault="00213529" w:rsidP="00AF234B">
      <w:pPr>
        <w:spacing w:before="0" w:after="0" w:line="240" w:lineRule="auto"/>
      </w:pPr>
      <w:r>
        <w:continuationSeparator/>
      </w:r>
    </w:p>
  </w:endnote>
  <w:endnote w:type="continuationNotice" w:id="1">
    <w:p w14:paraId="61E7E3C7" w14:textId="77777777" w:rsidR="00213529" w:rsidRDefault="0021352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8"/>
      <w:gridCol w:w="2810"/>
      <w:gridCol w:w="232"/>
      <w:gridCol w:w="1039"/>
      <w:gridCol w:w="1816"/>
    </w:tblGrid>
    <w:tr w:rsidR="00213529" w:rsidRPr="00F9528C" w14:paraId="771B0277" w14:textId="77777777" w:rsidTr="00D70F3A">
      <w:tc>
        <w:tcPr>
          <w:tcW w:w="753" w:type="dxa"/>
        </w:tcPr>
        <w:p w14:paraId="51242E3E"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40EEEF7" w14:textId="292EADAD" w:rsidR="00213529" w:rsidRPr="00F9528C" w:rsidRDefault="00213529" w:rsidP="00D70F3A">
              <w:pPr>
                <w:tabs>
                  <w:tab w:val="center" w:pos="4153"/>
                  <w:tab w:val="right" w:pos="8306"/>
                </w:tabs>
                <w:spacing w:before="0" w:after="0" w:line="240" w:lineRule="auto"/>
                <w:rPr>
                  <w:rFonts w:ascii="David" w:hAnsi="David"/>
                  <w:color w:val="00B0F0"/>
                  <w:sz w:val="20"/>
                  <w:szCs w:val="20"/>
                  <w:rtl/>
                </w:rPr>
              </w:pPr>
              <w:ins w:id="135" w:author="גרמן קגנובסקי" w:date="2023-11-16T09:29:00Z">
                <w:r>
                  <w:rPr>
                    <w:rFonts w:ascii="David" w:hAnsi="David"/>
                    <w:color w:val="00B0F0"/>
                    <w:sz w:val="20"/>
                    <w:szCs w:val="20"/>
                    <w:rtl/>
                  </w:rPr>
                  <w:t>אולפני הרצליה</w:t>
                </w:r>
              </w:ins>
            </w:p>
          </w:tc>
        </w:sdtContent>
      </w:sdt>
      <w:tc>
        <w:tcPr>
          <w:tcW w:w="2232" w:type="dxa"/>
        </w:tcPr>
        <w:p w14:paraId="7BF26FE4"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1EBB68E7" w14:textId="77777777" w:rsidR="00213529" w:rsidRPr="00F9528C" w:rsidRDefault="00213529" w:rsidP="00D70F3A">
          <w:pPr>
            <w:tabs>
              <w:tab w:val="center" w:pos="4153"/>
              <w:tab w:val="right" w:pos="8306"/>
            </w:tabs>
            <w:spacing w:before="0" w:after="0" w:line="240" w:lineRule="auto"/>
            <w:rPr>
              <w:rFonts w:ascii="David" w:hAnsi="David"/>
              <w:sz w:val="16"/>
              <w:szCs w:val="16"/>
              <w:rtl/>
            </w:rPr>
          </w:pPr>
        </w:p>
      </w:tc>
      <w:tc>
        <w:tcPr>
          <w:tcW w:w="1129" w:type="dxa"/>
        </w:tcPr>
        <w:p w14:paraId="16B42F20"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980A3DD" w14:textId="7FBB90C8" w:rsidR="00213529" w:rsidRPr="00F9528C" w:rsidRDefault="00213529" w:rsidP="00D70F3A">
              <w:pPr>
                <w:tabs>
                  <w:tab w:val="center" w:pos="4153"/>
                  <w:tab w:val="right" w:pos="8306"/>
                </w:tabs>
                <w:spacing w:before="0" w:after="0" w:line="240" w:lineRule="auto"/>
                <w:rPr>
                  <w:rFonts w:ascii="David" w:hAnsi="David"/>
                  <w:sz w:val="20"/>
                  <w:szCs w:val="20"/>
                  <w:rtl/>
                </w:rPr>
              </w:pPr>
              <w:del w:id="136" w:author="גרמן קגנובסקי" w:date="2023-11-16T09:28:00Z">
                <w:r w:rsidDel="00D73A34">
                  <w:rPr>
                    <w:rFonts w:ascii="David" w:hAnsi="David" w:hint="cs"/>
                    <w:sz w:val="20"/>
                    <w:szCs w:val="20"/>
                  </w:rPr>
                  <w:delText>CONT-5-663</w:delText>
                </w:r>
              </w:del>
              <w:ins w:id="137" w:author="גרמן קגנובסקי" w:date="2023-11-16T13:12:00Z">
                <w:r>
                  <w:rPr>
                    <w:rFonts w:ascii="David" w:hAnsi="David" w:hint="cs"/>
                    <w:sz w:val="20"/>
                    <w:szCs w:val="20"/>
                  </w:rPr>
                  <w:t>CO</w:t>
                </w:r>
                <w:r>
                  <w:rPr>
                    <w:rFonts w:ascii="David" w:hAnsi="David" w:hint="cs"/>
                    <w:sz w:val="20"/>
                    <w:szCs w:val="20"/>
                    <w:rtl/>
                  </w:rPr>
                  <w:t>NT-10-2334</w:t>
                </w:r>
              </w:ins>
            </w:p>
          </w:tc>
        </w:sdtContent>
      </w:sdt>
    </w:tr>
    <w:tr w:rsidR="00213529" w:rsidRPr="00F9528C" w14:paraId="42DD1335" w14:textId="77777777" w:rsidTr="00D70F3A">
      <w:tc>
        <w:tcPr>
          <w:tcW w:w="753" w:type="dxa"/>
        </w:tcPr>
        <w:p w14:paraId="623A7D60"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8E8A64F" w14:textId="01C4F78A" w:rsidR="00213529" w:rsidRPr="00F9528C" w:rsidRDefault="00213529" w:rsidP="00D70F3A">
              <w:pPr>
                <w:tabs>
                  <w:tab w:val="center" w:pos="4153"/>
                  <w:tab w:val="right" w:pos="8306"/>
                </w:tabs>
                <w:spacing w:before="0" w:after="0" w:line="240" w:lineRule="auto"/>
                <w:rPr>
                  <w:rFonts w:ascii="David" w:hAnsi="David"/>
                  <w:color w:val="00B0F0"/>
                  <w:sz w:val="20"/>
                  <w:szCs w:val="20"/>
                  <w:rtl/>
                </w:rPr>
              </w:pPr>
              <w:ins w:id="138" w:author="גרמן קגנובסקי" w:date="2023-11-16T09:58:00Z">
                <w:r>
                  <w:rPr>
                    <w:rFonts w:ascii="David" w:hAnsi="David"/>
                    <w:color w:val="00B0F0"/>
                    <w:sz w:val="20"/>
                    <w:szCs w:val="20"/>
                    <w:rtl/>
                  </w:rPr>
                  <w:t>אייל קראוס הנדסת כבישים</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13529" w:rsidRPr="00F9528C" w14:paraId="386CB18A" w14:textId="77777777" w:rsidTr="00D70F3A">
            <w:trPr>
              <w:trHeight w:val="201"/>
            </w:trPr>
            <w:tc>
              <w:tcPr>
                <w:tcW w:w="926" w:type="dxa"/>
              </w:tcPr>
              <w:p w14:paraId="10412E1F"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F9313D5" w14:textId="108D4238" w:rsidR="00213529" w:rsidRPr="00F9528C" w:rsidRDefault="00FC31D8" w:rsidP="00D70F3A">
                    <w:pPr>
                      <w:tabs>
                        <w:tab w:val="center" w:pos="4153"/>
                        <w:tab w:val="right" w:pos="8306"/>
                      </w:tabs>
                      <w:spacing w:before="0" w:after="0" w:line="240" w:lineRule="auto"/>
                      <w:ind w:left="1" w:hanging="1"/>
                      <w:rPr>
                        <w:rFonts w:ascii="David" w:hAnsi="David"/>
                        <w:color w:val="00B0F0"/>
                        <w:sz w:val="20"/>
                        <w:szCs w:val="20"/>
                        <w:rtl/>
                      </w:rPr>
                    </w:pPr>
                    <w:ins w:id="139" w:author="גרמן קגנובסקי" w:date="2024-01-08T14:53:00Z">
                      <w:r>
                        <w:rPr>
                          <w:rFonts w:ascii="David" w:hAnsi="David"/>
                          <w:color w:val="00B0F0"/>
                          <w:sz w:val="20"/>
                          <w:szCs w:val="20"/>
                          <w:rtl/>
                        </w:rPr>
                        <w:t>0.6</w:t>
                      </w:r>
                    </w:ins>
                  </w:p>
                </w:tc>
              </w:sdtContent>
            </w:sdt>
          </w:tr>
        </w:tbl>
        <w:p w14:paraId="3CE3C8D5"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236" w:type="dxa"/>
        </w:tcPr>
        <w:p w14:paraId="099C7B15"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1129" w:type="dxa"/>
        </w:tcPr>
        <w:p w14:paraId="532A9717"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3F32B9E" w14:textId="3FBA3006" w:rsidR="00213529" w:rsidRPr="00F9528C" w:rsidRDefault="00FC31D8"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40" w:author="גרמן קגנובסקי" w:date="2023-11-16T09:28:00Z">
                <w:r w:rsidR="00213529">
                  <w:rPr>
                    <w:rFonts w:ascii="David" w:hAnsi="David"/>
                    <w:sz w:val="20"/>
                    <w:szCs w:val="20"/>
                    <w:rtl/>
                  </w:rPr>
                  <w:t>3;#</w:t>
                </w:r>
                <w:r w:rsidR="00213529">
                  <w:rPr>
                    <w:rFonts w:ascii="David" w:hAnsi="David"/>
                    <w:sz w:val="20"/>
                    <w:szCs w:val="20"/>
                  </w:rPr>
                  <w:t>Draft</w:t>
                </w:r>
              </w:ins>
            </w:sdtContent>
          </w:sdt>
        </w:p>
      </w:tc>
    </w:tr>
    <w:tr w:rsidR="00213529" w:rsidRPr="00F9528C" w14:paraId="7ED390F0" w14:textId="77777777" w:rsidTr="00D70F3A">
      <w:trPr>
        <w:trHeight w:val="80"/>
      </w:trPr>
      <w:tc>
        <w:tcPr>
          <w:tcW w:w="753" w:type="dxa"/>
        </w:tcPr>
        <w:p w14:paraId="3636A4AF"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1883" w:type="dxa"/>
        </w:tcPr>
        <w:p w14:paraId="69588B8A" w14:textId="77777777" w:rsidR="00213529" w:rsidRPr="00F9528C" w:rsidRDefault="00213529"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04EE0F4B"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236" w:type="dxa"/>
        </w:tcPr>
        <w:p w14:paraId="3BCD61C6"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1129" w:type="dxa"/>
        </w:tcPr>
        <w:p w14:paraId="512CC53E"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c>
        <w:tcPr>
          <w:tcW w:w="2073" w:type="dxa"/>
        </w:tcPr>
        <w:p w14:paraId="3D97ACF9" w14:textId="77777777" w:rsidR="00213529" w:rsidRPr="00F9528C" w:rsidRDefault="00213529" w:rsidP="00D70F3A">
          <w:pPr>
            <w:tabs>
              <w:tab w:val="center" w:pos="4153"/>
              <w:tab w:val="right" w:pos="8306"/>
            </w:tabs>
            <w:spacing w:before="0" w:after="0" w:line="240" w:lineRule="auto"/>
            <w:rPr>
              <w:rFonts w:ascii="David" w:hAnsi="David"/>
              <w:sz w:val="20"/>
              <w:szCs w:val="20"/>
              <w:rtl/>
            </w:rPr>
          </w:pPr>
        </w:p>
      </w:tc>
    </w:tr>
  </w:tbl>
  <w:p w14:paraId="156C4824" w14:textId="77777777" w:rsidR="00213529" w:rsidRPr="00011AD4" w:rsidRDefault="00213529"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82288" w14:textId="77777777" w:rsidR="00213529" w:rsidRDefault="00213529" w:rsidP="00AF234B">
      <w:pPr>
        <w:spacing w:before="0" w:after="0" w:line="240" w:lineRule="auto"/>
      </w:pPr>
      <w:r>
        <w:separator/>
      </w:r>
    </w:p>
  </w:footnote>
  <w:footnote w:type="continuationSeparator" w:id="0">
    <w:p w14:paraId="0BEF467B" w14:textId="77777777" w:rsidR="00213529" w:rsidRDefault="00213529" w:rsidP="00AF234B">
      <w:pPr>
        <w:spacing w:before="0" w:after="0" w:line="240" w:lineRule="auto"/>
      </w:pPr>
      <w:r>
        <w:continuationSeparator/>
      </w:r>
    </w:p>
  </w:footnote>
  <w:footnote w:type="continuationNotice" w:id="1">
    <w:p w14:paraId="53EEC715" w14:textId="77777777" w:rsidR="00213529" w:rsidRDefault="0021352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E584022" w14:textId="77777777" w:rsidR="00213529" w:rsidRDefault="00213529" w:rsidP="00CF334C">
        <w:pPr>
          <w:pStyle w:val="Header"/>
          <w:jc w:val="center"/>
        </w:pPr>
        <w:r>
          <w:fldChar w:fldCharType="begin"/>
        </w:r>
        <w:r>
          <w:instrText xml:space="preserve"> PAGE   \* MERGEFORMAT </w:instrText>
        </w:r>
        <w:r>
          <w:fldChar w:fldCharType="separate"/>
        </w:r>
        <w:r w:rsidR="00FC31D8">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rson w15:author="גרמן קגנובסקי [2]">
    <w15:presenceInfo w15:providerId="AD" w15:userId="S::Germank@africa-israel.com::a1f48f15-0166-4530-bdc7-e143aadd0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trackRevisions/>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56E51"/>
    <w:rsid w:val="0006071E"/>
    <w:rsid w:val="00071F07"/>
    <w:rsid w:val="00134C85"/>
    <w:rsid w:val="00197C50"/>
    <w:rsid w:val="001A0C3C"/>
    <w:rsid w:val="001A52D9"/>
    <w:rsid w:val="001A69D5"/>
    <w:rsid w:val="00213529"/>
    <w:rsid w:val="00214ACF"/>
    <w:rsid w:val="002436F3"/>
    <w:rsid w:val="00264D14"/>
    <w:rsid w:val="00272745"/>
    <w:rsid w:val="00281DEF"/>
    <w:rsid w:val="00295B2E"/>
    <w:rsid w:val="002B2234"/>
    <w:rsid w:val="002E4091"/>
    <w:rsid w:val="004062BD"/>
    <w:rsid w:val="00552E11"/>
    <w:rsid w:val="005A42BC"/>
    <w:rsid w:val="005B6AFF"/>
    <w:rsid w:val="005D6E29"/>
    <w:rsid w:val="0061075C"/>
    <w:rsid w:val="00650D2D"/>
    <w:rsid w:val="00666119"/>
    <w:rsid w:val="006B5BA5"/>
    <w:rsid w:val="006D145E"/>
    <w:rsid w:val="006D1D85"/>
    <w:rsid w:val="0072103C"/>
    <w:rsid w:val="007F664F"/>
    <w:rsid w:val="00876EA7"/>
    <w:rsid w:val="008B5A6E"/>
    <w:rsid w:val="008B6704"/>
    <w:rsid w:val="008C64C6"/>
    <w:rsid w:val="00942177"/>
    <w:rsid w:val="009732E2"/>
    <w:rsid w:val="0099270A"/>
    <w:rsid w:val="0099691B"/>
    <w:rsid w:val="009B66EF"/>
    <w:rsid w:val="00A2670A"/>
    <w:rsid w:val="00A42271"/>
    <w:rsid w:val="00AF234B"/>
    <w:rsid w:val="00AF7EA4"/>
    <w:rsid w:val="00BB0659"/>
    <w:rsid w:val="00BD72C4"/>
    <w:rsid w:val="00BE17B4"/>
    <w:rsid w:val="00BF0AA7"/>
    <w:rsid w:val="00BF524C"/>
    <w:rsid w:val="00C936C9"/>
    <w:rsid w:val="00CB457C"/>
    <w:rsid w:val="00CF334C"/>
    <w:rsid w:val="00D70F3A"/>
    <w:rsid w:val="00D73A34"/>
    <w:rsid w:val="00DE212F"/>
    <w:rsid w:val="00DF24F0"/>
    <w:rsid w:val="00E679C7"/>
    <w:rsid w:val="00E83263"/>
    <w:rsid w:val="00E870A8"/>
    <w:rsid w:val="00EB0B52"/>
    <w:rsid w:val="00EC37B6"/>
    <w:rsid w:val="00F50AAD"/>
    <w:rsid w:val="00FC31D8"/>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2888D3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81D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D3172"/>
    <w:rsid w:val="005020E8"/>
    <w:rsid w:val="00525C6C"/>
    <w:rsid w:val="006865A5"/>
    <w:rsid w:val="00874A5F"/>
    <w:rsid w:val="0089305D"/>
    <w:rsid w:val="00A70C76"/>
    <w:rsid w:val="00EB50DC"/>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תכנן תנועה" ma:contentTypeID="0x010100398782B37190B343ABC5A26867A4FDE21200224B5E580A439F41BEA69962FC236BAD" ma:contentTypeVersion="175" ma:contentTypeDescription="" ma:contentTypeScope="" ma:versionID="bac3e7b9c77ca0c03d62d69f4ef497cd">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442428-769C-4419-80C0-D0D08800D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42880-CF57-421A-B66B-FBE0C9EB316A}">
  <ds:schemaRefs>
    <ds:schemaRef ds:uri="http://schemas.microsoft.com/office/2006/metadata/customXsn"/>
  </ds:schemaRefs>
</ds:datastoreItem>
</file>

<file path=customXml/itemProps3.xml><?xml version="1.0" encoding="utf-8"?>
<ds:datastoreItem xmlns:ds="http://schemas.openxmlformats.org/officeDocument/2006/customXml" ds:itemID="{6FF9AC37-BD8F-452C-9332-0F871928C43D}"/>
</file>

<file path=customXml/itemProps4.xml><?xml version="1.0" encoding="utf-8"?>
<ds:datastoreItem xmlns:ds="http://schemas.openxmlformats.org/officeDocument/2006/customXml" ds:itemID="{81709D4C-33DC-48CC-AC7E-130A245806EE}">
  <ds:schemaRefs>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10711</Words>
  <Characters>53556</Characters>
  <Application>Microsoft Office Word</Application>
  <DocSecurity>0</DocSecurity>
  <Lines>446</Lines>
  <Paragraphs>128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3</cp:revision>
  <cp:lastPrinted>2024-01-08T12:46:00Z</cp:lastPrinted>
  <dcterms:created xsi:type="dcterms:W3CDTF">2024-01-08T12:50:00Z</dcterms:created>
  <dcterms:modified xsi:type="dcterms:W3CDTF">2024-01-08T12:53:00Z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177f4d54-1d34-4387-aae2-5e1b9b9633f3</vt:lpwstr>
  </property>
</Properties>
</file>