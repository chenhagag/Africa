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553A1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bookmarkEnd w:id="0"/>
    </w:p>
    <w:p w14:paraId="33A196E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9264DE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8806D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351951F2" wp14:editId="276992F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67B311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F17D23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E7858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FA832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874E35"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59D0209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07E484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7A85B7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CA6FA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2A17B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DC63E0"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FF08E1E" w14:textId="3F1494EF" w:rsidR="003235F8" w:rsidRPr="00B27B4C" w:rsidRDefault="00B42C6F"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אולפני הרצליה</w:t>
          </w:r>
        </w:p>
      </w:sdtContent>
    </w:sdt>
    <w:p w14:paraId="4A891DF1"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94E88EF" w14:textId="0B5B907F" w:rsidR="003235F8" w:rsidRPr="00B27B4C" w:rsidRDefault="00B42C6F"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אולפנים</w:t>
          </w:r>
        </w:p>
      </w:sdtContent>
    </w:sdt>
    <w:p w14:paraId="24E7FF4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3856EC"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6B94A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133448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6D9CCA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C8D376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933341"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A21E702"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1A7F98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541C0E5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5FDA14"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157ACB" w:rsidRPr="003235F8">
            <w:rPr>
              <w:rStyle w:val="AutoFieldChar"/>
              <w:rFonts w:eastAsiaTheme="minorHAnsi"/>
              <w:color w:val="00B0F0"/>
              <w:rtl/>
            </w:rPr>
            <w:t>[תאריך חתימת חוזה]</w:t>
          </w:r>
        </w:sdtContent>
      </w:sdt>
    </w:p>
    <w:p w14:paraId="1F3E185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2C39A59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A926AB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14FF05"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688250E" w14:textId="1A41B39A" w:rsidR="00D5041C" w:rsidRPr="00D5041C" w:rsidRDefault="00B42C6F"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אולפני הרצליה-ע.משותפת אפריקה מגורים, תדהר וע.לוזון</w:t>
          </w:r>
          <w:r>
            <w:rPr>
              <w:rFonts w:ascii="Times New Roman" w:eastAsia="Times New Roman" w:hAnsi="Times New Roman" w:cs="David"/>
              <w:color w:val="800080"/>
              <w:sz w:val="24"/>
              <w:szCs w:val="24"/>
              <w:rtl/>
            </w:rPr>
            <w:br/>
            <w:t>יהונתן נתניהו 1'ג</w:t>
          </w:r>
          <w:r>
            <w:rPr>
              <w:rFonts w:ascii="Times New Roman" w:eastAsia="Times New Roman" w:hAnsi="Times New Roman" w:cs="David"/>
              <w:color w:val="800080"/>
              <w:sz w:val="24"/>
              <w:szCs w:val="24"/>
              <w:rtl/>
            </w:rPr>
            <w:br/>
            <w:t>558426227</w:t>
          </w:r>
          <w:r>
            <w:rPr>
              <w:rFonts w:ascii="Times New Roman" w:eastAsia="Times New Roman" w:hAnsi="Times New Roman" w:cs="David"/>
              <w:color w:val="800080"/>
              <w:sz w:val="24"/>
              <w:szCs w:val="24"/>
              <w:rtl/>
            </w:rPr>
            <w:br/>
          </w:r>
        </w:p>
      </w:sdtContent>
    </w:sdt>
    <w:p w14:paraId="50025371"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0447E93A"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55CAFB02"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70C6A9E"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6263290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1290400" w14:textId="3CDE180A" w:rsidR="00D5041C" w:rsidRPr="00D5041C" w:rsidRDefault="00B42C6F" w:rsidP="00157ACB">
          <w:pPr>
            <w:pStyle w:val="AutoField"/>
            <w:rPr>
              <w:sz w:val="20"/>
              <w:rtl/>
              <w:lang w:eastAsia="he-IL"/>
            </w:rPr>
          </w:pPr>
          <w:r>
            <w:rPr>
              <w:color w:val="800080"/>
              <w:rtl/>
            </w:rPr>
            <w:br/>
            <w:t>ת.מ.א.-הנדסה ויעוץ בע"מ</w:t>
          </w:r>
          <w:r>
            <w:rPr>
              <w:color w:val="800080"/>
              <w:rtl/>
            </w:rPr>
            <w:br/>
            <w:t>אהליאב 6            רמת גן</w:t>
          </w:r>
          <w:r>
            <w:rPr>
              <w:rFonts w:hint="cs"/>
              <w:color w:val="800080"/>
              <w:rtl/>
            </w:rPr>
            <w:t xml:space="preserve"> </w:t>
          </w:r>
          <w:r>
            <w:rPr>
              <w:color w:val="800080"/>
              <w:rtl/>
            </w:rPr>
            <w:br/>
          </w:r>
          <w:r>
            <w:rPr>
              <w:rFonts w:hint="cs"/>
              <w:color w:val="800080"/>
              <w:rtl/>
            </w:rPr>
            <w:t>ח.פ. 511037830</w:t>
          </w:r>
          <w:r>
            <w:rPr>
              <w:color w:val="800080"/>
              <w:rtl/>
            </w:rPr>
            <w:br/>
          </w:r>
        </w:p>
      </w:sdtContent>
    </w:sdt>
    <w:p w14:paraId="6D8B386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10FFE7C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446B18F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A91ECF"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20FC0B2"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316029CF"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5130A612"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525FD00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0BCDEC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8BA8B2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7780B8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735E85F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C464BB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D39666"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33DCEF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3A137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00A144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B7A86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D5041C">
        <w:rPr>
          <w:rFonts w:ascii="Times New Roman" w:eastAsia="Times New Roman" w:hAnsi="Times New Roman" w:cs="David"/>
          <w:sz w:val="20"/>
          <w:szCs w:val="24"/>
          <w:rtl/>
          <w:lang w:eastAsia="he-IL"/>
        </w:rPr>
        <w:lastRenderedPageBreak/>
        <w:t xml:space="preserve">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69C53AE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70CF6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58D1CAC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035D3A1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2A8B541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268D64"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80AF94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0A5C0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107A6C9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A3A43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77E0560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74524321"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2E6467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272B333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582D2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34C9142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116CD9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DB221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2BB83B61"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55CABC59"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DA8977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27C6C69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0FBD17A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440124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09099CF0"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50D65BA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4A8820C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635DD10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2128BA8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3287D336"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1FBE8B1F"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6BEBE93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545E013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3560D9DE"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5F92F96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2476E9D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00F6B06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12D9651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w:t>
      </w:r>
      <w:r w:rsidRPr="00D5041C">
        <w:rPr>
          <w:rFonts w:ascii="Times New Roman" w:eastAsia="Times New Roman" w:hAnsi="Times New Roman" w:cs="David"/>
          <w:sz w:val="20"/>
          <w:szCs w:val="24"/>
          <w:rtl/>
          <w:lang w:eastAsia="he-IL"/>
        </w:rPr>
        <w:lastRenderedPageBreak/>
        <w:t>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3906D8E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6BBDCD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0013E7D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16B204B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466C942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4E7BE32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1C6B1D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3EA0D74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3B6E85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A0FC1E5"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698E3F6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11239B7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1E0F71B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18ADC7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73795C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0A7A762C"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7143F4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ECBDFE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6E5996B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7DF765E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170D727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79EDECF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37A8AB7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5CC748F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446861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0093FFB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8C51E7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D2F7E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32169DB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28AC918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F57B60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62EFA13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1E08469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3E8914F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2BF699E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E7B200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487FEE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lastRenderedPageBreak/>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04B191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4C0E8F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5A3FCE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F2A678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78D3CEE2"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70B4B08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5EE62C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F47E587"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443D50B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7F4F8E0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2A083F7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19779691"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1BD8067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497C587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4259F21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FAA478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1287160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6365F54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597F3E4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184AD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5A0543F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70E269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14EB40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2014749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C88AA9"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77C40C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24CDBB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39C3A17"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1B6D30A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lastRenderedPageBreak/>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46EFC47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7750EE9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76DEA74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6C4D32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57E5FA4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CBE5D17"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1E060E2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6959BCFE"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2B43969"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70B4284" w14:textId="77777777" w:rsidR="00B55126" w:rsidRPr="00013687" w:rsidRDefault="00B55126" w:rsidP="00B5512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603A5D6"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24FDBB17"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4FF2B9C"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C38D9B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C05E7D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399D496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6215C3C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78041DC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0F6500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1467F69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736B58C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783A331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6BC7075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4D719CE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1A9D0CF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1607C27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42BC1B6F"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457540C0"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3E41CDE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7D85140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55EF73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573FA1C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F2DEED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03073A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3DD123A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B50DB84"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08020C6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51A1AC4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425AB46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CC7850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7D46F41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60F30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2FC0F101"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17EA8A6F"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BCD7A5A"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4DB80C0"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63E7061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30E26180"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77C3329B"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16794C9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467CD084"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D583B9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7CF399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2853B3F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2E2AD72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3C8BD7C4"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5BE15EA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6FFA294D" w14:textId="77777777" w:rsidR="008F3B06" w:rsidRPr="008F3B06" w:rsidRDefault="008F3B06" w:rsidP="008F3B06">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B0F64FB"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F87546">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48A1F4AF" w14:textId="77777777" w:rsidR="00F87546" w:rsidRPr="00F87546" w:rsidRDefault="00F87546" w:rsidP="00F87546">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0834AF06"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F87546">
        <w:rPr>
          <w:rFonts w:ascii="Times New Roman" w:eastAsia="Times New Roman" w:hAnsi="Times New Roman" w:cs="David"/>
          <w:sz w:val="20"/>
          <w:szCs w:val="24"/>
          <w:rtl/>
          <w:lang w:eastAsia="he-IL"/>
        </w:rPr>
        <w:t>חל שינוי בהחזקת המניות ו/או בהרכב המנהלים של המתכנן.</w:t>
      </w:r>
    </w:p>
    <w:p w14:paraId="682B3DA9" w14:textId="77777777" w:rsidR="00F87546" w:rsidRPr="00F87546" w:rsidRDefault="00F87546" w:rsidP="00F87546">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5DE97D58" w14:textId="77777777" w:rsidR="00F87546" w:rsidRPr="00F87546" w:rsidRDefault="00F87546" w:rsidP="00F87546">
      <w:pPr>
        <w:widowControl w:val="0"/>
        <w:numPr>
          <w:ilvl w:val="3"/>
          <w:numId w:val="11"/>
        </w:numPr>
        <w:tabs>
          <w:tab w:val="clear" w:pos="862"/>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F87546">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617A89F5" w14:textId="77777777" w:rsidR="008F3B06" w:rsidRPr="008F3B06" w:rsidRDefault="008F3B06" w:rsidP="00090324">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rtl/>
          <w:lang w:eastAsia="he-IL"/>
        </w:rPr>
      </w:pPr>
    </w:p>
    <w:p w14:paraId="350B78E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42A549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36FD004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230147B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032904B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7A75E3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AD532A1" w14:textId="54495127" w:rsidR="00D5041C" w:rsidRPr="003235F8" w:rsidRDefault="00D5041C" w:rsidP="00551B9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0041723"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67F892F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462A4A3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5F6E2D4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20CC861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6141E7A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606801"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6582B7A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62CC0124"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754B7D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181E87C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664CC09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 xml:space="preserve">מטעמם, וכן לשמור בסוד כל ידיעה שהגיעה אליו עקב ביצוע חוזה זה ולא למסור כל </w:t>
      </w:r>
      <w:r w:rsidRPr="00D5041C">
        <w:rPr>
          <w:rFonts w:ascii="Times New Roman" w:eastAsia="Times New Roman" w:hAnsi="Times New Roman" w:cs="David"/>
          <w:sz w:val="20"/>
          <w:szCs w:val="24"/>
          <w:rtl/>
          <w:lang w:eastAsia="he-IL"/>
        </w:rPr>
        <w:lastRenderedPageBreak/>
        <w:t>ידיעה כאמור לאדם שלא הוסמך לקבלה על ידי המזמין.</w:t>
      </w:r>
    </w:p>
    <w:p w14:paraId="2985BAD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A5CF3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2AEA5DA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7C182BC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4655710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56DCEDE2"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749ECB9E"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0AF66869"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2A1028F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48FF39C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0258892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99221F7"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162DCC3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5FF148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5C400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5B5F65F4"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75D7254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9BE9E6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00D01F3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B49C7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6874DA58"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65E9524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3069F13"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0116C9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7801B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8AACE65"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0BBCBF9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0E3DCC"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4659B51"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0454F5"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63C0F5F"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269D94" w14:textId="528D9064"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42C6F">
            <w:rPr>
              <w:rFonts w:ascii="Times New Roman" w:eastAsia="Times New Roman" w:hAnsi="Times New Roman" w:cs="David"/>
              <w:color w:val="00B0F0"/>
              <w:sz w:val="20"/>
              <w:szCs w:val="24"/>
              <w:u w:val="single"/>
              <w:rtl/>
              <w:lang w:eastAsia="he-IL"/>
            </w:rPr>
            <w:t>ת.מ.א.-הנדסה ויעוץ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42C6F" w:rsidRPr="003E6FC4">
            <w:rPr>
              <w:rStyle w:val="PlaceholderText"/>
              <w:rtl/>
            </w:rPr>
            <w:t>[שם צד א]</w:t>
          </w:r>
        </w:sdtContent>
      </w:sdt>
    </w:p>
    <w:p w14:paraId="59783086"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2EA64F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301AD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8386E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DDAEDA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DB5604"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37F9C2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196C06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5F9199"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061692F"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540CF84E"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09EA613"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3155E34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46FD9D8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90D907" w14:textId="2E7EC27F" w:rsidR="007B54F0" w:rsidRPr="00B27B4C" w:rsidRDefault="007B54F0" w:rsidP="008928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w:t>
      </w:r>
      <w:ins w:id="1" w:author="גרמן קגנובסקי" w:date="2024-01-08T15:17:00Z">
        <w:r w:rsidR="00892847">
          <w:rPr>
            <w:rFonts w:ascii="Times New Roman" w:eastAsia="Times New Roman" w:hAnsi="Times New Roman" w:cs="David" w:hint="cs"/>
            <w:sz w:val="24"/>
            <w:szCs w:val="24"/>
            <w:rtl/>
            <w:lang w:eastAsia="he-IL"/>
          </w:rPr>
          <w:t xml:space="preserve">311 </w:t>
        </w:r>
      </w:ins>
      <w:r w:rsidRPr="00B27B4C">
        <w:rPr>
          <w:rFonts w:ascii="Times New Roman" w:eastAsia="Times New Roman" w:hAnsi="Times New Roman" w:cs="David" w:hint="cs"/>
          <w:sz w:val="24"/>
          <w:szCs w:val="24"/>
          <w:rtl/>
          <w:lang w:eastAsia="he-IL"/>
        </w:rPr>
        <w:t xml:space="preserve">יחידות דיור, </w:t>
      </w:r>
      <w:del w:id="2" w:author="גרמן קגנובסקי" w:date="2024-01-08T15:17:00Z">
        <w:r w:rsidRPr="00B27B4C" w:rsidDel="00892847">
          <w:rPr>
            <w:rFonts w:ascii="Times New Roman" w:eastAsia="Times New Roman" w:hAnsi="Times New Roman" w:cs="David" w:hint="cs"/>
            <w:sz w:val="24"/>
            <w:szCs w:val="24"/>
            <w:rtl/>
            <w:lang w:eastAsia="he-IL"/>
          </w:rPr>
          <w:delText>שטחי מסחר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B42C6F">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42C6F">
            <w:rPr>
              <w:rFonts w:ascii="Times New Roman" w:eastAsia="Times New Roman" w:hAnsi="Times New Roman" w:cs="David" w:hint="cs"/>
              <w:color w:val="00B0F0"/>
              <w:sz w:val="24"/>
              <w:szCs w:val="24"/>
              <w:rtl/>
            </w:rPr>
            <w:t>אולפנים</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B42C6F">
            <w:rPr>
              <w:rFonts w:ascii="Times New Roman" w:eastAsia="Times New Roman" w:hAnsi="Times New Roman" w:cs="David" w:hint="cs"/>
              <w:color w:val="00B0F0"/>
              <w:sz w:val="24"/>
              <w:szCs w:val="24"/>
              <w:rtl/>
            </w:rPr>
            <w:t>אולפני הרצליה</w:t>
          </w:r>
        </w:sdtContent>
      </w:sdt>
      <w:r w:rsidRPr="00B27B4C">
        <w:rPr>
          <w:rFonts w:ascii="Times New Roman" w:eastAsia="Times New Roman" w:hAnsi="Times New Roman" w:cs="David" w:hint="cs"/>
          <w:sz w:val="24"/>
          <w:szCs w:val="24"/>
          <w:rtl/>
          <w:lang w:eastAsia="he-IL"/>
        </w:rPr>
        <w:t xml:space="preserve"> לרבות עבודות פיתוח </w:t>
      </w:r>
      <w:del w:id="3" w:author="גרמן קגנובסקי" w:date="2024-01-08T15:17:00Z">
        <w:r w:rsidRPr="00B27B4C" w:rsidDel="00892847">
          <w:rPr>
            <w:rFonts w:ascii="Times New Roman" w:eastAsia="Times New Roman" w:hAnsi="Times New Roman" w:cs="David" w:hint="cs"/>
            <w:sz w:val="24"/>
            <w:szCs w:val="24"/>
            <w:rtl/>
            <w:lang w:eastAsia="he-IL"/>
          </w:rPr>
          <w:delText>על</w:delText>
        </w:r>
      </w:del>
      <w:ins w:id="4" w:author="גרמן קגנובסקי" w:date="2024-01-08T15:17:00Z">
        <w:r w:rsidR="00892847">
          <w:rPr>
            <w:rFonts w:ascii="Times New Roman" w:eastAsia="Times New Roman" w:hAnsi="Times New Roman" w:cs="David" w:hint="cs"/>
            <w:sz w:val="24"/>
            <w:szCs w:val="24"/>
            <w:rtl/>
            <w:lang w:eastAsia="he-IL"/>
          </w:rPr>
          <w:t xml:space="preserve"> בגוש 6424 חלקה 148 תב''ע  הר/2180</w:t>
        </w:r>
      </w:ins>
      <w:r w:rsidRPr="00B27B4C">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71E28F9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ACBBCD" w14:textId="2959579C"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5" w:author="גרמן קגנובסקי" w:date="2024-01-08T15:19:00Z">
            <w:r w:rsidR="00892847">
              <w:rPr>
                <w:rFonts w:ascii="Times New Roman" w:eastAsia="Times New Roman" w:hAnsi="Times New Roman" w:cs="David" w:hint="cs"/>
                <w:color w:val="008000"/>
                <w:sz w:val="24"/>
                <w:szCs w:val="24"/>
                <w:rtl/>
              </w:rPr>
              <w:t>הר/2180</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6" w:author="גרמן קגנובסקי" w:date="2024-01-08T15:19:00Z">
            <w:r w:rsidR="00892847">
              <w:rPr>
                <w:rFonts w:ascii="Times New Roman" w:eastAsia="Times New Roman" w:hAnsi="Times New Roman" w:cs="David" w:hint="cs"/>
                <w:sz w:val="24"/>
                <w:szCs w:val="24"/>
                <w:rtl/>
                <w:lang w:eastAsia="he-IL"/>
              </w:rPr>
              <w:t>6424</w:t>
            </w:r>
          </w:ins>
        </w:sdtContent>
      </w:sdt>
      <w:r w:rsidRPr="00B27B4C">
        <w:rPr>
          <w:rFonts w:ascii="Times New Roman" w:eastAsia="Times New Roman" w:hAnsi="Times New Roman" w:cs="David" w:hint="cs"/>
          <w:sz w:val="24"/>
          <w:szCs w:val="24"/>
          <w:rtl/>
          <w:lang w:eastAsia="he-IL"/>
        </w:rPr>
        <w:t>.</w:t>
      </w:r>
    </w:p>
    <w:p w14:paraId="4CAD76D2"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5B43DD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B53BFE" w14:textId="62D6642B"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B42C6F">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69CB65C6"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3B0C495A"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166D52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0C936F" w14:textId="4231140C"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7" w:author="גרמן קגנובסקי" w:date="2024-01-08T15:20:00Z">
            <w:r w:rsidR="00892847">
              <w:rPr>
                <w:rFonts w:ascii="Times New Roman" w:eastAsia="Times New Roman" w:hAnsi="Times New Roman" w:cs="David" w:hint="cs"/>
                <w:sz w:val="24"/>
                <w:szCs w:val="24"/>
                <w:rtl/>
                <w:lang w:eastAsia="he-IL"/>
              </w:rPr>
              <w:t xml:space="preserve">גרמן קגנובסקי </w:t>
            </w:r>
          </w:ins>
        </w:sdtContent>
      </w:sdt>
    </w:p>
    <w:p w14:paraId="1A80E7B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E46EC0A"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1DA262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8F797CB"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86FB7F" w14:textId="482EFC6C"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8" w:author="גרמן קגנובסקי" w:date="2024-01-08T15:21:00Z">
            <w:r w:rsidR="00892847">
              <w:rPr>
                <w:rFonts w:ascii="Times New Roman" w:eastAsia="Times New Roman" w:hAnsi="Times New Roman" w:cs="David"/>
                <w:color w:val="008000"/>
                <w:sz w:val="24"/>
                <w:szCs w:val="24"/>
                <w:rtl/>
                <w:lang w:eastAsia="he-IL"/>
              </w:rPr>
              <w:t>זיו גלמור</w:t>
            </w:r>
          </w:ins>
        </w:sdtContent>
      </w:sdt>
    </w:p>
    <w:p w14:paraId="5E6B0C2E"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BBF20C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58FA28" w14:textId="6AFAF494"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9" w:author="גרמן קגנובסקי" w:date="2024-02-06T10:48:00Z">
            <w:r w:rsidR="00BD1BB5">
              <w:rPr>
                <w:rFonts w:ascii="Times New Roman" w:eastAsia="Times New Roman" w:hAnsi="Times New Roman" w:cs="David"/>
                <w:color w:val="008000"/>
                <w:sz w:val="24"/>
                <w:szCs w:val="24"/>
                <w:rtl/>
                <w:lang w:eastAsia="he-IL"/>
              </w:rPr>
              <w:t>זיו גלמור</w:t>
            </w:r>
          </w:ins>
        </w:sdtContent>
      </w:sdt>
    </w:p>
    <w:p w14:paraId="3681D38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9BE92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14D8A7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C4C6C7"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60A7CD5"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B63EE97"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3C4F05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5444EFC"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896E12E"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F496E0F"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2EECE1AE" w14:textId="77777777" w:rsidTr="007B54F0">
        <w:tc>
          <w:tcPr>
            <w:tcW w:w="3366" w:type="dxa"/>
          </w:tcPr>
          <w:p w14:paraId="6F10392C" w14:textId="77777777" w:rsidR="007B54F0" w:rsidRDefault="004524D8"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B54F0" w:rsidRPr="00E95AE9">
                  <w:rPr>
                    <w:rStyle w:val="PlaceholderText"/>
                    <w:color w:val="00B0F0"/>
                    <w:rtl/>
                  </w:rPr>
                  <w:t>[אחוז השתתפות צד א]</w:t>
                </w:r>
              </w:sdtContent>
            </w:sdt>
          </w:p>
          <w:p w14:paraId="5C6E3369"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AB728AD" w14:textId="77777777" w:rsidR="007B54F0" w:rsidRDefault="007B54F0" w:rsidP="007B54F0">
            <w:pPr>
              <w:widowControl w:val="0"/>
              <w:spacing w:before="0" w:beforeAutospacing="0" w:after="0" w:afterAutospacing="0" w:line="240" w:lineRule="auto"/>
              <w:ind w:left="720"/>
              <w:outlineLvl w:val="2"/>
            </w:pPr>
          </w:p>
          <w:p w14:paraId="2FA02D0C"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09A8C27"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3FF99FF"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0FC39FB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D2B4F3"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5474B21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BE0A75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1481B5E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4F2B9F27"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5785854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566356"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652DA7B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238810A4"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35F33267"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4DE1768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8DF6F5"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2A47F8E3"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2623D4D0"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47A7F9D1"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1227A0FE"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557F07D"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9B1B86F"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1FD7009"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2BFF0D2"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2886832E"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4B633BD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38FBE041"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31D6F116"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1DEB99CF"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7278523E"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0CF80FA2"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37C7E1D"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9FEE437"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w:t>
      </w:r>
      <w:r w:rsidRPr="00D5041C">
        <w:rPr>
          <w:rFonts w:ascii="Times New Roman" w:eastAsia="Times New Roman" w:hAnsi="Times New Roman" w:cs="David"/>
          <w:b/>
          <w:sz w:val="24"/>
          <w:szCs w:val="24"/>
          <w:rtl/>
          <w:lang w:eastAsia="he-IL"/>
        </w:rPr>
        <w:lastRenderedPageBreak/>
        <w:t>בפרויקט.</w:t>
      </w:r>
    </w:p>
    <w:p w14:paraId="42860F5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C072BB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2A25AEC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AFD0B5"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2DE6684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3A377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036DD2E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3FB9B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52C448E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4F2D417F"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163689D8"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552DBBD"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16C4CB50"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16B873E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3D428B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CE6FFE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04F3650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878AFC4"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8FBB85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DB95A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020A174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2B6A7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14A10EA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BB49CD"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090AF50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465A4F9"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4A768FC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175CF9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5FAA673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469720"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5A2080E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BFE662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w:t>
      </w:r>
      <w:r w:rsidRPr="00D5041C">
        <w:rPr>
          <w:rFonts w:ascii="Times New Roman" w:eastAsia="Times New Roman" w:hAnsi="Times New Roman" w:cs="David"/>
          <w:sz w:val="24"/>
          <w:szCs w:val="24"/>
          <w:rtl/>
          <w:lang w:eastAsia="he-IL"/>
        </w:rPr>
        <w:lastRenderedPageBreak/>
        <w:t xml:space="preserve">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59A0C0A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0B972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62B21D1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11D89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55AFC4C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1D7DB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2D6C5A0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0C781A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70C506A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19E317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3CDC0CE0"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60E6D021"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11CB6B44"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3DECB0C"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55205FCD"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6083082"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1339E0C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E717F0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 וסידור מונים לגז.</w:t>
      </w:r>
    </w:p>
    <w:p w14:paraId="5321DFC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59247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67DF4F1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CEA951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4E67D00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FA5846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0BD60D3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DC497E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6A04F60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5F345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6E6810F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95F133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F711633"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706D679C"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302CB7A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E8E050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6964312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3BE0A1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6C970B2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937A0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29BC8A6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11645A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0E7A959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C8D89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27299E1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A31A59"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4636861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C2542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1E23576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CDDC2B8"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7283E9A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A89413"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63456B0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7928BCD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2AE2871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F661DC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1B90542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0AF80F6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7338E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045B045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C2FC5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חיבור גז למתקן מרכזי, מיקום מכלי גז ודלק לפי הנחיות חב' הגז, תאי מילוי לגז ולדלק,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7D58457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6CC8B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תכניות תאום מערכות בשטחי המגרשים ובשטחים ציבוריים.</w:t>
      </w:r>
    </w:p>
    <w:p w14:paraId="6E5D8F4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4DFBA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תכניות תאום מערכות תחת תקרות מרתפים וקומות עמודים.</w:t>
      </w:r>
    </w:p>
    <w:p w14:paraId="48BCB2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1AA67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3B71C60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6D25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6480E8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06E7CC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w:t>
      </w:r>
      <w:r w:rsidRPr="00D5041C">
        <w:rPr>
          <w:rFonts w:ascii="Times New Roman" w:eastAsia="Times New Roman" w:hAnsi="Times New Roman" w:cs="David"/>
          <w:sz w:val="24"/>
          <w:szCs w:val="24"/>
          <w:rtl/>
          <w:lang w:eastAsia="he-IL"/>
        </w:rPr>
        <w:lastRenderedPageBreak/>
        <w:t xml:space="preserve">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69B57C0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26469B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1397D4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58721B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0C257A6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4D53369"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221F7E5"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7C2FE13B"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53E09ADB"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6AA1984D"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545CAC85"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02534F66"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5119B0C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A0A3E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6ABBE5C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6BB50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00B9E6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C9F591"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26DEB57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E3438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51A29A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1EBD8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445ADEA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1CA65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7F26A3E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6BEE8E"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2FAB724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F4B426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653FC0A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59CFF42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19D682A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555F8F5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קבלה זמנית של העבודה והמתקנים המבוצעים ומסירת דו"ח על </w:t>
      </w:r>
      <w:r w:rsidRPr="00D5041C">
        <w:rPr>
          <w:rFonts w:ascii="Times New Roman" w:eastAsia="Times New Roman" w:hAnsi="Times New Roman" w:cs="David"/>
          <w:sz w:val="24"/>
          <w:szCs w:val="24"/>
          <w:rtl/>
          <w:lang w:eastAsia="he-IL"/>
        </w:rPr>
        <w:lastRenderedPageBreak/>
        <w:t>הנ"ל לנציג המזמין. הקבלה הנ"ל מתייחסת למתקנים או חלקי עבודה טיפוסיים ואינה כוללת את כל העבודה בכללותה.</w:t>
      </w:r>
    </w:p>
    <w:p w14:paraId="4E0A154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73DF327C"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54A0BC40"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3562D12C"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2AFF4A5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1ED4D9A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66ADDB6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6C6665E"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7451F239"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6C658E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024CD0C3"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F1899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6837CA35"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3F55431F"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44FCDD5E"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33C5489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327DF8A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25BA1DC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70152AB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77149CF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D7DFD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30B3290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39B700"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152E6374"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2FAA148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2AE38D5D"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76B2F356"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4A2E202E"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66955A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CF1F1B"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46E907D4"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74DE329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0B48D91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04BD7E1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749BAC7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3346F8F"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ה.</w:t>
      </w:r>
      <w:r w:rsidRPr="00D5041C">
        <w:rPr>
          <w:rFonts w:ascii="Times New Roman" w:eastAsia="Times New Roman" w:hAnsi="Times New Roman" w:cs="David"/>
          <w:sz w:val="24"/>
          <w:szCs w:val="24"/>
          <w:rtl/>
          <w:lang w:eastAsia="he-IL"/>
        </w:rPr>
        <w:tab/>
        <w:t>יעוץ למזמין בדבר תכנון ואחזקת המתקן.</w:t>
      </w:r>
    </w:p>
    <w:p w14:paraId="5DA86D1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16D97F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046AE62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0CF5DC"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5040C486"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5FC02D1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6A8E67C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42F2AE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508CFCC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CA9F6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514FD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56FB6E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C89BA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0091AE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5B098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78A78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3A163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D73B73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489464"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0A71B140"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A98D7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71A4BDF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1854E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87D9674" w14:textId="77777777" w:rsidR="00D5041C" w:rsidRDefault="00D5041C" w:rsidP="00D5041C">
      <w:pPr>
        <w:widowControl w:val="0"/>
        <w:numPr>
          <w:ilvl w:val="0"/>
          <w:numId w:val="7"/>
        </w:numPr>
        <w:spacing w:before="0" w:beforeAutospacing="0" w:after="0" w:afterAutospacing="0" w:line="240" w:lineRule="auto"/>
        <w:jc w:val="both"/>
        <w:rPr>
          <w:ins w:id="10" w:author="גרמן קגנובסקי" w:date="2024-02-06T14:28:00Z"/>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7F375A32" w14:textId="77777777" w:rsidR="00FA7704" w:rsidRPr="00D5041C" w:rsidRDefault="00FA7704">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Change w:id="11" w:author="גרמן קגנובסקי" w:date="2024-02-06T14:28:00Z">
          <w:pPr>
            <w:widowControl w:val="0"/>
            <w:numPr>
              <w:numId w:val="7"/>
            </w:numPr>
            <w:tabs>
              <w:tab w:val="num" w:pos="720"/>
            </w:tabs>
            <w:spacing w:before="0" w:beforeAutospacing="0" w:after="0" w:afterAutospacing="0" w:line="240" w:lineRule="auto"/>
            <w:ind w:left="720" w:hanging="720"/>
            <w:jc w:val="both"/>
          </w:pPr>
        </w:pPrChange>
      </w:pPr>
    </w:p>
    <w:p w14:paraId="4501C1FF" w14:textId="0ED8C412" w:rsidR="00D5041C" w:rsidRPr="00D5041C" w:rsidRDefault="00D5041C" w:rsidP="004524D8">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__</w:t>
      </w:r>
      <w:ins w:id="12" w:author="גרמן קגנובסקי" w:date="2024-02-06T10:35:00Z">
        <w:r w:rsidR="00327837">
          <w:rPr>
            <w:rFonts w:ascii="Times New Roman" w:eastAsia="Times New Roman" w:hAnsi="Times New Roman" w:cs="David" w:hint="cs"/>
            <w:sz w:val="24"/>
            <w:szCs w:val="24"/>
            <w:rtl/>
            <w:lang w:eastAsia="he-IL"/>
          </w:rPr>
          <w:t>1100</w:t>
        </w:r>
      </w:ins>
      <w:r w:rsidRPr="00D5041C">
        <w:rPr>
          <w:rFonts w:ascii="Times New Roman" w:eastAsia="Times New Roman" w:hAnsi="Times New Roman" w:cs="David" w:hint="cs"/>
          <w:sz w:val="24"/>
          <w:szCs w:val="24"/>
          <w:rtl/>
          <w:lang w:eastAsia="he-IL"/>
        </w:rPr>
        <w:t xml:space="preserve">__ ₪ /יח"ד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w:t>
      </w:r>
      <w:del w:id="13" w:author="גרמן קגנובסקי" w:date="2024-02-06T14:28:00Z">
        <w:r w:rsidRPr="00D5041C" w:rsidDel="00FA7704">
          <w:rPr>
            <w:rFonts w:ascii="Times New Roman" w:eastAsia="Times New Roman" w:hAnsi="Times New Roman" w:cs="David" w:hint="cs"/>
            <w:sz w:val="24"/>
            <w:szCs w:val="24"/>
            <w:rtl/>
            <w:lang w:eastAsia="he-IL"/>
          </w:rPr>
          <w:delText xml:space="preserve">שבע מאות שישים </w:delText>
        </w:r>
        <w:r w:rsidRPr="00D5041C" w:rsidDel="00FA7704">
          <w:rPr>
            <w:rFonts w:ascii="Times New Roman" w:eastAsia="Times New Roman" w:hAnsi="Times New Roman" w:cs="David"/>
            <w:sz w:val="24"/>
            <w:szCs w:val="24"/>
            <w:rtl/>
            <w:lang w:eastAsia="he-IL"/>
          </w:rPr>
          <w:delText xml:space="preserve"> ש"ח) </w:delText>
        </w:r>
      </w:del>
      <w:ins w:id="14" w:author="גרמן קגנובסקי" w:date="2024-02-06T10:36:00Z">
        <w:r w:rsidR="00327837">
          <w:rPr>
            <w:rFonts w:ascii="Times New Roman" w:eastAsia="Times New Roman" w:hAnsi="Times New Roman" w:cs="David" w:hint="cs"/>
            <w:sz w:val="24"/>
            <w:szCs w:val="24"/>
            <w:rtl/>
            <w:lang w:eastAsia="he-IL"/>
          </w:rPr>
          <w:t>עבור 311 יח''ד ש</w:t>
        </w:r>
      </w:ins>
      <w:ins w:id="15" w:author="גרמן קגנובסקי" w:date="2024-02-06T14:25:00Z">
        <w:r w:rsidR="00FA7704">
          <w:rPr>
            <w:rFonts w:ascii="Times New Roman" w:eastAsia="Times New Roman" w:hAnsi="Times New Roman" w:cs="David" w:hint="cs"/>
            <w:sz w:val="24"/>
            <w:szCs w:val="24"/>
            <w:rtl/>
            <w:lang w:eastAsia="he-IL"/>
          </w:rPr>
          <w:t>מה</w:t>
        </w:r>
      </w:ins>
      <w:ins w:id="16" w:author="גרמן קגנובסקי" w:date="2024-02-06T10:36:00Z">
        <w:r w:rsidR="00327837">
          <w:rPr>
            <w:rFonts w:ascii="Times New Roman" w:eastAsia="Times New Roman" w:hAnsi="Times New Roman" w:cs="David" w:hint="cs"/>
            <w:sz w:val="24"/>
            <w:szCs w:val="24"/>
            <w:rtl/>
            <w:lang w:eastAsia="he-IL"/>
          </w:rPr>
          <w:t xml:space="preserve">ווה </w:t>
        </w:r>
      </w:ins>
      <w:ins w:id="17" w:author="גרמן קגנובסקי" w:date="2024-02-06T10:39:00Z">
        <w:r w:rsidR="00327837">
          <w:rPr>
            <w:rFonts w:ascii="Times New Roman" w:eastAsia="Times New Roman" w:hAnsi="Times New Roman" w:cs="David" w:hint="cs"/>
            <w:sz w:val="24"/>
            <w:szCs w:val="24"/>
            <w:rtl/>
            <w:lang w:eastAsia="he-IL"/>
          </w:rPr>
          <w:t>342,100 ש''ח ( שלוש</w:t>
        </w:r>
      </w:ins>
      <w:ins w:id="18" w:author="גרמן קגנובסקי" w:date="2024-02-06T10:40:00Z">
        <w:r w:rsidR="00327837">
          <w:rPr>
            <w:rFonts w:ascii="Times New Roman" w:eastAsia="Times New Roman" w:hAnsi="Times New Roman" w:cs="David" w:hint="cs"/>
            <w:sz w:val="24"/>
            <w:szCs w:val="24"/>
            <w:rtl/>
            <w:lang w:eastAsia="he-IL"/>
          </w:rPr>
          <w:t xml:space="preserve"> </w:t>
        </w:r>
      </w:ins>
      <w:ins w:id="19" w:author="גרמן קגנובסקי" w:date="2024-02-06T10:39:00Z">
        <w:r w:rsidR="00327837">
          <w:rPr>
            <w:rFonts w:ascii="Times New Roman" w:eastAsia="Times New Roman" w:hAnsi="Times New Roman" w:cs="David" w:hint="cs"/>
            <w:sz w:val="24"/>
            <w:szCs w:val="24"/>
            <w:rtl/>
            <w:lang w:eastAsia="he-IL"/>
          </w:rPr>
          <w:t xml:space="preserve">מאות </w:t>
        </w:r>
      </w:ins>
      <w:ins w:id="20" w:author="גרמן קגנובסקי" w:date="2024-02-06T10:40:00Z">
        <w:r w:rsidR="00327837">
          <w:rPr>
            <w:rFonts w:ascii="Times New Roman" w:eastAsia="Times New Roman" w:hAnsi="Times New Roman" w:cs="David" w:hint="cs"/>
            <w:sz w:val="24"/>
            <w:szCs w:val="24"/>
            <w:rtl/>
            <w:lang w:eastAsia="he-IL"/>
          </w:rPr>
          <w:t>ארבעים ושתיים אלף מאה בדיוק )</w:t>
        </w:r>
      </w:ins>
      <w:del w:id="21" w:author="גרמן קגנובסקי" w:date="2024-02-06T10:40:00Z">
        <w:r w:rsidRPr="00D5041C" w:rsidDel="00327837">
          <w:rPr>
            <w:rFonts w:ascii="Times New Roman" w:eastAsia="Times New Roman" w:hAnsi="Times New Roman" w:cs="David" w:hint="cs"/>
            <w:sz w:val="24"/>
            <w:szCs w:val="24"/>
            <w:rtl/>
            <w:lang w:eastAsia="he-IL"/>
          </w:rPr>
          <w:delText>.</w:delText>
        </w:r>
      </w:del>
    </w:p>
    <w:p w14:paraId="6F7C3604"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0B312441" w14:textId="3BE27460" w:rsidR="00D5041C" w:rsidRPr="00D5041C" w:rsidDel="00327837" w:rsidRDefault="00D5041C" w:rsidP="004524D8">
      <w:pPr>
        <w:widowControl w:val="0"/>
        <w:numPr>
          <w:ilvl w:val="1"/>
          <w:numId w:val="7"/>
        </w:numPr>
        <w:tabs>
          <w:tab w:val="left" w:pos="656"/>
          <w:tab w:val="num" w:pos="1507"/>
        </w:tabs>
        <w:spacing w:before="0" w:beforeAutospacing="0" w:after="0" w:afterAutospacing="0" w:line="240" w:lineRule="auto"/>
        <w:jc w:val="both"/>
        <w:rPr>
          <w:del w:id="22" w:author="גרמן קגנובסקי" w:date="2024-02-06T10:42:00Z"/>
          <w:rFonts w:ascii="Times New Roman" w:eastAsia="Times New Roman" w:hAnsi="Times New Roman" w:cs="David"/>
          <w:sz w:val="24"/>
          <w:szCs w:val="24"/>
          <w:lang w:eastAsia="he-IL"/>
        </w:rPr>
      </w:pPr>
      <w:r w:rsidRPr="00327837">
        <w:rPr>
          <w:rFonts w:ascii="Times New Roman" w:eastAsia="Times New Roman" w:hAnsi="Times New Roman" w:cs="David"/>
          <w:sz w:val="24"/>
          <w:szCs w:val="24"/>
          <w:rtl/>
          <w:lang w:eastAsia="he-IL"/>
        </w:rPr>
        <w:t xml:space="preserve">סכום קבוע ומוחלט של </w:t>
      </w:r>
      <w:del w:id="23" w:author="גרמן קגנובסקי" w:date="2024-02-06T14:27:00Z">
        <w:r w:rsidR="003B1029" w:rsidRPr="00327837" w:rsidDel="00FA7704">
          <w:rPr>
            <w:rFonts w:ascii="Times New Roman" w:eastAsia="Times New Roman" w:hAnsi="Times New Roman" w:cs="David" w:hint="cs"/>
            <w:sz w:val="24"/>
            <w:szCs w:val="24"/>
            <w:u w:val="single"/>
            <w:rtl/>
            <w:lang w:eastAsia="he-IL"/>
          </w:rPr>
          <w:delText xml:space="preserve">       </w:delText>
        </w:r>
      </w:del>
      <w:r w:rsidR="003B1029" w:rsidRPr="00327837">
        <w:rPr>
          <w:rFonts w:ascii="Times New Roman" w:eastAsia="Times New Roman" w:hAnsi="Times New Roman" w:cs="David" w:hint="cs"/>
          <w:sz w:val="24"/>
          <w:szCs w:val="24"/>
          <w:u w:val="single"/>
          <w:rtl/>
          <w:lang w:eastAsia="he-IL"/>
        </w:rPr>
        <w:t xml:space="preserve"> </w:t>
      </w:r>
      <w:ins w:id="24" w:author="גרמן קגנובסקי" w:date="2024-02-06T10:40:00Z">
        <w:r w:rsidR="00327837" w:rsidRPr="00327837">
          <w:rPr>
            <w:rFonts w:ascii="Times New Roman" w:eastAsia="Times New Roman" w:hAnsi="Times New Roman" w:cs="David" w:hint="cs"/>
            <w:sz w:val="24"/>
            <w:szCs w:val="24"/>
            <w:u w:val="single"/>
            <w:rtl/>
            <w:lang w:eastAsia="he-IL"/>
          </w:rPr>
          <w:t>8</w:t>
        </w:r>
      </w:ins>
      <w:r w:rsidR="003B1029" w:rsidRPr="00327837">
        <w:rPr>
          <w:rFonts w:ascii="Times New Roman" w:eastAsia="Times New Roman" w:hAnsi="Times New Roman" w:cs="David" w:hint="cs"/>
          <w:sz w:val="24"/>
          <w:szCs w:val="24"/>
          <w:u w:val="single"/>
          <w:rtl/>
          <w:lang w:eastAsia="he-IL"/>
        </w:rPr>
        <w:t xml:space="preserve">  </w:t>
      </w:r>
      <w:del w:id="25" w:author="גרמן קגנובסקי" w:date="2024-02-06T14:27:00Z">
        <w:r w:rsidR="003B1029" w:rsidRPr="00327837" w:rsidDel="00FA7704">
          <w:rPr>
            <w:rFonts w:ascii="Times New Roman" w:eastAsia="Times New Roman" w:hAnsi="Times New Roman" w:cs="David" w:hint="cs"/>
            <w:sz w:val="24"/>
            <w:szCs w:val="24"/>
            <w:u w:val="single"/>
            <w:rtl/>
            <w:lang w:eastAsia="he-IL"/>
          </w:rPr>
          <w:delText xml:space="preserve"> </w:delText>
        </w:r>
      </w:del>
      <w:r w:rsidR="003B1029" w:rsidRPr="00327837">
        <w:rPr>
          <w:rFonts w:ascii="Times New Roman" w:eastAsia="Times New Roman" w:hAnsi="Times New Roman" w:cs="David" w:hint="cs"/>
          <w:sz w:val="24"/>
          <w:szCs w:val="24"/>
          <w:u w:val="single"/>
          <w:rtl/>
          <w:lang w:eastAsia="he-IL"/>
        </w:rPr>
        <w:t xml:space="preserve"> </w:t>
      </w:r>
      <w:r w:rsidR="003B1029" w:rsidRPr="00327837">
        <w:rPr>
          <w:rFonts w:ascii="Times New Roman" w:eastAsia="Times New Roman" w:hAnsi="Times New Roman" w:cs="David" w:hint="cs"/>
          <w:sz w:val="24"/>
          <w:szCs w:val="24"/>
          <w:rtl/>
          <w:lang w:eastAsia="he-IL"/>
        </w:rPr>
        <w:t xml:space="preserve"> </w:t>
      </w:r>
      <w:r w:rsidRPr="00327837">
        <w:rPr>
          <w:rFonts w:ascii="Times New Roman" w:eastAsia="Times New Roman" w:hAnsi="Times New Roman" w:cs="David" w:hint="cs"/>
          <w:sz w:val="24"/>
          <w:szCs w:val="24"/>
          <w:rtl/>
          <w:lang w:eastAsia="he-IL"/>
        </w:rPr>
        <w:t xml:space="preserve">₪/מ"ר  </w:t>
      </w:r>
      <w:r w:rsidRPr="00327837">
        <w:rPr>
          <w:rFonts w:ascii="Times New Roman" w:eastAsia="Times New Roman" w:hAnsi="Times New Roman" w:cs="David"/>
          <w:sz w:val="24"/>
          <w:szCs w:val="24"/>
          <w:rtl/>
          <w:lang w:eastAsia="he-IL"/>
        </w:rPr>
        <w:t xml:space="preserve"> ₪ (במילים: </w:t>
      </w:r>
      <w:del w:id="26" w:author="גרמן קגנובסקי" w:date="2024-02-06T14:21:00Z">
        <w:r w:rsidR="0011634B" w:rsidRPr="00327837" w:rsidDel="00FA7704">
          <w:rPr>
            <w:rFonts w:ascii="Times New Roman" w:eastAsia="Times New Roman" w:hAnsi="Times New Roman" w:cs="David" w:hint="cs"/>
            <w:sz w:val="24"/>
            <w:szCs w:val="24"/>
            <w:u w:val="single"/>
            <w:rtl/>
            <w:lang w:eastAsia="he-IL"/>
          </w:rPr>
          <w:delText xml:space="preserve">      </w:delText>
        </w:r>
      </w:del>
      <w:ins w:id="27" w:author="גרמן קגנובסקי" w:date="2024-02-06T14:21:00Z">
        <w:r w:rsidR="00FA7704">
          <w:rPr>
            <w:rFonts w:ascii="Times New Roman" w:eastAsia="Times New Roman" w:hAnsi="Times New Roman" w:cs="David" w:hint="cs"/>
            <w:sz w:val="24"/>
            <w:szCs w:val="24"/>
            <w:u w:val="single"/>
            <w:rtl/>
            <w:lang w:eastAsia="he-IL"/>
          </w:rPr>
          <w:t xml:space="preserve">שמונה </w:t>
        </w:r>
      </w:ins>
      <w:r w:rsidR="0011634B" w:rsidRPr="00327837">
        <w:rPr>
          <w:rFonts w:ascii="Times New Roman" w:eastAsia="Times New Roman" w:hAnsi="Times New Roman" w:cs="David" w:hint="cs"/>
          <w:sz w:val="24"/>
          <w:szCs w:val="24"/>
          <w:u w:val="single"/>
          <w:rtl/>
          <w:lang w:eastAsia="he-IL"/>
        </w:rPr>
        <w:t xml:space="preserve">    </w:t>
      </w:r>
      <w:del w:id="28" w:author="גרמן קגנובסקי" w:date="2024-02-06T14:27:00Z">
        <w:r w:rsidR="0011634B" w:rsidRPr="00327837" w:rsidDel="00FA7704">
          <w:rPr>
            <w:rFonts w:ascii="Times New Roman" w:eastAsia="Times New Roman" w:hAnsi="Times New Roman" w:cs="David" w:hint="cs"/>
            <w:sz w:val="24"/>
            <w:szCs w:val="24"/>
            <w:u w:val="single"/>
            <w:rtl/>
            <w:lang w:eastAsia="he-IL"/>
          </w:rPr>
          <w:delText xml:space="preserve">                       </w:delText>
        </w:r>
        <w:r w:rsidRPr="00327837" w:rsidDel="00FA7704">
          <w:rPr>
            <w:rFonts w:ascii="Times New Roman" w:eastAsia="Times New Roman" w:hAnsi="Times New Roman" w:cs="David" w:hint="cs"/>
            <w:sz w:val="24"/>
            <w:szCs w:val="24"/>
            <w:rtl/>
            <w:lang w:eastAsia="he-IL"/>
          </w:rPr>
          <w:delText xml:space="preserve"> </w:delText>
        </w:r>
      </w:del>
      <w:r w:rsidR="0011634B" w:rsidRPr="00327837">
        <w:rPr>
          <w:rFonts w:ascii="Times New Roman" w:eastAsia="Times New Roman" w:hAnsi="Times New Roman" w:cs="David" w:hint="cs"/>
          <w:sz w:val="24"/>
          <w:szCs w:val="24"/>
          <w:rtl/>
          <w:lang w:eastAsia="he-IL"/>
        </w:rPr>
        <w:t>ש"ח</w:t>
      </w:r>
      <w:r w:rsidRPr="00327837">
        <w:rPr>
          <w:rFonts w:ascii="Times New Roman" w:eastAsia="Times New Roman" w:hAnsi="Times New Roman" w:cs="David" w:hint="cs"/>
          <w:sz w:val="24"/>
          <w:szCs w:val="24"/>
          <w:rtl/>
          <w:lang w:eastAsia="he-IL"/>
        </w:rPr>
        <w:t xml:space="preserve">/למ"ר </w:t>
      </w:r>
      <w:r w:rsidRPr="00327837">
        <w:rPr>
          <w:rFonts w:ascii="Times New Roman" w:eastAsia="Times New Roman" w:hAnsi="Times New Roman" w:cs="David"/>
          <w:sz w:val="24"/>
          <w:szCs w:val="24"/>
          <w:rtl/>
          <w:lang w:eastAsia="he-IL"/>
        </w:rPr>
        <w:t xml:space="preserve">) </w:t>
      </w:r>
      <w:ins w:id="29" w:author="גרמן קגנובסקי" w:date="2024-02-06T10:51:00Z">
        <w:r w:rsidR="00BD1BB5">
          <w:rPr>
            <w:rFonts w:ascii="Times New Roman" w:eastAsia="Times New Roman" w:hAnsi="Times New Roman" w:cs="David" w:hint="cs"/>
            <w:sz w:val="24"/>
            <w:szCs w:val="24"/>
            <w:rtl/>
            <w:lang w:eastAsia="he-IL"/>
          </w:rPr>
          <w:t xml:space="preserve">עבור </w:t>
        </w:r>
      </w:ins>
      <w:ins w:id="30" w:author="גרמן קגנובסקי" w:date="2024-02-06T12:57:00Z">
        <w:r w:rsidR="00C824F3">
          <w:rPr>
            <w:rFonts w:ascii="Times New Roman" w:eastAsia="Times New Roman" w:hAnsi="Times New Roman" w:cs="David" w:hint="cs"/>
            <w:sz w:val="24"/>
            <w:szCs w:val="24"/>
            <w:rtl/>
            <w:lang w:eastAsia="he-IL"/>
          </w:rPr>
          <w:t xml:space="preserve">25,780 </w:t>
        </w:r>
      </w:ins>
      <w:ins w:id="31" w:author="גרמן קגנובסקי" w:date="2024-02-06T10:41:00Z">
        <w:r w:rsidR="00327837" w:rsidRPr="00327837">
          <w:rPr>
            <w:rFonts w:ascii="Times New Roman" w:eastAsia="Times New Roman" w:hAnsi="Times New Roman" w:cs="David" w:hint="cs"/>
            <w:sz w:val="24"/>
            <w:szCs w:val="24"/>
            <w:rtl/>
            <w:lang w:eastAsia="he-IL"/>
          </w:rPr>
          <w:t xml:space="preserve"> מ''ר </w:t>
        </w:r>
      </w:ins>
      <w:r w:rsidRPr="00327837">
        <w:rPr>
          <w:rFonts w:ascii="Times New Roman" w:eastAsia="Times New Roman" w:hAnsi="Times New Roman" w:cs="David"/>
          <w:sz w:val="24"/>
          <w:szCs w:val="24"/>
          <w:rtl/>
          <w:lang w:eastAsia="he-IL"/>
        </w:rPr>
        <w:t xml:space="preserve">לכל </w:t>
      </w:r>
      <w:r w:rsidRPr="00327837">
        <w:rPr>
          <w:rFonts w:ascii="Times New Roman" w:eastAsia="Times New Roman" w:hAnsi="Times New Roman" w:cs="David" w:hint="cs"/>
          <w:sz w:val="24"/>
          <w:szCs w:val="24"/>
          <w:rtl/>
          <w:lang w:eastAsia="he-IL"/>
        </w:rPr>
        <w:t xml:space="preserve">שטחי </w:t>
      </w:r>
      <w:del w:id="32" w:author="גרמן קגנובסקי" w:date="2024-02-06T10:41:00Z">
        <w:r w:rsidRPr="00327837" w:rsidDel="00327837">
          <w:rPr>
            <w:rFonts w:ascii="Times New Roman" w:eastAsia="Times New Roman" w:hAnsi="Times New Roman" w:cs="David" w:hint="cs"/>
            <w:sz w:val="24"/>
            <w:szCs w:val="24"/>
            <w:rtl/>
            <w:lang w:eastAsia="he-IL"/>
          </w:rPr>
          <w:delText xml:space="preserve">השירות במבנה </w:delText>
        </w:r>
      </w:del>
      <w:ins w:id="33" w:author="גרמן קגנובסקי" w:date="2024-02-06T10:41:00Z">
        <w:r w:rsidR="00327837" w:rsidRPr="00327837">
          <w:rPr>
            <w:rFonts w:ascii="Times New Roman" w:eastAsia="Times New Roman" w:hAnsi="Times New Roman" w:cs="David" w:hint="cs"/>
            <w:sz w:val="24"/>
            <w:szCs w:val="24"/>
            <w:rtl/>
            <w:lang w:eastAsia="he-IL"/>
          </w:rPr>
          <w:t xml:space="preserve">החניון  </w:t>
        </w:r>
      </w:ins>
      <w:r w:rsidRPr="00327837">
        <w:rPr>
          <w:rFonts w:ascii="Times New Roman" w:eastAsia="Times New Roman" w:hAnsi="Times New Roman" w:cs="David" w:hint="cs"/>
          <w:sz w:val="24"/>
          <w:szCs w:val="24"/>
          <w:rtl/>
          <w:lang w:eastAsia="he-IL"/>
        </w:rPr>
        <w:t>,</w:t>
      </w:r>
      <w:ins w:id="34" w:author="גרמן קגנובסקי" w:date="2024-02-06T14:23:00Z">
        <w:r w:rsidR="00FA7704">
          <w:rPr>
            <w:rFonts w:ascii="Times New Roman" w:eastAsia="Times New Roman" w:hAnsi="Times New Roman" w:cs="David" w:hint="cs"/>
            <w:sz w:val="24"/>
            <w:szCs w:val="24"/>
            <w:rtl/>
            <w:lang w:eastAsia="he-IL"/>
          </w:rPr>
          <w:t xml:space="preserve"> שמהווה </w:t>
        </w:r>
      </w:ins>
      <w:r w:rsidRPr="00327837">
        <w:rPr>
          <w:rFonts w:ascii="Times New Roman" w:eastAsia="Times New Roman" w:hAnsi="Times New Roman" w:cs="David" w:hint="cs"/>
          <w:sz w:val="24"/>
          <w:szCs w:val="24"/>
          <w:rtl/>
          <w:lang w:eastAsia="he-IL"/>
        </w:rPr>
        <w:t xml:space="preserve"> </w:t>
      </w:r>
      <w:ins w:id="35" w:author="גרמן קגנובסקי" w:date="2024-02-06T14:24:00Z">
        <w:r w:rsidR="00FA7704">
          <w:rPr>
            <w:rFonts w:ascii="Times New Roman" w:eastAsia="Times New Roman" w:hAnsi="Times New Roman" w:cs="David" w:hint="cs"/>
            <w:sz w:val="24"/>
            <w:szCs w:val="24"/>
            <w:rtl/>
            <w:lang w:eastAsia="he-IL"/>
          </w:rPr>
          <w:t>206,240</w:t>
        </w:r>
      </w:ins>
      <w:ins w:id="36" w:author="גרמן קגנובסקי" w:date="2024-02-06T10:42:00Z">
        <w:r w:rsidR="00327837">
          <w:rPr>
            <w:rFonts w:ascii="Times New Roman" w:eastAsia="Times New Roman" w:hAnsi="Times New Roman" w:cs="David" w:hint="cs"/>
            <w:sz w:val="24"/>
            <w:szCs w:val="24"/>
            <w:rtl/>
            <w:lang w:eastAsia="he-IL"/>
          </w:rPr>
          <w:t xml:space="preserve"> ש''ח ( מתאים </w:t>
        </w:r>
      </w:ins>
      <w:ins w:id="37" w:author="גרמן קגנובסקי" w:date="2024-02-06T14:24:00Z">
        <w:r w:rsidR="00FA7704">
          <w:rPr>
            <w:rFonts w:ascii="Times New Roman" w:eastAsia="Times New Roman" w:hAnsi="Times New Roman" w:cs="David" w:hint="cs"/>
            <w:sz w:val="24"/>
            <w:szCs w:val="24"/>
            <w:rtl/>
            <w:lang w:eastAsia="he-IL"/>
          </w:rPr>
          <w:t>וששה אלף שבע מאות ושמונים ש''ח</w:t>
        </w:r>
      </w:ins>
      <w:ins w:id="38" w:author="גרמן קגנובסקי" w:date="2024-02-06T10:42:00Z">
        <w:r w:rsidR="00327837">
          <w:rPr>
            <w:rFonts w:ascii="Times New Roman" w:eastAsia="Times New Roman" w:hAnsi="Times New Roman" w:cs="David" w:hint="cs"/>
            <w:sz w:val="24"/>
            <w:szCs w:val="24"/>
            <w:rtl/>
            <w:lang w:eastAsia="he-IL"/>
          </w:rPr>
          <w:t xml:space="preserve"> ). </w:t>
        </w:r>
      </w:ins>
      <w:del w:id="39" w:author="גרמן קגנובסקי" w:date="2024-02-06T10:42:00Z">
        <w:r w:rsidRPr="00D5041C" w:rsidDel="00327837">
          <w:rPr>
            <w:rFonts w:ascii="Times New Roman" w:eastAsia="Times New Roman" w:hAnsi="Times New Roman" w:cs="David" w:hint="cs"/>
            <w:sz w:val="24"/>
            <w:szCs w:val="24"/>
            <w:rtl/>
            <w:lang w:eastAsia="he-IL"/>
          </w:rPr>
          <w:delText>בשטחי השירות הבנוי והמקורה.</w:delText>
        </w:r>
      </w:del>
    </w:p>
    <w:p w14:paraId="77487B32" w14:textId="77777777" w:rsidR="00D5041C" w:rsidRPr="00327837" w:rsidRDefault="00D5041C" w:rsidP="00FA7704">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p>
    <w:p w14:paraId="0102656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F90A37"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1409CC1B"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56E7EADE"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1A2A364B"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6071A772"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0331B635"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2527B10C"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7EBFF020" w14:textId="3B039980"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42C6F">
            <w:rPr>
              <w:rFonts w:ascii="Times New Roman" w:eastAsia="Times New Roman" w:hAnsi="Times New Roman" w:cs="David" w:hint="cs"/>
              <w:color w:val="008000"/>
              <w:sz w:val="24"/>
              <w:szCs w:val="24"/>
              <w:rtl/>
            </w:rPr>
            <w:t>מדד המחירים לצרכן</w:t>
          </w:r>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40" w:author="גרמן קגנובסקי" w:date="2024-02-06T10:46:00Z">
            <w:r w:rsidR="00BD1BB5">
              <w:rPr>
                <w:rFonts w:ascii="Times New Roman" w:eastAsia="Times New Roman" w:hAnsi="Times New Roman" w:cs="David" w:hint="cs"/>
                <w:color w:val="008000"/>
                <w:sz w:val="24"/>
                <w:szCs w:val="24"/>
                <w:rtl/>
              </w:rPr>
              <w:t>ידוע</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5T00:00:00Z">
            <w:dateFormat w:val="dd/MM/yyyy"/>
            <w:lid w:val="he-IL"/>
            <w:storeMappedDataAs w:val="dateTime"/>
            <w:calendar w:val="gregorian"/>
          </w:date>
        </w:sdtPr>
        <w:sdtEndPr/>
        <w:sdtContent>
          <w:del w:id="41" w:author="גרמן קגנובסקי" w:date="2024-02-06T10:46:00Z">
            <w:r w:rsidR="00551B94" w:rsidDel="00BD1BB5">
              <w:rPr>
                <w:rFonts w:ascii="Times New Roman" w:eastAsia="Times New Roman" w:hAnsi="Times New Roman" w:cs="David" w:hint="cs"/>
                <w:color w:val="008000"/>
                <w:sz w:val="24"/>
                <w:szCs w:val="24"/>
                <w:rtl/>
              </w:rPr>
              <w:delText>‏15/08/2023</w:delText>
            </w:r>
          </w:del>
          <w:ins w:id="42" w:author="גרמן קגנובסקי" w:date="2024-02-06T10:46:00Z">
            <w:r w:rsidR="00BD1BB5">
              <w:rPr>
                <w:rFonts w:ascii="Times New Roman" w:eastAsia="Times New Roman" w:hAnsi="Times New Roman" w:cs="David" w:hint="cs"/>
                <w:color w:val="008000"/>
                <w:sz w:val="24"/>
                <w:szCs w:val="24"/>
                <w:rtl/>
              </w:rPr>
              <w:t>‏15/05/2021</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3" w:author="גרמן קגנובסקי" w:date="2024-02-06T10:46:00Z">
            <w:r w:rsidR="00BD1BB5">
              <w:rPr>
                <w:rFonts w:ascii="Times New Roman" w:eastAsia="Times New Roman" w:hAnsi="Times New Roman" w:cs="David" w:hint="cs"/>
                <w:color w:val="008000"/>
                <w:sz w:val="24"/>
                <w:szCs w:val="24"/>
                <w:rtl/>
              </w:rPr>
              <w:t>225.5724</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246BF98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D4FA9B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542DF7B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851076"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45D51E5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BF9AE2D"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49BB22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40EC97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76542D7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6096C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2852FD4"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1A88A23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6C32B4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85F6DAE"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4FFF5280"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110CCB60"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32E2D14E"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84765A"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6EBD2C71"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A5ECB68"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1AE4566"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4EAA17AE" w14:textId="77777777" w:rsidTr="00D5041C">
        <w:tc>
          <w:tcPr>
            <w:tcW w:w="992" w:type="dxa"/>
            <w:vAlign w:val="bottom"/>
          </w:tcPr>
          <w:p w14:paraId="25A9341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6741497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4EAC9A5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288700D5" w14:textId="77777777" w:rsidTr="00D5041C">
        <w:tc>
          <w:tcPr>
            <w:tcW w:w="992" w:type="dxa"/>
            <w:vAlign w:val="bottom"/>
          </w:tcPr>
          <w:p w14:paraId="6E5B55C2"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40F5F4BA"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36BA6A2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1EC3F94F" w14:textId="77777777" w:rsidTr="00D5041C">
        <w:tc>
          <w:tcPr>
            <w:tcW w:w="992" w:type="dxa"/>
            <w:vAlign w:val="bottom"/>
          </w:tcPr>
          <w:p w14:paraId="5E37BAB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B03592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6A7ED52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51CD11C4" w14:textId="77777777" w:rsidTr="00D5041C">
        <w:tc>
          <w:tcPr>
            <w:tcW w:w="992" w:type="dxa"/>
            <w:vAlign w:val="bottom"/>
          </w:tcPr>
          <w:p w14:paraId="5F4011C1"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37F612F3"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7641B51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6C9E8406" w14:textId="77777777" w:rsidTr="00D5041C">
        <w:tc>
          <w:tcPr>
            <w:tcW w:w="992" w:type="dxa"/>
            <w:vAlign w:val="bottom"/>
          </w:tcPr>
          <w:p w14:paraId="432F60F2"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0BA70E77"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22E2A9F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43ED6C6E" w14:textId="77777777" w:rsidTr="00D5041C">
        <w:tc>
          <w:tcPr>
            <w:tcW w:w="992" w:type="dxa"/>
            <w:vAlign w:val="bottom"/>
          </w:tcPr>
          <w:p w14:paraId="183BD59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4A7DBBA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5493C4B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6966DAAB" w14:textId="77777777" w:rsidTr="00D5041C">
        <w:tc>
          <w:tcPr>
            <w:tcW w:w="992" w:type="dxa"/>
            <w:vAlign w:val="bottom"/>
          </w:tcPr>
          <w:p w14:paraId="06657F4C"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7ED13716"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3B3B34D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14E53CF5" w14:textId="77777777" w:rsidTr="00D5041C">
        <w:tc>
          <w:tcPr>
            <w:tcW w:w="992" w:type="dxa"/>
            <w:vAlign w:val="bottom"/>
          </w:tcPr>
          <w:p w14:paraId="29DFC5A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08AEC1AF"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33490F8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39603C1A"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3BEE74A8"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45FE283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5AE336"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3CB5ECB"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C0052DC"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537795D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DBC43BB"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A7F229E"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A5FDE6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7AE377BE"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375B6ED"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5F7622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E7DA45A" w14:textId="43748376" w:rsidR="00376E23" w:rsidRPr="00B27B4C" w:rsidRDefault="00B42C6F"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אולפני הרצליה-ע.משותפת אפריקה מגורים, תדהר וע.לוזון</w:t>
          </w:r>
          <w:r>
            <w:rPr>
              <w:rFonts w:ascii="Times New Roman" w:eastAsia="Times New Roman" w:hAnsi="Times New Roman" w:cs="David"/>
              <w:color w:val="008000"/>
              <w:sz w:val="24"/>
              <w:szCs w:val="24"/>
              <w:rtl/>
              <w:lang w:eastAsia="he-IL"/>
            </w:rPr>
            <w:br/>
            <w:t>יהונתן נתניהו 1'ג</w:t>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0516C1ED"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51A6189"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01CA6B3"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6340A61"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57EEDB3"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71CA49" w14:textId="3EB43560"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56A3FB1"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1A35BB" w14:textId="7AEB4843"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B42C6F">
            <w:rPr>
              <w:rFonts w:ascii="Times New Roman" w:eastAsia="Times New Roman" w:hAnsi="Times New Roman" w:cs="David" w:hint="cs"/>
              <w:bCs/>
              <w:color w:val="008000"/>
              <w:sz w:val="24"/>
              <w:szCs w:val="24"/>
              <w:rtl/>
              <w:lang w:eastAsia="he-IL"/>
            </w:rPr>
            <w:t>אולפני הרצליה</w:t>
          </w:r>
        </w:sdtContent>
      </w:sdt>
      <w:r w:rsidRPr="00B27B4C">
        <w:rPr>
          <w:rFonts w:ascii="Times New Roman" w:eastAsia="Times New Roman" w:hAnsi="Times New Roman" w:cs="David" w:hint="cs"/>
          <w:color w:val="008000"/>
          <w:sz w:val="24"/>
          <w:szCs w:val="24"/>
          <w:rtl/>
          <w:lang w:eastAsia="he-IL"/>
        </w:rPr>
        <w:t>.</w:t>
      </w:r>
    </w:p>
    <w:p w14:paraId="108C04E7"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A4CDB5" w14:textId="5AE2CBDC"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B749702"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2D2040A" w14:textId="4E60FEEA"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42C6F">
            <w:rPr>
              <w:rFonts w:ascii="Times New Roman" w:eastAsia="Times New Roman" w:hAnsi="Times New Roman" w:cs="David"/>
              <w:color w:val="008000"/>
              <w:sz w:val="24"/>
              <w:szCs w:val="24"/>
              <w:rtl/>
              <w:lang w:eastAsia="he-IL"/>
            </w:rPr>
            <w:t>ת.מ.א.-הנדסה ויעוץ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DF1C514"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F227B1C"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8D9E247"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CA7011"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63A37C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7BCEF2"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2BF167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7CCE8E8"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B0FEFC9"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D6ED440"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FD17A1C" w14:textId="71E3795F"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42C6F">
            <w:rPr>
              <w:rFonts w:ascii="Times New Roman" w:eastAsia="Times New Roman" w:hAnsi="Times New Roman" w:cs="David"/>
              <w:color w:val="00B0F0"/>
              <w:sz w:val="20"/>
              <w:szCs w:val="24"/>
              <w:u w:val="single"/>
              <w:rtl/>
              <w:lang w:eastAsia="he-IL"/>
            </w:rPr>
            <w:t>ת.מ.א.-הנדסה ויעוץ בע"מ</w:t>
          </w:r>
        </w:sdtContent>
      </w:sdt>
    </w:p>
    <w:p w14:paraId="02465C5E"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0522D9B"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4BAC7AA3"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32E99C34"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71A3A53"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43C6E46"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D5F5164"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3CC23AA0"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024FE90A"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4EABE119" w14:textId="77777777" w:rsidR="00227BCE" w:rsidRPr="00227BCE" w:rsidRDefault="00227BCE" w:rsidP="00227BCE">
      <w:pPr>
        <w:spacing w:before="0" w:beforeAutospacing="0" w:after="0" w:afterAutospacing="0" w:line="240" w:lineRule="auto"/>
        <w:ind w:left="540" w:hanging="540"/>
        <w:jc w:val="center"/>
        <w:rPr>
          <w:rFonts w:ascii="David" w:eastAsia="Times New Roman" w:hAnsi="David" w:cs="David"/>
          <w:sz w:val="24"/>
          <w:szCs w:val="24"/>
          <w:rtl/>
        </w:rPr>
      </w:pPr>
    </w:p>
    <w:p w14:paraId="32E76C54" w14:textId="77777777" w:rsidR="00227BCE" w:rsidRPr="00227BCE" w:rsidRDefault="00227BCE" w:rsidP="00227BCE">
      <w:pPr>
        <w:spacing w:before="0" w:beforeAutospacing="0" w:after="0" w:afterAutospacing="0" w:line="240" w:lineRule="auto"/>
        <w:jc w:val="right"/>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תאריך</w:t>
      </w:r>
      <w:r w:rsidRPr="00227BCE">
        <w:rPr>
          <w:rFonts w:ascii="David" w:eastAsia="Times New Roman" w:hAnsi="David" w:cs="David"/>
          <w:sz w:val="24"/>
          <w:szCs w:val="24"/>
          <w:rtl/>
          <w:lang w:eastAsia="he-IL"/>
        </w:rPr>
        <w:t>: ________________</w:t>
      </w:r>
    </w:p>
    <w:p w14:paraId="7333A0BD"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לכבוד</w:t>
      </w:r>
    </w:p>
    <w:p w14:paraId="1EAA64C7"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rtl/>
          <w:lang w:eastAsia="he-IL"/>
        </w:rPr>
      </w:pPr>
      <w:r w:rsidRPr="00227BCE">
        <w:rPr>
          <w:rFonts w:ascii="David" w:eastAsia="Times New Roman" w:hAnsi="David" w:cs="David" w:hint="cs"/>
          <w:b/>
          <w:bCs/>
          <w:sz w:val="24"/>
          <w:szCs w:val="24"/>
          <w:rtl/>
          <w:lang w:eastAsia="he-IL"/>
        </w:rPr>
        <w:t>אפריקה ישראל מגורים בע"מ</w:t>
      </w:r>
    </w:p>
    <w:p w14:paraId="09E8F259"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u w:val="single"/>
          <w:rtl/>
          <w:lang w:eastAsia="he-IL"/>
        </w:rPr>
      </w:pPr>
      <w:r w:rsidRPr="00227BCE">
        <w:rPr>
          <w:rFonts w:ascii="David" w:eastAsia="Times New Roman" w:hAnsi="David" w:cs="David" w:hint="cs"/>
          <w:b/>
          <w:bCs/>
          <w:sz w:val="24"/>
          <w:szCs w:val="24"/>
          <w:u w:val="single"/>
          <w:rtl/>
          <w:lang w:eastAsia="he-IL"/>
        </w:rPr>
        <w:t>מרח' יהונתן נתניהו 1ג', אור-יהודה (להלן: "החברה")</w:t>
      </w:r>
    </w:p>
    <w:p w14:paraId="48A601D2"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23A0A5B0"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א</w:t>
      </w:r>
      <w:r w:rsidRPr="00227BCE">
        <w:rPr>
          <w:rFonts w:ascii="David" w:eastAsia="Times New Roman" w:hAnsi="David" w:cs="David"/>
          <w:sz w:val="24"/>
          <w:szCs w:val="24"/>
          <w:rtl/>
          <w:lang w:eastAsia="he-IL"/>
        </w:rPr>
        <w:t>.ג.נ.,</w:t>
      </w:r>
    </w:p>
    <w:p w14:paraId="650126F4"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p>
    <w:p w14:paraId="78404C8F"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הנדון</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sz w:val="24"/>
          <w:szCs w:val="24"/>
          <w:rtl/>
          <w:lang w:eastAsia="he-IL"/>
        </w:rPr>
        <w:t>מבוטחנו</w:t>
      </w:r>
      <w:r w:rsidRPr="00227BCE">
        <w:rPr>
          <w:rFonts w:ascii="David" w:eastAsia="Times New Roman" w:hAnsi="David" w:cs="David"/>
          <w:sz w:val="24"/>
          <w:szCs w:val="24"/>
          <w:rtl/>
          <w:lang w:eastAsia="he-IL"/>
        </w:rPr>
        <w:t xml:space="preserve">: _____________________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היועץ</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w:t>
      </w:r>
    </w:p>
    <w:p w14:paraId="55C5F5B2" w14:textId="77777777" w:rsidR="00227BCE" w:rsidRPr="00227BCE" w:rsidRDefault="00227BCE" w:rsidP="00227BCE">
      <w:pPr>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sz w:val="24"/>
          <w:szCs w:val="24"/>
          <w:rtl/>
          <w:lang w:eastAsia="he-IL"/>
        </w:rPr>
        <w:tab/>
      </w:r>
      <w:r w:rsidRPr="00227BCE">
        <w:rPr>
          <w:rFonts w:ascii="David" w:eastAsia="Times New Roman" w:hAnsi="David" w:cs="David" w:hint="eastAsia"/>
          <w:sz w:val="24"/>
          <w:szCs w:val="24"/>
          <w:rtl/>
          <w:lang w:eastAsia="he-IL"/>
        </w:rPr>
        <w:t>אישור</w:t>
      </w:r>
      <w:r w:rsidRPr="00227BCE">
        <w:rPr>
          <w:rFonts w:ascii="David" w:eastAsia="Times New Roman" w:hAnsi="David" w:cs="David"/>
          <w:sz w:val="24"/>
          <w:szCs w:val="24"/>
          <w:rtl/>
          <w:lang w:eastAsia="he-IL"/>
        </w:rPr>
        <w:t xml:space="preserve"> עריכת פוליסות ביטוח בקשר להסכם מיום __</w:t>
      </w:r>
      <w:r w:rsidRPr="00227BCE">
        <w:rPr>
          <w:rFonts w:ascii="David" w:eastAsia="Times New Roman" w:hAnsi="David" w:cs="David" w:hint="cs"/>
          <w:sz w:val="24"/>
          <w:szCs w:val="24"/>
          <w:rtl/>
          <w:lang w:eastAsia="he-IL"/>
        </w:rPr>
        <w:t>_</w:t>
      </w:r>
      <w:r w:rsidRPr="00227BCE">
        <w:rPr>
          <w:rFonts w:ascii="David" w:eastAsia="Times New Roman" w:hAnsi="David" w:cs="David"/>
          <w:sz w:val="24"/>
          <w:szCs w:val="24"/>
          <w:rtl/>
          <w:lang w:eastAsia="he-IL"/>
        </w:rPr>
        <w:t>______</w:t>
      </w:r>
      <w:r w:rsidRPr="00227BCE">
        <w:rPr>
          <w:rFonts w:ascii="David" w:eastAsia="Times New Roman" w:hAnsi="David" w:cs="David" w:hint="cs"/>
          <w:sz w:val="24"/>
          <w:szCs w:val="24"/>
          <w:rtl/>
          <w:lang w:eastAsia="he-IL"/>
        </w:rPr>
        <w:t>____</w:t>
      </w:r>
    </w:p>
    <w:p w14:paraId="266F8F4C" w14:textId="77777777" w:rsidR="00227BCE" w:rsidRPr="00227BCE" w:rsidRDefault="00227BCE" w:rsidP="00227BCE">
      <w:pPr>
        <w:spacing w:before="0" w:beforeAutospacing="0" w:after="0" w:afterAutospacing="0" w:line="240" w:lineRule="auto"/>
        <w:ind w:left="1440"/>
        <w:rPr>
          <w:rFonts w:ascii="David" w:eastAsia="Times New Roman" w:hAnsi="David" w:cs="David"/>
          <w:sz w:val="24"/>
          <w:szCs w:val="24"/>
          <w:rtl/>
          <w:lang w:eastAsia="he-IL"/>
        </w:rPr>
      </w:pPr>
      <w:r w:rsidRPr="00227BCE">
        <w:rPr>
          <w:rFonts w:ascii="David" w:eastAsia="Times New Roman" w:hAnsi="David" w:cs="David"/>
          <w:sz w:val="24"/>
          <w:szCs w:val="24"/>
          <w:rtl/>
          <w:lang w:eastAsia="he-IL"/>
        </w:rPr>
        <w:t>ל</w:t>
      </w:r>
      <w:r w:rsidRPr="00227BCE">
        <w:rPr>
          <w:rFonts w:ascii="David" w:eastAsia="Times New Roman" w:hAnsi="David" w:cs="David" w:hint="cs"/>
          <w:sz w:val="24"/>
          <w:szCs w:val="24"/>
          <w:rtl/>
          <w:lang w:eastAsia="he-IL"/>
        </w:rPr>
        <w:t>מתן שירותי ______________________</w:t>
      </w:r>
      <w:r w:rsidRPr="00227BCE">
        <w:rPr>
          <w:rFonts w:ascii="David" w:eastAsia="Times New Roman" w:hAnsi="David" w:cs="David"/>
          <w:sz w:val="24"/>
          <w:szCs w:val="24"/>
          <w:rtl/>
          <w:lang w:eastAsia="he-IL"/>
        </w:rPr>
        <w:t xml:space="preserve">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w:t>
      </w:r>
      <w:r w:rsidRPr="00227BCE">
        <w:rPr>
          <w:rFonts w:ascii="David" w:eastAsia="Times New Roman" w:hAnsi="David" w:cs="David" w:hint="cs"/>
          <w:b/>
          <w:bCs/>
          <w:sz w:val="24"/>
          <w:szCs w:val="24"/>
          <w:rtl/>
          <w:lang w:eastAsia="he-IL"/>
        </w:rPr>
        <w:t>שירותים</w:t>
      </w:r>
      <w:r w:rsidRPr="00227BCE">
        <w:rPr>
          <w:rFonts w:ascii="David" w:eastAsia="Times New Roman" w:hAnsi="David" w:cs="David"/>
          <w:b/>
          <w:bCs/>
          <w:sz w:val="24"/>
          <w:szCs w:val="24"/>
          <w:rtl/>
          <w:lang w:eastAsia="he-IL"/>
        </w:rPr>
        <w:t xml:space="preserve">" </w:t>
      </w:r>
      <w:r w:rsidRPr="00227BCE">
        <w:rPr>
          <w:rFonts w:ascii="David" w:eastAsia="Times New Roman" w:hAnsi="David" w:cs="David" w:hint="eastAsia"/>
          <w:sz w:val="24"/>
          <w:szCs w:val="24"/>
          <w:rtl/>
          <w:lang w:eastAsia="he-IL"/>
        </w:rPr>
        <w:t>ו</w:t>
      </w:r>
      <w:r w:rsidRPr="00227BCE">
        <w:rPr>
          <w:rFonts w:ascii="David" w:eastAsia="Times New Roman" w:hAnsi="David" w:cs="David"/>
          <w:sz w:val="24"/>
          <w:szCs w:val="24"/>
          <w:rtl/>
          <w:lang w:eastAsia="he-IL"/>
        </w:rPr>
        <w:t xml:space="preserve">/או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ההסכם</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לפי</w:t>
      </w:r>
      <w:r w:rsidRPr="00227BCE">
        <w:rPr>
          <w:rFonts w:ascii="David" w:eastAsia="Times New Roman" w:hAnsi="David" w:cs="David"/>
          <w:sz w:val="24"/>
          <w:szCs w:val="24"/>
          <w:rtl/>
          <w:lang w:eastAsia="he-IL"/>
        </w:rPr>
        <w:t xml:space="preserve"> העניין)</w:t>
      </w:r>
    </w:p>
    <w:p w14:paraId="20D92416"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54A32CA"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lang w:eastAsia="he-IL"/>
        </w:rPr>
      </w:pPr>
    </w:p>
    <w:p w14:paraId="4A8B3E35"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227BCE">
        <w:rPr>
          <w:rFonts w:ascii="David" w:eastAsia="Times New Roman" w:hAnsi="David" w:cs="David" w:hint="cs"/>
          <w:sz w:val="24"/>
          <w:szCs w:val="24"/>
          <w:rtl/>
          <w:lang w:eastAsia="he-IL"/>
        </w:rPr>
        <w:t>יועץ</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לרבות</w:t>
      </w:r>
      <w:r w:rsidRPr="00227BCE">
        <w:rPr>
          <w:rFonts w:ascii="David" w:eastAsia="Times New Roman" w:hAnsi="David" w:cs="David"/>
          <w:sz w:val="24"/>
          <w:szCs w:val="24"/>
          <w:rtl/>
          <w:lang w:eastAsia="he-IL"/>
        </w:rPr>
        <w:t xml:space="preserve"> ב</w:t>
      </w:r>
      <w:r w:rsidRPr="00227BCE">
        <w:rPr>
          <w:rFonts w:ascii="David" w:eastAsia="Times New Roman" w:hAnsi="David" w:cs="David" w:hint="cs"/>
          <w:sz w:val="24"/>
          <w:szCs w:val="24"/>
          <w:rtl/>
          <w:lang w:eastAsia="he-IL"/>
        </w:rPr>
        <w:t>גין השירותים הניתנים</w:t>
      </w:r>
      <w:r w:rsidRPr="00227BCE">
        <w:rPr>
          <w:rFonts w:ascii="David" w:eastAsia="Times New Roman" w:hAnsi="David" w:cs="David" w:hint="cs"/>
          <w:b/>
          <w:bCs/>
          <w:sz w:val="24"/>
          <w:szCs w:val="24"/>
          <w:rtl/>
          <w:lang w:eastAsia="he-IL"/>
        </w:rPr>
        <w:t xml:space="preserve"> </w:t>
      </w:r>
      <w:r w:rsidRPr="00227BCE">
        <w:rPr>
          <w:rFonts w:ascii="David" w:eastAsia="Times New Roman" w:hAnsi="David" w:cs="David" w:hint="cs"/>
          <w:sz w:val="24"/>
          <w:szCs w:val="24"/>
          <w:rtl/>
          <w:lang w:eastAsia="he-IL"/>
        </w:rPr>
        <w:t>לחברה</w:t>
      </w:r>
      <w:r w:rsidRPr="00227BCE">
        <w:rPr>
          <w:rFonts w:ascii="David" w:eastAsia="Times New Roman" w:hAnsi="David" w:cs="David"/>
          <w:sz w:val="24"/>
          <w:szCs w:val="24"/>
          <w:rtl/>
          <w:lang w:eastAsia="he-IL"/>
        </w:rPr>
        <w:t>:-</w:t>
      </w:r>
    </w:p>
    <w:p w14:paraId="5ADE5463"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1E5851B4" w14:textId="77777777" w:rsidR="00227BCE" w:rsidRPr="00227BCE" w:rsidRDefault="00227BCE" w:rsidP="00227BC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227BCE">
        <w:rPr>
          <w:rFonts w:ascii="David" w:eastAsia="Times New Roman" w:hAnsi="David" w:cs="David" w:hint="cs"/>
          <w:sz w:val="24"/>
          <w:szCs w:val="24"/>
          <w:rtl/>
          <w:lang w:eastAsia="he-IL"/>
        </w:rPr>
        <w:t>1.</w:t>
      </w:r>
      <w:r w:rsidRPr="00227BCE">
        <w:rPr>
          <w:rFonts w:ascii="David" w:eastAsia="Times New Roman" w:hAnsi="David" w:cs="David" w:hint="cs"/>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מקצועית</w:t>
      </w:r>
      <w:r w:rsidRPr="00227BCE">
        <w:rPr>
          <w:rFonts w:ascii="David" w:eastAsia="Times New Roman" w:hAnsi="David" w:cs="David" w:hint="cs"/>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אחריותו ש</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היועץ </w:t>
      </w:r>
      <w:r w:rsidRPr="00227BCE">
        <w:rPr>
          <w:rFonts w:ascii="David" w:eastAsia="Times New Roman" w:hAnsi="David" w:cs="David" w:hint="eastAsia"/>
          <w:sz w:val="24"/>
          <w:szCs w:val="24"/>
          <w:rtl/>
          <w:lang w:eastAsia="he-IL"/>
        </w:rPr>
        <w:t>על</w:t>
      </w:r>
      <w:r w:rsidRPr="00227BCE">
        <w:rPr>
          <w:rFonts w:ascii="David" w:eastAsia="Times New Roman" w:hAnsi="David" w:cs="David"/>
          <w:sz w:val="24"/>
          <w:szCs w:val="24"/>
          <w:rtl/>
          <w:lang w:eastAsia="he-IL"/>
        </w:rPr>
        <w:t xml:space="preserve"> פי דין בגין אובדן ו/או נזק העלולים להיגרם לכל אדם ו/או גוף כלשהו </w:t>
      </w:r>
      <w:r w:rsidRPr="00227BCE">
        <w:rPr>
          <w:rFonts w:ascii="David" w:eastAsia="Times New Roman" w:hAnsi="David" w:cs="David" w:hint="cs"/>
          <w:sz w:val="24"/>
          <w:szCs w:val="24"/>
          <w:rtl/>
          <w:lang w:eastAsia="he-IL"/>
        </w:rPr>
        <w:t>(</w:t>
      </w:r>
      <w:r w:rsidRPr="00227BCE">
        <w:rPr>
          <w:rFonts w:ascii="David" w:eastAsia="Times New Roman" w:hAnsi="David" w:cs="David"/>
          <w:sz w:val="24"/>
          <w:szCs w:val="24"/>
          <w:rtl/>
          <w:lang w:eastAsia="he-IL"/>
        </w:rPr>
        <w:t xml:space="preserve">לרבות </w:t>
      </w:r>
      <w:r w:rsidRPr="00227BCE">
        <w:rPr>
          <w:rFonts w:ascii="David" w:eastAsia="Times New Roman" w:hAnsi="David" w:cs="David" w:hint="cs"/>
          <w:sz w:val="24"/>
          <w:szCs w:val="24"/>
          <w:rtl/>
          <w:lang w:eastAsia="he-IL"/>
        </w:rPr>
        <w:t>במפורש</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ל</w:t>
      </w:r>
      <w:r w:rsidRPr="00227BCE">
        <w:rPr>
          <w:rFonts w:ascii="David" w:eastAsia="Times New Roman" w:hAnsi="David" w:cs="David"/>
          <w:sz w:val="24"/>
          <w:szCs w:val="24"/>
          <w:rtl/>
          <w:lang w:eastAsia="he-IL"/>
        </w:rPr>
        <w:t>חברה</w:t>
      </w:r>
      <w:r w:rsidRPr="00227BCE">
        <w:rPr>
          <w:rFonts w:ascii="David" w:eastAsia="Times New Roman" w:hAnsi="David" w:cs="David" w:hint="cs"/>
          <w:sz w:val="24"/>
          <w:szCs w:val="24"/>
          <w:rtl/>
          <w:lang w:eastAsia="he-IL"/>
        </w:rPr>
        <w:t>)</w:t>
      </w:r>
      <w:r w:rsidRPr="00227BCE">
        <w:rPr>
          <w:rFonts w:ascii="David" w:eastAsia="Times New Roman" w:hAnsi="David" w:cs="David"/>
          <w:sz w:val="24"/>
          <w:szCs w:val="24"/>
          <w:rtl/>
          <w:lang w:eastAsia="he-IL"/>
        </w:rPr>
        <w:t xml:space="preserve">, כתוצאה ממעשה ו/או מחדל מקצועי של </w:t>
      </w:r>
      <w:r w:rsidRPr="00227BCE">
        <w:rPr>
          <w:rFonts w:ascii="David" w:eastAsia="Times New Roman" w:hAnsi="David" w:cs="David" w:hint="eastAsia"/>
          <w:sz w:val="24"/>
          <w:szCs w:val="24"/>
          <w:rtl/>
          <w:lang w:eastAsia="he-IL"/>
        </w:rPr>
        <w:t>היועץ</w:t>
      </w:r>
      <w:r w:rsidRPr="00227BC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227BCE">
        <w:rPr>
          <w:rFonts w:ascii="David" w:eastAsia="Times New Roman" w:hAnsi="David" w:cs="David" w:hint="eastAsia"/>
          <w:sz w:val="24"/>
          <w:szCs w:val="24"/>
          <w:rtl/>
          <w:lang w:eastAsia="he-IL"/>
        </w:rPr>
        <w:t>בגבולות</w:t>
      </w:r>
      <w:r w:rsidRPr="00227BCE">
        <w:rPr>
          <w:rFonts w:ascii="David" w:eastAsia="Times New Roman" w:hAnsi="David" w:cs="David"/>
          <w:sz w:val="24"/>
          <w:szCs w:val="24"/>
          <w:rtl/>
          <w:lang w:eastAsia="he-IL"/>
        </w:rPr>
        <w:t xml:space="preserve"> אחריות של </w:t>
      </w:r>
      <w:r w:rsidRPr="00227BCE">
        <w:rPr>
          <w:rFonts w:ascii="David" w:eastAsia="Times New Roman" w:hAnsi="David" w:cs="David" w:hint="cs"/>
          <w:sz w:val="24"/>
          <w:szCs w:val="24"/>
          <w:rtl/>
          <w:lang w:eastAsia="he-IL"/>
        </w:rPr>
        <w:t xml:space="preserve">4,000,000 ₪ </w:t>
      </w:r>
      <w:r w:rsidRPr="00227BCE">
        <w:rPr>
          <w:rFonts w:ascii="David" w:eastAsia="Times New Roman" w:hAnsi="David" w:cs="David"/>
          <w:sz w:val="24"/>
          <w:szCs w:val="24"/>
          <w:rtl/>
          <w:lang w:eastAsia="he-IL"/>
        </w:rPr>
        <w:t xml:space="preserve">למקרה ובמצטבר לתקופת </w:t>
      </w:r>
      <w:r w:rsidRPr="00227BCE">
        <w:rPr>
          <w:rFonts w:ascii="David" w:eastAsia="Times New Roman" w:hAnsi="David" w:cs="David" w:hint="cs"/>
          <w:sz w:val="24"/>
          <w:szCs w:val="24"/>
          <w:rtl/>
          <w:lang w:eastAsia="he-IL"/>
        </w:rPr>
        <w:t>ה</w:t>
      </w:r>
      <w:r w:rsidRPr="00227BCE">
        <w:rPr>
          <w:rFonts w:ascii="David" w:eastAsia="Times New Roman" w:hAnsi="David" w:cs="David"/>
          <w:sz w:val="24"/>
          <w:szCs w:val="24"/>
          <w:rtl/>
          <w:lang w:eastAsia="he-IL"/>
        </w:rPr>
        <w:t xml:space="preserve">ביטוח. הביטוח אינו </w:t>
      </w:r>
      <w:r w:rsidRPr="00227BCE">
        <w:rPr>
          <w:rFonts w:ascii="David" w:eastAsia="Times New Roman" w:hAnsi="David" w:cs="David" w:hint="eastAsia"/>
          <w:sz w:val="24"/>
          <w:szCs w:val="24"/>
          <w:rtl/>
          <w:lang w:eastAsia="he-IL"/>
        </w:rPr>
        <w:t>כולל</w:t>
      </w:r>
      <w:r w:rsidRPr="00227BC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227BCE">
        <w:rPr>
          <w:rFonts w:ascii="David" w:eastAsia="Times New Roman" w:hAnsi="David" w:cs="David" w:hint="eastAsia"/>
          <w:sz w:val="24"/>
          <w:szCs w:val="24"/>
          <w:rtl/>
          <w:lang w:eastAsia="he-IL"/>
        </w:rPr>
        <w:t>מסמכים</w:t>
      </w:r>
      <w:r w:rsidRPr="00227BCE">
        <w:rPr>
          <w:rFonts w:ascii="David" w:eastAsia="Times New Roman" w:hAnsi="David" w:cs="David"/>
          <w:sz w:val="24"/>
          <w:szCs w:val="24"/>
          <w:rtl/>
          <w:lang w:eastAsia="he-IL"/>
        </w:rPr>
        <w:t xml:space="preserve">, הפרת סודיות ואי יושר של עובדים. </w:t>
      </w:r>
    </w:p>
    <w:p w14:paraId="3D4323E8" w14:textId="77777777" w:rsidR="00227BCE" w:rsidRPr="00227BCE" w:rsidRDefault="00227BCE" w:rsidP="00227BC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הינו בעל תחולה רטרואקטיבית </w:t>
      </w:r>
      <w:r w:rsidRPr="00227BCE">
        <w:rPr>
          <w:rFonts w:ascii="David" w:eastAsia="Times New Roman" w:hAnsi="David" w:cs="David" w:hint="eastAsia"/>
          <w:sz w:val="24"/>
          <w:szCs w:val="24"/>
          <w:rtl/>
          <w:lang w:eastAsia="he-IL"/>
        </w:rPr>
        <w:t>מיום</w:t>
      </w:r>
      <w:r w:rsidRPr="00227BC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227BCE">
        <w:rPr>
          <w:rFonts w:ascii="David" w:eastAsia="Times New Roman" w:hAnsi="David" w:cs="David"/>
          <w:b/>
          <w:bCs/>
          <w:sz w:val="24"/>
          <w:szCs w:val="24"/>
          <w:rtl/>
          <w:lang w:eastAsia="he-IL"/>
        </w:rPr>
        <w:t>"</w:t>
      </w:r>
      <w:r w:rsidRPr="00227BCE">
        <w:rPr>
          <w:rFonts w:ascii="David" w:eastAsia="Times New Roman" w:hAnsi="David" w:cs="David" w:hint="eastAsia"/>
          <w:b/>
          <w:bCs/>
          <w:sz w:val="24"/>
          <w:szCs w:val="24"/>
          <w:rtl/>
          <w:lang w:eastAsia="he-IL"/>
        </w:rPr>
        <w:t>התאריך</w:t>
      </w:r>
      <w:r w:rsidRPr="00227BCE">
        <w:rPr>
          <w:rFonts w:ascii="David" w:eastAsia="Times New Roman" w:hAnsi="David" w:cs="David"/>
          <w:b/>
          <w:bCs/>
          <w:sz w:val="24"/>
          <w:szCs w:val="24"/>
          <w:rtl/>
          <w:lang w:eastAsia="he-IL"/>
        </w:rPr>
        <w:t xml:space="preserve"> הרטרואקטיבי"</w:t>
      </w:r>
      <w:r w:rsidRPr="00227BCE">
        <w:rPr>
          <w:rFonts w:ascii="David" w:eastAsia="Times New Roman" w:hAnsi="David" w:cs="David"/>
          <w:sz w:val="24"/>
          <w:szCs w:val="24"/>
          <w:rtl/>
          <w:lang w:eastAsia="he-IL"/>
        </w:rPr>
        <w:t xml:space="preserve">), וכולל תקופת גילוי </w:t>
      </w:r>
      <w:r w:rsidRPr="00227BCE">
        <w:rPr>
          <w:rFonts w:ascii="David" w:eastAsia="Times New Roman" w:hAnsi="David" w:cs="David" w:hint="eastAsia"/>
          <w:sz w:val="24"/>
          <w:szCs w:val="24"/>
          <w:rtl/>
          <w:lang w:eastAsia="he-IL"/>
        </w:rPr>
        <w:t>מורחבת</w:t>
      </w:r>
      <w:r w:rsidRPr="00227BCE">
        <w:rPr>
          <w:rFonts w:ascii="David" w:eastAsia="Times New Roman" w:hAnsi="David" w:cs="David"/>
          <w:sz w:val="24"/>
          <w:szCs w:val="24"/>
          <w:rtl/>
          <w:lang w:eastAsia="he-IL"/>
        </w:rPr>
        <w:t xml:space="preserve"> של </w:t>
      </w:r>
      <w:r w:rsidRPr="00227BCE">
        <w:rPr>
          <w:rFonts w:ascii="David" w:eastAsia="Times New Roman" w:hAnsi="David" w:cs="David" w:hint="cs"/>
          <w:sz w:val="24"/>
          <w:szCs w:val="24"/>
          <w:rtl/>
          <w:lang w:eastAsia="he-IL"/>
        </w:rPr>
        <w:t>6</w:t>
      </w:r>
      <w:r w:rsidRPr="00227BCE">
        <w:rPr>
          <w:rFonts w:ascii="David" w:eastAsia="Times New Roman" w:hAnsi="David" w:cs="David"/>
          <w:sz w:val="24"/>
          <w:szCs w:val="24"/>
          <w:rtl/>
          <w:lang w:eastAsia="he-IL"/>
        </w:rPr>
        <w:t xml:space="preserve"> חודשים.</w:t>
      </w:r>
    </w:p>
    <w:p w14:paraId="53C559FD" w14:textId="77777777" w:rsidR="00227BCE" w:rsidRPr="00227BCE" w:rsidRDefault="00227BCE" w:rsidP="00227BC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כאמור הורחב לכלול את </w:t>
      </w:r>
      <w:r w:rsidRPr="00227BCE">
        <w:rPr>
          <w:rFonts w:ascii="David" w:eastAsia="Times New Roman" w:hAnsi="David" w:cs="David" w:hint="eastAsia"/>
          <w:sz w:val="24"/>
          <w:szCs w:val="24"/>
          <w:rtl/>
          <w:lang w:eastAsia="he-IL"/>
        </w:rPr>
        <w:t xml:space="preserve">החברה </w:t>
      </w:r>
      <w:r w:rsidRPr="00227BC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227BCE">
        <w:rPr>
          <w:rFonts w:ascii="David" w:eastAsia="Times New Roman" w:hAnsi="David" w:cs="David" w:hint="eastAsia"/>
          <w:sz w:val="24"/>
          <w:szCs w:val="24"/>
          <w:rtl/>
          <w:lang w:eastAsia="he-IL"/>
        </w:rPr>
        <w:t>מטעמו</w:t>
      </w:r>
      <w:r w:rsidRPr="00227BC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227BCE">
        <w:rPr>
          <w:rFonts w:ascii="David" w:eastAsia="Times New Roman" w:hAnsi="David" w:cs="David" w:hint="eastAsia"/>
          <w:sz w:val="24"/>
          <w:szCs w:val="24"/>
          <w:rtl/>
          <w:lang w:eastAsia="he-IL"/>
        </w:rPr>
        <w:t>מיחידי</w:t>
      </w:r>
      <w:r w:rsidRPr="00227BC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227BCE">
        <w:rPr>
          <w:rFonts w:ascii="David" w:eastAsia="Times New Roman" w:hAnsi="David" w:cs="David" w:hint="eastAsia"/>
          <w:sz w:val="24"/>
          <w:szCs w:val="24"/>
          <w:rtl/>
          <w:lang w:eastAsia="he-IL"/>
        </w:rPr>
        <w:t>כלפי</w:t>
      </w:r>
      <w:r w:rsidRPr="00227BCE">
        <w:rPr>
          <w:rFonts w:ascii="David" w:eastAsia="Times New Roman" w:hAnsi="David" w:cs="David"/>
          <w:sz w:val="24"/>
          <w:szCs w:val="24"/>
          <w:rtl/>
          <w:lang w:eastAsia="he-IL"/>
        </w:rPr>
        <w:t xml:space="preserve"> היועץ.</w:t>
      </w:r>
    </w:p>
    <w:p w14:paraId="551A2F87"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689E281B" w14:textId="77777777" w:rsidR="00227BCE" w:rsidRPr="00227BCE" w:rsidRDefault="00227BCE" w:rsidP="00227BCE">
      <w:pPr>
        <w:spacing w:before="0" w:beforeAutospacing="0" w:after="0" w:afterAutospacing="0" w:line="240" w:lineRule="auto"/>
        <w:ind w:left="720" w:hanging="720"/>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t>2</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מעבידים</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חבותו</w:t>
      </w:r>
      <w:r w:rsidRPr="00227BC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227BCE">
        <w:rPr>
          <w:rFonts w:ascii="David" w:eastAsia="Times New Roman" w:hAnsi="David" w:cs="David" w:hint="eastAsia"/>
          <w:sz w:val="24"/>
          <w:szCs w:val="24"/>
          <w:rtl/>
          <w:lang w:eastAsia="he-IL"/>
        </w:rPr>
        <w:t>ם</w:t>
      </w:r>
      <w:r w:rsidRPr="00227BCE">
        <w:rPr>
          <w:rFonts w:ascii="David" w:eastAsia="Times New Roman" w:hAnsi="David" w:cs="David"/>
          <w:sz w:val="24"/>
          <w:szCs w:val="24"/>
          <w:rtl/>
          <w:lang w:eastAsia="he-IL"/>
        </w:rPr>
        <w:t xml:space="preserve">-1980 </w:t>
      </w:r>
      <w:r w:rsidRPr="00227BCE">
        <w:rPr>
          <w:rFonts w:ascii="David" w:eastAsia="Times New Roman" w:hAnsi="David" w:cs="David" w:hint="eastAsia"/>
          <w:sz w:val="24"/>
          <w:szCs w:val="24"/>
          <w:rtl/>
          <w:lang w:eastAsia="he-IL"/>
        </w:rPr>
        <w:t>כלפי</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227BCE">
        <w:rPr>
          <w:rFonts w:ascii="David" w:eastAsia="Times New Roman" w:hAnsi="David" w:cs="David"/>
          <w:sz w:val="24"/>
          <w:szCs w:val="24"/>
          <w:rtl/>
          <w:lang w:eastAsia="he-IL"/>
        </w:rPr>
        <w:t>בגבולות אחריות של</w:t>
      </w:r>
      <w:r w:rsidRPr="00227BCE">
        <w:rPr>
          <w:rFonts w:ascii="David" w:eastAsia="Times New Roman" w:hAnsi="David" w:cs="David" w:hint="cs"/>
          <w:sz w:val="24"/>
          <w:szCs w:val="24"/>
          <w:rtl/>
          <w:lang w:eastAsia="he-IL"/>
        </w:rPr>
        <w:t xml:space="preserve"> 20,000,000 ₪ לתובע, </w:t>
      </w:r>
      <w:r w:rsidRPr="00227BCE">
        <w:rPr>
          <w:rFonts w:ascii="David" w:eastAsia="Times New Roman" w:hAnsi="David" w:cs="David" w:hint="eastAsia"/>
          <w:sz w:val="24"/>
          <w:szCs w:val="24"/>
          <w:rtl/>
          <w:lang w:eastAsia="he-IL"/>
        </w:rPr>
        <w:t>למקרה</w:t>
      </w:r>
      <w:r w:rsidRPr="00227BCE">
        <w:rPr>
          <w:rFonts w:ascii="David" w:eastAsia="Times New Roman" w:hAnsi="David" w:cs="David"/>
          <w:sz w:val="24"/>
          <w:szCs w:val="24"/>
          <w:rtl/>
          <w:lang w:eastAsia="he-IL"/>
        </w:rPr>
        <w:t xml:space="preserve"> ובמצטבר ל</w:t>
      </w:r>
      <w:r w:rsidRPr="00227BCE">
        <w:rPr>
          <w:rFonts w:ascii="David" w:eastAsia="Times New Roman" w:hAnsi="David" w:cs="David" w:hint="cs"/>
          <w:sz w:val="24"/>
          <w:szCs w:val="24"/>
          <w:rtl/>
          <w:lang w:eastAsia="he-IL"/>
        </w:rPr>
        <w:t>תקופת הביטוח</w:t>
      </w:r>
      <w:r w:rsidRPr="00227BCE">
        <w:rPr>
          <w:rFonts w:ascii="David" w:eastAsia="Times New Roman" w:hAnsi="David" w:cs="David"/>
          <w:sz w:val="24"/>
          <w:szCs w:val="24"/>
          <w:rtl/>
          <w:lang w:eastAsia="he-IL"/>
        </w:rPr>
        <w:t xml:space="preserve">. הביטוח אינו כולל כל סייג בדבר </w:t>
      </w:r>
      <w:r w:rsidRPr="00227BCE">
        <w:rPr>
          <w:rFonts w:ascii="David" w:eastAsia="Times New Roman" w:hAnsi="David" w:cs="David" w:hint="cs"/>
          <w:sz w:val="24"/>
          <w:szCs w:val="24"/>
          <w:rtl/>
          <w:lang w:eastAsia="he-IL"/>
        </w:rPr>
        <w:t xml:space="preserve">שעות עבודה, העסקת נוער וכן בדבר </w:t>
      </w:r>
      <w:r w:rsidRPr="00227BCE">
        <w:rPr>
          <w:rFonts w:ascii="David" w:eastAsia="Times New Roman" w:hAnsi="David" w:cs="David"/>
          <w:sz w:val="24"/>
          <w:szCs w:val="24"/>
          <w:rtl/>
          <w:lang w:eastAsia="he-IL"/>
        </w:rPr>
        <w:t xml:space="preserve">חבות היועץ כלפי קבלנים, </w:t>
      </w:r>
      <w:r w:rsidRPr="00227BCE">
        <w:rPr>
          <w:rFonts w:ascii="David" w:eastAsia="Times New Roman" w:hAnsi="David" w:cs="David" w:hint="eastAsia"/>
          <w:sz w:val="24"/>
          <w:szCs w:val="24"/>
          <w:rtl/>
          <w:lang w:eastAsia="he-IL"/>
        </w:rPr>
        <w:t>קבלני</w:t>
      </w:r>
      <w:r w:rsidRPr="00227BCE">
        <w:rPr>
          <w:rFonts w:ascii="David" w:eastAsia="Times New Roman" w:hAnsi="David" w:cs="David"/>
          <w:sz w:val="24"/>
          <w:szCs w:val="24"/>
          <w:rtl/>
          <w:lang w:eastAsia="he-IL"/>
        </w:rPr>
        <w:t xml:space="preserve"> משנה ועובדיהם</w:t>
      </w:r>
      <w:r w:rsidRPr="00227BCE">
        <w:rPr>
          <w:rFonts w:ascii="David" w:eastAsia="Times New Roman" w:hAnsi="David" w:cs="David" w:hint="cs"/>
          <w:sz w:val="24"/>
          <w:szCs w:val="24"/>
          <w:rtl/>
          <w:lang w:eastAsia="he-IL"/>
        </w:rPr>
        <w:t xml:space="preserve"> היה וייחשבו לעובדי היועץ</w:t>
      </w:r>
      <w:r w:rsidRPr="00227BCE">
        <w:rPr>
          <w:rFonts w:ascii="David" w:eastAsia="Times New Roman" w:hAnsi="David" w:cs="David"/>
          <w:sz w:val="24"/>
          <w:szCs w:val="24"/>
          <w:rtl/>
          <w:lang w:eastAsia="he-IL"/>
        </w:rPr>
        <w:t>. הביטוח מורחב ל</w:t>
      </w:r>
      <w:r w:rsidRPr="00227BCE">
        <w:rPr>
          <w:rFonts w:ascii="David" w:eastAsia="Times New Roman" w:hAnsi="David" w:cs="David" w:hint="cs"/>
          <w:sz w:val="24"/>
          <w:szCs w:val="24"/>
          <w:rtl/>
          <w:lang w:eastAsia="he-IL"/>
        </w:rPr>
        <w:t xml:space="preserve">שפות את החברה </w:t>
      </w:r>
      <w:r w:rsidRPr="00227BCE">
        <w:rPr>
          <w:rFonts w:ascii="David" w:eastAsia="Times New Roman" w:hAnsi="David" w:cs="David"/>
          <w:sz w:val="24"/>
          <w:szCs w:val="24"/>
          <w:rtl/>
          <w:lang w:eastAsia="he-IL"/>
        </w:rPr>
        <w:t xml:space="preserve">היה ותיחשב למעביד של </w:t>
      </w:r>
      <w:r w:rsidRPr="00227BCE">
        <w:rPr>
          <w:rFonts w:ascii="David" w:eastAsia="Times New Roman" w:hAnsi="David" w:cs="David" w:hint="eastAsia"/>
          <w:sz w:val="24"/>
          <w:szCs w:val="24"/>
          <w:rtl/>
          <w:lang w:eastAsia="he-IL"/>
        </w:rPr>
        <w:t>מי</w:t>
      </w:r>
      <w:r w:rsidRPr="00227BCE">
        <w:rPr>
          <w:rFonts w:ascii="David" w:eastAsia="Times New Roman" w:hAnsi="David" w:cs="David"/>
          <w:sz w:val="24"/>
          <w:szCs w:val="24"/>
          <w:rtl/>
          <w:lang w:eastAsia="he-IL"/>
        </w:rPr>
        <w:t xml:space="preserve"> מ</w:t>
      </w:r>
      <w:r w:rsidRPr="00227BCE">
        <w:rPr>
          <w:rFonts w:ascii="David" w:eastAsia="Times New Roman" w:hAnsi="David" w:cs="David" w:hint="cs"/>
          <w:sz w:val="24"/>
          <w:szCs w:val="24"/>
          <w:rtl/>
          <w:lang w:eastAsia="he-IL"/>
        </w:rPr>
        <w:t>עובדי</w:t>
      </w:r>
      <w:r w:rsidRPr="00227BC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227BCE">
        <w:rPr>
          <w:rFonts w:ascii="David" w:eastAsia="Times New Roman" w:hAnsi="David" w:cs="David" w:hint="eastAsia"/>
          <w:sz w:val="24"/>
          <w:szCs w:val="24"/>
          <w:rtl/>
          <w:lang w:eastAsia="he-IL"/>
        </w:rPr>
        <w:t>מי</w:t>
      </w:r>
      <w:r w:rsidRPr="00227BCE">
        <w:rPr>
          <w:rFonts w:ascii="David" w:eastAsia="Times New Roman" w:hAnsi="David" w:cs="David"/>
          <w:sz w:val="24"/>
          <w:szCs w:val="24"/>
          <w:rtl/>
          <w:lang w:eastAsia="he-IL"/>
        </w:rPr>
        <w:t xml:space="preserve"> מ</w:t>
      </w:r>
      <w:r w:rsidRPr="00227BCE">
        <w:rPr>
          <w:rFonts w:ascii="David" w:eastAsia="Times New Roman" w:hAnsi="David" w:cs="David" w:hint="cs"/>
          <w:sz w:val="24"/>
          <w:szCs w:val="24"/>
          <w:rtl/>
          <w:lang w:eastAsia="he-IL"/>
        </w:rPr>
        <w:t>עובדיו</w:t>
      </w:r>
      <w:r w:rsidRPr="00227BCE">
        <w:rPr>
          <w:rFonts w:ascii="David" w:eastAsia="Times New Roman" w:hAnsi="David" w:cs="David"/>
          <w:sz w:val="24"/>
          <w:szCs w:val="24"/>
          <w:rtl/>
          <w:lang w:eastAsia="he-IL"/>
        </w:rPr>
        <w:t>.</w:t>
      </w:r>
    </w:p>
    <w:p w14:paraId="16757A63"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33E4F4FE" w14:textId="77777777" w:rsidR="00227BCE" w:rsidRPr="00227BCE" w:rsidRDefault="00227BCE" w:rsidP="00227BCE">
      <w:pPr>
        <w:spacing w:before="0" w:beforeAutospacing="0" w:after="0" w:afterAutospacing="0" w:line="240" w:lineRule="exact"/>
        <w:ind w:left="720" w:hanging="720"/>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t>3</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r>
      <w:r w:rsidRPr="00227BCE">
        <w:rPr>
          <w:rFonts w:ascii="David" w:eastAsia="Times New Roman" w:hAnsi="David" w:cs="David" w:hint="eastAsia"/>
          <w:b/>
          <w:bCs/>
          <w:sz w:val="24"/>
          <w:szCs w:val="24"/>
          <w:u w:val="single"/>
          <w:rtl/>
          <w:lang w:eastAsia="he-IL"/>
        </w:rPr>
        <w:t>ביטוח</w:t>
      </w:r>
      <w:r w:rsidRPr="00227BCE">
        <w:rPr>
          <w:rFonts w:ascii="David" w:eastAsia="Times New Roman" w:hAnsi="David" w:cs="David"/>
          <w:b/>
          <w:bCs/>
          <w:sz w:val="24"/>
          <w:szCs w:val="24"/>
          <w:u w:val="single"/>
          <w:rtl/>
          <w:lang w:eastAsia="he-IL"/>
        </w:rPr>
        <w:t xml:space="preserve"> אחריות כלפי צד שלישי</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לכיסוי</w:t>
      </w:r>
      <w:r w:rsidRPr="00227BCE">
        <w:rPr>
          <w:rFonts w:ascii="David" w:eastAsia="Times New Roman" w:hAnsi="David" w:cs="David"/>
          <w:sz w:val="24"/>
          <w:szCs w:val="24"/>
          <w:rtl/>
          <w:lang w:eastAsia="he-IL"/>
        </w:rPr>
        <w:t xml:space="preserve"> אחריות היועץ על פי דין </w:t>
      </w:r>
      <w:r w:rsidRPr="00227BCE">
        <w:rPr>
          <w:rFonts w:ascii="David" w:eastAsia="Times New Roman" w:hAnsi="David" w:cs="David" w:hint="eastAsia"/>
          <w:sz w:val="24"/>
          <w:szCs w:val="24"/>
          <w:rtl/>
          <w:lang w:eastAsia="he-IL"/>
        </w:rPr>
        <w:t>בגין</w:t>
      </w:r>
      <w:r w:rsidRPr="00227BC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227BCE">
        <w:rPr>
          <w:rFonts w:ascii="David" w:eastAsia="Times New Roman" w:hAnsi="David" w:cs="David" w:hint="cs"/>
          <w:sz w:val="24"/>
          <w:szCs w:val="24"/>
          <w:rtl/>
          <w:lang w:eastAsia="he-IL"/>
        </w:rPr>
        <w:t>(</w:t>
      </w:r>
      <w:r w:rsidRPr="00227BCE">
        <w:rPr>
          <w:rFonts w:ascii="David" w:eastAsia="Times New Roman" w:hAnsi="David" w:cs="David" w:hint="eastAsia"/>
          <w:sz w:val="24"/>
          <w:szCs w:val="24"/>
          <w:rtl/>
          <w:lang w:eastAsia="he-IL"/>
        </w:rPr>
        <w:t>לרבות</w:t>
      </w:r>
      <w:r w:rsidRPr="00227BCE">
        <w:rPr>
          <w:rFonts w:ascii="David" w:eastAsia="Times New Roman" w:hAnsi="David" w:cs="David"/>
          <w:sz w:val="24"/>
          <w:szCs w:val="24"/>
          <w:rtl/>
          <w:lang w:eastAsia="he-IL"/>
        </w:rPr>
        <w:t xml:space="preserve"> </w:t>
      </w:r>
      <w:r w:rsidRPr="00227BCE">
        <w:rPr>
          <w:rFonts w:ascii="David" w:eastAsia="Times New Roman" w:hAnsi="David" w:cs="David" w:hint="cs"/>
          <w:sz w:val="24"/>
          <w:szCs w:val="24"/>
          <w:rtl/>
          <w:lang w:eastAsia="he-IL"/>
        </w:rPr>
        <w:t>במפורש החברה)</w:t>
      </w:r>
      <w:r w:rsidRPr="00227BCE">
        <w:rPr>
          <w:rFonts w:ascii="David" w:eastAsia="Times New Roman" w:hAnsi="David" w:cs="David"/>
          <w:sz w:val="24"/>
          <w:szCs w:val="24"/>
          <w:rtl/>
          <w:lang w:eastAsia="he-IL"/>
        </w:rPr>
        <w:t>, בג</w:t>
      </w:r>
      <w:r w:rsidRPr="00227BCE">
        <w:rPr>
          <w:rFonts w:ascii="David" w:eastAsia="Times New Roman" w:hAnsi="David" w:cs="David" w:hint="eastAsia"/>
          <w:sz w:val="24"/>
          <w:szCs w:val="24"/>
          <w:rtl/>
          <w:lang w:eastAsia="he-IL"/>
        </w:rPr>
        <w:t>בולות</w:t>
      </w:r>
      <w:r w:rsidRPr="00227BCE">
        <w:rPr>
          <w:rFonts w:ascii="David" w:eastAsia="Times New Roman" w:hAnsi="David" w:cs="David"/>
          <w:sz w:val="24"/>
          <w:szCs w:val="24"/>
          <w:rtl/>
          <w:lang w:eastAsia="he-IL"/>
        </w:rPr>
        <w:t xml:space="preserve"> אחריות של </w:t>
      </w:r>
      <w:r w:rsidRPr="00227BCE">
        <w:rPr>
          <w:rFonts w:ascii="David" w:eastAsia="Times New Roman" w:hAnsi="David" w:cs="David" w:hint="cs"/>
          <w:sz w:val="24"/>
          <w:szCs w:val="24"/>
          <w:rtl/>
          <w:lang w:eastAsia="he-IL"/>
        </w:rPr>
        <w:t xml:space="preserve">4,000,000 ₪ </w:t>
      </w:r>
      <w:r w:rsidRPr="00227BCE">
        <w:rPr>
          <w:rFonts w:ascii="David" w:eastAsia="Times New Roman" w:hAnsi="David" w:cs="David"/>
          <w:sz w:val="24"/>
          <w:szCs w:val="24"/>
          <w:rtl/>
          <w:lang w:eastAsia="he-IL"/>
        </w:rPr>
        <w:t xml:space="preserve">למקרה ובמצטבר לתקופת </w:t>
      </w:r>
      <w:r w:rsidRPr="00227BCE">
        <w:rPr>
          <w:rFonts w:ascii="David" w:eastAsia="Times New Roman" w:hAnsi="David" w:cs="David" w:hint="eastAsia"/>
          <w:sz w:val="24"/>
          <w:szCs w:val="24"/>
          <w:rtl/>
          <w:lang w:eastAsia="he-IL"/>
        </w:rPr>
        <w:t>ביטוח</w:t>
      </w:r>
      <w:r w:rsidRPr="00227BCE">
        <w:rPr>
          <w:rFonts w:ascii="David" w:eastAsia="Times New Roman" w:hAnsi="David" w:cs="David"/>
          <w:sz w:val="24"/>
          <w:szCs w:val="24"/>
          <w:rtl/>
          <w:lang w:eastAsia="he-IL"/>
        </w:rPr>
        <w:t xml:space="preserve"> שנתית. </w:t>
      </w:r>
      <w:r w:rsidRPr="00227BCE">
        <w:rPr>
          <w:rFonts w:ascii="David" w:eastAsia="Times New Roman" w:hAnsi="David" w:cs="David" w:hint="eastAsia"/>
          <w:sz w:val="24"/>
          <w:szCs w:val="24"/>
          <w:rtl/>
          <w:lang w:eastAsia="he-IL"/>
        </w:rPr>
        <w:t>הביטוח</w:t>
      </w:r>
      <w:r w:rsidRPr="00227BCE">
        <w:rPr>
          <w:rFonts w:ascii="David" w:eastAsia="Times New Roman" w:hAnsi="David" w:cs="David"/>
          <w:sz w:val="24"/>
          <w:szCs w:val="24"/>
          <w:rtl/>
          <w:lang w:eastAsia="he-IL"/>
        </w:rPr>
        <w:t xml:space="preserve"> אינו כולל כל סייג בדבר חבות בגין וכלפי קבלנים, </w:t>
      </w:r>
      <w:r w:rsidRPr="00227BCE">
        <w:rPr>
          <w:rFonts w:ascii="David" w:eastAsia="Times New Roman" w:hAnsi="David" w:cs="David" w:hint="eastAsia"/>
          <w:sz w:val="24"/>
          <w:szCs w:val="24"/>
          <w:rtl/>
          <w:lang w:eastAsia="he-IL"/>
        </w:rPr>
        <w:t>קבלני</w:t>
      </w:r>
      <w:r w:rsidRPr="00227BC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227BCE">
        <w:rPr>
          <w:rFonts w:ascii="David" w:eastAsia="Times New Roman" w:hAnsi="David" w:cs="David" w:hint="cs"/>
          <w:sz w:val="24"/>
          <w:szCs w:val="24"/>
          <w:rtl/>
          <w:lang w:eastAsia="he-IL"/>
        </w:rPr>
        <w:t xml:space="preserve">שפות את החברה בגין </w:t>
      </w:r>
      <w:r w:rsidRPr="00227BCE">
        <w:rPr>
          <w:rFonts w:ascii="David" w:eastAsia="Times New Roman" w:hAnsi="David" w:cs="David"/>
          <w:sz w:val="24"/>
          <w:szCs w:val="24"/>
          <w:rtl/>
          <w:lang w:eastAsia="he-IL"/>
        </w:rPr>
        <w:t xml:space="preserve">אחריותה למעשי ו/או מחדלי היועץ ו/או מי מטעמו, בכפוף </w:t>
      </w:r>
      <w:r w:rsidRPr="00227BCE">
        <w:rPr>
          <w:rFonts w:ascii="David" w:eastAsia="Times New Roman" w:hAnsi="David" w:cs="David" w:hint="eastAsia"/>
          <w:sz w:val="24"/>
          <w:szCs w:val="24"/>
          <w:rtl/>
          <w:lang w:eastAsia="he-IL"/>
        </w:rPr>
        <w:t>לסעיף</w:t>
      </w:r>
      <w:r w:rsidRPr="00227BCE">
        <w:rPr>
          <w:rFonts w:ascii="David" w:eastAsia="Times New Roman" w:hAnsi="David" w:cs="David"/>
          <w:sz w:val="24"/>
          <w:szCs w:val="24"/>
          <w:rtl/>
          <w:lang w:eastAsia="he-IL"/>
        </w:rPr>
        <w:t xml:space="preserve"> אחריות צולבת.</w:t>
      </w:r>
    </w:p>
    <w:p w14:paraId="7197839F" w14:textId="77777777" w:rsidR="00227BCE" w:rsidRPr="00227BCE" w:rsidRDefault="00227BCE" w:rsidP="00227BC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CA15250" w14:textId="77777777" w:rsidR="00227BCE" w:rsidRPr="00227BCE" w:rsidRDefault="00227BCE" w:rsidP="00227BCE">
      <w:pPr>
        <w:spacing w:before="0" w:beforeAutospacing="0" w:after="0" w:afterAutospacing="0" w:line="240" w:lineRule="auto"/>
        <w:jc w:val="both"/>
        <w:rPr>
          <w:rFonts w:ascii="David" w:eastAsia="Times New Roman" w:hAnsi="David" w:cs="David"/>
          <w:b/>
          <w:bCs/>
          <w:sz w:val="24"/>
          <w:szCs w:val="24"/>
          <w:rtl/>
          <w:lang w:eastAsia="he-IL"/>
        </w:rPr>
      </w:pPr>
      <w:r w:rsidRPr="00227BCE">
        <w:rPr>
          <w:rFonts w:ascii="David" w:eastAsia="Times New Roman" w:hAnsi="David" w:cs="David" w:hint="eastAsia"/>
          <w:b/>
          <w:bCs/>
          <w:sz w:val="24"/>
          <w:szCs w:val="24"/>
          <w:u w:val="single"/>
          <w:rtl/>
          <w:lang w:eastAsia="he-IL"/>
        </w:rPr>
        <w:t>כללי</w:t>
      </w:r>
      <w:r w:rsidRPr="00227BCE">
        <w:rPr>
          <w:rFonts w:ascii="David" w:eastAsia="Times New Roman" w:hAnsi="David" w:cs="David"/>
          <w:b/>
          <w:bCs/>
          <w:sz w:val="24"/>
          <w:szCs w:val="24"/>
          <w:u w:val="single"/>
          <w:rtl/>
          <w:lang w:eastAsia="he-IL"/>
        </w:rPr>
        <w:t xml:space="preserve"> לכל הפוליסות</w:t>
      </w:r>
      <w:r w:rsidRPr="00227BCE">
        <w:rPr>
          <w:rFonts w:ascii="David" w:eastAsia="Times New Roman" w:hAnsi="David" w:cs="David"/>
          <w:b/>
          <w:bCs/>
          <w:sz w:val="24"/>
          <w:szCs w:val="24"/>
          <w:rtl/>
          <w:lang w:eastAsia="he-IL"/>
        </w:rPr>
        <w:t xml:space="preserve"> </w:t>
      </w:r>
      <w:r w:rsidRPr="00227BCE">
        <w:rPr>
          <w:rFonts w:ascii="David" w:eastAsia="Times New Roman" w:hAnsi="David" w:cs="David" w:hint="eastAsia"/>
          <w:b/>
          <w:bCs/>
          <w:sz w:val="24"/>
          <w:szCs w:val="24"/>
          <w:rtl/>
          <w:lang w:eastAsia="he-IL"/>
        </w:rPr>
        <w:t>–</w:t>
      </w:r>
      <w:r w:rsidRPr="00227BCE">
        <w:rPr>
          <w:rFonts w:ascii="David" w:eastAsia="Times New Roman" w:hAnsi="David" w:cs="David"/>
          <w:b/>
          <w:bCs/>
          <w:sz w:val="24"/>
          <w:szCs w:val="24"/>
          <w:rtl/>
          <w:lang w:eastAsia="he-IL"/>
        </w:rPr>
        <w:t xml:space="preserve"> </w:t>
      </w:r>
    </w:p>
    <w:p w14:paraId="33DFA21A"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255A8D86"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b/>
          <w:bCs/>
          <w:sz w:val="24"/>
          <w:szCs w:val="24"/>
          <w:rtl/>
          <w:lang w:eastAsia="he-IL"/>
        </w:rPr>
        <w:t>"</w:t>
      </w:r>
      <w:r w:rsidRPr="00227BCE">
        <w:rPr>
          <w:rFonts w:ascii="David" w:eastAsia="Times New Roman" w:hAnsi="David" w:cs="David" w:hint="cs"/>
          <w:b/>
          <w:bCs/>
          <w:sz w:val="24"/>
          <w:szCs w:val="24"/>
          <w:rtl/>
          <w:lang w:eastAsia="he-IL"/>
        </w:rPr>
        <w:t>החברה</w:t>
      </w:r>
      <w:r w:rsidRPr="00227BCE">
        <w:rPr>
          <w:rFonts w:ascii="David" w:eastAsia="Times New Roman" w:hAnsi="David" w:cs="David"/>
          <w:b/>
          <w:bCs/>
          <w:sz w:val="24"/>
          <w:szCs w:val="24"/>
          <w:rtl/>
          <w:lang w:eastAsia="he-IL"/>
        </w:rPr>
        <w:t>"</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לצורך</w:t>
      </w:r>
      <w:r w:rsidRPr="00227BCE">
        <w:rPr>
          <w:rFonts w:ascii="David" w:eastAsia="Times New Roman" w:hAnsi="David" w:cs="David"/>
          <w:sz w:val="24"/>
          <w:szCs w:val="24"/>
          <w:rtl/>
          <w:lang w:eastAsia="he-IL"/>
        </w:rPr>
        <w:t xml:space="preserve">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ו</w:t>
      </w:r>
      <w:r w:rsidRPr="00227BCE">
        <w:rPr>
          <w:rFonts w:ascii="David" w:eastAsia="Times New Roman" w:hAnsi="David" w:cs="David"/>
          <w:sz w:val="24"/>
          <w:szCs w:val="24"/>
          <w:rtl/>
          <w:lang w:eastAsia="he-IL"/>
        </w:rPr>
        <w:t>/או אישור זה הינ</w:t>
      </w:r>
      <w:r w:rsidRPr="00227BCE">
        <w:rPr>
          <w:rFonts w:ascii="David" w:eastAsia="Times New Roman" w:hAnsi="David" w:cs="David" w:hint="cs"/>
          <w:sz w:val="24"/>
          <w:szCs w:val="24"/>
          <w:rtl/>
          <w:lang w:eastAsia="he-IL"/>
        </w:rPr>
        <w:t>ה</w:t>
      </w:r>
      <w:r w:rsidRPr="00227BCE">
        <w:rPr>
          <w:rFonts w:ascii="David" w:eastAsia="Times New Roman" w:hAnsi="David" w:cs="David"/>
          <w:sz w:val="24"/>
          <w:szCs w:val="24"/>
          <w:rtl/>
          <w:lang w:eastAsia="he-IL"/>
        </w:rPr>
        <w:t xml:space="preserve"> לרבות חברת אם ו/או חברות בנות ו/או חברות שלובות</w:t>
      </w:r>
      <w:r w:rsidRPr="00227BCE">
        <w:rPr>
          <w:rFonts w:ascii="David" w:eastAsia="Times New Roman" w:hAnsi="David" w:cs="David" w:hint="cs"/>
          <w:sz w:val="24"/>
          <w:szCs w:val="24"/>
          <w:rtl/>
          <w:lang w:eastAsia="he-IL"/>
        </w:rPr>
        <w:t xml:space="preserve"> ו/או עובדיהן ו/או מנהליהן</w:t>
      </w:r>
      <w:r w:rsidRPr="00227BCE">
        <w:rPr>
          <w:rFonts w:ascii="David" w:eastAsia="Times New Roman" w:hAnsi="David" w:cs="David"/>
          <w:sz w:val="24"/>
          <w:szCs w:val="24"/>
          <w:rtl/>
          <w:lang w:eastAsia="he-IL"/>
        </w:rPr>
        <w:t>.</w:t>
      </w:r>
    </w:p>
    <w:p w14:paraId="1DF40B7F" w14:textId="77777777" w:rsidR="00227BCE" w:rsidRPr="00227BCE" w:rsidRDefault="00227BCE" w:rsidP="00227BCE">
      <w:pPr>
        <w:spacing w:before="0" w:beforeAutospacing="0" w:after="0" w:afterAutospacing="0" w:line="240" w:lineRule="auto"/>
        <w:ind w:right="720"/>
        <w:jc w:val="both"/>
        <w:rPr>
          <w:rFonts w:ascii="David" w:eastAsia="Times New Roman" w:hAnsi="David" w:cs="David"/>
          <w:sz w:val="24"/>
          <w:szCs w:val="24"/>
          <w:lang w:eastAsia="he-IL"/>
        </w:rPr>
      </w:pPr>
    </w:p>
    <w:p w14:paraId="3669DB5B"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16111232" w14:textId="77777777" w:rsidR="00227BCE" w:rsidRPr="00227BCE" w:rsidRDefault="00227BCE" w:rsidP="00227BCE">
      <w:pPr>
        <w:spacing w:before="0" w:beforeAutospacing="0" w:after="0" w:afterAutospacing="0" w:line="240" w:lineRule="auto"/>
        <w:ind w:right="720"/>
        <w:jc w:val="both"/>
        <w:rPr>
          <w:rFonts w:ascii="David" w:eastAsia="Times New Roman" w:hAnsi="David" w:cs="David"/>
          <w:sz w:val="24"/>
          <w:szCs w:val="24"/>
          <w:rtl/>
          <w:lang w:eastAsia="he-IL"/>
        </w:rPr>
      </w:pPr>
    </w:p>
    <w:p w14:paraId="27F3BD5D"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כי ידוע לנו שהאחריות </w:t>
      </w:r>
      <w:r w:rsidRPr="00227BCE">
        <w:rPr>
          <w:rFonts w:ascii="David" w:eastAsia="Times New Roman" w:hAnsi="David" w:cs="David" w:hint="eastAsia"/>
          <w:sz w:val="24"/>
          <w:szCs w:val="24"/>
          <w:rtl/>
          <w:lang w:eastAsia="he-IL"/>
        </w:rPr>
        <w:t>לתשלום</w:t>
      </w:r>
      <w:r w:rsidRPr="00227BCE">
        <w:rPr>
          <w:rFonts w:ascii="David" w:eastAsia="Times New Roman" w:hAnsi="David" w:cs="David"/>
          <w:sz w:val="24"/>
          <w:szCs w:val="24"/>
          <w:rtl/>
          <w:lang w:eastAsia="he-IL"/>
        </w:rPr>
        <w:t xml:space="preserve"> פרמיות הביטוח והשתתפות עצמית חלה על </w:t>
      </w:r>
      <w:r w:rsidRPr="00227BCE">
        <w:rPr>
          <w:rFonts w:ascii="David" w:eastAsia="Times New Roman" w:hAnsi="David" w:cs="David" w:hint="cs"/>
          <w:sz w:val="24"/>
          <w:szCs w:val="24"/>
          <w:rtl/>
          <w:lang w:eastAsia="he-IL"/>
        </w:rPr>
        <w:t>היועץ</w:t>
      </w:r>
      <w:r w:rsidRPr="00227BCE">
        <w:rPr>
          <w:rFonts w:ascii="David" w:eastAsia="Times New Roman" w:hAnsi="David" w:cs="David"/>
          <w:sz w:val="24"/>
          <w:szCs w:val="24"/>
          <w:rtl/>
          <w:lang w:eastAsia="he-IL"/>
        </w:rPr>
        <w:t xml:space="preserve"> בלבד</w:t>
      </w:r>
      <w:r w:rsidRPr="00227BCE">
        <w:rPr>
          <w:rFonts w:ascii="David" w:eastAsia="Times New Roman" w:hAnsi="David" w:cs="David" w:hint="cs"/>
          <w:sz w:val="24"/>
          <w:szCs w:val="24"/>
          <w:rtl/>
          <w:lang w:eastAsia="he-IL"/>
        </w:rPr>
        <w:t>, ובשום מקרה לא על החברה</w:t>
      </w:r>
      <w:r w:rsidRPr="00227BCE">
        <w:rPr>
          <w:rFonts w:ascii="David" w:eastAsia="Times New Roman" w:hAnsi="David" w:cs="David"/>
          <w:sz w:val="24"/>
          <w:szCs w:val="24"/>
          <w:rtl/>
          <w:lang w:eastAsia="he-IL"/>
        </w:rPr>
        <w:t>.</w:t>
      </w:r>
    </w:p>
    <w:p w14:paraId="4CB47146" w14:textId="77777777" w:rsidR="00227BCE" w:rsidRPr="00227BCE" w:rsidRDefault="00227BCE" w:rsidP="00227BCE">
      <w:pPr>
        <w:spacing w:before="0" w:beforeAutospacing="0" w:after="0" w:afterAutospacing="0" w:line="240" w:lineRule="auto"/>
        <w:ind w:left="720"/>
        <w:rPr>
          <w:rFonts w:ascii="David" w:eastAsia="Times New Roman" w:hAnsi="David" w:cs="David"/>
          <w:sz w:val="24"/>
          <w:szCs w:val="24"/>
          <w:rtl/>
          <w:lang w:eastAsia="he-IL"/>
        </w:rPr>
      </w:pPr>
    </w:p>
    <w:p w14:paraId="416A7820" w14:textId="77777777" w:rsidR="00227BCE" w:rsidRPr="00227BCE" w:rsidRDefault="00227BCE" w:rsidP="00227BCE">
      <w:pPr>
        <w:numPr>
          <w:ilvl w:val="0"/>
          <w:numId w:val="2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הפרת</w:t>
      </w:r>
      <w:r w:rsidRPr="00227BCE">
        <w:rPr>
          <w:rFonts w:ascii="David" w:eastAsia="Times New Roman" w:hAnsi="David" w:cs="David"/>
          <w:sz w:val="24"/>
          <w:szCs w:val="24"/>
          <w:rtl/>
          <w:lang w:eastAsia="he-IL"/>
        </w:rPr>
        <w:t xml:space="preserve"> תנאי הפוליסות על ידי </w:t>
      </w:r>
      <w:r w:rsidRPr="00227BCE">
        <w:rPr>
          <w:rFonts w:ascii="David" w:eastAsia="Times New Roman" w:hAnsi="David" w:cs="David" w:hint="cs"/>
          <w:sz w:val="24"/>
          <w:szCs w:val="24"/>
          <w:rtl/>
          <w:lang w:eastAsia="he-IL"/>
        </w:rPr>
        <w:t>היועץ</w:t>
      </w:r>
      <w:r w:rsidRPr="00227BCE">
        <w:rPr>
          <w:rFonts w:ascii="David" w:eastAsia="Times New Roman" w:hAnsi="David" w:cs="David"/>
          <w:sz w:val="24"/>
          <w:szCs w:val="24"/>
          <w:rtl/>
          <w:lang w:eastAsia="he-IL"/>
        </w:rPr>
        <w:t xml:space="preserve"> בתום </w:t>
      </w:r>
      <w:r w:rsidRPr="00227BCE">
        <w:rPr>
          <w:rFonts w:ascii="David" w:eastAsia="Times New Roman" w:hAnsi="David" w:cs="David" w:hint="eastAsia"/>
          <w:sz w:val="24"/>
          <w:szCs w:val="24"/>
          <w:rtl/>
          <w:lang w:eastAsia="he-IL"/>
        </w:rPr>
        <w:t>לב</w:t>
      </w:r>
      <w:r w:rsidRPr="00227BCE">
        <w:rPr>
          <w:rFonts w:ascii="David" w:eastAsia="Times New Roman" w:hAnsi="David" w:cs="David"/>
          <w:sz w:val="24"/>
          <w:szCs w:val="24"/>
          <w:rtl/>
          <w:lang w:eastAsia="he-IL"/>
        </w:rPr>
        <w:t xml:space="preserve"> לא תפגע בזכויות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 xml:space="preserve"> על פי הפוליסות.</w:t>
      </w:r>
    </w:p>
    <w:p w14:paraId="2C8F3A78"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0DC2D514"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מאשרים כי כל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הינם</w:t>
      </w:r>
      <w:r w:rsidRPr="00227BCE">
        <w:rPr>
          <w:rFonts w:ascii="David" w:eastAsia="Times New Roman" w:hAnsi="David" w:cs="David"/>
          <w:sz w:val="24"/>
          <w:szCs w:val="24"/>
          <w:rtl/>
          <w:lang w:eastAsia="he-IL"/>
        </w:rPr>
        <w:t xml:space="preserve"> ראשוניים וקודמים לכל ביטוח הנערך על ידי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 xml:space="preserve"> ו/או לטובתה, ואנו מוותרים על </w:t>
      </w:r>
      <w:r w:rsidRPr="00227BCE">
        <w:rPr>
          <w:rFonts w:ascii="David" w:eastAsia="Times New Roman" w:hAnsi="David" w:cs="David" w:hint="eastAsia"/>
          <w:sz w:val="24"/>
          <w:szCs w:val="24"/>
          <w:rtl/>
          <w:lang w:eastAsia="he-IL"/>
        </w:rPr>
        <w:t>כל</w:t>
      </w:r>
      <w:r w:rsidRPr="00227BCE">
        <w:rPr>
          <w:rFonts w:ascii="David" w:eastAsia="Times New Roman" w:hAnsi="David" w:cs="David"/>
          <w:sz w:val="24"/>
          <w:szCs w:val="24"/>
          <w:rtl/>
          <w:lang w:eastAsia="he-IL"/>
        </w:rPr>
        <w:t xml:space="preserve"> טענה ו/או דרישה ו/או תביעה בדבר שיתוף ביטוחי </w:t>
      </w:r>
      <w:r w:rsidRPr="00227BCE">
        <w:rPr>
          <w:rFonts w:ascii="David" w:eastAsia="Times New Roman" w:hAnsi="David" w:cs="David" w:hint="cs"/>
          <w:sz w:val="24"/>
          <w:szCs w:val="24"/>
          <w:rtl/>
          <w:lang w:eastAsia="he-IL"/>
        </w:rPr>
        <w:t>החברה</w:t>
      </w:r>
      <w:r w:rsidRPr="00227BCE">
        <w:rPr>
          <w:rFonts w:ascii="David" w:eastAsia="Times New Roman" w:hAnsi="David" w:cs="David"/>
          <w:sz w:val="24"/>
          <w:szCs w:val="24"/>
          <w:rtl/>
          <w:lang w:eastAsia="he-IL"/>
        </w:rPr>
        <w:t>.</w:t>
      </w:r>
    </w:p>
    <w:p w14:paraId="06751EAF" w14:textId="77777777" w:rsidR="00227BCE" w:rsidRPr="00227BCE" w:rsidRDefault="00227BCE" w:rsidP="00227BCE">
      <w:pPr>
        <w:spacing w:before="0" w:beforeAutospacing="0" w:after="0" w:afterAutospacing="0" w:line="240" w:lineRule="auto"/>
        <w:ind w:left="720"/>
        <w:rPr>
          <w:rFonts w:ascii="David" w:eastAsia="Times New Roman" w:hAnsi="David" w:cs="David"/>
          <w:sz w:val="24"/>
          <w:szCs w:val="24"/>
          <w:rtl/>
          <w:lang w:eastAsia="he-IL"/>
        </w:rPr>
      </w:pPr>
    </w:p>
    <w:p w14:paraId="5626DED0"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2C3EB718"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7D02CBE9" w14:textId="77777777" w:rsidR="00227BCE" w:rsidRPr="00227BCE" w:rsidRDefault="00227BCE" w:rsidP="00227BCE">
      <w:pPr>
        <w:numPr>
          <w:ilvl w:val="0"/>
          <w:numId w:val="28"/>
        </w:num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sz w:val="24"/>
          <w:szCs w:val="24"/>
          <w:rtl/>
          <w:lang w:eastAsia="he-IL"/>
        </w:rPr>
        <w:t>הננו</w:t>
      </w:r>
      <w:r w:rsidRPr="00227BCE">
        <w:rPr>
          <w:rFonts w:ascii="David" w:eastAsia="Times New Roman" w:hAnsi="David" w:cs="David"/>
          <w:sz w:val="24"/>
          <w:szCs w:val="24"/>
          <w:rtl/>
          <w:lang w:eastAsia="he-IL"/>
        </w:rPr>
        <w:t xml:space="preserve"> מתחייבים כי הביטוחים הנ"</w:t>
      </w:r>
      <w:r w:rsidRPr="00227BCE">
        <w:rPr>
          <w:rFonts w:ascii="David" w:eastAsia="Times New Roman" w:hAnsi="David" w:cs="David" w:hint="eastAsia"/>
          <w:sz w:val="24"/>
          <w:szCs w:val="24"/>
          <w:rtl/>
          <w:lang w:eastAsia="he-IL"/>
        </w:rPr>
        <w:t>ל</w:t>
      </w:r>
      <w:r w:rsidRPr="00227BCE">
        <w:rPr>
          <w:rFonts w:ascii="David" w:eastAsia="Times New Roman" w:hAnsi="David" w:cs="David"/>
          <w:sz w:val="24"/>
          <w:szCs w:val="24"/>
          <w:rtl/>
          <w:lang w:eastAsia="he-IL"/>
        </w:rPr>
        <w:t xml:space="preserve"> </w:t>
      </w:r>
      <w:r w:rsidRPr="00227BCE">
        <w:rPr>
          <w:rFonts w:ascii="David" w:eastAsia="Times New Roman" w:hAnsi="David" w:cs="David" w:hint="eastAsia"/>
          <w:sz w:val="24"/>
          <w:szCs w:val="24"/>
          <w:rtl/>
          <w:lang w:eastAsia="he-IL"/>
        </w:rPr>
        <w:t>לא</w:t>
      </w:r>
      <w:r w:rsidRPr="00227BCE">
        <w:rPr>
          <w:rFonts w:ascii="David" w:eastAsia="Times New Roman" w:hAnsi="David" w:cs="David"/>
          <w:sz w:val="24"/>
          <w:szCs w:val="24"/>
          <w:rtl/>
          <w:lang w:eastAsia="he-IL"/>
        </w:rPr>
        <w:t xml:space="preserve"> יבוטלו ולא יצומצמו במשך תקופת הביטוח, אלא בהודעה מראש של 60 יום </w:t>
      </w:r>
      <w:r w:rsidRPr="00227BCE">
        <w:rPr>
          <w:rFonts w:ascii="David" w:eastAsia="Times New Roman" w:hAnsi="David" w:cs="David" w:hint="cs"/>
          <w:sz w:val="24"/>
          <w:szCs w:val="24"/>
          <w:rtl/>
          <w:lang w:eastAsia="he-IL"/>
        </w:rPr>
        <w:t>לחברה</w:t>
      </w:r>
      <w:r w:rsidRPr="00227BCE">
        <w:rPr>
          <w:rFonts w:ascii="David" w:eastAsia="Times New Roman" w:hAnsi="David" w:cs="David"/>
          <w:sz w:val="24"/>
          <w:szCs w:val="24"/>
          <w:rtl/>
          <w:lang w:eastAsia="he-IL"/>
        </w:rPr>
        <w:t xml:space="preserve">, בכתב, </w:t>
      </w:r>
      <w:r w:rsidRPr="00227BCE">
        <w:rPr>
          <w:rFonts w:ascii="David" w:eastAsia="Times New Roman" w:hAnsi="David" w:cs="David" w:hint="eastAsia"/>
          <w:sz w:val="24"/>
          <w:szCs w:val="24"/>
          <w:rtl/>
          <w:lang w:eastAsia="he-IL"/>
        </w:rPr>
        <w:t>בדואר</w:t>
      </w:r>
      <w:r w:rsidRPr="00227BCE">
        <w:rPr>
          <w:rFonts w:ascii="David" w:eastAsia="Times New Roman" w:hAnsi="David" w:cs="David"/>
          <w:sz w:val="24"/>
          <w:szCs w:val="24"/>
          <w:rtl/>
          <w:lang w:eastAsia="he-IL"/>
        </w:rPr>
        <w:t xml:space="preserve"> רשום.</w:t>
      </w:r>
    </w:p>
    <w:p w14:paraId="6F55B2B0"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5B4EC51"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8DACC4C"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hint="eastAsia"/>
          <w:bCs/>
          <w:sz w:val="24"/>
          <w:szCs w:val="24"/>
          <w:rtl/>
          <w:lang w:eastAsia="he-IL"/>
        </w:rPr>
        <w:t>אישורנו</w:t>
      </w:r>
      <w:r w:rsidRPr="00227BCE">
        <w:rPr>
          <w:rFonts w:ascii="David" w:eastAsia="Times New Roman" w:hAnsi="David" w:cs="David"/>
          <w:bCs/>
          <w:sz w:val="24"/>
          <w:szCs w:val="24"/>
          <w:rtl/>
          <w:lang w:eastAsia="he-IL"/>
        </w:rPr>
        <w:t xml:space="preserve"> זה הינו בכפוף לתנאי </w:t>
      </w:r>
      <w:r w:rsidRPr="00227BCE">
        <w:rPr>
          <w:rFonts w:ascii="David" w:eastAsia="Times New Roman" w:hAnsi="David" w:cs="David" w:hint="eastAsia"/>
          <w:bCs/>
          <w:sz w:val="24"/>
          <w:szCs w:val="24"/>
          <w:rtl/>
          <w:lang w:eastAsia="he-IL"/>
        </w:rPr>
        <w:t>פוליסות</w:t>
      </w:r>
      <w:r w:rsidRPr="00227BC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CDC5688"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7BF0477D"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4BF38D6E"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59859B16"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p>
    <w:p w14:paraId="759B8AEF"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lang w:eastAsia="he-IL"/>
        </w:rPr>
      </w:pPr>
      <w:r w:rsidRPr="00227BCE">
        <w:rPr>
          <w:rFonts w:ascii="David" w:eastAsia="Times New Roman" w:hAnsi="David" w:cs="David"/>
          <w:sz w:val="24"/>
          <w:szCs w:val="24"/>
          <w:rtl/>
          <w:lang w:eastAsia="he-IL"/>
        </w:rPr>
        <w:t>______________</w:t>
      </w:r>
      <w:r w:rsidRPr="00227BCE">
        <w:rPr>
          <w:rFonts w:ascii="David" w:eastAsia="Times New Roman" w:hAnsi="David" w:cs="David"/>
          <w:sz w:val="24"/>
          <w:szCs w:val="24"/>
          <w:rtl/>
          <w:lang w:eastAsia="he-IL"/>
        </w:rPr>
        <w:tab/>
        <w:t>______________</w:t>
      </w:r>
      <w:r w:rsidRPr="00227BCE">
        <w:rPr>
          <w:rFonts w:ascii="David" w:eastAsia="Times New Roman" w:hAnsi="David" w:cs="David"/>
          <w:sz w:val="24"/>
          <w:szCs w:val="24"/>
          <w:rtl/>
          <w:lang w:eastAsia="he-IL"/>
        </w:rPr>
        <w:tab/>
        <w:t>______________</w:t>
      </w:r>
      <w:r w:rsidRPr="00227BCE">
        <w:rPr>
          <w:rFonts w:ascii="David" w:eastAsia="Times New Roman" w:hAnsi="David" w:cs="David"/>
          <w:sz w:val="24"/>
          <w:szCs w:val="24"/>
          <w:rtl/>
          <w:lang w:eastAsia="he-IL"/>
        </w:rPr>
        <w:tab/>
        <w:t>______________</w:t>
      </w:r>
    </w:p>
    <w:p w14:paraId="6B2DDAE6"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rtl/>
          <w:lang w:eastAsia="he-IL"/>
        </w:rPr>
      </w:pPr>
      <w:r w:rsidRPr="00227BCE">
        <w:rPr>
          <w:rFonts w:ascii="David" w:eastAsia="Times New Roman" w:hAnsi="David" w:cs="David"/>
          <w:sz w:val="24"/>
          <w:szCs w:val="24"/>
          <w:rtl/>
          <w:lang w:eastAsia="he-IL"/>
        </w:rPr>
        <w:t xml:space="preserve">(חותמת </w:t>
      </w:r>
      <w:r w:rsidRPr="00227BCE">
        <w:rPr>
          <w:rFonts w:ascii="David" w:eastAsia="Times New Roman" w:hAnsi="David" w:cs="David" w:hint="eastAsia"/>
          <w:sz w:val="24"/>
          <w:szCs w:val="24"/>
          <w:rtl/>
          <w:lang w:eastAsia="he-IL"/>
        </w:rPr>
        <w:t>המבטח</w:t>
      </w:r>
      <w:r w:rsidRPr="00227BCE">
        <w:rPr>
          <w:rFonts w:ascii="David" w:eastAsia="Times New Roman" w:hAnsi="David" w:cs="David"/>
          <w:sz w:val="24"/>
          <w:szCs w:val="24"/>
          <w:rtl/>
          <w:lang w:eastAsia="he-IL"/>
        </w:rPr>
        <w:t>)</w:t>
      </w:r>
      <w:r w:rsidRPr="00227BCE">
        <w:rPr>
          <w:rFonts w:ascii="David" w:eastAsia="Times New Roman" w:hAnsi="David" w:cs="David"/>
          <w:sz w:val="24"/>
          <w:szCs w:val="24"/>
          <w:rtl/>
          <w:lang w:eastAsia="he-IL"/>
        </w:rPr>
        <w:tab/>
        <w:t>(חתימת המבטח)</w:t>
      </w:r>
      <w:r w:rsidRPr="00227BCE">
        <w:rPr>
          <w:rFonts w:ascii="David" w:eastAsia="Times New Roman" w:hAnsi="David" w:cs="David"/>
          <w:sz w:val="24"/>
          <w:szCs w:val="24"/>
          <w:rtl/>
          <w:lang w:eastAsia="he-IL"/>
        </w:rPr>
        <w:tab/>
        <w:t>(שם החותם)</w:t>
      </w:r>
      <w:r w:rsidRPr="00227BCE">
        <w:rPr>
          <w:rFonts w:ascii="David" w:eastAsia="Times New Roman" w:hAnsi="David" w:cs="David"/>
          <w:sz w:val="24"/>
          <w:szCs w:val="24"/>
          <w:rtl/>
          <w:lang w:eastAsia="he-IL"/>
        </w:rPr>
        <w:tab/>
      </w:r>
      <w:r w:rsidRPr="00227BCE">
        <w:rPr>
          <w:rFonts w:ascii="David" w:eastAsia="Times New Roman" w:hAnsi="David" w:cs="David"/>
          <w:sz w:val="24"/>
          <w:szCs w:val="24"/>
          <w:rtl/>
          <w:lang w:eastAsia="he-IL"/>
        </w:rPr>
        <w:tab/>
        <w:t xml:space="preserve">(תפקיד החותם) </w:t>
      </w:r>
    </w:p>
    <w:p w14:paraId="59338EEE" w14:textId="77777777" w:rsidR="00227BCE" w:rsidRPr="00227BCE" w:rsidRDefault="00227BCE" w:rsidP="00227BCE">
      <w:pPr>
        <w:spacing w:before="0" w:beforeAutospacing="0" w:after="0" w:afterAutospacing="0" w:line="240" w:lineRule="auto"/>
        <w:jc w:val="both"/>
        <w:rPr>
          <w:rFonts w:ascii="David" w:eastAsia="Times New Roman" w:hAnsi="David" w:cs="David"/>
          <w:sz w:val="24"/>
          <w:szCs w:val="24"/>
          <w:u w:val="single"/>
          <w:rtl/>
          <w:lang w:eastAsia="he-IL"/>
        </w:rPr>
      </w:pPr>
    </w:p>
    <w:p w14:paraId="29FF3786" w14:textId="77777777" w:rsidR="00227BCE" w:rsidRPr="00227BCE" w:rsidRDefault="00227BCE" w:rsidP="00227BCE">
      <w:pPr>
        <w:spacing w:before="0" w:beforeAutospacing="0" w:after="0" w:afterAutospacing="0" w:line="360" w:lineRule="auto"/>
        <w:jc w:val="both"/>
        <w:rPr>
          <w:rFonts w:ascii="Times New Roman" w:eastAsia="Times New Roman" w:hAnsi="Times New Roman" w:cs="David"/>
          <w:sz w:val="25"/>
          <w:szCs w:val="25"/>
        </w:rPr>
      </w:pPr>
    </w:p>
    <w:p w14:paraId="3F01DB35" w14:textId="77777777" w:rsidR="002F611D" w:rsidRPr="00227BCE" w:rsidRDefault="002F611D" w:rsidP="002F611D">
      <w:pPr>
        <w:spacing w:after="0"/>
        <w:ind w:left="364"/>
        <w:contextualSpacing/>
        <w:rPr>
          <w:rFonts w:ascii="Times New Roman" w:hAnsi="Times New Roman"/>
          <w:rtl/>
        </w:rPr>
      </w:pPr>
    </w:p>
    <w:p w14:paraId="45435DB1"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6E162F"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55DC78"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F7C7CD"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B8E60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A5C88B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AF65C0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3465A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2DC3D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BDE93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A8B6FA"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80601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9F47428"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18F5C8"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99A59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B71701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E5CF9E"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5A88C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3E5D3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89CFE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FAC0F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C9A5F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F0AD3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26243" w14:textId="77777777" w:rsidR="00003310" w:rsidRDefault="00003310" w:rsidP="00227BCE">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4FF0762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F1EA3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B352B1"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0F781CCE"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0DF5CFC6"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2A30969A" w14:textId="77777777" w:rsidR="00227BCE" w:rsidRPr="00227BCE" w:rsidRDefault="00227BCE" w:rsidP="00227BCE">
      <w:pPr>
        <w:bidi w:val="0"/>
        <w:spacing w:before="0" w:beforeAutospacing="0" w:after="0" w:afterAutospacing="0" w:line="240" w:lineRule="auto"/>
        <w:jc w:val="both"/>
        <w:rPr>
          <w:rFonts w:ascii="David" w:eastAsia="Times New Roman" w:hAnsi="David" w:cs="David"/>
          <w:sz w:val="24"/>
          <w:szCs w:val="24"/>
          <w:lang w:eastAsia="he-IL"/>
        </w:rPr>
      </w:pPr>
    </w:p>
    <w:p w14:paraId="250E6A36" w14:textId="77777777" w:rsidR="00227BCE" w:rsidRPr="00227BCE" w:rsidRDefault="00227BCE" w:rsidP="00227BCE">
      <w:pPr>
        <w:spacing w:before="0" w:beforeAutospacing="0" w:after="0" w:afterAutospacing="0" w:line="240" w:lineRule="auto"/>
        <w:ind w:left="540" w:hanging="540"/>
        <w:jc w:val="center"/>
        <w:rPr>
          <w:rFonts w:ascii="David" w:eastAsia="Times New Roman" w:hAnsi="David" w:cs="David"/>
          <w:sz w:val="24"/>
          <w:szCs w:val="24"/>
          <w:rtl/>
        </w:rPr>
      </w:pPr>
    </w:p>
    <w:p w14:paraId="350D7269" w14:textId="77777777" w:rsidR="00227BCE" w:rsidRPr="00227BCE" w:rsidRDefault="00227BCE" w:rsidP="00227BCE">
      <w:pPr>
        <w:spacing w:before="0" w:beforeAutospacing="0" w:after="0" w:afterAutospacing="0" w:line="360" w:lineRule="auto"/>
        <w:jc w:val="center"/>
        <w:outlineLvl w:val="0"/>
        <w:rPr>
          <w:rFonts w:ascii="David" w:eastAsia="Times New Roman" w:hAnsi="David" w:cs="David"/>
          <w:b/>
          <w:bCs/>
          <w:sz w:val="25"/>
          <w:szCs w:val="25"/>
          <w:u w:val="single"/>
          <w:rtl/>
        </w:rPr>
      </w:pPr>
      <w:r w:rsidRPr="00227BCE">
        <w:rPr>
          <w:rFonts w:ascii="David" w:eastAsia="Times New Roman" w:hAnsi="David" w:cs="David"/>
          <w:sz w:val="24"/>
          <w:szCs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227BCE" w:rsidRPr="00227BCE" w14:paraId="1E17DD0E" w14:textId="77777777" w:rsidTr="00B0675E">
        <w:trPr>
          <w:trHeight w:val="463"/>
          <w:tblHeader/>
        </w:trPr>
        <w:tc>
          <w:tcPr>
            <w:tcW w:w="8435" w:type="dxa"/>
            <w:gridSpan w:val="3"/>
            <w:shd w:val="clear" w:color="auto" w:fill="F2F2F2"/>
          </w:tcPr>
          <w:p w14:paraId="5FEAE2FC"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lastRenderedPageBreak/>
              <w:t>אישור קיום ביטוחים</w:t>
            </w:r>
          </w:p>
        </w:tc>
        <w:tc>
          <w:tcPr>
            <w:tcW w:w="3690" w:type="dxa"/>
          </w:tcPr>
          <w:p w14:paraId="5112CA44"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p w14:paraId="58E6820C"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תאריך הנפקת האישור(</w:t>
            </w:r>
            <w:r w:rsidRPr="00227BCE">
              <w:rPr>
                <w:rFonts w:ascii="David" w:hAnsi="David" w:cs="David"/>
                <w:sz w:val="25"/>
                <w:szCs w:val="25"/>
              </w:rPr>
              <w:t>DD/MM/YYYY</w:t>
            </w:r>
            <w:r w:rsidRPr="00227BCE">
              <w:rPr>
                <w:rFonts w:ascii="David" w:hAnsi="David" w:cs="David"/>
                <w:sz w:val="25"/>
                <w:szCs w:val="25"/>
                <w:rtl/>
              </w:rPr>
              <w:t>)</w:t>
            </w:r>
          </w:p>
        </w:tc>
      </w:tr>
      <w:tr w:rsidR="00227BCE" w:rsidRPr="00227BCE" w14:paraId="4498DC82" w14:textId="77777777" w:rsidTr="00B0675E">
        <w:trPr>
          <w:trHeight w:val="315"/>
        </w:trPr>
        <w:tc>
          <w:tcPr>
            <w:tcW w:w="12125" w:type="dxa"/>
            <w:gridSpan w:val="4"/>
          </w:tcPr>
          <w:p w14:paraId="14881BA2"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227BCE" w:rsidRPr="00227BCE" w14:paraId="2402EFD2" w14:textId="77777777" w:rsidTr="00B0675E">
        <w:trPr>
          <w:trHeight w:val="278"/>
        </w:trPr>
        <w:tc>
          <w:tcPr>
            <w:tcW w:w="2720" w:type="dxa"/>
            <w:shd w:val="clear" w:color="auto" w:fill="F2F2F2"/>
          </w:tcPr>
          <w:p w14:paraId="37504C15"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מבקש האישור*</w:t>
            </w:r>
          </w:p>
        </w:tc>
        <w:tc>
          <w:tcPr>
            <w:tcW w:w="2817" w:type="dxa"/>
            <w:shd w:val="clear" w:color="auto" w:fill="F2F2F2"/>
          </w:tcPr>
          <w:p w14:paraId="1E8387D7"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sidDel="009955DA">
              <w:rPr>
                <w:rFonts w:ascii="David" w:hAnsi="David" w:cs="David"/>
                <w:sz w:val="25"/>
                <w:szCs w:val="25"/>
                <w:rtl/>
              </w:rPr>
              <w:t>ה</w:t>
            </w:r>
            <w:r w:rsidRPr="00227BCE">
              <w:rPr>
                <w:rFonts w:ascii="David" w:hAnsi="David" w:cs="David"/>
                <w:sz w:val="25"/>
                <w:szCs w:val="25"/>
                <w:rtl/>
              </w:rPr>
              <w:t>מבוטח</w:t>
            </w:r>
          </w:p>
        </w:tc>
        <w:tc>
          <w:tcPr>
            <w:tcW w:w="2898" w:type="dxa"/>
            <w:shd w:val="clear" w:color="auto" w:fill="F2F2F2"/>
          </w:tcPr>
          <w:p w14:paraId="36FEFE26"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אופי העסקה*</w:t>
            </w:r>
          </w:p>
        </w:tc>
        <w:tc>
          <w:tcPr>
            <w:tcW w:w="3690" w:type="dxa"/>
            <w:shd w:val="clear" w:color="auto" w:fill="F2F2F2"/>
          </w:tcPr>
          <w:p w14:paraId="6F68D6BC" w14:textId="77777777" w:rsidR="00227BCE" w:rsidRPr="00227BCE" w:rsidRDefault="00227BCE" w:rsidP="00227BCE">
            <w:pPr>
              <w:spacing w:before="0" w:beforeAutospacing="0" w:after="0" w:afterAutospacing="0" w:line="360" w:lineRule="auto"/>
              <w:jc w:val="center"/>
              <w:rPr>
                <w:rFonts w:ascii="David" w:hAnsi="David" w:cs="David"/>
                <w:sz w:val="25"/>
                <w:szCs w:val="25"/>
                <w:rtl/>
              </w:rPr>
            </w:pPr>
            <w:r w:rsidRPr="00227BCE">
              <w:rPr>
                <w:rFonts w:ascii="David" w:hAnsi="David" w:cs="David"/>
                <w:sz w:val="25"/>
                <w:szCs w:val="25"/>
                <w:rtl/>
              </w:rPr>
              <w:t>מעמד מבקש האישור*</w:t>
            </w:r>
          </w:p>
        </w:tc>
      </w:tr>
      <w:tr w:rsidR="00227BCE" w:rsidRPr="00227BCE" w14:paraId="7DE53132" w14:textId="77777777" w:rsidTr="00B0675E">
        <w:trPr>
          <w:trHeight w:val="551"/>
        </w:trPr>
        <w:tc>
          <w:tcPr>
            <w:tcW w:w="2720" w:type="dxa"/>
          </w:tcPr>
          <w:p w14:paraId="1FB71924" w14:textId="77777777" w:rsidR="00227BCE" w:rsidRPr="00227BCE" w:rsidRDefault="00227BCE" w:rsidP="00227BCE">
            <w:pPr>
              <w:spacing w:before="0" w:beforeAutospacing="0" w:after="0" w:afterAutospacing="0" w:line="220" w:lineRule="exact"/>
              <w:jc w:val="both"/>
              <w:rPr>
                <w:rFonts w:ascii="David" w:hAnsi="David" w:cs="David"/>
                <w:sz w:val="25"/>
                <w:szCs w:val="25"/>
              </w:rPr>
            </w:pPr>
            <w:r w:rsidRPr="00227BCE">
              <w:rPr>
                <w:rFonts w:ascii="David" w:hAnsi="David" w:cs="David"/>
                <w:sz w:val="25"/>
                <w:szCs w:val="25"/>
                <w:rtl/>
              </w:rPr>
              <w:t xml:space="preserve">שם: </w:t>
            </w:r>
            <w:r w:rsidRPr="00227BCE">
              <w:rPr>
                <w:rFonts w:ascii="David" w:hAnsi="David" w:cs="David" w:hint="cs"/>
                <w:sz w:val="25"/>
                <w:szCs w:val="25"/>
                <w:rtl/>
              </w:rPr>
              <w:t>אפריקה י</w:t>
            </w:r>
            <w:r w:rsidRPr="00227BCE">
              <w:rPr>
                <w:rFonts w:ascii="David" w:hAnsi="David" w:cs="David"/>
                <w:sz w:val="25"/>
                <w:szCs w:val="25"/>
                <w:rtl/>
              </w:rPr>
              <w:t>שראל מג</w:t>
            </w:r>
            <w:r w:rsidRPr="00227BCE">
              <w:rPr>
                <w:rFonts w:ascii="David" w:hAnsi="David" w:cs="David" w:hint="cs"/>
                <w:sz w:val="25"/>
                <w:szCs w:val="25"/>
                <w:rtl/>
              </w:rPr>
              <w:t>ו</w:t>
            </w:r>
            <w:r w:rsidRPr="00227BCE">
              <w:rPr>
                <w:rFonts w:ascii="David" w:hAnsi="David" w:cs="David"/>
                <w:sz w:val="25"/>
                <w:szCs w:val="25"/>
                <w:rtl/>
              </w:rPr>
              <w:t xml:space="preserve">רים  בע"מ </w:t>
            </w:r>
            <w:r w:rsidRPr="00227BCE">
              <w:rPr>
                <w:rFonts w:ascii="David" w:hAnsi="David" w:cs="David" w:hint="cs"/>
                <w:sz w:val="25"/>
                <w:szCs w:val="25"/>
                <w:rtl/>
              </w:rPr>
              <w:t xml:space="preserve">ו/או </w:t>
            </w:r>
            <w:r w:rsidRPr="00227BCE">
              <w:rPr>
                <w:rFonts w:ascii="David" w:hAnsi="David" w:cs="David"/>
                <w:sz w:val="25"/>
                <w:szCs w:val="25"/>
                <w:rtl/>
              </w:rPr>
              <w:t xml:space="preserve">ו/או חברות בנות ו/או חברות שלובות </w:t>
            </w:r>
          </w:p>
          <w:p w14:paraId="4E4C495A"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sz w:val="25"/>
                <w:szCs w:val="25"/>
                <w:rtl/>
              </w:rPr>
              <w:t>ו/או חברות קשורות ו/או שותפויות</w:t>
            </w:r>
          </w:p>
        </w:tc>
        <w:tc>
          <w:tcPr>
            <w:tcW w:w="2817" w:type="dxa"/>
          </w:tcPr>
          <w:p w14:paraId="5FA6E247"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שם</w:t>
            </w:r>
          </w:p>
        </w:tc>
        <w:tc>
          <w:tcPr>
            <w:tcW w:w="2898" w:type="dxa"/>
            <w:vMerge w:val="restart"/>
            <w:shd w:val="clear" w:color="auto" w:fill="auto"/>
          </w:tcPr>
          <w:p w14:paraId="20439CCE"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5CE34A99"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נדל"ן</w:t>
            </w:r>
          </w:p>
          <w:p w14:paraId="16B1BF87"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שירותים </w:t>
            </w:r>
          </w:p>
          <w:p w14:paraId="3C0D5FC1"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אספקת מוצרים</w:t>
            </w:r>
          </w:p>
          <w:p w14:paraId="681F546A"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אחר: </w:t>
            </w:r>
            <w:sdt>
              <w:sdtPr>
                <w:rPr>
                  <w:rFonts w:ascii="David" w:hAnsi="David" w:cs="David"/>
                  <w:b/>
                  <w:sz w:val="25"/>
                  <w:szCs w:val="25"/>
                  <w:rtl/>
                </w:rPr>
                <w:id w:val="-165097029"/>
              </w:sdtPr>
              <w:sdtEndPr/>
              <w:sdtContent>
                <w:r w:rsidR="00227BCE" w:rsidRPr="00227BCE">
                  <w:rPr>
                    <w:rFonts w:ascii="David" w:hAnsi="David" w:cs="David"/>
                    <w:b/>
                    <w:sz w:val="25"/>
                    <w:szCs w:val="25"/>
                    <w:rtl/>
                  </w:rPr>
                  <w:t>שכירות נכס ברחוב___________</w:t>
                </w:r>
              </w:sdtContent>
            </w:sdt>
          </w:p>
          <w:p w14:paraId="14F65687"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496241B9"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59803763"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p w14:paraId="26D9C15C"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משכיר</w:t>
            </w:r>
          </w:p>
          <w:p w14:paraId="0ADBAB96"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שוכר</w:t>
            </w:r>
          </w:p>
          <w:p w14:paraId="28523FB5"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זכיין</w:t>
            </w:r>
          </w:p>
          <w:p w14:paraId="7662CEA7"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קבלני משנה</w:t>
            </w:r>
          </w:p>
          <w:p w14:paraId="479EDCF2"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מזמין שירותים</w:t>
            </w:r>
          </w:p>
          <w:p w14:paraId="348F088E"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מזמין מוצרים</w:t>
            </w:r>
          </w:p>
          <w:p w14:paraId="6E4804DA" w14:textId="77777777" w:rsidR="00227BCE" w:rsidRPr="00227BCE" w:rsidRDefault="004524D8" w:rsidP="00227BC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227BCE" w:rsidRPr="00227BCE">
                  <w:rPr>
                    <w:rFonts w:ascii="Segoe UI Symbol" w:hAnsi="Segoe UI Symbol" w:cs="Segoe UI Symbol" w:hint="cs"/>
                    <w:b/>
                    <w:sz w:val="25"/>
                    <w:szCs w:val="25"/>
                    <w:rtl/>
                  </w:rPr>
                  <w:t>☐</w:t>
                </w:r>
              </w:sdtContent>
            </w:sdt>
            <w:r w:rsidR="00227BCE" w:rsidRPr="00227BC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227BCE" w:rsidRPr="00227BCE">
                  <w:rPr>
                    <w:rFonts w:ascii="David" w:hAnsi="David" w:cs="David"/>
                    <w:b/>
                    <w:sz w:val="25"/>
                    <w:szCs w:val="25"/>
                    <w:rtl/>
                  </w:rPr>
                  <w:t>______</w:t>
                </w:r>
              </w:sdtContent>
            </w:sdt>
          </w:p>
          <w:p w14:paraId="5BEF1428"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4B029AD2" w14:textId="77777777" w:rsidTr="00B0675E">
        <w:trPr>
          <w:trHeight w:val="571"/>
        </w:trPr>
        <w:tc>
          <w:tcPr>
            <w:tcW w:w="2720" w:type="dxa"/>
          </w:tcPr>
          <w:p w14:paraId="5C9D563B"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sz w:val="25"/>
                <w:szCs w:val="25"/>
                <w:rtl/>
              </w:rPr>
              <w:t>ת.ז./ח.פ.</w:t>
            </w:r>
          </w:p>
          <w:p w14:paraId="1B01F412"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hint="cs"/>
                <w:sz w:val="25"/>
                <w:szCs w:val="25"/>
                <w:rtl/>
              </w:rPr>
              <w:t>520034760</w:t>
            </w:r>
          </w:p>
          <w:p w14:paraId="34FD19D3" w14:textId="77777777" w:rsidR="00227BCE" w:rsidRPr="00227BCE" w:rsidRDefault="00227BCE" w:rsidP="00227BCE">
            <w:pPr>
              <w:spacing w:before="0" w:beforeAutospacing="0" w:after="0" w:afterAutospacing="0" w:line="360" w:lineRule="auto"/>
              <w:jc w:val="both"/>
              <w:rPr>
                <w:rFonts w:ascii="David" w:eastAsia="Calibri" w:hAnsi="David" w:cs="Arial"/>
                <w:sz w:val="25"/>
                <w:szCs w:val="25"/>
                <w:rtl/>
              </w:rPr>
            </w:pPr>
            <w:r w:rsidRPr="00227BCE">
              <w:rPr>
                <w:rFonts w:ascii="David" w:eastAsia="Calibri" w:hAnsi="David" w:cs="Arial" w:hint="cs"/>
                <w:sz w:val="25"/>
                <w:szCs w:val="25"/>
                <w:rtl/>
              </w:rPr>
              <w:t>516438462</w:t>
            </w:r>
          </w:p>
        </w:tc>
        <w:tc>
          <w:tcPr>
            <w:tcW w:w="2817" w:type="dxa"/>
          </w:tcPr>
          <w:p w14:paraId="6CD491D6"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r w:rsidRPr="00227BCE">
              <w:rPr>
                <w:rFonts w:ascii="David" w:hAnsi="David" w:cs="David"/>
                <w:sz w:val="25"/>
                <w:szCs w:val="25"/>
                <w:rtl/>
              </w:rPr>
              <w:t>ת.ז./ח.פ.</w:t>
            </w:r>
          </w:p>
        </w:tc>
        <w:tc>
          <w:tcPr>
            <w:tcW w:w="2898" w:type="dxa"/>
            <w:vMerge/>
            <w:shd w:val="clear" w:color="auto" w:fill="auto"/>
          </w:tcPr>
          <w:p w14:paraId="31EBA4F2"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3823A876"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389217E0" w14:textId="77777777" w:rsidTr="00B0675E">
        <w:trPr>
          <w:trHeight w:val="391"/>
        </w:trPr>
        <w:tc>
          <w:tcPr>
            <w:tcW w:w="2720" w:type="dxa"/>
          </w:tcPr>
          <w:p w14:paraId="3DFA4FF8"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sz w:val="25"/>
                <w:szCs w:val="25"/>
                <w:rtl/>
              </w:rPr>
              <w:t xml:space="preserve">מען </w:t>
            </w:r>
          </w:p>
          <w:p w14:paraId="46DAA33A" w14:textId="77777777" w:rsidR="00227BCE" w:rsidRPr="00227BCE" w:rsidRDefault="00227BCE" w:rsidP="00227BCE">
            <w:pPr>
              <w:spacing w:before="0" w:beforeAutospacing="0" w:after="0" w:afterAutospacing="0" w:line="220" w:lineRule="exact"/>
              <w:jc w:val="both"/>
              <w:rPr>
                <w:rFonts w:ascii="David" w:hAnsi="David" w:cs="David"/>
                <w:sz w:val="25"/>
                <w:szCs w:val="25"/>
                <w:rtl/>
              </w:rPr>
            </w:pPr>
            <w:r w:rsidRPr="00227BCE">
              <w:rPr>
                <w:rFonts w:ascii="David" w:hAnsi="David" w:cs="David" w:hint="cs"/>
                <w:sz w:val="25"/>
                <w:szCs w:val="25"/>
                <w:rtl/>
              </w:rPr>
              <w:t>דרך החורש 4, יהוד</w:t>
            </w:r>
          </w:p>
          <w:p w14:paraId="4CB4C282" w14:textId="77777777" w:rsidR="00227BCE" w:rsidRPr="00227BCE" w:rsidRDefault="00227BCE" w:rsidP="00227BCE">
            <w:pPr>
              <w:spacing w:before="0" w:beforeAutospacing="0" w:after="0" w:afterAutospacing="0" w:line="360" w:lineRule="auto"/>
              <w:jc w:val="both"/>
              <w:rPr>
                <w:rFonts w:ascii="David" w:hAnsi="David" w:cs="David"/>
                <w:sz w:val="25"/>
                <w:szCs w:val="25"/>
                <w:rtl/>
              </w:rPr>
            </w:pPr>
          </w:p>
        </w:tc>
        <w:tc>
          <w:tcPr>
            <w:tcW w:w="2817" w:type="dxa"/>
          </w:tcPr>
          <w:p w14:paraId="4D96D848" w14:textId="77777777" w:rsidR="00227BCE" w:rsidRPr="00227BCE" w:rsidRDefault="00227BCE" w:rsidP="00227BCE">
            <w:pPr>
              <w:spacing w:before="0" w:beforeAutospacing="0" w:after="0" w:afterAutospacing="0" w:line="360" w:lineRule="auto"/>
              <w:jc w:val="both"/>
              <w:rPr>
                <w:rFonts w:ascii="David" w:hAnsi="David" w:cs="David"/>
                <w:sz w:val="25"/>
                <w:szCs w:val="25"/>
              </w:rPr>
            </w:pPr>
            <w:r w:rsidRPr="00227BCE">
              <w:rPr>
                <w:rFonts w:ascii="David" w:hAnsi="David" w:cs="David"/>
                <w:sz w:val="25"/>
                <w:szCs w:val="25"/>
                <w:rtl/>
              </w:rPr>
              <w:t>מען</w:t>
            </w:r>
          </w:p>
        </w:tc>
        <w:tc>
          <w:tcPr>
            <w:tcW w:w="2898" w:type="dxa"/>
            <w:vMerge/>
            <w:shd w:val="clear" w:color="auto" w:fill="auto"/>
          </w:tcPr>
          <w:p w14:paraId="2EF420F1"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66A08EC5" w14:textId="77777777" w:rsidR="00227BCE" w:rsidRPr="00227BCE" w:rsidRDefault="00227BCE" w:rsidP="00227BCE">
            <w:pPr>
              <w:spacing w:before="0" w:beforeAutospacing="0" w:after="0" w:afterAutospacing="0" w:line="360" w:lineRule="auto"/>
              <w:ind w:left="50" w:right="78"/>
              <w:jc w:val="both"/>
              <w:rPr>
                <w:rFonts w:ascii="David" w:hAnsi="David" w:cs="David"/>
                <w:b/>
                <w:sz w:val="25"/>
                <w:szCs w:val="25"/>
                <w:rtl/>
              </w:rPr>
            </w:pPr>
          </w:p>
        </w:tc>
      </w:tr>
      <w:tr w:rsidR="00227BCE" w:rsidRPr="00227BCE" w14:paraId="330168C8" w14:textId="77777777" w:rsidTr="00B0675E">
        <w:trPr>
          <w:trHeight w:val="303"/>
          <w:tblHeader/>
        </w:trPr>
        <w:tc>
          <w:tcPr>
            <w:tcW w:w="12125" w:type="dxa"/>
            <w:gridSpan w:val="4"/>
          </w:tcPr>
          <w:p w14:paraId="57AAACF6" w14:textId="77777777" w:rsidR="00227BCE" w:rsidRDefault="00227BCE" w:rsidP="00227BCE">
            <w:pPr>
              <w:spacing w:before="0" w:beforeAutospacing="0" w:after="0" w:afterAutospacing="0" w:line="360" w:lineRule="auto"/>
              <w:jc w:val="both"/>
              <w:rPr>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B0675E" w:rsidRPr="00B0675E" w14:paraId="0A9863E8" w14:textId="77777777" w:rsidTr="00B42C6F">
              <w:trPr>
                <w:trHeight w:val="268"/>
                <w:tblHeader/>
              </w:trPr>
              <w:tc>
                <w:tcPr>
                  <w:tcW w:w="11482" w:type="dxa"/>
                  <w:gridSpan w:val="11"/>
                </w:tcPr>
                <w:p w14:paraId="49BA493C" w14:textId="77777777" w:rsidR="00B0675E" w:rsidRPr="00B0675E" w:rsidRDefault="00B0675E" w:rsidP="004524D8">
                  <w:pPr>
                    <w:framePr w:hSpace="180" w:wrap="around" w:vAnchor="page" w:hAnchor="margin" w:xAlign="center" w:y="1"/>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כיסויים</w:t>
                  </w:r>
                </w:p>
              </w:tc>
            </w:tr>
            <w:tr w:rsidR="00B0675E" w:rsidRPr="00B0675E" w14:paraId="4B9B6FEF" w14:textId="77777777" w:rsidTr="00B42C6F">
              <w:trPr>
                <w:gridBefore w:val="1"/>
                <w:wBefore w:w="7" w:type="dxa"/>
                <w:trHeight w:val="431"/>
              </w:trPr>
              <w:tc>
                <w:tcPr>
                  <w:tcW w:w="1277" w:type="dxa"/>
                  <w:vMerge w:val="restart"/>
                  <w:shd w:val="clear" w:color="auto" w:fill="F2F2F2" w:themeFill="background1" w:themeFillShade="F2"/>
                </w:tcPr>
                <w:p w14:paraId="133D7E58"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סוג הביטוח</w:t>
                  </w:r>
                </w:p>
                <w:p w14:paraId="3924BF4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1C9C674"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44CF1F9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נוסח ומהדורת הפוליסה</w:t>
                  </w:r>
                  <w:r w:rsidRPr="00B0675E">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8FAC5D5"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תאריך תחילה</w:t>
                  </w:r>
                </w:p>
                <w:p w14:paraId="2784532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A76995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תאריך סיום</w:t>
                  </w:r>
                </w:p>
                <w:p w14:paraId="52E4A15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80DD26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0675E">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54CBC4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השתתפות עצמית</w:t>
                  </w:r>
                </w:p>
                <w:p w14:paraId="5BE02FA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0675E">
                    <w:rPr>
                      <w:rFonts w:ascii="David" w:eastAsia="Times New Roman" w:hAnsi="David" w:cs="David"/>
                      <w:color w:val="000000"/>
                      <w:sz w:val="18"/>
                      <w:szCs w:val="18"/>
                      <w:rtl/>
                      <w:lang w:val="he-IL" w:eastAsia="he-IL"/>
                    </w:rPr>
                    <w:t>(</w:t>
                  </w:r>
                  <w:r w:rsidRPr="00B0675E">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42922D6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CE3D62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B0675E">
                    <w:rPr>
                      <w:rFonts w:ascii="David" w:eastAsia="Times New Roman" w:hAnsi="David" w:cs="David"/>
                      <w:color w:val="000000"/>
                      <w:sz w:val="24"/>
                      <w:szCs w:val="24"/>
                      <w:rtl/>
                      <w:lang w:val="he-IL" w:eastAsia="he-IL"/>
                    </w:rPr>
                    <w:t xml:space="preserve">כיסויים נוספים בתוקף וביטול חריגים </w:t>
                  </w:r>
                  <w:r w:rsidRPr="00B0675E">
                    <w:rPr>
                      <w:rFonts w:ascii="David" w:eastAsia="Times New Roman" w:hAnsi="David" w:cs="David"/>
                      <w:color w:val="000000"/>
                      <w:sz w:val="16"/>
                      <w:szCs w:val="16"/>
                      <w:rtl/>
                      <w:lang w:val="he-IL" w:eastAsia="he-IL"/>
                    </w:rPr>
                    <w:t xml:space="preserve">**** </w:t>
                  </w:r>
                </w:p>
              </w:tc>
            </w:tr>
            <w:tr w:rsidR="00B0675E" w:rsidRPr="00B0675E" w14:paraId="30D1669D" w14:textId="77777777" w:rsidTr="00B42C6F">
              <w:trPr>
                <w:gridBefore w:val="1"/>
                <w:wBefore w:w="7" w:type="dxa"/>
                <w:trHeight w:val="367"/>
              </w:trPr>
              <w:tc>
                <w:tcPr>
                  <w:tcW w:w="1277" w:type="dxa"/>
                  <w:vMerge/>
                  <w:shd w:val="clear" w:color="auto" w:fill="F2F2F2" w:themeFill="background1" w:themeFillShade="F2"/>
                </w:tcPr>
                <w:p w14:paraId="2521EEAE"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1CE4E4C"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29E7F3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583575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ABB8AB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7C4751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0675E">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6CD474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B0675E">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0C33562B"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7D630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D4CA7E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B0675E" w:rsidRPr="00B0675E" w14:paraId="52C8EFB3" w14:textId="77777777" w:rsidTr="00B42C6F">
              <w:trPr>
                <w:gridBefore w:val="1"/>
                <w:wBefore w:w="7" w:type="dxa"/>
                <w:trHeight w:val="624"/>
              </w:trPr>
              <w:tc>
                <w:tcPr>
                  <w:tcW w:w="1277" w:type="dxa"/>
                  <w:shd w:val="clear" w:color="auto" w:fill="FFFFFF" w:themeFill="background1"/>
                </w:tcPr>
                <w:p w14:paraId="6C5A62E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62906DBD"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9CECC64"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D840545"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CCB2C5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96FE9D5" w14:textId="77777777" w:rsidR="00B0675E" w:rsidRPr="00B0675E" w:rsidDel="00C828C3"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756A5217" w14:textId="77777777" w:rsidR="00B0675E" w:rsidRPr="00B0675E" w:rsidDel="00C828C3"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0ADC21A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A041A0D"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A682D67"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328</w:t>
                  </w:r>
                </w:p>
                <w:p w14:paraId="19A2A99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309</w:t>
                  </w:r>
                </w:p>
                <w:p w14:paraId="105142F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316</w:t>
                  </w:r>
                </w:p>
                <w:p w14:paraId="188335FB"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313</w:t>
                  </w:r>
                </w:p>
                <w:p w14:paraId="7CBAAAC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314</w:t>
                  </w:r>
                </w:p>
                <w:p w14:paraId="2035C6B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345</w:t>
                  </w:r>
                </w:p>
                <w:p w14:paraId="4A16410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B0675E" w:rsidRPr="00B0675E" w14:paraId="7B7EB3E4" w14:textId="77777777" w:rsidTr="00B42C6F">
              <w:trPr>
                <w:gridBefore w:val="1"/>
                <w:wBefore w:w="7" w:type="dxa"/>
                <w:trHeight w:val="624"/>
              </w:trPr>
              <w:tc>
                <w:tcPr>
                  <w:tcW w:w="1277" w:type="dxa"/>
                  <w:shd w:val="clear" w:color="auto" w:fill="FFFFFF" w:themeFill="background1"/>
                </w:tcPr>
                <w:p w14:paraId="01A0772E"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0408C85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FF9DCDC"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F9ADEE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3667C5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DBC09F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41D6263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4F84C048"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2D15BC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4B9CD8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328</w:t>
                  </w:r>
                </w:p>
                <w:p w14:paraId="070ED31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5EC5F14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Arial"/>
                      <w:b/>
                      <w:bCs/>
                      <w:color w:val="000000"/>
                      <w:sz w:val="16"/>
                      <w:szCs w:val="16"/>
                      <w:rtl/>
                      <w:lang w:val="he-IL" w:eastAsia="he-IL"/>
                    </w:rPr>
                    <w:t>321</w:t>
                  </w:r>
                </w:p>
                <w:p w14:paraId="6AC6004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49060C5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302</w:t>
                  </w:r>
                </w:p>
                <w:p w14:paraId="08156B2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332 (12 חודשים)</w:t>
                  </w:r>
                </w:p>
                <w:p w14:paraId="38BCC4C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347</w:t>
                  </w:r>
                </w:p>
                <w:p w14:paraId="3CD6120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B0675E">
                    <w:rPr>
                      <w:rFonts w:ascii="David" w:eastAsia="Times New Roman" w:hAnsi="David" w:cs="David"/>
                      <w:bCs/>
                      <w:color w:val="000000"/>
                      <w:sz w:val="16"/>
                      <w:szCs w:val="16"/>
                      <w:rtl/>
                      <w:lang w:val="he-IL" w:eastAsia="he-IL"/>
                    </w:rPr>
                    <w:t>309</w:t>
                  </w:r>
                </w:p>
              </w:tc>
            </w:tr>
            <w:tr w:rsidR="00B0675E" w:rsidRPr="00B0675E" w14:paraId="47108198" w14:textId="77777777" w:rsidTr="00B42C6F">
              <w:trPr>
                <w:gridBefore w:val="1"/>
                <w:wBefore w:w="7" w:type="dxa"/>
                <w:trHeight w:val="624"/>
              </w:trPr>
              <w:tc>
                <w:tcPr>
                  <w:tcW w:w="1277" w:type="dxa"/>
                  <w:shd w:val="clear" w:color="auto" w:fill="FFFFFF" w:themeFill="background1"/>
                </w:tcPr>
                <w:p w14:paraId="46C81CC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0603D36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BD1241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61E61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3C3C2A4"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80EC45B"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598F8D91"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7336E63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C2A380D"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AB5189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321</w:t>
                  </w:r>
                </w:p>
                <w:p w14:paraId="307C8EAE"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328</w:t>
                  </w:r>
                </w:p>
                <w:p w14:paraId="357A636E"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327</w:t>
                  </w:r>
                </w:p>
                <w:p w14:paraId="334551F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332- 6 חודשים</w:t>
                  </w:r>
                </w:p>
                <w:p w14:paraId="05667D3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B0675E">
                    <w:rPr>
                      <w:rFonts w:ascii="David" w:eastAsia="Times New Roman" w:hAnsi="David" w:cs="David"/>
                      <w:bCs/>
                      <w:color w:val="000000"/>
                      <w:sz w:val="16"/>
                      <w:szCs w:val="16"/>
                      <w:rtl/>
                      <w:lang w:val="he-IL" w:eastAsia="he-IL"/>
                    </w:rPr>
                    <w:t>309</w:t>
                  </w:r>
                </w:p>
                <w:p w14:paraId="47DEBD49"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301</w:t>
                  </w:r>
                </w:p>
              </w:tc>
            </w:tr>
            <w:tr w:rsidR="00B0675E" w:rsidRPr="00B0675E" w14:paraId="313D2041" w14:textId="77777777" w:rsidTr="00B42C6F">
              <w:trPr>
                <w:gridBefore w:val="1"/>
                <w:wBefore w:w="7" w:type="dxa"/>
                <w:trHeight w:val="624"/>
              </w:trPr>
              <w:tc>
                <w:tcPr>
                  <w:tcW w:w="1277" w:type="dxa"/>
                  <w:shd w:val="clear" w:color="auto" w:fill="FFFFFF" w:themeFill="background1"/>
                </w:tcPr>
                <w:p w14:paraId="5F488985"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צמ"ה </w:t>
                  </w:r>
                </w:p>
              </w:tc>
              <w:tc>
                <w:tcPr>
                  <w:tcW w:w="992" w:type="dxa"/>
                  <w:shd w:val="clear" w:color="auto" w:fill="FFFFFF" w:themeFill="background1"/>
                </w:tcPr>
                <w:p w14:paraId="7CD0A355"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B16E2EC"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80C591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CC1B938"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EEB5D3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566469A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65357DE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2B47FA"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B0675E">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7752BD8"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328</w:t>
                  </w:r>
                </w:p>
                <w:p w14:paraId="551FD822"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321</w:t>
                  </w:r>
                </w:p>
                <w:p w14:paraId="41B361F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312</w:t>
                  </w:r>
                </w:p>
                <w:p w14:paraId="19C179B3"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B0675E">
                    <w:rPr>
                      <w:rFonts w:asciiTheme="minorBidi" w:eastAsia="Times New Roman" w:hAnsiTheme="minorBidi" w:cs="David"/>
                      <w:b/>
                      <w:color w:val="000000"/>
                      <w:sz w:val="16"/>
                      <w:szCs w:val="16"/>
                      <w:rtl/>
                      <w:lang w:val="he-IL" w:eastAsia="he-IL"/>
                    </w:rPr>
                    <w:t>307</w:t>
                  </w:r>
                </w:p>
                <w:p w14:paraId="2E669A6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110B2D1E" w14:textId="77777777" w:rsidR="00B0675E" w:rsidRPr="00B0675E" w:rsidRDefault="00B0675E" w:rsidP="00B0675E">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0675E" w:rsidRPr="00B0675E" w14:paraId="312AA60B" w14:textId="77777777" w:rsidTr="00B42C6F">
              <w:trPr>
                <w:trHeight w:val="57"/>
                <w:tblHeader/>
              </w:trPr>
              <w:tc>
                <w:tcPr>
                  <w:tcW w:w="11530" w:type="dxa"/>
                  <w:shd w:val="clear" w:color="auto" w:fill="F2F2F2" w:themeFill="background1" w:themeFillShade="F2"/>
                </w:tcPr>
                <w:p w14:paraId="74CE80A8"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0675E">
                    <w:rPr>
                      <w:rFonts w:asciiTheme="minorBidi" w:eastAsia="Times New Roman" w:hAnsiTheme="minorBidi" w:cs="David"/>
                      <w:b/>
                      <w:color w:val="000000"/>
                      <w:sz w:val="24"/>
                      <w:szCs w:val="24"/>
                      <w:rtl/>
                      <w:lang w:val="he-IL" w:eastAsia="he-IL"/>
                    </w:rPr>
                    <w:t xml:space="preserve">פירוט השירותים </w:t>
                  </w:r>
                  <w:r w:rsidRPr="00B0675E">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B0675E">
                    <w:rPr>
                      <w:rFonts w:asciiTheme="minorBidi" w:eastAsia="Times New Roman" w:hAnsiTheme="minorBidi" w:cs="David"/>
                      <w:bCs/>
                      <w:color w:val="000000"/>
                      <w:sz w:val="16"/>
                      <w:szCs w:val="16"/>
                      <w:rtl/>
                      <w:lang w:val="he-IL" w:eastAsia="he-IL"/>
                    </w:rPr>
                    <w:t>ג'</w:t>
                  </w:r>
                  <w:r w:rsidRPr="00B0675E">
                    <w:rPr>
                      <w:rFonts w:ascii="David" w:eastAsia="Times New Roman" w:hAnsi="David" w:cs="David"/>
                      <w:color w:val="000000"/>
                      <w:sz w:val="16"/>
                      <w:szCs w:val="16"/>
                      <w:rtl/>
                      <w:lang w:val="he-IL" w:eastAsia="he-IL"/>
                    </w:rPr>
                    <w:t xml:space="preserve"> כפי שמפורסם על ידי רשות שוק ההון, ביטוח וחסכון</w:t>
                  </w:r>
                  <w:r w:rsidRPr="00B0675E">
                    <w:rPr>
                      <w:rFonts w:asciiTheme="minorBidi" w:eastAsia="Times New Roman" w:hAnsiTheme="minorBidi" w:cs="David"/>
                      <w:b/>
                      <w:color w:val="000000"/>
                      <w:sz w:val="16"/>
                      <w:szCs w:val="16"/>
                      <w:rtl/>
                      <w:lang w:val="he-IL" w:eastAsia="he-IL"/>
                    </w:rPr>
                    <w:t xml:space="preserve">. </w:t>
                  </w:r>
                  <w:r w:rsidRPr="00B0675E">
                    <w:rPr>
                      <w:rFonts w:ascii="David" w:eastAsia="Times New Roman" w:hAnsi="David" w:cs="David"/>
                      <w:color w:val="000000"/>
                      <w:sz w:val="16"/>
                      <w:szCs w:val="16"/>
                      <w:rtl/>
                      <w:lang w:val="he-IL" w:eastAsia="he-IL"/>
                    </w:rPr>
                    <w:t>ניתן להציג בנוסף גם המלל המוצג לצד הקוד ברשימה הסגורה</w:t>
                  </w:r>
                  <w:r w:rsidRPr="00B0675E">
                    <w:rPr>
                      <w:rFonts w:asciiTheme="minorBidi" w:eastAsia="Times New Roman" w:hAnsiTheme="minorBidi" w:cs="David"/>
                      <w:b/>
                      <w:color w:val="FF0000"/>
                      <w:sz w:val="16"/>
                      <w:szCs w:val="16"/>
                      <w:rtl/>
                      <w:lang w:val="he-IL" w:eastAsia="he-IL"/>
                    </w:rPr>
                    <w:t>)*:</w:t>
                  </w:r>
                </w:p>
              </w:tc>
            </w:tr>
            <w:tr w:rsidR="00B0675E" w:rsidRPr="00B0675E" w14:paraId="039B075B" w14:textId="77777777" w:rsidTr="00B42C6F">
              <w:trPr>
                <w:trHeight w:val="798"/>
              </w:trPr>
              <w:tc>
                <w:tcPr>
                  <w:tcW w:w="11530" w:type="dxa"/>
                </w:tcPr>
                <w:p w14:paraId="4C30B4F5"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B0675E">
                    <w:rPr>
                      <w:rFonts w:asciiTheme="minorBidi" w:eastAsia="Times New Roman" w:hAnsiTheme="minorBidi" w:cs="David"/>
                      <w:b/>
                      <w:color w:val="000000"/>
                      <w:sz w:val="24"/>
                      <w:szCs w:val="24"/>
                      <w:rtl/>
                      <w:lang w:val="he-IL" w:eastAsia="he-IL"/>
                    </w:rPr>
                    <w:t>009</w:t>
                  </w:r>
                </w:p>
              </w:tc>
            </w:tr>
          </w:tbl>
          <w:p w14:paraId="6D75D432" w14:textId="77777777" w:rsidR="00B0675E" w:rsidRPr="00B0675E" w:rsidRDefault="00B0675E" w:rsidP="00B0675E">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0675E" w:rsidRPr="00B0675E" w14:paraId="142625E8" w14:textId="77777777" w:rsidTr="00B42C6F">
              <w:trPr>
                <w:trHeight w:val="227"/>
                <w:tblHeader/>
              </w:trPr>
              <w:tc>
                <w:tcPr>
                  <w:tcW w:w="11530" w:type="dxa"/>
                  <w:shd w:val="clear" w:color="auto" w:fill="F2F2F2" w:themeFill="background1" w:themeFillShade="F2"/>
                </w:tcPr>
                <w:p w14:paraId="5C5A6D7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0675E">
                    <w:rPr>
                      <w:rFonts w:asciiTheme="minorBidi" w:eastAsia="Times New Roman" w:hAnsiTheme="minorBidi" w:cs="David"/>
                      <w:b/>
                      <w:color w:val="000000"/>
                      <w:sz w:val="24"/>
                      <w:szCs w:val="24"/>
                      <w:rtl/>
                      <w:lang w:val="he-IL" w:eastAsia="he-IL"/>
                    </w:rPr>
                    <w:t>ביטול/שינוי הפוליסה *</w:t>
                  </w:r>
                </w:p>
              </w:tc>
            </w:tr>
            <w:tr w:rsidR="00B0675E" w:rsidRPr="00B0675E" w14:paraId="1D19CEDE" w14:textId="77777777" w:rsidTr="00B42C6F">
              <w:trPr>
                <w:trHeight w:val="334"/>
              </w:trPr>
              <w:tc>
                <w:tcPr>
                  <w:tcW w:w="11530" w:type="dxa"/>
                  <w:vAlign w:val="center"/>
                </w:tcPr>
                <w:p w14:paraId="1688E730"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B0675E">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B0675E">
                    <w:rPr>
                      <w:rFonts w:asciiTheme="minorBidi" w:eastAsia="Times New Roman" w:hAnsiTheme="minorBidi" w:cs="David"/>
                      <w:bCs/>
                      <w:color w:val="000000"/>
                      <w:sz w:val="20"/>
                      <w:szCs w:val="24"/>
                      <w:rtl/>
                      <w:lang w:val="he-IL" w:eastAsia="he-IL"/>
                    </w:rPr>
                    <w:t>30 יום</w:t>
                  </w:r>
                  <w:r w:rsidRPr="00B0675E">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0221D77F" w14:textId="77777777" w:rsidR="00B0675E" w:rsidRPr="00B0675E" w:rsidRDefault="00B0675E" w:rsidP="00B0675E">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6754C321" w14:textId="77777777" w:rsidR="00B0675E" w:rsidRPr="00B0675E" w:rsidRDefault="00B0675E" w:rsidP="00B0675E">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B0675E" w:rsidRPr="00B0675E" w14:paraId="4A828293" w14:textId="77777777" w:rsidTr="00B42C6F">
              <w:trPr>
                <w:trHeight w:val="227"/>
                <w:tblHeader/>
              </w:trPr>
              <w:tc>
                <w:tcPr>
                  <w:tcW w:w="11530" w:type="dxa"/>
                  <w:shd w:val="clear" w:color="auto" w:fill="F2F2F2" w:themeFill="background1" w:themeFillShade="F2"/>
                </w:tcPr>
                <w:p w14:paraId="39CEB856"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0675E">
                    <w:rPr>
                      <w:rFonts w:asciiTheme="minorBidi" w:eastAsia="Times New Roman" w:hAnsiTheme="minorBidi" w:cs="David"/>
                      <w:b/>
                      <w:color w:val="000000"/>
                      <w:sz w:val="24"/>
                      <w:szCs w:val="24"/>
                      <w:rtl/>
                      <w:lang w:val="he-IL" w:eastAsia="he-IL"/>
                    </w:rPr>
                    <w:t>חתימת האישור</w:t>
                  </w:r>
                </w:p>
              </w:tc>
            </w:tr>
            <w:tr w:rsidR="00B0675E" w:rsidRPr="00B0675E" w14:paraId="7C26F05D" w14:textId="77777777" w:rsidTr="00B42C6F">
              <w:trPr>
                <w:trHeight w:val="598"/>
              </w:trPr>
              <w:tc>
                <w:tcPr>
                  <w:tcW w:w="11530" w:type="dxa"/>
                </w:tcPr>
                <w:p w14:paraId="0BD8183F" w14:textId="77777777" w:rsidR="00B0675E" w:rsidRPr="00B0675E" w:rsidRDefault="00B0675E" w:rsidP="004524D8">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B0675E">
                    <w:rPr>
                      <w:rFonts w:asciiTheme="minorBidi" w:eastAsia="Times New Roman" w:hAnsiTheme="minorBidi" w:cs="David"/>
                      <w:b/>
                      <w:color w:val="000000"/>
                      <w:sz w:val="24"/>
                      <w:szCs w:val="24"/>
                      <w:rtl/>
                      <w:lang w:val="he-IL" w:eastAsia="he-IL"/>
                    </w:rPr>
                    <w:t>המבטח:</w:t>
                  </w:r>
                </w:p>
              </w:tc>
            </w:tr>
          </w:tbl>
          <w:p w14:paraId="7CE02AEC" w14:textId="77777777" w:rsidR="00B0675E" w:rsidRPr="00B0675E" w:rsidRDefault="00B0675E" w:rsidP="00B0675E">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B0675E">
              <w:rPr>
                <w:rFonts w:ascii="David" w:hAnsi="David" w:cs="David"/>
                <w:b/>
                <w:bCs/>
                <w:color w:val="000000"/>
                <w:sz w:val="24"/>
                <w:szCs w:val="24"/>
                <w:rtl/>
                <w:lang w:val="he-IL" w:eastAsia="he-IL"/>
              </w:rPr>
              <w:t xml:space="preserve">* באישור ביטוח כללי ואישור על הסכמה לעריכת ביטוח </w:t>
            </w:r>
            <w:r w:rsidRPr="00B0675E">
              <w:rPr>
                <w:rFonts w:ascii="David" w:hAnsi="David" w:cs="David"/>
                <w:color w:val="000000"/>
                <w:sz w:val="24"/>
                <w:szCs w:val="24"/>
                <w:rtl/>
                <w:lang w:val="he-IL" w:eastAsia="he-IL"/>
              </w:rPr>
              <w:t>ניתן לסמן שדות אלה כשדות שאינם בתוקף.</w:t>
            </w:r>
          </w:p>
          <w:p w14:paraId="3EDBABC7" w14:textId="77777777" w:rsidR="00B0675E" w:rsidRPr="00B0675E" w:rsidRDefault="00B0675E" w:rsidP="00B0675E">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B0675E">
              <w:rPr>
                <w:rFonts w:ascii="David" w:hAnsi="David" w:cs="David"/>
                <w:b/>
                <w:bCs/>
                <w:color w:val="000000"/>
                <w:sz w:val="24"/>
                <w:szCs w:val="24"/>
                <w:rtl/>
                <w:lang w:val="he-IL" w:eastAsia="he-IL"/>
              </w:rPr>
              <w:t>** שדות אלה יופיעו באישור על הסכמה לעריכת ביטוח בלבד.</w:t>
            </w:r>
          </w:p>
          <w:p w14:paraId="0C59B781" w14:textId="77777777" w:rsidR="00B0675E" w:rsidRPr="00B0675E" w:rsidRDefault="00B0675E" w:rsidP="00B0675E">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B0675E">
              <w:rPr>
                <w:rFonts w:ascii="David" w:hAnsi="David" w:cs="David"/>
                <w:b/>
                <w:bCs/>
                <w:color w:val="000000"/>
                <w:sz w:val="24"/>
                <w:szCs w:val="24"/>
                <w:rtl/>
                <w:lang w:val="he-IL" w:eastAsia="he-IL"/>
              </w:rPr>
              <w:t>*** שדות אלה לא יופיעו באישור על הסכמה לעריכת ביטוח</w:t>
            </w:r>
            <w:r w:rsidRPr="00B0675E">
              <w:rPr>
                <w:rFonts w:ascii="David" w:hAnsi="David" w:cs="David"/>
                <w:color w:val="000000"/>
                <w:sz w:val="24"/>
                <w:szCs w:val="24"/>
                <w:rtl/>
                <w:lang w:val="he-IL" w:eastAsia="he-IL"/>
              </w:rPr>
              <w:t>.</w:t>
            </w:r>
          </w:p>
          <w:p w14:paraId="68E18AE8" w14:textId="77777777" w:rsidR="00B0675E" w:rsidRPr="00B0675E" w:rsidRDefault="00B0675E" w:rsidP="00B0675E">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B0675E">
              <w:rPr>
                <w:rFonts w:ascii="David" w:hAnsi="David" w:cs="David"/>
                <w:b/>
                <w:bCs/>
                <w:color w:val="000000"/>
                <w:sz w:val="24"/>
                <w:szCs w:val="24"/>
                <w:rtl/>
                <w:lang w:val="he-IL" w:eastAsia="he-IL"/>
              </w:rPr>
              <w:t>****</w:t>
            </w:r>
            <w:r w:rsidRPr="00B0675E">
              <w:rPr>
                <w:rFonts w:ascii="David" w:hAnsi="David" w:cs="David"/>
                <w:color w:val="000000"/>
                <w:sz w:val="24"/>
                <w:szCs w:val="24"/>
                <w:rtl/>
                <w:lang w:val="he-IL" w:eastAsia="he-IL"/>
              </w:rPr>
              <w:t xml:space="preserve"> </w:t>
            </w:r>
            <w:r w:rsidRPr="00B0675E">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F9AC537" w14:textId="77777777" w:rsidR="00B0675E" w:rsidRPr="00B0675E" w:rsidRDefault="00B0675E" w:rsidP="00B0675E">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B0675E">
              <w:rPr>
                <w:rFonts w:ascii="David" w:hAnsi="David" w:cs="David"/>
                <w:b/>
                <w:bCs/>
                <w:color w:val="000000"/>
                <w:sz w:val="24"/>
                <w:szCs w:val="24"/>
                <w:rtl/>
                <w:lang w:val="he-IL" w:eastAsia="he-IL"/>
              </w:rPr>
              <w:br w:type="page"/>
            </w:r>
          </w:p>
          <w:p w14:paraId="5F8CAE23" w14:textId="77777777" w:rsidR="00B0675E" w:rsidRPr="00227BCE" w:rsidRDefault="00B0675E" w:rsidP="00227BCE">
            <w:pPr>
              <w:spacing w:before="0" w:beforeAutospacing="0" w:after="0" w:afterAutospacing="0" w:line="360" w:lineRule="auto"/>
              <w:jc w:val="both"/>
              <w:rPr>
                <w:rFonts w:ascii="David" w:hAnsi="David" w:cs="David"/>
                <w:sz w:val="25"/>
                <w:szCs w:val="25"/>
                <w:rtl/>
              </w:rPr>
            </w:pPr>
          </w:p>
        </w:tc>
      </w:tr>
    </w:tbl>
    <w:p w14:paraId="581D81F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10D61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F25B5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3A705E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9B2F7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1789DF4"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B507CA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C9B793"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A947E1C"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DB6CDD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02960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63417E5A"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6299224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27C5DB7C"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81F30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5054F1E3"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65D08108"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0AF2FB82"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26A7576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7CD11EE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D9C446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6EF85F2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676F9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20313A5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B97FBD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30A43D1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C8961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532B81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5CC112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0BA1E97"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0F346D83"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6959E83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2E9DF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4C6DC1C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AEBA1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2F26E2C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D7740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418B8BD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18143CE"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7712E7E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B56D631"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3D63F0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E1B362E"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34FA66E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54A0D0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04E3657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2B96E5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t>תכנית תאום מערכות במגרש.</w:t>
      </w:r>
    </w:p>
    <w:p w14:paraId="3ECAB1B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1140A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t>תכניות תאום מערכות במרתפים ובקומת הכניסה.</w:t>
      </w:r>
    </w:p>
    <w:p w14:paraId="0DE9375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6FC7F5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5FAEDCB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255B35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3CCD00A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F9F7C9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447B3F8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740673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0CC3C48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564C73"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02BFAB7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2216AE"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4CCCBCE5"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65778A0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5F85EBB"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1456FA63"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67D06242"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405663F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4569A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AF2CF4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5005FB8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08F6142"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6792D413"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06DED877"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2E22EE8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0D2470DB"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4A0A388E"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052885DE"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7EA446CC"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7F3D064D"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6327C476"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07A8D2E4"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2AF1724"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4217C7A0"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25520F3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581F168F"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BB15AC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DF403D9"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5444BD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1F215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4E1DE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DF16D1"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17B245E" w14:textId="366A28F2" w:rsidR="00376E23" w:rsidRDefault="004524D8"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42C6F">
            <w:rPr>
              <w:rFonts w:ascii="Times New Roman" w:eastAsia="Times New Roman" w:hAnsi="Times New Roman" w:cs="David" w:hint="cs"/>
              <w:color w:val="008000"/>
              <w:sz w:val="24"/>
              <w:szCs w:val="24"/>
              <w:rtl/>
              <w:lang w:eastAsia="he-IL"/>
            </w:rPr>
            <w:br/>
            <w:t>אולפני הרצליה-ע.משותפת אפריקה מגורים, תדהר וע.לוזון</w:t>
          </w:r>
          <w:r w:rsidR="00B42C6F">
            <w:rPr>
              <w:rFonts w:ascii="Times New Roman" w:eastAsia="Times New Roman" w:hAnsi="Times New Roman" w:cs="David" w:hint="cs"/>
              <w:color w:val="008000"/>
              <w:sz w:val="24"/>
              <w:szCs w:val="24"/>
              <w:rtl/>
              <w:lang w:eastAsia="he-IL"/>
            </w:rPr>
            <w:br/>
            <w:t>יהונתן נתניהו 1'ג</w:t>
          </w:r>
          <w:r w:rsidR="00B42C6F">
            <w:rPr>
              <w:rFonts w:ascii="Times New Roman" w:eastAsia="Times New Roman" w:hAnsi="Times New Roman" w:cs="David" w:hint="cs"/>
              <w:color w:val="008000"/>
              <w:sz w:val="24"/>
              <w:szCs w:val="24"/>
              <w:rtl/>
              <w:lang w:eastAsia="he-IL"/>
            </w:rPr>
            <w:br/>
            <w:t>558426227</w:t>
          </w:r>
          <w:r w:rsidR="00B42C6F">
            <w:rPr>
              <w:rFonts w:ascii="Times New Roman" w:eastAsia="Times New Roman" w:hAnsi="Times New Roman" w:cs="David" w:hint="cs"/>
              <w:color w:val="008000"/>
              <w:sz w:val="24"/>
              <w:szCs w:val="24"/>
              <w:rtl/>
              <w:lang w:eastAsia="he-IL"/>
            </w:rPr>
            <w:br/>
          </w:r>
        </w:sdtContent>
      </w:sdt>
      <w:r w:rsidR="00376E23" w:rsidRPr="00B27B4C">
        <w:rPr>
          <w:rFonts w:ascii="Times New Roman" w:eastAsia="Times New Roman" w:hAnsi="Times New Roman" w:cs="David" w:hint="cs"/>
          <w:color w:val="008000"/>
          <w:sz w:val="24"/>
          <w:szCs w:val="24"/>
          <w:rtl/>
          <w:lang w:eastAsia="he-IL"/>
        </w:rPr>
        <w:br/>
      </w:r>
    </w:p>
    <w:p w14:paraId="4C2F1F30"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6CC43A3"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4B9DD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F2B12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82BE31"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C75145" w14:textId="6448242D"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ת.מ.א.-הנדסה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42C6F">
            <w:rPr>
              <w:rFonts w:ascii="Times New Roman" w:eastAsia="Times New Roman" w:hAnsi="Times New Roman" w:cs="David"/>
              <w:color w:val="008000"/>
              <w:sz w:val="24"/>
              <w:szCs w:val="24"/>
              <w:rtl/>
              <w:lang w:eastAsia="he-IL"/>
            </w:rPr>
            <w:t>אולפנים</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B42C6F">
            <w:rPr>
              <w:rFonts w:ascii="Times New Roman" w:eastAsia="Times New Roman" w:hAnsi="Times New Roman" w:cs="David" w:hint="cs"/>
              <w:color w:val="008000"/>
              <w:sz w:val="24"/>
              <w:szCs w:val="24"/>
              <w:rtl/>
            </w:rPr>
            <w:t>הקמה פרויקט מגורים 311 יח''ד על גבי חניון תת קרקעי</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4857406"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C0C740"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A89727"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BB6FC9"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BC49D7"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696C16"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4645D8F"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6216D"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1D0A58"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B22B134" w14:textId="61B5E6C9" w:rsidR="00376E23" w:rsidRPr="00B27B4C" w:rsidRDefault="004524D8"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42C6F">
            <w:rPr>
              <w:rFonts w:ascii="Times New Roman" w:eastAsia="Times New Roman" w:hAnsi="Times New Roman" w:cs="David"/>
              <w:color w:val="00B0F0"/>
              <w:sz w:val="20"/>
              <w:szCs w:val="24"/>
              <w:u w:val="single"/>
              <w:rtl/>
              <w:lang w:eastAsia="he-IL"/>
            </w:rPr>
            <w:t>ת.מ.א.-הנדסה ויעוץ בע"מ</w:t>
          </w:r>
        </w:sdtContent>
      </w:sdt>
    </w:p>
    <w:p w14:paraId="0CF4EC9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B240D88"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127DD3F"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15F6E44"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515D8E8"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22F0A96"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1B5C8D9" w14:textId="0E06A88D"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42C6F">
            <w:rPr>
              <w:rFonts w:ascii="Times New Roman" w:eastAsia="Times New Roman" w:hAnsi="Times New Roman" w:cs="David" w:hint="cs"/>
              <w:color w:val="008000"/>
              <w:sz w:val="24"/>
              <w:szCs w:val="24"/>
              <w:rtl/>
              <w:lang w:eastAsia="he-IL"/>
            </w:rPr>
            <w:br/>
            <w:t>אולפני הרצליה-ע.משותפת אפריקה מגורים, תדהר וע.לוזון</w:t>
          </w:r>
          <w:r w:rsidR="00B42C6F">
            <w:rPr>
              <w:rFonts w:ascii="Times New Roman" w:eastAsia="Times New Roman" w:hAnsi="Times New Roman" w:cs="David" w:hint="cs"/>
              <w:color w:val="008000"/>
              <w:sz w:val="24"/>
              <w:szCs w:val="24"/>
              <w:rtl/>
              <w:lang w:eastAsia="he-IL"/>
            </w:rPr>
            <w:br/>
            <w:t>יהונתן נתניהו 1'ג</w:t>
          </w:r>
          <w:r w:rsidR="00B42C6F">
            <w:rPr>
              <w:rFonts w:ascii="Times New Roman" w:eastAsia="Times New Roman" w:hAnsi="Times New Roman" w:cs="David" w:hint="cs"/>
              <w:color w:val="008000"/>
              <w:sz w:val="24"/>
              <w:szCs w:val="24"/>
              <w:rtl/>
              <w:lang w:eastAsia="he-IL"/>
            </w:rPr>
            <w:br/>
            <w:t>558426227</w:t>
          </w:r>
          <w:r w:rsidR="00B42C6F">
            <w:rPr>
              <w:rFonts w:ascii="Times New Roman" w:eastAsia="Times New Roman" w:hAnsi="Times New Roman" w:cs="David" w:hint="cs"/>
              <w:color w:val="008000"/>
              <w:sz w:val="24"/>
              <w:szCs w:val="24"/>
              <w:rtl/>
              <w:lang w:eastAsia="he-IL"/>
            </w:rPr>
            <w:br/>
          </w:r>
        </w:sdtContent>
      </w:sdt>
    </w:p>
    <w:p w14:paraId="15E71B0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05B9F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CBCC07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30F08C" w14:textId="4BF631BE"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B42C6F">
            <w:rPr>
              <w:rFonts w:ascii="Times New Roman" w:eastAsia="Times New Roman" w:hAnsi="Times New Roman" w:cs="David" w:hint="cs"/>
              <w:color w:val="008000"/>
              <w:sz w:val="24"/>
              <w:szCs w:val="24"/>
              <w:rtl/>
              <w:lang w:eastAsia="he-IL"/>
            </w:rPr>
            <w:t>אולפנים</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088F7B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194CF1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D8D55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D7CF80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E439F0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3378BE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4FF130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88F16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8A175F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37B9D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E0FB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314463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D6254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1624188"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178E5BC"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6122347"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0E04DA8"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8101155" w14:textId="490974BE"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B42C6F">
            <w:rPr>
              <w:rFonts w:ascii="Times New Roman" w:eastAsia="Times New Roman" w:hAnsi="Times New Roman" w:cs="David"/>
              <w:color w:val="00B0F0"/>
              <w:sz w:val="20"/>
              <w:szCs w:val="24"/>
              <w:u w:val="single"/>
              <w:rtl/>
              <w:lang w:eastAsia="he-IL"/>
            </w:rPr>
            <w:t>ת.מ.א.-הנדסה ויעוץ בע"מ</w:t>
          </w:r>
        </w:sdtContent>
      </w:sdt>
    </w:p>
    <w:p w14:paraId="3B75A18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AC3767D"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A57234"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1AF1B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1B87FA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E061903"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FA5EC8"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212FE91"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DBCC756"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E37ECBB"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7281AE80"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74106C58"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4"/>
      <w:footerReference w:type="default" r:id="rId15"/>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0DF616" w14:textId="77777777" w:rsidR="00C824F3" w:rsidRDefault="00C824F3" w:rsidP="00AF234B">
      <w:pPr>
        <w:spacing w:before="0" w:after="0" w:line="240" w:lineRule="auto"/>
      </w:pPr>
      <w:r>
        <w:separator/>
      </w:r>
    </w:p>
  </w:endnote>
  <w:endnote w:type="continuationSeparator" w:id="0">
    <w:p w14:paraId="58819D90" w14:textId="77777777" w:rsidR="00C824F3" w:rsidRDefault="00C824F3"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0"/>
      <w:gridCol w:w="2810"/>
      <w:gridCol w:w="232"/>
      <w:gridCol w:w="1039"/>
      <w:gridCol w:w="1815"/>
    </w:tblGrid>
    <w:tr w:rsidR="00C824F3" w:rsidRPr="00F9528C" w14:paraId="6DBFDF1C" w14:textId="77777777" w:rsidTr="002F611D">
      <w:tc>
        <w:tcPr>
          <w:tcW w:w="753" w:type="dxa"/>
        </w:tcPr>
        <w:p w14:paraId="231D705C"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B6C34C4" w14:textId="31793B26" w:rsidR="00C824F3" w:rsidRPr="00F9528C" w:rsidRDefault="00C824F3"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אולפני הרצליה</w:t>
              </w:r>
            </w:p>
          </w:tc>
        </w:sdtContent>
      </w:sdt>
      <w:tc>
        <w:tcPr>
          <w:tcW w:w="2232" w:type="dxa"/>
        </w:tcPr>
        <w:p w14:paraId="413117A6"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136509FC" w14:textId="77777777" w:rsidR="00C824F3" w:rsidRPr="00F9528C" w:rsidRDefault="00C824F3" w:rsidP="002F611D">
          <w:pPr>
            <w:tabs>
              <w:tab w:val="center" w:pos="4153"/>
              <w:tab w:val="right" w:pos="8306"/>
            </w:tabs>
            <w:spacing w:before="0" w:after="0" w:line="240" w:lineRule="auto"/>
            <w:rPr>
              <w:rFonts w:ascii="David" w:hAnsi="David"/>
              <w:sz w:val="16"/>
              <w:szCs w:val="16"/>
              <w:rtl/>
            </w:rPr>
          </w:pPr>
        </w:p>
      </w:tc>
      <w:tc>
        <w:tcPr>
          <w:tcW w:w="1129" w:type="dxa"/>
        </w:tcPr>
        <w:p w14:paraId="263CB162"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16DD638" w14:textId="76EB964A" w:rsidR="00C824F3" w:rsidRPr="00F9528C" w:rsidRDefault="00C824F3" w:rsidP="002F611D">
              <w:pPr>
                <w:tabs>
                  <w:tab w:val="center" w:pos="4153"/>
                  <w:tab w:val="right" w:pos="8306"/>
                </w:tabs>
                <w:spacing w:before="0" w:after="0" w:line="240" w:lineRule="auto"/>
                <w:rPr>
                  <w:rFonts w:ascii="David" w:hAnsi="David"/>
                  <w:sz w:val="20"/>
                  <w:szCs w:val="20"/>
                  <w:rtl/>
                </w:rPr>
              </w:pPr>
              <w:del w:id="44" w:author="גרמן קגנובסקי" w:date="2024-02-06T10:32:00Z">
                <w:r w:rsidDel="00327837">
                  <w:rPr>
                    <w:rFonts w:ascii="David" w:hAnsi="David" w:hint="cs"/>
                    <w:sz w:val="20"/>
                    <w:szCs w:val="20"/>
                  </w:rPr>
                  <w:delText>CONT-5-564</w:delText>
                </w:r>
              </w:del>
              <w:ins w:id="45" w:author="גרמן קגנובסקי" w:date="2024-02-06T12:55:00Z">
                <w:r>
                  <w:rPr>
                    <w:rFonts w:ascii="David" w:hAnsi="David" w:hint="cs"/>
                    <w:sz w:val="20"/>
                    <w:szCs w:val="20"/>
                  </w:rPr>
                  <w:t>CO</w:t>
                </w:r>
                <w:r>
                  <w:rPr>
                    <w:rFonts w:ascii="David" w:hAnsi="David" w:hint="cs"/>
                    <w:sz w:val="20"/>
                    <w:szCs w:val="20"/>
                    <w:rtl/>
                  </w:rPr>
                  <w:t>NT-10-2353</w:t>
                </w:r>
              </w:ins>
            </w:p>
          </w:tc>
        </w:sdtContent>
      </w:sdt>
    </w:tr>
    <w:tr w:rsidR="00C824F3" w:rsidRPr="00F9528C" w14:paraId="7AC95A84" w14:textId="77777777" w:rsidTr="002F611D">
      <w:tc>
        <w:tcPr>
          <w:tcW w:w="753" w:type="dxa"/>
        </w:tcPr>
        <w:p w14:paraId="74DF1AEC"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E18CEBD" w14:textId="0ED3DBE5" w:rsidR="00C824F3" w:rsidRPr="00F9528C" w:rsidRDefault="00C824F3" w:rsidP="002F611D">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ת.מ.א.-הנדסה ויעוץ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824F3" w:rsidRPr="00F9528C" w14:paraId="7B6E31EE" w14:textId="77777777" w:rsidTr="002F611D">
            <w:trPr>
              <w:trHeight w:val="201"/>
            </w:trPr>
            <w:tc>
              <w:tcPr>
                <w:tcW w:w="926" w:type="dxa"/>
              </w:tcPr>
              <w:p w14:paraId="08BFFE02"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88041EE" w14:textId="76A40237" w:rsidR="00C824F3" w:rsidRPr="00F9528C" w:rsidRDefault="004524D8" w:rsidP="002F611D">
                    <w:pPr>
                      <w:tabs>
                        <w:tab w:val="center" w:pos="4153"/>
                        <w:tab w:val="right" w:pos="8306"/>
                      </w:tabs>
                      <w:spacing w:before="0" w:after="0" w:line="240" w:lineRule="auto"/>
                      <w:ind w:left="1" w:hanging="1"/>
                      <w:rPr>
                        <w:rFonts w:ascii="David" w:hAnsi="David"/>
                        <w:color w:val="00B0F0"/>
                        <w:sz w:val="20"/>
                        <w:szCs w:val="20"/>
                        <w:rtl/>
                      </w:rPr>
                    </w:pPr>
                    <w:ins w:id="46" w:author="גרמן קגנובסקי" w:date="2024-02-06T14:32:00Z">
                      <w:r>
                        <w:rPr>
                          <w:rFonts w:ascii="David" w:hAnsi="David"/>
                          <w:color w:val="00B0F0"/>
                          <w:sz w:val="20"/>
                          <w:szCs w:val="20"/>
                          <w:rtl/>
                        </w:rPr>
                        <w:t>0.2</w:t>
                      </w:r>
                    </w:ins>
                  </w:p>
                </w:tc>
              </w:sdtContent>
            </w:sdt>
          </w:tr>
        </w:tbl>
        <w:p w14:paraId="4D7E7BEF"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236" w:type="dxa"/>
        </w:tcPr>
        <w:p w14:paraId="08655F10"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1129" w:type="dxa"/>
        </w:tcPr>
        <w:p w14:paraId="33FC971F"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C3E3D7A" w14:textId="19C1EE92" w:rsidR="00C824F3" w:rsidRPr="00F9528C" w:rsidRDefault="004524D8"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7" w:author="גרמן קגנובסקי" w:date="2024-02-06T10:44:00Z">
                <w:r w:rsidR="00C824F3">
                  <w:rPr>
                    <w:rFonts w:ascii="David" w:hAnsi="David"/>
                    <w:sz w:val="20"/>
                    <w:szCs w:val="20"/>
                    <w:rtl/>
                  </w:rPr>
                  <w:t>3;#</w:t>
                </w:r>
                <w:r w:rsidR="00C824F3">
                  <w:rPr>
                    <w:rFonts w:ascii="David" w:hAnsi="David"/>
                    <w:sz w:val="20"/>
                    <w:szCs w:val="20"/>
                  </w:rPr>
                  <w:t>Draft</w:t>
                </w:r>
              </w:ins>
            </w:sdtContent>
          </w:sdt>
        </w:p>
      </w:tc>
    </w:tr>
    <w:tr w:rsidR="00C824F3" w:rsidRPr="00F9528C" w14:paraId="178B3336" w14:textId="77777777" w:rsidTr="002F611D">
      <w:trPr>
        <w:trHeight w:val="80"/>
      </w:trPr>
      <w:tc>
        <w:tcPr>
          <w:tcW w:w="753" w:type="dxa"/>
        </w:tcPr>
        <w:p w14:paraId="19A27B0F"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1883" w:type="dxa"/>
        </w:tcPr>
        <w:p w14:paraId="0957A0BB" w14:textId="77777777" w:rsidR="00C824F3" w:rsidRPr="00F9528C" w:rsidRDefault="00C824F3"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01BDD4D8"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236" w:type="dxa"/>
        </w:tcPr>
        <w:p w14:paraId="6A9B0AB4"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1129" w:type="dxa"/>
        </w:tcPr>
        <w:p w14:paraId="58F689FC"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c>
        <w:tcPr>
          <w:tcW w:w="2073" w:type="dxa"/>
        </w:tcPr>
        <w:p w14:paraId="05187D4A" w14:textId="77777777" w:rsidR="00C824F3" w:rsidRPr="00F9528C" w:rsidRDefault="00C824F3" w:rsidP="002F611D">
          <w:pPr>
            <w:tabs>
              <w:tab w:val="center" w:pos="4153"/>
              <w:tab w:val="right" w:pos="8306"/>
            </w:tabs>
            <w:spacing w:before="0" w:after="0" w:line="240" w:lineRule="auto"/>
            <w:rPr>
              <w:rFonts w:ascii="David" w:hAnsi="David"/>
              <w:sz w:val="20"/>
              <w:szCs w:val="20"/>
              <w:rtl/>
            </w:rPr>
          </w:pPr>
        </w:p>
      </w:tc>
    </w:tr>
  </w:tbl>
  <w:p w14:paraId="5238625A" w14:textId="77777777" w:rsidR="00C824F3" w:rsidRPr="00E3073A" w:rsidRDefault="00C824F3" w:rsidP="00E3073A">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637B61" w14:textId="77777777" w:rsidR="00C824F3" w:rsidRDefault="00C824F3" w:rsidP="00AF234B">
      <w:pPr>
        <w:spacing w:before="0" w:after="0" w:line="240" w:lineRule="auto"/>
      </w:pPr>
      <w:r>
        <w:separator/>
      </w:r>
    </w:p>
  </w:footnote>
  <w:footnote w:type="continuationSeparator" w:id="0">
    <w:p w14:paraId="6E0EC7DA" w14:textId="77777777" w:rsidR="00C824F3" w:rsidRDefault="00C824F3"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74AA5AC" w14:textId="77777777" w:rsidR="00C824F3" w:rsidRDefault="00C824F3">
        <w:pPr>
          <w:pStyle w:val="Header"/>
          <w:jc w:val="center"/>
        </w:pPr>
        <w:r>
          <w:fldChar w:fldCharType="begin"/>
        </w:r>
        <w:r>
          <w:instrText xml:space="preserve"> PAGE   \* MERGEFORMAT </w:instrText>
        </w:r>
        <w:r>
          <w:fldChar w:fldCharType="separate"/>
        </w:r>
        <w:r w:rsidR="004524D8">
          <w:rPr>
            <w:noProof/>
            <w:rtl/>
          </w:rPr>
          <w:t>13</w:t>
        </w:r>
        <w:r>
          <w:rPr>
            <w:noProof/>
          </w:rPr>
          <w:fldChar w:fldCharType="end"/>
        </w:r>
      </w:p>
    </w:sdtContent>
  </w:sdt>
  <w:p w14:paraId="35C29538" w14:textId="77777777" w:rsidR="00C824F3" w:rsidRDefault="00C824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862"/>
        </w:tabs>
        <w:ind w:left="790"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visionView w:markup="0"/>
  <w:trackRevision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090324"/>
    <w:rsid w:val="0011634B"/>
    <w:rsid w:val="00130BD3"/>
    <w:rsid w:val="00134C85"/>
    <w:rsid w:val="00157ACB"/>
    <w:rsid w:val="001A0C3C"/>
    <w:rsid w:val="001A69D5"/>
    <w:rsid w:val="00214ACF"/>
    <w:rsid w:val="00227BCE"/>
    <w:rsid w:val="002641DA"/>
    <w:rsid w:val="002F611D"/>
    <w:rsid w:val="003235F8"/>
    <w:rsid w:val="00327837"/>
    <w:rsid w:val="00376E23"/>
    <w:rsid w:val="003B1029"/>
    <w:rsid w:val="003B5234"/>
    <w:rsid w:val="004524D8"/>
    <w:rsid w:val="00551B94"/>
    <w:rsid w:val="00552E11"/>
    <w:rsid w:val="0057206A"/>
    <w:rsid w:val="005A3D56"/>
    <w:rsid w:val="006E4A2D"/>
    <w:rsid w:val="0072103C"/>
    <w:rsid w:val="00762A58"/>
    <w:rsid w:val="007B54F0"/>
    <w:rsid w:val="007E40BD"/>
    <w:rsid w:val="00892847"/>
    <w:rsid w:val="008C64C6"/>
    <w:rsid w:val="008F3B06"/>
    <w:rsid w:val="00942177"/>
    <w:rsid w:val="009906BE"/>
    <w:rsid w:val="009D5E94"/>
    <w:rsid w:val="00AB765D"/>
    <w:rsid w:val="00AD2AC9"/>
    <w:rsid w:val="00AF234B"/>
    <w:rsid w:val="00B0675E"/>
    <w:rsid w:val="00B2329A"/>
    <w:rsid w:val="00B42C6F"/>
    <w:rsid w:val="00B55126"/>
    <w:rsid w:val="00B66D2C"/>
    <w:rsid w:val="00BC51AD"/>
    <w:rsid w:val="00BD1BB5"/>
    <w:rsid w:val="00BE17B4"/>
    <w:rsid w:val="00C10D56"/>
    <w:rsid w:val="00C43473"/>
    <w:rsid w:val="00C824F3"/>
    <w:rsid w:val="00C9470E"/>
    <w:rsid w:val="00D13234"/>
    <w:rsid w:val="00D5041C"/>
    <w:rsid w:val="00E3073A"/>
    <w:rsid w:val="00E679C7"/>
    <w:rsid w:val="00E779BE"/>
    <w:rsid w:val="00EB51FD"/>
    <w:rsid w:val="00EC37B6"/>
    <w:rsid w:val="00F722D4"/>
    <w:rsid w:val="00F75BEA"/>
    <w:rsid w:val="00F87546"/>
    <w:rsid w:val="00FA77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6AD8B5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227BCE"/>
    <w:pPr>
      <w:spacing w:after="0" w:line="240" w:lineRule="auto"/>
    </w:pPr>
  </w:style>
  <w:style w:type="table" w:customStyle="1" w:styleId="2">
    <w:name w:val="רשת טבלה2"/>
    <w:basedOn w:val="TableNormal"/>
    <w:next w:val="TableGrid"/>
    <w:uiPriority w:val="59"/>
    <w:rsid w:val="00227B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PlaceholderText"/>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493C8E"/>
    <w:rsid w:val="006865A5"/>
    <w:rsid w:val="006D7931"/>
    <w:rsid w:val="00794045"/>
    <w:rsid w:val="009C3B8B"/>
    <w:rsid w:val="00B73DB2"/>
    <w:rsid w:val="00EF2CBA"/>
    <w:rsid w:val="00F215AB"/>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תכנן אינסטלציה" ma:contentTypeID="0x010100398782B37190B343ABC5A26867A4FDE20B00115FE11830F42B40905AF264A89E94E2" ma:contentTypeVersion="175" ma:contentTypeDescription="" ma:contentTypeScope="" ma:versionID="7b2e73a7573ea32b10808a7fe5b2f341">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2.xml><?xml version="1.0" encoding="utf-8"?>
<ds:datastoreItem xmlns:ds="http://schemas.openxmlformats.org/officeDocument/2006/customXml" ds:itemID="{3CA2E9CE-6470-418E-9B8A-FB339218B363}"/>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E8BE71C1-366B-4371-9005-242CCF6F1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dcmitype/"/>
  </ds:schemaRefs>
</ds:datastoreItem>
</file>

<file path=customXml/itemProps6.xml><?xml version="1.0" encoding="utf-8"?>
<ds:datastoreItem xmlns:ds="http://schemas.openxmlformats.org/officeDocument/2006/customXml" ds:itemID="{62BB1F26-0B18-41E7-9904-5683AE7FD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14</Pages>
  <Words>11101</Words>
  <Characters>55508</Characters>
  <Application>Microsoft Office Word</Application>
  <DocSecurity>0</DocSecurity>
  <Lines>462</Lines>
  <Paragraphs>132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66477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4</cp:revision>
  <cp:lastPrinted>2024-02-06T12:33:00Z</cp:lastPrinted>
  <dcterms:created xsi:type="dcterms:W3CDTF">2024-02-06T10:13:00Z</dcterms:created>
  <dcterms:modified xsi:type="dcterms:W3CDTF">2024-02-06T12:35:00Z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493510b5-2913-4ee4-8418-e01b3b24632b</vt:lpwstr>
  </property>
</Properties>
</file>