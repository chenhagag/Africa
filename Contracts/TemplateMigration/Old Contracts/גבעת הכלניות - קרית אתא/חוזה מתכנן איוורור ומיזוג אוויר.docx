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0FDD76"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BAFC0D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0861B8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7E64A4DD" wp14:editId="7615A32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3DAC39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A8E3E8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010C71"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47379F"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2DB02B"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C408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 xml:space="preserve">חוזה מתכנן </w:t>
      </w:r>
      <w:r w:rsidR="00456798">
        <w:rPr>
          <w:rFonts w:ascii="Times New Roman" w:eastAsia="Times New Roman" w:hAnsi="Times New Roman" w:cs="David" w:hint="cs"/>
          <w:bCs/>
          <w:sz w:val="32"/>
          <w:szCs w:val="32"/>
          <w:u w:val="single"/>
          <w:rtl/>
          <w:lang w:eastAsia="he-IL"/>
        </w:rPr>
        <w:t>איוורור ו</w:t>
      </w:r>
      <w:r w:rsidRPr="007D6A6B">
        <w:rPr>
          <w:rFonts w:ascii="Times New Roman" w:eastAsia="Times New Roman" w:hAnsi="Times New Roman" w:cs="David" w:hint="cs"/>
          <w:bCs/>
          <w:sz w:val="32"/>
          <w:szCs w:val="32"/>
          <w:u w:val="single"/>
          <w:rtl/>
          <w:lang w:eastAsia="he-IL"/>
        </w:rPr>
        <w:t>מיזוג אוויר</w:t>
      </w:r>
    </w:p>
    <w:p w14:paraId="49D566D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D65AF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6C4C9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C2D95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184641"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4C042E"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492703"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6A70D0"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76A36B"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9682122" w14:textId="77777777" w:rsidR="00461F51" w:rsidRPr="00B27B4C" w:rsidRDefault="00456798"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גבעת הכלניות ( טרם ניתן שם לפרויקט )</w:t>
          </w:r>
        </w:p>
      </w:sdtContent>
    </w:sdt>
    <w:p w14:paraId="7ACBBFFC"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5910DF2" w14:textId="77777777" w:rsidR="00461F51" w:rsidRPr="00B27B4C" w:rsidRDefault="00456798"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גבעת הכלניות</w:t>
          </w:r>
        </w:p>
      </w:sdtContent>
    </w:sdt>
    <w:p w14:paraId="58D0F03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9CCF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E02A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BC243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C5A2E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08353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EF488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BDC44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1E8BF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ED405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CA959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D879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AB82D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C821A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BF63D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65680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53936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49D6B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BFA11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9300F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99AE6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C4334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F01BDD"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69A46E"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D6042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256B01B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2CF13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sdtContent>
          <w:r w:rsidR="00456798">
            <w:rPr>
              <w:rFonts w:ascii="Times New Roman" w:eastAsia="Times New Roman" w:hAnsi="Times New Roman" w:cs="David" w:hint="cs"/>
              <w:color w:val="800080"/>
              <w:sz w:val="24"/>
              <w:szCs w:val="24"/>
              <w:rtl/>
              <w:lang w:eastAsia="he-IL"/>
            </w:rPr>
            <w:t>‏16/09/2021</w:t>
          </w:r>
        </w:sdtContent>
      </w:sdt>
    </w:p>
    <w:p w14:paraId="782EA5D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309E1C2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CAACA3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1CE689"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2C52350" w14:textId="77777777" w:rsidR="007D6A6B" w:rsidRPr="007D6A6B" w:rsidRDefault="00456798"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p>
      </w:sdtContent>
    </w:sdt>
    <w:p w14:paraId="2FE86C2F"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028B22C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2EC25F73"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1D47DDE"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7FED9C3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98FD442" w14:textId="614AB6E8" w:rsidR="007D6A6B" w:rsidRPr="007D6A6B" w:rsidRDefault="00D422B5" w:rsidP="00D422B5">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סער מהנדסים בע"מ </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רח' התעשייה 51  ת"ד 448</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נשר   מ.3660301</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7DCECACE"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01473115"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2332AA01"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9B0A4C1"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8AD74E4"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716A18DB"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0E487516"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0CC0734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E13640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58F1365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BE5A4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799967B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0D2D049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14F8E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69E9C8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E7A74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B085C0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BE61B6"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sz w:val="20"/>
          <w:szCs w:val="24"/>
          <w:rtl/>
          <w:lang w:eastAsia="he-IL"/>
        </w:rPr>
        <w:lastRenderedPageBreak/>
        <w:t>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74B76AA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B83FD2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5193DC0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306D7D2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7366C48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8EC2A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7CDE59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EEC8A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0394518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07D3D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0356193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19118163"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F9D6DDC"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658C61E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5955BC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5DEE87E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22DFB17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A8A75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33292893"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4D065310"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6AD677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456784E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2F62FDC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3AF271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717B8F18"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2C2D819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68D10053"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3506702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5308851E"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08E7B5A8"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3C3094C5"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2EC81FE3"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4E7C0488"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06C6B0AC"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0F74731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0170844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548ED3A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065BB62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0767790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79A648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69101D6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2A44203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129532E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00CF90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5E685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678D9FD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3F3A25D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4CB8DE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001022CD"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0613CF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41051CC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C2E21A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0CDFB1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492702F7"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8A9947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CB2B30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0E8A631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6E07490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2888B6A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1FD4184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26B4666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71C9A55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5FD889E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112ECBC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4B4BF32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BBCB81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51EE899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47224EA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A2F8DB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5D5BAE4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2139674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323C034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4357B2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6670F2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ABCDEF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AC1E85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4BFA55A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DB5970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A70B95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71825255"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2F9D750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469F419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6A52D7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69CD99EC"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F96EA5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2BA821B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6C22E9E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127372F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720E754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FB5EED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197D9C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98BCD2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3349AA2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2C109BD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437578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2A24C5E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5FC836A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1EE5B6C8"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DA1D1C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73F97ED4"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5838C6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62AEB30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6316B1F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8B620D3"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E16458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3775FDB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493662B"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65C34FC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10D9063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70D08CA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0BAFC0C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0824B8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5197983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FB63AE3"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4CFDDAF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41C576DE"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F6DED47"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7349356" w14:textId="77777777" w:rsidR="001D16E8" w:rsidRPr="00013687" w:rsidRDefault="001D16E8" w:rsidP="001D16E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7051C37"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A1838E2"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E4AF3D7"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C7972B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7A32E12B"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0CF5372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3651381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64E2C12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6A18980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4C8C705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42BDF3B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0C3AE1D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49F59C7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6E813C8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6EFBEE1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51E8F91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71A8A50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6DCF9D76"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50D8A064"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18E052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6068876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5204D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63544AF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3CDD69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AAEB419"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1B40215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64BBCA2"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229044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13B038A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6A79ECE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282476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3AF9894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213C98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C27E38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415008C2"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366CD11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079E5EAA"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61A2442C"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291E307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6360EF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62E8C30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168E4D8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6C408B5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032F0A10"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3EA1BFC9"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5E474FCC"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70CD246A"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08FAF883"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1F1C72C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16B6D0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31422BE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529B745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30CB209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BAF46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E358AA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714B508"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071CC9F"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8C3CC00"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2A75E67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0817C54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12F8821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62A3C73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401F0D9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258DD3B"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262BDA9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7B6D37C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802DB1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109BC19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425DCB1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3441A8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6BA6E3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3923A85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27FD384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38655B4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236C92CF"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1748D00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F60E17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22B7C03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7E56F51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6904989D"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05FC095"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246C16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1A82EC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C1843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19E01F25"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461780C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EB4C7F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4868D90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95AAA2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263E4E05"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3F43E3F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A8D65E1"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D8A38D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AB34A4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B34514B"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411F6E2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D0D78E"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EA4E2E"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5AC6349E"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0DD7F9F"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C75B1A8" w14:textId="0BE8D46D"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10C0D">
            <w:rPr>
              <w:rFonts w:ascii="Times New Roman" w:eastAsia="Times New Roman" w:hAnsi="Times New Roman" w:cs="David"/>
              <w:color w:val="00B0F0"/>
              <w:sz w:val="20"/>
              <w:szCs w:val="24"/>
              <w:u w:val="single"/>
              <w:rtl/>
              <w:lang w:eastAsia="he-IL"/>
            </w:rPr>
            <w:t xml:space="preserve">סער מהנדסים </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456798" w:rsidRPr="000E16FF">
            <w:rPr>
              <w:rStyle w:val="PlaceholderText"/>
              <w:rtl/>
            </w:rPr>
            <w:t>[שם צד א]</w:t>
          </w:r>
        </w:sdtContent>
      </w:sdt>
    </w:p>
    <w:p w14:paraId="5A2D4B07"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6A43E6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FB071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4B684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9ED2A3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7A3F19"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ED3933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5C3D63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FCB92B"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E587645"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2BE1222"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CA466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AFB525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9255D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6F4776C"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961AEF" w14:textId="411C8A43" w:rsidR="003B1EAB" w:rsidRDefault="003B1EAB">
      <w:pPr>
        <w:bidi w:val="0"/>
        <w:spacing w:before="0" w:beforeAutospacing="0" w:after="160" w:afterAutospacing="0" w:line="259" w:lineRule="auto"/>
        <w:rPr>
          <w:rFonts w:ascii="Times New Roman" w:eastAsia="Times New Roman" w:hAnsi="Times New Roman" w:cs="David"/>
          <w:sz w:val="20"/>
          <w:szCs w:val="20"/>
          <w:rtl/>
          <w:lang w:eastAsia="he-IL"/>
        </w:rPr>
      </w:pPr>
      <w:r>
        <w:rPr>
          <w:rFonts w:ascii="Times New Roman" w:eastAsia="Times New Roman" w:hAnsi="Times New Roman" w:cs="David"/>
          <w:sz w:val="20"/>
          <w:szCs w:val="20"/>
          <w:rtl/>
          <w:lang w:eastAsia="he-IL"/>
        </w:rPr>
        <w:br w:type="page"/>
      </w:r>
    </w:p>
    <w:p w14:paraId="78944592"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6B3DF0E4"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24F4899"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6A0F377"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7A90CED"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B619AC4"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A7B33A8"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379A7C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D27090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919200" w14:textId="45AE00FD" w:rsidR="00461F51" w:rsidRPr="00B27B4C" w:rsidRDefault="00461F51" w:rsidP="00FB638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r w:rsidR="003B1EAB">
        <w:rPr>
          <w:rFonts w:ascii="Times New Roman" w:eastAsia="Times New Roman" w:hAnsi="Times New Roman" w:cs="David" w:hint="cs"/>
          <w:sz w:val="24"/>
          <w:szCs w:val="24"/>
          <w:rtl/>
          <w:lang w:eastAsia="he-IL"/>
        </w:rPr>
        <w:t xml:space="preserve"> בבניה רוויה ע"ג מרתפים </w:t>
      </w:r>
      <w:r w:rsidRPr="00B27B4C">
        <w:rPr>
          <w:rFonts w:ascii="Times New Roman" w:eastAsia="Times New Roman" w:hAnsi="Times New Roman" w:cs="David" w:hint="cs"/>
          <w:sz w:val="24"/>
          <w:szCs w:val="24"/>
          <w:rtl/>
          <w:lang w:eastAsia="he-IL"/>
        </w:rPr>
        <w:t>, ,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456798">
            <w:rPr>
              <w:rFonts w:ascii="Times New Roman" w:eastAsia="Times New Roman" w:hAnsi="Times New Roman" w:cs="David" w:hint="cs"/>
              <w:color w:val="00B0F0"/>
              <w:sz w:val="24"/>
              <w:szCs w:val="24"/>
              <w:rtl/>
              <w:lang w:eastAsia="he-IL"/>
            </w:rPr>
            <w:t>קרית אתא</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56798">
            <w:rPr>
              <w:rFonts w:ascii="Times New Roman" w:eastAsia="Times New Roman" w:hAnsi="Times New Roman" w:cs="David" w:hint="cs"/>
              <w:color w:val="00B0F0"/>
              <w:sz w:val="24"/>
              <w:szCs w:val="24"/>
              <w:rtl/>
            </w:rPr>
            <w:t>גבעת הכלניות ( טרם ניתן שם לפרויקט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49B090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B540B5" w14:textId="1C871A12"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456798">
            <w:rPr>
              <w:rFonts w:ascii="Times New Roman" w:eastAsia="Times New Roman" w:hAnsi="Times New Roman" w:cs="David" w:hint="cs"/>
              <w:color w:val="008000"/>
              <w:sz w:val="24"/>
              <w:szCs w:val="24"/>
              <w:rtl/>
            </w:rPr>
            <w:t>כ/248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r w:rsidR="00FB6389">
        <w:rPr>
          <w:rFonts w:ascii="Times New Roman" w:eastAsia="Times New Roman" w:hAnsi="Times New Roman" w:cs="David" w:hint="cs"/>
          <w:sz w:val="24"/>
          <w:szCs w:val="24"/>
          <w:rtl/>
          <w:lang w:eastAsia="he-IL"/>
        </w:rPr>
        <w:t xml:space="preserve">גוש </w:t>
      </w:r>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610C0D">
            <w:rPr>
              <w:rFonts w:ascii="Times New Roman" w:eastAsia="Times New Roman" w:hAnsi="Times New Roman" w:cs="David" w:hint="cs"/>
              <w:sz w:val="24"/>
              <w:szCs w:val="24"/>
              <w:rtl/>
              <w:lang w:eastAsia="he-IL"/>
            </w:rPr>
            <w:t xml:space="preserve">10255   גוש    </w:t>
          </w:r>
        </w:sdtContent>
      </w:sdt>
      <w:r w:rsidRPr="00B27B4C">
        <w:rPr>
          <w:rFonts w:ascii="Times New Roman" w:eastAsia="Times New Roman" w:hAnsi="Times New Roman" w:cs="David" w:hint="cs"/>
          <w:sz w:val="24"/>
          <w:szCs w:val="24"/>
          <w:rtl/>
          <w:lang w:eastAsia="he-IL"/>
        </w:rPr>
        <w:t>.</w:t>
      </w:r>
    </w:p>
    <w:p w14:paraId="26803553"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F8A7544"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C16974"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456798">
            <w:rPr>
              <w:rFonts w:ascii="Times New Roman" w:eastAsia="Times New Roman" w:hAnsi="Times New Roman" w:cs="David" w:hint="cs"/>
              <w:color w:val="008000"/>
              <w:sz w:val="24"/>
              <w:szCs w:val="24"/>
              <w:rtl/>
            </w:rPr>
            <w:t>קרית אתא</w:t>
          </w:r>
        </w:sdtContent>
      </w:sdt>
      <w:r w:rsidRPr="00B27B4C">
        <w:rPr>
          <w:rFonts w:ascii="Times New Roman" w:eastAsia="Times New Roman" w:hAnsi="Times New Roman" w:cs="David" w:hint="cs"/>
          <w:color w:val="008000"/>
          <w:sz w:val="24"/>
          <w:szCs w:val="24"/>
          <w:rtl/>
        </w:rPr>
        <w:t>.</w:t>
      </w:r>
    </w:p>
    <w:p w14:paraId="1FF74003"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6B5F87C2"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AE8010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7D5F5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456798">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01C02E2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4B67C6F"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401E29">
        <w:rPr>
          <w:rFonts w:ascii="Times New Roman" w:eastAsia="Times New Roman" w:hAnsi="Times New Roman" w:cs="David"/>
          <w:b/>
          <w:bCs/>
          <w:sz w:val="28"/>
          <w:szCs w:val="28"/>
          <w:u w:val="single"/>
          <w:rtl/>
          <w:lang w:eastAsia="he-IL"/>
        </w:rPr>
        <w:t xml:space="preserve">התכנון יתבצע במודל תלת מימד ע"י תוכנת </w:t>
      </w:r>
      <w:r w:rsidR="00A8581C" w:rsidRPr="00401E29">
        <w:rPr>
          <w:rFonts w:ascii="Times New Roman" w:eastAsia="Times New Roman" w:hAnsi="Times New Roman" w:cs="David"/>
          <w:b/>
          <w:bCs/>
          <w:sz w:val="28"/>
          <w:szCs w:val="28"/>
          <w:u w:val="single"/>
          <w:lang w:eastAsia="he-IL"/>
        </w:rPr>
        <w:t>REVIT</w:t>
      </w:r>
      <w:r w:rsidR="00A8581C" w:rsidRPr="00401E29">
        <w:rPr>
          <w:rFonts w:ascii="Times New Roman" w:eastAsia="Times New Roman" w:hAnsi="Times New Roman" w:cs="David"/>
          <w:sz w:val="28"/>
          <w:szCs w:val="28"/>
          <w:u w:val="single"/>
          <w:rtl/>
          <w:lang w:eastAsia="he-IL"/>
        </w:rPr>
        <w: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27D07D0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4584F3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E34E70" w14:textId="6D6128D6"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610C0D">
            <w:rPr>
              <w:rFonts w:ascii="Times New Roman" w:eastAsia="Times New Roman" w:hAnsi="Times New Roman" w:cs="David"/>
              <w:color w:val="008000"/>
              <w:sz w:val="24"/>
              <w:szCs w:val="24"/>
              <w:rtl/>
              <w:lang w:eastAsia="he-IL"/>
            </w:rPr>
            <w:t>סער פנקס</w:t>
          </w:r>
        </w:sdtContent>
      </w:sdt>
    </w:p>
    <w:p w14:paraId="0D4502A5"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456798">
            <w:rPr>
              <w:rFonts w:ascii="Times New Roman" w:eastAsia="Times New Roman" w:hAnsi="Times New Roman" w:cs="David"/>
              <w:color w:val="008000"/>
              <w:sz w:val="24"/>
              <w:szCs w:val="24"/>
              <w:rtl/>
              <w:lang w:eastAsia="he-IL"/>
            </w:rPr>
            <w:t>5</w:t>
          </w:r>
        </w:sdtContent>
      </w:sdt>
    </w:p>
    <w:p w14:paraId="2B83334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52311C" w14:textId="5B7058FE"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610C0D">
            <w:rPr>
              <w:rFonts w:ascii="Times New Roman" w:eastAsia="Times New Roman" w:hAnsi="Times New Roman" w:cs="David"/>
              <w:color w:val="008000"/>
              <w:sz w:val="24"/>
              <w:szCs w:val="24"/>
              <w:rtl/>
              <w:lang w:eastAsia="he-IL"/>
            </w:rPr>
            <w:t xml:space="preserve">סער פנקס </w:t>
          </w:r>
        </w:sdtContent>
      </w:sdt>
    </w:p>
    <w:p w14:paraId="6332D99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D318B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D68765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915249"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10E6A1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1092809"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751AAC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3114F0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A11F5B1"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E0B76F3"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42D96721" w14:textId="77777777" w:rsidTr="004E3753">
        <w:trPr>
          <w:trHeight w:val="80"/>
        </w:trPr>
        <w:tc>
          <w:tcPr>
            <w:tcW w:w="3366" w:type="dxa"/>
          </w:tcPr>
          <w:p w14:paraId="08DF051F" w14:textId="1CDBB45D" w:rsidR="00461F51" w:rsidRDefault="00783BC7"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2F5B53">
                  <w:rPr>
                    <w:rFonts w:ascii="Times New Roman" w:eastAsia="Times New Roman" w:hAnsi="Times New Roman" w:cs="David" w:hint="cs"/>
                    <w:color w:val="008000"/>
                    <w:sz w:val="24"/>
                    <w:szCs w:val="24"/>
                    <w:rtl/>
                    <w:lang w:eastAsia="he-IL"/>
                  </w:rPr>
                  <w:t>100%</w:t>
                </w:r>
              </w:sdtContent>
            </w:sdt>
          </w:p>
          <w:p w14:paraId="6ED43C9E"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F2668BE" w14:textId="77777777" w:rsidR="00461F51" w:rsidRDefault="00461F51" w:rsidP="004E3753">
            <w:pPr>
              <w:widowControl w:val="0"/>
              <w:spacing w:before="0" w:beforeAutospacing="0" w:after="0" w:afterAutospacing="0" w:line="240" w:lineRule="auto"/>
              <w:ind w:left="720"/>
              <w:outlineLvl w:val="2"/>
            </w:pPr>
          </w:p>
          <w:p w14:paraId="5F8D17DD"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95641C5"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D25E1CE"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154815D"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1F3AB6C"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C041184"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4320F98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10A0B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0FF2073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30C6D93"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1ED4860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A25B9E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74593E6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BB3EA6"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105F2253"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2CB49096"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261B9A7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C00B3A0"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11F7BB0C"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67CF7E7E"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1E349E63"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63AD040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F811028"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555B988"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4BB5892"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72419B6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9F47BE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1341A4D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5D526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0F2EF6C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7BE4DCC"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7ABB373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B431ED6"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5902E55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25F0BB"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4D912ED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5BFDAE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3C3EC5F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4F3D3E9D"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7B97FB7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10976D7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1C4FF2C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4220C59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7E49AFE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6BEF61D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989D61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17E8025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AAF458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710A6E0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82B1E2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693015A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4BAB76C"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3A1BA6B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D6A2E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3234402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98DCF8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705FC3E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4EAC4B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5D8A687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D5927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60A9C9"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2C5E539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9B9C45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26ACFF9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D605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0E8F31C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749B7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627E1D9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4139F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305A717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C05BF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2694FC3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9D33A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75D488A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8B64D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7FA8041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B1AF8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AA8ECA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5D8A6A5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1EC95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121E4BB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4ABDA3"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6159E51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50B76DA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27F5F9D5"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27E1E4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5B5C1841"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71B519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6E17430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D7491D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4C0C5E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19987D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49FE01C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096F6A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2A802EF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296A79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38A7972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5FA55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055D39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37A3266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05933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35EC7AB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C2DB0D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0FE66F4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64755E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49B73C5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5936D2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53CFB2A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204CA8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6CDAFA3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BE8B1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3E9D8B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D2C315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336D7AF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A12736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00E2EA7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C490D0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39868C4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C176D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0DF9313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2BE19818"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0894A265"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926AFB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6C2FF41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6B3224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2137634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4E9427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63A7794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AE3FBB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073CAFC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E2FB79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47A2D6F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D1DF45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1134487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DCCA4F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4EE095B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8DCFB2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709BE74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805508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6EEF706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2B8416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21B24E4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071103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1C8810C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2AF98E3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42D1DCF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16319E"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567A3DF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AA8C03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26E3E03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1E7C93"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1F9DC2E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24B1E4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16D4E45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484B4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707BB3D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AEED90"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55DC86D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82E355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6FC1CDE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7906168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799BF90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FAEAC8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1B1ECA6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746E2C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4575AEB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EBCDA4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3E0EC54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B3662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1862977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1959C45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23CF019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7D0DF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738CBBB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909CA78"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07A954F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2CFC1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06D0DED2"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1600E28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נספח ג'</w:t>
      </w:r>
    </w:p>
    <w:p w14:paraId="3B0000E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A2F9B4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5F64A1D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2A1DE5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6DCA28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952E6F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742D4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FF9236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D00BD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F6441C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3B577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398301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7A192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24DB58"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t>נספח ד'</w:t>
      </w:r>
    </w:p>
    <w:p w14:paraId="1BFF8C7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BBC436"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7F631A7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7FA3E30" w14:textId="1F44025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 xml:space="preserve">ולץ ומערכות מיזוג אויר, </w:t>
      </w:r>
      <w:r w:rsidR="003B1EAB">
        <w:rPr>
          <w:rFonts w:ascii="Times New Roman" w:eastAsia="Times New Roman" w:hAnsi="Times New Roman" w:cs="David" w:hint="cs"/>
          <w:sz w:val="24"/>
          <w:szCs w:val="24"/>
          <w:rtl/>
          <w:lang w:eastAsia="he-IL"/>
        </w:rPr>
        <w:t>בשטחים הציבוריים לרבות מרתפים</w:t>
      </w:r>
      <w:r w:rsidR="000A07A1">
        <w:rPr>
          <w:rFonts w:ascii="Times New Roman" w:eastAsia="Times New Roman" w:hAnsi="Times New Roman" w:cs="David" w:hint="cs"/>
          <w:sz w:val="24"/>
          <w:szCs w:val="24"/>
          <w:rtl/>
          <w:lang w:eastAsia="he-IL"/>
        </w:rPr>
        <w:t xml:space="preserve"> ככל ויידרש </w:t>
      </w:r>
      <w:r w:rsidR="003B1EAB">
        <w:rPr>
          <w:rFonts w:ascii="Times New Roman" w:eastAsia="Times New Roman" w:hAnsi="Times New Roman" w:cs="David" w:hint="cs"/>
          <w:sz w:val="24"/>
          <w:szCs w:val="24"/>
          <w:rtl/>
          <w:lang w:eastAsia="he-IL"/>
        </w:rPr>
        <w:t xml:space="preserve"> וכן בדירות , </w:t>
      </w:r>
      <w:r w:rsidR="00461F51">
        <w:rPr>
          <w:rFonts w:ascii="Times New Roman" w:eastAsia="Times New Roman" w:hAnsi="Times New Roman" w:cs="David"/>
          <w:sz w:val="24"/>
          <w:szCs w:val="24"/>
          <w:rtl/>
          <w:lang w:eastAsia="he-IL"/>
        </w:rPr>
        <w:t>לרבות ת</w:t>
      </w:r>
      <w:r w:rsidRPr="007D6A6B">
        <w:rPr>
          <w:rFonts w:ascii="Times New Roman" w:eastAsia="Times New Roman" w:hAnsi="Times New Roman" w:cs="David"/>
          <w:sz w:val="24"/>
          <w:szCs w:val="24"/>
          <w:rtl/>
          <w:lang w:eastAsia="he-IL"/>
        </w:rPr>
        <w:t>כניות להכנות בלבד</w:t>
      </w:r>
      <w:r w:rsidR="003B1EAB">
        <w:rPr>
          <w:rFonts w:ascii="Times New Roman" w:eastAsia="Times New Roman" w:hAnsi="Times New Roman" w:cs="David" w:hint="cs"/>
          <w:sz w:val="24"/>
          <w:szCs w:val="24"/>
          <w:rtl/>
          <w:lang w:eastAsia="he-IL"/>
        </w:rPr>
        <w:t xml:space="preserve"> ( ראה 2 אופציות להלן ) </w:t>
      </w:r>
      <w:r w:rsidRPr="007D6A6B">
        <w:rPr>
          <w:rFonts w:ascii="Times New Roman" w:eastAsia="Times New Roman" w:hAnsi="Times New Roman" w:cs="David"/>
          <w:sz w:val="24"/>
          <w:szCs w:val="24"/>
          <w:rtl/>
          <w:lang w:eastAsia="he-IL"/>
        </w:rPr>
        <w:t xml:space="preserve"> למערכות מיזוג אויר, כמפורט בנספח ב', ישלם המזמין למתכנן את שכר המתכנן בשיעורים ובמועדים כדלקמן :</w:t>
      </w:r>
    </w:p>
    <w:p w14:paraId="763088E2"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F0030F3" w14:textId="0F1A932F" w:rsidR="007D6A6B" w:rsidRDefault="007D6A6B" w:rsidP="00401E29">
      <w:pPr>
        <w:pStyle w:val="ListParagraph"/>
        <w:widowControl w:val="0"/>
        <w:numPr>
          <w:ilvl w:val="1"/>
          <w:numId w:val="3"/>
        </w:numPr>
        <w:tabs>
          <w:tab w:val="left" w:pos="1365"/>
        </w:tabs>
        <w:spacing w:before="0" w:beforeAutospacing="0" w:after="0" w:afterAutospacing="0" w:line="240" w:lineRule="auto"/>
        <w:rPr>
          <w:rFonts w:ascii="Times New Roman" w:eastAsia="Times New Roman" w:hAnsi="Times New Roman" w:cs="David"/>
          <w:sz w:val="24"/>
          <w:szCs w:val="24"/>
        </w:rPr>
      </w:pPr>
      <w:r w:rsidRPr="00401E29">
        <w:rPr>
          <w:rFonts w:ascii="Times New Roman" w:eastAsia="Times New Roman" w:hAnsi="Times New Roman" w:cs="David"/>
          <w:sz w:val="24"/>
          <w:szCs w:val="24"/>
          <w:rtl/>
        </w:rPr>
        <w:t>עבור מערכות אוורור מאולץ ומ</w:t>
      </w:r>
      <w:r w:rsidR="003B1EAB" w:rsidRPr="00401E29">
        <w:rPr>
          <w:rFonts w:ascii="Times New Roman" w:eastAsia="Times New Roman" w:hAnsi="Times New Roman" w:cs="David" w:hint="eastAsia"/>
          <w:sz w:val="24"/>
          <w:szCs w:val="24"/>
          <w:rtl/>
        </w:rPr>
        <w:t>י</w:t>
      </w:r>
      <w:r w:rsidRPr="00401E29">
        <w:rPr>
          <w:rFonts w:ascii="Times New Roman" w:eastAsia="Times New Roman" w:hAnsi="Times New Roman" w:cs="David"/>
          <w:sz w:val="24"/>
          <w:szCs w:val="24"/>
          <w:rtl/>
        </w:rPr>
        <w:t>זוג שטחים משותפים, מחסנים ומרתפים:</w:t>
      </w:r>
    </w:p>
    <w:p w14:paraId="10D549E4" w14:textId="77777777" w:rsidR="003B1EAB" w:rsidRPr="00401E29" w:rsidRDefault="003B1EAB" w:rsidP="00401E29">
      <w:pPr>
        <w:pStyle w:val="ListParagraph"/>
        <w:widowControl w:val="0"/>
        <w:tabs>
          <w:tab w:val="left" w:pos="1365"/>
        </w:tabs>
        <w:spacing w:before="0" w:beforeAutospacing="0" w:after="0" w:afterAutospacing="0" w:line="240" w:lineRule="auto"/>
        <w:ind w:left="1440"/>
        <w:rPr>
          <w:rFonts w:ascii="Times New Roman" w:eastAsia="Times New Roman" w:hAnsi="Times New Roman" w:cs="David"/>
          <w:sz w:val="24"/>
          <w:szCs w:val="24"/>
          <w:rtl/>
        </w:rPr>
      </w:pPr>
    </w:p>
    <w:p w14:paraId="614FE3A7" w14:textId="0A06F84D" w:rsidR="003B1EAB" w:rsidRPr="00401E29" w:rsidRDefault="003B1EAB" w:rsidP="00401E29">
      <w:pPr>
        <w:pStyle w:val="ListParagraph"/>
        <w:widowControl w:val="0"/>
        <w:numPr>
          <w:ilvl w:val="0"/>
          <w:numId w:val="37"/>
        </w:numPr>
        <w:tabs>
          <w:tab w:val="left" w:pos="1365"/>
        </w:tabs>
        <w:spacing w:before="0" w:beforeAutospacing="0" w:after="0" w:afterAutospacing="0" w:line="240" w:lineRule="auto"/>
        <w:rPr>
          <w:rFonts w:ascii="Times New Roman" w:eastAsia="Times New Roman" w:hAnsi="Times New Roman" w:cs="David"/>
          <w:sz w:val="24"/>
          <w:szCs w:val="24"/>
          <w:u w:val="single"/>
          <w:rtl/>
        </w:rPr>
      </w:pPr>
      <w:r w:rsidRPr="00401E29">
        <w:rPr>
          <w:rFonts w:ascii="Times New Roman" w:eastAsia="Times New Roman" w:hAnsi="Times New Roman" w:cs="David" w:hint="eastAsia"/>
          <w:sz w:val="24"/>
          <w:szCs w:val="24"/>
          <w:u w:val="single"/>
          <w:rtl/>
        </w:rPr>
        <w:t>בעת</w:t>
      </w:r>
      <w:r w:rsidRPr="00401E29">
        <w:rPr>
          <w:rFonts w:ascii="Times New Roman" w:eastAsia="Times New Roman" w:hAnsi="Times New Roman" w:cs="David"/>
          <w:sz w:val="24"/>
          <w:szCs w:val="24"/>
          <w:u w:val="single"/>
          <w:rtl/>
        </w:rPr>
        <w:t xml:space="preserve"> תכנון מלא לבצוע </w:t>
      </w:r>
      <w:r w:rsidR="00ED312A" w:rsidRPr="00401E29">
        <w:rPr>
          <w:rFonts w:ascii="Times New Roman" w:eastAsia="Times New Roman" w:hAnsi="Times New Roman" w:cs="David" w:hint="eastAsia"/>
          <w:sz w:val="24"/>
          <w:szCs w:val="24"/>
          <w:u w:val="single"/>
          <w:rtl/>
        </w:rPr>
        <w:t>בבנין</w:t>
      </w:r>
      <w:r w:rsidR="00ED312A" w:rsidRPr="00401E29">
        <w:rPr>
          <w:rFonts w:ascii="Times New Roman" w:eastAsia="Times New Roman" w:hAnsi="Times New Roman" w:cs="David"/>
          <w:sz w:val="24"/>
          <w:szCs w:val="24"/>
          <w:u w:val="single"/>
          <w:rtl/>
        </w:rPr>
        <w:t xml:space="preserve"> </w:t>
      </w:r>
      <w:r w:rsidR="00ED312A" w:rsidRPr="00401E29">
        <w:rPr>
          <w:rFonts w:ascii="Times New Roman" w:eastAsia="Times New Roman" w:hAnsi="Times New Roman" w:cs="David" w:hint="eastAsia"/>
          <w:sz w:val="24"/>
          <w:szCs w:val="24"/>
          <w:u w:val="single"/>
          <w:rtl/>
        </w:rPr>
        <w:t>בשטחים</w:t>
      </w:r>
      <w:r w:rsidR="00ED312A" w:rsidRPr="00401E29">
        <w:rPr>
          <w:rFonts w:ascii="Times New Roman" w:eastAsia="Times New Roman" w:hAnsi="Times New Roman" w:cs="David"/>
          <w:sz w:val="24"/>
          <w:szCs w:val="24"/>
          <w:u w:val="single"/>
          <w:rtl/>
        </w:rPr>
        <w:t xml:space="preserve"> ציבוריים </w:t>
      </w:r>
      <w:r w:rsidR="007446B4" w:rsidRPr="00401E29">
        <w:rPr>
          <w:rFonts w:ascii="Times New Roman" w:eastAsia="Times New Roman" w:hAnsi="Times New Roman" w:cs="David"/>
          <w:sz w:val="24"/>
          <w:szCs w:val="24"/>
          <w:u w:val="single"/>
          <w:rtl/>
        </w:rPr>
        <w:t xml:space="preserve"> מחסנים </w:t>
      </w:r>
      <w:r w:rsidR="00ED312A" w:rsidRPr="00401E29">
        <w:rPr>
          <w:rFonts w:ascii="Times New Roman" w:eastAsia="Times New Roman" w:hAnsi="Times New Roman" w:cs="David" w:hint="eastAsia"/>
          <w:sz w:val="24"/>
          <w:szCs w:val="24"/>
          <w:u w:val="single"/>
          <w:rtl/>
        </w:rPr>
        <w:t>ובמרתפים</w:t>
      </w:r>
      <w:r w:rsidR="007446B4" w:rsidRPr="00401E29">
        <w:rPr>
          <w:rFonts w:ascii="Times New Roman" w:eastAsia="Times New Roman" w:hAnsi="Times New Roman" w:cs="David"/>
          <w:sz w:val="24"/>
          <w:szCs w:val="24"/>
          <w:u w:val="single"/>
          <w:rtl/>
        </w:rPr>
        <w:t xml:space="preserve"> לרבות מחסנים </w:t>
      </w:r>
      <w:r w:rsidR="00ED312A" w:rsidRPr="00401E29">
        <w:rPr>
          <w:rFonts w:ascii="Times New Roman" w:eastAsia="Times New Roman" w:hAnsi="Times New Roman" w:cs="David"/>
          <w:sz w:val="24"/>
          <w:szCs w:val="24"/>
          <w:u w:val="single"/>
          <w:rtl/>
        </w:rPr>
        <w:t xml:space="preserve"> לרבות </w:t>
      </w:r>
      <w:r w:rsidRPr="00401E29">
        <w:rPr>
          <w:rFonts w:ascii="Times New Roman" w:eastAsia="Times New Roman" w:hAnsi="Times New Roman" w:cs="David" w:hint="eastAsia"/>
          <w:sz w:val="24"/>
          <w:szCs w:val="24"/>
          <w:u w:val="single"/>
          <w:rtl/>
        </w:rPr>
        <w:t>מערכות</w:t>
      </w:r>
      <w:r w:rsidRPr="00401E29">
        <w:rPr>
          <w:rFonts w:ascii="Times New Roman" w:eastAsia="Times New Roman" w:hAnsi="Times New Roman" w:cs="David"/>
          <w:sz w:val="24"/>
          <w:szCs w:val="24"/>
          <w:u w:val="single"/>
          <w:rtl/>
        </w:rPr>
        <w:t xml:space="preserve"> מיזוג אויר </w:t>
      </w:r>
      <w:r w:rsidR="00ED312A" w:rsidRPr="00401E29">
        <w:rPr>
          <w:rFonts w:ascii="Times New Roman" w:eastAsia="Times New Roman" w:hAnsi="Times New Roman" w:cs="David" w:hint="eastAsia"/>
          <w:sz w:val="24"/>
          <w:szCs w:val="24"/>
          <w:u w:val="single"/>
          <w:rtl/>
        </w:rPr>
        <w:t>מלא</w:t>
      </w:r>
      <w:r w:rsidR="00ED312A" w:rsidRPr="00401E29">
        <w:rPr>
          <w:rFonts w:ascii="Times New Roman" w:eastAsia="Times New Roman" w:hAnsi="Times New Roman" w:cs="David"/>
          <w:sz w:val="24"/>
          <w:szCs w:val="24"/>
          <w:u w:val="single"/>
          <w:rtl/>
        </w:rPr>
        <w:t xml:space="preserve"> </w:t>
      </w:r>
      <w:r w:rsidRPr="00401E29">
        <w:rPr>
          <w:rFonts w:ascii="Times New Roman" w:eastAsia="Times New Roman" w:hAnsi="Times New Roman" w:cs="David" w:hint="eastAsia"/>
          <w:sz w:val="24"/>
          <w:szCs w:val="24"/>
          <w:u w:val="single"/>
          <w:rtl/>
        </w:rPr>
        <w:t>בדירות</w:t>
      </w:r>
      <w:r w:rsidRPr="00401E29">
        <w:rPr>
          <w:rFonts w:ascii="Times New Roman" w:eastAsia="Times New Roman" w:hAnsi="Times New Roman" w:cs="David"/>
          <w:sz w:val="24"/>
          <w:szCs w:val="24"/>
          <w:u w:val="single"/>
          <w:rtl/>
        </w:rPr>
        <w:t xml:space="preserve"> : </w:t>
      </w:r>
    </w:p>
    <w:p w14:paraId="707ECA0A" w14:textId="77777777" w:rsidR="003B1EAB" w:rsidRPr="00401E29" w:rsidRDefault="003B1EAB" w:rsidP="00401E29">
      <w:pPr>
        <w:pStyle w:val="ListParagraph"/>
        <w:widowControl w:val="0"/>
        <w:tabs>
          <w:tab w:val="left" w:pos="1365"/>
        </w:tabs>
        <w:spacing w:before="0" w:beforeAutospacing="0" w:after="0" w:afterAutospacing="0" w:line="240" w:lineRule="auto"/>
        <w:ind w:left="1800"/>
        <w:rPr>
          <w:rFonts w:ascii="Times New Roman" w:eastAsia="Times New Roman" w:hAnsi="Times New Roman" w:cs="David"/>
          <w:sz w:val="24"/>
          <w:szCs w:val="24"/>
          <w:u w:val="single"/>
          <w:rtl/>
        </w:rPr>
      </w:pPr>
    </w:p>
    <w:p w14:paraId="0562B505" w14:textId="45D2730C" w:rsidR="007D6A6B" w:rsidRPr="007D6A6B" w:rsidRDefault="007D6A6B" w:rsidP="003B1EA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w:t>
      </w:r>
      <w:r w:rsidR="003B1EAB" w:rsidRPr="00401E29">
        <w:rPr>
          <w:rFonts w:ascii="Times New Roman" w:eastAsia="Times New Roman" w:hAnsi="Times New Roman" w:cs="David"/>
          <w:b/>
          <w:bCs/>
          <w:sz w:val="24"/>
          <w:szCs w:val="24"/>
          <w:rtl/>
        </w:rPr>
        <w:t>400</w:t>
      </w:r>
      <w:r w:rsidRPr="00401E29">
        <w:rPr>
          <w:rFonts w:ascii="Times New Roman" w:eastAsia="Times New Roman" w:hAnsi="Times New Roman" w:cs="David"/>
          <w:b/>
          <w:bCs/>
          <w:sz w:val="24"/>
          <w:szCs w:val="24"/>
          <w:rtl/>
        </w:rPr>
        <w:t xml:space="preserve"> ש"ח</w:t>
      </w:r>
      <w:r w:rsidRPr="007D6A6B">
        <w:rPr>
          <w:rFonts w:ascii="Times New Roman" w:eastAsia="Times New Roman" w:hAnsi="Times New Roman" w:cs="David"/>
          <w:sz w:val="24"/>
          <w:szCs w:val="24"/>
          <w:rtl/>
        </w:rPr>
        <w:t xml:space="preserve"> (במילים: </w:t>
      </w:r>
      <w:r w:rsidR="003B1EAB">
        <w:rPr>
          <w:rFonts w:ascii="Times New Roman" w:eastAsia="Times New Roman" w:hAnsi="Times New Roman" w:cs="David" w:hint="cs"/>
          <w:sz w:val="24"/>
          <w:szCs w:val="24"/>
          <w:rtl/>
        </w:rPr>
        <w:t xml:space="preserve">ארבע מאות </w:t>
      </w:r>
      <w:r w:rsidRPr="007D6A6B">
        <w:rPr>
          <w:rFonts w:ascii="Times New Roman" w:eastAsia="Times New Roman" w:hAnsi="Times New Roman" w:cs="David"/>
          <w:sz w:val="24"/>
          <w:szCs w:val="24"/>
          <w:rtl/>
        </w:rPr>
        <w:t xml:space="preserve"> ש"ח) לכל </w:t>
      </w:r>
      <w:r w:rsidR="003B1EAB">
        <w:rPr>
          <w:rFonts w:ascii="Times New Roman" w:eastAsia="Times New Roman" w:hAnsi="Times New Roman" w:cs="David" w:hint="cs"/>
          <w:sz w:val="24"/>
          <w:szCs w:val="24"/>
          <w:rtl/>
        </w:rPr>
        <w:t>יח"ד ב</w:t>
      </w:r>
      <w:r w:rsidRPr="007D6A6B">
        <w:rPr>
          <w:rFonts w:ascii="Times New Roman" w:eastAsia="Times New Roman" w:hAnsi="Times New Roman" w:cs="David"/>
          <w:sz w:val="24"/>
          <w:szCs w:val="24"/>
          <w:rtl/>
        </w:rPr>
        <w:t>מבנה ראשוני</w:t>
      </w:r>
      <w:r w:rsidR="003B1EAB">
        <w:rPr>
          <w:rFonts w:ascii="Times New Roman" w:eastAsia="Times New Roman" w:hAnsi="Times New Roman" w:cs="David" w:hint="cs"/>
          <w:sz w:val="24"/>
          <w:szCs w:val="24"/>
          <w:rtl/>
        </w:rPr>
        <w:t xml:space="preserve"> ( בסיסי )</w:t>
      </w:r>
      <w:r w:rsidR="009F293D">
        <w:rPr>
          <w:rFonts w:ascii="Times New Roman" w:eastAsia="Times New Roman" w:hAnsi="Times New Roman" w:cs="David" w:hint="cs"/>
          <w:sz w:val="24"/>
          <w:szCs w:val="24"/>
          <w:rtl/>
        </w:rPr>
        <w:t>.</w:t>
      </w:r>
      <w:r w:rsidR="003B1EAB">
        <w:rPr>
          <w:rFonts w:ascii="Times New Roman" w:eastAsia="Times New Roman" w:hAnsi="Times New Roman" w:cs="David" w:hint="cs"/>
          <w:sz w:val="24"/>
          <w:szCs w:val="24"/>
          <w:rtl/>
        </w:rPr>
        <w:t xml:space="preserve"> </w:t>
      </w:r>
    </w:p>
    <w:p w14:paraId="36C73305" w14:textId="1B61A15D" w:rsidR="007D6A6B" w:rsidRDefault="007D6A6B" w:rsidP="003B1EA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w:t>
      </w:r>
      <w:r w:rsidR="003B1EAB" w:rsidRPr="00401E29">
        <w:rPr>
          <w:rFonts w:ascii="Times New Roman" w:eastAsia="Times New Roman" w:hAnsi="Times New Roman" w:cs="David"/>
          <w:b/>
          <w:bCs/>
          <w:sz w:val="24"/>
          <w:szCs w:val="24"/>
          <w:rtl/>
        </w:rPr>
        <w:t>250</w:t>
      </w:r>
      <w:r w:rsidRPr="00401E29">
        <w:rPr>
          <w:rFonts w:ascii="Times New Roman" w:eastAsia="Times New Roman" w:hAnsi="Times New Roman" w:cs="David"/>
          <w:b/>
          <w:bCs/>
          <w:sz w:val="24"/>
          <w:szCs w:val="24"/>
          <w:rtl/>
        </w:rPr>
        <w:t xml:space="preserve"> ש"ח</w:t>
      </w:r>
      <w:r w:rsidRPr="007D6A6B">
        <w:rPr>
          <w:rFonts w:ascii="Times New Roman" w:eastAsia="Times New Roman" w:hAnsi="Times New Roman" w:cs="David"/>
          <w:sz w:val="24"/>
          <w:szCs w:val="24"/>
          <w:rtl/>
        </w:rPr>
        <w:t xml:space="preserve"> (במילים: </w:t>
      </w:r>
      <w:r w:rsidR="003B1EAB">
        <w:rPr>
          <w:rFonts w:ascii="Times New Roman" w:eastAsia="Times New Roman" w:hAnsi="Times New Roman" w:cs="David" w:hint="cs"/>
          <w:sz w:val="24"/>
          <w:szCs w:val="24"/>
          <w:rtl/>
        </w:rPr>
        <w:t xml:space="preserve">מאתיים וחמישים </w:t>
      </w:r>
      <w:r w:rsidRPr="007D6A6B">
        <w:rPr>
          <w:rFonts w:ascii="Times New Roman" w:eastAsia="Times New Roman" w:hAnsi="Times New Roman" w:cs="David"/>
          <w:sz w:val="24"/>
          <w:szCs w:val="24"/>
          <w:rtl/>
        </w:rPr>
        <w:t xml:space="preserve"> ש"ח) לכל </w:t>
      </w:r>
      <w:r w:rsidR="003B1EAB">
        <w:rPr>
          <w:rFonts w:ascii="Times New Roman" w:eastAsia="Times New Roman" w:hAnsi="Times New Roman" w:cs="David" w:hint="cs"/>
          <w:sz w:val="24"/>
          <w:szCs w:val="24"/>
          <w:rtl/>
        </w:rPr>
        <w:t>יח"ד ב</w:t>
      </w:r>
      <w:r w:rsidRPr="007D6A6B">
        <w:rPr>
          <w:rFonts w:ascii="Times New Roman" w:eastAsia="Times New Roman" w:hAnsi="Times New Roman" w:cs="David"/>
          <w:sz w:val="24"/>
          <w:szCs w:val="24"/>
          <w:rtl/>
        </w:rPr>
        <w:t>מבנה חוזר.</w:t>
      </w:r>
    </w:p>
    <w:p w14:paraId="6F594266" w14:textId="77777777" w:rsidR="003B1EAB" w:rsidRDefault="003B1EAB" w:rsidP="003B1EAB">
      <w:pPr>
        <w:widowControl w:val="0"/>
        <w:spacing w:before="0" w:beforeAutospacing="0" w:after="0" w:afterAutospacing="0" w:line="240" w:lineRule="auto"/>
        <w:ind w:left="1365" w:hanging="1359"/>
        <w:rPr>
          <w:rFonts w:ascii="Times New Roman" w:eastAsia="Times New Roman" w:hAnsi="Times New Roman" w:cs="David"/>
          <w:sz w:val="24"/>
          <w:szCs w:val="24"/>
          <w:rtl/>
        </w:rPr>
      </w:pPr>
    </w:p>
    <w:p w14:paraId="4D0F5735" w14:textId="0AD1B0D5" w:rsidR="003B1EAB" w:rsidRPr="00401E29" w:rsidRDefault="003B1EAB" w:rsidP="00401E29">
      <w:pPr>
        <w:pStyle w:val="ListParagraph"/>
        <w:widowControl w:val="0"/>
        <w:numPr>
          <w:ilvl w:val="0"/>
          <w:numId w:val="37"/>
        </w:numPr>
        <w:tabs>
          <w:tab w:val="left" w:pos="1365"/>
        </w:tabs>
        <w:spacing w:before="0" w:beforeAutospacing="0" w:after="0" w:afterAutospacing="0" w:line="240" w:lineRule="auto"/>
        <w:rPr>
          <w:rFonts w:ascii="Times New Roman" w:eastAsia="Times New Roman" w:hAnsi="Times New Roman" w:cs="David"/>
          <w:sz w:val="24"/>
          <w:szCs w:val="24"/>
        </w:rPr>
      </w:pPr>
      <w:r w:rsidRPr="007446B4">
        <w:rPr>
          <w:rFonts w:ascii="Times New Roman" w:eastAsia="Times New Roman" w:hAnsi="Times New Roman" w:cs="David" w:hint="eastAsia"/>
          <w:sz w:val="24"/>
          <w:szCs w:val="24"/>
          <w:u w:val="single"/>
          <w:rtl/>
        </w:rPr>
        <w:t>בעת</w:t>
      </w:r>
      <w:r w:rsidRPr="007446B4">
        <w:rPr>
          <w:rFonts w:ascii="Times New Roman" w:eastAsia="Times New Roman" w:hAnsi="Times New Roman" w:cs="David"/>
          <w:sz w:val="24"/>
          <w:szCs w:val="24"/>
          <w:u w:val="single"/>
          <w:rtl/>
        </w:rPr>
        <w:t xml:space="preserve"> תכנון </w:t>
      </w:r>
      <w:r w:rsidR="00ED312A" w:rsidRPr="00401E29">
        <w:rPr>
          <w:rFonts w:ascii="Times New Roman" w:eastAsia="Times New Roman" w:hAnsi="Times New Roman" w:cs="David" w:hint="eastAsia"/>
          <w:sz w:val="24"/>
          <w:szCs w:val="24"/>
          <w:u w:val="single"/>
          <w:rtl/>
        </w:rPr>
        <w:t>מלא</w:t>
      </w:r>
      <w:r w:rsidR="00ED312A" w:rsidRPr="00401E29">
        <w:rPr>
          <w:rFonts w:ascii="Times New Roman" w:eastAsia="Times New Roman" w:hAnsi="Times New Roman" w:cs="David"/>
          <w:sz w:val="24"/>
          <w:szCs w:val="24"/>
          <w:u w:val="single"/>
          <w:rtl/>
        </w:rPr>
        <w:t xml:space="preserve"> לבצוע בבנין בשטחים ציבוריים </w:t>
      </w:r>
      <w:r w:rsidR="007446B4" w:rsidRPr="00401E29">
        <w:rPr>
          <w:rFonts w:ascii="Times New Roman" w:eastAsia="Times New Roman" w:hAnsi="Times New Roman" w:cs="David"/>
          <w:sz w:val="24"/>
          <w:szCs w:val="24"/>
          <w:u w:val="single"/>
          <w:rtl/>
        </w:rPr>
        <w:t xml:space="preserve"> מחסנים </w:t>
      </w:r>
      <w:r w:rsidR="00ED312A" w:rsidRPr="00401E29">
        <w:rPr>
          <w:rFonts w:ascii="Times New Roman" w:eastAsia="Times New Roman" w:hAnsi="Times New Roman" w:cs="David" w:hint="eastAsia"/>
          <w:sz w:val="24"/>
          <w:szCs w:val="24"/>
          <w:u w:val="single"/>
          <w:rtl/>
        </w:rPr>
        <w:t>ובמרתפים</w:t>
      </w:r>
      <w:r w:rsidR="00ED312A" w:rsidRPr="00401E29">
        <w:rPr>
          <w:rFonts w:ascii="Times New Roman" w:eastAsia="Times New Roman" w:hAnsi="Times New Roman" w:cs="David"/>
          <w:sz w:val="24"/>
          <w:szCs w:val="24"/>
          <w:u w:val="single"/>
          <w:rtl/>
        </w:rPr>
        <w:t xml:space="preserve"> </w:t>
      </w:r>
      <w:r w:rsidR="007446B4" w:rsidRPr="00401E29">
        <w:rPr>
          <w:rFonts w:ascii="Times New Roman" w:eastAsia="Times New Roman" w:hAnsi="Times New Roman" w:cs="David" w:hint="eastAsia"/>
          <w:sz w:val="24"/>
          <w:szCs w:val="24"/>
          <w:u w:val="single"/>
          <w:rtl/>
        </w:rPr>
        <w:t>לרבות</w:t>
      </w:r>
      <w:r w:rsidR="007446B4" w:rsidRPr="00401E29">
        <w:rPr>
          <w:rFonts w:ascii="Times New Roman" w:eastAsia="Times New Roman" w:hAnsi="Times New Roman" w:cs="David"/>
          <w:sz w:val="24"/>
          <w:szCs w:val="24"/>
          <w:u w:val="single"/>
          <w:rtl/>
        </w:rPr>
        <w:t xml:space="preserve"> מחסנים </w:t>
      </w:r>
      <w:r w:rsidR="00ED312A" w:rsidRPr="00401E29">
        <w:rPr>
          <w:rFonts w:ascii="Times New Roman" w:eastAsia="Times New Roman" w:hAnsi="Times New Roman" w:cs="David" w:hint="eastAsia"/>
          <w:sz w:val="24"/>
          <w:szCs w:val="24"/>
          <w:u w:val="single"/>
          <w:rtl/>
        </w:rPr>
        <w:t>ואילו</w:t>
      </w:r>
      <w:r w:rsidR="00ED312A" w:rsidRPr="00401E29">
        <w:rPr>
          <w:rFonts w:ascii="Times New Roman" w:eastAsia="Times New Roman" w:hAnsi="Times New Roman" w:cs="David"/>
          <w:sz w:val="24"/>
          <w:szCs w:val="24"/>
          <w:u w:val="single"/>
          <w:rtl/>
        </w:rPr>
        <w:t xml:space="preserve"> בדירות </w:t>
      </w:r>
      <w:r w:rsidRPr="007446B4">
        <w:rPr>
          <w:rFonts w:ascii="Times New Roman" w:eastAsia="Times New Roman" w:hAnsi="Times New Roman" w:cs="David" w:hint="eastAsia"/>
          <w:sz w:val="24"/>
          <w:szCs w:val="24"/>
          <w:u w:val="single"/>
          <w:rtl/>
        </w:rPr>
        <w:t>הכנות</w:t>
      </w:r>
      <w:r w:rsidRPr="007446B4">
        <w:rPr>
          <w:rFonts w:ascii="Times New Roman" w:eastAsia="Times New Roman" w:hAnsi="Times New Roman" w:cs="David"/>
          <w:sz w:val="24"/>
          <w:szCs w:val="24"/>
          <w:u w:val="single"/>
          <w:rtl/>
        </w:rPr>
        <w:t xml:space="preserve"> </w:t>
      </w:r>
      <w:r w:rsidRPr="007446B4">
        <w:rPr>
          <w:rFonts w:ascii="Times New Roman" w:eastAsia="Times New Roman" w:hAnsi="Times New Roman" w:cs="David" w:hint="eastAsia"/>
          <w:sz w:val="24"/>
          <w:szCs w:val="24"/>
          <w:u w:val="single"/>
          <w:rtl/>
        </w:rPr>
        <w:t>בלבד</w:t>
      </w:r>
      <w:r w:rsidRPr="007446B4">
        <w:rPr>
          <w:rFonts w:ascii="Times New Roman" w:eastAsia="Times New Roman" w:hAnsi="Times New Roman" w:cs="David"/>
          <w:sz w:val="24"/>
          <w:szCs w:val="24"/>
          <w:u w:val="single"/>
          <w:rtl/>
        </w:rPr>
        <w:t xml:space="preserve"> </w:t>
      </w:r>
      <w:r w:rsidRPr="007446B4">
        <w:rPr>
          <w:rFonts w:ascii="Times New Roman" w:eastAsia="Times New Roman" w:hAnsi="Times New Roman" w:cs="David" w:hint="eastAsia"/>
          <w:sz w:val="24"/>
          <w:szCs w:val="24"/>
          <w:u w:val="single"/>
          <w:rtl/>
        </w:rPr>
        <w:t>למיזוג</w:t>
      </w:r>
      <w:r w:rsidRPr="007446B4">
        <w:rPr>
          <w:rFonts w:ascii="Times New Roman" w:eastAsia="Times New Roman" w:hAnsi="Times New Roman" w:cs="David"/>
          <w:sz w:val="24"/>
          <w:szCs w:val="24"/>
          <w:u w:val="single"/>
          <w:rtl/>
        </w:rPr>
        <w:t xml:space="preserve"> </w:t>
      </w:r>
      <w:r w:rsidRPr="007446B4">
        <w:rPr>
          <w:rFonts w:ascii="Times New Roman" w:eastAsia="Times New Roman" w:hAnsi="Times New Roman" w:cs="David" w:hint="eastAsia"/>
          <w:sz w:val="24"/>
          <w:szCs w:val="24"/>
          <w:u w:val="single"/>
          <w:rtl/>
        </w:rPr>
        <w:t>אויר</w:t>
      </w:r>
      <w:r w:rsidRPr="00401E29">
        <w:rPr>
          <w:rFonts w:ascii="Times New Roman" w:eastAsia="Times New Roman" w:hAnsi="Times New Roman" w:cs="David"/>
          <w:sz w:val="24"/>
          <w:szCs w:val="24"/>
          <w:rtl/>
        </w:rPr>
        <w:t xml:space="preserve"> ( שאר המערכות בדירות ובציבורי לרבות מרתפים לבצוע מלא כמובן )  : </w:t>
      </w:r>
    </w:p>
    <w:p w14:paraId="7F7F19E1" w14:textId="77777777" w:rsidR="003B1EAB" w:rsidRPr="00401E29" w:rsidRDefault="003B1EAB" w:rsidP="00401E29">
      <w:pPr>
        <w:pStyle w:val="ListParagraph"/>
        <w:widowControl w:val="0"/>
        <w:tabs>
          <w:tab w:val="left" w:pos="1365"/>
        </w:tabs>
        <w:spacing w:before="0" w:beforeAutospacing="0" w:after="0" w:afterAutospacing="0" w:line="240" w:lineRule="auto"/>
        <w:ind w:left="1800"/>
        <w:rPr>
          <w:rFonts w:ascii="Times New Roman" w:eastAsia="Times New Roman" w:hAnsi="Times New Roman" w:cs="David"/>
          <w:b/>
          <w:bCs/>
          <w:sz w:val="24"/>
          <w:szCs w:val="24"/>
          <w:u w:val="single"/>
          <w:rtl/>
        </w:rPr>
      </w:pPr>
    </w:p>
    <w:p w14:paraId="60917214" w14:textId="4207BDDF" w:rsidR="003B1EAB" w:rsidRPr="007D6A6B" w:rsidRDefault="003B1EAB" w:rsidP="00783BC7">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w:t>
      </w:r>
      <w:r w:rsidRPr="00401E29">
        <w:rPr>
          <w:rFonts w:ascii="Times New Roman" w:eastAsia="Times New Roman" w:hAnsi="Times New Roman" w:cs="David"/>
          <w:b/>
          <w:bCs/>
          <w:sz w:val="24"/>
          <w:szCs w:val="24"/>
          <w:rtl/>
        </w:rPr>
        <w:t>250 ש"ח</w:t>
      </w:r>
      <w:r w:rsidRPr="007D6A6B">
        <w:rPr>
          <w:rFonts w:ascii="Times New Roman" w:eastAsia="Times New Roman" w:hAnsi="Times New Roman" w:cs="David"/>
          <w:sz w:val="24"/>
          <w:szCs w:val="24"/>
          <w:rtl/>
        </w:rPr>
        <w:t xml:space="preserve"> (במילים: </w:t>
      </w:r>
      <w:r w:rsidR="00783BC7">
        <w:rPr>
          <w:rFonts w:ascii="Times New Roman" w:eastAsia="Times New Roman" w:hAnsi="Times New Roman" w:cs="David" w:hint="cs"/>
          <w:sz w:val="24"/>
          <w:szCs w:val="24"/>
          <w:rtl/>
        </w:rPr>
        <w:t>מאתיים וחמישים</w:t>
      </w:r>
      <w:r>
        <w:rPr>
          <w:rFonts w:ascii="Times New Roman" w:eastAsia="Times New Roman" w:hAnsi="Times New Roman" w:cs="David" w:hint="cs"/>
          <w:sz w:val="24"/>
          <w:szCs w:val="24"/>
          <w:rtl/>
        </w:rPr>
        <w:t xml:space="preserve"> </w:t>
      </w:r>
      <w:r w:rsidRPr="007D6A6B">
        <w:rPr>
          <w:rFonts w:ascii="Times New Roman" w:eastAsia="Times New Roman" w:hAnsi="Times New Roman" w:cs="David"/>
          <w:sz w:val="24"/>
          <w:szCs w:val="24"/>
          <w:rtl/>
        </w:rPr>
        <w:t xml:space="preserve"> ש"ח) לכל </w:t>
      </w:r>
      <w:r>
        <w:rPr>
          <w:rFonts w:ascii="Times New Roman" w:eastAsia="Times New Roman" w:hAnsi="Times New Roman" w:cs="David" w:hint="cs"/>
          <w:sz w:val="24"/>
          <w:szCs w:val="24"/>
          <w:rtl/>
        </w:rPr>
        <w:t>יח"ד ב</w:t>
      </w:r>
      <w:r w:rsidRPr="007D6A6B">
        <w:rPr>
          <w:rFonts w:ascii="Times New Roman" w:eastAsia="Times New Roman" w:hAnsi="Times New Roman" w:cs="David"/>
          <w:sz w:val="24"/>
          <w:szCs w:val="24"/>
          <w:rtl/>
        </w:rPr>
        <w:t>מבנה ראשוני</w:t>
      </w:r>
      <w:r>
        <w:rPr>
          <w:rFonts w:ascii="Times New Roman" w:eastAsia="Times New Roman" w:hAnsi="Times New Roman" w:cs="David" w:hint="cs"/>
          <w:sz w:val="24"/>
          <w:szCs w:val="24"/>
          <w:rtl/>
        </w:rPr>
        <w:t xml:space="preserve"> ( בסיסי ) </w:t>
      </w:r>
    </w:p>
    <w:p w14:paraId="46D263B3" w14:textId="2EA697CB" w:rsidR="003B1EAB" w:rsidRDefault="003B1EAB" w:rsidP="00783BC7">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w:t>
      </w:r>
      <w:r w:rsidRPr="00401E29">
        <w:rPr>
          <w:rFonts w:ascii="Times New Roman" w:eastAsia="Times New Roman" w:hAnsi="Times New Roman" w:cs="David"/>
          <w:b/>
          <w:bCs/>
          <w:sz w:val="24"/>
          <w:szCs w:val="24"/>
          <w:rtl/>
        </w:rPr>
        <w:t>150 ש"ח</w:t>
      </w:r>
      <w:r w:rsidRPr="007D6A6B">
        <w:rPr>
          <w:rFonts w:ascii="Times New Roman" w:eastAsia="Times New Roman" w:hAnsi="Times New Roman" w:cs="David"/>
          <w:sz w:val="24"/>
          <w:szCs w:val="24"/>
          <w:rtl/>
        </w:rPr>
        <w:t xml:space="preserve"> (במילים: </w:t>
      </w:r>
      <w:r w:rsidR="00783BC7">
        <w:rPr>
          <w:rFonts w:ascii="Times New Roman" w:eastAsia="Times New Roman" w:hAnsi="Times New Roman" w:cs="David" w:hint="cs"/>
          <w:sz w:val="24"/>
          <w:szCs w:val="24"/>
          <w:rtl/>
        </w:rPr>
        <w:t xml:space="preserve">מאה וחמישים </w:t>
      </w:r>
      <w:bookmarkStart w:id="0" w:name="_GoBack"/>
      <w:bookmarkEnd w:id="0"/>
      <w:r>
        <w:rPr>
          <w:rFonts w:ascii="Times New Roman" w:eastAsia="Times New Roman" w:hAnsi="Times New Roman" w:cs="David" w:hint="cs"/>
          <w:sz w:val="24"/>
          <w:szCs w:val="24"/>
          <w:rtl/>
        </w:rPr>
        <w:t xml:space="preserve"> </w:t>
      </w:r>
      <w:r w:rsidRPr="007D6A6B">
        <w:rPr>
          <w:rFonts w:ascii="Times New Roman" w:eastAsia="Times New Roman" w:hAnsi="Times New Roman" w:cs="David"/>
          <w:sz w:val="24"/>
          <w:szCs w:val="24"/>
          <w:rtl/>
        </w:rPr>
        <w:t xml:space="preserve"> ש"ח) לכל </w:t>
      </w:r>
      <w:r>
        <w:rPr>
          <w:rFonts w:ascii="Times New Roman" w:eastAsia="Times New Roman" w:hAnsi="Times New Roman" w:cs="David" w:hint="cs"/>
          <w:sz w:val="24"/>
          <w:szCs w:val="24"/>
          <w:rtl/>
        </w:rPr>
        <w:t>יח"ד ב</w:t>
      </w:r>
      <w:r w:rsidRPr="007D6A6B">
        <w:rPr>
          <w:rFonts w:ascii="Times New Roman" w:eastAsia="Times New Roman" w:hAnsi="Times New Roman" w:cs="David"/>
          <w:sz w:val="24"/>
          <w:szCs w:val="24"/>
          <w:rtl/>
        </w:rPr>
        <w:t>מבנה חוזר.</w:t>
      </w:r>
    </w:p>
    <w:p w14:paraId="1978942F" w14:textId="58A0F0E4" w:rsidR="007446B4" w:rsidRDefault="007446B4" w:rsidP="003B1EAB">
      <w:pPr>
        <w:widowControl w:val="0"/>
        <w:spacing w:before="0" w:beforeAutospacing="0" w:after="0" w:afterAutospacing="0" w:line="240" w:lineRule="auto"/>
        <w:ind w:left="1365" w:hanging="1359"/>
        <w:rPr>
          <w:rFonts w:ascii="Times New Roman" w:eastAsia="Times New Roman" w:hAnsi="Times New Roman" w:cs="David"/>
          <w:sz w:val="24"/>
          <w:szCs w:val="24"/>
          <w:rtl/>
        </w:rPr>
      </w:pPr>
    </w:p>
    <w:p w14:paraId="13EF2667" w14:textId="57121992" w:rsidR="007446B4" w:rsidRDefault="007446B4" w:rsidP="00401E29">
      <w:pPr>
        <w:widowControl w:val="0"/>
        <w:spacing w:before="0" w:beforeAutospacing="0" w:after="0" w:afterAutospacing="0" w:line="240" w:lineRule="auto"/>
        <w:ind w:left="1365"/>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ג.    עבור תכנון אוורור </w:t>
      </w:r>
      <w:r w:rsidR="000A07A1">
        <w:rPr>
          <w:rFonts w:ascii="Times New Roman" w:eastAsia="Times New Roman" w:hAnsi="Times New Roman" w:cs="David" w:hint="cs"/>
          <w:sz w:val="24"/>
          <w:szCs w:val="24"/>
          <w:rtl/>
        </w:rPr>
        <w:t xml:space="preserve">מאולץ </w:t>
      </w:r>
      <w:r>
        <w:rPr>
          <w:rFonts w:ascii="Times New Roman" w:eastAsia="Times New Roman" w:hAnsi="Times New Roman" w:cs="David" w:hint="cs"/>
          <w:sz w:val="24"/>
          <w:szCs w:val="24"/>
          <w:rtl/>
        </w:rPr>
        <w:t xml:space="preserve">במרתפים </w:t>
      </w:r>
      <w:r w:rsidRPr="00401E29">
        <w:rPr>
          <w:rFonts w:ascii="Times New Roman" w:eastAsia="Times New Roman" w:hAnsi="Times New Roman" w:cs="David" w:hint="eastAsia"/>
          <w:sz w:val="24"/>
          <w:szCs w:val="24"/>
          <w:u w:val="single"/>
          <w:rtl/>
        </w:rPr>
        <w:t>ככל</w:t>
      </w:r>
      <w:r w:rsidRPr="00401E29">
        <w:rPr>
          <w:rFonts w:ascii="Times New Roman" w:eastAsia="Times New Roman" w:hAnsi="Times New Roman" w:cs="David"/>
          <w:sz w:val="24"/>
          <w:szCs w:val="24"/>
          <w:u w:val="single"/>
          <w:rtl/>
        </w:rPr>
        <w:t xml:space="preserve"> </w:t>
      </w:r>
      <w:r w:rsidRPr="00401E29">
        <w:rPr>
          <w:rFonts w:ascii="Times New Roman" w:eastAsia="Times New Roman" w:hAnsi="Times New Roman" w:cs="David" w:hint="eastAsia"/>
          <w:sz w:val="24"/>
          <w:szCs w:val="24"/>
          <w:u w:val="single"/>
          <w:rtl/>
        </w:rPr>
        <w:t>שיידרש</w:t>
      </w:r>
      <w:r>
        <w:rPr>
          <w:rFonts w:ascii="Times New Roman" w:eastAsia="Times New Roman" w:hAnsi="Times New Roman" w:cs="David" w:hint="cs"/>
          <w:sz w:val="24"/>
          <w:szCs w:val="24"/>
          <w:rtl/>
        </w:rPr>
        <w:t xml:space="preserve"> ישולם שכ"ט נוסף לנ"ל בסך </w:t>
      </w:r>
      <w:r w:rsidRPr="00401E29">
        <w:rPr>
          <w:rFonts w:ascii="Times New Roman" w:eastAsia="Times New Roman" w:hAnsi="Times New Roman" w:cs="David"/>
          <w:b/>
          <w:bCs/>
          <w:sz w:val="24"/>
          <w:szCs w:val="24"/>
          <w:rtl/>
        </w:rPr>
        <w:t xml:space="preserve">4.50 </w:t>
      </w:r>
      <w:r w:rsidRPr="00401E29">
        <w:rPr>
          <w:rFonts w:ascii="Times New Roman" w:eastAsia="Times New Roman" w:hAnsi="Times New Roman" w:cs="David" w:hint="eastAsia"/>
          <w:b/>
          <w:bCs/>
          <w:sz w:val="24"/>
          <w:szCs w:val="24"/>
          <w:rtl/>
        </w:rPr>
        <w:t>₪</w:t>
      </w:r>
      <w:r w:rsidRPr="00401E29">
        <w:rPr>
          <w:rFonts w:ascii="Times New Roman" w:eastAsia="Times New Roman" w:hAnsi="Times New Roman" w:cs="David"/>
          <w:b/>
          <w:bCs/>
          <w:sz w:val="24"/>
          <w:szCs w:val="24"/>
          <w:rtl/>
        </w:rPr>
        <w:t xml:space="preserve"> </w:t>
      </w:r>
      <w:r w:rsidRPr="00401E29">
        <w:rPr>
          <w:rFonts w:ascii="Times New Roman" w:eastAsia="Times New Roman" w:hAnsi="Times New Roman" w:cs="David" w:hint="eastAsia"/>
          <w:b/>
          <w:bCs/>
          <w:sz w:val="24"/>
          <w:szCs w:val="24"/>
          <w:rtl/>
        </w:rPr>
        <w:t>למ</w:t>
      </w:r>
      <w:r w:rsidRPr="00401E29">
        <w:rPr>
          <w:rFonts w:ascii="Times New Roman" w:eastAsia="Times New Roman" w:hAnsi="Times New Roman" w:cs="David"/>
          <w:b/>
          <w:bCs/>
          <w:sz w:val="24"/>
          <w:szCs w:val="24"/>
          <w:rtl/>
        </w:rPr>
        <w:t>"ר</w:t>
      </w:r>
      <w:r>
        <w:rPr>
          <w:rFonts w:ascii="Times New Roman" w:eastAsia="Times New Roman" w:hAnsi="Times New Roman" w:cs="David" w:hint="cs"/>
          <w:sz w:val="24"/>
          <w:szCs w:val="24"/>
          <w:rtl/>
        </w:rPr>
        <w:t xml:space="preserve"> ( במילים : ארבעה וחצי ש"כ למ"ר )  , (שטח המרתפים יחושב בניכוי שטחי הבנינים לו משולם בסעיפים הנ"ל ) . למען הסר ספק ככל ולא תידרשנה מערכות אוורור מלאכותי במרתפים , אזי היועץ לא ידרש לתכנון ולא יקבל תמורה המפורטת בסעיף זה  ( ג' ) . </w:t>
      </w:r>
    </w:p>
    <w:p w14:paraId="25B1FD6F" w14:textId="7C225B23" w:rsidR="003B1EAB" w:rsidRDefault="003B1EAB" w:rsidP="003B1EAB">
      <w:pPr>
        <w:widowControl w:val="0"/>
        <w:spacing w:before="0" w:beforeAutospacing="0" w:after="0" w:afterAutospacing="0" w:line="240" w:lineRule="auto"/>
        <w:ind w:left="1365" w:hanging="1359"/>
        <w:rPr>
          <w:rFonts w:ascii="Times New Roman" w:eastAsia="Times New Roman" w:hAnsi="Times New Roman" w:cs="David"/>
          <w:sz w:val="24"/>
          <w:szCs w:val="24"/>
          <w:rtl/>
        </w:rPr>
      </w:pPr>
    </w:p>
    <w:p w14:paraId="0DE3D7B9" w14:textId="639AB93F" w:rsidR="003B1EAB" w:rsidRPr="007D6A6B" w:rsidRDefault="009F293D" w:rsidP="00401E29">
      <w:pPr>
        <w:widowControl w:val="0"/>
        <w:spacing w:before="0" w:beforeAutospacing="0" w:after="0" w:afterAutospacing="0" w:line="240" w:lineRule="auto"/>
        <w:ind w:left="1365" w:hanging="651"/>
        <w:rPr>
          <w:rFonts w:ascii="Times New Roman" w:eastAsia="Times New Roman" w:hAnsi="Times New Roman" w:cs="David"/>
          <w:sz w:val="24"/>
          <w:szCs w:val="24"/>
          <w:rtl/>
        </w:rPr>
      </w:pPr>
      <w:r>
        <w:rPr>
          <w:rFonts w:ascii="Times New Roman" w:eastAsia="Times New Roman" w:hAnsi="Times New Roman" w:cs="David" w:hint="cs"/>
          <w:sz w:val="24"/>
          <w:szCs w:val="24"/>
          <w:rtl/>
        </w:rPr>
        <w:t>למען הסר ספק , שמורה להחל</w:t>
      </w:r>
      <w:r w:rsidR="000A07A1">
        <w:rPr>
          <w:rFonts w:ascii="Times New Roman" w:eastAsia="Times New Roman" w:hAnsi="Times New Roman" w:cs="David" w:hint="cs"/>
          <w:sz w:val="24"/>
          <w:szCs w:val="24"/>
          <w:rtl/>
        </w:rPr>
        <w:t>טת המזמין בלעדית באם לתכנן מ"א מ</w:t>
      </w:r>
      <w:r>
        <w:rPr>
          <w:rFonts w:ascii="Times New Roman" w:eastAsia="Times New Roman" w:hAnsi="Times New Roman" w:cs="David" w:hint="cs"/>
          <w:sz w:val="24"/>
          <w:szCs w:val="24"/>
          <w:rtl/>
        </w:rPr>
        <w:t>לא /הכנות בלבד בדירות . בהתאם לכך ישולם שכ"ט ליועץ .</w:t>
      </w:r>
    </w:p>
    <w:p w14:paraId="12FD151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A917FF5" w14:textId="77777777" w:rsidR="007D6A6B" w:rsidRPr="007D6A6B" w:rsidRDefault="007D6A6B" w:rsidP="00401E29">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p>
    <w:p w14:paraId="0AE68B4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97B1D1B" w14:textId="77777777" w:rsidR="007D6A6B" w:rsidRPr="00401E29"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u w:val="single"/>
          <w:rtl/>
        </w:rPr>
      </w:pPr>
      <w:r w:rsidRPr="00401E29">
        <w:rPr>
          <w:rFonts w:ascii="Times New Roman" w:eastAsia="Times New Roman" w:hAnsi="Times New Roman" w:cs="David"/>
          <w:sz w:val="24"/>
          <w:szCs w:val="24"/>
          <w:u w:val="single"/>
          <w:rtl/>
        </w:rPr>
        <w:t>בסעיף זה:</w:t>
      </w:r>
    </w:p>
    <w:p w14:paraId="28D553C3" w14:textId="77777777" w:rsidR="00ED312A" w:rsidRPr="007D6A6B" w:rsidRDefault="00ED312A"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318729F" w14:textId="2C2398D3"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 xml:space="preserve">מבנה ראשוני </w:t>
      </w:r>
      <w:r w:rsidR="00ED312A">
        <w:rPr>
          <w:rFonts w:ascii="Times New Roman" w:eastAsia="Times New Roman" w:hAnsi="Times New Roman" w:cs="David" w:hint="cs"/>
          <w:sz w:val="24"/>
          <w:szCs w:val="24"/>
          <w:rtl/>
        </w:rPr>
        <w:t xml:space="preserve">( בסיסי ) </w:t>
      </w:r>
      <w:r w:rsidRPr="007D6A6B">
        <w:rPr>
          <w:rFonts w:ascii="Times New Roman" w:eastAsia="Times New Roman" w:hAnsi="Times New Roman" w:cs="David"/>
          <w:sz w:val="24"/>
          <w:szCs w:val="24"/>
          <w:rtl/>
        </w:rPr>
        <w:t>- המבנה שהוקם לראשונה עפ"י תכניותיו של המתכנן.</w:t>
      </w:r>
    </w:p>
    <w:p w14:paraId="2BF2012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E21E76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75B7AF96"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22D804D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543F06A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0EFC868"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59E8020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4A325AE" w14:textId="723E6632"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56798">
            <w:rPr>
              <w:rFonts w:ascii="Times New Roman" w:eastAsia="Times New Roman" w:hAnsi="Times New Roman" w:cs="David" w:hint="cs"/>
              <w:color w:val="008000"/>
              <w:sz w:val="24"/>
              <w:szCs w:val="24"/>
              <w:rtl/>
            </w:rPr>
            <w:t>מדד המחירים לצרכן</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610C0D">
            <w:rPr>
              <w:rFonts w:ascii="Times New Roman" w:eastAsia="Times New Roman" w:hAnsi="Times New Roman" w:cs="David" w:hint="cs"/>
              <w:color w:val="008000"/>
              <w:sz w:val="24"/>
              <w:szCs w:val="24"/>
              <w:rtl/>
            </w:rPr>
            <w:t>בגין</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7-14T00:00:00Z">
            <w:dateFormat w:val="dd/MM/yyyy"/>
            <w:lid w:val="he-IL"/>
            <w:storeMappedDataAs w:val="dateTime"/>
            <w:calendar w:val="gregorian"/>
          </w:date>
        </w:sdtPr>
        <w:sdtEndPr/>
        <w:sdtContent>
          <w:r w:rsidR="00610C0D">
            <w:rPr>
              <w:rFonts w:ascii="Times New Roman" w:eastAsia="Times New Roman" w:hAnsi="Times New Roman" w:cs="David" w:hint="cs"/>
              <w:color w:val="008000"/>
              <w:sz w:val="24"/>
              <w:szCs w:val="24"/>
              <w:rtl/>
            </w:rPr>
            <w:t>‏14/07/2021</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610C0D">
            <w:rPr>
              <w:rFonts w:ascii="Times New Roman" w:eastAsia="Times New Roman" w:hAnsi="Times New Roman" w:cs="David" w:hint="cs"/>
              <w:color w:val="008000"/>
              <w:sz w:val="24"/>
              <w:szCs w:val="24"/>
            </w:rPr>
            <w:t>227.5844</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71E95B33"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05CAF5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1EBE463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995227"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08F15A4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E21A499"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5BB441A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D473C6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20E4C649"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3979EF6"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6AB9FEE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76002C"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55F180A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2CE1A3CB"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675578C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06BEC2"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7ED10438"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39BE03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F47769"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2695FF84"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3963C094" w14:textId="77777777" w:rsidTr="004E3753">
        <w:tc>
          <w:tcPr>
            <w:tcW w:w="1296" w:type="dxa"/>
          </w:tcPr>
          <w:p w14:paraId="637834E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15928CD7" w14:textId="77777777" w:rsidR="007D6A6B" w:rsidRPr="00401E29"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u w:val="single"/>
              </w:rPr>
            </w:pPr>
            <w:r w:rsidRPr="00401E29">
              <w:rPr>
                <w:rFonts w:ascii="Times New Roman" w:eastAsia="Times New Roman" w:hAnsi="Times New Roman" w:cs="David"/>
                <w:sz w:val="24"/>
                <w:szCs w:val="24"/>
                <w:u w:val="single"/>
                <w:rtl/>
              </w:rPr>
              <w:t>מבנה ראשוני / יחידת דיור ראשונית</w:t>
            </w:r>
          </w:p>
        </w:tc>
        <w:tc>
          <w:tcPr>
            <w:tcW w:w="993" w:type="dxa"/>
          </w:tcPr>
          <w:p w14:paraId="3231BE7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5F8D435C" w14:textId="77777777" w:rsidTr="004E3753">
        <w:tc>
          <w:tcPr>
            <w:tcW w:w="1296" w:type="dxa"/>
          </w:tcPr>
          <w:p w14:paraId="42DFCB3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E8350C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2EBE8F5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1854CE6F" w14:textId="77777777" w:rsidTr="004E3753">
        <w:tc>
          <w:tcPr>
            <w:tcW w:w="1296" w:type="dxa"/>
          </w:tcPr>
          <w:p w14:paraId="495E02F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36A41F0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51467DC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3E7ABCFB" w14:textId="77777777" w:rsidTr="004E3753">
        <w:tc>
          <w:tcPr>
            <w:tcW w:w="1296" w:type="dxa"/>
          </w:tcPr>
          <w:p w14:paraId="08802B3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38062A2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5F8CFAB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7CFAA0E9" w14:textId="77777777" w:rsidTr="004E3753">
        <w:tc>
          <w:tcPr>
            <w:tcW w:w="1296" w:type="dxa"/>
          </w:tcPr>
          <w:p w14:paraId="05B0D11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6B52F689"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68C8DE0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7CC2DBCF" w14:textId="77777777" w:rsidTr="004E3753">
        <w:tc>
          <w:tcPr>
            <w:tcW w:w="1296" w:type="dxa"/>
          </w:tcPr>
          <w:p w14:paraId="35FBF9D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1EAC75DD"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5932611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2D8FB2AA" w14:textId="77777777" w:rsidTr="004E3753">
        <w:tc>
          <w:tcPr>
            <w:tcW w:w="1296" w:type="dxa"/>
          </w:tcPr>
          <w:p w14:paraId="5A77801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357A082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25970461"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6975F490" w14:textId="77777777" w:rsidTr="004E3753">
        <w:tc>
          <w:tcPr>
            <w:tcW w:w="1296" w:type="dxa"/>
          </w:tcPr>
          <w:p w14:paraId="7CC5EAC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4FCD28B7"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0C9FCC8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2CF7E92A" w14:textId="77777777" w:rsidTr="004E3753">
        <w:tc>
          <w:tcPr>
            <w:tcW w:w="1296" w:type="dxa"/>
          </w:tcPr>
          <w:p w14:paraId="6D3427E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04EACE57"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3EFA8CCA"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3B119761" w14:textId="77777777" w:rsidTr="004E3753">
        <w:tc>
          <w:tcPr>
            <w:tcW w:w="1296" w:type="dxa"/>
          </w:tcPr>
          <w:p w14:paraId="3DB8CA8C"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753F31F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46D2AD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46F55D5D" w14:textId="77777777" w:rsidTr="004E3753">
        <w:tc>
          <w:tcPr>
            <w:tcW w:w="1296" w:type="dxa"/>
          </w:tcPr>
          <w:p w14:paraId="2CE9483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0C83657B" w14:textId="51B5E3E9"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401E29">
              <w:rPr>
                <w:rFonts w:ascii="Times New Roman" w:eastAsia="Times New Roman" w:hAnsi="Times New Roman" w:cs="David"/>
                <w:sz w:val="24"/>
                <w:szCs w:val="24"/>
                <w:u w:val="single"/>
                <w:rtl/>
              </w:rPr>
              <w:t>מבנה חוזר / יחידת דיור חוזרת</w:t>
            </w:r>
          </w:p>
        </w:tc>
        <w:tc>
          <w:tcPr>
            <w:tcW w:w="993" w:type="dxa"/>
          </w:tcPr>
          <w:p w14:paraId="27D8E5D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567EA1AA" w14:textId="77777777" w:rsidTr="004E3753">
        <w:tc>
          <w:tcPr>
            <w:tcW w:w="1296" w:type="dxa"/>
          </w:tcPr>
          <w:p w14:paraId="4E0B9BD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2E6665E4"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295FAD0D"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53AAAA12" w14:textId="77777777" w:rsidTr="004E3753">
        <w:tc>
          <w:tcPr>
            <w:tcW w:w="1296" w:type="dxa"/>
          </w:tcPr>
          <w:p w14:paraId="06DF0A56" w14:textId="13EB6D07" w:rsidR="00ED312A"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tl/>
              </w:rPr>
            </w:pPr>
            <w:r>
              <w:rPr>
                <w:rFonts w:ascii="Times New Roman" w:eastAsia="Times New Roman" w:hAnsi="Times New Roman" w:cs="David" w:hint="cs"/>
                <w:sz w:val="24"/>
                <w:szCs w:val="24"/>
                <w:rtl/>
              </w:rPr>
              <w:t>30%</w:t>
            </w:r>
          </w:p>
          <w:p w14:paraId="4549FBBD" w14:textId="77777777" w:rsidR="00ED312A"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tl/>
              </w:rPr>
            </w:pPr>
          </w:p>
          <w:p w14:paraId="424B68B0" w14:textId="77777777" w:rsidR="00ED312A"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tl/>
              </w:rPr>
            </w:pPr>
          </w:p>
          <w:p w14:paraId="61FBF869" w14:textId="77777777" w:rsidR="00ED312A"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tl/>
              </w:rPr>
            </w:pPr>
          </w:p>
          <w:p w14:paraId="1A75B122" w14:textId="77777777" w:rsidR="00ED312A"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tl/>
              </w:rPr>
            </w:pPr>
          </w:p>
          <w:p w14:paraId="301928CA" w14:textId="77777777" w:rsidR="00ED312A"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tl/>
              </w:rPr>
            </w:pPr>
          </w:p>
          <w:p w14:paraId="503E9324" w14:textId="77777777" w:rsidR="00ED312A"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tl/>
              </w:rPr>
            </w:pPr>
          </w:p>
          <w:p w14:paraId="530CDDB5" w14:textId="074B12EF" w:rsidR="007D6A6B" w:rsidRPr="007D6A6B" w:rsidRDefault="00ED312A"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Pr>
                <w:rFonts w:ascii="Times New Roman" w:eastAsia="Times New Roman" w:hAnsi="Times New Roman" w:cs="David" w:hint="cs"/>
                <w:sz w:val="24"/>
                <w:szCs w:val="24"/>
                <w:rtl/>
              </w:rPr>
              <w:t>70%</w:t>
            </w:r>
          </w:p>
        </w:tc>
        <w:tc>
          <w:tcPr>
            <w:tcW w:w="5776" w:type="dxa"/>
          </w:tcPr>
          <w:p w14:paraId="6CAAA579" w14:textId="26F56C13" w:rsidR="007D6A6B" w:rsidRDefault="00ED312A" w:rsidP="007D6A6B">
            <w:pPr>
              <w:widowControl w:val="0"/>
              <w:spacing w:before="0" w:beforeAutospacing="0" w:after="0" w:afterAutospacing="0" w:line="240" w:lineRule="auto"/>
              <w:ind w:left="397" w:right="360"/>
              <w:rPr>
                <w:rFonts w:ascii="Times New Roman" w:eastAsia="Times New Roman" w:hAnsi="Times New Roman" w:cs="David"/>
                <w:sz w:val="24"/>
                <w:szCs w:val="24"/>
                <w:rtl/>
              </w:rPr>
            </w:pPr>
            <w:commentRangeStart w:id="1"/>
            <w:r>
              <w:rPr>
                <w:rFonts w:ascii="Times New Roman" w:eastAsia="Times New Roman" w:hAnsi="Times New Roman" w:cs="David"/>
                <w:sz w:val="24"/>
                <w:szCs w:val="24"/>
                <w:rtl/>
              </w:rPr>
              <w:t xml:space="preserve">לאחר גמר הוצאת תכניות לבצוע </w:t>
            </w:r>
            <w:r>
              <w:rPr>
                <w:rFonts w:ascii="Times New Roman" w:eastAsia="Times New Roman" w:hAnsi="Times New Roman" w:cs="David" w:hint="cs"/>
                <w:sz w:val="24"/>
                <w:szCs w:val="24"/>
                <w:rtl/>
              </w:rPr>
              <w:t>, ו</w:t>
            </w:r>
            <w:r w:rsidR="007D6A6B" w:rsidRPr="007D6A6B">
              <w:rPr>
                <w:rFonts w:ascii="Times New Roman" w:eastAsia="Times New Roman" w:hAnsi="Times New Roman" w:cs="David"/>
                <w:sz w:val="24"/>
                <w:szCs w:val="24"/>
                <w:rtl/>
              </w:rPr>
              <w:t>לאחר</w:t>
            </w:r>
            <w:commentRangeEnd w:id="1"/>
            <w:r>
              <w:rPr>
                <w:rStyle w:val="CommentReference"/>
                <w:rtl/>
              </w:rPr>
              <w:commentReference w:id="1"/>
            </w:r>
            <w:r w:rsidR="007D6A6B" w:rsidRPr="007D6A6B">
              <w:rPr>
                <w:rFonts w:ascii="Times New Roman" w:eastAsia="Times New Roman" w:hAnsi="Times New Roman" w:cs="David"/>
                <w:sz w:val="24"/>
                <w:szCs w:val="24"/>
                <w:rtl/>
              </w:rPr>
              <w:t xml:space="preserve"> גמר המתקן בדירות הדומות, עפ"י כמות הדירות הדומות בהן בוצע המתקן ביחס לסה"כ הדירות הדומות בפרויקט </w:t>
            </w:r>
            <w:r>
              <w:rPr>
                <w:rFonts w:ascii="Times New Roman" w:eastAsia="Times New Roman" w:hAnsi="Times New Roman" w:cs="David" w:hint="cs"/>
                <w:sz w:val="24"/>
                <w:szCs w:val="24"/>
                <w:rtl/>
              </w:rPr>
              <w:t xml:space="preserve">. </w:t>
            </w:r>
          </w:p>
          <w:p w14:paraId="4B002E0E" w14:textId="77777777" w:rsidR="00ED312A" w:rsidRDefault="00ED312A" w:rsidP="007D6A6B">
            <w:pPr>
              <w:widowControl w:val="0"/>
              <w:spacing w:before="0" w:beforeAutospacing="0" w:after="0" w:afterAutospacing="0" w:line="240" w:lineRule="auto"/>
              <w:ind w:left="397" w:right="360"/>
              <w:rPr>
                <w:rFonts w:ascii="Times New Roman" w:eastAsia="Times New Roman" w:hAnsi="Times New Roman" w:cs="David"/>
                <w:sz w:val="24"/>
                <w:szCs w:val="24"/>
                <w:rtl/>
              </w:rPr>
            </w:pPr>
          </w:p>
          <w:p w14:paraId="2516361C" w14:textId="77777777" w:rsidR="00ED312A" w:rsidRPr="00ED312A" w:rsidRDefault="00ED312A" w:rsidP="00ED312A">
            <w:pPr>
              <w:widowControl w:val="0"/>
              <w:spacing w:before="0" w:beforeAutospacing="0" w:after="0" w:afterAutospacing="0" w:line="240" w:lineRule="auto"/>
              <w:ind w:left="397" w:right="360"/>
              <w:rPr>
                <w:rFonts w:ascii="Times New Roman" w:eastAsia="Times New Roman" w:hAnsi="Times New Roman" w:cs="David"/>
                <w:sz w:val="24"/>
                <w:szCs w:val="24"/>
              </w:rPr>
            </w:pPr>
            <w:r w:rsidRPr="00ED312A">
              <w:rPr>
                <w:rFonts w:ascii="Times New Roman" w:eastAsia="Times New Roman" w:hAnsi="Times New Roman" w:cs="David"/>
                <w:sz w:val="24"/>
                <w:szCs w:val="24"/>
                <w:rtl/>
              </w:rPr>
              <w:t>לאחר גמר ביצוע העבודות בהתאם לחוזה זה, הפעלת הפרויקט והמתקן, קבלת המערכות ע"י המתכנן וקבלתם על ידי המזמין, ולאחר בדיקת החשבונות הסופיים בגין העבודות ואישורם על ידי המתכנן והמזמין, וקבלת אישור אכלוס -</w:t>
            </w:r>
          </w:p>
          <w:p w14:paraId="2FA258A0" w14:textId="60269029" w:rsidR="00ED312A" w:rsidRPr="007D6A6B" w:rsidRDefault="00ED312A" w:rsidP="00ED312A">
            <w:pPr>
              <w:widowControl w:val="0"/>
              <w:spacing w:before="0" w:beforeAutospacing="0" w:after="0" w:afterAutospacing="0" w:line="240" w:lineRule="auto"/>
              <w:ind w:left="397" w:right="360"/>
              <w:rPr>
                <w:rFonts w:ascii="Times New Roman" w:eastAsia="Times New Roman" w:hAnsi="Times New Roman" w:cs="David"/>
                <w:sz w:val="24"/>
                <w:szCs w:val="24"/>
              </w:rPr>
            </w:pPr>
            <w:r w:rsidRPr="00ED312A">
              <w:rPr>
                <w:rFonts w:ascii="Times New Roman" w:eastAsia="Times New Roman" w:hAnsi="Times New Roman" w:cs="David"/>
                <w:sz w:val="24"/>
                <w:szCs w:val="24"/>
                <w:rtl/>
              </w:rPr>
              <w:t>לאחר גמר הפיקוח העליון, תיקוני הבדק וקבלת תעודת גמר לפרויקט, אישור המתכנן בכתב להשלמת הפרויקט בהתאם לתכניותיו, לתקנים מחייבים ולשביעות רצונו -</w:t>
            </w:r>
          </w:p>
        </w:tc>
        <w:tc>
          <w:tcPr>
            <w:tcW w:w="993" w:type="dxa"/>
          </w:tcPr>
          <w:p w14:paraId="496A11D8" w14:textId="77777777" w:rsidR="00ED312A" w:rsidRDefault="00ED312A" w:rsidP="007D6A6B">
            <w:pPr>
              <w:widowControl w:val="0"/>
              <w:spacing w:before="0" w:beforeAutospacing="0" w:after="0" w:afterAutospacing="0" w:line="240" w:lineRule="auto"/>
              <w:ind w:right="-43"/>
              <w:jc w:val="right"/>
              <w:rPr>
                <w:rFonts w:ascii="Times New Roman" w:eastAsia="Times New Roman" w:hAnsi="Times New Roman" w:cs="David"/>
                <w:sz w:val="24"/>
                <w:szCs w:val="24"/>
                <w:rtl/>
              </w:rPr>
            </w:pPr>
          </w:p>
          <w:p w14:paraId="7FF3022D" w14:textId="77777777" w:rsidR="00ED312A"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1.2.1</w:t>
            </w:r>
          </w:p>
          <w:p w14:paraId="3E1B9046" w14:textId="77777777" w:rsidR="00ED312A" w:rsidRDefault="00ED312A" w:rsidP="007D6A6B">
            <w:pPr>
              <w:widowControl w:val="0"/>
              <w:spacing w:before="0" w:beforeAutospacing="0" w:after="0" w:afterAutospacing="0" w:line="240" w:lineRule="auto"/>
              <w:ind w:right="-43"/>
              <w:jc w:val="right"/>
              <w:rPr>
                <w:rFonts w:ascii="Times New Roman" w:eastAsia="Times New Roman" w:hAnsi="Times New Roman" w:cs="David"/>
                <w:sz w:val="24"/>
                <w:szCs w:val="24"/>
                <w:rtl/>
              </w:rPr>
            </w:pPr>
          </w:p>
          <w:p w14:paraId="427AABB1" w14:textId="77777777" w:rsidR="00ED312A" w:rsidRDefault="00ED312A" w:rsidP="007D6A6B">
            <w:pPr>
              <w:widowControl w:val="0"/>
              <w:spacing w:before="0" w:beforeAutospacing="0" w:after="0" w:afterAutospacing="0" w:line="240" w:lineRule="auto"/>
              <w:ind w:right="-43"/>
              <w:jc w:val="right"/>
              <w:rPr>
                <w:rFonts w:ascii="Times New Roman" w:eastAsia="Times New Roman" w:hAnsi="Times New Roman" w:cs="David"/>
                <w:sz w:val="24"/>
                <w:szCs w:val="24"/>
                <w:rtl/>
              </w:rPr>
            </w:pPr>
          </w:p>
          <w:p w14:paraId="77196C1B" w14:textId="77777777" w:rsidR="00ED312A" w:rsidRDefault="00ED312A" w:rsidP="007D6A6B">
            <w:pPr>
              <w:widowControl w:val="0"/>
              <w:spacing w:before="0" w:beforeAutospacing="0" w:after="0" w:afterAutospacing="0" w:line="240" w:lineRule="auto"/>
              <w:ind w:right="-43"/>
              <w:jc w:val="right"/>
              <w:rPr>
                <w:rFonts w:ascii="Times New Roman" w:eastAsia="Times New Roman" w:hAnsi="Times New Roman" w:cs="David"/>
                <w:sz w:val="24"/>
                <w:szCs w:val="24"/>
                <w:rtl/>
              </w:rPr>
            </w:pPr>
          </w:p>
          <w:p w14:paraId="022EACDF" w14:textId="25553A9A" w:rsidR="007D6A6B" w:rsidRPr="007D6A6B" w:rsidRDefault="00ED312A"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Pr>
                <w:rFonts w:ascii="Times New Roman" w:eastAsia="Times New Roman" w:hAnsi="Times New Roman" w:cs="David" w:hint="cs"/>
                <w:sz w:val="24"/>
                <w:szCs w:val="24"/>
                <w:rtl/>
              </w:rPr>
              <w:t>1.2.2</w:t>
            </w:r>
          </w:p>
        </w:tc>
      </w:tr>
    </w:tbl>
    <w:p w14:paraId="554B642F"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484F4247"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23AE8A8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7A04B2EE"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2151518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7B114F0" w14:textId="303FCFB9" w:rsidR="007D6A6B" w:rsidRPr="007D6A6B" w:rsidRDefault="007D6A6B" w:rsidP="00401E29">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000A07A1">
        <w:rPr>
          <w:rFonts w:ascii="Times New Roman" w:eastAsia="Times New Roman" w:hAnsi="Times New Roman" w:cs="David" w:hint="cs"/>
          <w:sz w:val="24"/>
          <w:szCs w:val="24"/>
          <w:rtl/>
          <w:lang w:eastAsia="he-IL"/>
        </w:rPr>
        <w:t>45</w:t>
      </w:r>
      <w:r w:rsidRPr="007D6A6B">
        <w:rPr>
          <w:rFonts w:ascii="Times New Roman" w:eastAsia="Times New Roman" w:hAnsi="Times New Roman" w:cs="David"/>
          <w:sz w:val="24"/>
          <w:szCs w:val="24"/>
          <w:rtl/>
          <w:lang w:eastAsia="he-IL"/>
        </w:rPr>
        <w:t xml:space="preserve"> יום מתאריך אישור החשבון ע"י המנהל.</w:t>
      </w:r>
    </w:p>
    <w:p w14:paraId="6F7D08D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C7F44C"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3F3CE44"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B3CEB8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7B259327"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B8B46F0"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456798">
            <w:rPr>
              <w:rFonts w:ascii="Times New Roman" w:eastAsia="Times New Roman" w:hAnsi="Times New Roman" w:cs="David" w:hint="cs"/>
              <w:color w:val="008000"/>
              <w:sz w:val="24"/>
              <w:szCs w:val="24"/>
              <w:rtl/>
              <w:lang w:eastAsia="he-IL"/>
            </w:rPr>
            <w:t>‏16/09/2021</w:t>
          </w:r>
        </w:sdtContent>
      </w:sdt>
      <w:r w:rsidRPr="00B27B4C">
        <w:rPr>
          <w:rFonts w:ascii="Times New Roman" w:eastAsia="Times New Roman" w:hAnsi="Times New Roman" w:cs="David" w:hint="cs"/>
          <w:bCs/>
          <w:color w:val="FF0000"/>
          <w:sz w:val="24"/>
          <w:szCs w:val="24"/>
          <w:rtl/>
          <w:lang w:eastAsia="he-IL"/>
        </w:rPr>
        <w:br/>
      </w:r>
    </w:p>
    <w:p w14:paraId="592D441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89B387F" w14:textId="77777777" w:rsidR="00461F51" w:rsidRPr="00B27B4C" w:rsidRDefault="00456798" w:rsidP="00401E29">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p>
      </w:sdtContent>
    </w:sdt>
    <w:p w14:paraId="35D334C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29DA66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50619B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6150F80"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100445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AA934" w14:textId="486D3098"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10C0D">
            <w:rPr>
              <w:rFonts w:ascii="Times New Roman" w:eastAsia="Times New Roman" w:hAnsi="Times New Roman" w:cs="David"/>
              <w:color w:val="008000"/>
              <w:sz w:val="24"/>
              <w:szCs w:val="24"/>
              <w:rtl/>
              <w:lang w:eastAsia="he-IL"/>
            </w:rPr>
            <w:t xml:space="preserve">סער מהנדסים </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10C0D">
            <w:rPr>
              <w:rFonts w:ascii="Times New Roman" w:eastAsia="Times New Roman" w:hAnsi="Times New Roman" w:cs="David"/>
              <w:color w:val="008000"/>
              <w:sz w:val="24"/>
              <w:szCs w:val="24"/>
              <w:rtl/>
              <w:lang w:eastAsia="he-IL"/>
            </w:rPr>
            <w:t xml:space="preserve">סער מהנדסים </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10C0D">
            <w:rPr>
              <w:rFonts w:ascii="Times New Roman" w:eastAsia="Times New Roman" w:hAnsi="Times New Roman" w:cs="David"/>
              <w:color w:val="008000"/>
              <w:sz w:val="24"/>
              <w:szCs w:val="24"/>
              <w:rtl/>
              <w:lang w:eastAsia="he-IL"/>
            </w:rPr>
            <w:t xml:space="preserve">סער מהנדסים </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54A036F"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372A778" w14:textId="6738CE38"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10C0D">
            <w:rPr>
              <w:rFonts w:ascii="Times New Roman" w:eastAsia="Times New Roman" w:hAnsi="Times New Roman" w:cs="David"/>
              <w:color w:val="008000"/>
              <w:sz w:val="24"/>
              <w:szCs w:val="24"/>
              <w:rtl/>
              <w:lang w:eastAsia="he-IL"/>
            </w:rPr>
            <w:t xml:space="preserve">סער מהנדסים </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56798">
            <w:rPr>
              <w:rFonts w:ascii="Times New Roman" w:eastAsia="Times New Roman" w:hAnsi="Times New Roman" w:cs="David" w:hint="cs"/>
              <w:bCs/>
              <w:color w:val="008000"/>
              <w:sz w:val="24"/>
              <w:szCs w:val="24"/>
              <w:rtl/>
              <w:lang w:eastAsia="he-IL"/>
            </w:rPr>
            <w:t>גבעת הכלניות ( טרם ניתן שם לפרויקט )</w:t>
          </w:r>
        </w:sdtContent>
      </w:sdt>
      <w:r w:rsidRPr="00B27B4C">
        <w:rPr>
          <w:rFonts w:ascii="Times New Roman" w:eastAsia="Times New Roman" w:hAnsi="Times New Roman" w:cs="David" w:hint="cs"/>
          <w:color w:val="008000"/>
          <w:sz w:val="24"/>
          <w:szCs w:val="24"/>
          <w:rtl/>
          <w:lang w:eastAsia="he-IL"/>
        </w:rPr>
        <w:t>.</w:t>
      </w:r>
    </w:p>
    <w:p w14:paraId="508F8108"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55F2F7" w14:textId="7D0C5DB1"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10C0D">
            <w:rPr>
              <w:rFonts w:ascii="Times New Roman" w:eastAsia="Times New Roman" w:hAnsi="Times New Roman" w:cs="David"/>
              <w:color w:val="008000"/>
              <w:sz w:val="24"/>
              <w:szCs w:val="24"/>
              <w:rtl/>
              <w:lang w:eastAsia="he-IL"/>
            </w:rPr>
            <w:t xml:space="preserve">סער מהנדסים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856A626"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F30F764" w14:textId="73341A31"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10C0D">
            <w:rPr>
              <w:rFonts w:ascii="Times New Roman" w:eastAsia="Times New Roman" w:hAnsi="Times New Roman" w:cs="David"/>
              <w:color w:val="008000"/>
              <w:sz w:val="24"/>
              <w:szCs w:val="24"/>
              <w:rtl/>
              <w:lang w:eastAsia="he-IL"/>
            </w:rPr>
            <w:t xml:space="preserve">סער מהנדסים </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48F8D46"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22B7705"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881C453"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555EE6"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726609F"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5556AD"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2EB1D6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D43AEF"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8E5AAFB"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DDD35F4"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6B9227" w14:textId="496F6110"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10C0D">
            <w:rPr>
              <w:rFonts w:ascii="Times New Roman" w:eastAsia="Times New Roman" w:hAnsi="Times New Roman" w:cs="David" w:hint="cs"/>
              <w:color w:val="00B0F0"/>
              <w:sz w:val="24"/>
              <w:szCs w:val="24"/>
              <w:u w:val="single"/>
              <w:rtl/>
              <w:lang w:eastAsia="he-IL"/>
            </w:rPr>
            <w:t xml:space="preserve">סער מהנדסים </w:t>
          </w:r>
        </w:sdtContent>
      </w:sdt>
    </w:p>
    <w:p w14:paraId="0BD2CB12"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0C53068"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7DEC878"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8BD7065"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68DB37F"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52C030D"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47DE38F"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8FDCFD"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61D8916"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620ED27"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836DB0A"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t>נספח</w:t>
      </w:r>
      <w:r w:rsidRPr="004A719C">
        <w:rPr>
          <w:rFonts w:ascii="David" w:eastAsia="Times New Roman" w:hAnsi="David" w:cs="David"/>
          <w:bCs/>
          <w:sz w:val="24"/>
          <w:szCs w:val="24"/>
          <w:u w:val="single"/>
          <w:rtl/>
          <w:lang w:eastAsia="he-IL"/>
        </w:rPr>
        <w:t xml:space="preserve"> "ז"</w:t>
      </w:r>
    </w:p>
    <w:p w14:paraId="6B7E01B8"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5C14F00B"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2A49CE1C"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לכיסוי חבותו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6C74C22A"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r w:rsidRPr="004A719C">
        <w:rPr>
          <w:rFonts w:ascii="David" w:hAnsi="David" w:cs="David" w:hint="eastAsia"/>
          <w:sz w:val="24"/>
          <w:szCs w:val="24"/>
          <w:rtl/>
        </w:rPr>
        <w:t>מליון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5649B5B9"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ורחב לכלול את המזמין כמבוטח נוסף בגין חבות</w:t>
      </w:r>
      <w:r w:rsidRPr="004A719C">
        <w:rPr>
          <w:rFonts w:ascii="David" w:hAnsi="David" w:cs="David" w:hint="eastAsia"/>
          <w:sz w:val="24"/>
          <w:szCs w:val="24"/>
          <w:rtl/>
        </w:rPr>
        <w:t>ו</w:t>
      </w:r>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4CD6CC5"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r w:rsidRPr="004A719C">
        <w:rPr>
          <w:rFonts w:ascii="David" w:hAnsi="David" w:cs="David" w:hint="eastAsia"/>
          <w:sz w:val="24"/>
          <w:szCs w:val="24"/>
          <w:rtl/>
        </w:rPr>
        <w:t>הנזיקין</w:t>
      </w:r>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37D2B75B"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29D0E637"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4E1CA2BF"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3B9C6044"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925D33C"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3B25B064"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2FECAF17"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605D921"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49677D50"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223F33FD"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5E552305" w14:textId="77777777" w:rsidTr="004E6D4C">
        <w:trPr>
          <w:trHeight w:val="463"/>
          <w:tblHeader/>
        </w:trPr>
        <w:tc>
          <w:tcPr>
            <w:tcW w:w="8218" w:type="dxa"/>
            <w:gridSpan w:val="3"/>
            <w:shd w:val="clear" w:color="auto" w:fill="F2F2F2"/>
          </w:tcPr>
          <w:p w14:paraId="6DBA4726"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1E487FA2"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7FE30784" w14:textId="77777777" w:rsidTr="004E6D4C">
        <w:trPr>
          <w:trHeight w:val="315"/>
        </w:trPr>
        <w:tc>
          <w:tcPr>
            <w:tcW w:w="11535" w:type="dxa"/>
            <w:gridSpan w:val="4"/>
            <w:shd w:val="clear" w:color="auto" w:fill="auto"/>
          </w:tcPr>
          <w:p w14:paraId="032D675D"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397055FB" w14:textId="77777777" w:rsidTr="004E6D4C">
        <w:trPr>
          <w:trHeight w:val="278"/>
        </w:trPr>
        <w:tc>
          <w:tcPr>
            <w:tcW w:w="4068" w:type="dxa"/>
            <w:shd w:val="clear" w:color="auto" w:fill="F2F2F2"/>
          </w:tcPr>
          <w:p w14:paraId="43A43DA7"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0EDE1367"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789B00D3"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6D7B9782"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6B7A4B57" w14:textId="77777777" w:rsidTr="004E6D4C">
        <w:trPr>
          <w:trHeight w:val="551"/>
        </w:trPr>
        <w:tc>
          <w:tcPr>
            <w:tcW w:w="4068" w:type="dxa"/>
            <w:shd w:val="clear" w:color="auto" w:fill="auto"/>
          </w:tcPr>
          <w:p w14:paraId="259F4C7C"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6B4603C4"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780B646B"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68186490"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p w14:paraId="0AD6E6B8"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715DE4BA"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3A1CA324"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p w14:paraId="77AB6162"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04C3ED7B"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2671C322" w14:textId="77777777" w:rsidTr="004E6D4C">
        <w:trPr>
          <w:trHeight w:val="571"/>
        </w:trPr>
        <w:tc>
          <w:tcPr>
            <w:tcW w:w="4068" w:type="dxa"/>
            <w:shd w:val="clear" w:color="auto" w:fill="auto"/>
          </w:tcPr>
          <w:p w14:paraId="4DA949A2"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727A9D98"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64FCD6F0"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52CEA5CE"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5CBBA9E6"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4EACD292" w14:textId="77777777" w:rsidTr="004E6D4C">
        <w:trPr>
          <w:trHeight w:val="391"/>
        </w:trPr>
        <w:tc>
          <w:tcPr>
            <w:tcW w:w="4068" w:type="dxa"/>
            <w:shd w:val="clear" w:color="auto" w:fill="auto"/>
          </w:tcPr>
          <w:p w14:paraId="7557BC60"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41E2A496" w14:textId="77777777" w:rsidR="00CE2C28" w:rsidRPr="004D79CC" w:rsidRDefault="00CE2C28" w:rsidP="004E6D4C">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2ED0F61F"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217EBEC2"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1668D47F"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p>
        </w:tc>
      </w:tr>
    </w:tbl>
    <w:p w14:paraId="5716FAFD"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6211E4F7" w14:textId="77777777" w:rsidTr="004E6D4C">
        <w:trPr>
          <w:trHeight w:val="303"/>
          <w:tblHeader/>
        </w:trPr>
        <w:tc>
          <w:tcPr>
            <w:tcW w:w="11535" w:type="dxa"/>
            <w:gridSpan w:val="8"/>
            <w:shd w:val="clear" w:color="auto" w:fill="auto"/>
          </w:tcPr>
          <w:p w14:paraId="27A78E7C"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6BFDE5A0" w14:textId="77777777" w:rsidTr="004E6D4C">
        <w:trPr>
          <w:trHeight w:val="173"/>
        </w:trPr>
        <w:tc>
          <w:tcPr>
            <w:tcW w:w="1893" w:type="dxa"/>
            <w:vMerge w:val="restart"/>
            <w:shd w:val="clear" w:color="auto" w:fill="F2F2F2"/>
          </w:tcPr>
          <w:p w14:paraId="6389C13A"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36C6C4AF"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p w14:paraId="027435A9"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3F3B3DD5"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5EBFD904"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00F5479F"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5CC95815"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3344F5BF"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779476B3"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159ABAD3"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4B0663E2" w14:textId="77777777" w:rsidTr="004E6D4C">
        <w:trPr>
          <w:trHeight w:val="43"/>
        </w:trPr>
        <w:tc>
          <w:tcPr>
            <w:tcW w:w="1893" w:type="dxa"/>
            <w:vMerge/>
            <w:shd w:val="clear" w:color="auto" w:fill="F2F2F2"/>
          </w:tcPr>
          <w:p w14:paraId="065F1514"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08B84DC0"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218B7C0B"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7F227BCC"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68F43E16"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7CFED14B"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56B01B63"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3D178998"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r>
      <w:tr w:rsidR="00CE2C28" w:rsidRPr="004D79CC" w14:paraId="51D5E836" w14:textId="77777777" w:rsidTr="004E6D4C">
        <w:trPr>
          <w:trHeight w:val="850"/>
        </w:trPr>
        <w:tc>
          <w:tcPr>
            <w:tcW w:w="1893" w:type="dxa"/>
            <w:shd w:val="clear" w:color="auto" w:fill="F2F2F2"/>
          </w:tcPr>
          <w:p w14:paraId="4F32C2DF"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696AC2D2"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3FC0DC03"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64C5443E"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7ED7E09A"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AD06B3B"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68AE96DD"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0CDE93B9" w14:textId="77777777" w:rsidR="00CE2C28" w:rsidRPr="004D79CC" w:rsidRDefault="00CE2C28" w:rsidP="004E6D4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3B82DD47" w14:textId="77777777" w:rsidTr="004E6D4C">
        <w:trPr>
          <w:trHeight w:val="850"/>
        </w:trPr>
        <w:tc>
          <w:tcPr>
            <w:tcW w:w="1893" w:type="dxa"/>
            <w:shd w:val="clear" w:color="auto" w:fill="FFFFFF"/>
          </w:tcPr>
          <w:p w14:paraId="163A4ED0"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55EE4A51"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31A5ED94"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45980CAC"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752B0E61"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0FD38EA9"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4214A0C4"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2C6861F6" w14:textId="77777777" w:rsidR="00CE2C28" w:rsidRPr="004D79CC" w:rsidRDefault="00CE2C28" w:rsidP="004E6D4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145BA115" w14:textId="77777777" w:rsidTr="004E6D4C">
        <w:trPr>
          <w:trHeight w:val="850"/>
        </w:trPr>
        <w:tc>
          <w:tcPr>
            <w:tcW w:w="1893" w:type="dxa"/>
            <w:shd w:val="clear" w:color="auto" w:fill="F2F2F2"/>
          </w:tcPr>
          <w:p w14:paraId="266FCE80"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2A51D8F2" w14:textId="77777777" w:rsidR="00CE2C28" w:rsidRPr="004D79CC" w:rsidRDefault="00CE2C28" w:rsidP="004E6D4C">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20FC8A97" w14:textId="77777777" w:rsidR="00CE2C28" w:rsidRPr="004D79CC" w:rsidRDefault="00CE2C28" w:rsidP="004E6D4C">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135D920F" w14:textId="77777777" w:rsidR="00CE2C28" w:rsidRPr="004D79CC" w:rsidRDefault="00CE2C28" w:rsidP="004E6D4C">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07B8FCB4" w14:textId="77777777" w:rsidR="00CE2C28" w:rsidRPr="004D79CC" w:rsidRDefault="00CE2C28" w:rsidP="004E6D4C">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5EC34228" w14:textId="77777777" w:rsidR="00CE2C28" w:rsidRPr="004D79CC" w:rsidRDefault="00CE2C28" w:rsidP="004E6D4C">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03CDDE4A" w14:textId="77777777" w:rsidR="00CE2C28" w:rsidRPr="004D79CC" w:rsidRDefault="00CE2C28" w:rsidP="004E6D4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0BD563A0" w14:textId="77777777" w:rsidR="00CE2C28" w:rsidRPr="004D79CC" w:rsidRDefault="00CE2C28" w:rsidP="004E6D4C">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1A3F5FB3"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1C7B0915" w14:textId="77777777" w:rsidTr="004E6D4C">
        <w:trPr>
          <w:trHeight w:val="57"/>
          <w:tblHeader/>
        </w:trPr>
        <w:tc>
          <w:tcPr>
            <w:tcW w:w="11530" w:type="dxa"/>
            <w:shd w:val="clear" w:color="auto" w:fill="F2F2F2"/>
          </w:tcPr>
          <w:p w14:paraId="0C470AEE"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32FA26F9" w14:textId="77777777" w:rsidTr="004E6D4C">
        <w:trPr>
          <w:trHeight w:val="798"/>
        </w:trPr>
        <w:tc>
          <w:tcPr>
            <w:tcW w:w="11530" w:type="dxa"/>
            <w:shd w:val="clear" w:color="auto" w:fill="auto"/>
          </w:tcPr>
          <w:p w14:paraId="37181C15"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41B5F406"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750B08C6" w14:textId="77777777" w:rsidTr="004E6D4C">
        <w:trPr>
          <w:trHeight w:val="227"/>
          <w:tblHeader/>
        </w:trPr>
        <w:tc>
          <w:tcPr>
            <w:tcW w:w="11530" w:type="dxa"/>
            <w:shd w:val="clear" w:color="auto" w:fill="F2F2F2"/>
          </w:tcPr>
          <w:p w14:paraId="7C5F74A6"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חתימת האישור</w:t>
            </w:r>
          </w:p>
        </w:tc>
      </w:tr>
      <w:tr w:rsidR="00CE2C28" w:rsidRPr="004D79CC" w14:paraId="527AA4C9" w14:textId="77777777" w:rsidTr="004E6D4C">
        <w:trPr>
          <w:trHeight w:val="598"/>
        </w:trPr>
        <w:tc>
          <w:tcPr>
            <w:tcW w:w="11530" w:type="dxa"/>
            <w:shd w:val="clear" w:color="auto" w:fill="auto"/>
          </w:tcPr>
          <w:p w14:paraId="435C9987"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46109D91"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44BCF3B" w14:textId="77777777" w:rsidTr="004E6D4C">
        <w:trPr>
          <w:trHeight w:val="227"/>
          <w:tblHeader/>
        </w:trPr>
        <w:tc>
          <w:tcPr>
            <w:tcW w:w="11530" w:type="dxa"/>
            <w:shd w:val="clear" w:color="auto" w:fill="F2F2F2"/>
          </w:tcPr>
          <w:p w14:paraId="0679A8C2" w14:textId="77777777" w:rsidR="00CE2C28" w:rsidRPr="004D79CC" w:rsidRDefault="00CE2C28" w:rsidP="004E6D4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ביטול/שינוי הפוליסה *</w:t>
            </w:r>
          </w:p>
        </w:tc>
      </w:tr>
      <w:tr w:rsidR="00CE2C28" w:rsidRPr="004D79CC" w14:paraId="6C1F6D97" w14:textId="77777777" w:rsidTr="004E6D4C">
        <w:trPr>
          <w:trHeight w:val="334"/>
        </w:trPr>
        <w:tc>
          <w:tcPr>
            <w:tcW w:w="11530" w:type="dxa"/>
            <w:shd w:val="clear" w:color="auto" w:fill="auto"/>
            <w:vAlign w:val="center"/>
          </w:tcPr>
          <w:p w14:paraId="6B59B91D" w14:textId="77777777" w:rsidR="00CE2C28" w:rsidRPr="004D79CC" w:rsidRDefault="00CE2C28" w:rsidP="004E6D4C">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0CBC34F7"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2B48ABF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1DFAF4F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9431F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334ED90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E9CA9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0E0F1C1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4B6632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407524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77EBFF6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B1E03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49F2A69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EEEE0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752ECC0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55ECA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3E64A0D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7BB16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6551669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DA05E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0D212E3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F77A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4D1059C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50B98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3EE942A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AF1B1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79AF4F6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86A4B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29691F0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D710C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15AB6A9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25544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6F1F5327"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FC5E8E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0684580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E32FA23"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24B2DD8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CE8F1C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0F8F936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2163D2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356C4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8852A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7ED7058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19FB6BC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6173A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7E9E8B6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23570866"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CE9EF05"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58374F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F2B4C5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1CCEA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306163"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14FDE4"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25CCF06" w14:textId="77777777" w:rsidR="00461F51" w:rsidRPr="00B27B4C" w:rsidRDefault="00783BC7"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56798">
            <w:rPr>
              <w:rFonts w:ascii="Times New Roman" w:eastAsia="Times New Roman" w:hAnsi="Times New Roman" w:cs="David" w:hint="cs"/>
              <w:color w:val="008000"/>
              <w:sz w:val="24"/>
              <w:szCs w:val="24"/>
              <w:rtl/>
              <w:lang w:eastAsia="he-IL"/>
            </w:rPr>
            <w:br/>
            <w:t>אפריקה ישראל מגורים בע"מ</w:t>
          </w:r>
          <w:r w:rsidR="00456798">
            <w:rPr>
              <w:rFonts w:ascii="Times New Roman" w:eastAsia="Times New Roman" w:hAnsi="Times New Roman" w:cs="David" w:hint="cs"/>
              <w:color w:val="008000"/>
              <w:sz w:val="24"/>
              <w:szCs w:val="24"/>
              <w:rtl/>
              <w:lang w:eastAsia="he-IL"/>
            </w:rPr>
            <w:br/>
            <w:t>יוני נתניהו 1 ג' אור יהודה</w:t>
          </w:r>
          <w:r w:rsidR="00456798">
            <w:rPr>
              <w:rFonts w:ascii="Times New Roman" w:eastAsia="Times New Roman" w:hAnsi="Times New Roman" w:cs="David" w:hint="cs"/>
              <w:color w:val="008000"/>
              <w:sz w:val="24"/>
              <w:szCs w:val="24"/>
              <w:rtl/>
              <w:lang w:eastAsia="he-IL"/>
            </w:rPr>
            <w:br/>
            <w:t>מ.ז 52-003476-0</w:t>
          </w:r>
          <w:r w:rsidR="00456798">
            <w:rPr>
              <w:rFonts w:ascii="Times New Roman" w:eastAsia="Times New Roman" w:hAnsi="Times New Roman" w:cs="David" w:hint="cs"/>
              <w:color w:val="008000"/>
              <w:sz w:val="24"/>
              <w:szCs w:val="24"/>
              <w:rtl/>
              <w:lang w:eastAsia="he-IL"/>
            </w:rPr>
            <w:br/>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2D7EDFB0"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5839DA"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B0550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DBA0E7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5C98B74" w14:textId="4B1D0B56"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10C0D">
            <w:rPr>
              <w:rFonts w:ascii="Times New Roman" w:eastAsia="Times New Roman" w:hAnsi="Times New Roman" w:cs="David"/>
              <w:color w:val="008000"/>
              <w:sz w:val="24"/>
              <w:szCs w:val="24"/>
              <w:rtl/>
              <w:lang w:eastAsia="he-IL"/>
            </w:rPr>
            <w:t xml:space="preserve">סער מהנדסים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456798">
            <w:rPr>
              <w:rFonts w:ascii="Times New Roman" w:eastAsia="Times New Roman" w:hAnsi="Times New Roman" w:cs="David"/>
              <w:color w:val="008000"/>
              <w:sz w:val="24"/>
              <w:szCs w:val="24"/>
              <w:rtl/>
              <w:lang w:eastAsia="he-IL"/>
            </w:rPr>
            <w:t>גבעת הכלניות</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456798">
            <w:rPr>
              <w:rFonts w:ascii="Times New Roman" w:eastAsia="Times New Roman" w:hAnsi="Times New Roman" w:cs="David" w:hint="cs"/>
              <w:color w:val="008000"/>
              <w:sz w:val="24"/>
              <w:szCs w:val="24"/>
              <w:rtl/>
            </w:rPr>
            <w:t xml:space="preserve">מתכנן ויועץ אוורור ומיזוג אויר בפרויקט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FF798AA"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8A87C15"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AD390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717DB5"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F0838F"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F3FA11"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9CD0E0D"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A10B8C"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44D965"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54C1DF"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19E5B1B" w14:textId="217E46A6" w:rsidR="00461F51" w:rsidRPr="00B27B4C" w:rsidRDefault="00783BC7"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10C0D">
            <w:rPr>
              <w:rFonts w:ascii="Times New Roman" w:eastAsia="Times New Roman" w:hAnsi="Times New Roman" w:cs="David" w:hint="cs"/>
              <w:color w:val="00B0F0"/>
              <w:sz w:val="24"/>
              <w:szCs w:val="24"/>
              <w:u w:val="single"/>
              <w:rtl/>
              <w:lang w:eastAsia="he-IL"/>
            </w:rPr>
            <w:t xml:space="preserve">סער מהנדסים </w:t>
          </w:r>
        </w:sdtContent>
      </w:sdt>
    </w:p>
    <w:p w14:paraId="131A0582"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85218E0"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091429C"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4FB5307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5111E3E"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CC228A3"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F9DAF4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56798">
            <w:rPr>
              <w:rFonts w:ascii="Times New Roman" w:eastAsia="Times New Roman" w:hAnsi="Times New Roman" w:cs="David" w:hint="cs"/>
              <w:color w:val="008000"/>
              <w:sz w:val="24"/>
              <w:szCs w:val="24"/>
              <w:rtl/>
              <w:lang w:eastAsia="he-IL"/>
            </w:rPr>
            <w:br/>
            <w:t>אפריקה ישראל מגורים בע"מ</w:t>
          </w:r>
          <w:r w:rsidR="00456798">
            <w:rPr>
              <w:rFonts w:ascii="Times New Roman" w:eastAsia="Times New Roman" w:hAnsi="Times New Roman" w:cs="David" w:hint="cs"/>
              <w:color w:val="008000"/>
              <w:sz w:val="24"/>
              <w:szCs w:val="24"/>
              <w:rtl/>
              <w:lang w:eastAsia="he-IL"/>
            </w:rPr>
            <w:br/>
            <w:t>יוני נתניהו 1 ג' אור יהודה</w:t>
          </w:r>
          <w:r w:rsidR="00456798">
            <w:rPr>
              <w:rFonts w:ascii="Times New Roman" w:eastAsia="Times New Roman" w:hAnsi="Times New Roman" w:cs="David" w:hint="cs"/>
              <w:color w:val="008000"/>
              <w:sz w:val="24"/>
              <w:szCs w:val="24"/>
              <w:rtl/>
              <w:lang w:eastAsia="he-IL"/>
            </w:rPr>
            <w:br/>
            <w:t>מ.ז 52-003476-0</w:t>
          </w:r>
          <w:r w:rsidR="00456798">
            <w:rPr>
              <w:rFonts w:ascii="Times New Roman" w:eastAsia="Times New Roman" w:hAnsi="Times New Roman" w:cs="David" w:hint="cs"/>
              <w:color w:val="008000"/>
              <w:sz w:val="24"/>
              <w:szCs w:val="24"/>
              <w:rtl/>
              <w:lang w:eastAsia="he-IL"/>
            </w:rPr>
            <w:br/>
          </w:r>
        </w:sdtContent>
      </w:sdt>
    </w:p>
    <w:p w14:paraId="4F5A549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6C133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82A60E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D446A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456798">
            <w:rPr>
              <w:rFonts w:ascii="Times New Roman" w:eastAsia="Times New Roman" w:hAnsi="Times New Roman" w:cs="David" w:hint="cs"/>
              <w:color w:val="008000"/>
              <w:sz w:val="24"/>
              <w:szCs w:val="24"/>
              <w:rtl/>
              <w:lang w:eastAsia="he-IL"/>
            </w:rPr>
            <w:t>גבעת הכלניות</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456798">
            <w:rPr>
              <w:rFonts w:ascii="Times New Roman" w:eastAsia="Times New Roman" w:hAnsi="Times New Roman" w:cs="David" w:hint="cs"/>
              <w:color w:val="008000"/>
              <w:sz w:val="24"/>
              <w:szCs w:val="24"/>
              <w:rtl/>
              <w:lang w:eastAsia="he-IL"/>
            </w:rPr>
            <w:t>‏16/09/2021</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6A81CA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A5F5F1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D1142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AFF31F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B2C14F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2C16F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77A3BD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56FB8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EFC421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8009E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07C5F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2419A2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C3775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AC67F79"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C15459C"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71C46D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2D77A48"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F7AE882"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936A096" w14:textId="7C7615CE"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10C0D">
            <w:rPr>
              <w:rFonts w:ascii="Times New Roman" w:eastAsia="Times New Roman" w:hAnsi="Times New Roman" w:cs="David" w:hint="cs"/>
              <w:color w:val="00B0F0"/>
              <w:sz w:val="24"/>
              <w:szCs w:val="24"/>
              <w:u w:val="single"/>
              <w:rtl/>
              <w:lang w:eastAsia="he-IL"/>
            </w:rPr>
            <w:t xml:space="preserve">סער מהנדסים </w:t>
          </w:r>
        </w:sdtContent>
      </w:sdt>
    </w:p>
    <w:p w14:paraId="6FBB80C4"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747DD1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AF94E7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43EAE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D98227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07035FC"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BD3C1D7"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5C01EE9"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66EA742"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E138E4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F462B03"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61ECD72C"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56079EF4"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D69ED06" w14:textId="77777777" w:rsidR="00461F51" w:rsidRPr="0047052D" w:rsidRDefault="00461F51" w:rsidP="00461F51">
      <w:pPr>
        <w:widowControl w:val="0"/>
        <w:spacing w:before="0" w:beforeAutospacing="0" w:after="0" w:afterAutospacing="0" w:line="240" w:lineRule="auto"/>
        <w:jc w:val="both"/>
      </w:pPr>
    </w:p>
    <w:p w14:paraId="63B6FF15"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6"/>
      <w:footerReference w:type="default" r:id="rId17"/>
      <w:pgSz w:w="11906" w:h="16838"/>
      <w:pgMar w:top="1440" w:right="1800" w:bottom="851" w:left="1800" w:header="708" w:footer="130" w:gutter="0"/>
      <w:cols w:space="708"/>
      <w:bidi/>
      <w:rtlGutter/>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vi Cohen" w:date="2021-09-19T15:30:00Z" w:initials="AC">
    <w:p w14:paraId="5A45340C" w14:textId="2BEA8B53" w:rsidR="004E6D4C" w:rsidRDefault="004E6D4C">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45340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92374C" w14:textId="77777777" w:rsidR="004E6D4C" w:rsidRDefault="004E6D4C" w:rsidP="00AF234B">
      <w:pPr>
        <w:spacing w:before="0" w:after="0" w:line="240" w:lineRule="auto"/>
      </w:pPr>
      <w:r>
        <w:separator/>
      </w:r>
    </w:p>
  </w:endnote>
  <w:endnote w:type="continuationSeparator" w:id="0">
    <w:p w14:paraId="292B9C66" w14:textId="77777777" w:rsidR="004E6D4C" w:rsidRDefault="004E6D4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3"/>
      <w:gridCol w:w="2810"/>
      <w:gridCol w:w="232"/>
      <w:gridCol w:w="1034"/>
      <w:gridCol w:w="1807"/>
    </w:tblGrid>
    <w:tr w:rsidR="004E6D4C" w:rsidRPr="00F9528C" w14:paraId="208538D4" w14:textId="77777777" w:rsidTr="004E3753">
      <w:tc>
        <w:tcPr>
          <w:tcW w:w="753" w:type="dxa"/>
        </w:tcPr>
        <w:p w14:paraId="7F04F6EB"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C818649" w14:textId="77777777" w:rsidR="004E6D4C" w:rsidRPr="00F9528C" w:rsidRDefault="004E6D4C" w:rsidP="004E3753">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טרם ניתן שם לפרויקט )</w:t>
              </w:r>
            </w:p>
          </w:tc>
        </w:sdtContent>
      </w:sdt>
      <w:tc>
        <w:tcPr>
          <w:tcW w:w="2232" w:type="dxa"/>
        </w:tcPr>
        <w:p w14:paraId="10099489"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5A94028A" w14:textId="77777777" w:rsidR="004E6D4C" w:rsidRPr="00F9528C" w:rsidRDefault="004E6D4C" w:rsidP="004E3753">
          <w:pPr>
            <w:tabs>
              <w:tab w:val="center" w:pos="4153"/>
              <w:tab w:val="right" w:pos="8306"/>
            </w:tabs>
            <w:spacing w:before="0" w:after="0" w:line="240" w:lineRule="auto"/>
            <w:rPr>
              <w:rFonts w:ascii="David" w:hAnsi="David"/>
              <w:sz w:val="16"/>
              <w:szCs w:val="16"/>
              <w:rtl/>
            </w:rPr>
          </w:pPr>
        </w:p>
      </w:tc>
      <w:tc>
        <w:tcPr>
          <w:tcW w:w="1129" w:type="dxa"/>
        </w:tcPr>
        <w:p w14:paraId="7B325FDD"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694AB87" w14:textId="24ACA0AC" w:rsidR="004E6D4C" w:rsidRPr="00F9528C" w:rsidRDefault="004E6D4C" w:rsidP="004E3753">
              <w:pPr>
                <w:tabs>
                  <w:tab w:val="center" w:pos="4153"/>
                  <w:tab w:val="right" w:pos="8306"/>
                </w:tabs>
                <w:spacing w:before="0" w:after="0" w:line="240" w:lineRule="auto"/>
                <w:rPr>
                  <w:rFonts w:ascii="David" w:hAnsi="David"/>
                  <w:sz w:val="20"/>
                  <w:szCs w:val="20"/>
                  <w:rtl/>
                </w:rPr>
              </w:pPr>
              <w:del w:id="2" w:author="Avi Cohen" w:date="2021-09-19T15:12:00Z">
                <w:r w:rsidDel="00610C0D">
                  <w:rPr>
                    <w:rFonts w:ascii="David" w:hAnsi="David" w:hint="cs"/>
                  </w:rPr>
                  <w:delText>CONT-5-617</w:delText>
                </w:r>
              </w:del>
              <w:ins w:id="3" w:author="Avi Cohen" w:date="2021-09-19T15:12:00Z">
                <w:r>
                  <w:rPr>
                    <w:rFonts w:ascii="David" w:hAnsi="David" w:hint="cs"/>
                    <w:sz w:val="20"/>
                    <w:szCs w:val="20"/>
                  </w:rPr>
                  <w:t>CO</w:t>
                </w:r>
                <w:r>
                  <w:rPr>
                    <w:rFonts w:ascii="David" w:hAnsi="David" w:hint="cs"/>
                    <w:sz w:val="20"/>
                    <w:szCs w:val="20"/>
                    <w:rtl/>
                  </w:rPr>
                  <w:t>NT-10-2104</w:t>
                </w:r>
              </w:ins>
            </w:p>
          </w:tc>
        </w:sdtContent>
      </w:sdt>
    </w:tr>
    <w:tr w:rsidR="004E6D4C" w:rsidRPr="00F9528C" w14:paraId="1AF20AF1" w14:textId="77777777" w:rsidTr="004E3753">
      <w:tc>
        <w:tcPr>
          <w:tcW w:w="753" w:type="dxa"/>
        </w:tcPr>
        <w:p w14:paraId="31E1EE3D"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37D701A" w14:textId="6D080620" w:rsidR="004E6D4C" w:rsidRPr="00F9528C" w:rsidRDefault="004E6D4C" w:rsidP="004E3753">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סער מהנדסים </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6D4C" w:rsidRPr="00F9528C" w14:paraId="1AC0350F" w14:textId="77777777" w:rsidTr="004E3753">
            <w:trPr>
              <w:trHeight w:val="201"/>
            </w:trPr>
            <w:tc>
              <w:tcPr>
                <w:tcW w:w="926" w:type="dxa"/>
              </w:tcPr>
              <w:p w14:paraId="3E427C66"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7AB1E90" w14:textId="3C72A5E3" w:rsidR="004E6D4C" w:rsidRPr="00F9528C" w:rsidRDefault="00D422B5" w:rsidP="004E3753">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0.4</w:t>
                    </w:r>
                  </w:p>
                </w:tc>
              </w:sdtContent>
            </w:sdt>
          </w:tr>
        </w:tbl>
        <w:p w14:paraId="5AC04382"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p>
      </w:tc>
      <w:tc>
        <w:tcPr>
          <w:tcW w:w="236" w:type="dxa"/>
        </w:tcPr>
        <w:p w14:paraId="1CEAC1DF"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p>
      </w:tc>
      <w:tc>
        <w:tcPr>
          <w:tcW w:w="1129" w:type="dxa"/>
        </w:tcPr>
        <w:p w14:paraId="751C5436"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AD79167" w14:textId="1E786801" w:rsidR="004E6D4C" w:rsidRPr="00F9528C" w:rsidRDefault="00783BC7"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6D4C">
                <w:rPr>
                  <w:rFonts w:ascii="David" w:hAnsi="David"/>
                  <w:sz w:val="20"/>
                  <w:szCs w:val="20"/>
                  <w:rtl/>
                </w:rPr>
                <w:t>3;#</w:t>
              </w:r>
              <w:r w:rsidR="004E6D4C">
                <w:rPr>
                  <w:rFonts w:ascii="David" w:hAnsi="David"/>
                  <w:sz w:val="20"/>
                  <w:szCs w:val="20"/>
                </w:rPr>
                <w:t>Draft</w:t>
              </w:r>
            </w:sdtContent>
          </w:sdt>
        </w:p>
      </w:tc>
    </w:tr>
    <w:tr w:rsidR="004E6D4C" w:rsidRPr="00F9528C" w14:paraId="5AAE2D98" w14:textId="77777777" w:rsidTr="004E3753">
      <w:trPr>
        <w:trHeight w:val="80"/>
      </w:trPr>
      <w:tc>
        <w:tcPr>
          <w:tcW w:w="753" w:type="dxa"/>
        </w:tcPr>
        <w:p w14:paraId="529A6FF4"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p>
      </w:tc>
      <w:tc>
        <w:tcPr>
          <w:tcW w:w="1883" w:type="dxa"/>
        </w:tcPr>
        <w:p w14:paraId="09C5CA85" w14:textId="77777777" w:rsidR="004E6D4C" w:rsidRPr="00F9528C" w:rsidRDefault="004E6D4C"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03F712DB"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p>
      </w:tc>
      <w:tc>
        <w:tcPr>
          <w:tcW w:w="236" w:type="dxa"/>
        </w:tcPr>
        <w:p w14:paraId="389B1A6D"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p>
      </w:tc>
      <w:tc>
        <w:tcPr>
          <w:tcW w:w="1129" w:type="dxa"/>
        </w:tcPr>
        <w:p w14:paraId="31518A49"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p>
      </w:tc>
      <w:tc>
        <w:tcPr>
          <w:tcW w:w="2073" w:type="dxa"/>
        </w:tcPr>
        <w:p w14:paraId="2032DF53" w14:textId="77777777" w:rsidR="004E6D4C" w:rsidRPr="00F9528C" w:rsidRDefault="004E6D4C" w:rsidP="004E3753">
          <w:pPr>
            <w:tabs>
              <w:tab w:val="center" w:pos="4153"/>
              <w:tab w:val="right" w:pos="8306"/>
            </w:tabs>
            <w:spacing w:before="0" w:after="0" w:line="240" w:lineRule="auto"/>
            <w:rPr>
              <w:rFonts w:ascii="David" w:hAnsi="David"/>
              <w:sz w:val="20"/>
              <w:szCs w:val="20"/>
              <w:rtl/>
            </w:rPr>
          </w:pPr>
        </w:p>
      </w:tc>
    </w:tr>
  </w:tbl>
  <w:p w14:paraId="67181421" w14:textId="77777777" w:rsidR="004E6D4C" w:rsidRPr="006A656B" w:rsidRDefault="004E6D4C"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3E1539" w14:textId="77777777" w:rsidR="004E6D4C" w:rsidRDefault="004E6D4C" w:rsidP="00AF234B">
      <w:pPr>
        <w:spacing w:before="0" w:after="0" w:line="240" w:lineRule="auto"/>
      </w:pPr>
      <w:r>
        <w:separator/>
      </w:r>
    </w:p>
  </w:footnote>
  <w:footnote w:type="continuationSeparator" w:id="0">
    <w:p w14:paraId="0D3871F8" w14:textId="77777777" w:rsidR="004E6D4C" w:rsidRDefault="004E6D4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07CF1C0B" w14:textId="77777777" w:rsidR="004E6D4C" w:rsidRDefault="004E6D4C" w:rsidP="00CF334C">
        <w:pPr>
          <w:pStyle w:val="Header"/>
          <w:jc w:val="center"/>
        </w:pPr>
        <w:r>
          <w:fldChar w:fldCharType="begin"/>
        </w:r>
        <w:r>
          <w:instrText xml:space="preserve"> PAGE   \* MERGEFORMAT </w:instrText>
        </w:r>
        <w:r>
          <w:fldChar w:fldCharType="separate"/>
        </w:r>
        <w:r w:rsidR="00783BC7">
          <w:rPr>
            <w:noProof/>
            <w:rtl/>
          </w:rPr>
          <w:t>24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442390A"/>
    <w:multiLevelType w:val="hybridMultilevel"/>
    <w:tmpl w:val="EC620930"/>
    <w:lvl w:ilvl="0" w:tplc="1FC2B27C">
      <w:start w:val="1"/>
      <w:numFmt w:val="hebrew1"/>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2"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4"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3"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4"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15"/>
  </w:num>
  <w:num w:numId="3">
    <w:abstractNumId w:val="1"/>
  </w:num>
  <w:num w:numId="4">
    <w:abstractNumId w:val="24"/>
  </w:num>
  <w:num w:numId="5">
    <w:abstractNumId w:val="18"/>
  </w:num>
  <w:num w:numId="6">
    <w:abstractNumId w:val="2"/>
  </w:num>
  <w:num w:numId="7">
    <w:abstractNumId w:val="13"/>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4"/>
  </w:num>
  <w:num w:numId="11">
    <w:abstractNumId w:val="5"/>
  </w:num>
  <w:num w:numId="12">
    <w:abstractNumId w:val="6"/>
  </w:num>
  <w:num w:numId="13">
    <w:abstractNumId w:val="8"/>
  </w:num>
  <w:num w:numId="14">
    <w:abstractNumId w:val="27"/>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8"/>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6"/>
  </w:num>
  <w:num w:numId="28">
    <w:abstractNumId w:val="29"/>
  </w:num>
  <w:num w:numId="29">
    <w:abstractNumId w:val="7"/>
  </w:num>
  <w:num w:numId="30">
    <w:abstractNumId w:val="12"/>
  </w:num>
  <w:num w:numId="31">
    <w:abstractNumId w:val="17"/>
  </w:num>
  <w:num w:numId="32">
    <w:abstractNumId w:val="16"/>
  </w:num>
  <w:num w:numId="33">
    <w:abstractNumId w:val="21"/>
  </w:num>
  <w:num w:numId="34">
    <w:abstractNumId w:val="20"/>
  </w:num>
  <w:num w:numId="35">
    <w:abstractNumId w:val="3"/>
  </w:num>
  <w:num w:numId="36">
    <w:abstractNumId w:val="22"/>
  </w:num>
  <w:num w:numId="37">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07A1"/>
    <w:rsid w:val="00134C85"/>
    <w:rsid w:val="001A01C3"/>
    <w:rsid w:val="001A0C3C"/>
    <w:rsid w:val="001A69D5"/>
    <w:rsid w:val="001D16E8"/>
    <w:rsid w:val="00214ACF"/>
    <w:rsid w:val="00297975"/>
    <w:rsid w:val="002F5B53"/>
    <w:rsid w:val="003B1EAB"/>
    <w:rsid w:val="00401E29"/>
    <w:rsid w:val="00456798"/>
    <w:rsid w:val="00461F51"/>
    <w:rsid w:val="004A719C"/>
    <w:rsid w:val="004E3753"/>
    <w:rsid w:val="004E6D4C"/>
    <w:rsid w:val="00552E11"/>
    <w:rsid w:val="00562856"/>
    <w:rsid w:val="00610C0D"/>
    <w:rsid w:val="006A656B"/>
    <w:rsid w:val="007018B4"/>
    <w:rsid w:val="0072103C"/>
    <w:rsid w:val="00736034"/>
    <w:rsid w:val="007446B4"/>
    <w:rsid w:val="0078112D"/>
    <w:rsid w:val="00783BC7"/>
    <w:rsid w:val="007D6A6B"/>
    <w:rsid w:val="008C64C6"/>
    <w:rsid w:val="008D66BB"/>
    <w:rsid w:val="00942177"/>
    <w:rsid w:val="009F293D"/>
    <w:rsid w:val="00A8581C"/>
    <w:rsid w:val="00AB2FE5"/>
    <w:rsid w:val="00AF234B"/>
    <w:rsid w:val="00BE17B4"/>
    <w:rsid w:val="00C406A1"/>
    <w:rsid w:val="00CE2C28"/>
    <w:rsid w:val="00CF334C"/>
    <w:rsid w:val="00D422B5"/>
    <w:rsid w:val="00DF1794"/>
    <w:rsid w:val="00E679C7"/>
    <w:rsid w:val="00EC37B6"/>
    <w:rsid w:val="00ED312A"/>
    <w:rsid w:val="00FB63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488425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7D6A6B"/>
    <w:pPr>
      <w:ind w:left="540" w:hanging="540"/>
    </w:pPr>
    <w:rPr>
      <w:szCs w:val="22"/>
    </w:rPr>
  </w:style>
  <w:style w:type="paragraph" w:customStyle="1" w:styleId="a0">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1">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2">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styleId="CommentReference">
    <w:name w:val="annotation reference"/>
    <w:basedOn w:val="DefaultParagraphFont"/>
    <w:uiPriority w:val="99"/>
    <w:semiHidden/>
    <w:unhideWhenUsed/>
    <w:rsid w:val="00ED312A"/>
    <w:rPr>
      <w:sz w:val="16"/>
      <w:szCs w:val="16"/>
    </w:rPr>
  </w:style>
  <w:style w:type="paragraph" w:styleId="CommentText">
    <w:name w:val="annotation text"/>
    <w:basedOn w:val="Normal"/>
    <w:link w:val="CommentTextChar"/>
    <w:uiPriority w:val="99"/>
    <w:semiHidden/>
    <w:unhideWhenUsed/>
    <w:rsid w:val="00ED312A"/>
    <w:pPr>
      <w:spacing w:line="240" w:lineRule="auto"/>
    </w:pPr>
    <w:rPr>
      <w:sz w:val="20"/>
      <w:szCs w:val="20"/>
    </w:rPr>
  </w:style>
  <w:style w:type="character" w:customStyle="1" w:styleId="CommentTextChar">
    <w:name w:val="Comment Text Char"/>
    <w:basedOn w:val="DefaultParagraphFont"/>
    <w:link w:val="CommentText"/>
    <w:uiPriority w:val="99"/>
    <w:semiHidden/>
    <w:rsid w:val="00ED312A"/>
    <w:rPr>
      <w:sz w:val="20"/>
      <w:szCs w:val="20"/>
    </w:rPr>
  </w:style>
  <w:style w:type="paragraph" w:styleId="CommentSubject">
    <w:name w:val="annotation subject"/>
    <w:basedOn w:val="CommentText"/>
    <w:next w:val="CommentText"/>
    <w:link w:val="CommentSubjectChar"/>
    <w:uiPriority w:val="99"/>
    <w:semiHidden/>
    <w:unhideWhenUsed/>
    <w:rsid w:val="00ED312A"/>
    <w:rPr>
      <w:b/>
      <w:bCs/>
    </w:rPr>
  </w:style>
  <w:style w:type="character" w:customStyle="1" w:styleId="CommentSubjectChar">
    <w:name w:val="Comment Subject Char"/>
    <w:basedOn w:val="CommentTextChar"/>
    <w:link w:val="CommentSubject"/>
    <w:uiPriority w:val="99"/>
    <w:semiHidden/>
    <w:rsid w:val="00ED31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1" Type="http://schemas.openxmlformats.org/officeDocument/2006/relationships/footnotes" Target="footnotes.xml"/><Relationship Id="rId6" Type="http://schemas.openxmlformats.org/officeDocument/2006/relationships/customXml" Target="../customXml/item6.xml"/><Relationship Id="rId15" Type="http://schemas.microsoft.com/office/2011/relationships/commentsExtended" Target="commentsExtended.xml"/><Relationship Id="rId10" Type="http://schemas.openxmlformats.org/officeDocument/2006/relationships/webSettings" Target="webSetting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PlaceholderText"/>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C738C"/>
    <w:rsid w:val="00252393"/>
    <w:rsid w:val="004E44FD"/>
    <w:rsid w:val="0054288A"/>
    <w:rsid w:val="005E35F5"/>
    <w:rsid w:val="006865A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8BBB5-2379-43C2-A63A-8D05F3A65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e82e0497-401b-493b-ab66-61f85c09ed30"/>
    <ds:schemaRef ds:uri="http://www.w3.org/XML/1998/namespace"/>
  </ds:schemaRefs>
</ds:datastoreItem>
</file>

<file path=customXml/itemProps3.xml><?xml version="1.0" encoding="utf-8"?>
<ds:datastoreItem xmlns:ds="http://schemas.openxmlformats.org/officeDocument/2006/customXml" ds:itemID="{47D957E0-0C67-4E2B-9F32-747DA4D9C2DF}"/>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E37FC0EF-6EC2-431C-98C7-BA666BA4B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34</Pages>
  <Words>10440</Words>
  <Characters>52202</Characters>
  <Application>Microsoft Office Word</Application>
  <DocSecurity>0</DocSecurity>
  <Lines>435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14</cp:revision>
  <dcterms:created xsi:type="dcterms:W3CDTF">2021-08-04T06:41:00Z</dcterms:created>
  <dcterms:modified xsi:type="dcterms:W3CDTF">2021-12-13T08:16:00Z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58f8cebf-970f-4472-9a43-315f716f3d81</vt:lpwstr>
  </property>
</Properties>
</file>