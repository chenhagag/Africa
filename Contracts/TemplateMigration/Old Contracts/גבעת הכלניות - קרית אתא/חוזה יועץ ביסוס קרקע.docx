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57AC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bookmarkStart w:id="0" w:name="_GoBack"/>
      <w:bookmarkEnd w:id="0"/>
    </w:p>
    <w:p w14:paraId="7753F8C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7D193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3CD1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3A63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414050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F115E5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280E4898" wp14:editId="4703CA68">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5E15F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C7E5C9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B29985"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B8519E"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1FED1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21D8861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9E0E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91E5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41F5372" w14:textId="77777777" w:rsidR="00071854" w:rsidRPr="00071854" w:rsidRDefault="00713E82"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t>גבעת הכלניות ( שם זמני )</w:t>
          </w:r>
        </w:p>
      </w:sdtContent>
    </w:sdt>
    <w:p w14:paraId="30D1095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6123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9CDDB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4FF28FFE" w14:textId="77777777" w:rsidR="00F21BBE" w:rsidRPr="00071854" w:rsidRDefault="00713E82"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color w:val="00B0F0"/>
              <w:sz w:val="24"/>
              <w:szCs w:val="24"/>
              <w:rtl/>
              <w:lang w:eastAsia="he-IL"/>
            </w:rPr>
            <w:t>גבעת הכלניות</w:t>
          </w:r>
        </w:p>
      </w:sdtContent>
    </w:sdt>
    <w:p w14:paraId="278AED4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E574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26EA0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ECE0F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7F361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4A68B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A0315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90951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B3803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49E1E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6BDEF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557C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8BAD6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87939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605E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8C9CD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6AF4D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3F060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6863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E8DAC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1CFCF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21CBB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916E4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41174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26C51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3524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5848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E641D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78C5A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43446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A3E7D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0183A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23D2F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6123E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AB0432"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56CCE39B"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D448B4D"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19A0C23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קרקע</w:t>
      </w:r>
    </w:p>
    <w:p w14:paraId="4747AF7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2443C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713E82">
            <w:rPr>
              <w:rFonts w:ascii="Times New Roman" w:eastAsia="Times New Roman" w:hAnsi="Times New Roman" w:cs="David" w:hint="cs"/>
              <w:color w:val="800080"/>
              <w:sz w:val="24"/>
              <w:szCs w:val="24"/>
              <w:rtl/>
              <w:lang w:eastAsia="he-IL"/>
            </w:rPr>
            <w:t>‏16/09/2021</w:t>
          </w:r>
        </w:sdtContent>
      </w:sdt>
    </w:p>
    <w:p w14:paraId="1E47E176"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46A134F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7AFF4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9FAB5E"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67E22EB" w14:textId="3D199201" w:rsidR="00071854" w:rsidRPr="00071854" w:rsidRDefault="005D2F91" w:rsidP="0007185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p>
      </w:sdtContent>
    </w:sdt>
    <w:p w14:paraId="700E6F2E"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74CC216F"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562B848D"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E88FE58"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p w14:paraId="4892701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4E37222" w14:textId="51AFF0DB" w:rsidR="00071854" w:rsidRPr="00071854" w:rsidRDefault="005D2F91"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קלר ישראל-יעוץ בע"מ</w:t>
          </w:r>
          <w:r>
            <w:rPr>
              <w:rFonts w:ascii="Times New Roman" w:eastAsia="Times New Roman" w:hAnsi="Times New Roman" w:cs="David"/>
              <w:color w:val="800080"/>
              <w:sz w:val="24"/>
              <w:szCs w:val="24"/>
              <w:rtl/>
            </w:rPr>
            <w:br/>
            <w:t>ת.ד. 28/800 קרית אתא</w:t>
          </w:r>
          <w:r>
            <w:rPr>
              <w:rFonts w:ascii="Times New Roman" w:eastAsia="Times New Roman" w:hAnsi="Times New Roman" w:cs="David"/>
              <w:color w:val="800080"/>
              <w:sz w:val="24"/>
              <w:szCs w:val="24"/>
              <w:rtl/>
            </w:rPr>
            <w:br/>
          </w:r>
        </w:p>
      </w:sdtContent>
    </w:sdt>
    <w:p w14:paraId="149E5048"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187A8A0A"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300E57BB"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1488052"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56F8608"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6275BC3E"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59C38079"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3C2475A7"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C25D6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0485710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4D55F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47E777F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5F2F28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44F528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21CE57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9B244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w:t>
      </w:r>
      <w:r w:rsidRPr="00071854">
        <w:rPr>
          <w:rFonts w:ascii="Times New Roman" w:eastAsia="Times New Roman" w:hAnsi="Times New Roman" w:cs="David"/>
          <w:sz w:val="24"/>
          <w:szCs w:val="24"/>
          <w:rtl/>
          <w:lang w:eastAsia="he-IL"/>
        </w:rPr>
        <w:lastRenderedPageBreak/>
        <w:t>לפרויקט, פרט ליועץ.</w:t>
      </w:r>
    </w:p>
    <w:p w14:paraId="4FCC684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CA330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3B138FD2"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8138D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106E69D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76E05AD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180ABBB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D0E10D"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E56B40B"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4601CF"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C026A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1598E22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292FF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821CDE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03E3FE9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5CAAB62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C19F09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2A2EF00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BBE27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73EC9EF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579C37F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F1CA3E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28C98BB9"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5701FCC4"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24ACCC4"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0A9E1B5A"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6E8BFC40"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B5908B2"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71AF5D1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6F943A89"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249696A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401F3CE5"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096FF310"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26CC666F"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A827DF4"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B26B402"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lastRenderedPageBreak/>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26D49DA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45B1AD5F"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4C54DFD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6F1C1C2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24704D2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034D5E8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4A30878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2CC5D7A"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352ADF79"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8CBE9B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51D2EE1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2405FBC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14988C9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 xml:space="preserve">הקשורים למתן שירותי היועץ, הן אצל </w:t>
      </w:r>
      <w:r w:rsidRPr="00071854">
        <w:rPr>
          <w:rFonts w:ascii="Times New Roman" w:eastAsia="Times New Roman" w:hAnsi="Times New Roman" w:cs="David"/>
          <w:sz w:val="24"/>
          <w:szCs w:val="24"/>
          <w:rtl/>
          <w:lang w:eastAsia="he-IL"/>
        </w:rPr>
        <w:lastRenderedPageBreak/>
        <w:t>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3B57008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13BD372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5CF9BEC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41838B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lastRenderedPageBreak/>
        <w:t>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6045E58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74836CD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70F37D8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8235C9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FA4D24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412375BC"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w:t>
      </w:r>
      <w:r w:rsidRPr="00071854">
        <w:rPr>
          <w:rFonts w:ascii="Times New Roman" w:eastAsia="Times New Roman" w:hAnsi="Times New Roman" w:cs="David"/>
          <w:sz w:val="24"/>
          <w:szCs w:val="24"/>
          <w:rtl/>
          <w:lang w:eastAsia="he-IL"/>
        </w:rPr>
        <w:lastRenderedPageBreak/>
        <w:t>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86890E1"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E8ACA9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1D8A442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5C64F1A4"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2797153E"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סמכויות היועץ</w:t>
      </w:r>
    </w:p>
    <w:p w14:paraId="6A16BE3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058D3EB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16ACE04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124FB28"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02C3EE9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31A423F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1059B2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4F1E0A7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4E851B0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36B301D"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2221AE7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012DD9B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lastRenderedPageBreak/>
        <w:t>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570682A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2FCED81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D45FCF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105A80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10C05C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4545CF0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222FF9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3B3A82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0E45F240"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2C6B492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2AE351F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DCB311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w:t>
      </w:r>
      <w:r w:rsidRPr="00071854">
        <w:rPr>
          <w:rFonts w:ascii="Times New Roman" w:eastAsia="Times New Roman" w:hAnsi="Times New Roman" w:cs="David"/>
          <w:sz w:val="24"/>
          <w:szCs w:val="24"/>
          <w:rtl/>
          <w:lang w:eastAsia="he-IL"/>
        </w:rPr>
        <w:lastRenderedPageBreak/>
        <w:t xml:space="preserve">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27261A97"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BD6DC5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7CD0968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692BA27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4A049EF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2E52A373"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33553E1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683B742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BE41C2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מדידות וצילומי אויר.</w:t>
      </w:r>
    </w:p>
    <w:p w14:paraId="0918635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07A8381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5B7D376D"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DC445B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DB32D4A"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DDD1F2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lastRenderedPageBreak/>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2701595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79CD126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B4700C8"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DF5E81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5DD4FE90"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F36B64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0FA8A3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26955F6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4B7AFE0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4870AD5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5B7EEA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1C4C428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4A13386"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2742668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39645ADB"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9FE492A"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B49C6A6" w14:textId="77777777" w:rsidR="005B5631" w:rsidRPr="00013687" w:rsidRDefault="005B5631" w:rsidP="005B5631">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w:t>
      </w:r>
      <w:r w:rsidRPr="00013687">
        <w:rPr>
          <w:rFonts w:eastAsia="Times New Roman" w:cs="David" w:hint="cs"/>
          <w:color w:val="auto"/>
          <w:szCs w:val="24"/>
          <w:rtl/>
        </w:rPr>
        <w:lastRenderedPageBreak/>
        <w:t>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856817C" w14:textId="77777777" w:rsidR="005B5631" w:rsidRPr="00013687" w:rsidRDefault="005B5631" w:rsidP="005B5631">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9B227D9"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2AF7357"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E8C3B1"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FA85D81" w14:textId="29789D50" w:rsidR="005B5631" w:rsidRDefault="005B5631" w:rsidP="00505C23">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17EF9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w:t>
      </w:r>
      <w:r>
        <w:rPr>
          <w:rFonts w:ascii="Times New Roman" w:eastAsia="Times New Roman" w:hAnsi="Times New Roman" w:cs="David" w:hint="cs"/>
          <w:sz w:val="20"/>
          <w:szCs w:val="24"/>
          <w:rtl/>
          <w:lang w:eastAsia="he-IL"/>
        </w:rPr>
        <w:lastRenderedPageBreak/>
        <w:t xml:space="preserve">עריכת הביטוח, כשהוא חתום בידי מבטחיו. </w:t>
      </w:r>
    </w:p>
    <w:p w14:paraId="4650140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91D410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253DC3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63418CD"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7A83CC0"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C2F682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1BB177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1807A77"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8E6E43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CCE3301"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תחול האחריות לשפות את המזמין בגין כל אובדן או נזק שייגרם, במישרין או בעקיפין, עקב שירותים שניתנו או אמורים היו להינתן </w:t>
      </w:r>
      <w:r>
        <w:rPr>
          <w:rFonts w:ascii="Times New Roman" w:eastAsia="Times New Roman" w:hAnsi="Times New Roman" w:cs="David" w:hint="cs"/>
          <w:sz w:val="20"/>
          <w:szCs w:val="24"/>
          <w:rtl/>
          <w:lang w:eastAsia="he-IL"/>
        </w:rPr>
        <w:lastRenderedPageBreak/>
        <w:t>על ידי קבלן המשנה כאמור, אם ייגרם, בין אם אובדן או נזק כאמור מכוסה במי מהפוליסות דלעיל ובין אם לאו.</w:t>
      </w:r>
    </w:p>
    <w:p w14:paraId="2D876E1A" w14:textId="1337CB26" w:rsidR="005B5631" w:rsidRDefault="005B5631" w:rsidP="001029F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דין.</w:t>
      </w:r>
    </w:p>
    <w:p w14:paraId="3F97B2E3"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9B68755"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A728BB1"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765C78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66A4C27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w:t>
      </w:r>
      <w:r w:rsidRPr="00071854">
        <w:rPr>
          <w:rFonts w:ascii="Times New Roman" w:eastAsia="Times New Roman" w:hAnsi="Times New Roman" w:cs="David"/>
          <w:sz w:val="24"/>
          <w:szCs w:val="24"/>
          <w:rtl/>
          <w:lang w:eastAsia="he-IL"/>
        </w:rPr>
        <w:lastRenderedPageBreak/>
        <w:t xml:space="preserve">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59C6089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1D44076F"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5DDF5DB"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F2DA5C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53EA21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5EDDD094"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w:t>
      </w:r>
      <w:r w:rsidRPr="00071854">
        <w:rPr>
          <w:rFonts w:ascii="Times New Roman" w:eastAsia="Times New Roman" w:hAnsi="Times New Roman" w:cs="David"/>
          <w:sz w:val="24"/>
          <w:szCs w:val="24"/>
          <w:rtl/>
          <w:lang w:eastAsia="he-IL"/>
        </w:rPr>
        <w:lastRenderedPageBreak/>
        <w:t>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E97B7BF"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1D710F8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156C77B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7D3A907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AC5C46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 xml:space="preserve">בכל התשלומים ו/או המסים ו/או תשלומי חובה אחרים, החלים ו/או שיחולו על היועץ ו/או </w:t>
      </w:r>
      <w:r w:rsidRPr="00071854">
        <w:rPr>
          <w:rFonts w:ascii="Times New Roman" w:eastAsia="Times New Roman" w:hAnsi="Times New Roman" w:cs="David"/>
          <w:color w:val="000000"/>
          <w:sz w:val="24"/>
          <w:szCs w:val="24"/>
          <w:rtl/>
          <w:lang w:eastAsia="he-IL"/>
        </w:rPr>
        <w:lastRenderedPageBreak/>
        <w:t>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200D92A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3BF7FE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499E6EE"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w:t>
      </w:r>
      <w:r w:rsidRPr="00071854">
        <w:rPr>
          <w:rFonts w:ascii="Times New Roman" w:eastAsia="Times New Roman" w:hAnsi="Times New Roman" w:cs="David"/>
          <w:color w:val="000000"/>
          <w:sz w:val="24"/>
          <w:szCs w:val="24"/>
          <w:rtl/>
          <w:lang w:eastAsia="he-IL"/>
        </w:rPr>
        <w:lastRenderedPageBreak/>
        <w:t>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3F3D0C88"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4168F9B"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108FEAC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C2D9F7D"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7D4C7325"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78EA52A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 xml:space="preserve">או תביעה כלשהי, פרט </w:t>
      </w:r>
      <w:r w:rsidRPr="00071854">
        <w:rPr>
          <w:rFonts w:ascii="Times New Roman" w:eastAsia="Times New Roman" w:hAnsi="Times New Roman" w:cs="David"/>
          <w:sz w:val="24"/>
          <w:szCs w:val="24"/>
          <w:rtl/>
          <w:lang w:eastAsia="he-IL"/>
        </w:rPr>
        <w:lastRenderedPageBreak/>
        <w:t>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507155B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26F1215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0B9A0A9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2F94E48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7E0ECB54"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189B44A3"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צועה התקין ו/או התקדמותה וסיומה לפי לוח הזמנים, והיועץ לא נקט </w:t>
      </w:r>
      <w:r w:rsidRPr="00071854">
        <w:rPr>
          <w:rFonts w:ascii="Times New Roman" w:eastAsia="Times New Roman" w:hAnsi="Times New Roman" w:cs="David"/>
          <w:sz w:val="24"/>
          <w:szCs w:val="24"/>
          <w:rtl/>
          <w:lang w:eastAsia="he-IL"/>
        </w:rPr>
        <w:lastRenderedPageBreak/>
        <w:t>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17A4E314"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2BA84325"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7124A3DA"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25AED1FE"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EBAB10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w:t>
      </w:r>
      <w:r w:rsidRPr="00071854">
        <w:rPr>
          <w:rFonts w:ascii="Times New Roman" w:eastAsia="Times New Roman" w:hAnsi="Times New Roman" w:cs="David"/>
          <w:sz w:val="24"/>
          <w:szCs w:val="24"/>
          <w:rtl/>
          <w:lang w:eastAsia="he-IL"/>
        </w:rPr>
        <w:lastRenderedPageBreak/>
        <w:t>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1B2706E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4340BB3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2559F02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65F38E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E17A262"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BBD4B9D"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680AA0D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AC9845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1FE7D45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1BC96DC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1984A41D"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098B0F3"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4CC90789"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5732E18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602817C"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392E478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F7B5CA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A9DBB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02CE34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2517CCC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1D17815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29C92C3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25B2E6E5"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5B50A4A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מסירתם לידי יועץ </w:t>
      </w:r>
      <w:r w:rsidRPr="00071854">
        <w:rPr>
          <w:rFonts w:ascii="Times New Roman" w:eastAsia="Times New Roman" w:hAnsi="Times New Roman" w:cs="David"/>
          <w:sz w:val="24"/>
          <w:szCs w:val="24"/>
          <w:rtl/>
          <w:lang w:eastAsia="he-IL"/>
        </w:rPr>
        <w:lastRenderedPageBreak/>
        <w:t>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FC95CC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2AF839E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0FD1E19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01C8C1DE"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0DC20AD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68277004"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4C012EFB"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47431BE"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 xml:space="preserve">ל </w:t>
      </w:r>
      <w:r w:rsidRPr="00071854">
        <w:rPr>
          <w:rFonts w:ascii="Times New Roman" w:eastAsia="Times New Roman" w:hAnsi="Times New Roman" w:cs="David" w:hint="cs"/>
          <w:sz w:val="24"/>
          <w:szCs w:val="24"/>
          <w:rtl/>
          <w:lang w:eastAsia="he-IL"/>
        </w:rPr>
        <w:lastRenderedPageBreak/>
        <w:t>פי</w:t>
      </w:r>
      <w:r w:rsidRPr="00071854">
        <w:rPr>
          <w:rFonts w:ascii="Times New Roman" w:eastAsia="Times New Roman" w:hAnsi="Times New Roman" w:cs="David"/>
          <w:sz w:val="24"/>
          <w:szCs w:val="24"/>
          <w:rtl/>
          <w:lang w:eastAsia="he-IL"/>
        </w:rPr>
        <w:t xml:space="preserve"> חוזה זה.</w:t>
      </w:r>
    </w:p>
    <w:p w14:paraId="58A528B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31763B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358897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369F7AD8"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1F3882AB"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5F99790"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במקרה מסוים, אין לראות בכך ויתור על אותן זכויות במקרה אחר ואין ללמוד מהתנהגות </w:t>
      </w:r>
      <w:r w:rsidRPr="00071854">
        <w:rPr>
          <w:rFonts w:ascii="Times New Roman" w:eastAsia="Times New Roman" w:hAnsi="Times New Roman" w:cs="David"/>
          <w:sz w:val="24"/>
          <w:szCs w:val="24"/>
          <w:rtl/>
          <w:lang w:eastAsia="he-IL"/>
        </w:rPr>
        <w:lastRenderedPageBreak/>
        <w:t>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6338470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10AB27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126D328F"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02395BB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D7F35B4"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43C3CE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כל ההוצאות ומס הבולים בגין החוזה ובגין כל המסמכים, החשבונות והערבויות שיערכו על פיו ובקשר אליו, חלות על היועץ ותשולמנה על ידו.</w:t>
      </w:r>
    </w:p>
    <w:p w14:paraId="55F86E0F"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6A32BFD"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CDB4A06"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73B39C19"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4C7855B4"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3F7CC683"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0D86D8D"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EF8B8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5C84A39" w14:textId="58AF11A5"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13E82">
            <w:rPr>
              <w:rFonts w:ascii="Times New Roman" w:eastAsia="Times New Roman" w:hAnsi="Times New Roman" w:cs="David"/>
              <w:sz w:val="20"/>
              <w:szCs w:val="24"/>
              <w:rtl/>
              <w:lang w:eastAsia="he-IL"/>
            </w:rPr>
            <w:t>קלר ישראל-יעוץ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5D2F91" w:rsidRPr="008E7222">
            <w:rPr>
              <w:rStyle w:val="PlaceholderText"/>
              <w:rtl/>
            </w:rPr>
            <w:t>[שם צד א]</w:t>
          </w:r>
        </w:sdtContent>
      </w:sdt>
    </w:p>
    <w:p w14:paraId="1FD475E7"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4BBE8E0"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E1979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806660"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CE43C6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EE18DA"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B3C507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3E6D29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29FF5C"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20906D6" w14:textId="4EEA2483" w:rsidR="00222D73" w:rsidRDefault="00222D73">
      <w:pPr>
        <w:bidi w:val="0"/>
        <w:spacing w:before="0" w:beforeAutospacing="0" w:after="160" w:afterAutospacing="0" w:line="259" w:lineRule="auto"/>
        <w:rPr>
          <w:rFonts w:ascii="Times New Roman" w:eastAsia="Times New Roman" w:hAnsi="Times New Roman" w:cs="David"/>
          <w:sz w:val="24"/>
          <w:szCs w:val="24"/>
          <w:lang w:eastAsia="he-IL"/>
        </w:rPr>
      </w:pPr>
      <w:r>
        <w:rPr>
          <w:rFonts w:ascii="Times New Roman" w:eastAsia="Times New Roman" w:hAnsi="Times New Roman" w:cs="David"/>
          <w:sz w:val="24"/>
          <w:szCs w:val="24"/>
          <w:lang w:eastAsia="he-IL"/>
        </w:rPr>
        <w:br w:type="page"/>
      </w:r>
    </w:p>
    <w:p w14:paraId="07879919"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F58257F"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33A3463D"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19CA687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0516F3C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91E803" w14:textId="3416D3B0" w:rsidR="00F21BBE" w:rsidRPr="00D24A47" w:rsidRDefault="00F21BBE" w:rsidP="00517E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 xml:space="preserve">פרויקט לבניית </w:t>
      </w:r>
      <w:r w:rsidR="00517E96">
        <w:rPr>
          <w:rFonts w:ascii="Times New Roman" w:eastAsia="Times New Roman" w:hAnsi="Times New Roman" w:cs="David" w:hint="cs"/>
          <w:sz w:val="24"/>
          <w:szCs w:val="24"/>
          <w:rtl/>
          <w:lang w:eastAsia="he-IL"/>
        </w:rPr>
        <w:t xml:space="preserve">כ- 550 </w:t>
      </w:r>
      <w:r w:rsidRPr="00D24A47">
        <w:rPr>
          <w:rFonts w:ascii="Times New Roman" w:eastAsia="Times New Roman" w:hAnsi="Times New Roman" w:cs="David" w:hint="cs"/>
          <w:sz w:val="24"/>
          <w:szCs w:val="24"/>
          <w:rtl/>
          <w:lang w:eastAsia="he-IL"/>
        </w:rPr>
        <w:t>יחידות דיור</w:t>
      </w:r>
      <w:r w:rsidR="000202ED">
        <w:rPr>
          <w:rFonts w:ascii="Times New Roman" w:eastAsia="Times New Roman" w:hAnsi="Times New Roman" w:cs="David" w:hint="cs"/>
          <w:sz w:val="24"/>
          <w:szCs w:val="24"/>
          <w:rtl/>
          <w:lang w:eastAsia="he-IL"/>
        </w:rPr>
        <w:t xml:space="preserve"> חד</w:t>
      </w:r>
      <w:r w:rsidR="00517E96">
        <w:rPr>
          <w:rFonts w:ascii="Times New Roman" w:eastAsia="Times New Roman" w:hAnsi="Times New Roman" w:cs="David" w:hint="cs"/>
          <w:sz w:val="24"/>
          <w:szCs w:val="24"/>
          <w:rtl/>
          <w:lang w:eastAsia="he-IL"/>
        </w:rPr>
        <w:t>"ט</w:t>
      </w:r>
      <w:r w:rsidR="000202ED">
        <w:rPr>
          <w:rFonts w:ascii="Times New Roman" w:eastAsia="Times New Roman" w:hAnsi="Times New Roman" w:cs="David" w:hint="cs"/>
          <w:sz w:val="24"/>
          <w:szCs w:val="24"/>
          <w:rtl/>
          <w:lang w:eastAsia="he-IL"/>
        </w:rPr>
        <w:t xml:space="preserve"> , מרתפים </w:t>
      </w:r>
      <w:r w:rsidRPr="00D24A47">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13E82">
            <w:rPr>
              <w:rFonts w:ascii="Times New Roman" w:eastAsia="Times New Roman" w:hAnsi="Times New Roman" w:cs="David" w:hint="cs"/>
              <w:color w:val="00B0F0"/>
              <w:sz w:val="24"/>
              <w:szCs w:val="24"/>
              <w:rtl/>
              <w:lang w:eastAsia="he-IL"/>
            </w:rPr>
            <w:t>קרית אתא</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13E82">
            <w:rPr>
              <w:rFonts w:ascii="Times New Roman" w:eastAsia="Times New Roman" w:hAnsi="Times New Roman" w:cs="David" w:hint="cs"/>
              <w:color w:val="00B0F0"/>
              <w:sz w:val="24"/>
              <w:szCs w:val="24"/>
              <w:rtl/>
            </w:rPr>
            <w:t>גבעת הכלניות</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13E82">
            <w:rPr>
              <w:rFonts w:ascii="Times New Roman" w:eastAsia="Times New Roman" w:hAnsi="Times New Roman" w:cs="David" w:hint="cs"/>
              <w:color w:val="00B0F0"/>
              <w:sz w:val="24"/>
              <w:szCs w:val="24"/>
              <w:rtl/>
            </w:rPr>
            <w:t>גבעת הכלניות ( שם זמני )</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47E9E1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82F05A" w14:textId="3A875C18" w:rsidR="00F21BBE" w:rsidRPr="00D24A47" w:rsidRDefault="00F21BBE" w:rsidP="000202E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E40F16">
            <w:rPr>
              <w:rFonts w:ascii="Times New Roman" w:eastAsia="Times New Roman" w:hAnsi="Times New Roman" w:cs="David" w:hint="cs"/>
              <w:color w:val="008000"/>
              <w:sz w:val="24"/>
              <w:szCs w:val="24"/>
              <w:rtl/>
            </w:rPr>
            <w:t>כ/248</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0202ED" w:rsidRPr="000202ED">
        <w:rPr>
          <w:rFonts w:ascii="Times New Roman" w:eastAsia="Times New Roman" w:hAnsi="Times New Roman" w:cs="David" w:hint="cs"/>
          <w:sz w:val="24"/>
          <w:szCs w:val="24"/>
          <w:rtl/>
          <w:lang w:eastAsia="he-IL"/>
        </w:rPr>
        <w:t xml:space="preserve"> </w:t>
      </w:r>
      <w:r w:rsidR="000202ED">
        <w:rPr>
          <w:rFonts w:ascii="Times New Roman" w:eastAsia="Times New Roman" w:hAnsi="Times New Roman" w:cs="David" w:hint="cs"/>
          <w:sz w:val="24"/>
          <w:szCs w:val="24"/>
          <w:rtl/>
          <w:lang w:eastAsia="he-IL"/>
        </w:rPr>
        <w:t>גוש</w:t>
      </w:r>
      <w:r w:rsidR="000202ED"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E40F16">
            <w:rPr>
              <w:rFonts w:ascii="Times New Roman" w:eastAsia="Times New Roman" w:hAnsi="Times New Roman" w:cs="David" w:hint="cs"/>
              <w:sz w:val="24"/>
              <w:szCs w:val="24"/>
              <w:rtl/>
              <w:lang w:eastAsia="he-IL"/>
            </w:rPr>
            <w:t xml:space="preserve">10255       </w:t>
          </w:r>
        </w:sdtContent>
      </w:sdt>
      <w:r w:rsidRPr="00D24A47">
        <w:rPr>
          <w:rFonts w:ascii="Times New Roman" w:eastAsia="Times New Roman" w:hAnsi="Times New Roman" w:cs="David" w:hint="cs"/>
          <w:sz w:val="24"/>
          <w:szCs w:val="24"/>
          <w:rtl/>
          <w:lang w:eastAsia="he-IL"/>
        </w:rPr>
        <w:t>.</w:t>
      </w:r>
    </w:p>
    <w:p w14:paraId="024BA868"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B884CFD"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FE4A06"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13E82">
            <w:rPr>
              <w:rFonts w:ascii="Times New Roman" w:eastAsia="Times New Roman" w:hAnsi="Times New Roman" w:cs="David" w:hint="cs"/>
              <w:color w:val="008000"/>
              <w:sz w:val="24"/>
              <w:szCs w:val="24"/>
              <w:rtl/>
            </w:rPr>
            <w:t>קרית אתא</w:t>
          </w:r>
        </w:sdtContent>
      </w:sdt>
      <w:r w:rsidRPr="00D24A47">
        <w:rPr>
          <w:rFonts w:ascii="Times New Roman" w:eastAsia="Times New Roman" w:hAnsi="Times New Roman" w:cs="David" w:hint="cs"/>
          <w:color w:val="008000"/>
          <w:sz w:val="24"/>
          <w:szCs w:val="24"/>
          <w:rtl/>
        </w:rPr>
        <w:t>.</w:t>
      </w:r>
    </w:p>
    <w:p w14:paraId="046A96EF"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082CFEA2"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41313BF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D6EFB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13E82">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08B6152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C56F17B"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3E7AD3E0"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91F0A33"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6D7077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4732C3"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13E82">
            <w:rPr>
              <w:rFonts w:ascii="Times New Roman" w:eastAsia="Times New Roman" w:hAnsi="Times New Roman" w:cs="David"/>
              <w:color w:val="008000"/>
              <w:sz w:val="24"/>
              <w:szCs w:val="24"/>
              <w:rtl/>
              <w:lang w:eastAsia="he-IL"/>
            </w:rPr>
            <w:t xml:space="preserve">ישראל קלר </w:t>
          </w:r>
        </w:sdtContent>
      </w:sdt>
    </w:p>
    <w:p w14:paraId="007308FC"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13E82">
            <w:rPr>
              <w:rFonts w:ascii="Times New Roman" w:eastAsia="Times New Roman" w:hAnsi="Times New Roman" w:cs="David"/>
              <w:color w:val="008000"/>
              <w:sz w:val="24"/>
              <w:szCs w:val="24"/>
              <w:rtl/>
              <w:lang w:eastAsia="he-IL"/>
            </w:rPr>
            <w:t>5</w:t>
          </w:r>
        </w:sdtContent>
      </w:sdt>
    </w:p>
    <w:p w14:paraId="582C4A1E"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2455EE"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13E82">
            <w:rPr>
              <w:rFonts w:ascii="Times New Roman" w:eastAsia="Times New Roman" w:hAnsi="Times New Roman" w:cs="David"/>
              <w:color w:val="008000"/>
              <w:sz w:val="24"/>
              <w:szCs w:val="24"/>
              <w:rtl/>
              <w:lang w:eastAsia="he-IL"/>
            </w:rPr>
            <w:t xml:space="preserve">משה </w:t>
          </w:r>
        </w:sdtContent>
      </w:sdt>
    </w:p>
    <w:p w14:paraId="2B016DE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E29DC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40CB80C2"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17656C"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4E9ABCFF"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21515788"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897CE87"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02DAEDE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23E4AC9A"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6BE5DF3"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74B67B26" w14:textId="77777777" w:rsidTr="00F21BBE">
        <w:tc>
          <w:tcPr>
            <w:tcW w:w="3366" w:type="dxa"/>
          </w:tcPr>
          <w:p w14:paraId="20270121" w14:textId="3DBD3089" w:rsidR="00F21BBE" w:rsidRPr="00D24A47" w:rsidRDefault="00953FB3" w:rsidP="00DA2F2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A2F2B">
                  <w:rPr>
                    <w:rFonts w:ascii="Times New Roman" w:eastAsia="Times New Roman" w:hAnsi="Times New Roman" w:cs="David" w:hint="cs"/>
                    <w:color w:val="008000"/>
                    <w:sz w:val="24"/>
                    <w:szCs w:val="24"/>
                    <w:rtl/>
                    <w:lang w:eastAsia="he-IL"/>
                  </w:rPr>
                  <w:t>100%</w:t>
                </w:r>
              </w:sdtContent>
            </w:sdt>
          </w:p>
          <w:p w14:paraId="13631E44"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5C8CD0EC" w14:textId="77777777" w:rsidR="00F21BBE" w:rsidRPr="00D24A47" w:rsidRDefault="00F21BBE" w:rsidP="00F21BBE">
            <w:pPr>
              <w:widowControl w:val="0"/>
              <w:spacing w:before="0" w:beforeAutospacing="0" w:after="0" w:afterAutospacing="0" w:line="240" w:lineRule="auto"/>
              <w:ind w:left="720"/>
              <w:outlineLvl w:val="2"/>
            </w:pPr>
          </w:p>
          <w:p w14:paraId="2137CCBF"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79F50C0"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5E9979C"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D6A2EE8"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D96886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2FC60BD"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71813D7"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1BE0F80"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36566A9"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34202DF9"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190755C"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2DF32456"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63C5CFE1"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36C4E65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3AC6991D"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6FECB5C3"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6705FDF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6BEBC304"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4EA560B2"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397B6A66"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4EADADC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77F1C77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117E4EA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59CA43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55542D90"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1964E2E1"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4E6084FD"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67DAC10A"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4E2C8263"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1C92DD12"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4937AB7E"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7BAE433"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57D17A27"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1A480D4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5933025C"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4EE76E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1B53B8C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5E4B41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61DD8B4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B341FB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69B2A1C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4F51C6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4A4F250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94BA12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457256C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E788CB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01BB9364"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4121250"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14553646"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240FD02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DB249C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0BC4512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56AD99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6F29DF6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46B533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14637F9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8231A0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05A950C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B8D003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7B4F207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59D5C2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20E640BB"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C4E0E9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19937E3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4A5DF45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174CC0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8C441D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2C1EEDB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9931F3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5C21334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0B840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37857F7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778A6A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0A9DCA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2790F0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59427E7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6FAB64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3B2ED4B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EA29EE3"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0FB6255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59C40B6B"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50F6EF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2C461D62"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18E200F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314C88D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02B141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6FADE08F"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7C8CCEF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0ED1E9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63BA811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4F7E04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346298E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590520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4CA778E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FD750F9"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124A4CB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76E677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71842FA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724D0F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5A716FA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CD5C82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406CD35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9F39F0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02285F6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61E1C5E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2D72A2B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1D9F96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424124C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82DC48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6ED8889D"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03FDE3A1"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3E123CE1"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CB64FB7"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591D005D"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48A3C44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AEB9F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43219D4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AED5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18F8F2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B728FC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026DE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793F2D8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2829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C17A52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27B70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8A4D2DF"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3A744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7B8AA0C6"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1046D0DB"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07C71E08"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CD7BC6B"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7B6458D1" w14:textId="78AB4276" w:rsidR="00071854" w:rsidRPr="00071854" w:rsidRDefault="00071854" w:rsidP="00572B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r>
      <w:r w:rsidRPr="00222D73">
        <w:rPr>
          <w:rFonts w:ascii="Times New Roman" w:eastAsia="Times New Roman" w:hAnsi="Times New Roman" w:cs="David"/>
          <w:b/>
          <w:bCs/>
          <w:sz w:val="24"/>
          <w:szCs w:val="24"/>
          <w:rtl/>
          <w:lang w:eastAsia="he-IL"/>
        </w:rPr>
        <w:t xml:space="preserve">סכום קבוע ומוחלט של </w:t>
      </w:r>
      <w:r w:rsidR="000202ED" w:rsidRPr="00222D73">
        <w:rPr>
          <w:rFonts w:ascii="Times New Roman" w:eastAsia="Times New Roman" w:hAnsi="Times New Roman" w:cs="David"/>
          <w:b/>
          <w:bCs/>
          <w:sz w:val="24"/>
          <w:szCs w:val="24"/>
          <w:rtl/>
          <w:lang w:eastAsia="he-IL"/>
        </w:rPr>
        <w:t xml:space="preserve">140 </w:t>
      </w:r>
      <w:r w:rsidRPr="00222D73">
        <w:rPr>
          <w:rFonts w:ascii="Times New Roman" w:eastAsia="Times New Roman" w:hAnsi="Times New Roman" w:cs="David"/>
          <w:b/>
          <w:bCs/>
          <w:sz w:val="24"/>
          <w:szCs w:val="24"/>
          <w:rtl/>
          <w:lang w:eastAsia="he-IL"/>
        </w:rPr>
        <w:t xml:space="preserve"> ש"ח (במילים</w:t>
      </w:r>
      <w:r w:rsidR="000202ED" w:rsidRPr="00222D73">
        <w:rPr>
          <w:rFonts w:ascii="Times New Roman" w:eastAsia="Times New Roman" w:hAnsi="Times New Roman" w:cs="David"/>
          <w:b/>
          <w:bCs/>
          <w:sz w:val="24"/>
          <w:szCs w:val="24"/>
          <w:rtl/>
          <w:lang w:eastAsia="he-IL"/>
        </w:rPr>
        <w:t xml:space="preserve">: מאה וארבעים </w:t>
      </w:r>
      <w:r w:rsidRPr="00222D73">
        <w:rPr>
          <w:rFonts w:ascii="Times New Roman" w:eastAsia="Times New Roman" w:hAnsi="Times New Roman" w:cs="David"/>
          <w:b/>
          <w:bCs/>
          <w:sz w:val="24"/>
          <w:szCs w:val="24"/>
          <w:rtl/>
          <w:lang w:eastAsia="he-IL"/>
        </w:rPr>
        <w:t xml:space="preserve">  ש"ח)</w:t>
      </w:r>
      <w:r w:rsidR="00572B95">
        <w:rPr>
          <w:rFonts w:ascii="Times New Roman" w:eastAsia="Times New Roman" w:hAnsi="Times New Roman" w:cs="David" w:hint="cs"/>
          <w:b/>
          <w:bCs/>
          <w:sz w:val="24"/>
          <w:szCs w:val="24"/>
          <w:rtl/>
          <w:lang w:eastAsia="he-IL"/>
        </w:rPr>
        <w:t xml:space="preserve">  </w:t>
      </w:r>
      <w:r w:rsidRPr="00222D73">
        <w:rPr>
          <w:rFonts w:ascii="Times New Roman" w:eastAsia="Times New Roman" w:hAnsi="Times New Roman" w:cs="David" w:hint="eastAsia"/>
          <w:b/>
          <w:bCs/>
          <w:sz w:val="24"/>
          <w:szCs w:val="24"/>
          <w:rtl/>
          <w:lang w:eastAsia="he-IL"/>
        </w:rPr>
        <w:t>בגין</w:t>
      </w:r>
      <w:r w:rsidRPr="00222D73">
        <w:rPr>
          <w:rFonts w:ascii="Times New Roman" w:eastAsia="Times New Roman" w:hAnsi="Times New Roman" w:cs="David"/>
          <w:b/>
          <w:bCs/>
          <w:sz w:val="24"/>
          <w:szCs w:val="24"/>
          <w:rtl/>
          <w:lang w:eastAsia="he-IL"/>
        </w:rPr>
        <w:t xml:space="preserve"> </w:t>
      </w:r>
      <w:r w:rsidRPr="00222D73">
        <w:rPr>
          <w:rFonts w:ascii="Times New Roman" w:eastAsia="Times New Roman" w:hAnsi="Times New Roman" w:cs="David" w:hint="eastAsia"/>
          <w:b/>
          <w:bCs/>
          <w:sz w:val="24"/>
          <w:szCs w:val="24"/>
          <w:rtl/>
          <w:lang w:eastAsia="he-IL"/>
        </w:rPr>
        <w:t>כל</w:t>
      </w:r>
      <w:r w:rsidRPr="00222D73">
        <w:rPr>
          <w:rFonts w:ascii="Times New Roman" w:eastAsia="Times New Roman" w:hAnsi="Times New Roman" w:cs="David"/>
          <w:b/>
          <w:bCs/>
          <w:sz w:val="24"/>
          <w:szCs w:val="24"/>
          <w:rtl/>
          <w:lang w:eastAsia="he-IL"/>
        </w:rPr>
        <w:t xml:space="preserve"> </w:t>
      </w:r>
      <w:r w:rsidRPr="00222D73">
        <w:rPr>
          <w:rFonts w:ascii="Times New Roman" w:eastAsia="Times New Roman" w:hAnsi="Times New Roman" w:cs="David" w:hint="eastAsia"/>
          <w:b/>
          <w:bCs/>
          <w:sz w:val="24"/>
          <w:szCs w:val="24"/>
          <w:rtl/>
          <w:lang w:eastAsia="he-IL"/>
        </w:rPr>
        <w:t>יחידת</w:t>
      </w:r>
      <w:r w:rsidRPr="00222D73">
        <w:rPr>
          <w:rFonts w:ascii="Times New Roman" w:eastAsia="Times New Roman" w:hAnsi="Times New Roman" w:cs="David"/>
          <w:b/>
          <w:bCs/>
          <w:sz w:val="24"/>
          <w:szCs w:val="24"/>
          <w:rtl/>
          <w:lang w:eastAsia="he-IL"/>
        </w:rPr>
        <w:t xml:space="preserve"> </w:t>
      </w:r>
      <w:r w:rsidRPr="00222D73">
        <w:rPr>
          <w:rFonts w:ascii="Times New Roman" w:eastAsia="Times New Roman" w:hAnsi="Times New Roman" w:cs="David" w:hint="eastAsia"/>
          <w:b/>
          <w:bCs/>
          <w:sz w:val="24"/>
          <w:szCs w:val="24"/>
          <w:rtl/>
          <w:lang w:eastAsia="he-IL"/>
        </w:rPr>
        <w:t>דיור</w:t>
      </w:r>
      <w:r w:rsidRPr="00071854">
        <w:rPr>
          <w:rFonts w:ascii="Times New Roman" w:eastAsia="Times New Roman" w:hAnsi="Times New Roman" w:cs="David" w:hint="cs"/>
          <w:sz w:val="24"/>
          <w:szCs w:val="24"/>
          <w:rtl/>
          <w:lang w:eastAsia="he-IL"/>
        </w:rPr>
        <w:t xml:space="preserve"> </w:t>
      </w:r>
      <w:r w:rsidR="00525E96">
        <w:rPr>
          <w:rFonts w:ascii="Times New Roman" w:eastAsia="Times New Roman" w:hAnsi="Times New Roman" w:cs="David"/>
          <w:sz w:val="24"/>
          <w:szCs w:val="24"/>
          <w:rtl/>
          <w:lang w:eastAsia="he-IL"/>
        </w:rPr>
        <w:t xml:space="preserve">. </w:t>
      </w:r>
    </w:p>
    <w:p w14:paraId="53B0452F" w14:textId="5EF9FE99"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222D73">
        <w:rPr>
          <w:rFonts w:ascii="Times New Roman" w:eastAsia="Times New Roman" w:hAnsi="Times New Roman" w:cs="David" w:hint="eastAsia"/>
          <w:b/>
          <w:bCs/>
          <w:sz w:val="20"/>
          <w:szCs w:val="24"/>
          <w:rtl/>
          <w:lang w:eastAsia="he-IL"/>
        </w:rPr>
        <w:t>הסכום</w:t>
      </w:r>
      <w:r w:rsidR="00525E96" w:rsidRPr="00222D73">
        <w:rPr>
          <w:rFonts w:ascii="Times New Roman" w:eastAsia="Times New Roman" w:hAnsi="Times New Roman" w:cs="David"/>
          <w:b/>
          <w:bCs/>
          <w:sz w:val="20"/>
          <w:szCs w:val="24"/>
          <w:rtl/>
          <w:lang w:eastAsia="he-IL"/>
        </w:rPr>
        <w:t xml:space="preserve"> </w:t>
      </w:r>
      <w:r w:rsidR="00525E96" w:rsidRPr="00222D73">
        <w:rPr>
          <w:rFonts w:ascii="Times New Roman" w:eastAsia="Times New Roman" w:hAnsi="Times New Roman" w:cs="David" w:hint="eastAsia"/>
          <w:b/>
          <w:bCs/>
          <w:sz w:val="20"/>
          <w:szCs w:val="24"/>
          <w:rtl/>
          <w:lang w:eastAsia="he-IL"/>
        </w:rPr>
        <w:t>המפורט</w:t>
      </w:r>
      <w:r w:rsidR="00525E96" w:rsidRPr="00222D73">
        <w:rPr>
          <w:rFonts w:ascii="Times New Roman" w:eastAsia="Times New Roman" w:hAnsi="Times New Roman" w:cs="David"/>
          <w:b/>
          <w:bCs/>
          <w:sz w:val="20"/>
          <w:szCs w:val="24"/>
          <w:rtl/>
          <w:lang w:eastAsia="he-IL"/>
        </w:rPr>
        <w:t xml:space="preserve"> </w:t>
      </w:r>
      <w:r w:rsidR="00525E96" w:rsidRPr="00222D73">
        <w:rPr>
          <w:rFonts w:ascii="Times New Roman" w:eastAsia="Times New Roman" w:hAnsi="Times New Roman" w:cs="David" w:hint="eastAsia"/>
          <w:b/>
          <w:bCs/>
          <w:sz w:val="20"/>
          <w:szCs w:val="24"/>
          <w:rtl/>
          <w:lang w:eastAsia="he-IL"/>
        </w:rPr>
        <w:t>בסעיף</w:t>
      </w:r>
      <w:r w:rsidR="00525E96" w:rsidRPr="00222D73">
        <w:rPr>
          <w:rFonts w:ascii="Times New Roman" w:eastAsia="Times New Roman" w:hAnsi="Times New Roman" w:cs="David"/>
          <w:b/>
          <w:bCs/>
          <w:sz w:val="20"/>
          <w:szCs w:val="24"/>
          <w:rtl/>
          <w:lang w:eastAsia="he-IL"/>
        </w:rPr>
        <w:t xml:space="preserve"> 1.1 </w:t>
      </w:r>
      <w:r w:rsidR="00525E96" w:rsidRPr="00222D73">
        <w:rPr>
          <w:rFonts w:ascii="Times New Roman" w:eastAsia="Times New Roman" w:hAnsi="Times New Roman" w:cs="David" w:hint="eastAsia"/>
          <w:b/>
          <w:bCs/>
          <w:sz w:val="20"/>
          <w:szCs w:val="24"/>
          <w:rtl/>
          <w:lang w:eastAsia="he-IL"/>
        </w:rPr>
        <w:t>לעיל</w:t>
      </w:r>
      <w:r w:rsidR="00525E96" w:rsidRPr="00222D73">
        <w:rPr>
          <w:rFonts w:ascii="Times New Roman" w:eastAsia="Times New Roman" w:hAnsi="Times New Roman" w:cs="David"/>
          <w:b/>
          <w:bCs/>
          <w:sz w:val="20"/>
          <w:szCs w:val="24"/>
          <w:rtl/>
          <w:lang w:eastAsia="he-IL"/>
        </w:rPr>
        <w:t xml:space="preserve"> </w:t>
      </w:r>
      <w:r w:rsidR="00525E96" w:rsidRPr="00222D73">
        <w:rPr>
          <w:rFonts w:ascii="Times New Roman" w:eastAsia="Times New Roman" w:hAnsi="Times New Roman" w:cs="David" w:hint="eastAsia"/>
          <w:b/>
          <w:bCs/>
          <w:sz w:val="20"/>
          <w:szCs w:val="24"/>
          <w:rtl/>
          <w:lang w:eastAsia="he-IL"/>
        </w:rPr>
        <w:t>יהיה</w:t>
      </w:r>
      <w:r w:rsidR="00525E96" w:rsidRPr="00222D73">
        <w:rPr>
          <w:rFonts w:ascii="Times New Roman" w:eastAsia="Times New Roman" w:hAnsi="Times New Roman" w:cs="David"/>
          <w:b/>
          <w:bCs/>
          <w:sz w:val="20"/>
          <w:szCs w:val="24"/>
          <w:rtl/>
          <w:lang w:eastAsia="he-IL"/>
        </w:rPr>
        <w:t xml:space="preserve"> </w:t>
      </w:r>
      <w:r w:rsidR="00525E96" w:rsidRPr="00222D73">
        <w:rPr>
          <w:rFonts w:ascii="Times New Roman" w:eastAsia="Times New Roman" w:hAnsi="Times New Roman" w:cs="David" w:hint="eastAsia"/>
          <w:b/>
          <w:bCs/>
          <w:sz w:val="20"/>
          <w:szCs w:val="24"/>
          <w:rtl/>
          <w:lang w:eastAsia="he-IL"/>
        </w:rPr>
        <w:t>צמוד</w:t>
      </w:r>
      <w:r w:rsidR="00525E96" w:rsidRPr="00222D73">
        <w:rPr>
          <w:rFonts w:ascii="Times New Roman" w:eastAsia="Times New Roman" w:hAnsi="Times New Roman" w:cs="David"/>
          <w:b/>
          <w:bCs/>
          <w:sz w:val="20"/>
          <w:szCs w:val="24"/>
          <w:rtl/>
          <w:lang w:eastAsia="he-IL"/>
        </w:rPr>
        <w:t xml:space="preserve"> </w:t>
      </w:r>
      <w:r w:rsidR="00525E96" w:rsidRPr="00222D73">
        <w:rPr>
          <w:rFonts w:ascii="Times New Roman" w:eastAsia="Times New Roman" w:hAnsi="Times New Roman" w:cs="David" w:hint="eastAsia"/>
          <w:b/>
          <w:bCs/>
          <w:sz w:val="20"/>
          <w:szCs w:val="24"/>
          <w:rtl/>
          <w:lang w:eastAsia="he-IL"/>
        </w:rPr>
        <w:t>ל</w:t>
      </w:r>
      <w:sdt>
        <w:sdtPr>
          <w:rPr>
            <w:rFonts w:ascii="Times New Roman" w:eastAsia="Times New Roman" w:hAnsi="Times New Roman" w:cs="David" w:hint="cs"/>
            <w:b/>
            <w:bCs/>
            <w:color w:val="008000"/>
            <w:sz w:val="24"/>
            <w:szCs w:val="24"/>
            <w:rtl/>
          </w:rPr>
          <w:alias w:val="סוג מדד כותרת"/>
          <w:tag w:val="cntMadadTypeTitle"/>
          <w:id w:val="1394936735"/>
          <w:placeholder>
            <w:docPart w:val="5D95390BBDF84DFBBAD4741AA2B6AD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13E82" w:rsidRPr="00222D73">
            <w:rPr>
              <w:rFonts w:ascii="Times New Roman" w:eastAsia="Times New Roman" w:hAnsi="Times New Roman" w:cs="David" w:hint="eastAsia"/>
              <w:b/>
              <w:bCs/>
              <w:color w:val="008000"/>
              <w:sz w:val="24"/>
              <w:szCs w:val="24"/>
              <w:rtl/>
            </w:rPr>
            <w:t>מדד</w:t>
          </w:r>
          <w:r w:rsidR="00713E82" w:rsidRPr="00222D73">
            <w:rPr>
              <w:rFonts w:ascii="Times New Roman" w:eastAsia="Times New Roman" w:hAnsi="Times New Roman" w:cs="David"/>
              <w:b/>
              <w:bCs/>
              <w:color w:val="008000"/>
              <w:sz w:val="24"/>
              <w:szCs w:val="24"/>
              <w:rtl/>
            </w:rPr>
            <w:t xml:space="preserve"> </w:t>
          </w:r>
          <w:r w:rsidR="00713E82" w:rsidRPr="00222D73">
            <w:rPr>
              <w:rFonts w:ascii="Times New Roman" w:eastAsia="Times New Roman" w:hAnsi="Times New Roman" w:cs="David" w:hint="eastAsia"/>
              <w:b/>
              <w:bCs/>
              <w:color w:val="008000"/>
              <w:sz w:val="24"/>
              <w:szCs w:val="24"/>
              <w:rtl/>
            </w:rPr>
            <w:t>המחירים</w:t>
          </w:r>
          <w:r w:rsidR="00713E82" w:rsidRPr="00222D73">
            <w:rPr>
              <w:rFonts w:ascii="Times New Roman" w:eastAsia="Times New Roman" w:hAnsi="Times New Roman" w:cs="David"/>
              <w:b/>
              <w:bCs/>
              <w:color w:val="008000"/>
              <w:sz w:val="24"/>
              <w:szCs w:val="24"/>
              <w:rtl/>
            </w:rPr>
            <w:t xml:space="preserve"> </w:t>
          </w:r>
          <w:r w:rsidR="00713E82" w:rsidRPr="00222D73">
            <w:rPr>
              <w:rFonts w:ascii="Times New Roman" w:eastAsia="Times New Roman" w:hAnsi="Times New Roman" w:cs="David" w:hint="eastAsia"/>
              <w:b/>
              <w:bCs/>
              <w:color w:val="008000"/>
              <w:sz w:val="24"/>
              <w:szCs w:val="24"/>
              <w:rtl/>
            </w:rPr>
            <w:t>לצרכן</w:t>
          </w:r>
        </w:sdtContent>
      </w:sdt>
      <w:r w:rsidR="00525E96" w:rsidRPr="00222D73">
        <w:rPr>
          <w:rFonts w:ascii="Times New Roman" w:eastAsia="Times New Roman" w:hAnsi="Times New Roman" w:cs="David"/>
          <w:b/>
          <w:bCs/>
          <w:color w:val="008000"/>
          <w:sz w:val="24"/>
          <w:szCs w:val="24"/>
          <w:rtl/>
        </w:rPr>
        <w:br/>
      </w:r>
      <w:sdt>
        <w:sdtPr>
          <w:rPr>
            <w:rFonts w:ascii="Times New Roman" w:eastAsia="Times New Roman" w:hAnsi="Times New Roman" w:cs="David" w:hint="cs"/>
            <w:b/>
            <w:bCs/>
            <w:color w:val="008000"/>
            <w:sz w:val="24"/>
            <w:szCs w:val="24"/>
            <w:rtl/>
          </w:rPr>
          <w:alias w:val="מדד בגין/ידוע - כותרת"/>
          <w:tag w:val="cntIsKnownTitle"/>
          <w:id w:val="1149088069"/>
          <w:placeholder>
            <w:docPart w:val="523079FF1D394F0492D8B49F894C5D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54B9D" w:rsidRPr="00222D73">
            <w:rPr>
              <w:rFonts w:ascii="Times New Roman" w:eastAsia="Times New Roman" w:hAnsi="Times New Roman" w:cs="David" w:hint="eastAsia"/>
              <w:b/>
              <w:bCs/>
              <w:color w:val="008000"/>
              <w:sz w:val="24"/>
              <w:szCs w:val="24"/>
              <w:rtl/>
            </w:rPr>
            <w:t>בגין</w:t>
          </w:r>
        </w:sdtContent>
      </w:sdt>
      <w:r w:rsidR="00525E96" w:rsidRPr="00222D73">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hint="cs"/>
            <w:b/>
            <w:bCs/>
            <w:color w:val="008000"/>
            <w:sz w:val="24"/>
            <w:szCs w:val="24"/>
            <w:rtl/>
          </w:rPr>
          <w:alias w:val="מדד בסיס"/>
          <w:tag w:val="cntMadadBase"/>
          <w:id w:val="1021983075"/>
          <w:placeholder>
            <w:docPart w:val="E5382A439C59410CB035DFA243515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2-12T00:00:00Z">
            <w:dateFormat w:val="dd/MM/yyyy"/>
            <w:lid w:val="he-IL"/>
            <w:storeMappedDataAs w:val="dateTime"/>
            <w:calendar w:val="gregorian"/>
          </w:date>
        </w:sdtPr>
        <w:sdtEndPr/>
        <w:sdtContent>
          <w:r w:rsidR="00954B9D" w:rsidRPr="00222D73">
            <w:rPr>
              <w:rFonts w:ascii="Times New Roman" w:eastAsia="Times New Roman" w:hAnsi="Times New Roman" w:cs="David" w:hint="eastAsia"/>
              <w:b/>
              <w:bCs/>
              <w:color w:val="008000"/>
              <w:sz w:val="24"/>
              <w:szCs w:val="24"/>
              <w:rtl/>
            </w:rPr>
            <w:t>‏</w:t>
          </w:r>
          <w:r w:rsidR="00954B9D" w:rsidRPr="00222D73">
            <w:rPr>
              <w:rFonts w:ascii="Times New Roman" w:eastAsia="Times New Roman" w:hAnsi="Times New Roman" w:cs="David"/>
              <w:b/>
              <w:bCs/>
              <w:color w:val="008000"/>
              <w:sz w:val="24"/>
              <w:szCs w:val="24"/>
              <w:rtl/>
            </w:rPr>
            <w:t>12/02/2020</w:t>
          </w:r>
        </w:sdtContent>
      </w:sdt>
      <w:r w:rsidR="00525E96" w:rsidRPr="00222D73">
        <w:rPr>
          <w:rFonts w:ascii="Times New Roman" w:eastAsia="Times New Roman" w:hAnsi="Times New Roman" w:cs="David"/>
          <w:b/>
          <w:bCs/>
          <w:sz w:val="24"/>
          <w:szCs w:val="24"/>
          <w:rtl/>
        </w:rPr>
        <w:t xml:space="preserve"> (העומד על </w:t>
      </w:r>
      <w:sdt>
        <w:sdtPr>
          <w:rPr>
            <w:rFonts w:ascii="Times New Roman" w:eastAsia="Times New Roman" w:hAnsi="Times New Roman" w:cs="David" w:hint="cs"/>
            <w:b/>
            <w:bCs/>
            <w:color w:val="008000"/>
            <w:sz w:val="24"/>
            <w:szCs w:val="24"/>
            <w:rtl/>
          </w:rPr>
          <w:alias w:val="נקודות מדד"/>
          <w:tag w:val="cntMadadPoints"/>
          <w:id w:val="-217437650"/>
          <w:placeholder>
            <w:docPart w:val="66AD8DDB1325430EA13CC606233C4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954B9D" w:rsidRPr="00222D73">
            <w:rPr>
              <w:rFonts w:ascii="Times New Roman" w:eastAsia="Times New Roman" w:hAnsi="Times New Roman" w:cs="David"/>
              <w:b/>
              <w:bCs/>
              <w:color w:val="008000"/>
              <w:sz w:val="24"/>
              <w:szCs w:val="24"/>
              <w:rtl/>
            </w:rPr>
            <w:t>223.5603</w:t>
          </w:r>
        </w:sdtContent>
      </w:sdt>
      <w:r w:rsidR="00525E96" w:rsidRPr="00222D73">
        <w:rPr>
          <w:rFonts w:ascii="Times New Roman" w:eastAsia="Times New Roman" w:hAnsi="Times New Roman" w:cs="David"/>
          <w:b/>
          <w:bCs/>
          <w:sz w:val="24"/>
          <w:szCs w:val="24"/>
          <w:rtl/>
        </w:rPr>
        <w:t xml:space="preserve"> נקודות) </w:t>
      </w:r>
      <w:r w:rsidR="00525E96" w:rsidRPr="00222D73">
        <w:rPr>
          <w:rFonts w:ascii="Times New Roman" w:eastAsia="Times New Roman" w:hAnsi="Times New Roman" w:cs="David"/>
          <w:b/>
          <w:bCs/>
          <w:sz w:val="24"/>
          <w:szCs w:val="24"/>
          <w:rtl/>
          <w:lang w:eastAsia="he-IL"/>
        </w:rPr>
        <w:t xml:space="preserve"> עד למדד הידוע ביום הגשת כל חשבון.</w:t>
      </w:r>
    </w:p>
    <w:p w14:paraId="2C5AEE46"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3773B0DF"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6C5532C0"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B88E47E"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DB2693F"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 xml:space="preserve">בנוסף לכל תשלום ישולם ליועץ מע"מ כשיעורו בחוק וזאת כנגד </w:t>
      </w:r>
      <w:r w:rsidR="00071854" w:rsidRPr="00071854">
        <w:rPr>
          <w:rFonts w:ascii="Times New Roman" w:eastAsia="Times New Roman" w:hAnsi="Times New Roman" w:cs="David"/>
          <w:sz w:val="24"/>
          <w:szCs w:val="24"/>
          <w:rtl/>
          <w:lang w:eastAsia="he-IL"/>
        </w:rPr>
        <w:lastRenderedPageBreak/>
        <w:t>המצאת חשבונית מס כדין, למועד תשלום המע"מ ע"י היועץ והמצאת כל אישור נוסף עפ"י דין.</w:t>
      </w:r>
    </w:p>
    <w:p w14:paraId="707C8DEB"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755D7045"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1CA909AB"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BE4AFAD"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F344F6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04D7B85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2C73D0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107D9043"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C1415D5"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9966EC2"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4B23F546"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3D854E6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3E1CB1C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6DDE327B"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00438230"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38E61553"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DCCD93B"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66B6B0FB"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09B0737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514A4D6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2A878870"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2C89F061"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2D77BD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FB72007"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0F54917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3A5D9C22" w14:textId="7B8EC51D" w:rsidR="00071854" w:rsidRPr="00071854" w:rsidRDefault="00071854" w:rsidP="00E700BA">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 xml:space="preserve">תוך </w:t>
      </w:r>
      <w:r w:rsidR="00E700BA">
        <w:rPr>
          <w:rFonts w:ascii="Times New Roman" w:eastAsia="Times New Roman" w:hAnsi="Times New Roman" w:cs="David" w:hint="cs"/>
          <w:sz w:val="24"/>
          <w:szCs w:val="24"/>
          <w:rtl/>
        </w:rPr>
        <w:t>45</w:t>
      </w:r>
      <w:r w:rsidRPr="00071854">
        <w:rPr>
          <w:rFonts w:ascii="Times New Roman" w:eastAsia="Times New Roman" w:hAnsi="Times New Roman" w:cs="David" w:hint="cs"/>
          <w:sz w:val="24"/>
          <w:szCs w:val="24"/>
          <w:rtl/>
        </w:rPr>
        <w:t xml:space="preserve"> יום</w:t>
      </w:r>
      <w:r w:rsidRPr="00071854">
        <w:rPr>
          <w:rFonts w:ascii="Times New Roman" w:eastAsia="Times New Roman" w:hAnsi="Times New Roman" w:cs="David"/>
          <w:sz w:val="24"/>
          <w:szCs w:val="24"/>
          <w:rtl/>
        </w:rPr>
        <w:t xml:space="preserve"> מתאריך אישור החשבון ע"י המנהל.</w:t>
      </w:r>
    </w:p>
    <w:p w14:paraId="343BA1A3"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6EB4C985"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8A3F55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50703F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92FBE8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7ADD3F4"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2A9225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D973041"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C2326D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B9628C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AA71AE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7BF199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946306B"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04BC3BF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454091B"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6EE1D02"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713E82">
            <w:rPr>
              <w:rFonts w:ascii="Times New Roman" w:eastAsia="Times New Roman" w:hAnsi="Times New Roman" w:cs="David" w:hint="cs"/>
              <w:color w:val="008000"/>
              <w:sz w:val="24"/>
              <w:szCs w:val="24"/>
              <w:rtl/>
              <w:lang w:eastAsia="he-IL"/>
            </w:rPr>
            <w:t>‏16/09/2021</w:t>
          </w:r>
        </w:sdtContent>
      </w:sdt>
      <w:r w:rsidRPr="00B27B4C">
        <w:rPr>
          <w:rFonts w:ascii="Times New Roman" w:eastAsia="Times New Roman" w:hAnsi="Times New Roman" w:cs="David" w:hint="cs"/>
          <w:bCs/>
          <w:color w:val="FF0000"/>
          <w:sz w:val="24"/>
          <w:szCs w:val="24"/>
          <w:rtl/>
          <w:lang w:eastAsia="he-IL"/>
        </w:rPr>
        <w:br/>
      </w:r>
    </w:p>
    <w:p w14:paraId="57DBCB83"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61B4F1C" w14:textId="1B21692D" w:rsidR="00525E96" w:rsidRPr="00B27B4C" w:rsidRDefault="005D2F91" w:rsidP="00222D73">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00B6BBF1"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D54CD10"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94BC7B7"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B3981E3"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838A31A"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D5FAC9"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F02986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9EA2A1"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13E82">
            <w:rPr>
              <w:rFonts w:ascii="Times New Roman" w:eastAsia="Times New Roman" w:hAnsi="Times New Roman" w:cs="David" w:hint="cs"/>
              <w:bCs/>
              <w:color w:val="008000"/>
              <w:sz w:val="24"/>
              <w:szCs w:val="24"/>
              <w:rtl/>
              <w:lang w:eastAsia="he-IL"/>
            </w:rPr>
            <w:t>גבעת הכלניות ( שם זמני )</w:t>
          </w:r>
        </w:sdtContent>
      </w:sdt>
      <w:r w:rsidRPr="00B27B4C">
        <w:rPr>
          <w:rFonts w:ascii="Times New Roman" w:eastAsia="Times New Roman" w:hAnsi="Times New Roman" w:cs="David" w:hint="cs"/>
          <w:color w:val="008000"/>
          <w:sz w:val="24"/>
          <w:szCs w:val="24"/>
          <w:rtl/>
          <w:lang w:eastAsia="he-IL"/>
        </w:rPr>
        <w:t>.</w:t>
      </w:r>
    </w:p>
    <w:p w14:paraId="7DD1DF30"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6C396F"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DE4410D"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8A04E97" w14:textId="77777777"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13E82">
            <w:rPr>
              <w:rFonts w:ascii="Times New Roman" w:eastAsia="Times New Roman" w:hAnsi="Times New Roman" w:cs="David"/>
              <w:color w:val="008000"/>
              <w:sz w:val="24"/>
              <w:szCs w:val="24"/>
              <w:rtl/>
              <w:lang w:eastAsia="he-IL"/>
            </w:rPr>
            <w:t>קלר ישראל-יעוץ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8F3B98C"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21D64D"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227026A"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94906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7755913"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E6FF93"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 xml:space="preserve">קט </w:t>
      </w:r>
      <w:r w:rsidRPr="00B27B4C">
        <w:rPr>
          <w:rFonts w:ascii="Times New Roman" w:eastAsia="Times New Roman" w:hAnsi="Times New Roman" w:cs="David" w:hint="cs"/>
          <w:sz w:val="24"/>
          <w:szCs w:val="24"/>
          <w:rtl/>
          <w:lang w:eastAsia="he-IL"/>
        </w:rPr>
        <w:lastRenderedPageBreak/>
        <w:t>והן לאחריו.</w:t>
      </w:r>
    </w:p>
    <w:p w14:paraId="47E783CB"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B7D0F9"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1D8AC37"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0535F98"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9872B1A" w14:textId="77777777"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13E82">
            <w:rPr>
              <w:rFonts w:ascii="Times New Roman" w:eastAsia="Times New Roman" w:hAnsi="Times New Roman" w:cs="David" w:hint="cs"/>
              <w:color w:val="00B0F0"/>
              <w:sz w:val="24"/>
              <w:szCs w:val="24"/>
              <w:u w:val="single"/>
              <w:rtl/>
              <w:lang w:eastAsia="he-IL"/>
            </w:rPr>
            <w:t>קלר ישראל-יעוץ בע"מ</w:t>
          </w:r>
        </w:sdtContent>
      </w:sdt>
    </w:p>
    <w:p w14:paraId="618D6FF7"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A0D49AD"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AD01763"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C1E0AE1"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7943262"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B5D8881"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E4AB1D4" w14:textId="77777777"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294DA40" w14:textId="77777777" w:rsidR="005B5631" w:rsidRPr="00232692" w:rsidRDefault="005B5631" w:rsidP="005B563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38580A0"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53A43685"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DCC663B"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57ABE1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50DAB42C"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13ECA95"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w:t>
      </w:r>
      <w:r w:rsidRPr="0009511C">
        <w:rPr>
          <w:rFonts w:ascii="David" w:eastAsia="Calibri" w:hAnsi="David" w:cs="David" w:hint="cs"/>
          <w:sz w:val="24"/>
          <w:szCs w:val="24"/>
          <w:rtl/>
        </w:rPr>
        <w:lastRenderedPageBreak/>
        <w:t>פוליסה  זו לא תחודש מכל סיבה שהיא. נוסח הפוליסה לא יפחת מהנוסח היודע כ- "שפי-ב.ר. 2018".</w:t>
      </w:r>
    </w:p>
    <w:p w14:paraId="10EEA4BA"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E322AF2"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5A6424E"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64A939C"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w:t>
      </w:r>
      <w:r w:rsidRPr="0009511C">
        <w:rPr>
          <w:rFonts w:ascii="David" w:eastAsia="Calibri" w:hAnsi="David" w:cs="David" w:hint="cs"/>
          <w:sz w:val="24"/>
          <w:szCs w:val="24"/>
          <w:rtl/>
        </w:rPr>
        <w:lastRenderedPageBreak/>
        <w:t xml:space="preserve">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60DA961"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527C2AE"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1648240"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7E5A073"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F493564"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6922075"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EF40E41"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3DB6B76E" w14:textId="77777777" w:rsidTr="000202E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3D3C714"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E8920A9"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319A9ECD" w14:textId="77777777" w:rsidTr="000202E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5A7CE1B"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3A75D693" w14:textId="77777777" w:rsidTr="000202E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3CAF2C5"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BD0304D"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CD9F7C7"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103663C"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566F5175" w14:textId="77777777" w:rsidTr="000202ED">
        <w:trPr>
          <w:trHeight w:val="551"/>
        </w:trPr>
        <w:tc>
          <w:tcPr>
            <w:tcW w:w="4068" w:type="dxa"/>
            <w:tcBorders>
              <w:top w:val="single" w:sz="4" w:space="0" w:color="auto"/>
              <w:left w:val="single" w:sz="4" w:space="0" w:color="auto"/>
              <w:bottom w:val="single" w:sz="4" w:space="0" w:color="auto"/>
              <w:right w:val="single" w:sz="4" w:space="0" w:color="auto"/>
            </w:tcBorders>
            <w:hideMark/>
          </w:tcPr>
          <w:p w14:paraId="55B5A9E1"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5430CD5"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8501707"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390449A"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p>
          <w:p w14:paraId="30A4B8B7"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A4F061E"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4AA8B3D"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p>
          <w:p w14:paraId="1DAC4A93"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5B5B1B5"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780BAD60" w14:textId="77777777" w:rsidTr="000202ED">
        <w:trPr>
          <w:trHeight w:val="571"/>
        </w:trPr>
        <w:tc>
          <w:tcPr>
            <w:tcW w:w="4068" w:type="dxa"/>
            <w:tcBorders>
              <w:top w:val="single" w:sz="4" w:space="0" w:color="auto"/>
              <w:left w:val="single" w:sz="4" w:space="0" w:color="auto"/>
              <w:bottom w:val="single" w:sz="4" w:space="0" w:color="auto"/>
              <w:right w:val="single" w:sz="4" w:space="0" w:color="auto"/>
            </w:tcBorders>
            <w:hideMark/>
          </w:tcPr>
          <w:p w14:paraId="0794D424"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39B2C5C"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301C9F9"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AE1560" w14:textId="77777777" w:rsidR="005B5631" w:rsidRPr="0009511C" w:rsidRDefault="005B5631" w:rsidP="000202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76B508" w14:textId="77777777" w:rsidR="005B5631" w:rsidRPr="0009511C" w:rsidRDefault="005B5631" w:rsidP="000202ED">
            <w:pPr>
              <w:spacing w:before="0" w:beforeAutospacing="0" w:after="0" w:afterAutospacing="0" w:line="256" w:lineRule="auto"/>
              <w:rPr>
                <w:rFonts w:ascii="David" w:eastAsia="Calibri" w:hAnsi="David" w:cs="David"/>
                <w:b/>
                <w:sz w:val="24"/>
                <w:szCs w:val="24"/>
                <w:lang w:eastAsia="he-IL"/>
              </w:rPr>
            </w:pPr>
          </w:p>
        </w:tc>
      </w:tr>
      <w:tr w:rsidR="005B5631" w:rsidRPr="0009511C" w14:paraId="60307601" w14:textId="77777777" w:rsidTr="000202ED">
        <w:trPr>
          <w:trHeight w:val="391"/>
        </w:trPr>
        <w:tc>
          <w:tcPr>
            <w:tcW w:w="4068" w:type="dxa"/>
            <w:tcBorders>
              <w:top w:val="single" w:sz="4" w:space="0" w:color="auto"/>
              <w:left w:val="single" w:sz="4" w:space="0" w:color="auto"/>
              <w:bottom w:val="single" w:sz="4" w:space="0" w:color="auto"/>
              <w:right w:val="single" w:sz="4" w:space="0" w:color="auto"/>
            </w:tcBorders>
            <w:hideMark/>
          </w:tcPr>
          <w:p w14:paraId="730721ED"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3AD6A38"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ED0E08D" w14:textId="77777777" w:rsidR="005B5631" w:rsidRPr="0009511C" w:rsidRDefault="005B5631" w:rsidP="000202E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4364F5" w14:textId="77777777" w:rsidR="005B5631" w:rsidRPr="0009511C" w:rsidRDefault="005B5631" w:rsidP="000202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84B56A" w14:textId="77777777" w:rsidR="005B5631" w:rsidRPr="0009511C" w:rsidRDefault="005B5631" w:rsidP="000202ED">
            <w:pPr>
              <w:spacing w:before="0" w:beforeAutospacing="0" w:after="0" w:afterAutospacing="0" w:line="256" w:lineRule="auto"/>
              <w:rPr>
                <w:rFonts w:ascii="David" w:eastAsia="Calibri" w:hAnsi="David" w:cs="David"/>
                <w:b/>
                <w:sz w:val="24"/>
                <w:szCs w:val="24"/>
                <w:lang w:eastAsia="he-IL"/>
              </w:rPr>
            </w:pPr>
          </w:p>
        </w:tc>
      </w:tr>
    </w:tbl>
    <w:p w14:paraId="3E2BDDAE"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52318277" w14:textId="77777777" w:rsidTr="000202E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3E42378"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18A73D67" w14:textId="77777777" w:rsidTr="000202E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0670132"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AA5BF92"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p w14:paraId="63B306CC"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618BA3E"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ADB935"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A71A8A"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B21CBD"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9055B33"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D887384"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6C46D70"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0F08C864" w14:textId="77777777" w:rsidTr="000202E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2EB587B"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9AE4C22"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EABB24F"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BE44137"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EA69D84"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8F5B62E"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55AEBC3"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C1364A3" w14:textId="77777777" w:rsidR="005B5631" w:rsidRPr="0009511C" w:rsidRDefault="005B5631" w:rsidP="000202ED">
            <w:pPr>
              <w:spacing w:before="0" w:beforeAutospacing="0" w:after="0" w:afterAutospacing="0" w:line="256" w:lineRule="auto"/>
              <w:rPr>
                <w:rFonts w:ascii="David" w:eastAsia="Calibri" w:hAnsi="David" w:cs="David"/>
                <w:sz w:val="24"/>
                <w:szCs w:val="24"/>
                <w:lang w:eastAsia="he-IL"/>
              </w:rPr>
            </w:pPr>
          </w:p>
        </w:tc>
      </w:tr>
      <w:tr w:rsidR="005B5631" w:rsidRPr="0009511C" w14:paraId="71EE9622" w14:textId="77777777" w:rsidTr="000202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EFC4B84"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FE9E0B8"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A5EBD8D"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F9A815F"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561E75D"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7F5AA0F"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689E208"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2B12BEA" w14:textId="77777777" w:rsidR="005B5631" w:rsidRPr="0009511C" w:rsidRDefault="005B5631" w:rsidP="000202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2071D373" w14:textId="77777777" w:rsidTr="000202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902864B"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0E6D379"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24B95D5"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8BFF428"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7066BF6"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C689682"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362C069"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E7C450D" w14:textId="77777777" w:rsidR="005B5631" w:rsidRPr="0009511C" w:rsidRDefault="005B5631" w:rsidP="000202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56190397" w14:textId="77777777" w:rsidTr="000202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9C9A071"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71CFBB2" w14:textId="77777777" w:rsidR="005B5631" w:rsidRPr="0009511C" w:rsidRDefault="005B5631" w:rsidP="000202E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DF0C40B" w14:textId="77777777" w:rsidR="005B5631" w:rsidRPr="0009511C" w:rsidRDefault="005B5631" w:rsidP="000202E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9D8E72" w14:textId="77777777" w:rsidR="005B5631" w:rsidRPr="0009511C" w:rsidRDefault="005B5631" w:rsidP="000202E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F6E8AF2" w14:textId="77777777" w:rsidR="005B5631" w:rsidRPr="0009511C" w:rsidRDefault="005B5631" w:rsidP="000202E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D55675" w14:textId="77777777" w:rsidR="005B5631" w:rsidRPr="0009511C" w:rsidRDefault="005B5631" w:rsidP="000202E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96299BF" w14:textId="77777777" w:rsidR="005B5631" w:rsidRPr="0009511C" w:rsidRDefault="005B5631" w:rsidP="000202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B12D06" w14:textId="77777777" w:rsidR="005B5631" w:rsidRPr="0009511C" w:rsidRDefault="005B5631" w:rsidP="000202E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8AB8B7A"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4C1406B5" w14:textId="77777777" w:rsidTr="000202E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129613"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651F0B64" w14:textId="77777777" w:rsidTr="000202E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752233F"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304DD8E"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56E3FE8A" w14:textId="77777777" w:rsidTr="000202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CB495D0"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5B5631" w:rsidRPr="0009511C" w14:paraId="7ED5B0E9" w14:textId="77777777" w:rsidTr="000202E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3A8D3E5" w14:textId="77777777" w:rsidR="005B5631" w:rsidRPr="0009511C" w:rsidRDefault="005B5631"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6F0C7BD"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3E2B897B"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47B22622" w14:textId="77777777" w:rsidTr="000202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7461C23" w14:textId="77777777" w:rsidR="005269E0" w:rsidRPr="0009511C" w:rsidRDefault="005269E0" w:rsidP="000202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45AF46C2" w14:textId="77777777" w:rsidTr="000202E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86DC1C4" w14:textId="77777777" w:rsidR="005269E0" w:rsidRPr="0009511C" w:rsidRDefault="005269E0" w:rsidP="000202E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03A500C"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081DD8D2"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C139886"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6CF3B47"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2721CA2B"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655900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2B82AC5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1B4D7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6578AF3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1E6C604"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6D477D03"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6A93DC11"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456E5B4E"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35B1A51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B17307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3AACED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ACD31B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CF93B1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05D5DC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8E3E64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A05E7B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9843D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F6F56A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5C7D2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39AF9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10E6D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75143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D960FE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0EBC23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F85A60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53EEDF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A3B5EE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2B5167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82BBCC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F7022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F1976E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EF3E16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1BD41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FA4206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67B725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8DE87E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C0FFB3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C25281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8802CF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84A9A9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1193A9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E8B0D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CD595C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8DFD3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DBED82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77756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ADF1E4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9A207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FDBC9B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DD59D6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04A6A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792E1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BEA7D74"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DDB951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F39E45" w14:textId="77777777" w:rsidR="005269E0" w:rsidRDefault="005269E0"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C0BB421"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80A218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7B4A26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7C69D37"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89F403"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62F74C"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B60124"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0569687" w14:textId="29272C0C" w:rsidR="00B50A1C" w:rsidRPr="00B27B4C" w:rsidRDefault="00953FB3"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D2F91">
            <w:rPr>
              <w:rFonts w:ascii="Times New Roman" w:eastAsia="Times New Roman" w:hAnsi="Times New Roman" w:cs="David" w:hint="cs"/>
              <w:color w:val="008000"/>
              <w:sz w:val="24"/>
              <w:szCs w:val="24"/>
              <w:rtl/>
              <w:lang w:eastAsia="he-IL"/>
            </w:rPr>
            <w:br/>
            <w:t>אפריקה ישראל מגורים בע"מ</w:t>
          </w:r>
          <w:r w:rsidR="005D2F91">
            <w:rPr>
              <w:rFonts w:ascii="Times New Roman" w:eastAsia="Times New Roman" w:hAnsi="Times New Roman" w:cs="David" w:hint="cs"/>
              <w:color w:val="008000"/>
              <w:sz w:val="24"/>
              <w:szCs w:val="24"/>
              <w:rtl/>
              <w:lang w:eastAsia="he-IL"/>
            </w:rPr>
            <w:br/>
            <w:t>יוני נתניהו 1 ג' אור יהודה</w:t>
          </w:r>
          <w:r w:rsidR="005D2F91">
            <w:rPr>
              <w:rFonts w:ascii="Times New Roman" w:eastAsia="Times New Roman" w:hAnsi="Times New Roman" w:cs="David" w:hint="cs"/>
              <w:color w:val="008000"/>
              <w:sz w:val="24"/>
              <w:szCs w:val="24"/>
              <w:rtl/>
              <w:lang w:eastAsia="he-IL"/>
            </w:rPr>
            <w:br/>
            <w:t>מ.ז 52-003476-0</w:t>
          </w:r>
          <w:r w:rsidR="005D2F91">
            <w:rPr>
              <w:rFonts w:ascii="Times New Roman" w:eastAsia="Times New Roman" w:hAnsi="Times New Roman" w:cs="David" w:hint="cs"/>
              <w:color w:val="008000"/>
              <w:sz w:val="24"/>
              <w:szCs w:val="24"/>
              <w:rtl/>
              <w:lang w:eastAsia="he-IL"/>
            </w:rPr>
            <w:br/>
          </w:r>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14D9615B"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78AF4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AE85EF6"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F8FC34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94378AD" w14:textId="03425C4D" w:rsidR="00B50A1C" w:rsidRPr="00B27B4C" w:rsidRDefault="00B50A1C" w:rsidP="00222D73">
      <w:pPr>
        <w:widowControl w:val="0"/>
        <w:spacing w:before="0" w:beforeAutospacing="0" w:after="0" w:afterAutospacing="0" w:line="480" w:lineRule="auto"/>
        <w:ind w:left="85" w:right="85" w:firstLine="6"/>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13E82">
            <w:rPr>
              <w:rFonts w:ascii="Times New Roman" w:eastAsia="Times New Roman" w:hAnsi="Times New Roman" w:cs="David"/>
              <w:color w:val="008000"/>
              <w:sz w:val="24"/>
              <w:szCs w:val="24"/>
              <w:rtl/>
              <w:lang w:eastAsia="he-IL"/>
            </w:rPr>
            <w:t>קלר ישראל-יעוץ בע"מ</w:t>
          </w:r>
        </w:sdtContent>
      </w:sdt>
      <w:r w:rsidRPr="00B27B4C">
        <w:rPr>
          <w:rFonts w:ascii="Times New Roman" w:eastAsia="Times New Roman" w:hAnsi="Times New Roman" w:cs="David" w:hint="cs"/>
          <w:bCs/>
          <w:color w:val="008000"/>
          <w:sz w:val="24"/>
          <w:szCs w:val="24"/>
          <w:rtl/>
          <w:lang w:eastAsia="he-IL"/>
        </w:rPr>
        <w:t xml:space="preserve"> </w:t>
      </w:r>
      <w:r w:rsidR="00073B54">
        <w:rPr>
          <w:rFonts w:ascii="Times New Roman" w:eastAsia="Times New Roman" w:hAnsi="Times New Roman" w:cs="David" w:hint="cs"/>
          <w:sz w:val="24"/>
          <w:szCs w:val="24"/>
          <w:rtl/>
          <w:lang w:eastAsia="he-IL"/>
        </w:rPr>
        <w:t xml:space="preserve">מאשר כי </w:t>
      </w:r>
      <w:r w:rsidR="00073B54" w:rsidRPr="00B27B4C">
        <w:rPr>
          <w:rFonts w:ascii="Times New Roman" w:eastAsia="Times New Roman" w:hAnsi="Times New Roman" w:cs="David" w:hint="cs"/>
          <w:sz w:val="24"/>
          <w:szCs w:val="24"/>
          <w:rtl/>
          <w:lang w:eastAsia="he-IL"/>
        </w:rPr>
        <w:t>לאחר שבדקתי את</w:t>
      </w:r>
      <w:r w:rsidR="00073B54">
        <w:rPr>
          <w:rFonts w:ascii="Times New Roman" w:eastAsia="Times New Roman" w:hAnsi="Times New Roman" w:cs="David" w:hint="cs"/>
          <w:sz w:val="24"/>
          <w:szCs w:val="24"/>
          <w:rtl/>
          <w:lang w:eastAsia="he-IL"/>
        </w:rPr>
        <w:t xml:space="preserve"> העבודות </w:t>
      </w:r>
      <w:r w:rsidR="00073B54" w:rsidRPr="00B27B4C">
        <w:rPr>
          <w:rFonts w:ascii="Times New Roman" w:eastAsia="Times New Roman" w:hAnsi="Times New Roman" w:cs="David" w:hint="cs"/>
          <w:sz w:val="24"/>
          <w:szCs w:val="24"/>
          <w:rtl/>
          <w:lang w:eastAsia="he-IL"/>
        </w:rPr>
        <w:t xml:space="preserve">שבוצעו ב </w:t>
      </w:r>
      <w:sdt>
        <w:sdtPr>
          <w:rPr>
            <w:rFonts w:ascii="Times New Roman" w:eastAsia="Times New Roman" w:hAnsi="Times New Roman" w:cs="David"/>
            <w:color w:val="008000"/>
            <w:sz w:val="24"/>
            <w:szCs w:val="24"/>
            <w:rtl/>
            <w:lang w:eastAsia="he-IL"/>
          </w:rPr>
          <w:alias w:val="שם אתר"/>
          <w:tag w:val="cntSite"/>
          <w:id w:val="-1538957573"/>
          <w:placeholder>
            <w:docPart w:val="A2983038F267452191A16FDB54C274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73B54">
            <w:rPr>
              <w:rFonts w:ascii="Times New Roman" w:eastAsia="Times New Roman" w:hAnsi="Times New Roman" w:cs="David"/>
              <w:color w:val="008000"/>
              <w:sz w:val="24"/>
              <w:szCs w:val="24"/>
              <w:rtl/>
              <w:lang w:eastAsia="he-IL"/>
            </w:rPr>
            <w:t>גבעת הכלניות</w:t>
          </w:r>
        </w:sdtContent>
      </w:sdt>
      <w:r w:rsidR="00073B54">
        <w:rPr>
          <w:rFonts w:ascii="Times New Roman" w:eastAsia="Times New Roman" w:hAnsi="Times New Roman" w:cs="David" w:hint="cs"/>
          <w:sz w:val="24"/>
          <w:szCs w:val="24"/>
          <w:rtl/>
          <w:lang w:eastAsia="he-IL"/>
        </w:rPr>
        <w:t xml:space="preserve"> </w:t>
      </w:r>
      <w:r w:rsidR="00073B54" w:rsidRPr="00B27B4C">
        <w:rPr>
          <w:rFonts w:ascii="Times New Roman" w:eastAsia="Times New Roman" w:hAnsi="Times New Roman" w:cs="David" w:hint="cs"/>
          <w:sz w:val="24"/>
          <w:szCs w:val="24"/>
          <w:rtl/>
          <w:lang w:eastAsia="he-IL"/>
        </w:rPr>
        <w:t>בקשר עם</w:t>
      </w:r>
      <w:r w:rsidR="00073B54"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303200953"/>
          <w:placeholder>
            <w:docPart w:val="2E00740C6A8B4038A6D49B1F89F181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E40F16">
            <w:rPr>
              <w:rFonts w:ascii="Times New Roman" w:eastAsia="Times New Roman" w:hAnsi="Times New Roman" w:cs="David" w:hint="cs"/>
              <w:color w:val="008000"/>
              <w:sz w:val="24"/>
              <w:szCs w:val="24"/>
              <w:rtl/>
            </w:rPr>
            <w:t>תכנון ויעוץ לקרקע וביסוס למבנים מרתפים ופ</w:t>
          </w:r>
          <w:r w:rsidR="00D8447A">
            <w:rPr>
              <w:rFonts w:ascii="Times New Roman" w:eastAsia="Times New Roman" w:hAnsi="Times New Roman" w:cs="David" w:hint="cs"/>
              <w:color w:val="008000"/>
              <w:sz w:val="24"/>
              <w:szCs w:val="24"/>
              <w:rtl/>
            </w:rPr>
            <w:t>י</w:t>
          </w:r>
          <w:r w:rsidR="00E40F16">
            <w:rPr>
              <w:rFonts w:ascii="Times New Roman" w:eastAsia="Times New Roman" w:hAnsi="Times New Roman" w:cs="David" w:hint="cs"/>
              <w:color w:val="008000"/>
              <w:sz w:val="24"/>
              <w:szCs w:val="24"/>
              <w:rtl/>
            </w:rPr>
            <w:t xml:space="preserve">תוח צמוד </w:t>
          </w:r>
        </w:sdtContent>
      </w:sdt>
      <w:r w:rsidR="00073B54">
        <w:rPr>
          <w:rFonts w:ascii="Times New Roman" w:eastAsia="Times New Roman" w:hAnsi="Times New Roman" w:cs="David" w:hint="cs"/>
          <w:sz w:val="24"/>
          <w:szCs w:val="24"/>
          <w:rtl/>
          <w:lang w:eastAsia="he-IL"/>
        </w:rPr>
        <w:t xml:space="preserve"> לבנין מספר : _______  בפרוקייט ( טרם ניתן שם ) בגבעת הכלניות בקרית אתא  , על סמך הפיקוח העליון שבוצע על ידנו ובהנחה שאחראי לבצוע השלד בדק היטב את התאמת הבצוע לנדרש על ידנו במסמכנו שהעברנו לו ( לרבות בצוע בדיקות צפיפות בכל שכבה ובדיקת התאמת תוצאות לדרישותנו ממנו ) , שעבודות העפר לצורך ביסוס המבנים בעבודה הנ"ל בוצעו בהתאם להנחייתנו ולשביעות רצוננו ,  </w:t>
      </w:r>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C793E5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2588F7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85244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CE3D8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1ADCD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976041"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25454E9"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4A4A6F"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164B5C"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55C363"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C35AB4B" w14:textId="77777777" w:rsidR="00B50A1C" w:rsidRPr="00B27B4C" w:rsidRDefault="00953FB3"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13E82">
            <w:rPr>
              <w:rFonts w:ascii="Times New Roman" w:eastAsia="Times New Roman" w:hAnsi="Times New Roman" w:cs="David" w:hint="cs"/>
              <w:color w:val="00B0F0"/>
              <w:sz w:val="24"/>
              <w:szCs w:val="24"/>
              <w:u w:val="single"/>
              <w:rtl/>
              <w:lang w:eastAsia="he-IL"/>
            </w:rPr>
            <w:t>קלר ישראל-יעוץ בע"מ</w:t>
          </w:r>
        </w:sdtContent>
      </w:sdt>
    </w:p>
    <w:p w14:paraId="61F93F86"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206EB7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E83403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C445D79"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5C2A15C"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6B4F4F5"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72606C3" w14:textId="0CCB72A6"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D2F91">
            <w:rPr>
              <w:rFonts w:ascii="Times New Roman" w:eastAsia="Times New Roman" w:hAnsi="Times New Roman" w:cs="David" w:hint="cs"/>
              <w:color w:val="008000"/>
              <w:sz w:val="24"/>
              <w:szCs w:val="24"/>
              <w:rtl/>
              <w:lang w:eastAsia="he-IL"/>
            </w:rPr>
            <w:br/>
            <w:t>אפריקה ישראל מגורים בע"מ</w:t>
          </w:r>
          <w:r w:rsidR="005D2F91">
            <w:rPr>
              <w:rFonts w:ascii="Times New Roman" w:eastAsia="Times New Roman" w:hAnsi="Times New Roman" w:cs="David" w:hint="cs"/>
              <w:color w:val="008000"/>
              <w:sz w:val="24"/>
              <w:szCs w:val="24"/>
              <w:rtl/>
              <w:lang w:eastAsia="he-IL"/>
            </w:rPr>
            <w:br/>
            <w:t>יוני נתניהו 1 ג' אור יהודה</w:t>
          </w:r>
          <w:r w:rsidR="005D2F91">
            <w:rPr>
              <w:rFonts w:ascii="Times New Roman" w:eastAsia="Times New Roman" w:hAnsi="Times New Roman" w:cs="David" w:hint="cs"/>
              <w:color w:val="008000"/>
              <w:sz w:val="24"/>
              <w:szCs w:val="24"/>
              <w:rtl/>
              <w:lang w:eastAsia="he-IL"/>
            </w:rPr>
            <w:br/>
            <w:t>מ.ז 52-003476-0</w:t>
          </w:r>
          <w:r w:rsidR="005D2F91">
            <w:rPr>
              <w:rFonts w:ascii="Times New Roman" w:eastAsia="Times New Roman" w:hAnsi="Times New Roman" w:cs="David" w:hint="cs"/>
              <w:color w:val="008000"/>
              <w:sz w:val="24"/>
              <w:szCs w:val="24"/>
              <w:rtl/>
              <w:lang w:eastAsia="he-IL"/>
            </w:rPr>
            <w:br/>
          </w:r>
        </w:sdtContent>
      </w:sdt>
    </w:p>
    <w:p w14:paraId="48DE43A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D71FB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4E8571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62F71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13E82">
            <w:rPr>
              <w:rFonts w:ascii="Times New Roman" w:eastAsia="Times New Roman" w:hAnsi="Times New Roman" w:cs="David" w:hint="cs"/>
              <w:color w:val="008000"/>
              <w:sz w:val="24"/>
              <w:szCs w:val="24"/>
              <w:rtl/>
              <w:lang w:eastAsia="he-IL"/>
            </w:rPr>
            <w:t>גבעת הכלניות</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r w:rsidR="00713E82">
            <w:rPr>
              <w:rFonts w:ascii="Times New Roman" w:eastAsia="Times New Roman" w:hAnsi="Times New Roman" w:cs="David" w:hint="cs"/>
              <w:color w:val="008000"/>
              <w:sz w:val="24"/>
              <w:szCs w:val="24"/>
              <w:rtl/>
              <w:lang w:eastAsia="he-IL"/>
            </w:rPr>
            <w:t>‏16/09/2021</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FAEC58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EDC125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B8BF6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99432A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56909A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A3968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3D334A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97C28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10FC44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E90FC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0F7CF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9390B1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6BF7D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50F64F1"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AA06517"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65300CB"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95232A1"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16D1DE2"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2204750"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13E82">
            <w:rPr>
              <w:rFonts w:ascii="Times New Roman" w:eastAsia="Times New Roman" w:hAnsi="Times New Roman" w:cs="David" w:hint="cs"/>
              <w:color w:val="00B0F0"/>
              <w:sz w:val="24"/>
              <w:szCs w:val="24"/>
              <w:u w:val="single"/>
              <w:rtl/>
              <w:lang w:eastAsia="he-IL"/>
            </w:rPr>
            <w:t>קלר ישראל-יעוץ בע"מ</w:t>
          </w:r>
        </w:sdtContent>
      </w:sdt>
    </w:p>
    <w:p w14:paraId="7B5C843A"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499FC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8469B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D78C8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0381AF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36E9D50"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595F960"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58CC69E"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4AC8712"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9C69820"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2C6F49E"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15A327F2"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2F401A86"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9465594" w14:textId="77777777" w:rsidR="00B50A1C" w:rsidRPr="0047052D" w:rsidRDefault="00B50A1C" w:rsidP="00B50A1C">
      <w:pPr>
        <w:widowControl w:val="0"/>
        <w:spacing w:before="0" w:beforeAutospacing="0" w:after="0" w:afterAutospacing="0" w:line="240" w:lineRule="auto"/>
        <w:jc w:val="both"/>
      </w:pPr>
    </w:p>
    <w:p w14:paraId="2A4DF2DF"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0B6B2244"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B9347" w14:textId="77777777" w:rsidR="000202ED" w:rsidRDefault="000202ED" w:rsidP="00AF234B">
      <w:pPr>
        <w:spacing w:before="0" w:after="0" w:line="240" w:lineRule="auto"/>
      </w:pPr>
      <w:r>
        <w:separator/>
      </w:r>
    </w:p>
  </w:endnote>
  <w:endnote w:type="continuationSeparator" w:id="0">
    <w:p w14:paraId="1D7EAC44" w14:textId="77777777" w:rsidR="000202ED" w:rsidRDefault="000202ED" w:rsidP="00AF234B">
      <w:pPr>
        <w:spacing w:before="0" w:after="0" w:line="240" w:lineRule="auto"/>
      </w:pPr>
      <w:r>
        <w:continuationSeparator/>
      </w:r>
    </w:p>
  </w:endnote>
  <w:endnote w:type="continuationNotice" w:id="1">
    <w:p w14:paraId="5E1FE32B" w14:textId="77777777" w:rsidR="000202ED" w:rsidRDefault="000202E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1"/>
      <w:gridCol w:w="2810"/>
      <w:gridCol w:w="232"/>
      <w:gridCol w:w="1039"/>
      <w:gridCol w:w="1814"/>
    </w:tblGrid>
    <w:tr w:rsidR="000202ED" w:rsidRPr="00F9528C" w14:paraId="45377787" w14:textId="77777777" w:rsidTr="000202ED">
      <w:tc>
        <w:tcPr>
          <w:tcW w:w="753" w:type="dxa"/>
        </w:tcPr>
        <w:p w14:paraId="2DB1468B"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4EC09E8" w14:textId="77777777" w:rsidR="000202ED" w:rsidRPr="00F9528C" w:rsidRDefault="000202ED" w:rsidP="000202E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שם זמני )</w:t>
              </w:r>
            </w:p>
          </w:tc>
        </w:sdtContent>
      </w:sdt>
      <w:tc>
        <w:tcPr>
          <w:tcW w:w="2232" w:type="dxa"/>
        </w:tcPr>
        <w:p w14:paraId="6E44C0BA"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ביסוס קרקע</w:t>
              </w:r>
            </w:sdtContent>
          </w:sdt>
        </w:p>
      </w:tc>
      <w:tc>
        <w:tcPr>
          <w:tcW w:w="236" w:type="dxa"/>
        </w:tcPr>
        <w:p w14:paraId="5EA2894B" w14:textId="77777777" w:rsidR="000202ED" w:rsidRPr="00F9528C" w:rsidRDefault="000202ED" w:rsidP="000202ED">
          <w:pPr>
            <w:tabs>
              <w:tab w:val="center" w:pos="4153"/>
              <w:tab w:val="right" w:pos="8306"/>
            </w:tabs>
            <w:spacing w:before="0" w:after="0" w:line="240" w:lineRule="auto"/>
            <w:rPr>
              <w:rFonts w:ascii="David" w:hAnsi="David"/>
              <w:sz w:val="16"/>
              <w:szCs w:val="16"/>
              <w:rtl/>
            </w:rPr>
          </w:pPr>
        </w:p>
      </w:tc>
      <w:tc>
        <w:tcPr>
          <w:tcW w:w="1129" w:type="dxa"/>
        </w:tcPr>
        <w:p w14:paraId="1C79E77A"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BB1F603" w14:textId="12389366" w:rsidR="000202ED" w:rsidRPr="00F9528C" w:rsidRDefault="000202ED" w:rsidP="000202ED">
              <w:pPr>
                <w:tabs>
                  <w:tab w:val="center" w:pos="4153"/>
                  <w:tab w:val="right" w:pos="8306"/>
                </w:tabs>
                <w:spacing w:before="0" w:after="0" w:line="240" w:lineRule="auto"/>
                <w:rPr>
                  <w:rFonts w:ascii="David" w:hAnsi="David"/>
                  <w:sz w:val="20"/>
                  <w:szCs w:val="20"/>
                  <w:rtl/>
                </w:rPr>
              </w:pPr>
              <w:del w:id="1" w:author="Avi Cohen" w:date="2021-08-10T11:43:00Z">
                <w:r w:rsidDel="00954B9D">
                  <w:rPr>
                    <w:rFonts w:ascii="David" w:hAnsi="David" w:hint="cs"/>
                    <w:sz w:val="20"/>
                    <w:szCs w:val="20"/>
                  </w:rPr>
                  <w:delText>CONT-5-664</w:delText>
                </w:r>
              </w:del>
              <w:ins w:id="2" w:author="Avi Cohen" w:date="2021-08-10T11:43:00Z">
                <w:r>
                  <w:rPr>
                    <w:rFonts w:ascii="David" w:hAnsi="David" w:hint="cs"/>
                    <w:sz w:val="20"/>
                    <w:szCs w:val="20"/>
                  </w:rPr>
                  <w:t>CO</w:t>
                </w:r>
                <w:r>
                  <w:rPr>
                    <w:rFonts w:ascii="David" w:hAnsi="David" w:hint="cs"/>
                    <w:sz w:val="20"/>
                    <w:szCs w:val="20"/>
                    <w:rtl/>
                  </w:rPr>
                  <w:t>NT-10-2098</w:t>
                </w:r>
              </w:ins>
            </w:p>
          </w:tc>
        </w:sdtContent>
      </w:sdt>
    </w:tr>
    <w:tr w:rsidR="000202ED" w:rsidRPr="00F9528C" w14:paraId="71943B51" w14:textId="77777777" w:rsidTr="000202ED">
      <w:tc>
        <w:tcPr>
          <w:tcW w:w="753" w:type="dxa"/>
        </w:tcPr>
        <w:p w14:paraId="7BF156D9"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49DB6BE" w14:textId="77777777" w:rsidR="000202ED" w:rsidRPr="00F9528C" w:rsidRDefault="000202ED" w:rsidP="000202E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קלר ישראל-יעוץ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202ED" w:rsidRPr="00F9528C" w14:paraId="5B71FB48" w14:textId="77777777" w:rsidTr="000202ED">
            <w:trPr>
              <w:trHeight w:val="201"/>
            </w:trPr>
            <w:tc>
              <w:tcPr>
                <w:tcW w:w="926" w:type="dxa"/>
              </w:tcPr>
              <w:p w14:paraId="61789739"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A4E5DD1" w14:textId="5ED3744B" w:rsidR="000202ED" w:rsidRPr="00F9528C" w:rsidRDefault="00DA2F2B" w:rsidP="000202ED">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3EC1E9A0"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236" w:type="dxa"/>
        </w:tcPr>
        <w:p w14:paraId="302C6B41"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1129" w:type="dxa"/>
        </w:tcPr>
        <w:p w14:paraId="331B6512"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D012FD1" w14:textId="494CF419" w:rsidR="000202ED" w:rsidRPr="00F9528C" w:rsidRDefault="00953FB3" w:rsidP="000202E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0202ED">
                <w:rPr>
                  <w:rFonts w:ascii="David" w:hAnsi="David"/>
                  <w:sz w:val="20"/>
                  <w:szCs w:val="20"/>
                  <w:rtl/>
                </w:rPr>
                <w:t>3;#</w:t>
              </w:r>
              <w:r w:rsidR="000202ED">
                <w:rPr>
                  <w:rFonts w:ascii="David" w:hAnsi="David"/>
                  <w:sz w:val="20"/>
                  <w:szCs w:val="20"/>
                </w:rPr>
                <w:t>Draft</w:t>
              </w:r>
            </w:sdtContent>
          </w:sdt>
        </w:p>
      </w:tc>
    </w:tr>
    <w:tr w:rsidR="000202ED" w:rsidRPr="00F9528C" w14:paraId="33A6BD06" w14:textId="77777777" w:rsidTr="000202ED">
      <w:trPr>
        <w:trHeight w:val="80"/>
      </w:trPr>
      <w:tc>
        <w:tcPr>
          <w:tcW w:w="753" w:type="dxa"/>
        </w:tcPr>
        <w:p w14:paraId="5EB47CD3"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1883" w:type="dxa"/>
        </w:tcPr>
        <w:p w14:paraId="4D2581CB" w14:textId="77777777" w:rsidR="000202ED" w:rsidRPr="00F9528C" w:rsidRDefault="000202ED" w:rsidP="000202ED">
          <w:pPr>
            <w:tabs>
              <w:tab w:val="center" w:pos="4153"/>
              <w:tab w:val="right" w:pos="8306"/>
            </w:tabs>
            <w:spacing w:before="0" w:after="0" w:line="240" w:lineRule="auto"/>
            <w:rPr>
              <w:rFonts w:ascii="David" w:hAnsi="David"/>
              <w:color w:val="00B0F0"/>
              <w:sz w:val="20"/>
              <w:szCs w:val="20"/>
              <w:rtl/>
            </w:rPr>
          </w:pPr>
        </w:p>
      </w:tc>
      <w:tc>
        <w:tcPr>
          <w:tcW w:w="2232" w:type="dxa"/>
        </w:tcPr>
        <w:p w14:paraId="32F12C1A"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236" w:type="dxa"/>
        </w:tcPr>
        <w:p w14:paraId="6935B5BD"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1129" w:type="dxa"/>
        </w:tcPr>
        <w:p w14:paraId="4C89FAC3"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c>
        <w:tcPr>
          <w:tcW w:w="2073" w:type="dxa"/>
        </w:tcPr>
        <w:p w14:paraId="6465E247" w14:textId="77777777" w:rsidR="000202ED" w:rsidRPr="00F9528C" w:rsidRDefault="000202ED" w:rsidP="000202ED">
          <w:pPr>
            <w:tabs>
              <w:tab w:val="center" w:pos="4153"/>
              <w:tab w:val="right" w:pos="8306"/>
            </w:tabs>
            <w:spacing w:before="0" w:after="0" w:line="240" w:lineRule="auto"/>
            <w:rPr>
              <w:rFonts w:ascii="David" w:hAnsi="David"/>
              <w:sz w:val="20"/>
              <w:szCs w:val="20"/>
              <w:rtl/>
            </w:rPr>
          </w:pPr>
        </w:p>
      </w:tc>
    </w:tr>
  </w:tbl>
  <w:p w14:paraId="1EAE52FE" w14:textId="77777777" w:rsidR="000202ED" w:rsidRPr="00BD284A" w:rsidRDefault="000202ED"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40C7FE" w14:textId="77777777" w:rsidR="000202ED" w:rsidRDefault="000202ED" w:rsidP="00AF234B">
      <w:pPr>
        <w:spacing w:before="0" w:after="0" w:line="240" w:lineRule="auto"/>
      </w:pPr>
      <w:r>
        <w:separator/>
      </w:r>
    </w:p>
  </w:footnote>
  <w:footnote w:type="continuationSeparator" w:id="0">
    <w:p w14:paraId="6B8128D2" w14:textId="77777777" w:rsidR="000202ED" w:rsidRDefault="000202ED" w:rsidP="00AF234B">
      <w:pPr>
        <w:spacing w:before="0" w:after="0" w:line="240" w:lineRule="auto"/>
      </w:pPr>
      <w:r>
        <w:continuationSeparator/>
      </w:r>
    </w:p>
  </w:footnote>
  <w:footnote w:type="continuationNotice" w:id="1">
    <w:p w14:paraId="2CA92EBC" w14:textId="77777777" w:rsidR="000202ED" w:rsidRDefault="000202E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F781CCC" w14:textId="77777777" w:rsidR="000202ED" w:rsidRDefault="000202ED" w:rsidP="00CF334C">
        <w:pPr>
          <w:pStyle w:val="Header"/>
          <w:jc w:val="center"/>
        </w:pPr>
        <w:r>
          <w:fldChar w:fldCharType="begin"/>
        </w:r>
        <w:r>
          <w:instrText xml:space="preserve"> PAGE   \* MERGEFORMAT </w:instrText>
        </w:r>
        <w:r>
          <w:fldChar w:fldCharType="separate"/>
        </w:r>
        <w:r w:rsidR="00953FB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2ED"/>
    <w:rsid w:val="00021829"/>
    <w:rsid w:val="0006301C"/>
    <w:rsid w:val="00071854"/>
    <w:rsid w:val="00073B54"/>
    <w:rsid w:val="000C1B88"/>
    <w:rsid w:val="001029F5"/>
    <w:rsid w:val="00134C85"/>
    <w:rsid w:val="001A0C3C"/>
    <w:rsid w:val="001A69D5"/>
    <w:rsid w:val="001C502F"/>
    <w:rsid w:val="00214ACF"/>
    <w:rsid w:val="00220122"/>
    <w:rsid w:val="00222D73"/>
    <w:rsid w:val="00272745"/>
    <w:rsid w:val="002B2234"/>
    <w:rsid w:val="0030703A"/>
    <w:rsid w:val="00321C50"/>
    <w:rsid w:val="00505C23"/>
    <w:rsid w:val="00517E96"/>
    <w:rsid w:val="00525E96"/>
    <w:rsid w:val="005269E0"/>
    <w:rsid w:val="00552E11"/>
    <w:rsid w:val="00572B95"/>
    <w:rsid w:val="005B5631"/>
    <w:rsid w:val="005D2F91"/>
    <w:rsid w:val="005F46C7"/>
    <w:rsid w:val="00666119"/>
    <w:rsid w:val="00713E82"/>
    <w:rsid w:val="0072103C"/>
    <w:rsid w:val="008C64C6"/>
    <w:rsid w:val="00942177"/>
    <w:rsid w:val="00953FB3"/>
    <w:rsid w:val="00954B9D"/>
    <w:rsid w:val="00976927"/>
    <w:rsid w:val="00A42271"/>
    <w:rsid w:val="00AF234B"/>
    <w:rsid w:val="00B50A1C"/>
    <w:rsid w:val="00BD284A"/>
    <w:rsid w:val="00BD72C4"/>
    <w:rsid w:val="00BE17B4"/>
    <w:rsid w:val="00CF334C"/>
    <w:rsid w:val="00D8447A"/>
    <w:rsid w:val="00DA2F2B"/>
    <w:rsid w:val="00E40F16"/>
    <w:rsid w:val="00E679C7"/>
    <w:rsid w:val="00E700BA"/>
    <w:rsid w:val="00EC37B6"/>
    <w:rsid w:val="00F21BBE"/>
    <w:rsid w:val="00F85F04"/>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761B87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
      <w:docPartPr>
        <w:name w:val="A2983038F267452191A16FDB54C274B2"/>
        <w:category>
          <w:name w:val="General"/>
          <w:gallery w:val="placeholder"/>
        </w:category>
        <w:types>
          <w:type w:val="bbPlcHdr"/>
        </w:types>
        <w:behaviors>
          <w:behavior w:val="content"/>
        </w:behaviors>
        <w:guid w:val="{9065A6C2-C1F7-4A37-80F9-D659A60B7C83}"/>
      </w:docPartPr>
      <w:docPartBody>
        <w:p w:rsidR="00474509" w:rsidRDefault="00816BA9" w:rsidP="00816BA9">
          <w:pPr>
            <w:pStyle w:val="A2983038F267452191A16FDB54C274B2"/>
          </w:pPr>
          <w:r w:rsidRPr="003059F5">
            <w:rPr>
              <w:rStyle w:val="PlaceholderText"/>
              <w:rtl/>
            </w:rPr>
            <w:t>[שם אתר]</w:t>
          </w:r>
        </w:p>
      </w:docPartBody>
    </w:docPart>
    <w:docPart>
      <w:docPartPr>
        <w:name w:val="2E00740C6A8B4038A6D49B1F89F18197"/>
        <w:category>
          <w:name w:val="General"/>
          <w:gallery w:val="placeholder"/>
        </w:category>
        <w:types>
          <w:type w:val="bbPlcHdr"/>
        </w:types>
        <w:behaviors>
          <w:behavior w:val="content"/>
        </w:behaviors>
        <w:guid w:val="{FCCCF788-0B3C-456E-B942-9CE72AE7D688}"/>
      </w:docPartPr>
      <w:docPartBody>
        <w:p w:rsidR="00474509" w:rsidRDefault="00816BA9" w:rsidP="00816BA9">
          <w:pPr>
            <w:pStyle w:val="2E00740C6A8B4038A6D49B1F89F18197"/>
          </w:pPr>
          <w:r w:rsidRPr="003059F5">
            <w:rPr>
              <w:rStyle w:val="PlaceholderText"/>
              <w:rtl/>
            </w:rPr>
            <w:t>[תיאור עבודה]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380B"/>
    <w:rsid w:val="00370314"/>
    <w:rsid w:val="003D3172"/>
    <w:rsid w:val="00474509"/>
    <w:rsid w:val="00657572"/>
    <w:rsid w:val="00675168"/>
    <w:rsid w:val="006865A5"/>
    <w:rsid w:val="00816BA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6BA9"/>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 w:type="paragraph" w:customStyle="1" w:styleId="A2983038F267452191A16FDB54C274B2">
    <w:name w:val="A2983038F267452191A16FDB54C274B2"/>
    <w:rsid w:val="00816BA9"/>
    <w:pPr>
      <w:bidi/>
    </w:pPr>
  </w:style>
  <w:style w:type="paragraph" w:customStyle="1" w:styleId="2E00740C6A8B4038A6D49B1F89F18197">
    <w:name w:val="2E00740C6A8B4038A6D49B1F89F18197"/>
    <w:rsid w:val="00816BA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EE37D1-1BE2-41B1-A2FF-01A915CB858B}"/>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schemas.microsoft.com/office/2006/documentManagement/types"/>
    <ds:schemaRef ds:uri="http://purl.org/dc/terms/"/>
    <ds:schemaRef ds:uri="http://schemas.openxmlformats.org/package/2006/metadata/core-properties"/>
    <ds:schemaRef ds:uri="http://purl.org/dc/dcmitype/"/>
    <ds:schemaRef ds:uri="e82e0497-401b-493b-ab66-61f85c09ed30"/>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FEF53AE-5E48-47BF-BDB3-ADA9205F5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9087</Words>
  <Characters>45439</Characters>
  <Application>Microsoft Office Word</Application>
  <DocSecurity>0</DocSecurity>
  <Lines>378</Lines>
  <Paragraphs>108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54418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13</cp:revision>
  <dcterms:created xsi:type="dcterms:W3CDTF">2021-08-03T13:21:00Z</dcterms:created>
  <dcterms:modified xsi:type="dcterms:W3CDTF">2021-10-14T09:17:00Z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edba4edf-9737-4ad8-8509-b11fe6a5b98f</vt:lpwstr>
  </property>
</Properties>
</file>