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3993DA" w14:textId="77777777" w:rsidR="00716AAE" w:rsidRPr="00716AAE" w:rsidRDefault="00716AAE" w:rsidP="00716AAE">
      <w:pPr>
        <w:jc w:val="both"/>
        <w:rPr>
          <w:rFonts w:ascii="Times New Roman" w:eastAsia="Times New Roman" w:hAnsi="Times New Roman" w:cs="David"/>
          <w:sz w:val="24"/>
          <w:szCs w:val="24"/>
          <w:rtl/>
          <w:lang w:eastAsia="he-IL"/>
        </w:rPr>
      </w:pPr>
    </w:p>
    <w:p w14:paraId="66E9D5DA"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BE0D3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0E154E"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5423C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6EC9BD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E22B90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i/>
          <w:iCs/>
          <w:noProof/>
          <w:sz w:val="24"/>
          <w:szCs w:val="24"/>
        </w:rPr>
        <w:drawing>
          <wp:inline distT="0" distB="0" distL="0" distR="0" wp14:anchorId="0C830E8B" wp14:editId="1AD1B37B">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4521378E"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265D1FB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96CD94"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598AA4"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28BAA6"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8D62ED"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18D1E0"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16AAE">
        <w:rPr>
          <w:rFonts w:ascii="Times New Roman" w:eastAsia="Times New Roman" w:hAnsi="Times New Roman" w:cs="David" w:hint="cs"/>
          <w:bCs/>
          <w:sz w:val="32"/>
          <w:szCs w:val="32"/>
          <w:u w:val="single"/>
          <w:rtl/>
          <w:lang w:eastAsia="he-IL"/>
        </w:rPr>
        <w:t>חוזה יועץ בידוד תרמי</w:t>
      </w:r>
    </w:p>
    <w:p w14:paraId="5A38458E"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D147DB"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BE6C4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4CEA30"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C0F9B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38F038"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3EB7DF3F2554187BDC37604313F9F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34646F28"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0C093111"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AD101C980AAB482BA839A9ABC6F325F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57AC235B"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01D52D28"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321BDD"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63E04E"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A0D3D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EBF890"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AB5FCA"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869A0F"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D0E47A"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D9EA8D"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07D41E"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61372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8E013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D0763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53E56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94C74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AE02B3"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AA7C7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74FF26"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6D37A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FC321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1AA04D"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84A52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C0BAB0"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C6AC8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D5B8E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22FAB8" w14:textId="77777777" w:rsidR="00D24A47" w:rsidRDefault="00D24A47" w:rsidP="00D24A47">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p>
    <w:p w14:paraId="11F909F0" w14:textId="77777777" w:rsidR="004F5301" w:rsidRDefault="004F5301" w:rsidP="00D24A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FEEC4B" w14:textId="77777777" w:rsidR="00716AAE" w:rsidRPr="00716AAE" w:rsidRDefault="00716AAE" w:rsidP="00D24A47">
      <w:pPr>
        <w:widowControl w:val="0"/>
        <w:spacing w:before="0" w:beforeAutospacing="0" w:after="0" w:afterAutospacing="0" w:line="240" w:lineRule="auto"/>
        <w:jc w:val="center"/>
        <w:rPr>
          <w:rFonts w:ascii="Times New Roman" w:eastAsia="Times New Roman" w:hAnsi="Times New Roman" w:cs="David"/>
          <w:bCs/>
          <w:i/>
          <w:iCs/>
          <w:sz w:val="24"/>
          <w:szCs w:val="24"/>
          <w:u w:val="single"/>
          <w:lang w:eastAsia="he-IL"/>
        </w:rPr>
      </w:pPr>
      <w:r w:rsidRPr="00716AAE">
        <w:rPr>
          <w:rFonts w:ascii="Times New Roman" w:eastAsia="Times New Roman" w:hAnsi="Times New Roman" w:cs="David" w:hint="cs"/>
          <w:bCs/>
          <w:sz w:val="24"/>
          <w:szCs w:val="24"/>
          <w:u w:val="single"/>
          <w:rtl/>
          <w:lang w:eastAsia="he-IL"/>
        </w:rPr>
        <w:lastRenderedPageBreak/>
        <w:t>חוזה</w:t>
      </w:r>
      <w:r w:rsidR="00D24A47">
        <w:rPr>
          <w:rFonts w:ascii="Times New Roman" w:eastAsia="Times New Roman" w:hAnsi="Times New Roman" w:cs="David" w:hint="cs"/>
          <w:bCs/>
          <w:sz w:val="24"/>
          <w:szCs w:val="24"/>
          <w:u w:val="single"/>
          <w:rtl/>
          <w:lang w:eastAsia="he-IL"/>
        </w:rPr>
        <w:t xml:space="preserve"> בידוד תרמי</w:t>
      </w:r>
    </w:p>
    <w:p w14:paraId="63BBC43F"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649E46" w14:textId="77777777" w:rsidR="00716AAE" w:rsidRPr="00716AAE" w:rsidRDefault="00716AAE" w:rsidP="00D24A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16AAE">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B081BDD7115D4AE5977318424B0068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D24A47" w:rsidRPr="000D1F3D">
            <w:rPr>
              <w:rStyle w:val="PlaceholderText"/>
              <w:color w:val="00B0F0"/>
              <w:rtl/>
            </w:rPr>
            <w:t>[תאריך חתימת חוזה]</w:t>
          </w:r>
        </w:sdtContent>
      </w:sdt>
    </w:p>
    <w:p w14:paraId="7018A0CB" w14:textId="77777777" w:rsidR="00716AAE" w:rsidRPr="00716AAE" w:rsidRDefault="00716AAE" w:rsidP="00716AAE">
      <w:pPr>
        <w:widowControl w:val="0"/>
        <w:spacing w:before="0" w:beforeAutospacing="0" w:after="0" w:afterAutospacing="0" w:line="240" w:lineRule="auto"/>
        <w:rPr>
          <w:rFonts w:ascii="Times New Roman" w:eastAsia="Times New Roman" w:hAnsi="Times New Roman" w:cs="David"/>
          <w:sz w:val="24"/>
          <w:szCs w:val="24"/>
          <w:rtl/>
        </w:rPr>
      </w:pPr>
    </w:p>
    <w:p w14:paraId="7BDD82E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BF2EABF"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2488B7" w14:textId="77777777" w:rsidR="00EE4957" w:rsidRDefault="00EE4957" w:rsidP="00D24A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Pr>
          <w:rFonts w:ascii="Times New Roman" w:eastAsia="Times New Roman" w:hAnsi="Times New Roman" w:cs="David" w:hint="cs"/>
          <w:bCs/>
          <w:sz w:val="24"/>
          <w:szCs w:val="24"/>
          <w:rtl/>
          <w:lang w:eastAsia="he-IL"/>
        </w:rPr>
        <w:t xml:space="preserve">          </w:t>
      </w:r>
      <w:r w:rsidR="00716AAE" w:rsidRPr="00716AAE">
        <w:rPr>
          <w:rFonts w:ascii="Times New Roman" w:eastAsia="Times New Roman" w:hAnsi="Times New Roman" w:cs="David" w:hint="cs"/>
          <w:bCs/>
          <w:sz w:val="24"/>
          <w:szCs w:val="24"/>
          <w:rtl/>
          <w:lang w:eastAsia="he-IL"/>
        </w:rPr>
        <w:t>ב</w:t>
      </w:r>
      <w:r>
        <w:rPr>
          <w:rFonts w:ascii="Times New Roman" w:eastAsia="Times New Roman" w:hAnsi="Times New Roman" w:cs="David" w:hint="cs"/>
          <w:bCs/>
          <w:sz w:val="24"/>
          <w:szCs w:val="24"/>
          <w:rtl/>
          <w:lang w:eastAsia="he-IL"/>
        </w:rPr>
        <w:t>ין</w:t>
      </w:r>
    </w:p>
    <w:p w14:paraId="619D9A89" w14:textId="77777777" w:rsidR="00D24A47" w:rsidRPr="00D24A47" w:rsidRDefault="00D24A47" w:rsidP="00D24A47">
      <w:pPr>
        <w:widowControl w:val="0"/>
        <w:spacing w:before="0" w:beforeAutospacing="0" w:after="0" w:afterAutospacing="0" w:line="240" w:lineRule="auto"/>
        <w:ind w:left="2880" w:firstLine="720"/>
        <w:rPr>
          <w:rFonts w:ascii="Times New Roman" w:eastAsia="Times New Roman" w:hAnsi="Times New Roman" w:cs="David"/>
          <w:color w:val="00B0F0"/>
          <w:sz w:val="24"/>
          <w:szCs w:val="24"/>
          <w:rtl/>
        </w:rPr>
      </w:pPr>
      <w:r w:rsidRPr="00D24A47">
        <w:rPr>
          <w:rFonts w:ascii="Times New Roman" w:eastAsia="Times New Roman" w:hAnsi="Times New Roman" w:cs="David"/>
          <w:color w:val="800080"/>
          <w:sz w:val="24"/>
          <w:szCs w:val="24"/>
          <w:rtl/>
        </w:rPr>
        <w:t xml:space="preserve"> </w:t>
      </w:r>
      <w:sdt>
        <w:sdtPr>
          <w:rPr>
            <w:rFonts w:ascii="Times New Roman" w:eastAsia="Times New Roman" w:hAnsi="Times New Roman" w:cs="David"/>
            <w:color w:val="00B0F0"/>
            <w:sz w:val="24"/>
            <w:szCs w:val="24"/>
            <w:rtl/>
          </w:rPr>
          <w:alias w:val="צד א בחוזה"/>
          <w:tag w:val="cntTzadA"/>
          <w:id w:val="1297106018"/>
          <w:placeholder>
            <w:docPart w:val="81A0A38850274E599DAE13FBF92A4D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Pr="00D24A47">
            <w:rPr>
              <w:rStyle w:val="PlaceholderText"/>
              <w:color w:val="00B0F0"/>
              <w:rtl/>
            </w:rPr>
            <w:t>[צד א בחוזה]</w:t>
          </w:r>
        </w:sdtContent>
      </w:sdt>
    </w:p>
    <w:p w14:paraId="763E739A"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16AAE">
        <w:rPr>
          <w:rFonts w:ascii="Times New Roman" w:eastAsia="Times New Roman" w:hAnsi="Times New Roman" w:cs="David" w:hint="cs"/>
          <w:sz w:val="24"/>
          <w:szCs w:val="24"/>
          <w:rtl/>
          <w:lang w:eastAsia="he-IL"/>
        </w:rPr>
        <w:t>(להלן: "</w:t>
      </w:r>
      <w:r w:rsidRPr="00716AAE">
        <w:rPr>
          <w:rFonts w:ascii="Times New Roman" w:eastAsia="Times New Roman" w:hAnsi="Times New Roman" w:cs="David" w:hint="cs"/>
          <w:b/>
          <w:bCs/>
          <w:sz w:val="24"/>
          <w:szCs w:val="24"/>
          <w:rtl/>
          <w:lang w:eastAsia="he-IL"/>
        </w:rPr>
        <w:t>המזמין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hint="cs"/>
          <w:bCs/>
          <w:sz w:val="24"/>
          <w:szCs w:val="24"/>
          <w:rtl/>
          <w:lang w:eastAsia="he-IL"/>
        </w:rPr>
        <w:t xml:space="preserve">       </w:t>
      </w:r>
    </w:p>
    <w:p w14:paraId="54E5C21F"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16AAE">
        <w:rPr>
          <w:rFonts w:ascii="Times New Roman" w:eastAsia="Times New Roman" w:hAnsi="Times New Roman" w:cs="David" w:hint="cs"/>
          <w:bCs/>
          <w:sz w:val="24"/>
          <w:szCs w:val="24"/>
          <w:rtl/>
          <w:lang w:eastAsia="he-IL"/>
        </w:rPr>
        <w:t xml:space="preserve">         מצד אחד;</w:t>
      </w:r>
    </w:p>
    <w:p w14:paraId="0D54FDC0" w14:textId="77777777" w:rsidR="00716AAE" w:rsidRPr="00716AAE" w:rsidRDefault="00716AAE" w:rsidP="00716AAE">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1097641A" w14:textId="77777777" w:rsidR="00716AAE" w:rsidRPr="00716AAE" w:rsidRDefault="00716AAE" w:rsidP="00716AAE">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16AAE">
        <w:rPr>
          <w:rFonts w:ascii="Times New Roman" w:eastAsia="Times New Roman" w:hAnsi="Times New Roman" w:cs="David" w:hint="cs"/>
          <w:bCs/>
          <w:sz w:val="24"/>
          <w:szCs w:val="24"/>
          <w:rtl/>
          <w:lang w:eastAsia="he-IL"/>
        </w:rPr>
        <w:t>ל ב י ן</w:t>
      </w:r>
    </w:p>
    <w:p w14:paraId="1AE7F983"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05BD5AE" w14:textId="77777777" w:rsidR="00D24A47" w:rsidRDefault="00FD1611"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PlaceholderText"/>
            <w:color w:val="00B0F0"/>
            <w:rtl/>
          </w:rPr>
          <w:alias w:val="צדדים נוספים"/>
          <w:tag w:val="cntTzadB_x002C__x0020_cntTzadC_x002C__x0020_cntTzadD"/>
          <w:id w:val="-363826986"/>
          <w:placeholder>
            <w:docPart w:val="01DF1121844849ED97ABCA0295A3D8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r w:rsidR="00D24A47" w:rsidRPr="00EE48BB">
            <w:rPr>
              <w:rStyle w:val="PlaceholderText"/>
              <w:color w:val="00B0F0"/>
              <w:rtl/>
            </w:rPr>
            <w:t>[צדדים נוספים]</w:t>
          </w:r>
        </w:sdtContent>
      </w:sdt>
    </w:p>
    <w:p w14:paraId="6E214BCD" w14:textId="77777777" w:rsidR="00716AAE" w:rsidRPr="00716AAE" w:rsidRDefault="00D24A47" w:rsidP="00716AAE">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16AAE">
        <w:rPr>
          <w:rFonts w:ascii="Times New Roman" w:eastAsia="Times New Roman" w:hAnsi="Times New Roman" w:cs="David" w:hint="cs"/>
          <w:sz w:val="24"/>
          <w:szCs w:val="24"/>
          <w:rtl/>
          <w:lang w:eastAsia="he-IL"/>
        </w:rPr>
        <w:t xml:space="preserve"> </w:t>
      </w:r>
      <w:r w:rsidR="00716AAE" w:rsidRPr="00716AAE">
        <w:rPr>
          <w:rFonts w:ascii="Times New Roman" w:eastAsia="Times New Roman" w:hAnsi="Times New Roman" w:cs="David" w:hint="cs"/>
          <w:sz w:val="24"/>
          <w:szCs w:val="24"/>
          <w:rtl/>
          <w:lang w:eastAsia="he-IL"/>
        </w:rPr>
        <w:t>(להלן: "</w:t>
      </w:r>
      <w:r w:rsidR="00716AAE" w:rsidRPr="00716AAE">
        <w:rPr>
          <w:rFonts w:ascii="Times New Roman" w:eastAsia="Times New Roman" w:hAnsi="Times New Roman" w:cs="David" w:hint="cs"/>
          <w:b/>
          <w:bCs/>
          <w:sz w:val="24"/>
          <w:szCs w:val="24"/>
          <w:rtl/>
          <w:lang w:eastAsia="he-IL"/>
        </w:rPr>
        <w:t>היועץ</w:t>
      </w:r>
      <w:r w:rsidR="00716AAE" w:rsidRPr="00716AAE">
        <w:rPr>
          <w:rFonts w:ascii="Times New Roman" w:eastAsia="Times New Roman" w:hAnsi="Times New Roman" w:cs="David" w:hint="cs"/>
          <w:sz w:val="24"/>
          <w:szCs w:val="24"/>
          <w:rtl/>
          <w:lang w:eastAsia="he-IL"/>
        </w:rPr>
        <w:t>")</w:t>
      </w:r>
      <w:r w:rsidR="00716AAE" w:rsidRPr="00716AAE">
        <w:rPr>
          <w:rFonts w:ascii="Times New Roman" w:eastAsia="Times New Roman" w:hAnsi="Times New Roman" w:cs="David" w:hint="cs"/>
          <w:bCs/>
          <w:sz w:val="24"/>
          <w:szCs w:val="24"/>
          <w:rtl/>
          <w:lang w:eastAsia="he-IL"/>
        </w:rPr>
        <w:t xml:space="preserve">  </w:t>
      </w:r>
    </w:p>
    <w:p w14:paraId="0E65DE47"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16AAE">
        <w:rPr>
          <w:rFonts w:ascii="Times New Roman" w:eastAsia="Times New Roman" w:hAnsi="Times New Roman" w:cs="David" w:hint="cs"/>
          <w:bCs/>
          <w:sz w:val="24"/>
          <w:szCs w:val="24"/>
          <w:rtl/>
          <w:lang w:eastAsia="he-IL"/>
        </w:rPr>
        <w:t xml:space="preserve">         מצד שני;</w:t>
      </w:r>
    </w:p>
    <w:p w14:paraId="750D055C"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0F9383C6" w14:textId="77777777" w:rsidR="00716AAE" w:rsidRPr="00716AAE" w:rsidRDefault="00716AAE" w:rsidP="00716AAE">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והואיל:</w:t>
      </w:r>
      <w:r w:rsidRPr="00716AAE">
        <w:rPr>
          <w:rFonts w:ascii="Times New Roman" w:eastAsia="Times New Roman" w:hAnsi="Times New Roman" w:cs="David"/>
          <w:bCs/>
          <w:sz w:val="24"/>
          <w:szCs w:val="24"/>
          <w:rtl/>
          <w:lang w:eastAsia="he-IL"/>
        </w:rPr>
        <w:tab/>
      </w:r>
      <w:r w:rsidRPr="00716AAE">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29330565" w14:textId="77777777" w:rsidR="00716AAE" w:rsidRPr="00716AAE" w:rsidRDefault="00716AAE" w:rsidP="00716AAE">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לפיכך הותנה והוסכם בין הצדדים כדלקמן:</w:t>
      </w:r>
    </w:p>
    <w:p w14:paraId="2562AB97" w14:textId="77777777" w:rsidR="00716AAE" w:rsidRPr="00716AAE" w:rsidRDefault="00716AAE" w:rsidP="00716AAE">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u w:val="single"/>
          <w:rtl/>
          <w:lang w:eastAsia="he-IL"/>
        </w:rPr>
        <w:t>מבוא</w:t>
      </w:r>
    </w:p>
    <w:p w14:paraId="555D86A9" w14:textId="77777777" w:rsidR="00716AAE" w:rsidRPr="00716AAE" w:rsidRDefault="00716AAE" w:rsidP="00716AAE">
      <w:pPr>
        <w:widowControl w:val="0"/>
        <w:numPr>
          <w:ilvl w:val="1"/>
          <w:numId w:val="1"/>
        </w:numPr>
        <w:spacing w:before="0" w:beforeAutospacing="0" w:after="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למונחים הבאים יהא הפרוש הנקוב בצידם דהיינו:</w:t>
      </w:r>
    </w:p>
    <w:p w14:paraId="0003F430" w14:textId="77777777" w:rsidR="00716AAE" w:rsidRPr="00716AAE" w:rsidRDefault="00716AAE" w:rsidP="00716AA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2BB9368"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"הפרויקט"</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6112B893"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63FC51F"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"התכנית" </w:t>
      </w:r>
      <w:r w:rsidRPr="00716AAE">
        <w:rPr>
          <w:rFonts w:ascii="Times New Roman" w:eastAsia="Times New Roman" w:hAnsi="Times New Roman" w:cs="David"/>
          <w:sz w:val="24"/>
          <w:szCs w:val="24"/>
          <w:rtl/>
          <w:lang w:eastAsia="he-IL"/>
        </w:rPr>
        <w:t>/</w:t>
      </w:r>
    </w:p>
    <w:p w14:paraId="7779ECA8"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"המקרקעין"</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1B78E44A"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7DABD15"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"האתר"</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6D948C11"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6CE6647"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היועצים</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6736A69B"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6A2690B"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התכניות</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16AAE">
        <w:rPr>
          <w:rFonts w:ascii="Times New Roman" w:eastAsia="Times New Roman" w:hAnsi="Times New Roman" w:cs="David"/>
          <w:b/>
          <w:bCs/>
          <w:sz w:val="24"/>
          <w:szCs w:val="24"/>
          <w:rtl/>
          <w:lang w:eastAsia="he-IL"/>
        </w:rPr>
        <w:t>ח'</w:t>
      </w:r>
      <w:r w:rsidRPr="00716AAE">
        <w:rPr>
          <w:rFonts w:ascii="Times New Roman" w:eastAsia="Times New Roman" w:hAnsi="Times New Roman" w:cs="David"/>
          <w:sz w:val="24"/>
          <w:szCs w:val="24"/>
          <w:rtl/>
          <w:lang w:eastAsia="he-IL"/>
        </w:rPr>
        <w:t>. כל המסמכים שיערכו ע"י היועץ כאמור יערכו בשפה העברית.</w:t>
      </w:r>
    </w:p>
    <w:p w14:paraId="0FA49195"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771B8A7"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שירותי</w:t>
      </w:r>
    </w:p>
    <w:p w14:paraId="20C5A900"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היועץ</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p>
    <w:p w14:paraId="59F11FAB"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השירותים</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 xml:space="preserve">השירותים כמוגדר וכמפורט בחוזה זה ובנספח </w:t>
      </w:r>
      <w:r w:rsidRPr="00716AAE">
        <w:rPr>
          <w:rFonts w:ascii="Times New Roman" w:eastAsia="Times New Roman" w:hAnsi="Times New Roman" w:cs="David"/>
          <w:b/>
          <w:bCs/>
          <w:sz w:val="24"/>
          <w:szCs w:val="24"/>
          <w:rtl/>
          <w:lang w:eastAsia="he-IL"/>
        </w:rPr>
        <w:t>ב'</w:t>
      </w:r>
      <w:r w:rsidRPr="00716AAE">
        <w:rPr>
          <w:rFonts w:ascii="Times New Roman" w:eastAsia="Times New Roman" w:hAnsi="Times New Roman" w:cs="David" w:hint="cs"/>
          <w:b/>
          <w:bCs/>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w:t>
      </w:r>
    </w:p>
    <w:p w14:paraId="1258C594"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2A08C2A"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המנהל</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42E1974"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79323B9"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מקום שמדובר בחוזה זה במזמין - גם המנהל במשמע.</w:t>
      </w:r>
    </w:p>
    <w:p w14:paraId="72CE4CF7"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F6B9AFC"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25AE1C"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החוזה</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hint="cs"/>
          <w:sz w:val="24"/>
          <w:szCs w:val="24"/>
          <w:rtl/>
          <w:lang w:eastAsia="he-IL"/>
        </w:rPr>
        <w:t>/</w:t>
      </w:r>
    </w:p>
    <w:p w14:paraId="569525B0"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hint="cs"/>
          <w:b/>
          <w:bCs/>
          <w:sz w:val="24"/>
          <w:szCs w:val="24"/>
          <w:rtl/>
          <w:lang w:eastAsia="he-IL"/>
        </w:rPr>
        <w:t>ההסכם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חוזה זה על נספחיו.</w:t>
      </w:r>
    </w:p>
    <w:p w14:paraId="32D3AFA6"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7E063D8E"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הדין</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כהגדרתו בחוק ה</w:t>
      </w:r>
      <w:r w:rsidRPr="00716AAE">
        <w:rPr>
          <w:rFonts w:ascii="Times New Roman" w:eastAsia="Times New Roman" w:hAnsi="Times New Roman" w:cs="David" w:hint="cs"/>
          <w:sz w:val="24"/>
          <w:szCs w:val="24"/>
          <w:rtl/>
          <w:lang w:eastAsia="he-IL"/>
        </w:rPr>
        <w:t>פרשנות, התשמ"א-1981</w:t>
      </w:r>
      <w:r w:rsidRPr="00716AAE">
        <w:rPr>
          <w:rFonts w:ascii="Times New Roman" w:eastAsia="Times New Roman" w:hAnsi="Times New Roman" w:cs="David"/>
          <w:sz w:val="24"/>
          <w:szCs w:val="24"/>
          <w:rtl/>
          <w:lang w:eastAsia="he-IL"/>
        </w:rPr>
        <w:t xml:space="preserve"> לרבות כל </w:t>
      </w:r>
      <w:r w:rsidRPr="00716AAE">
        <w:rPr>
          <w:rFonts w:ascii="Times New Roman" w:eastAsia="Times New Roman" w:hAnsi="Times New Roman" w:cs="David" w:hint="cs"/>
          <w:sz w:val="24"/>
          <w:szCs w:val="24"/>
          <w:rtl/>
          <w:lang w:eastAsia="he-IL"/>
        </w:rPr>
        <w:t xml:space="preserve">תקנה ו/או </w:t>
      </w:r>
      <w:r w:rsidRPr="00716AAE">
        <w:rPr>
          <w:rFonts w:ascii="Times New Roman" w:eastAsia="Times New Roman" w:hAnsi="Times New Roman" w:cs="David"/>
          <w:sz w:val="24"/>
          <w:szCs w:val="24"/>
          <w:rtl/>
          <w:lang w:eastAsia="he-IL"/>
        </w:rPr>
        <w:t>הוראה של רשות מוסמכת בתוקף סמכותה על פי הדין.</w:t>
      </w:r>
    </w:p>
    <w:p w14:paraId="50747103"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E2066D2"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הרשות</w:t>
      </w:r>
    </w:p>
    <w:p w14:paraId="5C153AE3"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המקומית</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358103F0"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180D020"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חוזה</w:t>
      </w:r>
    </w:p>
    <w:p w14:paraId="35BD2F79" w14:textId="77777777" w:rsidR="00716AAE" w:rsidRPr="00716AAE" w:rsidRDefault="00716AAE" w:rsidP="00716AAE">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הפיתוח</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w:t>
      </w:r>
    </w:p>
    <w:p w14:paraId="35D2F240" w14:textId="77777777" w:rsidR="00716AAE" w:rsidRPr="00716AAE" w:rsidRDefault="00716AAE" w:rsidP="00716AAE">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78A44B0D"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הכותרות בחוזה זה </w:t>
      </w:r>
      <w:r w:rsidRPr="00716AAE">
        <w:rPr>
          <w:rFonts w:ascii="Times New Roman" w:eastAsia="Times New Roman" w:hAnsi="Times New Roman" w:cs="David" w:hint="cs"/>
          <w:sz w:val="24"/>
          <w:szCs w:val="24"/>
          <w:rtl/>
          <w:lang w:eastAsia="he-IL"/>
        </w:rPr>
        <w:t xml:space="preserve">הינן לנוחיות בלבד ובכל מקרה </w:t>
      </w:r>
      <w:r w:rsidRPr="00716AAE">
        <w:rPr>
          <w:rFonts w:ascii="Times New Roman" w:eastAsia="Times New Roman" w:hAnsi="Times New Roman" w:cs="David"/>
          <w:sz w:val="24"/>
          <w:szCs w:val="24"/>
          <w:rtl/>
          <w:lang w:eastAsia="he-IL"/>
        </w:rPr>
        <w:t xml:space="preserve">לא ישמשו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פרש</w:t>
      </w:r>
      <w:r w:rsidRPr="00716AAE">
        <w:rPr>
          <w:rFonts w:ascii="Times New Roman" w:eastAsia="Times New Roman" w:hAnsi="Times New Roman" w:cs="David" w:hint="cs"/>
          <w:sz w:val="24"/>
          <w:szCs w:val="24"/>
          <w:rtl/>
          <w:lang w:eastAsia="he-IL"/>
        </w:rPr>
        <w:t>נות</w:t>
      </w:r>
      <w:r w:rsidRPr="00716AAE">
        <w:rPr>
          <w:rFonts w:ascii="Times New Roman" w:eastAsia="Times New Roman" w:hAnsi="Times New Roman" w:cs="David"/>
          <w:sz w:val="24"/>
          <w:szCs w:val="24"/>
          <w:rtl/>
          <w:lang w:eastAsia="he-IL"/>
        </w:rPr>
        <w:t>ו.</w:t>
      </w:r>
    </w:p>
    <w:p w14:paraId="51E02EB4"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הנספחים לחוזה זה מהווים חלק בלתי נפרד הימנו ואלה הם:</w:t>
      </w:r>
    </w:p>
    <w:p w14:paraId="206C8855" w14:textId="77777777" w:rsidR="00716AAE" w:rsidRPr="00716AAE" w:rsidRDefault="00716AAE" w:rsidP="00716AAE">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7EB6EFA7"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נספח א'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נספח כללי;</w:t>
      </w:r>
    </w:p>
    <w:p w14:paraId="4B14E482"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נספח 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t>שירותי היועץ;</w:t>
      </w:r>
    </w:p>
    <w:p w14:paraId="7B8F3F64"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ג'</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color w:val="000000"/>
          <w:sz w:val="24"/>
          <w:szCs w:val="24"/>
          <w:lang w:eastAsia="he-IL"/>
        </w:rPr>
        <w:t>–</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color w:val="000000"/>
          <w:sz w:val="24"/>
          <w:szCs w:val="24"/>
          <w:rtl/>
          <w:lang w:eastAsia="he-IL"/>
        </w:rPr>
        <w:tab/>
        <w:t>לוח זמנים;</w:t>
      </w:r>
    </w:p>
    <w:p w14:paraId="417FDC4F"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ד'</w:t>
      </w:r>
      <w:r w:rsidRPr="00716AAE">
        <w:rPr>
          <w:rFonts w:ascii="Times New Roman" w:eastAsia="Times New Roman" w:hAnsi="Times New Roman" w:cs="David"/>
          <w:color w:val="000000"/>
          <w:sz w:val="24"/>
          <w:szCs w:val="24"/>
          <w:rtl/>
          <w:lang w:eastAsia="he-IL"/>
        </w:rPr>
        <w:t xml:space="preserve"> - </w:t>
      </w:r>
      <w:r w:rsidRPr="00716AAE">
        <w:rPr>
          <w:rFonts w:ascii="Times New Roman" w:eastAsia="Times New Roman" w:hAnsi="Times New Roman" w:cs="David"/>
          <w:color w:val="000000"/>
          <w:sz w:val="24"/>
          <w:szCs w:val="24"/>
          <w:rtl/>
          <w:lang w:eastAsia="he-IL"/>
        </w:rPr>
        <w:tab/>
        <w:t>שכר היועץ;</w:t>
      </w:r>
    </w:p>
    <w:p w14:paraId="61339BA3"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ה'</w:t>
      </w:r>
      <w:r w:rsidRPr="00716AAE">
        <w:rPr>
          <w:rFonts w:ascii="Times New Roman" w:eastAsia="Times New Roman" w:hAnsi="Times New Roman" w:cs="David"/>
          <w:color w:val="000000"/>
          <w:sz w:val="24"/>
          <w:szCs w:val="24"/>
          <w:rtl/>
          <w:lang w:eastAsia="he-IL"/>
        </w:rPr>
        <w:t xml:space="preserve"> - </w:t>
      </w:r>
      <w:r w:rsidRPr="00716AAE">
        <w:rPr>
          <w:rFonts w:ascii="Times New Roman" w:eastAsia="Times New Roman" w:hAnsi="Times New Roman" w:cs="David"/>
          <w:color w:val="000000"/>
          <w:sz w:val="24"/>
          <w:szCs w:val="24"/>
          <w:rtl/>
          <w:lang w:eastAsia="he-IL"/>
        </w:rPr>
        <w:tab/>
        <w:t>תשלומי שכר היועץ;</w:t>
      </w:r>
    </w:p>
    <w:p w14:paraId="13E6AD5C"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נספח ו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הצהרה והתחייבות לשמירת סודיות;</w:t>
      </w:r>
    </w:p>
    <w:p w14:paraId="1395608A" w14:textId="77777777" w:rsidR="000F2DD3" w:rsidRDefault="000F2DD3" w:rsidP="000F2D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4A557DC" w14:textId="77777777" w:rsidR="000F2DD3" w:rsidRDefault="000F2DD3" w:rsidP="000F2D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62888EF"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נספח ח'</w:t>
      </w:r>
      <w:r w:rsidRPr="00716AAE">
        <w:rPr>
          <w:rFonts w:ascii="Times New Roman" w:eastAsia="Times New Roman" w:hAnsi="Times New Roman" w:cs="David"/>
          <w:sz w:val="24"/>
          <w:szCs w:val="24"/>
          <w:rtl/>
          <w:lang w:eastAsia="he-IL"/>
        </w:rPr>
        <w:t xml:space="preserve"> - </w:t>
      </w:r>
      <w:r w:rsidRPr="00716AAE">
        <w:rPr>
          <w:rFonts w:ascii="Times New Roman" w:eastAsia="Times New Roman" w:hAnsi="Times New Roman" w:cs="David"/>
          <w:sz w:val="24"/>
          <w:szCs w:val="24"/>
          <w:rtl/>
          <w:lang w:eastAsia="he-IL"/>
        </w:rPr>
        <w:tab/>
        <w:t>רשימת התכניות והמסמכים שעל היועץ להנפיק.</w:t>
      </w:r>
    </w:p>
    <w:p w14:paraId="4C1A15E2"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נספח ט'</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t>אישור להשלמת הפרויקט/קטע מהפרויקט.</w:t>
      </w:r>
    </w:p>
    <w:p w14:paraId="1FC66FDF" w14:textId="77777777" w:rsidR="00716AAE" w:rsidRPr="00716AAE" w:rsidRDefault="00716AAE" w:rsidP="00716AAE">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נספח י'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נספח היעדר תביעות.</w:t>
      </w:r>
    </w:p>
    <w:p w14:paraId="1ABE7FA7"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שירותי היועץ</w:t>
      </w:r>
    </w:p>
    <w:p w14:paraId="1933E1A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מוסר בזה ליועץ והיועץ מקבל על עצמו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w:t>
      </w:r>
    </w:p>
    <w:p w14:paraId="76641E5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 ומאשר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הינו מכיר ויודע את כל הנדרש למטרת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וכי הינו מורשה על פי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דין למתן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 xml:space="preserve"> היועץ, לרבות</w:t>
      </w:r>
      <w:r w:rsidRPr="00716AAE">
        <w:rPr>
          <w:rFonts w:ascii="Times New Roman" w:eastAsia="Times New Roman" w:hAnsi="Times New Roman" w:cs="David" w:hint="cs"/>
          <w:sz w:val="24"/>
          <w:szCs w:val="24"/>
          <w:rtl/>
          <w:lang w:eastAsia="he-IL"/>
        </w:rPr>
        <w:t xml:space="preserve"> אך לא רק</w:t>
      </w:r>
      <w:r w:rsidRPr="00716AAE">
        <w:rPr>
          <w:rFonts w:ascii="Times New Roman" w:eastAsia="Times New Roman" w:hAnsi="Times New Roman" w:cs="David"/>
          <w:sz w:val="24"/>
          <w:szCs w:val="24"/>
          <w:rtl/>
          <w:lang w:eastAsia="he-IL"/>
        </w:rPr>
        <w:t>,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חוק המהנדסים והאדריכלים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תשי"ח - 1958, כי יש בידו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שיון </w:t>
      </w:r>
      <w:r w:rsidRPr="00716AAE">
        <w:rPr>
          <w:rFonts w:ascii="Times New Roman" w:eastAsia="Times New Roman" w:hAnsi="Times New Roman" w:cs="David" w:hint="cs"/>
          <w:sz w:val="24"/>
          <w:szCs w:val="24"/>
          <w:rtl/>
          <w:lang w:eastAsia="he-IL"/>
        </w:rPr>
        <w:t xml:space="preserve">בר </w:t>
      </w:r>
      <w:r w:rsidRPr="00716AAE">
        <w:rPr>
          <w:rFonts w:ascii="Times New Roman" w:eastAsia="Times New Roman" w:hAnsi="Times New Roman" w:cs="David"/>
          <w:sz w:val="24"/>
          <w:szCs w:val="24"/>
          <w:rtl/>
          <w:lang w:eastAsia="he-IL"/>
        </w:rPr>
        <w:t>ת</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קף לביצוע שירותי </w:t>
      </w:r>
      <w:r w:rsidRPr="00716AAE">
        <w:rPr>
          <w:rFonts w:ascii="Times New Roman" w:eastAsia="Times New Roman" w:hAnsi="Times New Roman" w:cs="David" w:hint="cs"/>
          <w:sz w:val="24"/>
          <w:szCs w:val="24"/>
          <w:rtl/>
          <w:lang w:eastAsia="he-IL"/>
        </w:rPr>
        <w:t xml:space="preserve"> היועץ על פי הדין</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כי הוא בעל הכישורים, הר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שיונות, הידע, הניסיון והאמצעים המאפשרים לו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ביצועם ברמה מקצועית גבוהה ובהתאם למותנה בחוזה.</w:t>
      </w:r>
    </w:p>
    <w:p w14:paraId="79ED515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ידוע לו שש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שיקול דעתו</w:t>
      </w:r>
      <w:r w:rsidRPr="00716AAE">
        <w:rPr>
          <w:rFonts w:ascii="Times New Roman" w:eastAsia="Times New Roman" w:hAnsi="Times New Roman" w:cs="David" w:hint="cs"/>
          <w:sz w:val="24"/>
          <w:szCs w:val="24"/>
          <w:rtl/>
          <w:lang w:eastAsia="he-IL"/>
        </w:rPr>
        <w:t xml:space="preserve"> הבלעדי</w:t>
      </w:r>
      <w:r w:rsidRPr="00716AAE">
        <w:rPr>
          <w:rFonts w:ascii="Times New Roman" w:eastAsia="Times New Roman" w:hAnsi="Times New Roman" w:cs="David"/>
          <w:sz w:val="24"/>
          <w:szCs w:val="24"/>
          <w:rtl/>
          <w:lang w:eastAsia="he-IL"/>
        </w:rPr>
        <w:t xml:space="preserve"> ו</w:t>
      </w:r>
      <w:r w:rsidRPr="00716AAE">
        <w:rPr>
          <w:rFonts w:ascii="Times New Roman" w:eastAsia="Times New Roman" w:hAnsi="Times New Roman" w:cs="David" w:hint="cs"/>
          <w:sz w:val="24"/>
          <w:szCs w:val="24"/>
          <w:rtl/>
          <w:lang w:eastAsia="he-IL"/>
        </w:rPr>
        <w:t xml:space="preserve">כי </w:t>
      </w:r>
      <w:r w:rsidRPr="00716AAE">
        <w:rPr>
          <w:rFonts w:ascii="Times New Roman" w:eastAsia="Times New Roman" w:hAnsi="Times New Roman" w:cs="David"/>
          <w:sz w:val="24"/>
          <w:szCs w:val="24"/>
          <w:rtl/>
          <w:lang w:eastAsia="he-IL"/>
        </w:rPr>
        <w:t xml:space="preserve">הם יינתנו על ידו בשלבי עבודה כמפורט בנספח </w:t>
      </w:r>
      <w:r w:rsidRPr="00716AAE">
        <w:rPr>
          <w:rFonts w:ascii="Times New Roman" w:eastAsia="Times New Roman" w:hAnsi="Times New Roman" w:cs="David"/>
          <w:bCs/>
          <w:sz w:val="24"/>
          <w:szCs w:val="24"/>
          <w:rtl/>
          <w:lang w:eastAsia="he-IL"/>
        </w:rPr>
        <w:t>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עוד</w:t>
      </w:r>
      <w:r w:rsidRPr="00716AAE">
        <w:rPr>
          <w:rFonts w:ascii="Times New Roman" w:eastAsia="Times New Roman" w:hAnsi="Times New Roman" w:cs="David"/>
          <w:sz w:val="24"/>
          <w:szCs w:val="24"/>
          <w:rtl/>
          <w:lang w:eastAsia="he-IL"/>
        </w:rPr>
        <w:t xml:space="preserve"> מוסיף ומצהיר</w:t>
      </w:r>
      <w:r w:rsidRPr="00716AAE">
        <w:rPr>
          <w:rFonts w:ascii="Times New Roman" w:eastAsia="Times New Roman" w:hAnsi="Times New Roman" w:cs="David" w:hint="cs"/>
          <w:sz w:val="24"/>
          <w:szCs w:val="24"/>
          <w:rtl/>
          <w:lang w:eastAsia="he-IL"/>
        </w:rPr>
        <w:t xml:space="preserve"> היועץ,</w:t>
      </w:r>
      <w:r w:rsidRPr="00716AAE">
        <w:rPr>
          <w:rFonts w:ascii="Times New Roman" w:eastAsia="Times New Roman" w:hAnsi="Times New Roman" w:cs="David"/>
          <w:sz w:val="24"/>
          <w:szCs w:val="24"/>
          <w:rtl/>
          <w:lang w:eastAsia="he-IL"/>
        </w:rPr>
        <w:t xml:space="preserve"> כי ידוע לו שהמזמין אינו מתחייב להזמין מ</w:t>
      </w:r>
      <w:r w:rsidRPr="00716AAE">
        <w:rPr>
          <w:rFonts w:ascii="Times New Roman" w:eastAsia="Times New Roman" w:hAnsi="Times New Roman" w:cs="David" w:hint="cs"/>
          <w:sz w:val="24"/>
          <w:szCs w:val="24"/>
          <w:rtl/>
          <w:lang w:eastAsia="he-IL"/>
        </w:rPr>
        <w:t>מנו</w:t>
      </w:r>
      <w:r w:rsidRPr="00716AAE">
        <w:rPr>
          <w:rFonts w:ascii="Times New Roman" w:eastAsia="Times New Roman" w:hAnsi="Times New Roman" w:cs="David"/>
          <w:sz w:val="24"/>
          <w:szCs w:val="24"/>
          <w:rtl/>
          <w:lang w:eastAsia="he-IL"/>
        </w:rPr>
        <w:t xml:space="preserve"> שירותים נוספים מעבר לנקוב בחוזה זה ו</w:t>
      </w:r>
      <w:r w:rsidRPr="00716AAE">
        <w:rPr>
          <w:rFonts w:ascii="Times New Roman" w:eastAsia="Times New Roman" w:hAnsi="Times New Roman" w:cs="David" w:hint="cs"/>
          <w:sz w:val="24"/>
          <w:szCs w:val="24"/>
          <w:rtl/>
          <w:lang w:eastAsia="he-IL"/>
        </w:rPr>
        <w:t xml:space="preserve">כמפורט </w:t>
      </w:r>
      <w:r w:rsidRPr="00716AAE">
        <w:rPr>
          <w:rFonts w:ascii="Times New Roman" w:eastAsia="Times New Roman" w:hAnsi="Times New Roman" w:cs="David"/>
          <w:sz w:val="24"/>
          <w:szCs w:val="24"/>
          <w:rtl/>
          <w:lang w:eastAsia="he-IL"/>
        </w:rPr>
        <w:t xml:space="preserve">בנספח </w:t>
      </w:r>
      <w:r w:rsidRPr="00716AAE">
        <w:rPr>
          <w:rFonts w:ascii="Times New Roman" w:eastAsia="Times New Roman" w:hAnsi="Times New Roman" w:cs="David"/>
          <w:bCs/>
          <w:sz w:val="24"/>
          <w:szCs w:val="24"/>
          <w:rtl/>
          <w:lang w:eastAsia="he-IL"/>
        </w:rPr>
        <w:t xml:space="preserve">ב'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w:t>
      </w:r>
    </w:p>
    <w:p w14:paraId="20574191"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4E7B16F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כפי שיקבעו מ</w:t>
      </w:r>
      <w:r w:rsidRPr="00716AAE">
        <w:rPr>
          <w:rFonts w:ascii="Times New Roman" w:eastAsia="Times New Roman" w:hAnsi="Times New Roman" w:cs="David" w:hint="cs"/>
          <w:sz w:val="24"/>
          <w:szCs w:val="24"/>
          <w:rtl/>
          <w:lang w:eastAsia="he-IL"/>
        </w:rPr>
        <w:t>עת לעת</w:t>
      </w:r>
      <w:r w:rsidRPr="00716AAE">
        <w:rPr>
          <w:rFonts w:ascii="Times New Roman" w:eastAsia="Times New Roman" w:hAnsi="Times New Roman" w:cs="David"/>
          <w:sz w:val="24"/>
          <w:szCs w:val="24"/>
          <w:rtl/>
          <w:lang w:eastAsia="he-IL"/>
        </w:rPr>
        <w:t xml:space="preserve"> ע"י המזמין ויהיה חייב לנהוג לפיהם ולקיימם ללא סטייה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אם כן 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הוראה</w:t>
      </w:r>
      <w:r w:rsidRPr="00716AAE">
        <w:rPr>
          <w:rFonts w:ascii="Times New Roman" w:eastAsia="Times New Roman" w:hAnsi="Times New Roman" w:cs="David" w:hint="cs"/>
          <w:sz w:val="24"/>
          <w:szCs w:val="24"/>
          <w:rtl/>
          <w:lang w:eastAsia="he-IL"/>
        </w:rPr>
        <w:t xml:space="preserve"> מפורשת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מהמזמין.</w:t>
      </w:r>
    </w:p>
    <w:p w14:paraId="632DD46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w:t>
      </w:r>
      <w:r w:rsidRPr="00716AAE">
        <w:rPr>
          <w:rFonts w:ascii="Times New Roman" w:eastAsia="Times New Roman" w:hAnsi="Times New Roman" w:cs="David"/>
          <w:sz w:val="24"/>
          <w:szCs w:val="24"/>
          <w:rtl/>
          <w:lang w:eastAsia="he-IL"/>
        </w:rPr>
        <w:lastRenderedPageBreak/>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הכל כפי שיקבע ע"י המנהל. כן מתחייב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להשתתף בת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אום מראש בכל ישיבות התיאום אליהן יוזמן.</w:t>
      </w:r>
    </w:p>
    <w:p w14:paraId="703A743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ישמור על נוהלי קשר, תיאום,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שום וצורת המסמכים לפי דרישת המנהל.</w:t>
      </w:r>
    </w:p>
    <w:p w14:paraId="0D896B6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עוד לא יקבע אחרת ע"י המזמין, יהיה המנהל כ</w:t>
      </w:r>
      <w:r w:rsidRPr="00716AAE">
        <w:rPr>
          <w:rFonts w:ascii="Times New Roman" w:eastAsia="Times New Roman" w:hAnsi="Times New Roman" w:cs="David" w:hint="cs"/>
          <w:sz w:val="24"/>
          <w:szCs w:val="24"/>
          <w:rtl/>
          <w:lang w:eastAsia="he-IL"/>
        </w:rPr>
        <w:t>הגדרתו</w:t>
      </w:r>
      <w:r w:rsidRPr="00716AAE">
        <w:rPr>
          <w:rFonts w:ascii="Times New Roman" w:eastAsia="Times New Roman" w:hAnsi="Times New Roman" w:cs="David"/>
          <w:sz w:val="24"/>
          <w:szCs w:val="24"/>
          <w:rtl/>
          <w:lang w:eastAsia="he-IL"/>
        </w:rPr>
        <w:t xml:space="preserve"> בנספח </w:t>
      </w:r>
      <w:r w:rsidRPr="00716AAE">
        <w:rPr>
          <w:rFonts w:ascii="Times New Roman" w:eastAsia="Times New Roman" w:hAnsi="Times New Roman" w:cs="David"/>
          <w:bCs/>
          <w:sz w:val="24"/>
          <w:szCs w:val="24"/>
          <w:rtl/>
          <w:lang w:eastAsia="he-IL"/>
        </w:rPr>
        <w:t xml:space="preserve">א' </w:t>
      </w:r>
      <w:r w:rsidRPr="00716AAE">
        <w:rPr>
          <w:rFonts w:ascii="Times New Roman" w:eastAsia="Times New Roman" w:hAnsi="Times New Roman" w:cs="David"/>
          <w:sz w:val="24"/>
          <w:szCs w:val="24"/>
          <w:rtl/>
          <w:lang w:eastAsia="he-IL"/>
        </w:rPr>
        <w:t>ועל היועץ להיות</w:t>
      </w:r>
      <w:r w:rsidRPr="00716AAE">
        <w:rPr>
          <w:rFonts w:ascii="Times New Roman" w:eastAsia="Times New Roman" w:hAnsi="Times New Roman" w:cs="David" w:hint="cs"/>
          <w:sz w:val="24"/>
          <w:szCs w:val="24"/>
          <w:rtl/>
          <w:lang w:eastAsia="he-IL"/>
        </w:rPr>
        <w:t xml:space="preserve"> עמו</w:t>
      </w:r>
      <w:r w:rsidRPr="00716AAE">
        <w:rPr>
          <w:rFonts w:ascii="Times New Roman" w:eastAsia="Times New Roman" w:hAnsi="Times New Roman" w:cs="David"/>
          <w:sz w:val="24"/>
          <w:szCs w:val="24"/>
          <w:rtl/>
          <w:lang w:eastAsia="he-IL"/>
        </w:rPr>
        <w:t xml:space="preserve"> בקשר מתמי</w:t>
      </w:r>
      <w:r w:rsidRPr="00716AAE">
        <w:rPr>
          <w:rFonts w:ascii="Times New Roman" w:eastAsia="Times New Roman" w:hAnsi="Times New Roman" w:cs="David" w:hint="cs"/>
          <w:sz w:val="24"/>
          <w:szCs w:val="24"/>
          <w:rtl/>
          <w:lang w:eastAsia="he-IL"/>
        </w:rPr>
        <w:t>ד</w:t>
      </w:r>
      <w:r w:rsidRPr="00716AAE">
        <w:rPr>
          <w:rFonts w:ascii="Times New Roman" w:eastAsia="Times New Roman" w:hAnsi="Times New Roman" w:cs="David"/>
          <w:sz w:val="24"/>
          <w:szCs w:val="24"/>
          <w:rtl/>
          <w:lang w:eastAsia="he-IL"/>
        </w:rPr>
        <w:t xml:space="preserve"> ולתאם עמו את כל פעולותיו, אלא אם נקבע </w:t>
      </w:r>
      <w:r w:rsidRPr="00716AAE">
        <w:rPr>
          <w:rFonts w:ascii="Times New Roman" w:eastAsia="Times New Roman" w:hAnsi="Times New Roman" w:cs="David" w:hint="cs"/>
          <w:sz w:val="24"/>
          <w:szCs w:val="24"/>
          <w:rtl/>
          <w:lang w:eastAsia="he-IL"/>
        </w:rPr>
        <w:t xml:space="preserve">מפורשות </w:t>
      </w:r>
      <w:r w:rsidRPr="00716AAE">
        <w:rPr>
          <w:rFonts w:ascii="Times New Roman" w:eastAsia="Times New Roman" w:hAnsi="Times New Roman" w:cs="David"/>
          <w:sz w:val="24"/>
          <w:szCs w:val="24"/>
          <w:rtl/>
          <w:lang w:eastAsia="he-IL"/>
        </w:rPr>
        <w:t>אחרת ע"י המזמין.</w:t>
      </w:r>
    </w:p>
    <w:p w14:paraId="6BEA06F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ידועות לו הוראות כל התכניות הקיימות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16AAE">
        <w:rPr>
          <w:rFonts w:ascii="Times New Roman" w:eastAsia="Times New Roman" w:hAnsi="Times New Roman" w:cs="David" w:hint="cs"/>
          <w:sz w:val="24"/>
          <w:szCs w:val="24"/>
          <w:rtl/>
          <w:lang w:eastAsia="he-IL"/>
        </w:rPr>
        <w:t>יהם של</w:t>
      </w:r>
      <w:r w:rsidRPr="00716AAE">
        <w:rPr>
          <w:rFonts w:ascii="Times New Roman" w:eastAsia="Times New Roman" w:hAnsi="Times New Roman" w:cs="David"/>
          <w:sz w:val="24"/>
          <w:szCs w:val="24"/>
          <w:rtl/>
          <w:lang w:eastAsia="he-IL"/>
        </w:rPr>
        <w:t xml:space="preserve"> הדין</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הנהלים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התקנים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התקנות החלים בקשר עם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והוא מתחייב לפעול בהתאם לקבוע בהם.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מצהיר היועץ כי </w:t>
      </w:r>
      <w:r w:rsidRPr="00716AAE">
        <w:rPr>
          <w:rFonts w:ascii="Times New Roman" w:eastAsia="Times New Roman" w:hAnsi="Times New Roman" w:cs="David" w:hint="cs"/>
          <w:sz w:val="24"/>
          <w:szCs w:val="24"/>
          <w:rtl/>
          <w:lang w:eastAsia="he-IL"/>
        </w:rPr>
        <w:t xml:space="preserve">הוא </w:t>
      </w:r>
      <w:r w:rsidRPr="00716AAE">
        <w:rPr>
          <w:rFonts w:ascii="Times New Roman" w:eastAsia="Times New Roman" w:hAnsi="Times New Roman" w:cs="David"/>
          <w:sz w:val="24"/>
          <w:szCs w:val="24"/>
          <w:rtl/>
          <w:lang w:eastAsia="he-IL"/>
        </w:rPr>
        <w:t xml:space="preserve">בדק בעצמו את כל הנושאים הרלוונטיים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0C1AF71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להפיק את כל התכניות </w:t>
      </w:r>
      <w:r w:rsidRPr="00716AAE">
        <w:rPr>
          <w:rFonts w:ascii="Times New Roman" w:eastAsia="Times New Roman" w:hAnsi="Times New Roman" w:cs="David" w:hint="cs"/>
          <w:sz w:val="24"/>
          <w:szCs w:val="24"/>
          <w:rtl/>
          <w:lang w:eastAsia="he-IL"/>
        </w:rPr>
        <w:t>נשוא</w:t>
      </w:r>
      <w:r w:rsidRPr="00716AAE">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וע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16AAE">
        <w:rPr>
          <w:rFonts w:ascii="Times New Roman" w:eastAsia="Times New Roman" w:hAnsi="Times New Roman" w:cs="David" w:hint="cs"/>
          <w:sz w:val="24"/>
          <w:szCs w:val="24"/>
          <w:rtl/>
          <w:lang w:eastAsia="he-IL"/>
        </w:rPr>
        <w:t xml:space="preserve">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כאמור.</w:t>
      </w:r>
    </w:p>
    <w:p w14:paraId="01853B6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לא יגיש ליועצים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לקבלנים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16AAE">
        <w:rPr>
          <w:rFonts w:ascii="Times New Roman" w:eastAsia="Times New Roman" w:hAnsi="Times New Roman" w:cs="David" w:hint="cs"/>
          <w:sz w:val="24"/>
          <w:szCs w:val="24"/>
          <w:rtl/>
          <w:lang w:eastAsia="he-IL"/>
        </w:rPr>
        <w:t xml:space="preserve">מפורשות על פי </w:t>
      </w:r>
      <w:r w:rsidRPr="00716AAE">
        <w:rPr>
          <w:rFonts w:ascii="Times New Roman" w:eastAsia="Times New Roman" w:hAnsi="Times New Roman" w:cs="David"/>
          <w:sz w:val="24"/>
          <w:szCs w:val="24"/>
          <w:rtl/>
          <w:lang w:eastAsia="he-IL"/>
        </w:rPr>
        <w:t>חוזה זה.</w:t>
      </w:r>
    </w:p>
    <w:p w14:paraId="6F443A9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אין לו ולא תהינה לו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תביעות ו/או טענות</w:t>
      </w:r>
      <w:r w:rsidRPr="00716AAE">
        <w:rPr>
          <w:rFonts w:ascii="Times New Roman" w:eastAsia="Times New Roman" w:hAnsi="Times New Roman" w:cs="David" w:hint="cs"/>
          <w:sz w:val="24"/>
          <w:szCs w:val="24"/>
          <w:rtl/>
          <w:lang w:eastAsia="he-IL"/>
        </w:rPr>
        <w:t xml:space="preserve"> ו/או דרישות ו/או תלונות</w:t>
      </w:r>
      <w:r w:rsidRPr="00716AAE">
        <w:rPr>
          <w:rFonts w:ascii="Times New Roman" w:eastAsia="Times New Roman" w:hAnsi="Times New Roman" w:cs="David"/>
          <w:sz w:val="24"/>
          <w:szCs w:val="24"/>
          <w:rtl/>
          <w:lang w:eastAsia="he-IL"/>
        </w:rPr>
        <w:t xml:space="preserve"> כלפי המזמין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כלפי המתכננים האחרים בגין מסירת העבודות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כאמור. משמסר המזמין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 xml:space="preserve">ביצוע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27890688"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16AAE">
        <w:rPr>
          <w:rFonts w:ascii="Times New Roman" w:eastAsia="Times New Roman" w:hAnsi="Times New Roman" w:cs="David"/>
          <w:sz w:val="24"/>
          <w:szCs w:val="24"/>
          <w:lang w:eastAsia="he-IL"/>
        </w:rPr>
        <w:t>view</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hint="cs"/>
          <w:sz w:val="24"/>
          <w:szCs w:val="24"/>
          <w:rtl/>
          <w:lang w:eastAsia="he-IL"/>
        </w:rPr>
        <w:t>", "רמדורנט"</w:t>
      </w:r>
      <w:r w:rsidRPr="00716AAE">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16AAE">
        <w:rPr>
          <w:rFonts w:ascii="Times New Roman" w:eastAsia="Times New Roman" w:hAnsi="Times New Roman" w:cs="David" w:hint="cs"/>
          <w:sz w:val="24"/>
          <w:szCs w:val="24"/>
          <w:rtl/>
          <w:lang w:eastAsia="he-IL"/>
        </w:rPr>
        <w:t>.</w:t>
      </w:r>
    </w:p>
    <w:p w14:paraId="4ECC53AA"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צוות עובדים ואמצעים</w:t>
      </w:r>
    </w:p>
    <w:p w14:paraId="0FB28CCF"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במשך כל תקופת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יקיים משרד מאויש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מאורגן ומצויד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באופן שיאפשר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בהתאם להוראות חוזה זה.</w:t>
      </w:r>
    </w:p>
    <w:p w14:paraId="4FD091D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hint="cs"/>
          <w:bCs/>
          <w:sz w:val="24"/>
          <w:szCs w:val="24"/>
          <w:rtl/>
          <w:lang w:eastAsia="he-IL"/>
        </w:rPr>
        <w:t xml:space="preserve"> </w:t>
      </w:r>
      <w:r w:rsidRPr="00716AAE">
        <w:rPr>
          <w:rFonts w:ascii="Times New Roman" w:eastAsia="Times New Roman" w:hAnsi="Times New Roman" w:cs="David" w:hint="cs"/>
          <w:b/>
          <w:sz w:val="24"/>
          <w:szCs w:val="24"/>
          <w:rtl/>
          <w:lang w:eastAsia="he-IL"/>
        </w:rPr>
        <w:t>המצ"ב,</w:t>
      </w:r>
      <w:r w:rsidRPr="00716AAE">
        <w:rPr>
          <w:rFonts w:ascii="Times New Roman" w:eastAsia="Times New Roman" w:hAnsi="Times New Roman" w:cs="David"/>
          <w:sz w:val="24"/>
          <w:szCs w:val="24"/>
          <w:rtl/>
          <w:lang w:eastAsia="he-IL"/>
        </w:rPr>
        <w:t xml:space="preserve"> יתאים לביצוע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ברמה ובמועדים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0F77477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716AAE">
        <w:rPr>
          <w:rFonts w:ascii="Times New Roman" w:eastAsia="Times New Roman" w:hAnsi="Times New Roman" w:cs="David" w:hint="cs"/>
          <w:sz w:val="24"/>
          <w:szCs w:val="24"/>
          <w:rtl/>
          <w:lang w:eastAsia="he-IL"/>
        </w:rPr>
        <w:t xml:space="preserve">המוחלט </w:t>
      </w:r>
      <w:r w:rsidRPr="00716AAE">
        <w:rPr>
          <w:rFonts w:ascii="Times New Roman" w:eastAsia="Times New Roman" w:hAnsi="Times New Roman" w:cs="David"/>
          <w:sz w:val="24"/>
          <w:szCs w:val="24"/>
          <w:rtl/>
          <w:lang w:eastAsia="he-IL"/>
        </w:rPr>
        <w:t>- להורות ליועץ מ</w:t>
      </w:r>
      <w:r w:rsidRPr="00716AAE">
        <w:rPr>
          <w:rFonts w:ascii="Times New Roman" w:eastAsia="Times New Roman" w:hAnsi="Times New Roman" w:cs="David" w:hint="cs"/>
          <w:sz w:val="24"/>
          <w:szCs w:val="24"/>
          <w:rtl/>
          <w:lang w:eastAsia="he-IL"/>
        </w:rPr>
        <w:t>עת לעת,</w:t>
      </w:r>
      <w:r w:rsidRPr="00716AAE">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6DFC49D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מוסכם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 מנהלו הראשי של היועץ למטרת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(להלן: "</w:t>
      </w:r>
      <w:r w:rsidRPr="00716AAE">
        <w:rPr>
          <w:rFonts w:ascii="Times New Roman" w:eastAsia="Times New Roman" w:hAnsi="Times New Roman" w:cs="David"/>
          <w:b/>
          <w:bCs/>
          <w:sz w:val="24"/>
          <w:szCs w:val="24"/>
          <w:rtl/>
          <w:lang w:eastAsia="he-IL"/>
        </w:rPr>
        <w:t>המנהל הראשי</w:t>
      </w:r>
      <w:r w:rsidRPr="00716AAE">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16AAE">
        <w:rPr>
          <w:rFonts w:ascii="Times New Roman" w:eastAsia="Times New Roman" w:hAnsi="Times New Roman" w:cs="David" w:hint="cs"/>
          <w:sz w:val="24"/>
          <w:szCs w:val="24"/>
          <w:rtl/>
          <w:lang w:eastAsia="he-IL"/>
        </w:rPr>
        <w:t xml:space="preserve"> מראש ובכתב</w:t>
      </w:r>
      <w:r w:rsidRPr="00716AAE">
        <w:rPr>
          <w:rFonts w:ascii="Times New Roman" w:eastAsia="Times New Roman" w:hAnsi="Times New Roman" w:cs="David"/>
          <w:sz w:val="24"/>
          <w:szCs w:val="24"/>
          <w:rtl/>
          <w:lang w:eastAsia="he-IL"/>
        </w:rPr>
        <w:t>.</w:t>
      </w:r>
    </w:p>
    <w:p w14:paraId="02AA6347"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w:t>
      </w:r>
      <w:r w:rsidRPr="00716AAE">
        <w:rPr>
          <w:rFonts w:ascii="Times New Roman" w:eastAsia="Times New Roman" w:hAnsi="Times New Roman" w:cs="David" w:hint="cs"/>
          <w:sz w:val="24"/>
          <w:szCs w:val="24"/>
          <w:rtl/>
          <w:lang w:eastAsia="he-IL"/>
        </w:rPr>
        <w:t>צהיר, כי ידוע לו, ש</w:t>
      </w:r>
      <w:r w:rsidRPr="00716AAE">
        <w:rPr>
          <w:rFonts w:ascii="Times New Roman" w:eastAsia="Times New Roman" w:hAnsi="Times New Roman" w:cs="David"/>
          <w:sz w:val="24"/>
          <w:szCs w:val="24"/>
          <w:rtl/>
          <w:lang w:eastAsia="he-IL"/>
        </w:rPr>
        <w:t>במשך כל ת</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קפ</w:t>
      </w:r>
      <w:r w:rsidRPr="00716AAE">
        <w:rPr>
          <w:rFonts w:ascii="Times New Roman" w:eastAsia="Times New Roman" w:hAnsi="Times New Roman" w:cs="David" w:hint="cs"/>
          <w:sz w:val="24"/>
          <w:szCs w:val="24"/>
          <w:rtl/>
          <w:lang w:eastAsia="he-IL"/>
        </w:rPr>
        <w:t>ו של</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יעמוד המנהל הראשי בראשו, יהיה מעורב אישית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החוזה, יקדיש למטרה זו את כל הזמן הנדרש, ויעמוד לרשות המזמין כל אימת שיוזמן על ידו להשתתף בישיבות ודיונים למטרות הפרויקט ויפקח על </w:t>
      </w:r>
      <w:r w:rsidRPr="00716AAE">
        <w:rPr>
          <w:rFonts w:ascii="Times New Roman" w:eastAsia="Times New Roman" w:hAnsi="Times New Roman" w:cs="David"/>
          <w:sz w:val="24"/>
          <w:szCs w:val="24"/>
          <w:rtl/>
          <w:lang w:eastAsia="he-IL"/>
        </w:rPr>
        <w:lastRenderedPageBreak/>
        <w:t>הצוות המקצועי של היועץ שיעסוק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התכנון. מבלי לגרוע מהתחייבויות היועץ כמתחייב מ</w:t>
      </w:r>
      <w:r w:rsidRPr="00716AAE">
        <w:rPr>
          <w:rFonts w:ascii="Times New Roman" w:eastAsia="Times New Roman" w:hAnsi="Times New Roman" w:cs="David" w:hint="cs"/>
          <w:sz w:val="24"/>
          <w:szCs w:val="24"/>
          <w:rtl/>
          <w:lang w:eastAsia="he-IL"/>
        </w:rPr>
        <w:t>חוזה זה,</w:t>
      </w:r>
      <w:r w:rsidRPr="00716AAE">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DAF5310"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p>
    <w:p w14:paraId="2A127677"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 xml:space="preserve">המזמין רשאי </w:t>
      </w:r>
      <w:r w:rsidRPr="00716AAE">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16AAE">
        <w:rPr>
          <w:rFonts w:ascii="Times New Roman" w:eastAsia="Times New Roman" w:hAnsi="Times New Roman" w:cs="David" w:hint="cs"/>
          <w:sz w:val="24"/>
          <w:szCs w:val="24"/>
          <w:rtl/>
          <w:lang w:eastAsia="he-IL"/>
        </w:rPr>
        <w:t xml:space="preserve">אחר </w:t>
      </w:r>
      <w:r w:rsidRPr="00716AAE">
        <w:rPr>
          <w:rFonts w:ascii="Times New Roman" w:eastAsia="Times New Roman" w:hAnsi="Times New Roman" w:cs="David"/>
          <w:sz w:val="24"/>
          <w:szCs w:val="24"/>
          <w:rtl/>
          <w:lang w:eastAsia="he-IL"/>
        </w:rPr>
        <w:t>דרישת המזמין לאלתר.</w:t>
      </w:r>
    </w:p>
    <w:p w14:paraId="2157820F"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החלטות המזמין בדבר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ו/או החלפת עובד מעובדי היועץ תינתנה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המוחלט</w:t>
      </w:r>
      <w:r w:rsidRPr="00716AAE">
        <w:rPr>
          <w:rFonts w:ascii="Times New Roman" w:eastAsia="Times New Roman" w:hAnsi="Times New Roman" w:cs="David" w:hint="cs"/>
          <w:sz w:val="24"/>
          <w:szCs w:val="24"/>
          <w:rtl/>
          <w:lang w:eastAsia="he-IL"/>
        </w:rPr>
        <w:t xml:space="preserve"> של המזמין</w:t>
      </w:r>
      <w:r w:rsidRPr="00716AAE">
        <w:rPr>
          <w:rFonts w:ascii="Times New Roman" w:eastAsia="Times New Roman" w:hAnsi="Times New Roman" w:cs="David"/>
          <w:sz w:val="24"/>
          <w:szCs w:val="24"/>
          <w:rtl/>
          <w:lang w:eastAsia="he-IL"/>
        </w:rPr>
        <w:t xml:space="preserve"> וללא צורך במתן נימוקים</w:t>
      </w:r>
      <w:r w:rsidRPr="00716AAE">
        <w:rPr>
          <w:rFonts w:ascii="Times New Roman" w:eastAsia="Times New Roman" w:hAnsi="Times New Roman" w:cs="David" w:hint="cs"/>
          <w:sz w:val="24"/>
          <w:szCs w:val="24"/>
          <w:rtl/>
          <w:lang w:eastAsia="he-IL"/>
        </w:rPr>
        <w:t xml:space="preserve"> כאלה ואחרים</w:t>
      </w:r>
      <w:r w:rsidRPr="00716AAE">
        <w:rPr>
          <w:rFonts w:ascii="Times New Roman" w:eastAsia="Times New Roman" w:hAnsi="Times New Roman" w:cs="David"/>
          <w:sz w:val="24"/>
          <w:szCs w:val="24"/>
          <w:rtl/>
          <w:lang w:eastAsia="he-IL"/>
        </w:rPr>
        <w:t>. אין בהחלטות אלה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לשחרר את היועץ מאי</w:t>
      </w:r>
      <w:r w:rsidRPr="00716AAE">
        <w:rPr>
          <w:rFonts w:ascii="Times New Roman" w:eastAsia="Times New Roman" w:hAnsi="Times New Roman" w:cs="David" w:hint="cs"/>
          <w:sz w:val="24"/>
          <w:szCs w:val="24"/>
          <w:rtl/>
          <w:lang w:eastAsia="he-IL"/>
        </w:rPr>
        <w:t>לו</w:t>
      </w:r>
      <w:r w:rsidRPr="00716AAE">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16AAE">
        <w:rPr>
          <w:rFonts w:ascii="Times New Roman" w:eastAsia="Times New Roman" w:hAnsi="Times New Roman" w:cs="David" w:hint="cs"/>
          <w:sz w:val="24"/>
          <w:szCs w:val="24"/>
          <w:rtl/>
          <w:lang w:eastAsia="he-IL"/>
        </w:rPr>
        <w:t xml:space="preserve"> ו/או חבות</w:t>
      </w:r>
      <w:r w:rsidRPr="00716AAE">
        <w:rPr>
          <w:rFonts w:ascii="Times New Roman" w:eastAsia="Times New Roman" w:hAnsi="Times New Roman" w:cs="David"/>
          <w:sz w:val="24"/>
          <w:szCs w:val="24"/>
          <w:rtl/>
          <w:lang w:eastAsia="he-IL"/>
        </w:rPr>
        <w:t xml:space="preserve"> שהיא.</w:t>
      </w:r>
    </w:p>
    <w:p w14:paraId="35253039"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לצייד על חשבונו את צוות עובדיו בכל הציוד הדרוש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w:t>
      </w:r>
      <w:r w:rsidRPr="00716AAE">
        <w:rPr>
          <w:rFonts w:ascii="Times New Roman" w:eastAsia="Times New Roman" w:hAnsi="Times New Roman" w:cs="David" w:hint="cs"/>
          <w:sz w:val="24"/>
          <w:szCs w:val="24"/>
          <w:rtl/>
          <w:lang w:eastAsia="he-IL"/>
        </w:rPr>
        <w:t>האחריות בגין אחזקת</w:t>
      </w:r>
      <w:r w:rsidRPr="00716AAE">
        <w:rPr>
          <w:rFonts w:ascii="Times New Roman" w:eastAsia="Times New Roman" w:hAnsi="Times New Roman" w:cs="David"/>
          <w:sz w:val="24"/>
          <w:szCs w:val="24"/>
          <w:rtl/>
          <w:lang w:eastAsia="he-IL"/>
        </w:rPr>
        <w:t xml:space="preserve"> ושמיר</w:t>
      </w:r>
      <w:r w:rsidRPr="00716AAE">
        <w:rPr>
          <w:rFonts w:ascii="Times New Roman" w:eastAsia="Times New Roman" w:hAnsi="Times New Roman" w:cs="David" w:hint="cs"/>
          <w:sz w:val="24"/>
          <w:szCs w:val="24"/>
          <w:rtl/>
          <w:lang w:eastAsia="he-IL"/>
        </w:rPr>
        <w:t>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ציוד</w:t>
      </w:r>
      <w:r w:rsidRPr="00716AAE">
        <w:rPr>
          <w:rFonts w:ascii="Times New Roman" w:eastAsia="Times New Roman" w:hAnsi="Times New Roman" w:cs="David" w:hint="cs"/>
          <w:sz w:val="24"/>
          <w:szCs w:val="24"/>
          <w:rtl/>
          <w:lang w:eastAsia="he-IL"/>
        </w:rPr>
        <w:t xml:space="preserve"> כאמור,</w:t>
      </w:r>
      <w:r w:rsidRPr="00716AAE">
        <w:rPr>
          <w:rFonts w:ascii="Times New Roman" w:eastAsia="Times New Roman" w:hAnsi="Times New Roman" w:cs="David"/>
          <w:sz w:val="24"/>
          <w:szCs w:val="24"/>
          <w:rtl/>
          <w:lang w:eastAsia="he-IL"/>
        </w:rPr>
        <w:t xml:space="preserve"> תהיה בידי היועץ ועל חשבונו, והמזמין לא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ישא בכל אחריות </w:t>
      </w:r>
      <w:r w:rsidRPr="00716AAE">
        <w:rPr>
          <w:rFonts w:ascii="Times New Roman" w:eastAsia="Times New Roman" w:hAnsi="Times New Roman" w:cs="David" w:hint="cs"/>
          <w:sz w:val="24"/>
          <w:szCs w:val="24"/>
          <w:rtl/>
          <w:lang w:eastAsia="he-IL"/>
        </w:rPr>
        <w:t xml:space="preserve">ו/או חבות </w:t>
      </w:r>
      <w:r w:rsidRPr="00716AAE">
        <w:rPr>
          <w:rFonts w:ascii="Times New Roman" w:eastAsia="Times New Roman" w:hAnsi="Times New Roman" w:cs="David"/>
          <w:sz w:val="24"/>
          <w:szCs w:val="24"/>
          <w:rtl/>
          <w:lang w:eastAsia="he-IL"/>
        </w:rPr>
        <w:t>בגין א</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בדן </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או נזק</w:t>
      </w:r>
      <w:r w:rsidRPr="00716AAE">
        <w:rPr>
          <w:rFonts w:ascii="Times New Roman" w:eastAsia="Times New Roman" w:hAnsi="Times New Roman" w:cs="David" w:hint="cs"/>
          <w:sz w:val="24"/>
          <w:szCs w:val="24"/>
          <w:rtl/>
          <w:lang w:eastAsia="he-IL"/>
        </w:rPr>
        <w:t xml:space="preserve"> ו/או קלקול</w:t>
      </w:r>
      <w:r w:rsidRPr="00716AAE">
        <w:rPr>
          <w:rFonts w:ascii="Times New Roman" w:eastAsia="Times New Roman" w:hAnsi="Times New Roman" w:cs="David"/>
          <w:sz w:val="24"/>
          <w:szCs w:val="24"/>
          <w:rtl/>
          <w:lang w:eastAsia="he-IL"/>
        </w:rPr>
        <w:t xml:space="preserve"> כלשהו לציוד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לכל חלק ממנו מכל סיבה שהיא.</w:t>
      </w:r>
    </w:p>
    <w:p w14:paraId="6EB7CC14"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סמכויות היועץ</w:t>
      </w:r>
    </w:p>
    <w:p w14:paraId="1C1CFF2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במגעים עם רשויות מוסמכות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עם הרשות המקומית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הנוגע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וכל הכרוך בכך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ובלבד:</w:t>
      </w:r>
    </w:p>
    <w:p w14:paraId="1F750D3A"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שהיועץ לא יגיש 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תיקונים לתכניות לא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הרשויות המוסמכות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אם כן אושרו קודם לכן</w:t>
      </w:r>
      <w:r w:rsidRPr="00716AAE">
        <w:rPr>
          <w:rFonts w:ascii="Times New Roman" w:eastAsia="Times New Roman" w:hAnsi="Times New Roman" w:cs="David" w:hint="cs"/>
          <w:sz w:val="24"/>
          <w:szCs w:val="24"/>
          <w:rtl/>
          <w:lang w:eastAsia="he-IL"/>
        </w:rPr>
        <w:t>, מראש ובכתב,</w:t>
      </w:r>
      <w:r w:rsidRPr="00716AAE">
        <w:rPr>
          <w:rFonts w:ascii="Times New Roman" w:eastAsia="Times New Roman" w:hAnsi="Times New Roman" w:cs="David"/>
          <w:sz w:val="24"/>
          <w:szCs w:val="24"/>
          <w:rtl/>
          <w:lang w:eastAsia="he-IL"/>
        </w:rPr>
        <w:t xml:space="preserve"> ע"י המזמין.</w:t>
      </w:r>
    </w:p>
    <w:p w14:paraId="68893B4A"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הכרוך בהתחייבות חוקית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כספית</w:t>
      </w:r>
      <w:r w:rsidRPr="00716AAE">
        <w:rPr>
          <w:rFonts w:ascii="Times New Roman" w:eastAsia="Times New Roman" w:hAnsi="Times New Roman" w:cs="David" w:hint="cs"/>
          <w:sz w:val="24"/>
          <w:szCs w:val="24"/>
          <w:rtl/>
          <w:lang w:eastAsia="he-IL"/>
        </w:rPr>
        <w:t xml:space="preserve"> ו/או אחרת,</w:t>
      </w:r>
      <w:r w:rsidRPr="00716AAE">
        <w:rPr>
          <w:rFonts w:ascii="Times New Roman" w:eastAsia="Times New Roman" w:hAnsi="Times New Roman" w:cs="David"/>
          <w:sz w:val="24"/>
          <w:szCs w:val="24"/>
          <w:rtl/>
          <w:lang w:eastAsia="he-IL"/>
        </w:rPr>
        <w:t xml:space="preserve"> אלא בא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שורו של המזמין</w:t>
      </w:r>
      <w:r w:rsidRPr="00716AAE">
        <w:rPr>
          <w:rFonts w:ascii="Times New Roman" w:eastAsia="Times New Roman" w:hAnsi="Times New Roman" w:cs="David" w:hint="cs"/>
          <w:sz w:val="24"/>
          <w:szCs w:val="24"/>
          <w:rtl/>
          <w:lang w:eastAsia="he-IL"/>
        </w:rPr>
        <w:t xml:space="preserve"> מראש ובכתב</w:t>
      </w:r>
      <w:r w:rsidRPr="00716AAE">
        <w:rPr>
          <w:rFonts w:ascii="Times New Roman" w:eastAsia="Times New Roman" w:hAnsi="Times New Roman" w:cs="David"/>
          <w:sz w:val="24"/>
          <w:szCs w:val="24"/>
          <w:rtl/>
          <w:lang w:eastAsia="he-IL"/>
        </w:rPr>
        <w:t>.</w:t>
      </w:r>
    </w:p>
    <w:p w14:paraId="73B48230"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זולת אם</w:t>
      </w:r>
      <w:r w:rsidRPr="00716AAE">
        <w:rPr>
          <w:rFonts w:ascii="Times New Roman" w:eastAsia="Times New Roman" w:hAnsi="Times New Roman" w:cs="David"/>
          <w:sz w:val="24"/>
          <w:szCs w:val="24"/>
          <w:rtl/>
          <w:lang w:eastAsia="he-IL"/>
        </w:rPr>
        <w:t xml:space="preserve"> יוסמך לכך ע"י המזמין </w:t>
      </w:r>
      <w:r w:rsidRPr="00716AAE">
        <w:rPr>
          <w:rFonts w:ascii="Times New Roman" w:eastAsia="Times New Roman" w:hAnsi="Times New Roman" w:cs="David" w:hint="cs"/>
          <w:sz w:val="24"/>
          <w:szCs w:val="24"/>
          <w:rtl/>
          <w:lang w:eastAsia="he-IL"/>
        </w:rPr>
        <w:t>מראש ו</w:t>
      </w:r>
      <w:r w:rsidRPr="00716AAE">
        <w:rPr>
          <w:rFonts w:ascii="Times New Roman" w:eastAsia="Times New Roman" w:hAnsi="Times New Roman" w:cs="David"/>
          <w:sz w:val="24"/>
          <w:szCs w:val="24"/>
          <w:rtl/>
          <w:lang w:eastAsia="he-IL"/>
        </w:rPr>
        <w:t>בכתב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יהיה היועץ רשאי ליתן הוראות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הנחיות</w:t>
      </w:r>
      <w:r w:rsidRPr="00716AAE">
        <w:rPr>
          <w:rFonts w:ascii="Times New Roman" w:eastAsia="Times New Roman" w:hAnsi="Times New Roman" w:cs="David" w:hint="cs"/>
          <w:sz w:val="24"/>
          <w:szCs w:val="24"/>
          <w:rtl/>
          <w:lang w:eastAsia="he-IL"/>
        </w:rPr>
        <w:t>, בין</w:t>
      </w:r>
      <w:r w:rsidRPr="00716AAE">
        <w:rPr>
          <w:rFonts w:ascii="Times New Roman" w:eastAsia="Times New Roman" w:hAnsi="Times New Roman" w:cs="David"/>
          <w:sz w:val="24"/>
          <w:szCs w:val="24"/>
          <w:rtl/>
          <w:lang w:eastAsia="he-IL"/>
        </w:rPr>
        <w:t xml:space="preserve"> במישרין</w:t>
      </w:r>
      <w:r w:rsidRPr="00716AAE">
        <w:rPr>
          <w:rFonts w:ascii="Times New Roman" w:eastAsia="Times New Roman" w:hAnsi="Times New Roman" w:cs="David" w:hint="cs"/>
          <w:sz w:val="24"/>
          <w:szCs w:val="24"/>
          <w:rtl/>
          <w:lang w:eastAsia="he-IL"/>
        </w:rPr>
        <w:t xml:space="preserve"> ובין בעקיפין,</w:t>
      </w:r>
      <w:r w:rsidRPr="00716AAE">
        <w:rPr>
          <w:rFonts w:ascii="Times New Roman" w:eastAsia="Times New Roman" w:hAnsi="Times New Roman" w:cs="David"/>
          <w:sz w:val="24"/>
          <w:szCs w:val="24"/>
          <w:rtl/>
          <w:lang w:eastAsia="he-IL"/>
        </w:rPr>
        <w:t xml:space="preserve"> לקבלן הראשי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לקבלן העבודות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לנהל עמם מו"מ ביחס למחירים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דרכי ביצוע הכרוכים בש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נוי מחירים</w:t>
      </w:r>
      <w:r w:rsidRPr="00716AAE">
        <w:rPr>
          <w:rFonts w:ascii="Times New Roman" w:eastAsia="Times New Roman" w:hAnsi="Times New Roman" w:cs="David" w:hint="cs"/>
          <w:sz w:val="24"/>
          <w:szCs w:val="24"/>
          <w:rtl/>
          <w:lang w:eastAsia="he-IL"/>
        </w:rPr>
        <w:t xml:space="preserve"> ו/או כמויות</w:t>
      </w:r>
      <w:r w:rsidRPr="00716AAE">
        <w:rPr>
          <w:rFonts w:ascii="Times New Roman" w:eastAsia="Times New Roman" w:hAnsi="Times New Roman" w:cs="David"/>
          <w:sz w:val="24"/>
          <w:szCs w:val="24"/>
          <w:rtl/>
          <w:lang w:eastAsia="he-IL"/>
        </w:rPr>
        <w:t>, אלא באמצעות המזמין או המנהל.</w:t>
      </w:r>
    </w:p>
    <w:p w14:paraId="6EF35263"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סמכויות המנהל</w:t>
      </w:r>
    </w:p>
    <w:p w14:paraId="07AC8FF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רשאי לבדוק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עת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את שרותי היועץ כולם או </w:t>
      </w:r>
      <w:r w:rsidRPr="00716AAE">
        <w:rPr>
          <w:rFonts w:ascii="Times New Roman" w:eastAsia="Times New Roman" w:hAnsi="Times New Roman" w:cs="David" w:hint="cs"/>
          <w:sz w:val="24"/>
          <w:szCs w:val="24"/>
          <w:rtl/>
          <w:lang w:eastAsia="he-IL"/>
        </w:rPr>
        <w:t>מקצתם</w:t>
      </w:r>
      <w:r w:rsidRPr="00716AAE">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על ידי מי </w:t>
      </w:r>
      <w:r w:rsidRPr="00716AAE">
        <w:rPr>
          <w:rFonts w:ascii="Times New Roman" w:eastAsia="Times New Roman" w:hAnsi="Times New Roman" w:cs="David"/>
          <w:sz w:val="24"/>
          <w:szCs w:val="24"/>
          <w:rtl/>
          <w:lang w:eastAsia="he-IL"/>
        </w:rPr>
        <w:t>מטעמו. כן רשאי המנהל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21C7F4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hint="cs"/>
          <w:b/>
          <w:sz w:val="24"/>
          <w:szCs w:val="24"/>
          <w:rtl/>
          <w:lang w:eastAsia="he-IL"/>
        </w:rPr>
        <w:t xml:space="preserve"> המצ"ב</w:t>
      </w:r>
      <w:r w:rsidRPr="00716AAE">
        <w:rPr>
          <w:rFonts w:ascii="Times New Roman" w:eastAsia="Times New Roman" w:hAnsi="Times New Roman" w:cs="David"/>
          <w:sz w:val="24"/>
          <w:szCs w:val="24"/>
          <w:rtl/>
          <w:lang w:eastAsia="he-IL"/>
        </w:rPr>
        <w:t>.</w:t>
      </w:r>
    </w:p>
    <w:p w14:paraId="1A4C952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לצורך הפעלת סמכויותיו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רשאי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מי מטעמו לבקר במשרד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בכל מקום אחר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16AAE">
        <w:rPr>
          <w:rFonts w:ascii="Times New Roman" w:eastAsia="Times New Roman" w:hAnsi="Times New Roman" w:cs="David" w:hint="cs"/>
          <w:sz w:val="24"/>
          <w:szCs w:val="24"/>
          <w:rtl/>
          <w:lang w:eastAsia="he-IL"/>
        </w:rPr>
        <w:t>י המנהל 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על ידי מי </w:t>
      </w:r>
      <w:r w:rsidRPr="00716AAE">
        <w:rPr>
          <w:rFonts w:ascii="Times New Roman" w:eastAsia="Times New Roman" w:hAnsi="Times New Roman" w:cs="David"/>
          <w:sz w:val="24"/>
          <w:szCs w:val="24"/>
          <w:rtl/>
          <w:lang w:eastAsia="he-IL"/>
        </w:rPr>
        <w:t>מטעמו.</w:t>
      </w:r>
    </w:p>
    <w:p w14:paraId="0701B28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אין בהפעלת סמכויות המנהל על פי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לגרוע </w:t>
      </w:r>
      <w:r w:rsidRPr="00716AAE">
        <w:rPr>
          <w:rFonts w:ascii="Times New Roman" w:eastAsia="Times New Roman" w:hAnsi="Times New Roman" w:cs="David" w:hint="cs"/>
          <w:sz w:val="24"/>
          <w:szCs w:val="24"/>
          <w:rtl/>
          <w:lang w:eastAsia="he-IL"/>
        </w:rPr>
        <w:t xml:space="preserve">ו/או לשחרר </w:t>
      </w:r>
      <w:r w:rsidRPr="00716AAE">
        <w:rPr>
          <w:rFonts w:ascii="Times New Roman" w:eastAsia="Times New Roman" w:hAnsi="Times New Roman" w:cs="David"/>
          <w:sz w:val="24"/>
          <w:szCs w:val="24"/>
          <w:rtl/>
          <w:lang w:eastAsia="he-IL"/>
        </w:rPr>
        <w:t xml:space="preserve">מאחריות </w:t>
      </w:r>
      <w:r w:rsidRPr="00716AAE">
        <w:rPr>
          <w:rFonts w:ascii="Times New Roman" w:eastAsia="Times New Roman" w:hAnsi="Times New Roman" w:cs="David" w:hint="cs"/>
          <w:sz w:val="24"/>
          <w:szCs w:val="24"/>
          <w:rtl/>
          <w:lang w:eastAsia="he-IL"/>
        </w:rPr>
        <w:t>היועץ על פי חוזה זה ו/או על פי כל דין.</w:t>
      </w:r>
      <w:r w:rsidRPr="00716AAE">
        <w:rPr>
          <w:rFonts w:ascii="Times New Roman" w:eastAsia="Times New Roman" w:hAnsi="Times New Roman" w:cs="David"/>
          <w:sz w:val="24"/>
          <w:szCs w:val="24"/>
          <w:rtl/>
          <w:lang w:eastAsia="he-IL"/>
        </w:rPr>
        <w:t xml:space="preserve"> בהקשר זה מובהר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אישור המנהל לתכניות, בין לתכנון </w:t>
      </w:r>
      <w:r w:rsidRPr="00716AAE">
        <w:rPr>
          <w:rFonts w:ascii="Times New Roman" w:eastAsia="Times New Roman" w:hAnsi="Times New Roman" w:cs="David"/>
          <w:sz w:val="24"/>
          <w:szCs w:val="24"/>
          <w:rtl/>
          <w:lang w:eastAsia="he-IL"/>
        </w:rPr>
        <w:lastRenderedPageBreak/>
        <w:t>מוקדם ובין לתכנון סופי, לא יפטור את היועץ מחובת ביצוע שינויים ו/או התאמות ו/או תכנון מחדש של התכניות, ככל שהדבר יידרש.</w:t>
      </w:r>
    </w:p>
    <w:p w14:paraId="672B0E4E"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אישר המנהל 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16AAE">
        <w:rPr>
          <w:rFonts w:ascii="Times New Roman" w:eastAsia="Times New Roman" w:hAnsi="Times New Roman" w:cs="David" w:hint="cs"/>
          <w:sz w:val="24"/>
          <w:szCs w:val="24"/>
          <w:rtl/>
          <w:lang w:eastAsia="he-IL"/>
        </w:rPr>
        <w:t>חוזה</w:t>
      </w:r>
      <w:r w:rsidRPr="00716AAE">
        <w:rPr>
          <w:rFonts w:ascii="Times New Roman" w:eastAsia="Times New Roman" w:hAnsi="Times New Roman" w:cs="David"/>
          <w:sz w:val="24"/>
          <w:szCs w:val="24"/>
          <w:rtl/>
          <w:lang w:eastAsia="he-IL"/>
        </w:rPr>
        <w:t xml:space="preserve"> זה, </w:t>
      </w:r>
      <w:r w:rsidRPr="00716AAE">
        <w:rPr>
          <w:rFonts w:ascii="Times New Roman" w:eastAsia="Times New Roman" w:hAnsi="Times New Roman" w:cs="David" w:hint="cs"/>
          <w:sz w:val="24"/>
          <w:szCs w:val="24"/>
          <w:rtl/>
          <w:lang w:eastAsia="he-IL"/>
        </w:rPr>
        <w:t>לא יהא</w:t>
      </w:r>
      <w:r w:rsidRPr="00716AAE">
        <w:rPr>
          <w:rFonts w:ascii="Times New Roman" w:eastAsia="Times New Roman" w:hAnsi="Times New Roman" w:cs="David"/>
          <w:sz w:val="24"/>
          <w:szCs w:val="24"/>
          <w:rtl/>
          <w:lang w:eastAsia="he-IL"/>
        </w:rPr>
        <w:t xml:space="preserve"> בכך כדי לשחרר את היועץ מאחריותו המקצועית המלאה ו</w:t>
      </w:r>
      <w:r w:rsidRPr="00716AAE">
        <w:rPr>
          <w:rFonts w:ascii="Times New Roman" w:eastAsia="Times New Roman" w:hAnsi="Times New Roman" w:cs="David" w:hint="cs"/>
          <w:sz w:val="24"/>
          <w:szCs w:val="24"/>
          <w:rtl/>
          <w:lang w:eastAsia="he-IL"/>
        </w:rPr>
        <w:t>לא יהא</w:t>
      </w:r>
      <w:r w:rsidRPr="00716AAE">
        <w:rPr>
          <w:rFonts w:ascii="Times New Roman" w:eastAsia="Times New Roman" w:hAnsi="Times New Roman" w:cs="David"/>
          <w:sz w:val="24"/>
          <w:szCs w:val="24"/>
          <w:rtl/>
          <w:lang w:eastAsia="he-IL"/>
        </w:rPr>
        <w:t xml:space="preserve"> בכך כדי להטיל על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על המזמין אחריות כלשהי לטיב התכניות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המסמכים האמורים.</w:t>
      </w:r>
    </w:p>
    <w:p w14:paraId="79D0ACAF"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לוח זמנים ושלבי ב</w:t>
      </w:r>
      <w:r w:rsidRPr="00716AAE">
        <w:rPr>
          <w:rFonts w:ascii="Times New Roman" w:eastAsia="Times New Roman" w:hAnsi="Times New Roman" w:cs="David" w:hint="cs"/>
          <w:bCs/>
          <w:sz w:val="24"/>
          <w:szCs w:val="24"/>
          <w:u w:val="single"/>
          <w:rtl/>
          <w:lang w:eastAsia="he-IL"/>
        </w:rPr>
        <w:t>י</w:t>
      </w:r>
      <w:r w:rsidRPr="00716AAE">
        <w:rPr>
          <w:rFonts w:ascii="Times New Roman" w:eastAsia="Times New Roman" w:hAnsi="Times New Roman" w:cs="David"/>
          <w:bCs/>
          <w:sz w:val="24"/>
          <w:szCs w:val="24"/>
          <w:u w:val="single"/>
          <w:rtl/>
          <w:lang w:eastAsia="he-IL"/>
        </w:rPr>
        <w:t>צוע</w:t>
      </w:r>
    </w:p>
    <w:p w14:paraId="557DBA6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16AAE">
        <w:rPr>
          <w:rFonts w:ascii="Times New Roman" w:eastAsia="Times New Roman" w:hAnsi="Times New Roman" w:cs="David"/>
          <w:b/>
          <w:bCs/>
          <w:sz w:val="24"/>
          <w:szCs w:val="24"/>
          <w:rtl/>
          <w:lang w:eastAsia="he-IL"/>
        </w:rPr>
        <w:t>ג'</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 xml:space="preserve"> (להלן: "</w:t>
      </w:r>
      <w:r w:rsidRPr="00716AAE">
        <w:rPr>
          <w:rFonts w:ascii="Times New Roman" w:eastAsia="Times New Roman" w:hAnsi="Times New Roman" w:cs="David"/>
          <w:b/>
          <w:bCs/>
          <w:sz w:val="24"/>
          <w:szCs w:val="24"/>
          <w:rtl/>
          <w:lang w:eastAsia="he-IL"/>
        </w:rPr>
        <w:t>לוח הזמנים</w:t>
      </w:r>
      <w:r w:rsidRPr="00716AAE">
        <w:rPr>
          <w:rFonts w:ascii="Times New Roman" w:eastAsia="Times New Roman" w:hAnsi="Times New Roman" w:cs="David"/>
          <w:sz w:val="24"/>
          <w:szCs w:val="24"/>
          <w:rtl/>
          <w:lang w:eastAsia="he-IL"/>
        </w:rPr>
        <w:t>"). כל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 הכלול בשרותי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לא נקבע לו מועד בלוח הזמנים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יבוצע על ידי היועץ במועד שיהיה דרוש על מנת להבטיח</w:t>
      </w:r>
      <w:r w:rsidRPr="00716AAE">
        <w:rPr>
          <w:rFonts w:ascii="Times New Roman" w:eastAsia="Times New Roman" w:hAnsi="Times New Roman" w:cs="David" w:hint="cs"/>
          <w:sz w:val="24"/>
          <w:szCs w:val="24"/>
          <w:rtl/>
          <w:lang w:eastAsia="he-IL"/>
        </w:rPr>
        <w:t xml:space="preserve"> את</w:t>
      </w:r>
      <w:r w:rsidRPr="00716AAE">
        <w:rPr>
          <w:rFonts w:ascii="Times New Roman" w:eastAsia="Times New Roman" w:hAnsi="Times New Roman" w:cs="David"/>
          <w:sz w:val="24"/>
          <w:szCs w:val="24"/>
          <w:rtl/>
          <w:lang w:eastAsia="he-IL"/>
        </w:rPr>
        <w:t xml:space="preserve">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 xml:space="preserve">קבלנים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אחרים בהתאם ללוח הזמנים המוסכם ע</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מם.</w:t>
      </w:r>
    </w:p>
    <w:p w14:paraId="53659D0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לא יתחיל היועץ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קטע מהפרויקט ו/או שלב משלבי העבודה כמפורט בנספח </w:t>
      </w:r>
      <w:r w:rsidRPr="00716AAE">
        <w:rPr>
          <w:rFonts w:ascii="Times New Roman" w:eastAsia="Times New Roman" w:hAnsi="Times New Roman" w:cs="David"/>
          <w:bCs/>
          <w:sz w:val="24"/>
          <w:szCs w:val="24"/>
          <w:rtl/>
          <w:lang w:eastAsia="he-IL"/>
        </w:rPr>
        <w:t>ב'</w:t>
      </w:r>
      <w:r w:rsidRPr="00716AAE">
        <w:rPr>
          <w:rFonts w:ascii="Times New Roman" w:eastAsia="Times New Roman" w:hAnsi="Times New Roman" w:cs="David"/>
          <w:sz w:val="24"/>
          <w:szCs w:val="24"/>
          <w:rtl/>
          <w:lang w:eastAsia="he-IL"/>
        </w:rPr>
        <w:t xml:space="preserve"> או </w:t>
      </w:r>
      <w:r w:rsidRPr="00716AAE">
        <w:rPr>
          <w:rFonts w:ascii="Times New Roman" w:eastAsia="Times New Roman" w:hAnsi="Times New Roman" w:cs="David"/>
          <w:b/>
          <w:bCs/>
          <w:sz w:val="24"/>
          <w:szCs w:val="24"/>
          <w:rtl/>
          <w:lang w:eastAsia="he-IL"/>
        </w:rPr>
        <w:t xml:space="preserve">ג'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אלא אם כן הודיע למזמין תחילה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הגיע לדעתו מועד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שלב זה וק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מהמזמין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לביצועו.</w:t>
      </w:r>
    </w:p>
    <w:p w14:paraId="7C45B63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יש לראות </w:t>
      </w:r>
      <w:r w:rsidRPr="00716AAE">
        <w:rPr>
          <w:rFonts w:ascii="Times New Roman" w:eastAsia="Times New Roman" w:hAnsi="Times New Roman" w:cs="David" w:hint="cs"/>
          <w:sz w:val="24"/>
          <w:szCs w:val="24"/>
          <w:rtl/>
          <w:lang w:eastAsia="he-IL"/>
        </w:rPr>
        <w:t>ב</w:t>
      </w:r>
      <w:r w:rsidRPr="00716AAE">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196C16F4"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ידוע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התחייבויות היועצים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הקבלנים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יתר הגורמים, מותנות בכך שיסופקו להם כל התכניות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ההנחיות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ההוראות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הפרטים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הביאורים שידרשו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מהקבלנים מלטעון לעיכוב מוצדק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62B94051"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שירותי היועץ יוכר כמוצדק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אך ו</w:t>
      </w:r>
      <w:r w:rsidRPr="00716AAE">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77E54DAC"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הוא נובע מכ</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ח עליון או גורם אחר (להלן יחדיו: "</w:t>
      </w:r>
      <w:r w:rsidRPr="00716AAE">
        <w:rPr>
          <w:rFonts w:ascii="Times New Roman" w:eastAsia="Times New Roman" w:hAnsi="Times New Roman" w:cs="David"/>
          <w:b/>
          <w:bCs/>
          <w:sz w:val="24"/>
          <w:szCs w:val="24"/>
          <w:rtl/>
          <w:lang w:eastAsia="he-IL"/>
        </w:rPr>
        <w:t>אירוע דוחה</w:t>
      </w:r>
      <w:r w:rsidRPr="00716AAE">
        <w:rPr>
          <w:rFonts w:ascii="Times New Roman" w:eastAsia="Times New Roman" w:hAnsi="Times New Roman" w:cs="David"/>
          <w:sz w:val="24"/>
          <w:szCs w:val="24"/>
          <w:rtl/>
          <w:lang w:eastAsia="he-IL"/>
        </w:rPr>
        <w:t>") שלדעת המנהל לא הייתה ליועץ שליטה עליו.</w:t>
      </w:r>
    </w:p>
    <w:p w14:paraId="32E1AF0E"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17057166"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לא קיבל תכניות, הנחיות, הוראות, פרטים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46DC0A34"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אישר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האירוע הדוחה אכן מצדיק 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השירות ואת משך הדחייה.</w:t>
      </w:r>
    </w:p>
    <w:p w14:paraId="028056EB" w14:textId="77777777" w:rsidR="00716AAE" w:rsidRPr="00716AAE" w:rsidRDefault="00716AAE" w:rsidP="00716AAE">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w:t>
      </w:r>
      <w:r w:rsidRPr="00716AAE">
        <w:rPr>
          <w:rFonts w:ascii="Times New Roman" w:eastAsia="Times New Roman" w:hAnsi="Times New Roman" w:cs="David" w:hint="cs"/>
          <w:sz w:val="24"/>
          <w:szCs w:val="24"/>
          <w:rtl/>
          <w:lang w:eastAsia="he-IL"/>
        </w:rPr>
        <w:t xml:space="preserve">כלליות </w:t>
      </w:r>
      <w:r w:rsidRPr="00716AAE">
        <w:rPr>
          <w:rFonts w:ascii="Times New Roman" w:eastAsia="Times New Roman" w:hAnsi="Times New Roman" w:cs="David"/>
          <w:sz w:val="24"/>
          <w:szCs w:val="24"/>
          <w:rtl/>
          <w:lang w:eastAsia="he-IL"/>
        </w:rPr>
        <w:t>האמור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מותנה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חור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 תכנון ע"י אחרים לא יהווה עילה לעיכוב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שירותי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בא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שור המנהל </w:t>
      </w:r>
      <w:r w:rsidRPr="00716AAE">
        <w:rPr>
          <w:rFonts w:ascii="Times New Roman" w:eastAsia="Times New Roman" w:hAnsi="Times New Roman" w:cs="David" w:hint="cs"/>
          <w:sz w:val="24"/>
          <w:szCs w:val="24"/>
          <w:rtl/>
          <w:lang w:eastAsia="he-IL"/>
        </w:rPr>
        <w:t>מראש ו</w:t>
      </w:r>
      <w:r w:rsidRPr="00716AAE">
        <w:rPr>
          <w:rFonts w:ascii="Times New Roman" w:eastAsia="Times New Roman" w:hAnsi="Times New Roman" w:cs="David"/>
          <w:sz w:val="24"/>
          <w:szCs w:val="24"/>
          <w:rtl/>
          <w:lang w:eastAsia="he-IL"/>
        </w:rPr>
        <w:t>בכתב.</w:t>
      </w:r>
    </w:p>
    <w:p w14:paraId="109329A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להודיע למנהל מידית, על כל עיכוב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לפי הערכתו עלול לגרום לאיחור בקיום לוח הזמנים.</w:t>
      </w:r>
    </w:p>
    <w:p w14:paraId="78B27D1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275780D"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lastRenderedPageBreak/>
        <w:t>המנהל רשאי לבקר במשרד היועץ ולעיין בהתקדמות ובאופן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והיועץ ימסור למנהל כל הסבר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פרט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דיווח</w:t>
      </w:r>
      <w:r w:rsidRPr="00716AAE">
        <w:rPr>
          <w:rFonts w:ascii="Times New Roman" w:eastAsia="Times New Roman" w:hAnsi="Times New Roman" w:cs="David" w:hint="cs"/>
          <w:sz w:val="24"/>
          <w:szCs w:val="24"/>
          <w:rtl/>
          <w:lang w:eastAsia="he-IL"/>
        </w:rPr>
        <w:t>, מיד</w:t>
      </w:r>
      <w:r w:rsidRPr="00716AAE">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16AAE">
        <w:rPr>
          <w:rFonts w:ascii="Times New Roman" w:eastAsia="Times New Roman" w:hAnsi="Times New Roman" w:cs="David" w:hint="cs"/>
          <w:sz w:val="24"/>
          <w:szCs w:val="24"/>
          <w:rtl/>
          <w:lang w:eastAsia="he-IL"/>
        </w:rPr>
        <w:t xml:space="preserve"> זה ו/או לפי כל דין</w:t>
      </w:r>
      <w:r w:rsidRPr="00716AAE">
        <w:rPr>
          <w:rFonts w:ascii="Times New Roman" w:eastAsia="Times New Roman" w:hAnsi="Times New Roman" w:cs="David"/>
          <w:sz w:val="24"/>
          <w:szCs w:val="24"/>
          <w:rtl/>
          <w:lang w:eastAsia="he-IL"/>
        </w:rPr>
        <w:t>.</w:t>
      </w:r>
    </w:p>
    <w:p w14:paraId="1F8B7A71" w14:textId="77777777" w:rsidR="00716AAE" w:rsidRPr="00716AAE" w:rsidRDefault="00716AAE" w:rsidP="00716AAE">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4E5144C"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שכר היועץ</w:t>
      </w:r>
    </w:p>
    <w:p w14:paraId="234879E2"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תמורת שרותי היועץ וכל יתר התחייבויותיו לפי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ישלם המזמין ליועץ שכר כמפורט בנספח </w:t>
      </w:r>
      <w:r w:rsidRPr="00716AAE">
        <w:rPr>
          <w:rFonts w:ascii="Times New Roman" w:eastAsia="Times New Roman" w:hAnsi="Times New Roman" w:cs="David"/>
          <w:bCs/>
          <w:sz w:val="24"/>
          <w:szCs w:val="24"/>
          <w:rtl/>
          <w:lang w:eastAsia="he-IL"/>
        </w:rPr>
        <w:t xml:space="preserve">ד' </w:t>
      </w:r>
      <w:r w:rsidRPr="00716AAE">
        <w:rPr>
          <w:rFonts w:ascii="Times New Roman" w:eastAsia="Times New Roman" w:hAnsi="Times New Roman" w:cs="David" w:hint="cs"/>
          <w:b/>
          <w:sz w:val="24"/>
          <w:szCs w:val="24"/>
          <w:rtl/>
          <w:lang w:eastAsia="he-IL"/>
        </w:rPr>
        <w:t xml:space="preserve">המצ"ב </w:t>
      </w:r>
      <w:r w:rsidRPr="00716AAE">
        <w:rPr>
          <w:rFonts w:ascii="Times New Roman" w:eastAsia="Times New Roman" w:hAnsi="Times New Roman" w:cs="David"/>
          <w:sz w:val="24"/>
          <w:szCs w:val="24"/>
          <w:rtl/>
          <w:lang w:eastAsia="he-IL"/>
        </w:rPr>
        <w:t>(להלן: "</w:t>
      </w:r>
      <w:r w:rsidRPr="00716AAE">
        <w:rPr>
          <w:rFonts w:ascii="Times New Roman" w:eastAsia="Times New Roman" w:hAnsi="Times New Roman" w:cs="David"/>
          <w:b/>
          <w:bCs/>
          <w:sz w:val="24"/>
          <w:szCs w:val="24"/>
          <w:rtl/>
          <w:lang w:eastAsia="he-IL"/>
        </w:rPr>
        <w:t>שכר היועץ</w:t>
      </w:r>
      <w:r w:rsidRPr="00716AAE">
        <w:rPr>
          <w:rFonts w:ascii="Times New Roman" w:eastAsia="Times New Roman" w:hAnsi="Times New Roman" w:cs="David"/>
          <w:sz w:val="24"/>
          <w:szCs w:val="24"/>
          <w:rtl/>
          <w:lang w:eastAsia="he-IL"/>
        </w:rPr>
        <w:t>").</w:t>
      </w:r>
    </w:p>
    <w:p w14:paraId="2E789783"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בהוצאות הממשיות בשרותי העזר המפורטים להלן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שא המזמין:</w:t>
      </w:r>
    </w:p>
    <w:p w14:paraId="63595035"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הדפסות בתוויין המיועדות להפצה לאחרים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16AAE">
        <w:rPr>
          <w:rFonts w:ascii="Times New Roman" w:eastAsia="Times New Roman" w:hAnsi="Times New Roman" w:cs="David" w:hint="cs"/>
          <w:sz w:val="24"/>
          <w:szCs w:val="24"/>
          <w:rtl/>
          <w:lang w:eastAsia="he-IL"/>
        </w:rPr>
        <w:t>ת</w:t>
      </w:r>
      <w:r w:rsidRPr="00716AAE">
        <w:rPr>
          <w:rFonts w:ascii="Times New Roman" w:eastAsia="Times New Roman" w:hAnsi="Times New Roman" w:cs="David"/>
          <w:sz w:val="24"/>
          <w:szCs w:val="24"/>
          <w:rtl/>
          <w:lang w:eastAsia="he-IL"/>
        </w:rPr>
        <w:t xml:space="preserve"> החזר.</w:t>
      </w:r>
    </w:p>
    <w:p w14:paraId="7466F65D"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העתקות שנמסרו ע"י היועץ למזמין</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לרשויות המוסמכות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ליועצים, למעט העתקות וצילומים שיפיק היועץ במשרדו.</w:t>
      </w:r>
    </w:p>
    <w:p w14:paraId="2D064A51"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שכפול מסמכים.</w:t>
      </w:r>
    </w:p>
    <w:p w14:paraId="655DDB11"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5CAA0C9E"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מדידות וצילומי אויר.</w:t>
      </w:r>
    </w:p>
    <w:p w14:paraId="02B2E364"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קידוחים ובדיקות קרקע.</w:t>
      </w:r>
    </w:p>
    <w:p w14:paraId="23CA2C93"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שליחויות.</w:t>
      </w:r>
    </w:p>
    <w:p w14:paraId="1E1CD48E"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העזר המפורטים בסעיפים 7.2.1 עד 7.2.3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יוזמנו על ידי היועץ באמצעות מערכת ניהול פרויקטים </w:t>
      </w:r>
      <w:r w:rsidRPr="00716AAE">
        <w:rPr>
          <w:rFonts w:ascii="Times New Roman" w:eastAsia="Times New Roman" w:hAnsi="Times New Roman" w:cs="David"/>
          <w:sz w:val="24"/>
          <w:szCs w:val="24"/>
          <w:lang w:eastAsia="he-IL"/>
        </w:rPr>
        <w:t>VIEW</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 מערכת רמדורנט מודול ניהול מסמכים (</w:t>
      </w:r>
      <w:r w:rsidRPr="00716AAE">
        <w:rPr>
          <w:rFonts w:ascii="Times New Roman" w:eastAsia="Times New Roman" w:hAnsi="Times New Roman" w:cs="David"/>
          <w:sz w:val="24"/>
          <w:szCs w:val="24"/>
          <w:lang w:eastAsia="he-IL"/>
        </w:rPr>
        <w:t>DM</w:t>
      </w:r>
      <w:r w:rsidRPr="00716AAE">
        <w:rPr>
          <w:rFonts w:ascii="Times New Roman" w:eastAsia="Times New Roman" w:hAnsi="Times New Roman" w:cs="David"/>
          <w:sz w:val="24"/>
          <w:szCs w:val="24"/>
          <w:rtl/>
          <w:lang w:eastAsia="he-IL"/>
        </w:rPr>
        <w:t>) רק ממכונים המאושרים ע"י המזמין לבצע עבודות עבורו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53130B3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על חשבון שכר היועץ ישולמו ליועץ תשלומי ביניים בש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עורים ובמועדים המפורטים בנספח</w:t>
      </w:r>
      <w:r w:rsidRPr="00716AAE">
        <w:rPr>
          <w:rFonts w:ascii="Times New Roman" w:eastAsia="Times New Roman" w:hAnsi="Times New Roman" w:cs="David"/>
          <w:bCs/>
          <w:sz w:val="24"/>
          <w:szCs w:val="24"/>
          <w:rtl/>
          <w:lang w:eastAsia="he-IL"/>
        </w:rPr>
        <w:t xml:space="preserve"> ה'</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w:t>
      </w:r>
    </w:p>
    <w:p w14:paraId="1CA18589"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תשלומי הביניים לפי פסקה זו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שלב משלבי שירותי היועץ ו/או טיב הש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7B8CA2B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4"/>
          <w:szCs w:val="24"/>
          <w:rtl/>
          <w:lang w:eastAsia="he-IL"/>
        </w:rPr>
      </w:pPr>
      <w:r w:rsidRPr="00716AAE">
        <w:rPr>
          <w:rFonts w:ascii="Times New Roman" w:eastAsia="Times New Roman" w:hAnsi="Times New Roman" w:cs="David"/>
          <w:sz w:val="24"/>
          <w:szCs w:val="24"/>
          <w:rtl/>
          <w:lang w:eastAsia="he-IL"/>
        </w:rPr>
        <w:t>מוסכם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השכר האמור בנספח </w:t>
      </w:r>
      <w:r w:rsidRPr="00716AAE">
        <w:rPr>
          <w:rFonts w:ascii="Times New Roman" w:eastAsia="Times New Roman" w:hAnsi="Times New Roman" w:cs="David"/>
          <w:b/>
          <w:bCs/>
          <w:sz w:val="24"/>
          <w:szCs w:val="24"/>
          <w:rtl/>
          <w:lang w:eastAsia="he-IL"/>
        </w:rPr>
        <w:t xml:space="preserve">ד'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ה</w:t>
      </w:r>
      <w:r w:rsidRPr="00716AAE">
        <w:rPr>
          <w:rFonts w:ascii="Times New Roman" w:eastAsia="Times New Roman" w:hAnsi="Times New Roman" w:cs="David" w:hint="cs"/>
          <w:sz w:val="24"/>
          <w:szCs w:val="24"/>
          <w:rtl/>
          <w:lang w:eastAsia="he-IL"/>
        </w:rPr>
        <w:t xml:space="preserve">ינו </w:t>
      </w:r>
      <w:r w:rsidRPr="00716AAE">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16AAE">
        <w:rPr>
          <w:rFonts w:ascii="Times New Roman" w:eastAsia="Times New Roman" w:hAnsi="Times New Roman" w:cs="David" w:hint="cs"/>
          <w:sz w:val="24"/>
          <w:szCs w:val="24"/>
          <w:rtl/>
          <w:lang w:eastAsia="he-IL"/>
        </w:rPr>
        <w:t xml:space="preserve">זה </w:t>
      </w:r>
      <w:r w:rsidRPr="00716AAE">
        <w:rPr>
          <w:rFonts w:ascii="Times New Roman" w:eastAsia="Times New Roman" w:hAnsi="Times New Roman" w:cs="David"/>
          <w:sz w:val="24"/>
          <w:szCs w:val="24"/>
          <w:rtl/>
          <w:lang w:eastAsia="he-IL"/>
        </w:rPr>
        <w:t>במפורש אחרת. תנאי לתשלום שכר היועץ במלואו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הינו המצאת הצהרה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16AAE">
        <w:rPr>
          <w:rFonts w:ascii="Times New Roman" w:eastAsia="Times New Roman" w:hAnsi="Times New Roman" w:cs="David"/>
          <w:b/>
          <w:bCs/>
          <w:sz w:val="24"/>
          <w:szCs w:val="24"/>
          <w:rtl/>
          <w:lang w:eastAsia="he-IL"/>
        </w:rPr>
        <w:t>ט'</w:t>
      </w:r>
      <w:r w:rsidRPr="00716AAE">
        <w:rPr>
          <w:rFonts w:ascii="Times New Roman" w:eastAsia="Times New Roman" w:hAnsi="Times New Roman" w:cs="David"/>
          <w:sz w:val="24"/>
          <w:szCs w:val="24"/>
          <w:rtl/>
          <w:lang w:eastAsia="he-IL"/>
        </w:rPr>
        <w:t xml:space="preserve"> לחוזה זה וכתב היעדר תביעות המצורף כנספח</w:t>
      </w:r>
      <w:r w:rsidRPr="00716AAE">
        <w:rPr>
          <w:rFonts w:ascii="Times New Roman" w:eastAsia="Times New Roman" w:hAnsi="Times New Roman" w:cs="David"/>
          <w:b/>
          <w:bCs/>
          <w:sz w:val="24"/>
          <w:szCs w:val="24"/>
          <w:rtl/>
          <w:lang w:eastAsia="he-IL"/>
        </w:rPr>
        <w:t xml:space="preserve"> י'</w:t>
      </w:r>
      <w:r w:rsidRPr="00716AAE">
        <w:rPr>
          <w:rFonts w:ascii="Times New Roman" w:eastAsia="Times New Roman" w:hAnsi="Times New Roman" w:cs="David"/>
          <w:sz w:val="24"/>
          <w:szCs w:val="24"/>
          <w:rtl/>
          <w:lang w:eastAsia="he-IL"/>
        </w:rPr>
        <w:t xml:space="preserve"> לחוזה זה למזמין, חתום ע"י היועץ ומאומת כנדרש בו.</w:t>
      </w:r>
    </w:p>
    <w:p w14:paraId="5D4B77C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מבלי לפגוע בכלליות האמור בסעיף </w:t>
      </w:r>
      <w:r w:rsidRPr="00716AAE">
        <w:rPr>
          <w:rFonts w:ascii="Times New Roman" w:eastAsia="Times New Roman" w:hAnsi="Times New Roman" w:cs="David" w:hint="cs"/>
          <w:sz w:val="24"/>
          <w:szCs w:val="24"/>
          <w:rtl/>
          <w:lang w:eastAsia="he-IL"/>
        </w:rPr>
        <w:t>7 לעיל</w:t>
      </w:r>
      <w:r w:rsidRPr="00716AAE">
        <w:rPr>
          <w:rFonts w:ascii="Times New Roman" w:eastAsia="Times New Roman" w:hAnsi="Times New Roman" w:cs="David"/>
          <w:sz w:val="24"/>
          <w:szCs w:val="24"/>
          <w:rtl/>
          <w:lang w:eastAsia="he-IL"/>
        </w:rPr>
        <w:t>, מוסכם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lastRenderedPageBreak/>
        <w:t>יהיה רכוש ה</w:t>
      </w:r>
      <w:r w:rsidRPr="00716AAE">
        <w:rPr>
          <w:rFonts w:ascii="Times New Roman" w:eastAsia="Times New Roman" w:hAnsi="Times New Roman" w:cs="David" w:hint="cs"/>
          <w:sz w:val="24"/>
          <w:szCs w:val="24"/>
          <w:rtl/>
          <w:lang w:eastAsia="he-IL"/>
        </w:rPr>
        <w:t>מזמין</w:t>
      </w:r>
      <w:r w:rsidRPr="00716AAE">
        <w:rPr>
          <w:rFonts w:ascii="Times New Roman" w:eastAsia="Times New Roman" w:hAnsi="Times New Roman" w:cs="David"/>
          <w:sz w:val="24"/>
          <w:szCs w:val="24"/>
          <w:rtl/>
          <w:lang w:eastAsia="he-IL"/>
        </w:rPr>
        <w:t>. מובהר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הפרת סעיף זה על ידי היועץ תה</w:t>
      </w:r>
      <w:r w:rsidRPr="00716AAE">
        <w:rPr>
          <w:rFonts w:ascii="Times New Roman" w:eastAsia="Times New Roman" w:hAnsi="Times New Roman" w:cs="David" w:hint="cs"/>
          <w:sz w:val="24"/>
          <w:szCs w:val="24"/>
          <w:rtl/>
          <w:lang w:eastAsia="he-IL"/>
        </w:rPr>
        <w:t>ווה</w:t>
      </w:r>
      <w:r w:rsidRPr="00716AAE">
        <w:rPr>
          <w:rFonts w:ascii="Times New Roman" w:eastAsia="Times New Roman" w:hAnsi="Times New Roman" w:cs="David"/>
          <w:sz w:val="24"/>
          <w:szCs w:val="24"/>
          <w:rtl/>
          <w:lang w:eastAsia="he-IL"/>
        </w:rPr>
        <w:t xml:space="preserve"> הפרה יסודית של חוזה</w:t>
      </w:r>
      <w:r w:rsidRPr="00716AAE">
        <w:rPr>
          <w:rFonts w:ascii="Times New Roman" w:eastAsia="Times New Roman" w:hAnsi="Times New Roman" w:cs="David" w:hint="cs"/>
          <w:sz w:val="24"/>
          <w:szCs w:val="24"/>
          <w:rtl/>
          <w:lang w:eastAsia="he-IL"/>
        </w:rPr>
        <w:t xml:space="preserve"> זה. </w:t>
      </w:r>
    </w:p>
    <w:p w14:paraId="333E44B0"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תנאים מקדמיים לביצוע תשלום כלשהו ע"ח שכר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הינם הצגת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16AAE">
        <w:rPr>
          <w:rFonts w:ascii="Times New Roman" w:eastAsia="Times New Roman" w:hAnsi="Times New Roman" w:cs="David" w:hint="cs"/>
          <w:sz w:val="24"/>
          <w:szCs w:val="24"/>
          <w:rtl/>
          <w:lang w:eastAsia="he-IL"/>
        </w:rPr>
        <w:t>עובר</w:t>
      </w:r>
      <w:r w:rsidRPr="00716AAE">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76DDED66" w14:textId="77777777" w:rsidR="00716AAE" w:rsidRPr="00716AAE" w:rsidRDefault="00716AAE" w:rsidP="00716AAE">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AE95D9D"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שנויים בתכנון</w:t>
      </w:r>
    </w:p>
    <w:p w14:paraId="25B917BE" w14:textId="77777777" w:rsidR="00716AAE" w:rsidRPr="00D24A47"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D24A47">
        <w:rPr>
          <w:rFonts w:ascii="Times New Roman" w:eastAsia="Times New Roman" w:hAnsi="Times New Roman" w:cs="David"/>
          <w:sz w:val="24"/>
          <w:szCs w:val="24"/>
          <w:rtl/>
          <w:lang w:eastAsia="he-IL"/>
        </w:rPr>
        <w:t>היועץ מתחייב</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לפי דרישת המנהל</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8D0A75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highlight w:val="yellow"/>
          <w:rtl/>
          <w:lang w:eastAsia="he-IL"/>
        </w:rPr>
      </w:pPr>
      <w:r w:rsidRPr="00D24A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D24A47">
        <w:rPr>
          <w:rFonts w:ascii="Times New Roman" w:eastAsia="Times New Roman" w:hAnsi="Times New Roman" w:cs="David" w:hint="cs"/>
          <w:sz w:val="24"/>
          <w:szCs w:val="24"/>
          <w:rtl/>
          <w:lang w:eastAsia="he-IL"/>
        </w:rPr>
        <w:t>ים</w:t>
      </w:r>
      <w:r w:rsidRPr="00D24A47">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bCs/>
          <w:sz w:val="24"/>
          <w:szCs w:val="24"/>
          <w:rtl/>
          <w:lang w:eastAsia="he-IL"/>
        </w:rPr>
        <w:t>ב' או ג'</w:t>
      </w:r>
      <w:r w:rsidRPr="00D24A47">
        <w:rPr>
          <w:rFonts w:ascii="Times New Roman" w:eastAsia="Times New Roman" w:hAnsi="Times New Roman" w:cs="David" w:hint="cs"/>
          <w:b/>
          <w:sz w:val="24"/>
          <w:szCs w:val="24"/>
          <w:rtl/>
          <w:lang w:eastAsia="he-IL"/>
        </w:rPr>
        <w:t xml:space="preserve"> המצ"ב</w:t>
      </w:r>
      <w:r w:rsidRPr="00D24A47">
        <w:rPr>
          <w:rFonts w:ascii="Times New Roman" w:eastAsia="Times New Roman" w:hAnsi="Times New Roman" w:cs="David"/>
          <w:sz w:val="24"/>
          <w:szCs w:val="24"/>
          <w:rtl/>
          <w:lang w:eastAsia="he-IL"/>
        </w:rPr>
        <w:t>, וב</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רותי היועץ</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אלמלא השנויים</w:t>
      </w:r>
      <w:r w:rsidRPr="00D24A47">
        <w:rPr>
          <w:rFonts w:ascii="Times New Roman" w:eastAsia="Times New Roman" w:hAnsi="Times New Roman" w:cs="David" w:hint="cs"/>
          <w:sz w:val="24"/>
          <w:szCs w:val="24"/>
          <w:rtl/>
          <w:lang w:eastAsia="he-IL"/>
        </w:rPr>
        <w:t xml:space="preserve"> כאמור</w:t>
      </w:r>
      <w:r w:rsidRPr="00D24A47">
        <w:rPr>
          <w:rFonts w:ascii="Times New Roman" w:eastAsia="Times New Roman" w:hAnsi="Times New Roman" w:cs="David"/>
          <w:sz w:val="24"/>
          <w:szCs w:val="24"/>
          <w:rtl/>
          <w:lang w:eastAsia="he-IL"/>
        </w:rPr>
        <w:t>, יהיה</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זכאי לפיצוי בעד העבודה הנוספת שב</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צע עקב השנויים</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hint="cs"/>
          <w:sz w:val="24"/>
          <w:szCs w:val="24"/>
          <w:rtl/>
          <w:lang w:eastAsia="he-IL"/>
        </w:rPr>
        <w:t>כאמור</w:t>
      </w:r>
      <w:r w:rsidRPr="00D24A47">
        <w:rPr>
          <w:rFonts w:ascii="Times New Roman" w:eastAsia="Times New Roman" w:hAnsi="Times New Roman" w:cs="David"/>
          <w:sz w:val="24"/>
          <w:szCs w:val="24"/>
          <w:rtl/>
          <w:lang w:eastAsia="he-IL"/>
        </w:rPr>
        <w:t>. הפיצוי ישולם בגין העבודה הנוספת שהיועץ ב</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צע לעומת העבודה</w:t>
      </w:r>
      <w:r w:rsidRPr="00716AAE">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sz w:val="24"/>
          <w:szCs w:val="24"/>
          <w:rtl/>
          <w:lang w:eastAsia="he-IL"/>
        </w:rPr>
        <w:t>שהיה עליו לבצע אלמלא השנויים, כפי שיקבע ע"י המנהל בהתאם לחלקו של התכנון</w:t>
      </w:r>
      <w:r w:rsidRPr="00716AAE">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sz w:val="24"/>
          <w:szCs w:val="24"/>
          <w:rtl/>
          <w:lang w:eastAsia="he-IL"/>
        </w:rPr>
        <w:t>החוזר כפי שיקבע ע"י המנהל מתוך סך שרותי</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 xml:space="preserve"> היועץ ושכר היועץ. בכל מקרה</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sz w:val="24"/>
          <w:szCs w:val="24"/>
          <w:rtl/>
          <w:lang w:eastAsia="he-IL"/>
        </w:rPr>
        <w:t>שנויים</w:t>
      </w:r>
      <w:r w:rsidRPr="00716AAE">
        <w:rPr>
          <w:rFonts w:ascii="Times New Roman" w:eastAsia="Times New Roman" w:hAnsi="Times New Roman" w:cs="David" w:hint="cs"/>
          <w:sz w:val="24"/>
          <w:szCs w:val="24"/>
          <w:rtl/>
          <w:lang w:eastAsia="he-IL"/>
        </w:rPr>
        <w:t xml:space="preserve"> כאמור, לא יהוו</w:t>
      </w:r>
      <w:r w:rsidRPr="00716AAE">
        <w:rPr>
          <w:rFonts w:ascii="Times New Roman" w:eastAsia="Times New Roman" w:hAnsi="Times New Roman" w:cs="David"/>
          <w:sz w:val="24"/>
          <w:szCs w:val="24"/>
          <w:rtl/>
          <w:lang w:eastAsia="he-IL"/>
        </w:rPr>
        <w:t xml:space="preserve"> עילה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נוי בלוח הזמנים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בא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שור המנהל </w:t>
      </w:r>
      <w:r w:rsidRPr="00716AAE">
        <w:rPr>
          <w:rFonts w:ascii="Times New Roman" w:eastAsia="Times New Roman" w:hAnsi="Times New Roman" w:cs="David" w:hint="cs"/>
          <w:sz w:val="24"/>
          <w:szCs w:val="24"/>
          <w:rtl/>
          <w:lang w:eastAsia="he-IL"/>
        </w:rPr>
        <w:t>מראש ו</w:t>
      </w:r>
      <w:r w:rsidRPr="00716AAE">
        <w:rPr>
          <w:rFonts w:ascii="Times New Roman" w:eastAsia="Times New Roman" w:hAnsi="Times New Roman" w:cs="David"/>
          <w:sz w:val="24"/>
          <w:szCs w:val="24"/>
          <w:rtl/>
          <w:lang w:eastAsia="he-IL"/>
        </w:rPr>
        <w:t>בכתב.</w:t>
      </w:r>
    </w:p>
    <w:p w14:paraId="07B0B43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על אף</w:t>
      </w:r>
      <w:r w:rsidRPr="00716AAE">
        <w:rPr>
          <w:rFonts w:ascii="Times New Roman" w:eastAsia="Times New Roman" w:hAnsi="Times New Roman" w:cs="David"/>
          <w:sz w:val="24"/>
          <w:szCs w:val="24"/>
          <w:rtl/>
          <w:lang w:eastAsia="he-IL"/>
        </w:rPr>
        <w:t xml:space="preserve"> האמור בסעיף 8.2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יגיע ליועץ דבר בגין שינויים הנובעים מ:</w:t>
      </w:r>
    </w:p>
    <w:p w14:paraId="20FE3BE8"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טעות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קוי בתכנון ו/או באומדן של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של היועצים.</w:t>
      </w:r>
    </w:p>
    <w:p w14:paraId="544D0746"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התכנון אינו התכנון היעיל ביותר.</w:t>
      </w:r>
    </w:p>
    <w:p w14:paraId="2A1CFA06"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34B079BE"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השינויים מתחייבים מדרישת רשויות מוסמכות. </w:t>
      </w:r>
    </w:p>
    <w:p w14:paraId="713B456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להכין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עבור רוכשים שיבקשו זאת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09E1DF3A" w14:textId="77777777" w:rsidR="00716AAE" w:rsidRPr="00716AAE" w:rsidRDefault="00716AAE" w:rsidP="00716AAE">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מחיר השינויים ותנאי התשלום בגין תכנון השינויים </w:t>
      </w:r>
      <w:r w:rsidRPr="00716AAE">
        <w:rPr>
          <w:rFonts w:ascii="Times New Roman" w:eastAsia="Times New Roman" w:hAnsi="Times New Roman" w:cs="David" w:hint="cs"/>
          <w:sz w:val="24"/>
          <w:szCs w:val="24"/>
          <w:rtl/>
          <w:lang w:eastAsia="he-IL"/>
        </w:rPr>
        <w:t xml:space="preserve">כאמור, </w:t>
      </w:r>
      <w:r w:rsidRPr="00716AAE">
        <w:rPr>
          <w:rFonts w:ascii="Times New Roman" w:eastAsia="Times New Roman" w:hAnsi="Times New Roman" w:cs="David"/>
          <w:sz w:val="24"/>
          <w:szCs w:val="24"/>
          <w:rtl/>
          <w:lang w:eastAsia="he-IL"/>
        </w:rPr>
        <w:t>יסוכמו בין היועץ לרוכשים. היועץ יתקשר עם הרוכש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רוכש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בענ</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ין קביעת מחיר השינויים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תובא בפני המנהל והוא יהיה המוסמך להכריע בה.</w:t>
      </w:r>
    </w:p>
    <w:p w14:paraId="393D7C14"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lang w:eastAsia="he-IL"/>
        </w:rPr>
      </w:pPr>
      <w:r w:rsidRPr="00716AAE">
        <w:rPr>
          <w:rFonts w:ascii="Times New Roman" w:eastAsia="Times New Roman" w:hAnsi="Times New Roman" w:cs="David"/>
          <w:bCs/>
          <w:sz w:val="24"/>
          <w:szCs w:val="24"/>
          <w:u w:val="single"/>
          <w:rtl/>
          <w:lang w:eastAsia="he-IL"/>
        </w:rPr>
        <w:t>אחריות וביטוח</w:t>
      </w:r>
    </w:p>
    <w:p w14:paraId="06CDD41A" w14:textId="77777777" w:rsidR="000F2DD3" w:rsidRPr="00013687" w:rsidRDefault="000F2DD3" w:rsidP="000F2DD3">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14E8BD7" w14:textId="77777777" w:rsidR="000F2DD3" w:rsidRPr="00013687" w:rsidRDefault="000F2DD3" w:rsidP="000F2DD3">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5D5778E4" w14:textId="77777777" w:rsidR="000F2DD3" w:rsidRPr="00013687" w:rsidRDefault="000F2DD3" w:rsidP="000F2DD3">
      <w:pPr>
        <w:pStyle w:val="a4"/>
        <w:ind w:left="792" w:right="0" w:firstLine="0"/>
        <w:rPr>
          <w:rFonts w:eastAsia="Times New Roman" w:cs="David"/>
          <w:color w:val="auto"/>
          <w:szCs w:val="24"/>
          <w:rtl/>
        </w:rPr>
      </w:pPr>
      <w:r>
        <w:rPr>
          <w:rFonts w:eastAsia="Times New Roman" w:cs="David" w:hint="cs"/>
          <w:color w:val="auto"/>
          <w:szCs w:val="24"/>
          <w:rtl/>
        </w:rPr>
        <w:lastRenderedPageBreak/>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7FC5AF19" w14:textId="77777777" w:rsidR="000F2DD3" w:rsidRPr="00013687" w:rsidRDefault="000F2DD3" w:rsidP="000F2DD3">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5DDB3DFA" w14:textId="77777777" w:rsidR="000F2DD3"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EE58F3D" w14:textId="77777777" w:rsidR="000F2DD3"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7B4F4D3" w14:textId="77777777" w:rsidR="000F2DD3" w:rsidRPr="00013687"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420F814" w14:textId="77777777" w:rsidR="000F2DD3" w:rsidRDefault="000F2DD3" w:rsidP="000F2DD3">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FD9DE4C"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431EAF1"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A0EF785"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1B3A663C"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2A70D920"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4646657C"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15B01D1E"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2059BDED"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2DD7DF27"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w:t>
      </w:r>
      <w:r>
        <w:rPr>
          <w:rFonts w:ascii="Times New Roman" w:eastAsia="Times New Roman" w:hAnsi="Times New Roman" w:cs="David" w:hint="cs"/>
          <w:sz w:val="20"/>
          <w:szCs w:val="24"/>
          <w:rtl/>
          <w:lang w:eastAsia="he-IL"/>
        </w:rPr>
        <w:lastRenderedPageBreak/>
        <w:t xml:space="preserve">התחלוף כאמור, לא יחול לטובת אדם שגרם לנזק בזדון. </w:t>
      </w:r>
    </w:p>
    <w:p w14:paraId="4D989B88"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2938B5E"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156829F"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EDDCFC7"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E78B9BE" w14:textId="77777777" w:rsidR="000F2DD3" w:rsidRPr="00A42052"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287A8D8F" w14:textId="77777777" w:rsidR="00716AAE" w:rsidRPr="00716AAE" w:rsidRDefault="00716AAE" w:rsidP="00716AAE">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0957135"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אספקת תכניות</w:t>
      </w:r>
    </w:p>
    <w:p w14:paraId="0024B1F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בכל עת במהלך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וכן בתקופת הבדק של העבודות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16AAE">
        <w:rPr>
          <w:rFonts w:ascii="Times New Roman" w:eastAsia="Times New Roman" w:hAnsi="Times New Roman" w:cs="David"/>
          <w:b/>
          <w:bCs/>
          <w:sz w:val="24"/>
          <w:szCs w:val="24"/>
          <w:rtl/>
          <w:lang w:eastAsia="he-IL"/>
        </w:rPr>
        <w:t>ח'</w:t>
      </w:r>
      <w:r w:rsidRPr="00716AAE">
        <w:rPr>
          <w:rFonts w:ascii="Times New Roman" w:eastAsia="Times New Roman" w:hAnsi="Times New Roman" w:cs="David"/>
          <w:sz w:val="24"/>
          <w:szCs w:val="24"/>
          <w:rtl/>
          <w:lang w:eastAsia="he-IL"/>
        </w:rPr>
        <w:t xml:space="preserve"> לחוזה זה, ובמידה והדרישה מתייחסת לתכניות שאינ</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בידו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יערכ</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היועץ בהקדם האפשרי וימסר</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למזמין.</w:t>
      </w:r>
    </w:p>
    <w:p w14:paraId="1ACBC43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עם גמר שרותי </w:t>
      </w:r>
      <w:r w:rsidRPr="00716AAE">
        <w:rPr>
          <w:rFonts w:ascii="Times New Roman" w:eastAsia="Times New Roman" w:hAnsi="Times New Roman" w:cs="David" w:hint="cs"/>
          <w:sz w:val="24"/>
          <w:szCs w:val="24"/>
          <w:rtl/>
          <w:lang w:eastAsia="he-IL"/>
        </w:rPr>
        <w:t>היועץ,</w:t>
      </w:r>
      <w:r w:rsidRPr="00716AAE">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הסופי בשטח </w:t>
      </w:r>
      <w:r w:rsidRPr="00716AAE">
        <w:rPr>
          <w:rFonts w:ascii="Times New Roman" w:eastAsia="Times New Roman" w:hAnsi="Times New Roman" w:cs="David"/>
          <w:color w:val="000000"/>
          <w:sz w:val="24"/>
          <w:szCs w:val="24"/>
          <w:lang w:eastAsia="he-IL"/>
        </w:rPr>
        <w:t>(AS MADE)</w:t>
      </w:r>
      <w:r w:rsidRPr="00716AAE">
        <w:rPr>
          <w:rFonts w:ascii="Times New Roman" w:eastAsia="Times New Roman" w:hAnsi="Times New Roman" w:cs="David"/>
          <w:sz w:val="24"/>
          <w:szCs w:val="24"/>
          <w:rtl/>
          <w:lang w:eastAsia="he-IL"/>
        </w:rPr>
        <w:t xml:space="preserve">, למעט שינויי דיירים, </w:t>
      </w:r>
      <w:r w:rsidRPr="00716AAE">
        <w:rPr>
          <w:rFonts w:ascii="Times New Roman" w:eastAsia="Times New Roman" w:hAnsi="Times New Roman" w:cs="David" w:hint="cs"/>
          <w:sz w:val="24"/>
          <w:szCs w:val="24"/>
          <w:rtl/>
          <w:lang w:eastAsia="he-IL"/>
        </w:rPr>
        <w:t xml:space="preserve">וקבצים </w:t>
      </w:r>
      <w:r w:rsidRPr="00716AAE">
        <w:rPr>
          <w:rFonts w:ascii="Times New Roman" w:eastAsia="Times New Roman" w:hAnsi="Times New Roman" w:cs="David"/>
          <w:sz w:val="24"/>
          <w:szCs w:val="24"/>
          <w:rtl/>
          <w:lang w:eastAsia="he-IL"/>
        </w:rPr>
        <w:t>המכילים את התכנון במדיה ממוחשבת.</w:t>
      </w:r>
    </w:p>
    <w:p w14:paraId="163370DF"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716AAE">
        <w:rPr>
          <w:rFonts w:ascii="Times New Roman" w:eastAsia="Times New Roman" w:hAnsi="Times New Roman" w:cs="David" w:hint="cs"/>
          <w:sz w:val="24"/>
          <w:szCs w:val="24"/>
          <w:rtl/>
          <w:lang w:eastAsia="he-IL"/>
        </w:rPr>
        <w:t>הקבצים</w:t>
      </w:r>
      <w:r w:rsidRPr="00716AAE">
        <w:rPr>
          <w:rFonts w:ascii="Times New Roman" w:eastAsia="Times New Roman" w:hAnsi="Times New Roman" w:cs="David"/>
          <w:sz w:val="24"/>
          <w:szCs w:val="24"/>
          <w:rtl/>
          <w:lang w:eastAsia="he-IL"/>
        </w:rPr>
        <w:t xml:space="preserve"> כשה</w:t>
      </w:r>
      <w:r w:rsidRPr="00716AAE">
        <w:rPr>
          <w:rFonts w:ascii="Times New Roman" w:eastAsia="Times New Roman" w:hAnsi="Times New Roman" w:cs="David" w:hint="cs"/>
          <w:sz w:val="24"/>
          <w:szCs w:val="24"/>
          <w:rtl/>
          <w:lang w:eastAsia="he-IL"/>
        </w:rPr>
        <w:t>ם</w:t>
      </w:r>
      <w:r w:rsidRPr="00716AAE">
        <w:rPr>
          <w:rFonts w:ascii="Times New Roman" w:eastAsia="Times New Roman" w:hAnsi="Times New Roman" w:cs="David"/>
          <w:sz w:val="24"/>
          <w:szCs w:val="24"/>
          <w:rtl/>
          <w:lang w:eastAsia="he-IL"/>
        </w:rPr>
        <w:t xml:space="preserve"> מעודכנ</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4E7DE4E4"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EC2DC6A"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היועץ לא יהיה זכאי לכל תשלום נוסף בעד תכניות שימסור למזמין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סעיף 10 זה.</w:t>
      </w:r>
    </w:p>
    <w:p w14:paraId="248EA354"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זכות הקניין בכל התכניות שייכת למזמין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ובלבד ששולם שכר היועץ בהתאם להוראות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0F1C98AC" w14:textId="77777777" w:rsidR="00716AAE" w:rsidRPr="00716AAE" w:rsidRDefault="00716AAE" w:rsidP="00716AAE">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lastRenderedPageBreak/>
        <w:t>מעמד היועץ</w:t>
      </w:r>
    </w:p>
    <w:p w14:paraId="5719B91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מוסכם ומובהר על ידי הצדדים לחוזה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16AAE">
        <w:rPr>
          <w:rFonts w:ascii="Times New Roman" w:eastAsia="Times New Roman" w:hAnsi="Times New Roman" w:cs="David" w:hint="cs"/>
          <w:sz w:val="24"/>
          <w:szCs w:val="24"/>
          <w:rtl/>
          <w:lang w:eastAsia="he-IL"/>
        </w:rPr>
        <w:t xml:space="preserve"> של היועץ</w:t>
      </w:r>
      <w:r w:rsidRPr="00716AAE">
        <w:rPr>
          <w:rFonts w:ascii="Times New Roman" w:eastAsia="Times New Roman" w:hAnsi="Times New Roman" w:cs="David"/>
          <w:sz w:val="24"/>
          <w:szCs w:val="24"/>
          <w:rtl/>
          <w:lang w:eastAsia="he-IL"/>
        </w:rPr>
        <w:t>.</w:t>
      </w:r>
    </w:p>
    <w:p w14:paraId="10DE0FC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אין ולא יהיו יחסי עובד-מעביד בין המזמין ובין </w:t>
      </w:r>
      <w:r w:rsidRPr="00716AAE">
        <w:rPr>
          <w:rFonts w:ascii="Times New Roman" w:eastAsia="Times New Roman" w:hAnsi="Times New Roman" w:cs="David"/>
          <w:color w:val="000000"/>
          <w:sz w:val="24"/>
          <w:szCs w:val="24"/>
          <w:rtl/>
          <w:lang w:eastAsia="he-IL"/>
        </w:rPr>
        <w:t xml:space="preserve">היועץ ו/או </w:t>
      </w:r>
      <w:r w:rsidRPr="00716AAE">
        <w:rPr>
          <w:rFonts w:ascii="Times New Roman" w:eastAsia="Times New Roman" w:hAnsi="Times New Roman" w:cs="David" w:hint="cs"/>
          <w:color w:val="000000"/>
          <w:sz w:val="24"/>
          <w:szCs w:val="24"/>
          <w:rtl/>
          <w:lang w:eastAsia="he-IL"/>
        </w:rPr>
        <w:t>מי מטעמו ו</w:t>
      </w:r>
      <w:r w:rsidRPr="00716AAE">
        <w:rPr>
          <w:rFonts w:ascii="Times New Roman" w:eastAsia="Times New Roman" w:hAnsi="Times New Roman" w:cs="David"/>
          <w:color w:val="000000"/>
          <w:sz w:val="24"/>
          <w:szCs w:val="24"/>
          <w:rtl/>
          <w:lang w:eastAsia="he-IL"/>
        </w:rPr>
        <w:t xml:space="preserve">בין המזמין לבין עובדי </w:t>
      </w:r>
      <w:r w:rsidRPr="00716AAE">
        <w:rPr>
          <w:rFonts w:ascii="Times New Roman" w:eastAsia="Times New Roman" w:hAnsi="Times New Roman" w:cs="David" w:hint="cs"/>
          <w:color w:val="000000"/>
          <w:sz w:val="24"/>
          <w:szCs w:val="24"/>
          <w:rtl/>
          <w:lang w:eastAsia="he-IL"/>
        </w:rPr>
        <w:t xml:space="preserve"> היועץ ו/או מי מטעמיהם</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sz w:val="24"/>
          <w:szCs w:val="24"/>
          <w:rtl/>
          <w:lang w:eastAsia="he-IL"/>
        </w:rPr>
        <w:t>ואין בהוראות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ליצור בין היועץ ו/או מי מעובדיו</w:t>
      </w:r>
      <w:r w:rsidRPr="00716AAE">
        <w:rPr>
          <w:rFonts w:ascii="Times New Roman" w:eastAsia="Times New Roman" w:hAnsi="Times New Roman" w:cs="David" w:hint="cs"/>
          <w:sz w:val="24"/>
          <w:szCs w:val="24"/>
          <w:rtl/>
          <w:lang w:eastAsia="he-IL"/>
        </w:rPr>
        <w:t xml:space="preserve"> ו/או מי מטעמו</w:t>
      </w:r>
      <w:r w:rsidRPr="00716AAE">
        <w:rPr>
          <w:rFonts w:ascii="Times New Roman" w:eastAsia="Times New Roman" w:hAnsi="Times New Roman" w:cs="David"/>
          <w:sz w:val="24"/>
          <w:szCs w:val="24"/>
          <w:rtl/>
          <w:lang w:eastAsia="he-IL"/>
        </w:rPr>
        <w:t xml:space="preserve"> לבין המזמין ו/או המנהל ו/או מי מטעמו יחסי עובד מעביד</w:t>
      </w:r>
      <w:r w:rsidRPr="00716AAE">
        <w:rPr>
          <w:rFonts w:ascii="Times New Roman" w:eastAsia="Times New Roman" w:hAnsi="Times New Roman" w:cs="David"/>
          <w:color w:val="000000"/>
          <w:sz w:val="24"/>
          <w:szCs w:val="24"/>
          <w:rtl/>
          <w:lang w:eastAsia="he-IL"/>
        </w:rPr>
        <w:t>, לכל ענין ודבר. בכלל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מוסכם ומובהר בין הצדדים</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16AAE">
        <w:rPr>
          <w:rFonts w:ascii="Times New Roman" w:eastAsia="Times New Roman" w:hAnsi="Times New Roman" w:cs="David" w:hint="cs"/>
          <w:color w:val="000000"/>
          <w:sz w:val="24"/>
          <w:szCs w:val="24"/>
          <w:rtl/>
          <w:lang w:eastAsia="he-IL"/>
        </w:rPr>
        <w:t>ל פ</w:t>
      </w:r>
      <w:r w:rsidRPr="00716AAE">
        <w:rPr>
          <w:rFonts w:ascii="Times New Roman" w:eastAsia="Times New Roman" w:hAnsi="Times New Roman" w:cs="David"/>
          <w:color w:val="000000"/>
          <w:sz w:val="24"/>
          <w:szCs w:val="24"/>
          <w:rtl/>
          <w:lang w:eastAsia="he-IL"/>
        </w:rPr>
        <w:t>י הדין ו/או מכח צו הרחבה ו/או מכח הסכם כלשהו על עובד</w:t>
      </w:r>
      <w:r w:rsidRPr="00716AAE">
        <w:rPr>
          <w:rFonts w:ascii="Times New Roman" w:eastAsia="Times New Roman" w:hAnsi="Times New Roman" w:cs="David" w:hint="cs"/>
          <w:sz w:val="24"/>
          <w:szCs w:val="24"/>
          <w:rtl/>
          <w:lang w:eastAsia="he-IL"/>
        </w:rPr>
        <w:t>.</w:t>
      </w:r>
    </w:p>
    <w:p w14:paraId="320F30A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מוסכם בזה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היועץ ו/או עובדיו</w:t>
      </w:r>
      <w:r w:rsidRPr="00716AAE">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16AAE">
        <w:rPr>
          <w:rFonts w:ascii="Times New Roman" w:eastAsia="Times New Roman" w:hAnsi="Times New Roman" w:cs="David"/>
          <w:color w:val="000000"/>
          <w:sz w:val="24"/>
          <w:szCs w:val="24"/>
          <w:rtl/>
          <w:lang w:eastAsia="he-IL"/>
        </w:rPr>
        <w:t xml:space="preserve"> מוותרים על כל טענות ו/או</w:t>
      </w:r>
      <w:r w:rsidRPr="00716AAE">
        <w:rPr>
          <w:rFonts w:ascii="Times New Roman" w:eastAsia="Times New Roman" w:hAnsi="Times New Roman" w:cs="David" w:hint="cs"/>
          <w:color w:val="000000"/>
          <w:sz w:val="24"/>
          <w:szCs w:val="24"/>
          <w:rtl/>
          <w:lang w:eastAsia="he-IL"/>
        </w:rPr>
        <w:t xml:space="preserve"> דרישות ו/או תלונות ו/או</w:t>
      </w:r>
      <w:r w:rsidRPr="00716AAE">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BC9A8A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 ומתחייב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ישא לבדו </w:t>
      </w:r>
      <w:r w:rsidRPr="00716AAE">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16AAE">
        <w:rPr>
          <w:rFonts w:ascii="Times New Roman" w:eastAsia="Times New Roman" w:hAnsi="Times New Roman" w:cs="David" w:hint="cs"/>
          <w:color w:val="000000"/>
          <w:sz w:val="24"/>
          <w:szCs w:val="24"/>
          <w:rtl/>
          <w:lang w:eastAsia="he-IL"/>
        </w:rPr>
        <w:t>ל פי</w:t>
      </w:r>
      <w:r w:rsidRPr="00716AAE">
        <w:rPr>
          <w:rFonts w:ascii="Times New Roman" w:eastAsia="Times New Roman" w:hAnsi="Times New Roman" w:cs="David"/>
          <w:color w:val="000000"/>
          <w:sz w:val="24"/>
          <w:szCs w:val="24"/>
          <w:rtl/>
          <w:lang w:eastAsia="he-IL"/>
        </w:rPr>
        <w:t xml:space="preserve"> חוזה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ובכלל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sz w:val="24"/>
          <w:szCs w:val="24"/>
          <w:rtl/>
          <w:lang w:eastAsia="he-IL"/>
        </w:rPr>
        <w:t xml:space="preserve"> תשלומי מס הכנסה והב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טוח הלאומי שהוא חב בגין מתן שרותי היועץ.</w:t>
      </w:r>
    </w:p>
    <w:p w14:paraId="52587E9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טוח לאומי, תשלומים לקרנות איגודים מקצוע</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27FD31D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color w:val="000000"/>
          <w:sz w:val="24"/>
          <w:szCs w:val="24"/>
          <w:rtl/>
          <w:lang w:eastAsia="he-IL"/>
        </w:rPr>
        <w:t>מבלי לגרוע מ</w:t>
      </w:r>
      <w:r w:rsidRPr="00716AAE">
        <w:rPr>
          <w:rFonts w:ascii="Times New Roman" w:eastAsia="Times New Roman" w:hAnsi="Times New Roman" w:cs="David" w:hint="cs"/>
          <w:color w:val="000000"/>
          <w:sz w:val="24"/>
          <w:szCs w:val="24"/>
          <w:rtl/>
          <w:lang w:eastAsia="he-IL"/>
        </w:rPr>
        <w:t xml:space="preserve">כלליות </w:t>
      </w:r>
      <w:r w:rsidRPr="00716AAE">
        <w:rPr>
          <w:rFonts w:ascii="Times New Roman" w:eastAsia="Times New Roman" w:hAnsi="Times New Roman" w:cs="David"/>
          <w:color w:val="000000"/>
          <w:sz w:val="24"/>
          <w:szCs w:val="24"/>
          <w:rtl/>
          <w:lang w:eastAsia="he-IL"/>
        </w:rPr>
        <w:t>האמור לעיל, היועץ מצהיר ומתחייב</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אם י</w:t>
      </w:r>
      <w:r w:rsidRPr="00716AAE">
        <w:rPr>
          <w:rFonts w:ascii="Times New Roman" w:eastAsia="Times New Roman" w:hAnsi="Times New Roman" w:cs="David" w:hint="cs"/>
          <w:color w:val="000000"/>
          <w:sz w:val="24"/>
          <w:szCs w:val="24"/>
          <w:rtl/>
          <w:lang w:eastAsia="he-IL"/>
        </w:rPr>
        <w:t>י</w:t>
      </w:r>
      <w:r w:rsidRPr="00716AAE">
        <w:rPr>
          <w:rFonts w:ascii="Times New Roman" w:eastAsia="Times New Roman" w:hAnsi="Times New Roman" w:cs="David"/>
          <w:color w:val="000000"/>
          <w:sz w:val="24"/>
          <w:szCs w:val="24"/>
          <w:rtl/>
          <w:lang w:eastAsia="he-IL"/>
        </w:rPr>
        <w:t>דרש המזמין על ידי היועץ ו/או על ידי מי מ</w:t>
      </w:r>
      <w:r w:rsidRPr="00716AAE">
        <w:rPr>
          <w:rFonts w:ascii="Times New Roman" w:eastAsia="Times New Roman" w:hAnsi="Times New Roman" w:cs="David" w:hint="cs"/>
          <w:color w:val="000000"/>
          <w:sz w:val="24"/>
          <w:szCs w:val="24"/>
          <w:rtl/>
          <w:lang w:eastAsia="he-IL"/>
        </w:rPr>
        <w:t>שלוחיו ו/או עובדיו</w:t>
      </w:r>
      <w:r w:rsidRPr="00716AAE">
        <w:rPr>
          <w:rFonts w:ascii="Times New Roman" w:eastAsia="Times New Roman" w:hAnsi="Times New Roman" w:cs="David"/>
          <w:color w:val="000000"/>
          <w:sz w:val="24"/>
          <w:szCs w:val="24"/>
          <w:rtl/>
          <w:lang w:eastAsia="he-IL"/>
        </w:rPr>
        <w:t xml:space="preserve"> ו/או</w:t>
      </w:r>
      <w:r w:rsidRPr="00716AAE">
        <w:rPr>
          <w:rFonts w:ascii="Times New Roman" w:eastAsia="Times New Roman" w:hAnsi="Times New Roman" w:cs="David" w:hint="cs"/>
          <w:color w:val="000000"/>
          <w:sz w:val="24"/>
          <w:szCs w:val="24"/>
          <w:rtl/>
          <w:lang w:eastAsia="he-IL"/>
        </w:rPr>
        <w:t xml:space="preserve"> אחר מטעמו ו/או</w:t>
      </w:r>
      <w:r w:rsidRPr="00716AAE">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ייחשב </w:t>
      </w:r>
      <w:r w:rsidRPr="00716AAE">
        <w:rPr>
          <w:rFonts w:ascii="Times New Roman" w:eastAsia="Times New Roman" w:hAnsi="Times New Roman" w:cs="David" w:hint="cs"/>
          <w:color w:val="000000"/>
          <w:sz w:val="24"/>
          <w:szCs w:val="24"/>
          <w:rtl/>
          <w:lang w:eastAsia="he-IL"/>
        </w:rPr>
        <w:t>כ</w:t>
      </w:r>
      <w:r w:rsidRPr="00716AAE">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376E97F1"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בשים לב לאמור לעיל, אם יקבע פורום מוסמך כלשהו</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16AAE">
        <w:rPr>
          <w:rFonts w:ascii="Times New Roman" w:eastAsia="Times New Roman" w:hAnsi="Times New Roman" w:cs="David" w:hint="cs"/>
          <w:color w:val="000000"/>
          <w:sz w:val="24"/>
          <w:szCs w:val="24"/>
          <w:rtl/>
          <w:lang w:eastAsia="he-IL"/>
        </w:rPr>
        <w:t xml:space="preserve"> ו/או מי משלוחיו ו/או אחר מטעמו</w:t>
      </w:r>
      <w:r w:rsidRPr="00716AAE">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16AAE">
        <w:rPr>
          <w:rFonts w:ascii="Times New Roman" w:eastAsia="Times New Roman" w:hAnsi="Times New Roman" w:cs="David" w:hint="cs"/>
          <w:color w:val="000000"/>
          <w:sz w:val="24"/>
          <w:szCs w:val="24"/>
          <w:rtl/>
          <w:lang w:eastAsia="he-IL"/>
        </w:rPr>
        <w:t>.</w:t>
      </w:r>
    </w:p>
    <w:p w14:paraId="28C7DC48" w14:textId="77777777" w:rsidR="00716AAE" w:rsidRPr="00716AAE" w:rsidRDefault="00716AAE" w:rsidP="00716AAE">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הבאת החוזה לגמר או ביטולו</w:t>
      </w:r>
    </w:p>
    <w:p w14:paraId="165A86EF"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p>
    <w:p w14:paraId="29F72AF5" w14:textId="77777777" w:rsidR="00716AAE" w:rsidRPr="00716AAE" w:rsidRDefault="00716AAE" w:rsidP="00716AAE">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על אף האמור בכל מקום אחר בחוזה </w:t>
      </w:r>
      <w:r w:rsidRPr="00716AAE">
        <w:rPr>
          <w:rFonts w:ascii="Times New Roman" w:eastAsia="Times New Roman" w:hAnsi="Times New Roman" w:cs="David" w:hint="cs"/>
          <w:sz w:val="24"/>
          <w:szCs w:val="24"/>
          <w:rtl/>
          <w:lang w:eastAsia="he-IL"/>
        </w:rPr>
        <w:t xml:space="preserve">זה על נספחיו, </w:t>
      </w:r>
      <w:r w:rsidRPr="00716AAE">
        <w:rPr>
          <w:rFonts w:ascii="Times New Roman" w:eastAsia="Times New Roman" w:hAnsi="Times New Roman" w:cs="David"/>
          <w:sz w:val="24"/>
          <w:szCs w:val="24"/>
          <w:rtl/>
          <w:lang w:eastAsia="he-IL"/>
        </w:rPr>
        <w:t>רשאי המזמין,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16AAE">
        <w:rPr>
          <w:rFonts w:ascii="Times New Roman" w:eastAsia="Times New Roman" w:hAnsi="Times New Roman" w:cs="David" w:hint="cs"/>
          <w:sz w:val="24"/>
          <w:szCs w:val="24"/>
          <w:rtl/>
          <w:lang w:eastAsia="he-IL"/>
        </w:rPr>
        <w:t>-7</w:t>
      </w:r>
      <w:r w:rsidRPr="00716AAE">
        <w:rPr>
          <w:rFonts w:ascii="Times New Roman" w:eastAsia="Times New Roman" w:hAnsi="Times New Roman" w:cs="David"/>
          <w:sz w:val="24"/>
          <w:szCs w:val="24"/>
          <w:rtl/>
          <w:lang w:eastAsia="he-IL"/>
        </w:rPr>
        <w:t xml:space="preserve"> י</w:t>
      </w:r>
      <w:r w:rsidRPr="00716AAE">
        <w:rPr>
          <w:rFonts w:ascii="Times New Roman" w:eastAsia="Times New Roman" w:hAnsi="Times New Roman" w:cs="David" w:hint="cs"/>
          <w:sz w:val="24"/>
          <w:szCs w:val="24"/>
          <w:rtl/>
          <w:lang w:eastAsia="he-IL"/>
        </w:rPr>
        <w:t>מים</w:t>
      </w:r>
      <w:r w:rsidRPr="00716AAE">
        <w:rPr>
          <w:rFonts w:ascii="Times New Roman" w:eastAsia="Times New Roman" w:hAnsi="Times New Roman" w:cs="David"/>
          <w:sz w:val="24"/>
          <w:szCs w:val="24"/>
          <w:rtl/>
          <w:lang w:eastAsia="he-IL"/>
        </w:rPr>
        <w:t xml:space="preserve"> מיום משלוחה (להלן: "</w:t>
      </w:r>
      <w:r w:rsidRPr="00716AAE">
        <w:rPr>
          <w:rFonts w:ascii="Times New Roman" w:eastAsia="Times New Roman" w:hAnsi="Times New Roman" w:cs="David"/>
          <w:b/>
          <w:bCs/>
          <w:sz w:val="24"/>
          <w:szCs w:val="24"/>
          <w:rtl/>
          <w:lang w:eastAsia="he-IL"/>
        </w:rPr>
        <w:t>תאריך הפסקת השרות</w:t>
      </w:r>
      <w:r w:rsidRPr="00716AAE">
        <w:rPr>
          <w:rFonts w:ascii="Times New Roman" w:eastAsia="Times New Roman" w:hAnsi="Times New Roman" w:cs="David"/>
          <w:sz w:val="24"/>
          <w:szCs w:val="24"/>
          <w:rtl/>
          <w:lang w:eastAsia="he-IL"/>
        </w:rPr>
        <w:t>").</w:t>
      </w:r>
    </w:p>
    <w:p w14:paraId="0A37D252" w14:textId="77777777" w:rsidR="00716AAE" w:rsidRPr="00716AAE" w:rsidRDefault="00716AAE" w:rsidP="00716AAE">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צע עד לתאריך הפסקת הש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לפי השיעור המפורט בנספחים </w:t>
      </w:r>
      <w:r w:rsidRPr="00716AAE">
        <w:rPr>
          <w:rFonts w:ascii="Times New Roman" w:eastAsia="Times New Roman" w:hAnsi="Times New Roman" w:cs="David"/>
          <w:bCs/>
          <w:sz w:val="24"/>
          <w:szCs w:val="24"/>
          <w:rtl/>
          <w:lang w:eastAsia="he-IL"/>
        </w:rPr>
        <w:t>ד' ו - ה'</w:t>
      </w:r>
      <w:r w:rsidRPr="00716AAE">
        <w:rPr>
          <w:rFonts w:ascii="Times New Roman" w:eastAsia="Times New Roman" w:hAnsi="Times New Roman" w:cs="David"/>
          <w:sz w:val="24"/>
          <w:szCs w:val="24"/>
          <w:rtl/>
          <w:lang w:eastAsia="he-IL"/>
        </w:rPr>
        <w:t>. במקרה שבוצע חלק של קטע ו/או שלב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ישולם חלק יחסי מתאים מהשכר הקבוע בנספחים </w:t>
      </w:r>
      <w:r w:rsidRPr="00716AAE">
        <w:rPr>
          <w:rFonts w:ascii="Times New Roman" w:eastAsia="Times New Roman" w:hAnsi="Times New Roman" w:cs="David"/>
          <w:bCs/>
          <w:sz w:val="24"/>
          <w:szCs w:val="24"/>
          <w:rtl/>
          <w:lang w:eastAsia="he-IL"/>
        </w:rPr>
        <w:t xml:space="preserve">ד' ו-ה' </w:t>
      </w:r>
      <w:r w:rsidRPr="00716AAE">
        <w:rPr>
          <w:rFonts w:ascii="Times New Roman" w:eastAsia="Times New Roman" w:hAnsi="Times New Roman" w:cs="David"/>
          <w:sz w:val="24"/>
          <w:szCs w:val="24"/>
          <w:rtl/>
          <w:lang w:eastAsia="he-IL"/>
        </w:rPr>
        <w:t>לאותו שלב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כפי שיקבע המנהל.</w:t>
      </w:r>
    </w:p>
    <w:p w14:paraId="1A8C5B0C"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lastRenderedPageBreak/>
        <w:t>הודעה בדבר הבאת החוזה לידי גמר כאמור בסעיף 12.1.1 לעיל לא תשמש עילה ליועץ לתביעת פיצויים כלשהם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לטענה </w:t>
      </w:r>
      <w:r w:rsidRPr="00716AAE">
        <w:rPr>
          <w:rFonts w:ascii="Times New Roman" w:eastAsia="Times New Roman" w:hAnsi="Times New Roman" w:cs="David" w:hint="cs"/>
          <w:sz w:val="24"/>
          <w:szCs w:val="24"/>
          <w:rtl/>
          <w:lang w:eastAsia="he-IL"/>
        </w:rPr>
        <w:t>ו/או דרישה ו/או תלונה ו/</w:t>
      </w:r>
      <w:r w:rsidRPr="00716AAE">
        <w:rPr>
          <w:rFonts w:ascii="Times New Roman" w:eastAsia="Times New Roman" w:hAnsi="Times New Roman" w:cs="David"/>
          <w:sz w:val="24"/>
          <w:szCs w:val="24"/>
          <w:rtl/>
          <w:lang w:eastAsia="he-IL"/>
        </w:rPr>
        <w:t>או תביעה כלשהי, פרט לאמור בסעיף 12.1.2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והשכר שישולם לפי סעיף 12.1.2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לסילוק כל המגיע ליועץ מהמזמין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ו/או עקב הבאתו לידי גמר כאמור, בין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ובין מכוח עילה כלשהי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הדין.</w:t>
      </w:r>
    </w:p>
    <w:p w14:paraId="158DAB3C"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תוך 12 חודש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מהבאת חוזה</w:t>
      </w:r>
      <w:r w:rsidRPr="00716AAE">
        <w:rPr>
          <w:rFonts w:ascii="Times New Roman" w:eastAsia="Times New Roman" w:hAnsi="Times New Roman" w:cs="David" w:hint="cs"/>
          <w:sz w:val="24"/>
          <w:szCs w:val="24"/>
          <w:rtl/>
          <w:lang w:eastAsia="he-IL"/>
        </w:rPr>
        <w:t xml:space="preserve"> זה לידי</w:t>
      </w:r>
      <w:r w:rsidRPr="00716AAE">
        <w:rPr>
          <w:rFonts w:ascii="Times New Roman" w:eastAsia="Times New Roman" w:hAnsi="Times New Roman" w:cs="David"/>
          <w:sz w:val="24"/>
          <w:szCs w:val="24"/>
          <w:rtl/>
          <w:lang w:eastAsia="he-IL"/>
        </w:rPr>
        <w:t xml:space="preserve"> גמר כאמור</w:t>
      </w:r>
      <w:r w:rsidRPr="00716AAE">
        <w:rPr>
          <w:rFonts w:ascii="Times New Roman" w:eastAsia="Times New Roman" w:hAnsi="Times New Roman" w:cs="David" w:hint="cs"/>
          <w:sz w:val="24"/>
          <w:szCs w:val="24"/>
          <w:rtl/>
          <w:lang w:eastAsia="he-IL"/>
        </w:rPr>
        <w:t>, רשאי המזמין</w:t>
      </w:r>
      <w:r w:rsidRPr="00716AAE">
        <w:rPr>
          <w:rFonts w:ascii="Times New Roman" w:eastAsia="Times New Roman" w:hAnsi="Times New Roman" w:cs="David"/>
          <w:sz w:val="24"/>
          <w:szCs w:val="24"/>
          <w:rtl/>
          <w:lang w:eastAsia="he-IL"/>
        </w:rPr>
        <w:t xml:space="preserve"> לחדשו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במקרה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היועץ 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לפי דרישת המזמין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לחדש את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תנאי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w:t>
      </w:r>
    </w:p>
    <w:p w14:paraId="76EEE866"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במקרה שחוזה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מצוות הדין)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היועץ זכאי לתשלום כמוגדר בסעיף 12.3.2 להלן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ויחולו הסעיפים 12.1.3 ו- 12.1.4 לעיל.</w:t>
      </w:r>
    </w:p>
    <w:p w14:paraId="4656757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p>
    <w:p w14:paraId="7DE4F2A0"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מזכויות מזמין לפי סעיף 12.1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זכאי המזמין לבטל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בלא צורך בהודעה מוקדמת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אחד מהמקרים הבאים:</w:t>
      </w:r>
    </w:p>
    <w:p w14:paraId="533CDE42"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הפר ו/או לא קיים איזה מהוראות החוזה ולא 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קן </w:t>
      </w:r>
      <w:r w:rsidRPr="00716AAE">
        <w:rPr>
          <w:rFonts w:ascii="Times New Roman" w:eastAsia="Times New Roman" w:hAnsi="Times New Roman" w:cs="David" w:hint="cs"/>
          <w:sz w:val="24"/>
          <w:szCs w:val="24"/>
          <w:rtl/>
          <w:lang w:eastAsia="he-IL"/>
        </w:rPr>
        <w:t>את ה</w:t>
      </w:r>
      <w:r w:rsidRPr="00716AAE">
        <w:rPr>
          <w:rFonts w:ascii="Times New Roman" w:eastAsia="Times New Roman" w:hAnsi="Times New Roman" w:cs="David"/>
          <w:sz w:val="24"/>
          <w:szCs w:val="24"/>
          <w:rtl/>
          <w:lang w:eastAsia="he-IL"/>
        </w:rPr>
        <w:t>הפרה</w:t>
      </w:r>
      <w:r w:rsidRPr="00716AAE">
        <w:rPr>
          <w:rFonts w:ascii="Times New Roman" w:eastAsia="Times New Roman" w:hAnsi="Times New Roman" w:cs="David" w:hint="cs"/>
          <w:sz w:val="24"/>
          <w:szCs w:val="24"/>
          <w:rtl/>
          <w:lang w:eastAsia="he-IL"/>
        </w:rPr>
        <w:t xml:space="preserve"> כאמור,</w:t>
      </w:r>
      <w:r w:rsidRPr="00716AAE">
        <w:rPr>
          <w:rFonts w:ascii="Times New Roman" w:eastAsia="Times New Roman" w:hAnsi="Times New Roman" w:cs="David"/>
          <w:sz w:val="24"/>
          <w:szCs w:val="24"/>
          <w:rtl/>
          <w:lang w:eastAsia="he-IL"/>
        </w:rPr>
        <w:t xml:space="preserve"> לאחר שק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התראה על כך מהמזמין בתוך הזמן הנקוב בהתראה.</w:t>
      </w:r>
    </w:p>
    <w:p w14:paraId="612766D0"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התרה ביועץ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שאין הוא מבצע את עבודתו בצורה המבטיחה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צועה התקין ו/או התקדמותה וסיומה לפי לוח הזמנים.</w:t>
      </w:r>
    </w:p>
    <w:p w14:paraId="3FA0156D"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הפר את הוראת סעיף 7.5 לעיל.</w:t>
      </w:r>
    </w:p>
    <w:p w14:paraId="7B62C498"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נבצר מהיועץ או מהמנהל הראשי לקיים את ה</w:t>
      </w:r>
      <w:r w:rsidRPr="00716AAE">
        <w:rPr>
          <w:rFonts w:ascii="Times New Roman" w:eastAsia="Times New Roman" w:hAnsi="Times New Roman" w:cs="David" w:hint="cs"/>
          <w:sz w:val="24"/>
          <w:szCs w:val="24"/>
          <w:rtl/>
          <w:lang w:eastAsia="he-IL"/>
        </w:rPr>
        <w:t xml:space="preserve">וראות </w:t>
      </w:r>
      <w:r w:rsidRPr="00716AAE">
        <w:rPr>
          <w:rFonts w:ascii="Times New Roman" w:eastAsia="Times New Roman" w:hAnsi="Times New Roman" w:cs="David"/>
          <w:sz w:val="24"/>
          <w:szCs w:val="24"/>
          <w:rtl/>
          <w:lang w:eastAsia="he-IL"/>
        </w:rPr>
        <w:t>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 לפעולה משפטית או בלתי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 למתן שירותי היועץ או אם ארע אירוע דומה.</w:t>
      </w:r>
    </w:p>
    <w:p w14:paraId="171CFECC"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חל שינוי בהחזקת המניות ו/או בהרכב המנהלים של היועץ.</w:t>
      </w:r>
    </w:p>
    <w:p w14:paraId="4E678A16"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בוטל החוזה כאמור בסעיף 12.3.1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צע עד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טול החוזה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לפי השיעור המפורט בנספחים </w:t>
      </w:r>
      <w:r w:rsidRPr="00716AAE">
        <w:rPr>
          <w:rFonts w:ascii="Times New Roman" w:eastAsia="Times New Roman" w:hAnsi="Times New Roman" w:cs="David"/>
          <w:bCs/>
          <w:sz w:val="24"/>
          <w:szCs w:val="24"/>
          <w:rtl/>
          <w:lang w:eastAsia="he-IL"/>
        </w:rPr>
        <w:t>ד'</w:t>
      </w:r>
      <w:r w:rsidRPr="00716AAE">
        <w:rPr>
          <w:rFonts w:ascii="Times New Roman" w:eastAsia="Times New Roman" w:hAnsi="Times New Roman" w:cs="David" w:hint="cs"/>
          <w:bCs/>
          <w:sz w:val="24"/>
          <w:szCs w:val="24"/>
          <w:rtl/>
          <w:lang w:eastAsia="he-IL"/>
        </w:rPr>
        <w:t xml:space="preserve"> </w:t>
      </w:r>
      <w:r w:rsidRPr="00716AAE">
        <w:rPr>
          <w:rFonts w:ascii="Times New Roman" w:eastAsia="Times New Roman" w:hAnsi="Times New Roman" w:cs="David"/>
          <w:bCs/>
          <w:sz w:val="24"/>
          <w:szCs w:val="24"/>
          <w:rtl/>
          <w:lang w:eastAsia="he-IL"/>
        </w:rPr>
        <w:t xml:space="preserve">ו -ה' </w:t>
      </w:r>
      <w:r w:rsidRPr="00716AAE">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16AAE">
        <w:rPr>
          <w:rFonts w:ascii="Times New Roman" w:eastAsia="Times New Roman" w:hAnsi="Times New Roman" w:cs="David"/>
          <w:bCs/>
          <w:sz w:val="24"/>
          <w:szCs w:val="24"/>
          <w:rtl/>
          <w:lang w:eastAsia="he-IL"/>
        </w:rPr>
        <w:t xml:space="preserve">ד' ו-ה' </w:t>
      </w:r>
      <w:r w:rsidRPr="00716AAE">
        <w:rPr>
          <w:rFonts w:ascii="Times New Roman" w:eastAsia="Times New Roman" w:hAnsi="Times New Roman" w:cs="David"/>
          <w:sz w:val="24"/>
          <w:szCs w:val="24"/>
          <w:rtl/>
          <w:lang w:eastAsia="he-IL"/>
        </w:rPr>
        <w:t>לאותו שלב כפי שיקבע המנהל, וזאת לסילוק כל המגיע ליועץ מהמזמין.</w:t>
      </w:r>
    </w:p>
    <w:p w14:paraId="75294DBF"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הודעה בדבר הבאת החוזה לידי גמר כאמור בסעיף 12.3.1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תשמש עילה ליועץ לתביעת פיצויים כלשהם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לטענה</w:t>
      </w:r>
      <w:r w:rsidRPr="00716AAE">
        <w:rPr>
          <w:rFonts w:ascii="Times New Roman" w:eastAsia="Times New Roman" w:hAnsi="Times New Roman" w:cs="David" w:hint="cs"/>
          <w:sz w:val="24"/>
          <w:szCs w:val="24"/>
          <w:rtl/>
          <w:lang w:eastAsia="he-IL"/>
        </w:rPr>
        <w:t xml:space="preserve"> ו/או לדרישה ו/או לתלונה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תביעה כלשהי, פרט לאמור בסעיף 12.3.2 לעיל, והשכר שישולם לפי סעיף 12.3.2</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ובין מכוח עילה כלשהי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הדין.</w:t>
      </w:r>
    </w:p>
    <w:p w14:paraId="4C989DD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 למתן השירותים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 חוזה זה או אם אירע אירוע דומה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המזמין זכאי לבטל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החוזה ויחולו הוראות סעיפים 12.3.2 ו - 12.3.3 לעיל.</w:t>
      </w:r>
    </w:p>
    <w:p w14:paraId="15EBE18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התשלום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סעיפים 12.1, 12.2 ו-12.3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הסעיפים הנ"ל.</w:t>
      </w:r>
    </w:p>
    <w:p w14:paraId="1538AAA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בכל מקרה של הבאת חוזה</w:t>
      </w:r>
      <w:r w:rsidRPr="00716AAE">
        <w:rPr>
          <w:rFonts w:ascii="Times New Roman" w:eastAsia="Times New Roman" w:hAnsi="Times New Roman" w:cs="David" w:hint="cs"/>
          <w:sz w:val="24"/>
          <w:szCs w:val="24"/>
          <w:rtl/>
          <w:lang w:eastAsia="he-IL"/>
        </w:rPr>
        <w:t xml:space="preserve"> זה לידי</w:t>
      </w:r>
      <w:r w:rsidRPr="00716AAE">
        <w:rPr>
          <w:rFonts w:ascii="Times New Roman" w:eastAsia="Times New Roman" w:hAnsi="Times New Roman" w:cs="David"/>
          <w:sz w:val="24"/>
          <w:szCs w:val="24"/>
          <w:rtl/>
          <w:lang w:eastAsia="he-IL"/>
        </w:rPr>
        <w:t xml:space="preserve"> גמר או ביטולו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המזמין זכאי למסור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w:t>
      </w:r>
      <w:r w:rsidRPr="00716AAE">
        <w:rPr>
          <w:rFonts w:ascii="Times New Roman" w:eastAsia="Times New Roman" w:hAnsi="Times New Roman" w:cs="David"/>
          <w:sz w:val="24"/>
          <w:szCs w:val="24"/>
          <w:rtl/>
          <w:lang w:eastAsia="he-IL"/>
        </w:rPr>
        <w:lastRenderedPageBreak/>
        <w:t>המשך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39F786A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אימת שהיועץ לא יקיים איזו מהתחייבויותיו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7F4D701"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36E93F9E"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2D3A6CB6" w14:textId="77777777" w:rsidR="00716AAE" w:rsidRPr="00716AAE" w:rsidRDefault="00716AAE" w:rsidP="00716AAE">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35695391" w14:textId="77777777" w:rsidR="00716AAE" w:rsidRPr="00716AAE" w:rsidRDefault="00716AAE" w:rsidP="00716AAE">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העברת זכויות</w:t>
      </w:r>
    </w:p>
    <w:p w14:paraId="24B7A62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אין היועץ רשאי להסב לאחר את החוזה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כל חלק ממנו, וכן אין הוא רשאי להעביר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להסב לאחר כל זכות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חובה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אלא בהסכמת המזמין בכתב ומראש.</w:t>
      </w:r>
    </w:p>
    <w:p w14:paraId="346E4D7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אין היועץ רשאי למסור לאחר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כולם או מקצתם, אלא בהסכמת המזמין בכתב ומראש.</w:t>
      </w:r>
    </w:p>
    <w:p w14:paraId="069F58A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ניתנה הסכמת המזמין לפי סעיפים 13.1 או 13.2 לעיל, הרי </w:t>
      </w:r>
      <w:r w:rsidRPr="00716AAE">
        <w:rPr>
          <w:rFonts w:ascii="Times New Roman" w:eastAsia="Times New Roman" w:hAnsi="Times New Roman" w:cs="David" w:hint="cs"/>
          <w:sz w:val="24"/>
          <w:szCs w:val="24"/>
          <w:rtl/>
          <w:lang w:eastAsia="he-IL"/>
        </w:rPr>
        <w:t>ש</w:t>
      </w:r>
      <w:r w:rsidRPr="00716AAE">
        <w:rPr>
          <w:rFonts w:ascii="Times New Roman" w:eastAsia="Times New Roman" w:hAnsi="Times New Roman" w:cs="David"/>
          <w:sz w:val="24"/>
          <w:szCs w:val="24"/>
          <w:rtl/>
          <w:lang w:eastAsia="he-IL"/>
        </w:rPr>
        <w:t>אין בכך כדי לפטור את היועץ מאחריותו והתחייבויותיו לפי חוזה</w:t>
      </w:r>
      <w:r w:rsidRPr="00716AAE">
        <w:rPr>
          <w:rFonts w:ascii="Times New Roman" w:eastAsia="Times New Roman" w:hAnsi="Times New Roman" w:cs="David" w:hint="cs"/>
          <w:sz w:val="24"/>
          <w:szCs w:val="24"/>
          <w:rtl/>
          <w:lang w:eastAsia="he-IL"/>
        </w:rPr>
        <w:t xml:space="preserve"> זה על נספחיו</w:t>
      </w:r>
      <w:r w:rsidRPr="00716AAE">
        <w:rPr>
          <w:rFonts w:ascii="Times New Roman" w:eastAsia="Times New Roman" w:hAnsi="Times New Roman" w:cs="David"/>
          <w:sz w:val="24"/>
          <w:szCs w:val="24"/>
          <w:rtl/>
          <w:lang w:eastAsia="he-IL"/>
        </w:rPr>
        <w:t xml:space="preserve"> ומזכויות המזמין על פיו, והיועץ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ישא באחריות מלאה, כלפי המזמין וכלפי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 xml:space="preserve">צד שלישי שהוא, גם לכל מעשה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באי כחם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עובדיהם</w:t>
      </w:r>
      <w:r w:rsidRPr="00716AAE">
        <w:rPr>
          <w:rFonts w:ascii="Times New Roman" w:eastAsia="Times New Roman" w:hAnsi="Times New Roman" w:cs="David" w:hint="cs"/>
          <w:sz w:val="24"/>
          <w:szCs w:val="24"/>
          <w:rtl/>
          <w:lang w:eastAsia="he-IL"/>
        </w:rPr>
        <w:t xml:space="preserve"> ו/או מי מטעמם</w:t>
      </w:r>
      <w:r w:rsidRPr="00716AAE">
        <w:rPr>
          <w:rFonts w:ascii="Times New Roman" w:eastAsia="Times New Roman" w:hAnsi="Times New Roman" w:cs="David"/>
          <w:sz w:val="24"/>
          <w:szCs w:val="24"/>
          <w:rtl/>
          <w:lang w:eastAsia="he-IL"/>
        </w:rPr>
        <w:t>, ואילו למזמין ישמרו כל זכויותיו כלפי היועץ.</w:t>
      </w:r>
    </w:p>
    <w:p w14:paraId="2A19BB6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בות היועץ כמתחייב מהאמור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החוזה ויחולו הוראות סעיף 12.3.2 ו-12.3.3 לעיל.</w:t>
      </w:r>
    </w:p>
    <w:p w14:paraId="3836BD4D"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270901E0" w14:textId="77777777" w:rsidR="00716AAE" w:rsidRPr="00716AAE" w:rsidRDefault="00716AAE" w:rsidP="00716AAE">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4"/>
          <w:szCs w:val="24"/>
          <w:lang w:eastAsia="he-IL"/>
        </w:rPr>
      </w:pPr>
      <w:r w:rsidRPr="00716AAE">
        <w:rPr>
          <w:rFonts w:ascii="Times New Roman" w:eastAsia="Times New Roman" w:hAnsi="Times New Roman" w:cs="David"/>
          <w:bCs/>
          <w:sz w:val="24"/>
          <w:szCs w:val="24"/>
          <w:u w:val="single"/>
          <w:rtl/>
          <w:lang w:eastAsia="he-IL"/>
        </w:rPr>
        <w:t>סיום שרותי היועץ</w:t>
      </w:r>
    </w:p>
    <w:p w14:paraId="1F99AC1E"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יחושבו כבאים לסיום בכל אחד מהמקרים הבאים:</w:t>
      </w:r>
    </w:p>
    <w:p w14:paraId="656CC826"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הובא לידי </w:t>
      </w:r>
      <w:r w:rsidRPr="00716AAE">
        <w:rPr>
          <w:rFonts w:ascii="Times New Roman" w:eastAsia="Times New Roman" w:hAnsi="Times New Roman" w:cs="David" w:hint="cs"/>
          <w:sz w:val="24"/>
          <w:szCs w:val="24"/>
          <w:rtl/>
          <w:lang w:eastAsia="he-IL"/>
        </w:rPr>
        <w:t>גמר</w:t>
      </w:r>
      <w:r w:rsidRPr="00716AAE">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19473E10"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עם מתן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ע"י המזמין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הושלם מתן שרותי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w:t>
      </w:r>
    </w:p>
    <w:p w14:paraId="5D24A0A3"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716AAE">
        <w:rPr>
          <w:rFonts w:ascii="Times New Roman" w:eastAsia="Times New Roman" w:hAnsi="Times New Roman" w:cs="David"/>
          <w:bCs/>
          <w:sz w:val="24"/>
          <w:szCs w:val="24"/>
          <w:u w:val="single"/>
          <w:rtl/>
          <w:lang w:eastAsia="he-IL"/>
        </w:rPr>
        <w:t>סודיות והמצאת מסמכים</w:t>
      </w:r>
    </w:p>
    <w:p w14:paraId="6133693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העתקים וניירות עבודה, בין שהוכנו על ידי היועץ </w:t>
      </w:r>
      <w:r w:rsidRPr="00716AAE">
        <w:rPr>
          <w:rFonts w:ascii="Times New Roman" w:eastAsia="Times New Roman" w:hAnsi="Times New Roman" w:cs="David" w:hint="cs"/>
          <w:sz w:val="24"/>
          <w:szCs w:val="24"/>
          <w:rtl/>
          <w:lang w:eastAsia="he-IL"/>
        </w:rPr>
        <w:t>ו/או על ידי</w:t>
      </w:r>
      <w:r w:rsidRPr="00716AAE">
        <w:rPr>
          <w:rFonts w:ascii="Times New Roman" w:eastAsia="Times New Roman" w:hAnsi="Times New Roman" w:cs="David"/>
          <w:sz w:val="24"/>
          <w:szCs w:val="24"/>
          <w:rtl/>
          <w:lang w:eastAsia="he-IL"/>
        </w:rPr>
        <w:t xml:space="preserve"> מ</w:t>
      </w:r>
      <w:r w:rsidRPr="00716AAE">
        <w:rPr>
          <w:rFonts w:ascii="Times New Roman" w:eastAsia="Times New Roman" w:hAnsi="Times New Roman" w:cs="David" w:hint="cs"/>
          <w:sz w:val="24"/>
          <w:szCs w:val="24"/>
          <w:rtl/>
          <w:lang w:eastAsia="he-IL"/>
        </w:rPr>
        <w:t>י מ</w:t>
      </w:r>
      <w:r w:rsidRPr="00716AAE">
        <w:rPr>
          <w:rFonts w:ascii="Times New Roman" w:eastAsia="Times New Roman" w:hAnsi="Times New Roman" w:cs="David"/>
          <w:sz w:val="24"/>
          <w:szCs w:val="24"/>
          <w:rtl/>
          <w:lang w:eastAsia="he-IL"/>
        </w:rPr>
        <w:t xml:space="preserve">טעמו ובין שהוכנו על ידי המזמין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מי </w:t>
      </w:r>
      <w:r w:rsidRPr="00716AAE">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C58B20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מבלי לגרוע מאחריותו </w:t>
      </w:r>
      <w:r w:rsidRPr="00716AAE">
        <w:rPr>
          <w:rFonts w:ascii="Times New Roman" w:eastAsia="Times New Roman" w:hAnsi="Times New Roman" w:cs="David" w:hint="cs"/>
          <w:sz w:val="24"/>
          <w:szCs w:val="24"/>
          <w:rtl/>
          <w:lang w:eastAsia="he-IL"/>
        </w:rPr>
        <w:t xml:space="preserve">של היועץ </w:t>
      </w:r>
      <w:r w:rsidRPr="00716AAE">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יציית היועץ לכל דרישה של המנהל בדבר נקיטת </w:t>
      </w:r>
      <w:r w:rsidRPr="00716AAE">
        <w:rPr>
          <w:rFonts w:ascii="Times New Roman" w:eastAsia="Times New Roman" w:hAnsi="Times New Roman" w:cs="David"/>
          <w:sz w:val="24"/>
          <w:szCs w:val="24"/>
          <w:rtl/>
          <w:lang w:eastAsia="he-IL"/>
        </w:rPr>
        <w:lastRenderedPageBreak/>
        <w:t>אמצעי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41B1CBB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יחתים את עובדיו</w:t>
      </w:r>
      <w:r w:rsidRPr="00716AAE">
        <w:rPr>
          <w:rFonts w:ascii="Times New Roman" w:eastAsia="Times New Roman" w:hAnsi="Times New Roman" w:cs="David" w:hint="cs"/>
          <w:sz w:val="24"/>
          <w:szCs w:val="24"/>
          <w:rtl/>
          <w:lang w:eastAsia="he-IL"/>
        </w:rPr>
        <w:t xml:space="preserve"> ו/או שלוחיו ו/או אחר מטעמו</w:t>
      </w:r>
      <w:r w:rsidRPr="00716AAE">
        <w:rPr>
          <w:rFonts w:ascii="Times New Roman" w:eastAsia="Times New Roman" w:hAnsi="Times New Roman" w:cs="David"/>
          <w:sz w:val="24"/>
          <w:szCs w:val="24"/>
          <w:rtl/>
          <w:lang w:eastAsia="he-IL"/>
        </w:rPr>
        <w:t xml:space="preserve"> בקשר עם ביצוע הסכם זה</w:t>
      </w:r>
      <w:r w:rsidRPr="00716AAE">
        <w:rPr>
          <w:rFonts w:ascii="Times New Roman" w:eastAsia="Times New Roman" w:hAnsi="Times New Roman" w:cs="David" w:hint="cs"/>
          <w:sz w:val="24"/>
          <w:szCs w:val="24"/>
          <w:rtl/>
          <w:lang w:eastAsia="he-IL"/>
        </w:rPr>
        <w:t xml:space="preserve"> על נספחיו,</w:t>
      </w:r>
      <w:r w:rsidRPr="00716AAE">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16AAE">
        <w:rPr>
          <w:rFonts w:ascii="Times New Roman" w:eastAsia="Times New Roman" w:hAnsi="Times New Roman" w:cs="David"/>
          <w:bCs/>
          <w:sz w:val="24"/>
          <w:szCs w:val="24"/>
          <w:rtl/>
          <w:lang w:eastAsia="he-IL"/>
        </w:rPr>
        <w:t>ו'</w:t>
      </w:r>
      <w:r w:rsidRPr="00716AAE">
        <w:rPr>
          <w:rFonts w:ascii="Times New Roman" w:eastAsia="Times New Roman" w:hAnsi="Times New Roman" w:cs="David"/>
          <w:sz w:val="24"/>
          <w:szCs w:val="24"/>
          <w:rtl/>
          <w:lang w:eastAsia="he-IL"/>
        </w:rPr>
        <w:t>,.</w:t>
      </w:r>
    </w:p>
    <w:p w14:paraId="5CE044C1"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לפי דרישת המזמין ועם סיום שרותי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16AAE">
        <w:rPr>
          <w:rFonts w:ascii="Times New Roman" w:eastAsia="Times New Roman" w:hAnsi="Times New Roman" w:cs="David" w:hint="cs"/>
          <w:sz w:val="24"/>
          <w:szCs w:val="24"/>
          <w:rtl/>
          <w:lang w:eastAsia="he-IL"/>
        </w:rPr>
        <w:t>.</w:t>
      </w:r>
    </w:p>
    <w:p w14:paraId="22BA78D5"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716AAE">
        <w:rPr>
          <w:rFonts w:ascii="Times New Roman" w:eastAsia="Times New Roman" w:hAnsi="Times New Roman" w:cs="David"/>
          <w:bCs/>
          <w:sz w:val="24"/>
          <w:szCs w:val="24"/>
          <w:u w:val="single"/>
          <w:rtl/>
          <w:lang w:eastAsia="he-IL"/>
        </w:rPr>
        <w:t>ויתור על זכויות מצד היועץ</w:t>
      </w:r>
    </w:p>
    <w:p w14:paraId="66BA3940"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השתמש המזמין כדין בסמכות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16AAE">
        <w:rPr>
          <w:rFonts w:ascii="Times New Roman" w:eastAsia="Times New Roman" w:hAnsi="Times New Roman" w:cs="David" w:hint="cs"/>
          <w:sz w:val="24"/>
          <w:szCs w:val="24"/>
          <w:rtl/>
          <w:lang w:eastAsia="he-IL"/>
        </w:rPr>
        <w:t>יועץ כל טענה ו/או דרישה ו/או תלונה ו/או</w:t>
      </w:r>
      <w:r w:rsidRPr="00716AAE">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w:t>
      </w:r>
      <w:r w:rsidRPr="00716AAE">
        <w:rPr>
          <w:rFonts w:ascii="Times New Roman" w:eastAsia="Times New Roman" w:hAnsi="Times New Roman" w:cs="David" w:hint="cs"/>
          <w:sz w:val="24"/>
          <w:szCs w:val="24"/>
          <w:rtl/>
          <w:lang w:eastAsia="he-IL"/>
        </w:rPr>
        <w:t xml:space="preserve"> שיפוי ו/או</w:t>
      </w:r>
      <w:r w:rsidRPr="00716AAE">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פגיעה במוניטין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הפסד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הפסד רווח העלולים להיגרם לו עקב הביטול</w:t>
      </w:r>
      <w:r w:rsidRPr="00716AAE">
        <w:rPr>
          <w:rFonts w:ascii="Times New Roman" w:eastAsia="Times New Roman" w:hAnsi="Times New Roman" w:cs="David" w:hint="cs"/>
          <w:sz w:val="24"/>
          <w:szCs w:val="24"/>
          <w:rtl/>
          <w:lang w:eastAsia="he-IL"/>
        </w:rPr>
        <w:t xml:space="preserve"> או</w:t>
      </w:r>
      <w:r w:rsidRPr="00716AAE">
        <w:rPr>
          <w:rFonts w:ascii="Times New Roman" w:eastAsia="Times New Roman" w:hAnsi="Times New Roman" w:cs="David"/>
          <w:sz w:val="24"/>
          <w:szCs w:val="24"/>
          <w:rtl/>
          <w:lang w:eastAsia="he-IL"/>
        </w:rPr>
        <w:t xml:space="preserve"> ההפסקה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מכל סיבה אחרת.</w:t>
      </w:r>
    </w:p>
    <w:p w14:paraId="11333D18" w14:textId="77777777" w:rsidR="00716AAE" w:rsidRPr="00716AAE" w:rsidRDefault="00716AAE" w:rsidP="00716AAE">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שביצע היועץ על פי חוזה זה.</w:t>
      </w:r>
    </w:p>
    <w:p w14:paraId="75BB8A52"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המשך ביצוע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מסירתם לידי יועץ אחר, והינו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36B66C5E"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שונות</w:t>
      </w:r>
    </w:p>
    <w:p w14:paraId="0F68204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הראשי במשרד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מתחייב לבצע את השירותים שעליו לבצע אישית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 חוזה</w:t>
      </w:r>
      <w:r w:rsidRPr="00716AAE">
        <w:rPr>
          <w:rFonts w:ascii="Times New Roman" w:eastAsia="Times New Roman" w:hAnsi="Times New Roman" w:cs="David" w:hint="cs"/>
          <w:sz w:val="24"/>
          <w:szCs w:val="24"/>
          <w:rtl/>
          <w:lang w:eastAsia="he-IL"/>
        </w:rPr>
        <w:t xml:space="preserve"> זה והינו</w:t>
      </w:r>
      <w:r w:rsidRPr="00716AAE">
        <w:rPr>
          <w:rFonts w:ascii="Times New Roman" w:eastAsia="Times New Roman" w:hAnsi="Times New Roman" w:cs="David"/>
          <w:sz w:val="24"/>
          <w:szCs w:val="24"/>
          <w:rtl/>
          <w:lang w:eastAsia="he-IL"/>
        </w:rPr>
        <w:t xml:space="preserve"> אחראי וערב כלפי המזמין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התחייבויות היועץ לפי חוזה</w:t>
      </w:r>
      <w:r w:rsidRPr="00716AAE">
        <w:rPr>
          <w:rFonts w:ascii="Times New Roman" w:eastAsia="Times New Roman" w:hAnsi="Times New Roman" w:cs="David" w:hint="cs"/>
          <w:sz w:val="24"/>
          <w:szCs w:val="24"/>
          <w:rtl/>
          <w:lang w:eastAsia="he-IL"/>
        </w:rPr>
        <w:t xml:space="preserve"> זה על נספחיו</w:t>
      </w:r>
      <w:r w:rsidRPr="00716AAE">
        <w:rPr>
          <w:rFonts w:ascii="Times New Roman" w:eastAsia="Times New Roman" w:hAnsi="Times New Roman" w:cs="David"/>
          <w:sz w:val="24"/>
          <w:szCs w:val="24"/>
          <w:rtl/>
          <w:lang w:eastAsia="he-IL"/>
        </w:rPr>
        <w:t>.</w:t>
      </w:r>
    </w:p>
    <w:p w14:paraId="28ABEEC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צד אשר יפר או לא יקיים איזו מהתחייבויותיו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יהיה חייב לפצות את הצד המקיים על כל הנזקים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ההפסדים שיגרמו לו עקב 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מבלי לגרוע מזכות הצד המקיים לכל סעד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תרופה אחרים ו/או נוספים.</w:t>
      </w:r>
    </w:p>
    <w:p w14:paraId="66F35893"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למניעת ספקות מוצהר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099DFEA"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16AAE">
        <w:rPr>
          <w:rFonts w:ascii="Times New Roman" w:eastAsia="Times New Roman" w:hAnsi="Times New Roman" w:cs="David" w:hint="cs"/>
          <w:sz w:val="24"/>
          <w:szCs w:val="24"/>
          <w:rtl/>
          <w:lang w:eastAsia="he-IL"/>
        </w:rPr>
        <w:t>נבע</w:t>
      </w:r>
      <w:r w:rsidRPr="00716AAE">
        <w:rPr>
          <w:rFonts w:ascii="Times New Roman" w:eastAsia="Times New Roman" w:hAnsi="Times New Roman" w:cs="David"/>
          <w:sz w:val="24"/>
          <w:szCs w:val="24"/>
          <w:rtl/>
          <w:lang w:eastAsia="he-IL"/>
        </w:rPr>
        <w:t xml:space="preserve"> מאי עמידתו בהתחייבויותיו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w:t>
      </w:r>
    </w:p>
    <w:p w14:paraId="4A2FC5AF"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זכאי לקזז כנגד כל סכום המגיע ליועץ מאת המזמין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25BFB4D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מוסכם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כל </w:t>
      </w:r>
      <w:r w:rsidRPr="00716AAE">
        <w:rPr>
          <w:rFonts w:ascii="Times New Roman" w:eastAsia="Times New Roman" w:hAnsi="Times New Roman" w:cs="David" w:hint="cs"/>
          <w:sz w:val="24"/>
          <w:szCs w:val="24"/>
          <w:rtl/>
          <w:lang w:eastAsia="he-IL"/>
        </w:rPr>
        <w:t>אחת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אחת מהתחייבויות המזמין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מותנה בכך שהיועץ יקיים תחילה את 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עד לאותו מועד. המזמין זכאי, מבלי לפגוע </w:t>
      </w:r>
      <w:r w:rsidRPr="00716AAE">
        <w:rPr>
          <w:rFonts w:ascii="Times New Roman" w:eastAsia="Times New Roman" w:hAnsi="Times New Roman" w:cs="David" w:hint="cs"/>
          <w:sz w:val="24"/>
          <w:szCs w:val="24"/>
          <w:rtl/>
          <w:lang w:eastAsia="he-IL"/>
        </w:rPr>
        <w:t>מכלליות ה</w:t>
      </w:r>
      <w:r w:rsidRPr="00716AAE">
        <w:rPr>
          <w:rFonts w:ascii="Times New Roman" w:eastAsia="Times New Roman" w:hAnsi="Times New Roman" w:cs="David"/>
          <w:sz w:val="24"/>
          <w:szCs w:val="24"/>
          <w:rtl/>
          <w:lang w:eastAsia="he-IL"/>
        </w:rPr>
        <w:t>אמור בכל מקום אחר בחוזה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לעכב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התחי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688CBD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שום התנהגות מצד</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של מי</w:t>
      </w:r>
      <w:r w:rsidRPr="00716AAE">
        <w:rPr>
          <w:rFonts w:ascii="Times New Roman" w:eastAsia="Times New Roman" w:hAnsi="Times New Roman" w:cs="David"/>
          <w:sz w:val="24"/>
          <w:szCs w:val="24"/>
          <w:rtl/>
          <w:lang w:eastAsia="he-IL"/>
        </w:rPr>
        <w:t xml:space="preserve"> מהצדדים לא תחשב כויתור על איזה מזכויותיו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ו/או</w:t>
      </w:r>
      <w:r w:rsidRPr="00716AAE">
        <w:rPr>
          <w:rFonts w:ascii="Times New Roman" w:eastAsia="Times New Roman" w:hAnsi="Times New Roman" w:cs="David"/>
          <w:sz w:val="24"/>
          <w:szCs w:val="24"/>
          <w:rtl/>
          <w:lang w:eastAsia="he-IL"/>
        </w:rPr>
        <w:t xml:space="preserve"> ע</w:t>
      </w:r>
      <w:r w:rsidRPr="00716AAE">
        <w:rPr>
          <w:rFonts w:ascii="Times New Roman" w:eastAsia="Times New Roman" w:hAnsi="Times New Roman" w:cs="David" w:hint="cs"/>
          <w:sz w:val="24"/>
          <w:szCs w:val="24"/>
          <w:rtl/>
          <w:lang w:eastAsia="he-IL"/>
        </w:rPr>
        <w:t>ל פי כל</w:t>
      </w:r>
      <w:r w:rsidRPr="00716AAE">
        <w:rPr>
          <w:rFonts w:ascii="Times New Roman" w:eastAsia="Times New Roman" w:hAnsi="Times New Roman" w:cs="David"/>
          <w:sz w:val="24"/>
          <w:szCs w:val="24"/>
          <w:rtl/>
          <w:lang w:eastAsia="he-IL"/>
        </w:rPr>
        <w:t xml:space="preserve"> דין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כויתור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כהסכמה מצדו לאיזה הפרה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אי קיום של תנאי מתנאי חוזה</w:t>
      </w:r>
      <w:r w:rsidRPr="00716AAE">
        <w:rPr>
          <w:rFonts w:ascii="Times New Roman" w:eastAsia="Times New Roman" w:hAnsi="Times New Roman" w:cs="David" w:hint="cs"/>
          <w:sz w:val="24"/>
          <w:szCs w:val="24"/>
          <w:rtl/>
          <w:lang w:eastAsia="he-IL"/>
        </w:rPr>
        <w:t xml:space="preserve"> זה ו/</w:t>
      </w:r>
      <w:r w:rsidRPr="00716AAE">
        <w:rPr>
          <w:rFonts w:ascii="Times New Roman" w:eastAsia="Times New Roman" w:hAnsi="Times New Roman" w:cs="David"/>
          <w:sz w:val="24"/>
          <w:szCs w:val="24"/>
          <w:rtl/>
          <w:lang w:eastAsia="he-IL"/>
        </w:rPr>
        <w:t xml:space="preserve"> או כנותנת דחייה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ארכה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כל פעולה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ש</w:t>
      </w:r>
      <w:r w:rsidRPr="00716AAE">
        <w:rPr>
          <w:rFonts w:ascii="Times New Roman" w:eastAsia="Times New Roman" w:hAnsi="Times New Roman" w:cs="David"/>
          <w:sz w:val="24"/>
          <w:szCs w:val="24"/>
          <w:rtl/>
          <w:lang w:eastAsia="he-IL"/>
        </w:rPr>
        <w:t>יש לעשותה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נוי</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טול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תוספת של תנאי </w:t>
      </w:r>
      <w:r w:rsidRPr="00716AAE">
        <w:rPr>
          <w:rFonts w:ascii="Times New Roman" w:eastAsia="Times New Roman" w:hAnsi="Times New Roman" w:cs="David" w:hint="cs"/>
          <w:sz w:val="24"/>
          <w:szCs w:val="24"/>
          <w:rtl/>
          <w:lang w:eastAsia="he-IL"/>
        </w:rPr>
        <w:t>כלשהו</w:t>
      </w:r>
      <w:r w:rsidRPr="00716AAE">
        <w:rPr>
          <w:rFonts w:ascii="Times New Roman" w:eastAsia="Times New Roman" w:hAnsi="Times New Roman" w:cs="David"/>
          <w:sz w:val="24"/>
          <w:szCs w:val="24"/>
          <w:rtl/>
          <w:lang w:eastAsia="he-IL"/>
        </w:rPr>
        <w:t>, אלא אם נעשו במפורש ובכתב.</w:t>
      </w:r>
    </w:p>
    <w:p w14:paraId="09017C29" w14:textId="77777777" w:rsidR="00716AAE" w:rsidRPr="00716AAE" w:rsidRDefault="00716AAE" w:rsidP="00716AAE">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lastRenderedPageBreak/>
        <w:t>מבלי לגרוע מכלליות האמור לעיל -</w:t>
      </w:r>
    </w:p>
    <w:p w14:paraId="1904DE14"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6AC86D0B"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תור כלשהו על זכויות וחובות לפי החוזה.</w:t>
      </w:r>
    </w:p>
    <w:p w14:paraId="260C3FA6"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במידה והיועץ כולל מספר גופים או יחידים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3EF2988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בגין כל חיוב מחיובי המזמין </w:t>
      </w:r>
      <w:r w:rsidRPr="00716AAE">
        <w:rPr>
          <w:rFonts w:ascii="Times New Roman" w:eastAsia="Times New Roman" w:hAnsi="Times New Roman" w:cs="David" w:hint="cs"/>
          <w:sz w:val="24"/>
          <w:szCs w:val="24"/>
          <w:rtl/>
          <w:lang w:eastAsia="he-IL"/>
        </w:rPr>
        <w:t>על פי</w:t>
      </w:r>
      <w:r w:rsidRPr="00716AAE">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16AAE">
        <w:rPr>
          <w:rFonts w:ascii="Times New Roman" w:eastAsia="Times New Roman" w:hAnsi="Times New Roman" w:cs="David" w:hint="cs"/>
          <w:sz w:val="24"/>
          <w:szCs w:val="24"/>
          <w:rtl/>
          <w:lang w:eastAsia="he-IL"/>
        </w:rPr>
        <w:t>על פ</w:t>
      </w:r>
      <w:r w:rsidRPr="00716AAE">
        <w:rPr>
          <w:rFonts w:ascii="Times New Roman" w:eastAsia="Times New Roman" w:hAnsi="Times New Roman" w:cs="David"/>
          <w:sz w:val="24"/>
          <w:szCs w:val="24"/>
          <w:rtl/>
          <w:lang w:eastAsia="he-IL"/>
        </w:rPr>
        <w:t>י חוזה זה. וזאת מבלי לגרוע מהאמור להלן בסיפא לס"ק זה.</w:t>
      </w:r>
    </w:p>
    <w:p w14:paraId="7BD12E21" w14:textId="77777777" w:rsidR="00716AAE" w:rsidRPr="00716AAE" w:rsidRDefault="00716AAE" w:rsidP="00716AAE">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16AAE">
        <w:rPr>
          <w:rFonts w:ascii="Times New Roman" w:eastAsia="Times New Roman" w:hAnsi="Times New Roman" w:cs="David"/>
          <w:sz w:val="24"/>
          <w:szCs w:val="24"/>
          <w:rtl/>
          <w:lang w:eastAsia="he-IL"/>
        </w:rPr>
        <w:t>היועץ מתחייב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כל דרישה</w:t>
      </w:r>
      <w:r w:rsidRPr="00716AAE">
        <w:rPr>
          <w:rFonts w:ascii="Times New Roman" w:eastAsia="Times New Roman" w:hAnsi="Times New Roman" w:cs="David" w:hint="cs"/>
          <w:sz w:val="24"/>
          <w:szCs w:val="24"/>
          <w:rtl/>
          <w:lang w:eastAsia="he-IL"/>
        </w:rPr>
        <w:t xml:space="preserve"> ו/או תלונה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טענה ו/או תביעה, ככל שתהיינה לו כנגד המזמין בגין חיובי המזמין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אותו דין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יחול לגבי תביעה של מי מיחידי המזמין כנגד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קרי</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תביעה כאמור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w:t>
      </w:r>
    </w:p>
    <w:p w14:paraId="22E39AB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10B2C8D4"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למען הסר ספק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מוסכם ומוצהר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35CF33E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6906D1F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חוזה זה על נספחיו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45B1377C" w14:textId="77777777" w:rsidR="00716AAE" w:rsidRPr="00716AAE" w:rsidRDefault="00716AAE" w:rsidP="00716AAE">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16AAE">
        <w:rPr>
          <w:rFonts w:ascii="Times New Roman" w:eastAsia="Times New Roman" w:hAnsi="Times New Roman" w:cs="David" w:hint="cs"/>
          <w:sz w:val="24"/>
          <w:szCs w:val="24"/>
          <w:rtl/>
          <w:lang w:eastAsia="he-IL"/>
        </w:rPr>
        <w:t>רשום</w:t>
      </w:r>
      <w:r w:rsidRPr="00716AAE">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תחשב היא כמתקבלת ביום משלוח או מסירתה כאמור.</w:t>
      </w:r>
    </w:p>
    <w:p w14:paraId="3AAA7294" w14:textId="77777777" w:rsidR="00716AAE" w:rsidRPr="00716AAE" w:rsidRDefault="00716AAE" w:rsidP="00716AAE">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37FA6C23" w14:textId="77777777" w:rsidR="00716AAE" w:rsidRPr="00716AAE" w:rsidRDefault="00716AAE" w:rsidP="00716AAE">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1D13426C"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E7FC8F"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ולראיה באו הצדדים על החתום:</w:t>
      </w:r>
    </w:p>
    <w:p w14:paraId="0CD0ACD4" w14:textId="77777777" w:rsidR="00716AAE" w:rsidRPr="00716AAE" w:rsidRDefault="00716AAE" w:rsidP="00716AA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3C83014E" w14:textId="77777777" w:rsidR="00D24A47" w:rsidRPr="00B27B4C" w:rsidRDefault="00D24A47" w:rsidP="00D24A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8D5E156" w14:textId="77777777" w:rsidR="00D24A47" w:rsidRPr="00B27B4C" w:rsidRDefault="00D24A47" w:rsidP="00D24A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032451C" w14:textId="77777777" w:rsidR="00D24A47" w:rsidRPr="00B27B4C" w:rsidRDefault="00D24A47" w:rsidP="003D0A3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812CAC6CC3D74A998AAF9555B79BF1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D0A38" w:rsidRPr="003D0A38">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E5ADE60BF2344A8DBF5AC456E543B2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3D0A38" w:rsidRPr="003D0A38">
            <w:rPr>
              <w:rStyle w:val="PlaceholderText"/>
              <w:color w:val="00B0F0"/>
              <w:u w:val="single"/>
              <w:rtl/>
            </w:rPr>
            <w:t>[שם צד א]</w:t>
          </w:r>
        </w:sdtContent>
      </w:sdt>
    </w:p>
    <w:p w14:paraId="739204BB" w14:textId="77777777" w:rsidR="00D24A47" w:rsidRPr="00B27B4C" w:rsidRDefault="00D24A47" w:rsidP="00D24A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ab/>
        <w:t>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43CC77AA"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1786CF"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F9B62B5"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7267360"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924F781" w14:textId="77777777" w:rsidR="00D24A47"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A37CA3B"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9562660"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90B351F"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E01D707"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7A30F9E"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59B05B3"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736940B"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3DA591D"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A9995AF"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11046DA"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87AB85D"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6FFB734"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B242F04"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162C803A"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43FE765" w14:textId="77777777" w:rsidR="00313095" w:rsidRDefault="00313095"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29CDB9D" w14:textId="77777777" w:rsidR="00D24A47" w:rsidRPr="00D24A47" w:rsidRDefault="00D24A47"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lastRenderedPageBreak/>
        <w:t>נספח ''א''</w:t>
      </w:r>
    </w:p>
    <w:p w14:paraId="36A212A4" w14:textId="77777777" w:rsidR="00D24A47" w:rsidRPr="00D24A47" w:rsidRDefault="00D24A47"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02B1FA0B"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00D23105"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AF4910"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r w:rsidRPr="00D24A47">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B8B9EB8BC59C48EF9AAFE32865F92A0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Pr="00D24A47">
            <w:rPr>
              <w:color w:val="00B0F0"/>
              <w:rtl/>
            </w:rPr>
            <w:t>[רשות מקומית]</w:t>
          </w:r>
        </w:sdtContent>
      </w:sdt>
      <w:r w:rsidRPr="00D24A47">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E7382F3BA9B44D36BDE4305FD90EF8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D24A47">
            <w:rPr>
              <w:color w:val="00B0F0"/>
              <w:rtl/>
            </w:rPr>
            <w:t>[שם אתר]</w:t>
          </w:r>
        </w:sdtContent>
      </w:sdt>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7BD5B5347DB41E482EE6641FC2B71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Pr="00D24A47">
            <w:rPr>
              <w:color w:val="00B0F0"/>
              <w:rtl/>
            </w:rPr>
            <w:t>[שם הפרויקט]</w:t>
          </w:r>
        </w:sdtContent>
      </w:sdt>
      <w:r w:rsidRPr="00D24A4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5192B6C8"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7B0AC8"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התכנית</w:t>
      </w:r>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3E4265769EF4E96802C6D71A2B5E7D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D24A47">
            <w:rPr>
              <w:color w:val="00B0F0"/>
              <w:rtl/>
            </w:rPr>
            <w:t>[שדה נוסף 2]</w:t>
          </w:r>
        </w:sdtContent>
      </w:sdt>
      <w:r w:rsidRPr="00D24A4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CBAA10E27C942ACA011C0C339CFC4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D24A47">
            <w:rPr>
              <w:color w:val="00B0F0"/>
              <w:rtl/>
            </w:rPr>
            <w:t>[שדה נוסף 1]</w:t>
          </w:r>
        </w:sdtContent>
      </w:sdt>
      <w:r w:rsidRPr="00D24A47">
        <w:rPr>
          <w:rFonts w:ascii="Times New Roman" w:eastAsia="Times New Roman" w:hAnsi="Times New Roman" w:cs="David" w:hint="cs"/>
          <w:sz w:val="24"/>
          <w:szCs w:val="24"/>
          <w:rtl/>
          <w:lang w:eastAsia="he-IL"/>
        </w:rPr>
        <w:t>.</w:t>
      </w:r>
    </w:p>
    <w:p w14:paraId="7F594476"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הינם בהתאם לתכנית התקפה בעת הזמנת כל שלב.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EA470B5"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584A3C0" w14:textId="77777777" w:rsidR="00D24A47" w:rsidRPr="00D24A47" w:rsidRDefault="00D24A47" w:rsidP="00D24A47">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BEFE26237CA4FCEB297A5456727EA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Pr="00D24A47">
            <w:rPr>
              <w:color w:val="00B0F0"/>
              <w:rtl/>
            </w:rPr>
            <w:t>[רשות מקומית]</w:t>
          </w:r>
        </w:sdtContent>
      </w:sdt>
      <w:r w:rsidRPr="00D24A47">
        <w:rPr>
          <w:rFonts w:ascii="Times New Roman" w:eastAsia="Times New Roman" w:hAnsi="Times New Roman" w:cs="David" w:hint="cs"/>
          <w:color w:val="008000"/>
          <w:sz w:val="24"/>
          <w:szCs w:val="24"/>
          <w:rtl/>
        </w:rPr>
        <w:t>.</w:t>
      </w:r>
    </w:p>
    <w:p w14:paraId="6C8AC7FA" w14:textId="77777777" w:rsidR="00D24A47" w:rsidRPr="00D24A47" w:rsidRDefault="00D24A47" w:rsidP="00D24A47">
      <w:pPr>
        <w:spacing w:before="0" w:beforeAutospacing="0" w:after="0" w:afterAutospacing="0" w:line="240" w:lineRule="auto"/>
        <w:ind w:left="720"/>
        <w:rPr>
          <w:rFonts w:ascii="Times New Roman" w:eastAsia="Times New Roman" w:hAnsi="Times New Roman" w:cs="David"/>
          <w:color w:val="FF0000"/>
          <w:sz w:val="24"/>
          <w:szCs w:val="24"/>
          <w:rtl/>
        </w:rPr>
      </w:pPr>
    </w:p>
    <w:p w14:paraId="2326A9BF" w14:textId="77777777" w:rsidR="00D24A47" w:rsidRPr="00D24A47" w:rsidRDefault="00D24A47" w:rsidP="00D24A47">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1D4ADBD5"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E02CE1"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8AD1206F331F412B8A9343B4C803B0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D24A47">
            <w:rPr>
              <w:color w:val="00B0F0"/>
              <w:rtl/>
            </w:rPr>
            <w:t>[שדה נוסף 3]</w:t>
          </w:r>
        </w:sdtContent>
      </w:sdt>
    </w:p>
    <w:p w14:paraId="42269DE9"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E84DC3E" w14:textId="77777777" w:rsidR="00D24A47" w:rsidRPr="00D24A47" w:rsidRDefault="00D24A47" w:rsidP="00D24A4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t xml:space="preserve">התכנון יתבצע בסביבת תוכנת </w:t>
      </w:r>
      <w:r w:rsidRPr="00D24A47">
        <w:rPr>
          <w:rFonts w:ascii="Times New Roman" w:eastAsia="Times New Roman" w:hAnsi="Times New Roman" w:cs="David"/>
          <w:sz w:val="24"/>
          <w:szCs w:val="24"/>
          <w:lang w:eastAsia="he-IL"/>
        </w:rPr>
        <w:t>REVIT</w:t>
      </w:r>
      <w:r w:rsidRPr="00D24A47">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24A47">
        <w:rPr>
          <w:rFonts w:ascii="Times New Roman" w:eastAsia="Times New Roman" w:hAnsi="Times New Roman" w:cs="David"/>
          <w:sz w:val="24"/>
          <w:szCs w:val="24"/>
          <w:lang w:eastAsia="he-IL"/>
        </w:rPr>
        <w:t>@view</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כל תעבורת הקבצים תבוצע באמצע</w:t>
      </w:r>
      <w:r w:rsidRPr="00D24A47">
        <w:rPr>
          <w:rFonts w:ascii="Times New Roman" w:eastAsia="Times New Roman" w:hAnsi="Times New Roman" w:cs="David" w:hint="cs"/>
          <w:sz w:val="24"/>
          <w:szCs w:val="24"/>
          <w:rtl/>
          <w:lang w:eastAsia="he-IL"/>
        </w:rPr>
        <w:t>ות התוכנה בלבד או תוכנה אחרת לפי החלטת המזמין.</w:t>
      </w:r>
    </w:p>
    <w:p w14:paraId="2A02263E" w14:textId="77777777" w:rsidR="00D24A47" w:rsidRPr="00D24A47" w:rsidRDefault="00D24A47" w:rsidP="00D24A4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F81EBB2"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בעלי המקצוע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הם:</w:t>
      </w:r>
    </w:p>
    <w:p w14:paraId="263BD6F8"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B2B09F"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5E51F00390AC4866B0B46188842591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D24A47">
            <w:rPr>
              <w:color w:val="00B0F0"/>
              <w:rtl/>
            </w:rPr>
            <w:t>[שדה נוסף 4]</w:t>
          </w:r>
        </w:sdtContent>
      </w:sdt>
    </w:p>
    <w:p w14:paraId="422EBD5F" w14:textId="77777777" w:rsidR="00D24A47" w:rsidRPr="00D24A47" w:rsidRDefault="00D24A47" w:rsidP="00D24A4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מספר העובדים המקצועיים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לצורך מתן שירותי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7A024743F62D45938448AE45A5A98F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D24A47">
            <w:rPr>
              <w:color w:val="00B0F0"/>
              <w:rtl/>
            </w:rPr>
            <w:t>[שדה נוסף 5]</w:t>
          </w:r>
        </w:sdtContent>
      </w:sdt>
    </w:p>
    <w:p w14:paraId="1623B7C9"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4E5E6D"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t>3.4</w:t>
      </w:r>
      <w:r w:rsidRPr="00D24A47">
        <w:rPr>
          <w:rFonts w:ascii="Times New Roman" w:eastAsia="Times New Roman" w:hAnsi="Times New Roman" w:cs="David" w:hint="cs"/>
          <w:sz w:val="24"/>
          <w:szCs w:val="24"/>
          <w:rtl/>
          <w:lang w:eastAsia="he-IL"/>
        </w:rPr>
        <w:tab/>
        <w:t>המנהל הראשי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0C787F554634AF7AA8A11ABD3486DB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D24A47">
            <w:rPr>
              <w:color w:val="00B0F0"/>
              <w:rtl/>
            </w:rPr>
            <w:t>[שדה נוסף 6]</w:t>
          </w:r>
        </w:sdtContent>
      </w:sdt>
    </w:p>
    <w:p w14:paraId="20897595"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70A3E1"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004BC4E9"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CDCDC5"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התקדמות שרותי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w:t>
      </w:r>
    </w:p>
    <w:p w14:paraId="735C086F"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ב.</w:t>
      </w:r>
      <w:r w:rsidRPr="00D24A47">
        <w:rPr>
          <w:rFonts w:ascii="Times New Roman" w:eastAsia="Times New Roman" w:hAnsi="Times New Roman" w:cs="David" w:hint="cs"/>
          <w:sz w:val="24"/>
          <w:szCs w:val="24"/>
          <w:rtl/>
          <w:lang w:eastAsia="he-IL"/>
        </w:rPr>
        <w:tab/>
        <w:t>סטיות מלוח הזמנים לרבות סיבת הסטייה.</w:t>
      </w:r>
    </w:p>
    <w:p w14:paraId="2CBC7AF1"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55C549B0"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0CA8D27C"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439FA7F4" w14:textId="77777777" w:rsidR="00D24A47" w:rsidRPr="00D24A47" w:rsidRDefault="00D24A47" w:rsidP="00D24A4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EFB0B5D" w14:textId="77777777" w:rsidR="00D24A47" w:rsidRP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24A47" w:rsidRPr="00D24A47" w14:paraId="5641E381" w14:textId="77777777" w:rsidTr="00D24A47">
        <w:tc>
          <w:tcPr>
            <w:tcW w:w="3366" w:type="dxa"/>
          </w:tcPr>
          <w:p w14:paraId="5FEFD2D0" w14:textId="77777777" w:rsidR="00D24A47" w:rsidRPr="00D24A47" w:rsidRDefault="00FD1611"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5116B85AA3A742E093C2ECFCAF78D8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D24A47" w:rsidRPr="00D24A47">
                  <w:rPr>
                    <w:color w:val="00B0F0"/>
                    <w:rtl/>
                  </w:rPr>
                  <w:t>[אחוז השתתפות צד א]</w:t>
                </w:r>
              </w:sdtContent>
            </w:sdt>
          </w:p>
          <w:p w14:paraId="0E776236" w14:textId="77777777" w:rsidR="00D24A47" w:rsidRPr="00D24A47" w:rsidRDefault="00D24A47"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14FF73A2" w14:textId="77777777" w:rsidR="00D24A47" w:rsidRPr="00D24A47" w:rsidRDefault="00D24A47" w:rsidP="00D24A47">
            <w:pPr>
              <w:widowControl w:val="0"/>
              <w:spacing w:before="0" w:beforeAutospacing="0" w:after="0" w:afterAutospacing="0" w:line="240" w:lineRule="auto"/>
              <w:ind w:left="720"/>
              <w:outlineLvl w:val="2"/>
            </w:pPr>
          </w:p>
          <w:p w14:paraId="2703C24E" w14:textId="77777777" w:rsidR="00D24A47" w:rsidRPr="00D24A47" w:rsidRDefault="00D24A47"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8C1BC68"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7B65B4E0"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7D8E014"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619058E"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8F6EB75"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3B3BD4D"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171E5A0"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982FCDF"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12BD75F" w14:textId="77777777" w:rsidR="00D24A47" w:rsidRP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9F2219E" w14:textId="77777777" w:rsidR="00313095" w:rsidRDefault="00313095" w:rsidP="00D24A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9007686" w14:textId="77777777" w:rsidR="00D24A47" w:rsidRPr="00716AAE" w:rsidRDefault="00716AAE" w:rsidP="00D24A47">
      <w:pPr>
        <w:widowControl w:val="0"/>
        <w:spacing w:before="60" w:beforeAutospacing="0" w:after="60" w:afterAutospacing="0" w:line="300" w:lineRule="atLeast"/>
        <w:jc w:val="center"/>
        <w:rPr>
          <w:rFonts w:ascii="Times New Roman" w:eastAsia="Times New Roman" w:hAnsi="Times New Roman" w:cs="David"/>
          <w:b/>
          <w:bCs/>
          <w:sz w:val="24"/>
          <w:szCs w:val="24"/>
          <w:u w:val="single"/>
        </w:rPr>
      </w:pPr>
      <w:r w:rsidRPr="00716AAE">
        <w:rPr>
          <w:rFonts w:ascii="Times New Roman" w:eastAsia="Times New Roman" w:hAnsi="Times New Roman" w:cs="David"/>
          <w:b/>
          <w:bCs/>
          <w:sz w:val="24"/>
          <w:szCs w:val="24"/>
          <w:u w:val="single"/>
          <w:rtl/>
        </w:rPr>
        <w:lastRenderedPageBreak/>
        <w:t>נספח "ב"</w:t>
      </w:r>
    </w:p>
    <w:p w14:paraId="51CFE17F" w14:textId="77777777" w:rsidR="00716AAE" w:rsidRPr="00716AAE" w:rsidRDefault="00716AAE" w:rsidP="00716AA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שירותי היועץ</w:t>
      </w:r>
    </w:p>
    <w:p w14:paraId="2F0AB7C7" w14:textId="77777777" w:rsidR="00716AAE" w:rsidRPr="00716AAE" w:rsidRDefault="00716AAE" w:rsidP="00716AAE">
      <w:pPr>
        <w:widowControl w:val="0"/>
        <w:bidi w:val="0"/>
        <w:spacing w:before="0" w:beforeAutospacing="0" w:after="0" w:afterAutospacing="0" w:line="240" w:lineRule="auto"/>
        <w:jc w:val="center"/>
        <w:rPr>
          <w:rFonts w:ascii="Times New Roman" w:eastAsia="Times New Roman" w:hAnsi="Times New Roman" w:cs="David"/>
          <w:b/>
          <w:bCs/>
          <w:snapToGrid w:val="0"/>
          <w:sz w:val="20"/>
          <w:szCs w:val="24"/>
          <w:u w:val="single"/>
          <w:lang w:eastAsia="he-IL"/>
        </w:rPr>
      </w:pPr>
    </w:p>
    <w:p w14:paraId="493923AF" w14:textId="77777777" w:rsidR="00716AAE" w:rsidRPr="00D24A47" w:rsidRDefault="00716AAE" w:rsidP="00716AAE">
      <w:pPr>
        <w:spacing w:before="120" w:beforeAutospacing="0" w:after="60" w:afterAutospacing="0" w:line="240" w:lineRule="auto"/>
        <w:jc w:val="both"/>
        <w:rPr>
          <w:rFonts w:ascii="Times New Roman" w:eastAsia="Times New Roman" w:hAnsi="Times New Roman" w:cs="David"/>
          <w:snapToGrid w:val="0"/>
          <w:sz w:val="24"/>
          <w:szCs w:val="24"/>
          <w:lang w:eastAsia="he-IL"/>
        </w:rPr>
      </w:pPr>
      <w:r w:rsidRPr="00D24A47">
        <w:rPr>
          <w:rFonts w:ascii="Times New Roman" w:eastAsia="Times New Roman" w:hAnsi="Times New Roman" w:cs="David" w:hint="cs"/>
          <w:b/>
          <w:bCs/>
          <w:snapToGrid w:val="0"/>
          <w:sz w:val="24"/>
          <w:szCs w:val="24"/>
          <w:rtl/>
          <w:lang w:eastAsia="he-IL"/>
        </w:rPr>
        <w:t>1.</w:t>
      </w:r>
      <w:r w:rsidRPr="00D24A47">
        <w:rPr>
          <w:rFonts w:ascii="Times New Roman" w:eastAsia="Times New Roman" w:hAnsi="Times New Roman" w:cs="David" w:hint="cs"/>
          <w:b/>
          <w:bCs/>
          <w:snapToGrid w:val="0"/>
          <w:sz w:val="24"/>
          <w:szCs w:val="24"/>
          <w:rtl/>
          <w:lang w:eastAsia="he-IL"/>
        </w:rPr>
        <w:tab/>
      </w:r>
      <w:r w:rsidRPr="00D24A47">
        <w:rPr>
          <w:rFonts w:ascii="Times New Roman" w:eastAsia="Times New Roman" w:hAnsi="Times New Roman" w:cs="David" w:hint="cs"/>
          <w:b/>
          <w:bCs/>
          <w:snapToGrid w:val="0"/>
          <w:sz w:val="24"/>
          <w:szCs w:val="24"/>
          <w:u w:val="single"/>
          <w:rtl/>
          <w:lang w:eastAsia="he-IL"/>
        </w:rPr>
        <w:t>כללי</w:t>
      </w:r>
      <w:r w:rsidRPr="00D24A47">
        <w:rPr>
          <w:rFonts w:ascii="Times New Roman" w:eastAsia="Times New Roman" w:hAnsi="Times New Roman" w:cs="David" w:hint="cs"/>
          <w:snapToGrid w:val="0"/>
          <w:sz w:val="24"/>
          <w:szCs w:val="24"/>
          <w:u w:val="single"/>
          <w:rtl/>
          <w:lang w:eastAsia="he-IL"/>
        </w:rPr>
        <w:t>:</w:t>
      </w:r>
    </w:p>
    <w:p w14:paraId="301ADAF9" w14:textId="77777777"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Miriam"/>
          <w:snapToGrid w:val="0"/>
          <w:sz w:val="24"/>
          <w:szCs w:val="24"/>
          <w:rtl/>
          <w:lang w:eastAsia="he-IL"/>
        </w:rPr>
      </w:pPr>
      <w:r w:rsidRPr="00716AAE">
        <w:rPr>
          <w:rFonts w:ascii="Times New Roman" w:eastAsia="Times New Roman" w:hAnsi="Times New Roman" w:cs="David" w:hint="cs"/>
          <w:snapToGrid w:val="0"/>
          <w:sz w:val="24"/>
          <w:szCs w:val="24"/>
          <w:rtl/>
          <w:lang w:eastAsia="he-IL"/>
        </w:rPr>
        <w:t>1.1</w:t>
      </w:r>
      <w:r w:rsidRPr="00716AAE">
        <w:rPr>
          <w:rFonts w:ascii="Times New Roman" w:eastAsia="Times New Roman" w:hAnsi="Times New Roman" w:cs="David" w:hint="cs"/>
          <w:snapToGrid w:val="0"/>
          <w:sz w:val="24"/>
          <w:szCs w:val="24"/>
          <w:rtl/>
          <w:lang w:eastAsia="he-IL"/>
        </w:rPr>
        <w:tab/>
        <w:t>שירותי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יכללו תכנון פתרונות הבידוד התרמי בפרויקט) ובין היתר את הנושאים המפורטים להלן</w:t>
      </w:r>
      <w:r w:rsidRPr="00716AAE">
        <w:rPr>
          <w:rFonts w:ascii="Times New Roman" w:eastAsia="Times New Roman" w:hAnsi="Times New Roman" w:cs="Miriam" w:hint="cs"/>
          <w:snapToGrid w:val="0"/>
          <w:sz w:val="24"/>
          <w:szCs w:val="24"/>
          <w:rtl/>
          <w:lang w:eastAsia="he-IL"/>
        </w:rPr>
        <w:t>:</w:t>
      </w:r>
    </w:p>
    <w:p w14:paraId="114F599A"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lang w:eastAsia="he-IL"/>
        </w:rPr>
      </w:pPr>
      <w:r w:rsidRPr="00716AAE">
        <w:rPr>
          <w:rFonts w:ascii="Times New Roman" w:eastAsia="Times New Roman" w:hAnsi="Times New Roman" w:cs="Miriam" w:hint="cs"/>
          <w:snapToGrid w:val="0"/>
          <w:sz w:val="24"/>
          <w:szCs w:val="24"/>
          <w:rtl/>
          <w:lang w:eastAsia="he-IL"/>
        </w:rPr>
        <w:t>-</w:t>
      </w:r>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בידוד תרמי למעטפת המבנה, לרבות קירות חיצוניים ופנימיים, רצפות, פירים, גגות וכו'.</w:t>
      </w:r>
    </w:p>
    <w:p w14:paraId="2C2D25F0"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בידוד תרמי למסגרות האלומיניום.</w:t>
      </w:r>
    </w:p>
    <w:p w14:paraId="5B153C7B"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חישובים </w:t>
      </w:r>
      <w:r w:rsidR="00D24A47" w:rsidRPr="00716AAE">
        <w:rPr>
          <w:rFonts w:ascii="Times New Roman" w:eastAsia="Times New Roman" w:hAnsi="Times New Roman" w:cs="David" w:hint="cs"/>
          <w:snapToGrid w:val="0"/>
          <w:sz w:val="24"/>
          <w:szCs w:val="24"/>
          <w:rtl/>
          <w:lang w:eastAsia="he-IL"/>
        </w:rPr>
        <w:t>אנרגטיים</w:t>
      </w:r>
      <w:r w:rsidRPr="00716AAE">
        <w:rPr>
          <w:rFonts w:ascii="Times New Roman" w:eastAsia="Times New Roman" w:hAnsi="Times New Roman" w:cs="David" w:hint="cs"/>
          <w:snapToGrid w:val="0"/>
          <w:sz w:val="24"/>
          <w:szCs w:val="24"/>
          <w:rtl/>
          <w:lang w:eastAsia="he-IL"/>
        </w:rPr>
        <w:t xml:space="preserve"> למערכות הבידוד התרמי במעטפת המבנה.</w:t>
      </w:r>
    </w:p>
    <w:p w14:paraId="58BE21C9"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הנדרש לפי התקן, תקנות ודרישת הרשות בנושא התרמי והבידוד.</w:t>
      </w:r>
    </w:p>
    <w:p w14:paraId="1122F377" w14:textId="77777777" w:rsidR="00716AAE" w:rsidRPr="00716AAE" w:rsidRDefault="00716AAE" w:rsidP="00716AAE">
      <w:pPr>
        <w:spacing w:before="120" w:beforeAutospacing="0" w:after="60" w:afterAutospacing="0" w:line="240" w:lineRule="auto"/>
        <w:jc w:val="both"/>
        <w:rPr>
          <w:rFonts w:ascii="Times New Roman" w:eastAsia="Times New Roman" w:hAnsi="Times New Roman" w:cs="David"/>
          <w:snapToGrid w:val="0"/>
          <w:sz w:val="24"/>
          <w:szCs w:val="24"/>
          <w:rtl/>
          <w:lang w:eastAsia="he-IL"/>
        </w:rPr>
      </w:pPr>
    </w:p>
    <w:p w14:paraId="04E2CEBC" w14:textId="77777777" w:rsidR="00716AAE" w:rsidRPr="00716AAE" w:rsidRDefault="00716AAE" w:rsidP="00716AAE">
      <w:pPr>
        <w:spacing w:before="120" w:beforeAutospacing="0" w:after="60" w:afterAutospacing="0" w:line="240" w:lineRule="auto"/>
        <w:ind w:left="720" w:hanging="720"/>
        <w:jc w:val="both"/>
        <w:rPr>
          <w:rFonts w:ascii="Times New Roman" w:eastAsia="Times New Roman" w:hAnsi="Times New Roman" w:cs="David"/>
          <w:b/>
          <w:bCs/>
          <w:snapToGrid w:val="0"/>
          <w:sz w:val="24"/>
          <w:szCs w:val="24"/>
          <w:u w:val="single"/>
          <w:lang w:eastAsia="he-IL"/>
        </w:rPr>
      </w:pPr>
      <w:r w:rsidRPr="00D24A47">
        <w:rPr>
          <w:rFonts w:ascii="Times New Roman" w:eastAsia="Times New Roman" w:hAnsi="Times New Roman" w:cs="David" w:hint="cs"/>
          <w:b/>
          <w:bCs/>
          <w:snapToGrid w:val="0"/>
          <w:sz w:val="24"/>
          <w:szCs w:val="24"/>
          <w:rtl/>
          <w:lang w:eastAsia="he-IL"/>
        </w:rPr>
        <w:t>2.</w:t>
      </w:r>
      <w:r w:rsidRPr="00D24A47">
        <w:rPr>
          <w:rFonts w:ascii="Times New Roman" w:eastAsia="Times New Roman" w:hAnsi="Times New Roman" w:cs="David" w:hint="cs"/>
          <w:b/>
          <w:bCs/>
          <w:snapToGrid w:val="0"/>
          <w:sz w:val="24"/>
          <w:szCs w:val="24"/>
          <w:rtl/>
          <w:lang w:eastAsia="he-IL"/>
        </w:rPr>
        <w:tab/>
      </w:r>
      <w:r w:rsidRPr="00716AAE">
        <w:rPr>
          <w:rFonts w:ascii="Times New Roman" w:eastAsia="Times New Roman" w:hAnsi="Times New Roman" w:cs="David" w:hint="cs"/>
          <w:b/>
          <w:bCs/>
          <w:snapToGrid w:val="0"/>
          <w:sz w:val="24"/>
          <w:szCs w:val="24"/>
          <w:u w:val="single"/>
          <w:rtl/>
          <w:lang w:eastAsia="he-IL"/>
        </w:rPr>
        <w:t>שלבי העבודה ההנדסית ופירוט השירותים:</w:t>
      </w:r>
    </w:p>
    <w:p w14:paraId="0C21C61C" w14:textId="77777777" w:rsidR="00716AAE" w:rsidRPr="00716AAE" w:rsidRDefault="00716AAE" w:rsidP="00716AAE">
      <w:pPr>
        <w:spacing w:before="120" w:beforeAutospacing="0" w:after="60" w:afterAutospacing="0" w:line="240" w:lineRule="auto"/>
        <w:ind w:left="72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 xml:space="preserve">העבודה תבוצע בקטעים לפי התקדמות הפרויקט והנחיות המנהל, לרבות להסדרי ביניים לבניה ואכלוס בשלבים. </w:t>
      </w:r>
    </w:p>
    <w:p w14:paraId="06B9E26A" w14:textId="77777777" w:rsidR="00716AAE" w:rsidRPr="00716AAE" w:rsidRDefault="00716AAE" w:rsidP="00716AAE">
      <w:pPr>
        <w:spacing w:before="120" w:beforeAutospacing="0" w:after="60" w:afterAutospacing="0" w:line="240" w:lineRule="auto"/>
        <w:ind w:left="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העבודה תבוצע בשלבים הכוללים את השירותים כלהלן:</w:t>
      </w:r>
    </w:p>
    <w:p w14:paraId="242F9F80" w14:textId="77777777"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2.1</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מוקדם</w:t>
      </w:r>
      <w:r w:rsidRPr="00716AAE">
        <w:rPr>
          <w:rFonts w:ascii="Times New Roman" w:eastAsia="Times New Roman" w:hAnsi="Times New Roman" w:cs="David" w:hint="cs"/>
          <w:snapToGrid w:val="0"/>
          <w:sz w:val="24"/>
          <w:szCs w:val="24"/>
          <w:rtl/>
          <w:lang w:eastAsia="he-IL"/>
        </w:rPr>
        <w:t>:</w:t>
      </w:r>
    </w:p>
    <w:p w14:paraId="5206C4AB"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קבלת תדריך תכנון מנציג המזמין, מהאדריכל, מהקונסטרוקטור, מיועץ הקרקע, מיועץ האינסטלציה/ניקוז, מ</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הפיתוח ומיועץ הבניה הירוקה ומהיועצים האחרים. </w:t>
      </w:r>
    </w:p>
    <w:p w14:paraId="68B3C5C9"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בירורים עם נציג המזמין, בירורים באתר במידת הצורך, התייעצות ותיאום עם היועצים האחרים.</w:t>
      </w:r>
    </w:p>
    <w:p w14:paraId="53B79EEA"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עריכת בדיקה מקדימה של התקינה ודרישות הרשות לבידוד תרמי הנדרשת בפרויקט, וקביעת ערכי מינימום למעטפת המבנה.</w:t>
      </w:r>
    </w:p>
    <w:p w14:paraId="46584A41"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התאמת הבידוד התרמי המוצעים לשימושי המבנה הצפויים.</w:t>
      </w:r>
    </w:p>
    <w:p w14:paraId="442571E2" w14:textId="77777777"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tl/>
        </w:rPr>
      </w:pPr>
      <w:r w:rsidRPr="00716AAE">
        <w:rPr>
          <w:rFonts w:ascii="Times New Roman" w:eastAsia="Times New Roman" w:hAnsi="Times New Roman" w:cs="David" w:hint="cs"/>
          <w:sz w:val="26"/>
          <w:szCs w:val="24"/>
          <w:rtl/>
        </w:rPr>
        <w:t>ה.</w:t>
      </w:r>
      <w:r w:rsidRPr="00716AAE">
        <w:rPr>
          <w:rFonts w:ascii="Times New Roman" w:eastAsia="Times New Roman" w:hAnsi="Times New Roman" w:cs="David" w:hint="cs"/>
          <w:sz w:val="26"/>
          <w:szCs w:val="24"/>
          <w:rtl/>
        </w:rPr>
        <w:tab/>
        <w:t>מבוטל.</w:t>
      </w:r>
    </w:p>
    <w:p w14:paraId="6B8ED5DF" w14:textId="77777777"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Pr>
      </w:pPr>
      <w:r w:rsidRPr="00716AAE">
        <w:rPr>
          <w:rFonts w:ascii="Times New Roman" w:eastAsia="Times New Roman" w:hAnsi="Times New Roman" w:cs="David" w:hint="cs"/>
          <w:sz w:val="26"/>
          <w:szCs w:val="24"/>
          <w:rtl/>
        </w:rPr>
        <w:t>ו.</w:t>
      </w:r>
      <w:r w:rsidRPr="00716AAE">
        <w:rPr>
          <w:rFonts w:ascii="Times New Roman" w:eastAsia="Times New Roman" w:hAnsi="Times New Roman" w:cs="David" w:hint="cs"/>
          <w:sz w:val="26"/>
          <w:szCs w:val="24"/>
          <w:rtl/>
        </w:rPr>
        <w:tab/>
        <w:t>מבוטל.</w:t>
      </w:r>
    </w:p>
    <w:p w14:paraId="61AFC5FE"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ז.</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מוקדמות של עקרונות מערכי הבידוד התרמי של המבנה ושל חומרי הבידוד התרמי, במספר חלופות והכנסת שינויים בהם בהתאם לדרישות המזמין ולשיטת הבניה, לרבות הצגת אומדנים.</w:t>
      </w:r>
    </w:p>
    <w:p w14:paraId="2F4B9663" w14:textId="77777777"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tl/>
        </w:rPr>
      </w:pPr>
      <w:r w:rsidRPr="00716AAE">
        <w:rPr>
          <w:rFonts w:ascii="Times New Roman" w:eastAsia="Times New Roman" w:hAnsi="Times New Roman" w:cs="David" w:hint="cs"/>
          <w:sz w:val="26"/>
          <w:szCs w:val="24"/>
          <w:rtl/>
        </w:rPr>
        <w:t>ח.</w:t>
      </w:r>
      <w:r w:rsidRPr="00716AAE">
        <w:rPr>
          <w:rFonts w:ascii="Times New Roman" w:eastAsia="Times New Roman" w:hAnsi="Times New Roman" w:cs="David" w:hint="cs"/>
          <w:sz w:val="26"/>
          <w:szCs w:val="24"/>
          <w:rtl/>
        </w:rPr>
        <w:tab/>
        <w:t>מסירת הנתונים, הפרוגראמה וחוות הדעת למזמין, ל</w:t>
      </w:r>
      <w:r w:rsidR="006D439F">
        <w:rPr>
          <w:rFonts w:ascii="Times New Roman" w:eastAsia="Times New Roman" w:hAnsi="Times New Roman" w:cs="David" w:hint="cs"/>
          <w:sz w:val="26"/>
          <w:szCs w:val="24"/>
          <w:rtl/>
        </w:rPr>
        <w:t>יועץ</w:t>
      </w:r>
      <w:r w:rsidRPr="00716AAE">
        <w:rPr>
          <w:rFonts w:ascii="Times New Roman" w:eastAsia="Times New Roman" w:hAnsi="Times New Roman" w:cs="David" w:hint="cs"/>
          <w:sz w:val="26"/>
          <w:szCs w:val="24"/>
          <w:rtl/>
        </w:rPr>
        <w:t xml:space="preserve"> וכן ליועצים ולמתכננים ולכל גורם אחר שייקבע על – ידי המזמין.</w:t>
      </w:r>
    </w:p>
    <w:p w14:paraId="01D52A23" w14:textId="77777777" w:rsidR="00716AAE" w:rsidRPr="00716AAE" w:rsidRDefault="00716AAE" w:rsidP="00716AAE">
      <w:pPr>
        <w:spacing w:before="120" w:beforeAutospacing="0" w:after="6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2.2</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סופי</w:t>
      </w:r>
      <w:r w:rsidRPr="00716AAE">
        <w:rPr>
          <w:rFonts w:ascii="Times New Roman" w:eastAsia="Times New Roman" w:hAnsi="Times New Roman" w:cs="David" w:hint="cs"/>
          <w:snapToGrid w:val="0"/>
          <w:sz w:val="24"/>
          <w:szCs w:val="24"/>
          <w:rtl/>
          <w:lang w:eastAsia="he-IL"/>
        </w:rPr>
        <w:t xml:space="preserve">:    </w:t>
      </w:r>
    </w:p>
    <w:p w14:paraId="69BE2FD8"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חתימה על בקשות להוצאת היתרי בניה כאחראי לתכנון, לפקוח העליון ולביקורת בתחום הבידוד התרמי. כמו כן יכין ויחתום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כל מסמך שיידרש ע"י הרשויות מה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בתהליך הבקשה להיתר, במהלך הבצוע ועד לקבלת תעודת גמר. </w:t>
      </w:r>
    </w:p>
    <w:p w14:paraId="403E54FA"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הכנסת תיקונים ושינויים בתוכניות ובמסמכים האחרים לפי דרישות המזמין וטיפול באישורן.</w:t>
      </w:r>
    </w:p>
    <w:p w14:paraId="324ECDB1"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ג.</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לאישור סופי של ה</w:t>
      </w:r>
      <w:r>
        <w:rPr>
          <w:rFonts w:ascii="Times New Roman" w:eastAsia="Times New Roman" w:hAnsi="Times New Roman" w:cs="David" w:hint="cs"/>
          <w:snapToGrid w:val="0"/>
          <w:sz w:val="24"/>
          <w:szCs w:val="24"/>
          <w:rtl/>
          <w:lang w:eastAsia="he-IL"/>
        </w:rPr>
        <w:t>יועצים והמזמין לפני התחלת שלב ת</w:t>
      </w:r>
      <w:r w:rsidR="00716AAE" w:rsidRPr="00716AAE">
        <w:rPr>
          <w:rFonts w:ascii="Times New Roman" w:eastAsia="Times New Roman" w:hAnsi="Times New Roman" w:cs="David" w:hint="cs"/>
          <w:snapToGrid w:val="0"/>
          <w:sz w:val="24"/>
          <w:szCs w:val="24"/>
          <w:rtl/>
          <w:lang w:eastAsia="he-IL"/>
        </w:rPr>
        <w:t>כנית העבודה.</w:t>
      </w:r>
    </w:p>
    <w:p w14:paraId="1435D519"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אישור התכנון הסופי של היועצים.</w:t>
      </w:r>
    </w:p>
    <w:p w14:paraId="703CD2BB"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בדיקת מפרטי ותוכניות המכר ואישור הנוסח וההתאמה לתכנון.</w:t>
      </w:r>
    </w:p>
    <w:p w14:paraId="686D480B"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עדכון האומדן המשוער של ערך עבודות הבידוד התרמי.</w:t>
      </w:r>
    </w:p>
    <w:p w14:paraId="4371AE6E"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lastRenderedPageBreak/>
        <w:t>ז.</w:t>
      </w:r>
      <w:r w:rsidRPr="00716AAE">
        <w:rPr>
          <w:rFonts w:ascii="Times New Roman" w:eastAsia="Times New Roman" w:hAnsi="Times New Roman" w:cs="David" w:hint="cs"/>
          <w:snapToGrid w:val="0"/>
          <w:sz w:val="24"/>
          <w:szCs w:val="24"/>
          <w:rtl/>
          <w:lang w:eastAsia="he-IL"/>
        </w:rPr>
        <w:tab/>
        <w:t>כל יתר הדרוש לתכנון סופי.</w:t>
      </w:r>
    </w:p>
    <w:p w14:paraId="7B3D8308" w14:textId="77777777" w:rsidR="00716AAE" w:rsidRPr="00716AAE" w:rsidRDefault="00716AAE" w:rsidP="00716AAE">
      <w:pPr>
        <w:spacing w:before="120" w:beforeAutospacing="0" w:after="6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2.3</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מפורט</w:t>
      </w:r>
      <w:r w:rsidRPr="00716AAE">
        <w:rPr>
          <w:rFonts w:ascii="Times New Roman" w:eastAsia="Times New Roman" w:hAnsi="Times New Roman" w:cs="David" w:hint="cs"/>
          <w:snapToGrid w:val="0"/>
          <w:sz w:val="24"/>
          <w:szCs w:val="24"/>
          <w:rtl/>
          <w:lang w:eastAsia="he-IL"/>
        </w:rPr>
        <w:t xml:space="preserve">: </w:t>
      </w:r>
    </w:p>
    <w:p w14:paraId="01D8B848"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התכנון המפורט יתאים לסוג הבניה שתבחר ע"י המזמין/הקבלן המבצע.</w:t>
      </w:r>
    </w:p>
    <w:p w14:paraId="722244B2"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ב.</w:t>
      </w:r>
      <w:r>
        <w:rPr>
          <w:rFonts w:ascii="Times New Roman" w:eastAsia="Times New Roman" w:hAnsi="Times New Roman" w:cs="David" w:hint="cs"/>
          <w:snapToGrid w:val="0"/>
          <w:sz w:val="24"/>
          <w:szCs w:val="24"/>
          <w:rtl/>
          <w:lang w:eastAsia="he-IL"/>
        </w:rPr>
        <w:tab/>
        <w:t>על רקע ת</w:t>
      </w:r>
      <w:r w:rsidR="00716AAE" w:rsidRPr="00716AAE">
        <w:rPr>
          <w:rFonts w:ascii="Times New Roman" w:eastAsia="Times New Roman" w:hAnsi="Times New Roman" w:cs="David" w:hint="cs"/>
          <w:snapToGrid w:val="0"/>
          <w:sz w:val="24"/>
          <w:szCs w:val="24"/>
          <w:rtl/>
          <w:lang w:eastAsia="he-IL"/>
        </w:rPr>
        <w:t xml:space="preserve">כניות אדריכלות ו/או קונסטרוקציה יסומנו, לצורך התמצאות, הפניות לפרטי הבידוד התרמי השונים. </w:t>
      </w:r>
    </w:p>
    <w:p w14:paraId="27B256C1"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 xml:space="preserve">פרטי הבידוד התרמי יפורטו בקנ"מ הנדרש, השיפועים, האביזרים וכד'. </w:t>
      </w:r>
    </w:p>
    <w:p w14:paraId="7FB6FEDB"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הכנת מפרטים טכניים המתאימים למפרטים הכלליים המקובלים על המזמין בצורה שיכללו את כל העבודות המתוכננות ע"י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תוך בדיקה של העדר כפילות עם מפרט מלאכה אחר בבניין או אי כיסוי נושאים הנופלים בין המתכננים והיועצים השונים. </w:t>
      </w:r>
    </w:p>
    <w:p w14:paraId="2A5C021C"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ה.</w:t>
      </w:r>
      <w:r>
        <w:rPr>
          <w:rFonts w:ascii="Times New Roman" w:eastAsia="Times New Roman" w:hAnsi="Times New Roman" w:cs="David" w:hint="cs"/>
          <w:snapToGrid w:val="0"/>
          <w:sz w:val="24"/>
          <w:szCs w:val="24"/>
          <w:rtl/>
          <w:lang w:eastAsia="he-IL"/>
        </w:rPr>
        <w:tab/>
        <w:t>המפרטים יתבססו על ת</w:t>
      </w:r>
      <w:r w:rsidR="00716AAE" w:rsidRPr="00716AAE">
        <w:rPr>
          <w:rFonts w:ascii="Times New Roman" w:eastAsia="Times New Roman" w:hAnsi="Times New Roman" w:cs="David" w:hint="cs"/>
          <w:snapToGrid w:val="0"/>
          <w:sz w:val="24"/>
          <w:szCs w:val="24"/>
          <w:rtl/>
          <w:lang w:eastAsia="he-IL"/>
        </w:rPr>
        <w:t xml:space="preserve">כניות עבודה מפורטות. </w:t>
      </w:r>
    </w:p>
    <w:p w14:paraId="26C9AB0A"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 xml:space="preserve">מבוטל.  </w:t>
      </w:r>
    </w:p>
    <w:p w14:paraId="21B36152"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ח.</w:t>
      </w:r>
      <w:r w:rsidRPr="00716AAE">
        <w:rPr>
          <w:rFonts w:ascii="Times New Roman" w:eastAsia="Times New Roman" w:hAnsi="Times New Roman" w:cs="David" w:hint="cs"/>
          <w:snapToGrid w:val="0"/>
          <w:sz w:val="24"/>
          <w:szCs w:val="24"/>
          <w:rtl/>
          <w:lang w:eastAsia="he-IL"/>
        </w:rPr>
        <w:tab/>
        <w:t xml:space="preserve">הכנסת שינויים בתוכניות ככל שיתחייב להתאמת הפרויקט למסגרת התקציבית כפי שיקבע ע"י המזמין. </w:t>
      </w:r>
    </w:p>
    <w:p w14:paraId="79A95396"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ab/>
        <w:t>מתן חוות דעת טכנית ויעוץ בכל הקשור בהכנת המכרזים ופרסומם.</w:t>
      </w:r>
    </w:p>
    <w:p w14:paraId="6FF8A8A9"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יא.</w:t>
      </w:r>
      <w:r w:rsidRPr="00716AAE">
        <w:rPr>
          <w:rFonts w:ascii="Times New Roman" w:eastAsia="Times New Roman" w:hAnsi="Times New Roman" w:cs="David" w:hint="cs"/>
          <w:snapToGrid w:val="0"/>
          <w:sz w:val="24"/>
          <w:szCs w:val="24"/>
          <w:rtl/>
          <w:lang w:eastAsia="he-IL"/>
        </w:rPr>
        <w:tab/>
        <w:t>סיוע במתן תשובות לשאלות הקבלנים.</w:t>
      </w:r>
    </w:p>
    <w:p w14:paraId="316B4F4F"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יב.</w:t>
      </w:r>
      <w:r w:rsidRPr="00716AAE">
        <w:rPr>
          <w:rFonts w:ascii="Times New Roman" w:eastAsia="Times New Roman" w:hAnsi="Times New Roman" w:cs="David" w:hint="cs"/>
          <w:snapToGrid w:val="0"/>
          <w:sz w:val="24"/>
          <w:szCs w:val="24"/>
          <w:rtl/>
          <w:lang w:eastAsia="he-IL"/>
        </w:rPr>
        <w:tab/>
        <w:t>מתן חוות דעת טכנית והמלצות לאישור חלופות תכנוניות של קבלנים.</w:t>
      </w:r>
    </w:p>
    <w:p w14:paraId="7CCE6389"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יג.</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עבודה, פרטים ומפרטים משלימים ככל שיידרש לבצוע עבודות הבידוד התרמי.</w:t>
      </w:r>
    </w:p>
    <w:p w14:paraId="14CD76CF" w14:textId="77777777" w:rsidR="00716AAE" w:rsidRPr="00716AAE" w:rsidRDefault="00716AAE" w:rsidP="00716AAE">
      <w:pPr>
        <w:spacing w:before="120" w:beforeAutospacing="0" w:after="60" w:afterAutospacing="0" w:line="240" w:lineRule="auto"/>
        <w:ind w:left="1440" w:right="-181"/>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מובהר בזאת שה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יכין, באם י</w:t>
      </w:r>
      <w:r w:rsidR="00D24A47">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מסמכים למכרזים עוד לפני השלמת המסמכים המפורטים לבצוע.</w:t>
      </w:r>
    </w:p>
    <w:p w14:paraId="29539661" w14:textId="77777777" w:rsidR="00716AAE" w:rsidRPr="00716AAE" w:rsidRDefault="00716AAE" w:rsidP="00716AAE">
      <w:pPr>
        <w:spacing w:before="120" w:beforeAutospacing="0" w:after="60" w:afterAutospacing="0" w:line="240" w:lineRule="auto"/>
        <w:ind w:right="-18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2.4</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פיקוח עליון</w:t>
      </w:r>
      <w:r w:rsidRPr="00716AAE">
        <w:rPr>
          <w:rFonts w:ascii="Times New Roman" w:eastAsia="Times New Roman" w:hAnsi="Times New Roman" w:cs="David" w:hint="cs"/>
          <w:snapToGrid w:val="0"/>
          <w:sz w:val="24"/>
          <w:szCs w:val="24"/>
          <w:rtl/>
          <w:lang w:eastAsia="he-IL"/>
        </w:rPr>
        <w:t>:</w:t>
      </w:r>
    </w:p>
    <w:p w14:paraId="06BCBD0A"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הפיקוח העליון של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ביצוע עבודות הבידוד התרמי יכלול:</w:t>
      </w:r>
    </w:p>
    <w:p w14:paraId="11ACEC25"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w:t>
      </w:r>
      <w:r w:rsidRPr="00716AAE">
        <w:rPr>
          <w:rFonts w:ascii="Times New Roman" w:eastAsia="Times New Roman" w:hAnsi="Times New Roman" w:cs="David" w:hint="cs"/>
          <w:snapToGrid w:val="0"/>
          <w:sz w:val="24"/>
          <w:szCs w:val="24"/>
          <w:rtl/>
          <w:lang w:eastAsia="he-IL"/>
        </w:rPr>
        <w:tab/>
        <w:t>פיקוח עליון על טיב ביצוע הפרויקט וביצוע התחייבויות קבלני העבודות.</w:t>
      </w:r>
    </w:p>
    <w:p w14:paraId="31EC142B"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והמלצה לגבי בחירה, בדיקה ואישור של חומרים, ציוד ושיטות יישום.</w:t>
      </w:r>
    </w:p>
    <w:p w14:paraId="48CE8F76"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בדיקה באתר ומחוצה</w:t>
      </w:r>
      <w:r w:rsidR="00D24A47">
        <w:rPr>
          <w:rFonts w:ascii="Times New Roman" w:eastAsia="Times New Roman" w:hAnsi="Times New Roman" w:cs="David" w:hint="cs"/>
          <w:snapToGrid w:val="0"/>
          <w:sz w:val="24"/>
          <w:szCs w:val="24"/>
          <w:rtl/>
          <w:lang w:eastAsia="he-IL"/>
        </w:rPr>
        <w:t xml:space="preserve"> לו באם הקבלן והמפקח הבינו את ת</w:t>
      </w:r>
      <w:r w:rsidRPr="00716AAE">
        <w:rPr>
          <w:rFonts w:ascii="Times New Roman" w:eastAsia="Times New Roman" w:hAnsi="Times New Roman" w:cs="David" w:hint="cs"/>
          <w:snapToGrid w:val="0"/>
          <w:sz w:val="24"/>
          <w:szCs w:val="24"/>
          <w:rtl/>
          <w:lang w:eastAsia="he-IL"/>
        </w:rPr>
        <w:t>כניות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ואת הוראותיו.</w:t>
      </w:r>
    </w:p>
    <w:p w14:paraId="3762738A"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הדרכה ומתן הסברים למפקח, במידה ונתמנה כזה לפקוח על העבודות, הדרכה ומתן הסברים לקבלני העבודות באתר ומחוצה לו.</w:t>
      </w:r>
    </w:p>
    <w:p w14:paraId="56F74E85"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דיווח למנהל על התקדמות ביצוע העבודות לאחר כל ביקור באתר ו/או בבית המלאכה.</w:t>
      </w:r>
    </w:p>
    <w:p w14:paraId="688C38E7"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עדכון התוכניות והמפרטים בהתאם לשינויים שיתחייבו מדרישת הרשויות ומבעיות שיופיעו במהלך ביצוע העבודות. כל עדכון יבוצע בתאום עם המנהל בכתב.</w:t>
      </w:r>
    </w:p>
    <w:p w14:paraId="666FE808"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בקבלת העבודות ואישור גמר ביצוע העבודות, בתיאום עם היועצים. העברת רשימות ליקויים לתיקון.</w:t>
      </w:r>
    </w:p>
    <w:p w14:paraId="6E256D3F"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2CDCEAC5"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מתן יעוץ לפתרונות במקרים של כשלים בבצוע העבודות לעומת התכנון.</w:t>
      </w:r>
    </w:p>
    <w:p w14:paraId="32275C29"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lastRenderedPageBreak/>
        <w:t>-</w:t>
      </w:r>
      <w:r w:rsidRPr="00716AAE">
        <w:rPr>
          <w:rFonts w:ascii="Times New Roman" w:eastAsia="Times New Roman" w:hAnsi="Times New Roman" w:cs="David" w:hint="cs"/>
          <w:snapToGrid w:val="0"/>
          <w:sz w:val="24"/>
          <w:szCs w:val="24"/>
          <w:rtl/>
          <w:lang w:eastAsia="he-IL"/>
        </w:rPr>
        <w:tab/>
        <w:t xml:space="preserve">מבוטל.    </w:t>
      </w:r>
    </w:p>
    <w:p w14:paraId="2B076D82"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5700DB2F"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הכנה וחתימה על כל מסמך שי</w:t>
      </w:r>
      <w:r w:rsidR="00D24A47">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ע"י הרשויות מה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במהלך הבניה, על אישור לחיבור הפרויקט למערכות, ועל אישור לאכלוס ולתעודת גמר.</w:t>
      </w:r>
    </w:p>
    <w:p w14:paraId="56E57470"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בדיקת ביצוע עבודות הבדק וקבלה סופית של העבודות בגמר אחריות קבלני העבודות. </w:t>
      </w:r>
    </w:p>
    <w:p w14:paraId="3BB0C8C6"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ככל הנדרש לשם אישור הרשויות להשלמת העבודות ולקבלת תעודת גמר.</w:t>
      </w:r>
    </w:p>
    <w:p w14:paraId="081336D7"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למזמין במתן מענה לפניות אליו בקשר לתכנון ובצוע העבודות.</w:t>
      </w:r>
    </w:p>
    <w:p w14:paraId="642B8097"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עם המזמין בהגנה מפני תביעות בקשר עם תכנון ובצוע העבודות.</w:t>
      </w:r>
    </w:p>
    <w:p w14:paraId="73F0FA51"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יתר הדרוש לפיקוח עליון, ולביקורת על הבניה.</w:t>
      </w:r>
    </w:p>
    <w:p w14:paraId="7EBFF0FB" w14:textId="77777777" w:rsidR="00716AAE" w:rsidRPr="00716AAE" w:rsidRDefault="00716AAE" w:rsidP="00716AAE">
      <w:pPr>
        <w:spacing w:before="120" w:beforeAutospacing="0" w:after="60" w:afterAutospacing="0" w:line="240" w:lineRule="auto"/>
        <w:ind w:right="-181"/>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 xml:space="preserve"> </w:t>
      </w:r>
    </w:p>
    <w:p w14:paraId="248CBB41"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כדי למלא משימות אלו יבקר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באתר הבניה ובמפעל הטרומי לפי הזמנת המנהל או המפקח.</w:t>
      </w:r>
    </w:p>
    <w:p w14:paraId="45F88002"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אין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6953ACEF"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לאחר כל ביקור באתר או במפעל היצרן יגיש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לנציג המזמין דו"ח בכתב ובו יציין את התרשמותו ואת הערותיו לגבי ביצוע העבודות.</w:t>
      </w:r>
    </w:p>
    <w:p w14:paraId="4A1E2F5B"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 xml:space="preserve">יעוץ למזמין בדבר אחזקת הפרויקט. </w:t>
      </w:r>
    </w:p>
    <w:p w14:paraId="030B8A6F"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p>
    <w:p w14:paraId="6CCA65AA" w14:textId="77777777"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Miriam"/>
          <w:snapToGrid w:val="0"/>
          <w:sz w:val="24"/>
          <w:szCs w:val="24"/>
          <w:rtl/>
          <w:lang w:eastAsia="he-IL"/>
        </w:rPr>
      </w:pPr>
    </w:p>
    <w:p w14:paraId="2BAB2472"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
          <w:bCs/>
          <w:snapToGrid w:val="0"/>
          <w:sz w:val="20"/>
          <w:szCs w:val="24"/>
          <w:u w:val="single"/>
          <w:lang w:eastAsia="he-IL"/>
        </w:rPr>
        <w:br w:type="page"/>
      </w:r>
      <w:r w:rsidRPr="00716AAE">
        <w:rPr>
          <w:rFonts w:ascii="Times New Roman" w:eastAsia="Times New Roman" w:hAnsi="Times New Roman" w:cs="David"/>
          <w:bCs/>
          <w:sz w:val="24"/>
          <w:szCs w:val="24"/>
          <w:u w:val="single"/>
          <w:rtl/>
          <w:lang w:eastAsia="he-IL"/>
        </w:rPr>
        <w:lastRenderedPageBreak/>
        <w:t xml:space="preserve">נספח </w:t>
      </w:r>
      <w:r w:rsidR="00D24A47">
        <w:rPr>
          <w:rFonts w:ascii="Times New Roman" w:eastAsia="Times New Roman" w:hAnsi="Times New Roman" w:cs="David" w:hint="cs"/>
          <w:bCs/>
          <w:sz w:val="24"/>
          <w:szCs w:val="24"/>
          <w:u w:val="single"/>
          <w:rtl/>
          <w:lang w:eastAsia="he-IL"/>
        </w:rPr>
        <w:t>"</w:t>
      </w:r>
      <w:r w:rsidRPr="00716AAE">
        <w:rPr>
          <w:rFonts w:ascii="Times New Roman" w:eastAsia="Times New Roman" w:hAnsi="Times New Roman" w:cs="David"/>
          <w:bCs/>
          <w:sz w:val="24"/>
          <w:szCs w:val="24"/>
          <w:u w:val="single"/>
          <w:rtl/>
          <w:lang w:eastAsia="he-IL"/>
        </w:rPr>
        <w:t>ג</w:t>
      </w:r>
      <w:r w:rsidR="00D24A47">
        <w:rPr>
          <w:rFonts w:ascii="Times New Roman" w:eastAsia="Times New Roman" w:hAnsi="Times New Roman" w:cs="David" w:hint="cs"/>
          <w:bCs/>
          <w:sz w:val="24"/>
          <w:szCs w:val="24"/>
          <w:u w:val="single"/>
          <w:rtl/>
          <w:lang w:eastAsia="he-IL"/>
        </w:rPr>
        <w:t>'</w:t>
      </w:r>
      <w:r w:rsidRPr="00716AAE">
        <w:rPr>
          <w:rFonts w:ascii="Times New Roman" w:eastAsia="Times New Roman" w:hAnsi="Times New Roman" w:cs="David"/>
          <w:bCs/>
          <w:sz w:val="24"/>
          <w:szCs w:val="24"/>
          <w:u w:val="single"/>
          <w:rtl/>
          <w:lang w:eastAsia="he-IL"/>
        </w:rPr>
        <w:t>'</w:t>
      </w:r>
    </w:p>
    <w:p w14:paraId="5FA1F35E"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0241B3"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לוח זמנים ושלבי עבודה</w:t>
      </w:r>
    </w:p>
    <w:p w14:paraId="689F6716"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42A8E2"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655C38A"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16AAE">
        <w:rPr>
          <w:rFonts w:ascii="Times New Roman" w:eastAsia="Times New Roman" w:hAnsi="Times New Roman" w:cs="David"/>
          <w:sz w:val="24"/>
          <w:szCs w:val="24"/>
          <w:lang w:eastAsia="he-IL"/>
        </w:rPr>
        <w:t>–</w:t>
      </w:r>
      <w:r w:rsidRPr="00716AAE">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233B4C04"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E008D9"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היועץ וצוותו יעסקו בפרויקט לפי הצורך וללא הגבלת זמן.</w:t>
      </w:r>
    </w:p>
    <w:p w14:paraId="11C04D0B"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585B2B"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6DAE2EA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3F9E32"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79A4B78E"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22C92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348BE610" w14:textId="77777777" w:rsidR="004F1866" w:rsidRPr="00C521D8" w:rsidRDefault="00716AAE" w:rsidP="004F1866">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16AAE">
        <w:rPr>
          <w:rFonts w:ascii="Times New Roman" w:eastAsia="Times New Roman" w:hAnsi="Times New Roman" w:cs="David"/>
          <w:sz w:val="24"/>
          <w:szCs w:val="24"/>
          <w:rtl/>
          <w:lang w:eastAsia="he-IL"/>
        </w:rPr>
        <w:br w:type="page"/>
      </w:r>
      <w:r w:rsidR="004F1866" w:rsidRPr="00C521D8">
        <w:rPr>
          <w:rFonts w:ascii="Times New Roman" w:eastAsia="Times New Roman" w:hAnsi="Times New Roman" w:cs="David"/>
          <w:b/>
          <w:bCs/>
          <w:sz w:val="24"/>
          <w:szCs w:val="24"/>
          <w:u w:val="single"/>
          <w:rtl/>
          <w:lang w:eastAsia="he-IL"/>
        </w:rPr>
        <w:lastRenderedPageBreak/>
        <w:t xml:space="preserve">נספח </w:t>
      </w:r>
      <w:r w:rsidR="004F1866">
        <w:rPr>
          <w:rFonts w:ascii="Times New Roman" w:eastAsia="Times New Roman" w:hAnsi="Times New Roman" w:cs="David" w:hint="cs"/>
          <w:b/>
          <w:bCs/>
          <w:sz w:val="24"/>
          <w:szCs w:val="24"/>
          <w:u w:val="single"/>
          <w:rtl/>
          <w:lang w:eastAsia="he-IL"/>
        </w:rPr>
        <w:t>"</w:t>
      </w:r>
      <w:r w:rsidR="004F1866" w:rsidRPr="00C521D8">
        <w:rPr>
          <w:rFonts w:ascii="Times New Roman" w:eastAsia="Times New Roman" w:hAnsi="Times New Roman" w:cs="David"/>
          <w:b/>
          <w:bCs/>
          <w:sz w:val="24"/>
          <w:szCs w:val="24"/>
          <w:u w:val="single"/>
          <w:rtl/>
          <w:lang w:eastAsia="he-IL"/>
        </w:rPr>
        <w:t>ד</w:t>
      </w:r>
      <w:r w:rsidR="004F1866">
        <w:rPr>
          <w:rFonts w:ascii="Times New Roman" w:eastAsia="Times New Roman" w:hAnsi="Times New Roman" w:cs="David" w:hint="cs"/>
          <w:b/>
          <w:bCs/>
          <w:sz w:val="24"/>
          <w:szCs w:val="24"/>
          <w:u w:val="single"/>
          <w:rtl/>
          <w:lang w:eastAsia="he-IL"/>
        </w:rPr>
        <w:t>'</w:t>
      </w:r>
      <w:r w:rsidR="004F1866" w:rsidRPr="00C521D8">
        <w:rPr>
          <w:rFonts w:ascii="Times New Roman" w:eastAsia="Times New Roman" w:hAnsi="Times New Roman" w:cs="David"/>
          <w:b/>
          <w:bCs/>
          <w:sz w:val="24"/>
          <w:szCs w:val="24"/>
          <w:u w:val="single"/>
          <w:rtl/>
          <w:lang w:eastAsia="he-IL"/>
        </w:rPr>
        <w:t>'</w:t>
      </w:r>
    </w:p>
    <w:p w14:paraId="7605C82E" w14:textId="77777777" w:rsidR="004F1866" w:rsidRPr="00C521D8" w:rsidRDefault="004F1866" w:rsidP="004F1866">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56DD7AC8" w14:textId="77777777" w:rsidR="004F1866" w:rsidRPr="00C521D8" w:rsidRDefault="004F1866" w:rsidP="004F1866">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9BC1E0E" w14:textId="77777777" w:rsidR="004F1866" w:rsidRPr="00C521D8" w:rsidRDefault="004F1866" w:rsidP="004F1866">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10D9B8EF"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0B9864FF"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706738A4" w14:textId="77777777" w:rsidR="004F1866" w:rsidRDefault="004F1866" w:rsidP="004F1866">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42F4D9A6" w14:textId="77777777" w:rsidR="004F1866" w:rsidRPr="00C521D8" w:rsidRDefault="004F1866" w:rsidP="004F1866">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464E88B3" w14:textId="77777777"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4DDF1B3C" w14:textId="77777777"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0324AF55" w14:textId="77777777"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3166FDE3" w14:textId="77777777"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5726B52C" w14:textId="77777777" w:rsidR="004F1866" w:rsidRPr="00B27B4C" w:rsidRDefault="004F1866" w:rsidP="004F1866">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A213B1DB7D584DB881B732F0DA0382B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E95AE9">
            <w:rPr>
              <w:rStyle w:val="PlaceholderText"/>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F080F1CD6A649CEA28085F3BA05A6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2DAE70BC0F424913A9F95EF13E37C0E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5AE739196C28467D92CB3D066962AA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95AE9">
            <w:rPr>
              <w:rStyle w:val="PlaceholderText"/>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03014350" w14:textId="77777777" w:rsidR="004F1866" w:rsidRPr="00C521D8" w:rsidRDefault="004F1866" w:rsidP="004F186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627FFDDF" w14:textId="77777777" w:rsidR="004F1866" w:rsidRPr="00C521D8" w:rsidRDefault="004F1866" w:rsidP="004F1866">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633B3B7D"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72661554"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514D3F6F"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1B877259" w14:textId="77777777" w:rsidR="004F1866" w:rsidRPr="00C521D8" w:rsidRDefault="004F1866" w:rsidP="004F1866">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363A7ED3" w14:textId="77777777" w:rsidR="004F1866" w:rsidRPr="00C521D8" w:rsidRDefault="004F1866" w:rsidP="004F1866">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7D202ADB" w14:textId="77777777" w:rsidR="004F1866" w:rsidRPr="00C521D8" w:rsidRDefault="004F1866" w:rsidP="004F1866">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6191B54" w14:textId="77777777" w:rsidR="004F1866" w:rsidRPr="00C521D8" w:rsidRDefault="004F1866" w:rsidP="004F1866">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C3A4474" w14:textId="77777777" w:rsid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260CEF1" w14:textId="77777777" w:rsid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6EF9AE3" w14:textId="77777777" w:rsidR="00716AAE" w:rsidRPr="00716AAE" w:rsidRDefault="00716AAE" w:rsidP="004F1866">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p>
    <w:p w14:paraId="4115DE2B" w14:textId="77777777" w:rsidR="00716AAE" w:rsidRPr="00716AAE" w:rsidRDefault="00716AAE" w:rsidP="00716AAE">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EF8F115" w14:textId="77777777" w:rsidR="00313095" w:rsidRDefault="00313095"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2F45AE30"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lastRenderedPageBreak/>
        <w:t>נספח "ה"</w:t>
      </w:r>
    </w:p>
    <w:p w14:paraId="1F382F2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497571C3" w14:textId="3ED3C4FD"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תשלומי שכר היועץ</w:t>
      </w:r>
      <w:ins w:id="0" w:author="Avi Cohen" w:date="2022-01-10T15:00:00Z">
        <w:r w:rsidR="00FD1611">
          <w:rPr>
            <w:rFonts w:ascii="Times New Roman" w:eastAsia="Times New Roman" w:hAnsi="Times New Roman" w:cs="David" w:hint="cs"/>
            <w:b/>
            <w:bCs/>
            <w:sz w:val="24"/>
            <w:szCs w:val="24"/>
            <w:u w:val="single"/>
            <w:rtl/>
          </w:rPr>
          <w:t xml:space="preserve"> תרמי </w:t>
        </w:r>
      </w:ins>
    </w:p>
    <w:p w14:paraId="399A1F15"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snapToGrid w:val="0"/>
          <w:sz w:val="24"/>
          <w:szCs w:val="24"/>
          <w:rtl/>
          <w:lang w:eastAsia="he-IL"/>
        </w:rPr>
      </w:pPr>
    </w:p>
    <w:p w14:paraId="68A728EA"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6FD9935D"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שכר היועץ ישולם לשיעורין כנגד גמר כל שלב ושלב של שרותי היועץ כמוגדר בחוזה כדלקמן:</w:t>
      </w:r>
      <w:r w:rsidRPr="00716AAE">
        <w:rPr>
          <w:rFonts w:ascii="Times New Roman" w:eastAsia="Times New Roman" w:hAnsi="Times New Roman" w:cs="David" w:hint="cs"/>
          <w:snapToGrid w:val="0"/>
          <w:sz w:val="24"/>
          <w:szCs w:val="24"/>
          <w:rtl/>
          <w:lang w:eastAsia="he-IL"/>
        </w:rPr>
        <w:br/>
      </w:r>
    </w:p>
    <w:p w14:paraId="08F74861"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לאחר גמר תכנון מוקדם, ו</w:t>
      </w:r>
      <w:r w:rsidR="004F1866">
        <w:rPr>
          <w:rFonts w:ascii="Times New Roman" w:eastAsia="Times New Roman" w:hAnsi="Times New Roman" w:cs="David" w:hint="cs"/>
          <w:snapToGrid w:val="0"/>
          <w:sz w:val="24"/>
          <w:szCs w:val="24"/>
          <w:rtl/>
          <w:lang w:eastAsia="he-IL"/>
        </w:rPr>
        <w:t>אישור שלב עבודות זה ע"י המזמין ........</w:t>
      </w:r>
      <w:r w:rsidRPr="00716AAE">
        <w:rPr>
          <w:rFonts w:ascii="Times New Roman" w:eastAsia="Times New Roman" w:hAnsi="Times New Roman" w:cs="David" w:hint="cs"/>
          <w:snapToGrid w:val="0"/>
          <w:sz w:val="24"/>
          <w:szCs w:val="24"/>
          <w:rtl/>
          <w:lang w:eastAsia="he-IL"/>
        </w:rPr>
        <w:t>15%</w:t>
      </w:r>
    </w:p>
    <w:p w14:paraId="11A072CE"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 xml:space="preserve">לאחר גמר התכנון הסופי, אישור שלב זה ע"י המזמין והוצאת </w:t>
      </w:r>
    </w:p>
    <w:p w14:paraId="5360F9D7"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 xml:space="preserve">היתרי בניה </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15%</w:t>
      </w:r>
    </w:p>
    <w:p w14:paraId="4A5D7F00"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לאחר גמר התכנון המפורט והמכרזים, ואישור עבודות שלב זה</w:t>
      </w:r>
    </w:p>
    <w:p w14:paraId="7FDE114A"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ע"י המזמין</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50%</w:t>
      </w:r>
    </w:p>
    <w:p w14:paraId="054A527A"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 xml:space="preserve">במהלך ביצוע הפיקוח העליון </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15%</w:t>
      </w:r>
    </w:p>
    <w:p w14:paraId="0F4AB8E9"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 xml:space="preserve">לאחר ביצוע העבודות בהתאם לחוזה זה, הפעלת הפרויקט וקבלת </w:t>
      </w:r>
    </w:p>
    <w:p w14:paraId="40A48B07"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 xml:space="preserve">העבודות ע"י המזמין, ולאחר בדיקת החשבונות הסופיים בגין </w:t>
      </w:r>
    </w:p>
    <w:p w14:paraId="037650DB"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העבודות ואישורם ע"י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והמזמין, וקבלת אישור אכלוס</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3%</w:t>
      </w:r>
    </w:p>
    <w:p w14:paraId="6D0895B5"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לאחר גמר הפקוח העליון, ת</w:t>
      </w:r>
      <w:r w:rsidR="004F1866">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 xml:space="preserve">קוני הבדק וקבלת תעודת גמר </w:t>
      </w:r>
    </w:p>
    <w:p w14:paraId="7D642AC6"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לפרויקט, אישור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בכתב להשלמת הפרויקט בהתאם </w:t>
      </w:r>
    </w:p>
    <w:p w14:paraId="06C9EF09" w14:textId="77777777" w:rsidR="00716AAE" w:rsidRPr="00716AAE" w:rsidRDefault="004F1866"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ab/>
        <w:t>לת</w:t>
      </w:r>
      <w:r w:rsidR="00716AAE" w:rsidRPr="00716AAE">
        <w:rPr>
          <w:rFonts w:ascii="Times New Roman" w:eastAsia="Times New Roman" w:hAnsi="Times New Roman" w:cs="David" w:hint="cs"/>
          <w:snapToGrid w:val="0"/>
          <w:sz w:val="24"/>
          <w:szCs w:val="24"/>
          <w:rtl/>
          <w:lang w:eastAsia="he-IL"/>
        </w:rPr>
        <w:t xml:space="preserve">כניותיו, לתקנים מחייבים ולשביעות רצונו </w:t>
      </w:r>
      <w:r>
        <w:rPr>
          <w:rFonts w:ascii="Times New Roman" w:eastAsia="Times New Roman" w:hAnsi="Times New Roman" w:cs="David" w:hint="cs"/>
          <w:snapToGrid w:val="0"/>
          <w:sz w:val="24"/>
          <w:szCs w:val="24"/>
          <w:rtl/>
          <w:lang w:eastAsia="he-IL"/>
        </w:rPr>
        <w:t>................................</w:t>
      </w:r>
      <w:r w:rsidR="00716AAE" w:rsidRPr="00716AAE">
        <w:rPr>
          <w:rFonts w:ascii="Times New Roman" w:eastAsia="Times New Roman" w:hAnsi="Times New Roman" w:cs="David" w:hint="cs"/>
          <w:snapToGrid w:val="0"/>
          <w:sz w:val="24"/>
          <w:szCs w:val="24"/>
          <w:rtl/>
          <w:lang w:eastAsia="he-IL"/>
        </w:rPr>
        <w:t>2%</w:t>
      </w:r>
    </w:p>
    <w:p w14:paraId="0BE3DE8D" w14:textId="77777777" w:rsidR="00716AAE" w:rsidRPr="00716AAE" w:rsidRDefault="00716AAE" w:rsidP="00716AAE">
      <w:pPr>
        <w:tabs>
          <w:tab w:val="right" w:pos="5960"/>
        </w:tabs>
        <w:spacing w:before="0" w:beforeAutospacing="0" w:after="0" w:afterAutospacing="0" w:line="240" w:lineRule="auto"/>
        <w:ind w:left="714" w:hanging="630"/>
        <w:jc w:val="both"/>
        <w:rPr>
          <w:rFonts w:ascii="Times New Roman" w:eastAsia="Times New Roman" w:hAnsi="Times New Roman" w:cs="David"/>
          <w:snapToGrid w:val="0"/>
          <w:sz w:val="24"/>
          <w:szCs w:val="24"/>
          <w:rtl/>
          <w:lang w:eastAsia="he-IL"/>
        </w:rPr>
      </w:pPr>
    </w:p>
    <w:p w14:paraId="3FDD7621"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2E099E97"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4215CF16"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rtl/>
        </w:rPr>
      </w:pPr>
      <w:r w:rsidRPr="00716AAE">
        <w:rPr>
          <w:rFonts w:ascii="Times New Roman" w:eastAsia="Times New Roman" w:hAnsi="Times New Roman" w:cs="David" w:hint="cs"/>
          <w:snapToGrid w:val="0"/>
          <w:sz w:val="24"/>
          <w:szCs w:val="24"/>
          <w:rtl/>
          <w:lang w:eastAsia="he-IL"/>
        </w:rPr>
        <w:t>למרות האמור בסעיף 1 לעיל רשאי המזמין לשלם ליועץ מקדמות בגין קידום התכנון אשר יקוזזו משלבי התשלום עפ"י קביעתו הבלעדית של המזמין.</w:t>
      </w:r>
    </w:p>
    <w:p w14:paraId="59B65CBA" w14:textId="77777777" w:rsidR="00716AAE" w:rsidRPr="00716AAE" w:rsidRDefault="00716AAE" w:rsidP="00716AAE">
      <w:pPr>
        <w:spacing w:before="0" w:beforeAutospacing="0" w:after="0" w:afterAutospacing="0" w:line="240" w:lineRule="auto"/>
        <w:rPr>
          <w:rFonts w:ascii="Times New Roman" w:eastAsia="Times New Roman" w:hAnsi="Times New Roman" w:cs="David"/>
          <w:snapToGrid w:val="0"/>
          <w:sz w:val="24"/>
          <w:szCs w:val="24"/>
          <w:rtl/>
          <w:lang w:eastAsia="he-IL"/>
        </w:rPr>
      </w:pPr>
    </w:p>
    <w:p w14:paraId="44102E53"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lang w:eastAsia="he-IL"/>
        </w:rPr>
      </w:pPr>
      <w:r w:rsidRPr="00716AAE">
        <w:rPr>
          <w:rFonts w:ascii="Times New Roman" w:eastAsia="Times New Roman" w:hAnsi="Times New Roman" w:cs="David" w:hint="cs"/>
          <w:snapToGrid w:val="0"/>
          <w:sz w:val="24"/>
          <w:szCs w:val="24"/>
          <w:rtl/>
          <w:lang w:eastAsia="he-IL"/>
        </w:rPr>
        <w:t>היועץ יגיש חשבון לא יותר מאשר פעם בחודש. לכל חשבון יצרף היועץ אישור מאת חברת הביטוח על קיומם של הביטוחים המפורטים בחוזה בנוסח המצורף כנספח "ז" לחוזה.</w:t>
      </w:r>
    </w:p>
    <w:p w14:paraId="3BCE0F6D"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6B32AA4D" w14:textId="77777777" w:rsidR="00716AAE" w:rsidRPr="00716AAE" w:rsidRDefault="00716AAE" w:rsidP="00716AAE">
      <w:pPr>
        <w:spacing w:before="0" w:beforeAutospacing="0" w:after="0" w:afterAutospacing="0" w:line="240" w:lineRule="auto"/>
        <w:ind w:left="72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 xml:space="preserve">4. </w:t>
      </w:r>
      <w:r w:rsidRPr="00716AAE">
        <w:rPr>
          <w:rFonts w:ascii="Times New Roman" w:eastAsia="Times New Roman" w:hAnsi="Times New Roman" w:cs="David" w:hint="cs"/>
          <w:snapToGrid w:val="0"/>
          <w:sz w:val="24"/>
          <w:szCs w:val="24"/>
          <w:rtl/>
          <w:lang w:eastAsia="he-IL"/>
        </w:rPr>
        <w:tab/>
        <w:t>המזמין ישלם את שכר היועץ בתוך 60 יום מתאריך אישור החשבון ע"י המנהל.</w:t>
      </w:r>
    </w:p>
    <w:p w14:paraId="11BC46C9" w14:textId="77777777" w:rsidR="004F1866" w:rsidRPr="004F1866" w:rsidRDefault="00716AAE" w:rsidP="004F186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16AAE">
        <w:rPr>
          <w:rFonts w:ascii="Times New Roman" w:eastAsia="Times New Roman" w:hAnsi="Times New Roman" w:cs="David"/>
          <w:snapToGrid w:val="0"/>
          <w:sz w:val="24"/>
          <w:szCs w:val="24"/>
          <w:rtl/>
          <w:lang w:eastAsia="he-IL"/>
        </w:rPr>
        <w:br w:type="page"/>
      </w:r>
      <w:r w:rsidR="004F1866" w:rsidRPr="004F1866">
        <w:rPr>
          <w:rFonts w:ascii="Times New Roman" w:eastAsia="Times New Roman" w:hAnsi="Times New Roman" w:cs="David" w:hint="cs"/>
          <w:bCs/>
          <w:sz w:val="20"/>
          <w:szCs w:val="24"/>
          <w:u w:val="single"/>
          <w:rtl/>
          <w:lang w:eastAsia="he-IL"/>
        </w:rPr>
        <w:lastRenderedPageBreak/>
        <w:t>נספח "ו''</w:t>
      </w:r>
    </w:p>
    <w:p w14:paraId="7EF43567" w14:textId="77777777" w:rsidR="004F1866" w:rsidRPr="004F1866" w:rsidRDefault="004F1866" w:rsidP="004F186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BA0FC1B99D94F5BBA35F7505156AB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bCs/>
          <w:color w:val="FF0000"/>
          <w:sz w:val="24"/>
          <w:szCs w:val="24"/>
          <w:rtl/>
          <w:lang w:eastAsia="he-IL"/>
        </w:rPr>
        <w:br/>
      </w:r>
    </w:p>
    <w:p w14:paraId="79B1ACF2"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6F674C6809843EC82C017C4E9AC2C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044BBEC"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4F1866">
            <w:rPr>
              <w:color w:val="00B0F0"/>
              <w:rtl/>
            </w:rPr>
            <w:t>[צד א בחוזה]</w:t>
          </w:r>
        </w:p>
      </w:sdtContent>
    </w:sdt>
    <w:p w14:paraId="57EA17E3"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AA3406C"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w:t>
      </w:r>
    </w:p>
    <w:p w14:paraId="73EB4AB8"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49E6CBB" w14:textId="77777777" w:rsidR="004F1866" w:rsidRPr="004F1866" w:rsidRDefault="004F1866" w:rsidP="004F186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F1866">
        <w:rPr>
          <w:rFonts w:ascii="Times New Roman" w:eastAsia="Times New Roman" w:hAnsi="Times New Roman" w:cs="David" w:hint="cs"/>
          <w:bCs/>
          <w:sz w:val="24"/>
          <w:szCs w:val="24"/>
          <w:u w:val="single"/>
          <w:rtl/>
          <w:lang w:eastAsia="he-IL"/>
        </w:rPr>
        <w:t>הצהרה והתחייבות לשמירת סודיות</w:t>
      </w:r>
    </w:p>
    <w:p w14:paraId="6CBE0D62"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14656E"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E8CCA6505DE14F15889E64BD66A8CA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sz w:val="24"/>
          <w:szCs w:val="24"/>
          <w:rtl/>
          <w:lang w:eastAsia="he-IL"/>
        </w:rPr>
        <w:t xml:space="preserve"> / הפועל בשם חברת </w:t>
      </w:r>
      <w:r w:rsidRPr="004F1866">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AD319A36EDBD49DC8ECF303D5733BB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bCs/>
          <w:sz w:val="24"/>
          <w:szCs w:val="24"/>
          <w:rtl/>
          <w:lang w:eastAsia="he-IL"/>
        </w:rPr>
        <w:t xml:space="preserve"> /</w:t>
      </w:r>
      <w:r w:rsidRPr="004F1866">
        <w:rPr>
          <w:rFonts w:ascii="Times New Roman" w:eastAsia="Times New Roman" w:hAnsi="Times New Roman" w:cs="David" w:hint="cs"/>
          <w:sz w:val="24"/>
          <w:szCs w:val="24"/>
          <w:rtl/>
          <w:lang w:eastAsia="he-IL"/>
        </w:rPr>
        <w:t xml:space="preserve"> המספק שירותים לחברת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F6CF4DD72AB438A9B0597E90ED374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sz w:val="24"/>
          <w:szCs w:val="24"/>
          <w:rtl/>
          <w:lang w:eastAsia="he-IL"/>
        </w:rPr>
        <w:t xml:space="preserve"> *,מצהיר בזאת ומתחייב כלפיכם כדלקמן:</w:t>
      </w:r>
    </w:p>
    <w:p w14:paraId="73841E79"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E920F47"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FFECD7E67B884A97B9A1E1E2FDF9A3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77DA007F2664599908A11F66A4A9B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בידוד תרמי</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1D9FA12D37A42FDACAE57F876506E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Pr="004F1866">
            <w:rPr>
              <w:color w:val="00B0F0"/>
              <w:rtl/>
            </w:rPr>
            <w:t>[שם הפרויקט]</w:t>
          </w:r>
        </w:sdtContent>
      </w:sdt>
      <w:r w:rsidRPr="004F1866">
        <w:rPr>
          <w:rFonts w:ascii="Times New Roman" w:eastAsia="Times New Roman" w:hAnsi="Times New Roman" w:cs="David" w:hint="cs"/>
          <w:color w:val="008000"/>
          <w:sz w:val="24"/>
          <w:szCs w:val="24"/>
          <w:rtl/>
          <w:lang w:eastAsia="he-IL"/>
        </w:rPr>
        <w:t>.</w:t>
      </w:r>
    </w:p>
    <w:p w14:paraId="3460F26E"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641456C"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EAC8D97BB5A4E73BE96B968C8ACC60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עשוי להגיע לרשותי מידע חסוי כמוגדר להלן:</w:t>
      </w:r>
    </w:p>
    <w:p w14:paraId="11110373" w14:textId="77777777" w:rsidR="004F1866" w:rsidRPr="004F1866" w:rsidRDefault="004F1866" w:rsidP="004F186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4BE03A1" w14:textId="77777777" w:rsidR="004F1866" w:rsidRPr="004F1866" w:rsidRDefault="004F1866" w:rsidP="004F186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ab/>
        <w:t>"</w:t>
      </w:r>
      <w:r w:rsidRPr="004F1866">
        <w:rPr>
          <w:rFonts w:ascii="Times New Roman" w:eastAsia="Times New Roman" w:hAnsi="Times New Roman" w:cs="David" w:hint="cs"/>
          <w:b/>
          <w:bCs/>
          <w:sz w:val="24"/>
          <w:szCs w:val="24"/>
          <w:rtl/>
          <w:lang w:eastAsia="he-IL"/>
        </w:rPr>
        <w:t>מידע חסוי</w:t>
      </w:r>
      <w:r w:rsidRPr="004F1866">
        <w:rPr>
          <w:rFonts w:ascii="Times New Roman" w:eastAsia="Times New Roman" w:hAnsi="Times New Roman" w:cs="David" w:hint="cs"/>
          <w:sz w:val="24"/>
          <w:szCs w:val="24"/>
          <w:rtl/>
          <w:lang w:eastAsia="he-IL"/>
        </w:rPr>
        <w:t>"-</w:t>
      </w:r>
      <w:r w:rsidRPr="004F1866">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590D393A8D240D78FB6873DF857B1C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Pr="004F1866">
            <w:rPr>
              <w:color w:val="00B0F0"/>
              <w:rtl/>
            </w:rPr>
            <w:t>[שם ספק]</w:t>
          </w:r>
        </w:sdtContent>
      </w:sdt>
      <w:r w:rsidRPr="004F1866">
        <w:rPr>
          <w:rFonts w:ascii="Times New Roman" w:eastAsia="Times New Roman" w:hAnsi="Times New Roman" w:cs="David"/>
          <w:bCs/>
          <w:color w:val="008000"/>
          <w:sz w:val="24"/>
          <w:szCs w:val="24"/>
          <w:lang w:eastAsia="he-IL"/>
        </w:rPr>
        <w:t xml:space="preserve"> </w:t>
      </w:r>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color w:val="008000"/>
          <w:sz w:val="24"/>
          <w:szCs w:val="24"/>
          <w:rtl/>
          <w:lang w:eastAsia="he-IL"/>
        </w:rPr>
        <w:t>.</w:t>
      </w:r>
    </w:p>
    <w:p w14:paraId="189E21D0" w14:textId="77777777" w:rsidR="004F1866" w:rsidRPr="004F1866" w:rsidRDefault="004F1866" w:rsidP="004F186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583F8BD"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2EA2BC6"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9E1ED9"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9125575"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F652F31"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37D01B6E"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5B92061"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בכבוד רב,</w:t>
      </w:r>
    </w:p>
    <w:p w14:paraId="6A1C05C6" w14:textId="77777777" w:rsidR="004F1866" w:rsidRPr="004F1866" w:rsidRDefault="004F1866" w:rsidP="004F186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0166348"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05EB9FA5" w14:textId="77777777" w:rsidR="004F1866" w:rsidRPr="004F1866" w:rsidRDefault="004F1866" w:rsidP="003D0A3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41524365"/>
          <w:placeholder>
            <w:docPart w:val="528362241E5048B1B9891C652FD572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D0A38" w:rsidRPr="004F1866">
            <w:rPr>
              <w:color w:val="00B0F0"/>
              <w:rtl/>
            </w:rPr>
            <w:t>[שם ספק]</w:t>
          </w:r>
        </w:sdtContent>
      </w:sdt>
    </w:p>
    <w:p w14:paraId="3B58324A"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18E274F"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שם:____________</w:t>
      </w:r>
    </w:p>
    <w:p w14:paraId="0586E728"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ת.ז:____________</w:t>
      </w:r>
    </w:p>
    <w:p w14:paraId="235E9AC3"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כתובת:__________</w:t>
      </w:r>
    </w:p>
    <w:p w14:paraId="7F63EB46" w14:textId="77777777" w:rsidR="004F1866" w:rsidRPr="004F1866" w:rsidRDefault="004F1866" w:rsidP="004F186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4F1866">
        <w:rPr>
          <w:rFonts w:ascii="Times New Roman" w:eastAsia="Times New Roman" w:hAnsi="Times New Roman" w:cs="David" w:hint="cs"/>
          <w:sz w:val="24"/>
          <w:szCs w:val="24"/>
          <w:highlight w:val="yellow"/>
          <w:rtl/>
          <w:lang w:eastAsia="he-IL"/>
        </w:rPr>
        <w:t>*מחק את המיותר</w:t>
      </w:r>
    </w:p>
    <w:p w14:paraId="3745E4BA" w14:textId="77777777" w:rsidR="004F1866" w:rsidRPr="004F1866" w:rsidRDefault="004F1866" w:rsidP="004F186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F1866">
        <w:rPr>
          <w:rFonts w:ascii="Times New Roman" w:eastAsia="Times New Roman" w:hAnsi="Times New Roman" w:cs="David" w:hint="cs"/>
          <w:bCs/>
          <w:sz w:val="24"/>
          <w:szCs w:val="24"/>
          <w:u w:val="single"/>
          <w:rtl/>
          <w:lang w:eastAsia="he-IL"/>
        </w:rPr>
        <w:br w:type="page"/>
      </w:r>
    </w:p>
    <w:p w14:paraId="0F6476A2" w14:textId="77777777" w:rsidR="00313095" w:rsidRPr="00232692" w:rsidRDefault="00313095" w:rsidP="0031309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1C27EE22" w14:textId="77777777" w:rsidR="00313095" w:rsidRPr="0009511C" w:rsidRDefault="00313095" w:rsidP="00313095">
      <w:pPr>
        <w:widowControl w:val="0"/>
        <w:spacing w:before="0" w:beforeAutospacing="0" w:after="0" w:afterAutospacing="0" w:line="240" w:lineRule="auto"/>
        <w:jc w:val="center"/>
        <w:rPr>
          <w:rFonts w:ascii="David" w:eastAsia="Times New Roman" w:hAnsi="David" w:cs="David"/>
          <w:sz w:val="24"/>
          <w:szCs w:val="24"/>
          <w:lang w:eastAsia="he-IL"/>
        </w:rPr>
      </w:pPr>
    </w:p>
    <w:p w14:paraId="42E75A8E" w14:textId="77777777" w:rsidR="00313095" w:rsidRPr="002419E5" w:rsidRDefault="00313095" w:rsidP="0031309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4089C903" w14:textId="77777777" w:rsidR="00313095" w:rsidRPr="0009511C" w:rsidRDefault="00313095" w:rsidP="0031309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0F14040"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423A87A7"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5A72F88B"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07B5E0DD"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67803521"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3C8331B1"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10163310"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3EB1A589" w14:textId="77777777" w:rsidR="00313095" w:rsidRPr="0009511C" w:rsidRDefault="00313095" w:rsidP="0031309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0283F81" w14:textId="77777777" w:rsidR="00313095" w:rsidRPr="0009511C" w:rsidRDefault="00313095" w:rsidP="0031309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318FD52" w14:textId="77777777" w:rsidR="00313095" w:rsidRPr="0009511C" w:rsidRDefault="00313095" w:rsidP="0031309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50BB1B3D" w14:textId="77777777" w:rsidR="00313095" w:rsidRPr="0009511C" w:rsidRDefault="00313095" w:rsidP="0031309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510D4F1" w14:textId="77777777" w:rsidR="00313095" w:rsidRDefault="00313095" w:rsidP="0031309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Pr>
          <w:rFonts w:ascii="Times New Roman" w:eastAsia="Times New Roman" w:hAnsi="Times New Roman" w:cs="David"/>
          <w:bCs/>
          <w:sz w:val="20"/>
          <w:szCs w:val="24"/>
          <w:u w:val="single"/>
          <w:rtl/>
          <w:lang w:eastAsia="he-IL"/>
        </w:rPr>
        <w:br w:type="page"/>
      </w:r>
    </w:p>
    <w:p w14:paraId="61C5FCF6" w14:textId="77777777" w:rsidR="00313095" w:rsidRPr="002419E5" w:rsidRDefault="00313095" w:rsidP="0031309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3865A4A" w14:textId="77777777" w:rsidR="00313095" w:rsidRDefault="00313095" w:rsidP="0031309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54427218" w14:textId="77777777" w:rsidR="00313095" w:rsidRPr="00400B84" w:rsidRDefault="00313095" w:rsidP="0031309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13095" w:rsidRPr="0009511C" w14:paraId="789E9D9D" w14:textId="77777777" w:rsidTr="00FD1611">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41FD8D0"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24CD7217"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313095" w:rsidRPr="0009511C" w14:paraId="560AD825" w14:textId="77777777" w:rsidTr="00FD1611">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8119840"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13095" w:rsidRPr="0009511C" w14:paraId="1C132FB2" w14:textId="77777777" w:rsidTr="00FD1611">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912D7E2"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62F0EE23"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FECAA6D"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552FF26"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313095" w:rsidRPr="0009511C" w14:paraId="1461347B" w14:textId="77777777" w:rsidTr="00FD1611">
        <w:trPr>
          <w:trHeight w:val="551"/>
        </w:trPr>
        <w:tc>
          <w:tcPr>
            <w:tcW w:w="4068" w:type="dxa"/>
            <w:tcBorders>
              <w:top w:val="single" w:sz="4" w:space="0" w:color="auto"/>
              <w:left w:val="single" w:sz="4" w:space="0" w:color="auto"/>
              <w:bottom w:val="single" w:sz="4" w:space="0" w:color="auto"/>
              <w:right w:val="single" w:sz="4" w:space="0" w:color="auto"/>
            </w:tcBorders>
            <w:hideMark/>
          </w:tcPr>
          <w:p w14:paraId="27197FCE"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1848C7E6"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3B296FAA"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FAD8D92" w14:textId="77777777" w:rsidR="00313095" w:rsidRPr="0009511C" w:rsidRDefault="00313095" w:rsidP="00FD1611">
            <w:pPr>
              <w:spacing w:before="0" w:beforeAutospacing="0" w:after="0" w:afterAutospacing="0" w:line="240" w:lineRule="auto"/>
              <w:ind w:left="50" w:right="78"/>
              <w:rPr>
                <w:rFonts w:ascii="David" w:eastAsia="Calibri" w:hAnsi="David" w:cs="David"/>
                <w:b/>
                <w:sz w:val="24"/>
                <w:szCs w:val="24"/>
                <w:rtl/>
                <w:lang w:eastAsia="he-IL"/>
              </w:rPr>
            </w:pPr>
          </w:p>
          <w:p w14:paraId="001CF874" w14:textId="77777777" w:rsidR="00313095" w:rsidRPr="0009511C" w:rsidRDefault="00313095" w:rsidP="00FD161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72742885" w14:textId="77777777" w:rsidR="00313095" w:rsidRPr="0009511C" w:rsidRDefault="00313095" w:rsidP="00FD1611">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D4360DD" w14:textId="77777777" w:rsidR="00313095" w:rsidRPr="0009511C" w:rsidRDefault="00313095" w:rsidP="00FD1611">
            <w:pPr>
              <w:spacing w:before="0" w:beforeAutospacing="0" w:after="0" w:afterAutospacing="0" w:line="240" w:lineRule="auto"/>
              <w:ind w:left="50" w:right="78"/>
              <w:rPr>
                <w:rFonts w:ascii="David" w:eastAsia="Calibri" w:hAnsi="David" w:cs="David"/>
                <w:b/>
                <w:sz w:val="24"/>
                <w:szCs w:val="24"/>
                <w:rtl/>
                <w:lang w:eastAsia="he-IL"/>
              </w:rPr>
            </w:pPr>
          </w:p>
          <w:p w14:paraId="4CE7F1C0" w14:textId="77777777" w:rsidR="00313095" w:rsidRPr="0009511C" w:rsidRDefault="00313095" w:rsidP="00FD161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9322924" w14:textId="77777777" w:rsidR="00313095" w:rsidRPr="0009511C" w:rsidRDefault="00313095" w:rsidP="00FD1611">
            <w:pPr>
              <w:spacing w:before="0" w:beforeAutospacing="0" w:after="0" w:afterAutospacing="0" w:line="240" w:lineRule="auto"/>
              <w:ind w:left="50" w:right="78"/>
              <w:rPr>
                <w:rFonts w:ascii="David" w:eastAsia="Calibri" w:hAnsi="David" w:cs="David"/>
                <w:b/>
                <w:sz w:val="24"/>
                <w:szCs w:val="24"/>
                <w:rtl/>
                <w:lang w:eastAsia="he-IL"/>
              </w:rPr>
            </w:pPr>
          </w:p>
        </w:tc>
      </w:tr>
      <w:tr w:rsidR="00313095" w:rsidRPr="0009511C" w14:paraId="4B17FCBC" w14:textId="77777777" w:rsidTr="00FD1611">
        <w:trPr>
          <w:trHeight w:val="571"/>
        </w:trPr>
        <w:tc>
          <w:tcPr>
            <w:tcW w:w="4068" w:type="dxa"/>
            <w:tcBorders>
              <w:top w:val="single" w:sz="4" w:space="0" w:color="auto"/>
              <w:left w:val="single" w:sz="4" w:space="0" w:color="auto"/>
              <w:bottom w:val="single" w:sz="4" w:space="0" w:color="auto"/>
              <w:right w:val="single" w:sz="4" w:space="0" w:color="auto"/>
            </w:tcBorders>
            <w:hideMark/>
          </w:tcPr>
          <w:p w14:paraId="70270376"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3BCA939"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7B4C427"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D5DAD9" w14:textId="77777777" w:rsidR="00313095" w:rsidRPr="0009511C" w:rsidRDefault="00313095" w:rsidP="00FD1611">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395FAC" w14:textId="77777777" w:rsidR="00313095" w:rsidRPr="0009511C" w:rsidRDefault="00313095" w:rsidP="00FD1611">
            <w:pPr>
              <w:spacing w:before="0" w:beforeAutospacing="0" w:after="0" w:afterAutospacing="0" w:line="256" w:lineRule="auto"/>
              <w:rPr>
                <w:rFonts w:ascii="David" w:eastAsia="Calibri" w:hAnsi="David" w:cs="David"/>
                <w:b/>
                <w:sz w:val="24"/>
                <w:szCs w:val="24"/>
                <w:lang w:eastAsia="he-IL"/>
              </w:rPr>
            </w:pPr>
          </w:p>
        </w:tc>
      </w:tr>
      <w:tr w:rsidR="00313095" w:rsidRPr="0009511C" w14:paraId="7770F249" w14:textId="77777777" w:rsidTr="00FD1611">
        <w:trPr>
          <w:trHeight w:val="391"/>
        </w:trPr>
        <w:tc>
          <w:tcPr>
            <w:tcW w:w="4068" w:type="dxa"/>
            <w:tcBorders>
              <w:top w:val="single" w:sz="4" w:space="0" w:color="auto"/>
              <w:left w:val="single" w:sz="4" w:space="0" w:color="auto"/>
              <w:bottom w:val="single" w:sz="4" w:space="0" w:color="auto"/>
              <w:right w:val="single" w:sz="4" w:space="0" w:color="auto"/>
            </w:tcBorders>
            <w:hideMark/>
          </w:tcPr>
          <w:p w14:paraId="72479B6D"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4022A15B"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B94E42C" w14:textId="77777777" w:rsidR="00313095" w:rsidRPr="0009511C" w:rsidRDefault="00313095" w:rsidP="00FD1611">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0223BB" w14:textId="77777777" w:rsidR="00313095" w:rsidRPr="0009511C" w:rsidRDefault="00313095" w:rsidP="00FD1611">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219C2A" w14:textId="77777777" w:rsidR="00313095" w:rsidRPr="0009511C" w:rsidRDefault="00313095" w:rsidP="00FD1611">
            <w:pPr>
              <w:spacing w:before="0" w:beforeAutospacing="0" w:after="0" w:afterAutospacing="0" w:line="256" w:lineRule="auto"/>
              <w:rPr>
                <w:rFonts w:ascii="David" w:eastAsia="Calibri" w:hAnsi="David" w:cs="David"/>
                <w:b/>
                <w:sz w:val="24"/>
                <w:szCs w:val="24"/>
                <w:lang w:eastAsia="he-IL"/>
              </w:rPr>
            </w:pPr>
          </w:p>
        </w:tc>
      </w:tr>
    </w:tbl>
    <w:p w14:paraId="430BE49D" w14:textId="77777777" w:rsidR="00313095" w:rsidRPr="0009511C" w:rsidRDefault="00313095" w:rsidP="0031309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13095" w:rsidRPr="0009511C" w14:paraId="63F65690" w14:textId="77777777" w:rsidTr="00FD1611">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A4E2BE2"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313095" w:rsidRPr="0009511C" w14:paraId="7E586098" w14:textId="77777777" w:rsidTr="00FD1611">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7C63CDDE"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1BDDABA5"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p>
          <w:p w14:paraId="220EA54C"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6E80B9C"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F121F96"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5529502"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C2B4D90"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44B4D01"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7D5E1FA"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34AF9A7"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313095" w:rsidRPr="0009511C" w14:paraId="634CEC5B" w14:textId="77777777" w:rsidTr="00FD1611">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1F7E9AC3" w14:textId="77777777" w:rsidR="00313095" w:rsidRPr="0009511C" w:rsidRDefault="00313095" w:rsidP="00FD1611">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5703E1E9" w14:textId="77777777" w:rsidR="00313095" w:rsidRPr="0009511C" w:rsidRDefault="00313095" w:rsidP="00FD1611">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AFE94E4" w14:textId="77777777" w:rsidR="00313095" w:rsidRPr="0009511C" w:rsidRDefault="00313095" w:rsidP="00FD1611">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23A2C23A" w14:textId="77777777" w:rsidR="00313095" w:rsidRPr="0009511C" w:rsidRDefault="00313095" w:rsidP="00FD1611">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601E4EA" w14:textId="77777777" w:rsidR="00313095" w:rsidRPr="0009511C" w:rsidRDefault="00313095" w:rsidP="00FD1611">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1B7C78B"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26ECD82"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FCE9592" w14:textId="77777777" w:rsidR="00313095" w:rsidRPr="0009511C" w:rsidRDefault="00313095" w:rsidP="00FD1611">
            <w:pPr>
              <w:spacing w:before="0" w:beforeAutospacing="0" w:after="0" w:afterAutospacing="0" w:line="256" w:lineRule="auto"/>
              <w:rPr>
                <w:rFonts w:ascii="David" w:eastAsia="Calibri" w:hAnsi="David" w:cs="David"/>
                <w:sz w:val="24"/>
                <w:szCs w:val="24"/>
                <w:lang w:eastAsia="he-IL"/>
              </w:rPr>
            </w:pPr>
          </w:p>
        </w:tc>
      </w:tr>
      <w:tr w:rsidR="00313095" w:rsidRPr="0009511C" w14:paraId="3F5C1057" w14:textId="77777777" w:rsidTr="00FD161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9144E08"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B023CC2"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FE1ACA0"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FA86145"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9A88A88"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1D73DA0"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9640222"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CB2B87B" w14:textId="77777777" w:rsidR="00313095" w:rsidRPr="0009511C" w:rsidRDefault="00313095" w:rsidP="00FD1611">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313095" w:rsidRPr="0009511C" w14:paraId="30373F6B" w14:textId="77777777" w:rsidTr="00FD161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49EBA249"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6FBDABB3"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5A70E26B"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7AB0E65"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8540545"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A5AF3F9"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5E4E4B02"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CA0645D" w14:textId="77777777" w:rsidR="00313095" w:rsidRPr="0009511C" w:rsidRDefault="00313095" w:rsidP="00FD1611">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313095" w:rsidRPr="0009511C" w14:paraId="6D74B1C0" w14:textId="77777777" w:rsidTr="00FD161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288BA9F"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26C3BED" w14:textId="77777777" w:rsidR="00313095" w:rsidRPr="0009511C" w:rsidRDefault="00313095" w:rsidP="00FD1611">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D43EEF4" w14:textId="77777777" w:rsidR="00313095" w:rsidRPr="0009511C" w:rsidRDefault="00313095" w:rsidP="00FD1611">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232EA25" w14:textId="77777777" w:rsidR="00313095" w:rsidRPr="0009511C" w:rsidRDefault="00313095" w:rsidP="00FD1611">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64D6FAC" w14:textId="77777777" w:rsidR="00313095" w:rsidRPr="0009511C" w:rsidRDefault="00313095" w:rsidP="00FD1611">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3C1F857" w14:textId="77777777" w:rsidR="00313095" w:rsidRPr="0009511C" w:rsidRDefault="00313095" w:rsidP="00FD1611">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3612028" w14:textId="77777777" w:rsidR="00313095" w:rsidRPr="0009511C" w:rsidRDefault="00313095" w:rsidP="00FD161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01B96CA" w14:textId="77777777" w:rsidR="00313095" w:rsidRPr="0009511C" w:rsidRDefault="00313095" w:rsidP="00FD1611">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30D40205" w14:textId="77777777" w:rsidR="00313095" w:rsidRPr="0009511C" w:rsidRDefault="00313095" w:rsidP="0031309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13095" w:rsidRPr="0009511C" w14:paraId="4C3AF708" w14:textId="77777777" w:rsidTr="00FD1611">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05E499D" w14:textId="77777777" w:rsidR="00313095" w:rsidRPr="0009511C" w:rsidRDefault="00313095" w:rsidP="00FD161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313095" w:rsidRPr="0009511C" w14:paraId="32E622B6" w14:textId="77777777" w:rsidTr="00FD1611">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D23D66F" w14:textId="77777777" w:rsidR="00313095" w:rsidRPr="0009511C" w:rsidRDefault="00313095" w:rsidP="00FD161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41CE7769" w14:textId="77777777" w:rsidR="00313095" w:rsidRPr="0009511C" w:rsidRDefault="00313095" w:rsidP="0031309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13095" w:rsidRPr="0009511C" w14:paraId="126D1EF5" w14:textId="77777777" w:rsidTr="00FD1611">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8C7C213" w14:textId="77777777" w:rsidR="00313095" w:rsidRPr="0009511C" w:rsidRDefault="00313095" w:rsidP="00FD1611">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313095" w:rsidRPr="0009511C" w14:paraId="3CBAD82C" w14:textId="77777777" w:rsidTr="00FD1611">
        <w:trPr>
          <w:trHeight w:val="598"/>
        </w:trPr>
        <w:tc>
          <w:tcPr>
            <w:tcW w:w="11530" w:type="dxa"/>
            <w:tcBorders>
              <w:top w:val="single" w:sz="4" w:space="0" w:color="auto"/>
              <w:left w:val="single" w:sz="4" w:space="0" w:color="auto"/>
              <w:bottom w:val="single" w:sz="4" w:space="0" w:color="auto"/>
              <w:right w:val="single" w:sz="4" w:space="0" w:color="auto"/>
            </w:tcBorders>
            <w:hideMark/>
          </w:tcPr>
          <w:p w14:paraId="7F495E7D" w14:textId="77777777" w:rsidR="00313095" w:rsidRPr="0009511C" w:rsidRDefault="00313095" w:rsidP="00FD161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6703E613" w14:textId="77777777" w:rsidR="00CF0537" w:rsidRDefault="00CF0537" w:rsidP="0031309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F0537" w:rsidRPr="0009511C" w14:paraId="25343C03" w14:textId="77777777" w:rsidTr="00FD1611">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B9E5BCB" w14:textId="77777777" w:rsidR="00CF0537" w:rsidRPr="0009511C" w:rsidRDefault="00CF0537" w:rsidP="00FD161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CF0537" w:rsidRPr="0009511C" w14:paraId="6E100882" w14:textId="77777777" w:rsidTr="00FD1611">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FEEFA95" w14:textId="77777777" w:rsidR="00CF0537" w:rsidRPr="0009511C" w:rsidRDefault="00CF0537" w:rsidP="00FD1611">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8235005" w14:textId="77777777" w:rsidR="00CF0537" w:rsidRDefault="00CF0537" w:rsidP="00313095">
      <w:pPr>
        <w:spacing w:before="0" w:beforeAutospacing="0" w:after="200" w:afterAutospacing="0" w:line="276" w:lineRule="auto"/>
        <w:rPr>
          <w:rFonts w:ascii="David" w:eastAsia="Calibri" w:hAnsi="David" w:cs="David"/>
          <w:b/>
          <w:bCs/>
          <w:sz w:val="24"/>
          <w:szCs w:val="24"/>
          <w:u w:val="single"/>
          <w:rtl/>
          <w:lang w:eastAsia="he-IL"/>
        </w:rPr>
      </w:pPr>
    </w:p>
    <w:p w14:paraId="7DC1C620" w14:textId="77777777" w:rsidR="00313095" w:rsidRPr="0009511C" w:rsidRDefault="00313095" w:rsidP="0031309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0DDAB2A3" w14:textId="77777777" w:rsidR="00CF0537" w:rsidRDefault="00CF0537" w:rsidP="0031309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1A03D82E" w14:textId="79DCC29F" w:rsidR="00716AAE" w:rsidRPr="00716AAE" w:rsidRDefault="00716AAE" w:rsidP="0031309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bookmarkStart w:id="1" w:name="_GoBack"/>
      <w:bookmarkEnd w:id="1"/>
      <w:r w:rsidRPr="00716AAE">
        <w:rPr>
          <w:rFonts w:ascii="Times New Roman" w:eastAsia="Times New Roman" w:hAnsi="Times New Roman" w:cs="David"/>
          <w:b/>
          <w:bCs/>
          <w:sz w:val="24"/>
          <w:szCs w:val="24"/>
          <w:u w:val="single"/>
          <w:rtl/>
        </w:rPr>
        <w:lastRenderedPageBreak/>
        <w:t>נספח "ח"</w:t>
      </w:r>
      <w:r w:rsidRPr="00716AAE">
        <w:rPr>
          <w:rFonts w:ascii="Times New Roman" w:eastAsia="Times New Roman" w:hAnsi="Times New Roman" w:cs="David" w:hint="cs"/>
          <w:b/>
          <w:bCs/>
          <w:sz w:val="24"/>
          <w:szCs w:val="24"/>
          <w:u w:val="single"/>
          <w:rtl/>
        </w:rPr>
        <w:t xml:space="preserve">  </w:t>
      </w:r>
      <w:ins w:id="2" w:author="Avi Cohen" w:date="2022-01-10T15:18:00Z">
        <w:r w:rsidR="00FD1611">
          <w:rPr>
            <w:rFonts w:ascii="Times New Roman" w:eastAsia="Times New Roman" w:hAnsi="Times New Roman" w:cs="David" w:hint="cs"/>
            <w:b/>
            <w:bCs/>
            <w:sz w:val="24"/>
            <w:szCs w:val="24"/>
            <w:u w:val="single"/>
            <w:rtl/>
          </w:rPr>
          <w:t xml:space="preserve">תרמי </w:t>
        </w:r>
      </w:ins>
    </w:p>
    <w:p w14:paraId="208922B2"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רשימת התכניות והמסמכים שעל היועץ להנפיק</w:t>
      </w:r>
    </w:p>
    <w:p w14:paraId="4804D32A"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sz w:val="25"/>
          <w:szCs w:val="25"/>
          <w:rtl/>
        </w:rPr>
      </w:pPr>
      <w:r w:rsidRPr="00716AAE">
        <w:rPr>
          <w:rFonts w:ascii="Times New Roman" w:eastAsia="Times New Roman" w:hAnsi="Times New Roman" w:cs="David"/>
          <w:sz w:val="25"/>
          <w:szCs w:val="25"/>
          <w:rtl/>
        </w:rPr>
        <w:t>מסמך זה מהווה השלמה לנספח ב' ואינו גורע ממנו</w:t>
      </w:r>
    </w:p>
    <w:p w14:paraId="7C25DD8D" w14:textId="77777777" w:rsidR="00716AAE" w:rsidRPr="00716AAE" w:rsidRDefault="00716AAE" w:rsidP="00716AAE">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53B16E9F" w14:textId="77777777" w:rsidR="00716AAE" w:rsidRPr="00716AAE" w:rsidRDefault="00716AAE" w:rsidP="00716AAE">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58EDA21A" w14:textId="77777777" w:rsidR="00716AAE" w:rsidRPr="00716AAE" w:rsidRDefault="00716AAE" w:rsidP="00716AAE">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2F709F34"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1.</w:t>
      </w:r>
      <w:r w:rsidRPr="00716AAE">
        <w:rPr>
          <w:rFonts w:ascii="Times New Roman" w:eastAsia="Times New Roman" w:hAnsi="Times New Roman" w:cs="David"/>
          <w:sz w:val="24"/>
          <w:szCs w:val="24"/>
          <w:rtl/>
          <w:lang w:eastAsia="he-IL"/>
        </w:rPr>
        <w:tab/>
        <w:t xml:space="preserve">תכניות של כל מפלס עליהן מסומנים </w:t>
      </w:r>
      <w:r w:rsidRPr="00716AAE">
        <w:rPr>
          <w:rFonts w:ascii="Times New Roman" w:eastAsia="Times New Roman" w:hAnsi="Times New Roman" w:cs="David" w:hint="cs"/>
          <w:sz w:val="24"/>
          <w:szCs w:val="24"/>
          <w:rtl/>
          <w:lang w:eastAsia="he-IL"/>
        </w:rPr>
        <w:t xml:space="preserve">האזורים השונים עם </w:t>
      </w:r>
      <w:r w:rsidRPr="00716AAE">
        <w:rPr>
          <w:rFonts w:ascii="Times New Roman" w:eastAsia="Times New Roman" w:hAnsi="Times New Roman" w:cs="David"/>
          <w:sz w:val="24"/>
          <w:szCs w:val="24"/>
          <w:rtl/>
          <w:lang w:eastAsia="he-IL"/>
        </w:rPr>
        <w:t xml:space="preserve">הפניות לפרטי </w:t>
      </w:r>
      <w:r w:rsidRPr="00716AAE">
        <w:rPr>
          <w:rFonts w:ascii="Times New Roman" w:eastAsia="Times New Roman" w:hAnsi="Times New Roman" w:cs="David" w:hint="cs"/>
          <w:sz w:val="24"/>
          <w:szCs w:val="24"/>
          <w:rtl/>
          <w:lang w:eastAsia="he-IL"/>
        </w:rPr>
        <w:t xml:space="preserve">הבידוד התרמי השונים </w:t>
      </w:r>
      <w:r w:rsidRPr="00716AAE">
        <w:rPr>
          <w:rFonts w:ascii="Times New Roman" w:eastAsia="Times New Roman" w:hAnsi="Times New Roman" w:cs="David"/>
          <w:sz w:val="24"/>
          <w:szCs w:val="24"/>
          <w:rtl/>
          <w:lang w:eastAsia="he-IL"/>
        </w:rPr>
        <w:t>לשם התמצאות.</w:t>
      </w:r>
    </w:p>
    <w:p w14:paraId="0E986CFA" w14:textId="77777777" w:rsidR="00716AAE" w:rsidRPr="00716AAE" w:rsidRDefault="00716AAE" w:rsidP="00716AAE">
      <w:pPr>
        <w:widowControl w:val="0"/>
        <w:spacing w:before="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2.</w:t>
      </w:r>
      <w:r w:rsidRPr="00716AAE">
        <w:rPr>
          <w:rFonts w:ascii="Times New Roman" w:eastAsia="Times New Roman" w:hAnsi="Times New Roman" w:cs="David"/>
          <w:sz w:val="24"/>
          <w:szCs w:val="24"/>
          <w:rtl/>
          <w:lang w:eastAsia="he-IL"/>
        </w:rPr>
        <w:tab/>
        <w:t xml:space="preserve">פרטי </w:t>
      </w:r>
      <w:r w:rsidRPr="00716AAE">
        <w:rPr>
          <w:rFonts w:ascii="Times New Roman" w:eastAsia="Times New Roman" w:hAnsi="Times New Roman" w:cs="David" w:hint="cs"/>
          <w:sz w:val="24"/>
          <w:szCs w:val="24"/>
          <w:rtl/>
          <w:lang w:eastAsia="he-IL"/>
        </w:rPr>
        <w:t xml:space="preserve">בידוד תרמי </w:t>
      </w:r>
      <w:r w:rsidRPr="00716AAE">
        <w:rPr>
          <w:rFonts w:ascii="Times New Roman" w:eastAsia="Times New Roman" w:hAnsi="Times New Roman" w:cs="David"/>
          <w:sz w:val="24"/>
          <w:szCs w:val="24"/>
          <w:rtl/>
          <w:lang w:eastAsia="he-IL"/>
        </w:rPr>
        <w:t xml:space="preserve">של אלמנטים שונים במבנה - אופקיים ואנכיים לרבות פרטי </w:t>
      </w:r>
      <w:r w:rsidRPr="00716AAE">
        <w:rPr>
          <w:rFonts w:ascii="Times New Roman" w:eastAsia="Times New Roman" w:hAnsi="Times New Roman" w:cs="David" w:hint="cs"/>
          <w:sz w:val="24"/>
          <w:szCs w:val="24"/>
          <w:rtl/>
          <w:lang w:eastAsia="he-IL"/>
        </w:rPr>
        <w:t>בידוד</w:t>
      </w:r>
      <w:r w:rsidRPr="00716AAE">
        <w:rPr>
          <w:rFonts w:ascii="Times New Roman" w:eastAsia="Times New Roman" w:hAnsi="Times New Roman" w:cs="David"/>
          <w:sz w:val="24"/>
          <w:szCs w:val="24"/>
          <w:rtl/>
          <w:lang w:eastAsia="he-IL"/>
        </w:rPr>
        <w:t xml:space="preserve"> גגות, קורות יסוד, קירות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רצפות/תקרות דירות, </w:t>
      </w:r>
      <w:r w:rsidRPr="00716AAE">
        <w:rPr>
          <w:rFonts w:ascii="Times New Roman" w:eastAsia="Times New Roman" w:hAnsi="Times New Roman" w:cs="David"/>
          <w:sz w:val="24"/>
          <w:szCs w:val="24"/>
          <w:rtl/>
          <w:lang w:eastAsia="he-IL"/>
        </w:rPr>
        <w:t xml:space="preserve">תפרים אנכיים ואופקיים, מרתפים, חלקי מבנה תת קרקעיים, בורות, תחתית פירי מעליות, רמפות, מדרגות, קירות תומכים, </w:t>
      </w:r>
      <w:r w:rsidRPr="00716AAE">
        <w:rPr>
          <w:rFonts w:ascii="Times New Roman" w:eastAsia="Times New Roman" w:hAnsi="Times New Roman" w:cs="David" w:hint="cs"/>
          <w:sz w:val="24"/>
          <w:szCs w:val="24"/>
          <w:rtl/>
          <w:lang w:eastAsia="he-IL"/>
        </w:rPr>
        <w:t xml:space="preserve">חיבורי רצפות </w:t>
      </w:r>
      <w:r w:rsidRPr="00716AAE">
        <w:rPr>
          <w:rFonts w:ascii="Times New Roman" w:eastAsia="Times New Roman" w:hAnsi="Times New Roman" w:cs="David"/>
          <w:sz w:val="24"/>
          <w:szCs w:val="24"/>
          <w:rtl/>
          <w:lang w:eastAsia="he-IL"/>
        </w:rPr>
        <w:t>מסתורי כביסה</w:t>
      </w:r>
      <w:r w:rsidRPr="00716AAE">
        <w:rPr>
          <w:rFonts w:ascii="Times New Roman" w:eastAsia="Times New Roman" w:hAnsi="Times New Roman" w:cs="David" w:hint="cs"/>
          <w:sz w:val="24"/>
          <w:szCs w:val="24"/>
          <w:rtl/>
          <w:lang w:eastAsia="he-IL"/>
        </w:rPr>
        <w:t xml:space="preserve">, חצרות, </w:t>
      </w:r>
      <w:r w:rsidRPr="00716AAE">
        <w:rPr>
          <w:rFonts w:ascii="Times New Roman" w:eastAsia="Times New Roman" w:hAnsi="Times New Roman" w:cs="David"/>
          <w:sz w:val="24"/>
          <w:szCs w:val="24"/>
          <w:rtl/>
          <w:lang w:eastAsia="he-IL"/>
        </w:rPr>
        <w:t>מרפסות</w:t>
      </w:r>
      <w:r w:rsidRPr="00716AAE">
        <w:rPr>
          <w:rFonts w:ascii="Times New Roman" w:eastAsia="Times New Roman" w:hAnsi="Times New Roman" w:cs="David" w:hint="cs"/>
          <w:sz w:val="24"/>
          <w:szCs w:val="24"/>
          <w:rtl/>
          <w:lang w:eastAsia="he-IL"/>
        </w:rPr>
        <w:t xml:space="preserve"> ומעברים תת קרקעיים/מתחת למבנה ויח"ד.</w:t>
      </w:r>
    </w:p>
    <w:p w14:paraId="0899798E" w14:textId="77777777" w:rsidR="00716AAE" w:rsidRPr="00716AAE" w:rsidRDefault="00716AAE" w:rsidP="00716AAE">
      <w:pPr>
        <w:widowControl w:val="0"/>
        <w:spacing w:before="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מטבחים, מעברי צנרת בין קומות</w:t>
      </w:r>
      <w:r w:rsidRPr="00716AAE">
        <w:rPr>
          <w:rFonts w:ascii="Times New Roman" w:eastAsia="Times New Roman" w:hAnsi="Times New Roman" w:cs="David" w:hint="cs"/>
          <w:sz w:val="24"/>
          <w:szCs w:val="24"/>
          <w:rtl/>
          <w:lang w:eastAsia="he-IL"/>
        </w:rPr>
        <w:t>/ מעברים אופקיים,</w:t>
      </w:r>
      <w:r w:rsidRPr="00716AAE">
        <w:rPr>
          <w:rFonts w:ascii="Times New Roman" w:eastAsia="Times New Roman" w:hAnsi="Times New Roman" w:cs="David"/>
          <w:sz w:val="24"/>
          <w:szCs w:val="24"/>
          <w:rtl/>
          <w:lang w:eastAsia="he-IL"/>
        </w:rPr>
        <w:t xml:space="preserve">  פרטי</w:t>
      </w:r>
      <w:r w:rsidRPr="00716AAE">
        <w:rPr>
          <w:rFonts w:ascii="Times New Roman" w:eastAsia="Times New Roman" w:hAnsi="Times New Roman" w:cs="David"/>
          <w:strike/>
          <w:sz w:val="24"/>
          <w:szCs w:val="24"/>
          <w:rtl/>
          <w:lang w:eastAsia="he-IL"/>
        </w:rPr>
        <w:t xml:space="preserve"> </w:t>
      </w:r>
      <w:r w:rsidRPr="00716AAE">
        <w:rPr>
          <w:rFonts w:ascii="Times New Roman" w:eastAsia="Times New Roman" w:hAnsi="Times New Roman" w:cs="David" w:hint="cs"/>
          <w:sz w:val="24"/>
          <w:szCs w:val="24"/>
          <w:rtl/>
          <w:lang w:eastAsia="he-IL"/>
        </w:rPr>
        <w:t>בידוד</w:t>
      </w:r>
      <w:r w:rsidRPr="00716AAE">
        <w:rPr>
          <w:rFonts w:ascii="Times New Roman" w:eastAsia="Times New Roman" w:hAnsi="Times New Roman" w:cs="David"/>
          <w:sz w:val="24"/>
          <w:szCs w:val="24"/>
          <w:rtl/>
          <w:lang w:eastAsia="he-IL"/>
        </w:rPr>
        <w:t xml:space="preserve"> אלמנטים טרומיים ו/או מתועשים.</w:t>
      </w:r>
    </w:p>
    <w:p w14:paraId="02D9020C"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3.</w:t>
      </w:r>
      <w:r w:rsidRPr="00716AAE">
        <w:rPr>
          <w:rFonts w:ascii="Times New Roman" w:eastAsia="Times New Roman" w:hAnsi="Times New Roman" w:cs="David"/>
          <w:sz w:val="24"/>
          <w:szCs w:val="24"/>
          <w:rtl/>
          <w:lang w:eastAsia="he-IL"/>
        </w:rPr>
        <w:tab/>
        <w:t xml:space="preserve">מפרטים טכניים ליישום פרטי </w:t>
      </w:r>
      <w:r w:rsidRPr="00716AAE">
        <w:rPr>
          <w:rFonts w:ascii="Times New Roman" w:eastAsia="Times New Roman" w:hAnsi="Times New Roman" w:cs="David" w:hint="cs"/>
          <w:sz w:val="24"/>
          <w:szCs w:val="24"/>
          <w:rtl/>
          <w:lang w:eastAsia="he-IL"/>
        </w:rPr>
        <w:t xml:space="preserve"> והבידוד התרמי</w:t>
      </w:r>
      <w:r w:rsidRPr="00716AAE">
        <w:rPr>
          <w:rFonts w:ascii="Times New Roman" w:eastAsia="Times New Roman" w:hAnsi="Times New Roman" w:cs="David"/>
          <w:sz w:val="24"/>
          <w:szCs w:val="24"/>
          <w:rtl/>
          <w:lang w:eastAsia="he-IL"/>
        </w:rPr>
        <w:t>.</w:t>
      </w:r>
    </w:p>
    <w:p w14:paraId="5A304872"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4.</w:t>
      </w:r>
      <w:r w:rsidRPr="00716AAE">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09581F34"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5.</w:t>
      </w:r>
      <w:r w:rsidRPr="00716AAE">
        <w:rPr>
          <w:rFonts w:ascii="Times New Roman" w:eastAsia="Times New Roman" w:hAnsi="Times New Roman" w:cs="David"/>
          <w:sz w:val="24"/>
          <w:szCs w:val="24"/>
          <w:rtl/>
          <w:lang w:eastAsia="he-IL"/>
        </w:rPr>
        <w:tab/>
        <w:t>כל תכנית אחרת ו/או פרט אחר ו/או מסמך או חוות דעת אשר יידרשו במהלך התכנון והביצוע על מנת לקבל עבודה מושלמת בהתאם לשיקול המנהל.</w:t>
      </w:r>
    </w:p>
    <w:p w14:paraId="14B1B395"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6.</w:t>
      </w:r>
      <w:r w:rsidRPr="00716AAE">
        <w:rPr>
          <w:rFonts w:ascii="Times New Roman" w:eastAsia="Times New Roman" w:hAnsi="Times New Roman" w:cs="David"/>
          <w:sz w:val="24"/>
          <w:szCs w:val="24"/>
          <w:rtl/>
          <w:lang w:eastAsia="he-IL"/>
        </w:rPr>
        <w:tab/>
        <w:t>רשימות מעודכנות של תכניות כולל תאריך ומספר מהדורה - לפחות פעם בחודש.</w:t>
      </w:r>
    </w:p>
    <w:p w14:paraId="00431C9F"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7.</w:t>
      </w:r>
      <w:r w:rsidRPr="00716AAE">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29ADA9CC"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8.</w:t>
      </w:r>
      <w:r w:rsidRPr="00716AAE">
        <w:rPr>
          <w:rFonts w:ascii="Times New Roman" w:eastAsia="Times New Roman" w:hAnsi="Times New Roman" w:cs="David"/>
          <w:sz w:val="24"/>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0657CD22" w14:textId="77777777" w:rsidR="00716AAE" w:rsidRPr="00716AAE" w:rsidRDefault="00716AAE" w:rsidP="004F1866">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כל המסמכים והתוכניות יערכו בשפה העברית.  </w:t>
      </w:r>
    </w:p>
    <w:p w14:paraId="716540EE" w14:textId="77777777" w:rsidR="00716AAE" w:rsidRPr="00716AAE" w:rsidRDefault="00716AAE" w:rsidP="00716AA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78D169"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A06992A"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A2EA8F1"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B13E05E"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493668B"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5D1A7A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719A49C"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DCCC093"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304A151"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3AD7911"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10A5672"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4A32204"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15CBBAF"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D99064F"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293E775"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F233691"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4F121F5"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1B08035"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B3340AD"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8451B5D"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E37BBFE"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B33C6D5"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C5F9EC3"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B5A8052"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9F9AFB1"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D5F457" w14:textId="77777777" w:rsidR="00313095" w:rsidRDefault="00313095" w:rsidP="004F1866">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3D0B7BAE" w14:textId="77777777" w:rsidR="004F1866" w:rsidRPr="004F1866" w:rsidRDefault="004F1866" w:rsidP="004F1866">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lastRenderedPageBreak/>
        <w:t>נספח "ט"</w:t>
      </w:r>
    </w:p>
    <w:p w14:paraId="7C94A663"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DC01E8C"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E60C0FD"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D8ABE9"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47E92D"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8C953E4"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4EA42513" w14:textId="77777777" w:rsidR="004F1866" w:rsidRPr="004F1866" w:rsidRDefault="00FD1611" w:rsidP="004F186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0FDB6F0C5A649C2B94B43FD5F3663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4F1866" w:rsidRPr="004F1866">
            <w:rPr>
              <w:color w:val="00B0F0"/>
              <w:rtl/>
            </w:rPr>
            <w:t>[צד א בחוזה]</w:t>
          </w:r>
        </w:sdtContent>
      </w:sdt>
      <w:r w:rsidR="004F1866" w:rsidRPr="004F1866">
        <w:rPr>
          <w:rFonts w:ascii="Times New Roman" w:eastAsia="Times New Roman" w:hAnsi="Times New Roman" w:cs="David" w:hint="cs"/>
          <w:color w:val="008000"/>
          <w:sz w:val="24"/>
          <w:szCs w:val="24"/>
          <w:rtl/>
          <w:lang w:eastAsia="he-IL"/>
        </w:rPr>
        <w:br/>
      </w:r>
    </w:p>
    <w:p w14:paraId="0A2F1C2D" w14:textId="77777777" w:rsidR="004F1866" w:rsidRPr="004F1866" w:rsidRDefault="004F1866" w:rsidP="004F186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4C58AEC2"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1351C1A"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D83B9D4"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17CF68C"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20B39E4" w14:textId="77777777" w:rsidR="004F1866" w:rsidRPr="004F1866" w:rsidRDefault="004F1866" w:rsidP="004F1866">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E3CCF3AC3A241C7B22C5687B80D0E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0F4918203DA464D9AF87323F7B416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4F1866">
            <w:rPr>
              <w:color w:val="00B0F0"/>
              <w:rtl/>
            </w:rPr>
            <w:t>[שם אתר]</w:t>
          </w:r>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030527CFB76247FEA736C6AC63D70C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4F1866">
            <w:rPr>
              <w:color w:val="00B0F0"/>
              <w:rtl/>
            </w:rPr>
            <w:t>[תיאור עבודה]</w:t>
          </w:r>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63B8C25B"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20517CB"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6E8E74"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5BCB77"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99471B"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349BD76"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7EF62C02"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034841"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F7C573"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215E8C78" w14:textId="77777777" w:rsidR="004F1866" w:rsidRPr="004F1866" w:rsidRDefault="00FD1611" w:rsidP="004F186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877089C599D144F1AB82FA25F40908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D0A38" w:rsidRPr="004F1866">
            <w:rPr>
              <w:color w:val="00B0F0"/>
              <w:rtl/>
            </w:rPr>
            <w:t>[שם ספק]</w:t>
          </w:r>
        </w:sdtContent>
      </w:sdt>
    </w:p>
    <w:p w14:paraId="433F9A35"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7A0BA915"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C6295EC"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lastRenderedPageBreak/>
        <w:t xml:space="preserve">נספח "י" </w:t>
      </w:r>
    </w:p>
    <w:p w14:paraId="5D1E4BFC"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E55E6CC" w14:textId="77777777" w:rsidR="004F1866" w:rsidRP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6D439F">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708421A8" w14:textId="77777777" w:rsidR="004F1866" w:rsidRPr="004F1866" w:rsidRDefault="004F1866" w:rsidP="004F1866">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80C2C7C"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5CC5C2EC62884B19AE6A58C51611E37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Pr="004F1866">
            <w:rPr>
              <w:color w:val="00B0F0"/>
              <w:rtl/>
            </w:rPr>
            <w:t>[צד א בחוזה]</w:t>
          </w:r>
        </w:sdtContent>
      </w:sdt>
    </w:p>
    <w:p w14:paraId="26134DAA"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974A93"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ג.א.נ.,</w:t>
      </w:r>
    </w:p>
    <w:p w14:paraId="4014BEBF"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6E67AF4"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(להלן:"</w:t>
      </w:r>
      <w:r w:rsidRPr="004F1866">
        <w:rPr>
          <w:rFonts w:ascii="Times New Roman" w:eastAsia="Times New Roman" w:hAnsi="Times New Roman" w:cs="David" w:hint="cs"/>
          <w:b/>
          <w:bCs/>
          <w:sz w:val="24"/>
          <w:szCs w:val="24"/>
          <w:rtl/>
          <w:lang w:eastAsia="he-IL"/>
        </w:rPr>
        <w:t>היתרה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7EFC1707FCD84637B57A8317968045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4F1866">
            <w:rPr>
              <w:color w:val="00B0F0"/>
              <w:rtl/>
            </w:rPr>
            <w:t>[שם אתר]</w:t>
          </w:r>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14F94C468B2F458DBD66B210F7091E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sz w:val="24"/>
          <w:szCs w:val="24"/>
          <w:rtl/>
          <w:lang w:eastAsia="he-IL"/>
        </w:rPr>
        <w:t xml:space="preserve"> או עבור חלקן כמפורט להלן:</w:t>
      </w:r>
    </w:p>
    <w:p w14:paraId="0307CD1E"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D54AFB8"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E60C0D"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8690FE9"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1943888"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E499FE9"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98873B4"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2CB93DC"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6F4461A"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4320B91"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EF29563"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6B59DD64"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18F2ADA"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1C6BF232" w14:textId="77777777" w:rsidR="004F1866" w:rsidRPr="004F1866" w:rsidRDefault="004F1866" w:rsidP="004F1866">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4372B86"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6D439F">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038D98D6"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6A2D059C"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5C3D1088" w14:textId="77777777" w:rsidR="004F1866" w:rsidRPr="004F1866" w:rsidRDefault="004F1866" w:rsidP="003D0A3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4682B24E726C40B5AD3676FE2A5262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D0A38" w:rsidRPr="004F1866">
            <w:rPr>
              <w:color w:val="00B0F0"/>
              <w:rtl/>
            </w:rPr>
            <w:t>[שם ספק]</w:t>
          </w:r>
        </w:sdtContent>
      </w:sdt>
    </w:p>
    <w:p w14:paraId="2DB00999"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56D0467"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24ECABE"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3C4C75F"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1F215404"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4F1866">
        <w:rPr>
          <w:rFonts w:ascii="Times New Roman" w:eastAsia="Times New Roman" w:hAnsi="Times New Roman" w:cs="David" w:hint="cs"/>
          <w:b/>
          <w:bCs/>
          <w:sz w:val="24"/>
          <w:szCs w:val="24"/>
          <w:rtl/>
          <w:lang w:eastAsia="he-IL"/>
        </w:rPr>
        <w:t>החברה</w:t>
      </w:r>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5CA0E263" w14:textId="77777777" w:rsidR="004F1866" w:rsidRPr="004F1866" w:rsidRDefault="004F1866" w:rsidP="004F186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319CE00" w14:textId="77777777" w:rsidR="004F1866" w:rsidRPr="004F1866" w:rsidRDefault="004F1866" w:rsidP="004F1866">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3000AE44" w14:textId="77777777" w:rsidR="004F1866" w:rsidRPr="004F1866" w:rsidRDefault="004F1866" w:rsidP="004F1866">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52A3F7F" w14:textId="77777777" w:rsidR="004F1866" w:rsidRPr="004F1866" w:rsidRDefault="004F1866" w:rsidP="004F186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0D2A7FA" w14:textId="77777777" w:rsidR="001A69D5" w:rsidRPr="004F1866" w:rsidRDefault="001A69D5" w:rsidP="004F1866">
      <w:pPr>
        <w:widowControl w:val="0"/>
        <w:spacing w:before="0" w:beforeAutospacing="0" w:after="0" w:afterAutospacing="0" w:line="240" w:lineRule="auto"/>
        <w:jc w:val="center"/>
        <w:outlineLvl w:val="7"/>
      </w:pPr>
    </w:p>
    <w:sectPr w:rsidR="001A69D5" w:rsidRPr="004F1866"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FF6E14" w14:textId="77777777" w:rsidR="00FD1611" w:rsidRDefault="00FD1611" w:rsidP="00AF234B">
      <w:pPr>
        <w:spacing w:before="0" w:after="0" w:line="240" w:lineRule="auto"/>
      </w:pPr>
      <w:r>
        <w:separator/>
      </w:r>
    </w:p>
  </w:endnote>
  <w:endnote w:type="continuationSeparator" w:id="0">
    <w:p w14:paraId="7D452211" w14:textId="77777777" w:rsidR="00FD1611" w:rsidRDefault="00FD1611"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FD1611" w:rsidRPr="004F5301" w14:paraId="0ADEC8FE" w14:textId="77777777" w:rsidTr="004F5301">
      <w:tc>
        <w:tcPr>
          <w:tcW w:w="810" w:type="dxa"/>
        </w:tcPr>
        <w:p w14:paraId="55F86D27" w14:textId="77777777" w:rsidR="00FD1611" w:rsidRPr="004F5301" w:rsidRDefault="00FD1611"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36805952" w14:textId="77777777" w:rsidR="00FD1611" w:rsidRPr="004F5301" w:rsidRDefault="00FD1611" w:rsidP="004F5301">
              <w:pPr>
                <w:tabs>
                  <w:tab w:val="center" w:pos="4153"/>
                  <w:tab w:val="right" w:pos="8306"/>
                </w:tabs>
                <w:spacing w:before="0" w:after="0" w:line="240" w:lineRule="auto"/>
                <w:rPr>
                  <w:rFonts w:ascii="David" w:hAnsi="David"/>
                  <w:color w:val="00B0F0"/>
                  <w:sz w:val="20"/>
                  <w:szCs w:val="20"/>
                  <w:rtl/>
                </w:rPr>
              </w:pPr>
              <w:r w:rsidRPr="004F5301">
                <w:rPr>
                  <w:color w:val="00B0F0"/>
                  <w:sz w:val="20"/>
                  <w:szCs w:val="20"/>
                  <w:rtl/>
                </w:rPr>
                <w:t>[שם הפרויקט]</w:t>
              </w:r>
            </w:p>
          </w:tc>
        </w:sdtContent>
      </w:sdt>
      <w:tc>
        <w:tcPr>
          <w:tcW w:w="2810" w:type="dxa"/>
        </w:tcPr>
        <w:p w14:paraId="74EF64B2" w14:textId="77777777" w:rsidR="00FD1611" w:rsidRPr="004F5301" w:rsidRDefault="00FD1611"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בידוד תרמי</w:t>
              </w:r>
            </w:sdtContent>
          </w:sdt>
        </w:p>
      </w:tc>
      <w:tc>
        <w:tcPr>
          <w:tcW w:w="233" w:type="dxa"/>
        </w:tcPr>
        <w:p w14:paraId="1EF6EC90" w14:textId="77777777" w:rsidR="00FD1611" w:rsidRPr="004F5301" w:rsidRDefault="00FD1611" w:rsidP="004F5301">
          <w:pPr>
            <w:tabs>
              <w:tab w:val="center" w:pos="4153"/>
              <w:tab w:val="right" w:pos="8306"/>
            </w:tabs>
            <w:spacing w:before="0" w:after="0" w:line="240" w:lineRule="auto"/>
            <w:rPr>
              <w:rFonts w:ascii="David" w:hAnsi="David"/>
              <w:sz w:val="16"/>
              <w:szCs w:val="16"/>
              <w:rtl/>
            </w:rPr>
          </w:pPr>
        </w:p>
      </w:tc>
      <w:tc>
        <w:tcPr>
          <w:tcW w:w="1044" w:type="dxa"/>
        </w:tcPr>
        <w:p w14:paraId="01DE195F" w14:textId="77777777" w:rsidR="00FD1611" w:rsidRPr="004F5301" w:rsidRDefault="00FD1611" w:rsidP="004F5301">
          <w:pPr>
            <w:tabs>
              <w:tab w:val="center" w:pos="4153"/>
              <w:tab w:val="right" w:pos="8306"/>
            </w:tabs>
            <w:spacing w:before="0" w:after="0" w:line="240" w:lineRule="auto"/>
            <w:rPr>
              <w:rFonts w:ascii="David" w:hAnsi="David"/>
              <w:sz w:val="20"/>
              <w:szCs w:val="20"/>
              <w:rtl/>
            </w:rPr>
          </w:pPr>
          <w:r w:rsidRPr="004F5301">
            <w:rPr>
              <w:rFonts w:ascii="David" w:hAnsi="David"/>
              <w:sz w:val="20"/>
              <w:szCs w:val="20"/>
              <w:rtl/>
            </w:rPr>
            <w:t>מס' חוזה</w:t>
          </w:r>
          <w:r w:rsidRPr="004F5301">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408008CF" w14:textId="77777777" w:rsidR="00FD1611" w:rsidRPr="004F5301" w:rsidRDefault="00FD1611" w:rsidP="004F5301">
              <w:pPr>
                <w:tabs>
                  <w:tab w:val="center" w:pos="4153"/>
                  <w:tab w:val="right" w:pos="8306"/>
                </w:tabs>
                <w:spacing w:before="0" w:after="0" w:line="240" w:lineRule="auto"/>
                <w:rPr>
                  <w:rFonts w:ascii="David" w:hAnsi="David"/>
                  <w:sz w:val="20"/>
                  <w:szCs w:val="20"/>
                  <w:rtl/>
                </w:rPr>
              </w:pPr>
              <w:r>
                <w:rPr>
                  <w:rFonts w:ascii="David" w:hAnsi="David" w:hint="cs"/>
                  <w:sz w:val="20"/>
                  <w:szCs w:val="20"/>
                </w:rPr>
                <w:t>CONT-5-692</w:t>
              </w:r>
            </w:p>
          </w:tc>
        </w:sdtContent>
      </w:sdt>
    </w:tr>
    <w:tr w:rsidR="00FD1611" w:rsidRPr="004F5301" w14:paraId="06F515F1" w14:textId="77777777" w:rsidTr="004F5301">
      <w:tc>
        <w:tcPr>
          <w:tcW w:w="810" w:type="dxa"/>
        </w:tcPr>
        <w:p w14:paraId="1FD16FF3" w14:textId="77777777" w:rsidR="00FD1611" w:rsidRPr="004F5301" w:rsidRDefault="00FD1611"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40C06F2E" w14:textId="77777777" w:rsidR="00FD1611" w:rsidRPr="004F5301" w:rsidRDefault="00FD1611" w:rsidP="004F5301">
              <w:pPr>
                <w:tabs>
                  <w:tab w:val="center" w:pos="4153"/>
                  <w:tab w:val="right" w:pos="8306"/>
                </w:tabs>
                <w:spacing w:before="0" w:after="0" w:line="240" w:lineRule="auto"/>
                <w:rPr>
                  <w:rFonts w:ascii="David" w:hAnsi="David"/>
                  <w:color w:val="00B0F0"/>
                  <w:sz w:val="20"/>
                  <w:szCs w:val="20"/>
                  <w:rtl/>
                </w:rPr>
              </w:pPr>
              <w:r w:rsidRPr="004F5301">
                <w:rPr>
                  <w:color w:val="00B0F0"/>
                  <w:sz w:val="20"/>
                  <w:szCs w:val="20"/>
                  <w:rtl/>
                </w:rPr>
                <w:t>[שם ספק]</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FD1611" w:rsidRPr="004F5301" w14:paraId="27D6A31D" w14:textId="77777777" w:rsidTr="00281DD8">
            <w:trPr>
              <w:trHeight w:val="201"/>
            </w:trPr>
            <w:tc>
              <w:tcPr>
                <w:tcW w:w="926" w:type="dxa"/>
              </w:tcPr>
              <w:p w14:paraId="31761081" w14:textId="77777777" w:rsidR="00FD1611" w:rsidRPr="004F5301" w:rsidRDefault="00FD1611"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963E1B5" w14:textId="77777777" w:rsidR="00FD1611" w:rsidRPr="004F5301" w:rsidRDefault="00FD1611" w:rsidP="004F5301">
                    <w:pPr>
                      <w:tabs>
                        <w:tab w:val="center" w:pos="4153"/>
                        <w:tab w:val="right" w:pos="8306"/>
                      </w:tabs>
                      <w:spacing w:before="0" w:after="0" w:line="240" w:lineRule="auto"/>
                      <w:ind w:left="1" w:hanging="1"/>
                      <w:rPr>
                        <w:rFonts w:ascii="David" w:hAnsi="David"/>
                        <w:color w:val="00B0F0"/>
                        <w:sz w:val="20"/>
                        <w:szCs w:val="20"/>
                        <w:rtl/>
                      </w:rPr>
                    </w:pPr>
                    <w:r w:rsidRPr="004F5301">
                      <w:rPr>
                        <w:rFonts w:ascii="David" w:hAnsi="David"/>
                        <w:color w:val="00B0F0"/>
                        <w:sz w:val="20"/>
                        <w:szCs w:val="20"/>
                        <w:rtl/>
                      </w:rPr>
                      <w:t>[גרסת חוזה]</w:t>
                    </w:r>
                  </w:p>
                </w:tc>
              </w:sdtContent>
            </w:sdt>
          </w:tr>
        </w:tbl>
        <w:p w14:paraId="703C5883" w14:textId="77777777" w:rsidR="00FD1611" w:rsidRPr="004F5301" w:rsidRDefault="00FD1611" w:rsidP="004F5301">
          <w:pPr>
            <w:tabs>
              <w:tab w:val="center" w:pos="4153"/>
              <w:tab w:val="right" w:pos="8306"/>
            </w:tabs>
            <w:spacing w:before="0" w:after="0" w:line="240" w:lineRule="auto"/>
            <w:rPr>
              <w:rFonts w:ascii="David" w:hAnsi="David"/>
              <w:sz w:val="20"/>
              <w:szCs w:val="20"/>
              <w:rtl/>
            </w:rPr>
          </w:pPr>
        </w:p>
      </w:tc>
      <w:tc>
        <w:tcPr>
          <w:tcW w:w="233" w:type="dxa"/>
        </w:tcPr>
        <w:p w14:paraId="561C96A5" w14:textId="77777777" w:rsidR="00FD1611" w:rsidRPr="004F5301" w:rsidRDefault="00FD1611" w:rsidP="004F5301">
          <w:pPr>
            <w:tabs>
              <w:tab w:val="center" w:pos="4153"/>
              <w:tab w:val="right" w:pos="8306"/>
            </w:tabs>
            <w:spacing w:before="0" w:after="0" w:line="240" w:lineRule="auto"/>
            <w:rPr>
              <w:rFonts w:ascii="David" w:hAnsi="David"/>
              <w:sz w:val="20"/>
              <w:szCs w:val="20"/>
              <w:rtl/>
            </w:rPr>
          </w:pPr>
        </w:p>
      </w:tc>
      <w:tc>
        <w:tcPr>
          <w:tcW w:w="1044" w:type="dxa"/>
        </w:tcPr>
        <w:p w14:paraId="21CC17ED" w14:textId="77777777" w:rsidR="00FD1611" w:rsidRPr="004F5301" w:rsidRDefault="00FD1611"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סטטוס:</w:t>
          </w:r>
        </w:p>
      </w:tc>
      <w:tc>
        <w:tcPr>
          <w:tcW w:w="1763" w:type="dxa"/>
        </w:tcPr>
        <w:p w14:paraId="2DBEACBA" w14:textId="77777777" w:rsidR="00FD1611" w:rsidRPr="004F5301" w:rsidRDefault="00FD1611" w:rsidP="004F5301">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4F5301">
                <w:rPr>
                  <w:rFonts w:ascii="David" w:hAnsi="David"/>
                  <w:color w:val="00B0F0"/>
                  <w:sz w:val="20"/>
                  <w:szCs w:val="20"/>
                  <w:rtl/>
                </w:rPr>
                <w:t>[סטטוס חוזה]</w:t>
              </w:r>
            </w:sdtContent>
          </w:sdt>
        </w:p>
      </w:tc>
    </w:tr>
    <w:tr w:rsidR="00FD1611" w:rsidRPr="004F5301" w14:paraId="77514250" w14:textId="77777777" w:rsidTr="004F5301">
      <w:trPr>
        <w:trHeight w:val="80"/>
      </w:trPr>
      <w:tc>
        <w:tcPr>
          <w:tcW w:w="810" w:type="dxa"/>
        </w:tcPr>
        <w:p w14:paraId="03578523" w14:textId="77777777" w:rsidR="00FD1611" w:rsidRPr="004F5301" w:rsidRDefault="00FD1611" w:rsidP="004F5301">
          <w:pPr>
            <w:tabs>
              <w:tab w:val="center" w:pos="4153"/>
              <w:tab w:val="right" w:pos="8306"/>
            </w:tabs>
            <w:spacing w:before="0" w:after="0" w:line="240" w:lineRule="auto"/>
            <w:rPr>
              <w:rFonts w:ascii="David" w:hAnsi="David"/>
              <w:sz w:val="20"/>
              <w:szCs w:val="20"/>
              <w:rtl/>
            </w:rPr>
          </w:pPr>
        </w:p>
      </w:tc>
      <w:tc>
        <w:tcPr>
          <w:tcW w:w="1646" w:type="dxa"/>
        </w:tcPr>
        <w:p w14:paraId="4F9B473C" w14:textId="77777777" w:rsidR="00FD1611" w:rsidRPr="004F5301" w:rsidRDefault="00FD1611" w:rsidP="004F5301">
          <w:pPr>
            <w:tabs>
              <w:tab w:val="center" w:pos="4153"/>
              <w:tab w:val="right" w:pos="8306"/>
            </w:tabs>
            <w:spacing w:before="0" w:after="0" w:line="240" w:lineRule="auto"/>
            <w:rPr>
              <w:rFonts w:ascii="David" w:hAnsi="David"/>
              <w:color w:val="00B0F0"/>
              <w:sz w:val="20"/>
              <w:szCs w:val="20"/>
              <w:rtl/>
            </w:rPr>
          </w:pPr>
        </w:p>
      </w:tc>
      <w:tc>
        <w:tcPr>
          <w:tcW w:w="2810" w:type="dxa"/>
        </w:tcPr>
        <w:p w14:paraId="1308B97E" w14:textId="77777777" w:rsidR="00FD1611" w:rsidRPr="004F5301" w:rsidRDefault="00FD1611" w:rsidP="004F5301">
          <w:pPr>
            <w:tabs>
              <w:tab w:val="center" w:pos="4153"/>
              <w:tab w:val="right" w:pos="8306"/>
            </w:tabs>
            <w:spacing w:before="0" w:after="0" w:line="240" w:lineRule="auto"/>
            <w:rPr>
              <w:rFonts w:ascii="David" w:hAnsi="David"/>
              <w:sz w:val="20"/>
              <w:szCs w:val="20"/>
              <w:rtl/>
            </w:rPr>
          </w:pPr>
        </w:p>
      </w:tc>
      <w:tc>
        <w:tcPr>
          <w:tcW w:w="233" w:type="dxa"/>
        </w:tcPr>
        <w:p w14:paraId="50C0D171" w14:textId="77777777" w:rsidR="00FD1611" w:rsidRPr="004F5301" w:rsidRDefault="00FD1611" w:rsidP="004F5301">
          <w:pPr>
            <w:tabs>
              <w:tab w:val="center" w:pos="4153"/>
              <w:tab w:val="right" w:pos="8306"/>
            </w:tabs>
            <w:spacing w:before="0" w:after="0" w:line="240" w:lineRule="auto"/>
            <w:rPr>
              <w:rFonts w:ascii="David" w:hAnsi="David"/>
              <w:sz w:val="20"/>
              <w:szCs w:val="20"/>
              <w:rtl/>
            </w:rPr>
          </w:pPr>
        </w:p>
      </w:tc>
      <w:tc>
        <w:tcPr>
          <w:tcW w:w="1044" w:type="dxa"/>
        </w:tcPr>
        <w:p w14:paraId="102FBE83" w14:textId="77777777" w:rsidR="00FD1611" w:rsidRPr="004F5301" w:rsidRDefault="00FD1611" w:rsidP="004F5301">
          <w:pPr>
            <w:tabs>
              <w:tab w:val="center" w:pos="4153"/>
              <w:tab w:val="right" w:pos="8306"/>
            </w:tabs>
            <w:spacing w:before="0" w:after="0" w:line="240" w:lineRule="auto"/>
            <w:rPr>
              <w:rFonts w:ascii="David" w:hAnsi="David"/>
              <w:sz w:val="20"/>
              <w:szCs w:val="20"/>
              <w:rtl/>
            </w:rPr>
          </w:pPr>
        </w:p>
      </w:tc>
      <w:tc>
        <w:tcPr>
          <w:tcW w:w="1763" w:type="dxa"/>
        </w:tcPr>
        <w:p w14:paraId="12AC4EA1" w14:textId="77777777" w:rsidR="00FD1611" w:rsidRPr="004F5301" w:rsidRDefault="00FD1611" w:rsidP="004F5301">
          <w:pPr>
            <w:tabs>
              <w:tab w:val="center" w:pos="4153"/>
              <w:tab w:val="right" w:pos="8306"/>
            </w:tabs>
            <w:spacing w:before="0" w:after="0" w:line="240" w:lineRule="auto"/>
            <w:rPr>
              <w:rFonts w:ascii="David" w:hAnsi="David"/>
              <w:sz w:val="20"/>
              <w:szCs w:val="20"/>
              <w:rtl/>
            </w:rPr>
          </w:pPr>
        </w:p>
      </w:tc>
    </w:tr>
  </w:tbl>
  <w:p w14:paraId="0369F060" w14:textId="77777777" w:rsidR="00FD1611" w:rsidRPr="004F5301" w:rsidRDefault="00FD1611" w:rsidP="004F5301">
    <w:pPr>
      <w:spacing w:before="0" w:beforeAutospacing="0" w:after="0" w:afterAutospacing="0" w:line="240" w:lineRule="auto"/>
      <w:rPr>
        <w:rFonts w:ascii="Arial" w:hAnsi="Arial" w:cs="Arial"/>
        <w:sz w:val="16"/>
        <w:szCs w:val="16"/>
        <w:rtl/>
      </w:rPr>
    </w:pPr>
    <w:r w:rsidRPr="004F5301">
      <w:rPr>
        <w:rFonts w:ascii="Arial" w:hAnsi="Arial" w:cs="Arial" w:hint="cs"/>
        <w:sz w:val="16"/>
        <w:szCs w:val="16"/>
        <w:rtl/>
      </w:rPr>
      <w:t xml:space="preserve">   </w:t>
    </w:r>
    <w:r w:rsidRPr="004F5301">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C22101" w14:textId="77777777" w:rsidR="00FD1611" w:rsidRDefault="00FD1611" w:rsidP="00AF234B">
      <w:pPr>
        <w:spacing w:before="0" w:after="0" w:line="240" w:lineRule="auto"/>
      </w:pPr>
      <w:r>
        <w:separator/>
      </w:r>
    </w:p>
  </w:footnote>
  <w:footnote w:type="continuationSeparator" w:id="0">
    <w:p w14:paraId="5DF6E8E2" w14:textId="77777777" w:rsidR="00FD1611" w:rsidRDefault="00FD1611"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Content>
      <w:p w14:paraId="7F9AC39F" w14:textId="77777777" w:rsidR="00FD1611" w:rsidRDefault="00FD1611">
        <w:pPr>
          <w:pStyle w:val="Header"/>
          <w:jc w:val="center"/>
        </w:pPr>
        <w:r>
          <w:fldChar w:fldCharType="begin"/>
        </w:r>
        <w:r>
          <w:instrText xml:space="preserve"> PAGE   \* MERGEFORMAT </w:instrText>
        </w:r>
        <w:r>
          <w:fldChar w:fldCharType="separate"/>
        </w:r>
        <w:r w:rsidR="00624991">
          <w:rPr>
            <w:noProof/>
            <w:rtl/>
          </w:rPr>
          <w:t>29</w:t>
        </w:r>
        <w:r>
          <w:rPr>
            <w:noProof/>
          </w:rPr>
          <w:fldChar w:fldCharType="end"/>
        </w:r>
      </w:p>
    </w:sdtContent>
  </w:sdt>
  <w:p w14:paraId="6F4FB66D" w14:textId="77777777" w:rsidR="00FD1611" w:rsidRDefault="00FD16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A40EFF"/>
    <w:multiLevelType w:val="multilevel"/>
    <w:tmpl w:val="6652C8FC"/>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9"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19"/>
  </w:num>
  <w:num w:numId="3">
    <w:abstractNumId w:val="26"/>
  </w:num>
  <w:num w:numId="4">
    <w:abstractNumId w:val="15"/>
  </w:num>
  <w:num w:numId="5">
    <w:abstractNumId w:val="30"/>
  </w:num>
  <w:num w:numId="6">
    <w:abstractNumId w:val="4"/>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16"/>
  </w:num>
  <w:num w:numId="11">
    <w:abstractNumId w:val="27"/>
  </w:num>
  <w:num w:numId="12">
    <w:abstractNumId w:val="23"/>
  </w:num>
  <w:num w:numId="13">
    <w:abstractNumId w:val="8"/>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2"/>
  </w:num>
  <w:num w:numId="25">
    <w:abstractNumId w:val="22"/>
  </w:num>
  <w:num w:numId="26">
    <w:abstractNumId w:val="5"/>
  </w:num>
  <w:num w:numId="27">
    <w:abstractNumId w:val="11"/>
  </w:num>
  <w:num w:numId="28">
    <w:abstractNumId w:val="14"/>
  </w:num>
  <w:num w:numId="29">
    <w:abstractNumId w:val="13"/>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0"/>
    <w:lvlOverride w:ilvl="0">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lvlOverride w:ilvl="0">
      <w:startOverride w:val="1"/>
    </w:lvlOverride>
  </w:num>
  <w:num w:numId="36">
    <w:abstractNumId w:val="3"/>
  </w:num>
  <w:num w:numId="37">
    <w:abstractNumId w:val="7"/>
  </w:num>
  <w:num w:numId="38">
    <w:abstractNumId w:val="21"/>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76D4F"/>
    <w:rsid w:val="000F2DD3"/>
    <w:rsid w:val="00134C85"/>
    <w:rsid w:val="001A0C3C"/>
    <w:rsid w:val="001A69D5"/>
    <w:rsid w:val="00214ACF"/>
    <w:rsid w:val="00281DD8"/>
    <w:rsid w:val="002F5E59"/>
    <w:rsid w:val="00313095"/>
    <w:rsid w:val="00324C6A"/>
    <w:rsid w:val="00340044"/>
    <w:rsid w:val="003D0A38"/>
    <w:rsid w:val="00425D8A"/>
    <w:rsid w:val="00435A20"/>
    <w:rsid w:val="004F1866"/>
    <w:rsid w:val="004F5301"/>
    <w:rsid w:val="00552E11"/>
    <w:rsid w:val="00624991"/>
    <w:rsid w:val="00661EBB"/>
    <w:rsid w:val="006D439F"/>
    <w:rsid w:val="00716AAE"/>
    <w:rsid w:val="0072103C"/>
    <w:rsid w:val="008906F9"/>
    <w:rsid w:val="008C64C6"/>
    <w:rsid w:val="00942177"/>
    <w:rsid w:val="00AD75B3"/>
    <w:rsid w:val="00AE4BC9"/>
    <w:rsid w:val="00AF234B"/>
    <w:rsid w:val="00BC4D93"/>
    <w:rsid w:val="00BE17B4"/>
    <w:rsid w:val="00C53C16"/>
    <w:rsid w:val="00CF0537"/>
    <w:rsid w:val="00D24A47"/>
    <w:rsid w:val="00DF245C"/>
    <w:rsid w:val="00E679C7"/>
    <w:rsid w:val="00EC37B6"/>
    <w:rsid w:val="00EC6E8A"/>
    <w:rsid w:val="00EE4957"/>
    <w:rsid w:val="00FD161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52738C"/>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NoList"/>
    <w:semiHidden/>
    <w:rsid w:val="00340044"/>
  </w:style>
  <w:style w:type="character" w:customStyle="1" w:styleId="a2">
    <w:name w:val="ביטול תו"/>
    <w:link w:val="a3"/>
    <w:locked/>
    <w:rsid w:val="00340044"/>
    <w:rPr>
      <w:rFonts w:cs="David"/>
      <w:sz w:val="26"/>
      <w:szCs w:val="24"/>
    </w:rPr>
  </w:style>
  <w:style w:type="paragraph" w:customStyle="1" w:styleId="a3">
    <w:name w:val="ביטול"/>
    <w:basedOn w:val="Normal"/>
    <w:link w:val="a2"/>
    <w:rsid w:val="00340044"/>
    <w:pPr>
      <w:spacing w:before="240" w:beforeAutospacing="0" w:after="0" w:afterAutospacing="0" w:line="240" w:lineRule="auto"/>
      <w:jc w:val="both"/>
    </w:pPr>
    <w:rPr>
      <w:rFonts w:cs="David"/>
      <w:sz w:val="26"/>
      <w:szCs w:val="24"/>
    </w:rPr>
  </w:style>
  <w:style w:type="paragraph" w:styleId="ListParagraph">
    <w:name w:val="List Paragraph"/>
    <w:basedOn w:val="Normal"/>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Normal"/>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DefaultParagraphFont"/>
    <w:link w:val="AutoFields"/>
    <w:rsid w:val="00AD75B3"/>
    <w:rPr>
      <w:rFonts w:ascii="Times New Roman" w:eastAsia="Times New Roman" w:hAnsi="Times New Roman" w:cs="David"/>
      <w:color w:val="92D050"/>
      <w:sz w:val="24"/>
      <w:szCs w:val="24"/>
    </w:rPr>
  </w:style>
  <w:style w:type="numbering" w:customStyle="1" w:styleId="NoList3">
    <w:name w:val="No List3"/>
    <w:next w:val="NoList"/>
    <w:semiHidden/>
    <w:rsid w:val="00716AAE"/>
  </w:style>
  <w:style w:type="table" w:customStyle="1" w:styleId="11">
    <w:name w:val="רשת טבלה1"/>
    <w:basedOn w:val="TableNormal"/>
    <w:next w:val="TableGrid"/>
    <w:rsid w:val="00D24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BC4D9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3EB7DF3F2554187BDC37604313F9F83"/>
        <w:category>
          <w:name w:val="כללי"/>
          <w:gallery w:val="placeholder"/>
        </w:category>
        <w:types>
          <w:type w:val="bbPlcHdr"/>
        </w:types>
        <w:behaviors>
          <w:behavior w:val="content"/>
        </w:behaviors>
        <w:guid w:val="{66FB7BD2-6DC5-4298-A6B7-88A6C17DC3BA}"/>
      </w:docPartPr>
      <w:docPartBody>
        <w:p w:rsidR="00757B09" w:rsidRDefault="00757B09" w:rsidP="00757B09">
          <w:pPr>
            <w:pStyle w:val="23EB7DF3F2554187BDC37604313F9F83"/>
          </w:pPr>
          <w:r w:rsidRPr="00F11BAF">
            <w:rPr>
              <w:rStyle w:val="PlaceholderText"/>
              <w:rtl/>
            </w:rPr>
            <w:t>[שם הפרויקט]</w:t>
          </w:r>
        </w:p>
      </w:docPartBody>
    </w:docPart>
    <w:docPart>
      <w:docPartPr>
        <w:name w:val="AD101C980AAB482BA839A9ABC6F325F8"/>
        <w:category>
          <w:name w:val="כללי"/>
          <w:gallery w:val="placeholder"/>
        </w:category>
        <w:types>
          <w:type w:val="bbPlcHdr"/>
        </w:types>
        <w:behaviors>
          <w:behavior w:val="content"/>
        </w:behaviors>
        <w:guid w:val="{7C057C2E-9FF4-4859-A164-5D5BA47A4940}"/>
      </w:docPartPr>
      <w:docPartBody>
        <w:p w:rsidR="00757B09" w:rsidRDefault="00757B09" w:rsidP="00757B09">
          <w:pPr>
            <w:pStyle w:val="AD101C980AAB482BA839A9ABC6F325F8"/>
          </w:pPr>
          <w:r w:rsidRPr="00F11BAF">
            <w:rPr>
              <w:rStyle w:val="PlaceholderText"/>
              <w:rtl/>
            </w:rPr>
            <w:t>[שם אתר]</w:t>
          </w:r>
        </w:p>
      </w:docPartBody>
    </w:docPart>
    <w:docPart>
      <w:docPartPr>
        <w:name w:val="B081BDD7115D4AE5977318424B00687F"/>
        <w:category>
          <w:name w:val="כללי"/>
          <w:gallery w:val="placeholder"/>
        </w:category>
        <w:types>
          <w:type w:val="bbPlcHdr"/>
        </w:types>
        <w:behaviors>
          <w:behavior w:val="content"/>
        </w:behaviors>
        <w:guid w:val="{3B961CD5-D70F-4E12-B133-CDA270F108FF}"/>
      </w:docPartPr>
      <w:docPartBody>
        <w:p w:rsidR="00757B09" w:rsidRDefault="00757B09" w:rsidP="00757B09">
          <w:pPr>
            <w:pStyle w:val="B081BDD7115D4AE5977318424B00687F"/>
          </w:pPr>
          <w:r w:rsidRPr="003059F5">
            <w:rPr>
              <w:rStyle w:val="PlaceholderText"/>
              <w:rtl/>
            </w:rPr>
            <w:t>[תאריך חתימת חוזה]</w:t>
          </w:r>
        </w:p>
      </w:docPartBody>
    </w:docPart>
    <w:docPart>
      <w:docPartPr>
        <w:name w:val="81A0A38850274E599DAE13FBF92A4D6C"/>
        <w:category>
          <w:name w:val="כללי"/>
          <w:gallery w:val="placeholder"/>
        </w:category>
        <w:types>
          <w:type w:val="bbPlcHdr"/>
        </w:types>
        <w:behaviors>
          <w:behavior w:val="content"/>
        </w:behaviors>
        <w:guid w:val="{77F52EE9-DEDC-4343-8DBF-E863F18493EF}"/>
      </w:docPartPr>
      <w:docPartBody>
        <w:p w:rsidR="00757B09" w:rsidRDefault="00757B09" w:rsidP="00757B09">
          <w:pPr>
            <w:pStyle w:val="81A0A38850274E599DAE13FBF92A4D6C"/>
          </w:pPr>
          <w:r w:rsidRPr="002F1998">
            <w:rPr>
              <w:rStyle w:val="PlaceholderText"/>
              <w:rtl/>
            </w:rPr>
            <w:t>[צד א בחוזה]</w:t>
          </w:r>
        </w:p>
      </w:docPartBody>
    </w:docPart>
    <w:docPart>
      <w:docPartPr>
        <w:name w:val="01DF1121844849ED97ABCA0295A3D880"/>
        <w:category>
          <w:name w:val="כללי"/>
          <w:gallery w:val="placeholder"/>
        </w:category>
        <w:types>
          <w:type w:val="bbPlcHdr"/>
        </w:types>
        <w:behaviors>
          <w:behavior w:val="content"/>
        </w:behaviors>
        <w:guid w:val="{17EA4A6E-5717-493C-9856-268474BAA427}"/>
      </w:docPartPr>
      <w:docPartBody>
        <w:p w:rsidR="00757B09" w:rsidRDefault="00757B09" w:rsidP="00757B09">
          <w:pPr>
            <w:pStyle w:val="01DF1121844849ED97ABCA0295A3D880"/>
          </w:pPr>
          <w:r w:rsidRPr="00EA1993">
            <w:rPr>
              <w:rStyle w:val="PlaceholderText"/>
              <w:rtl/>
            </w:rPr>
            <w:t>[צדדים נוספים]</w:t>
          </w:r>
        </w:p>
      </w:docPartBody>
    </w:docPart>
    <w:docPart>
      <w:docPartPr>
        <w:name w:val="B8B9EB8BC59C48EF9AAFE32865F92A04"/>
        <w:category>
          <w:name w:val="כללי"/>
          <w:gallery w:val="placeholder"/>
        </w:category>
        <w:types>
          <w:type w:val="bbPlcHdr"/>
        </w:types>
        <w:behaviors>
          <w:behavior w:val="content"/>
        </w:behaviors>
        <w:guid w:val="{5FE19FA6-8207-4751-8442-38F605AB456C}"/>
      </w:docPartPr>
      <w:docPartBody>
        <w:p w:rsidR="00757B09" w:rsidRDefault="00757B09" w:rsidP="00757B09">
          <w:pPr>
            <w:pStyle w:val="B8B9EB8BC59C48EF9AAFE32865F92A04"/>
          </w:pPr>
          <w:r w:rsidRPr="003059F5">
            <w:rPr>
              <w:rStyle w:val="PlaceholderText"/>
              <w:rtl/>
            </w:rPr>
            <w:t>[רשות מקומית]</w:t>
          </w:r>
        </w:p>
      </w:docPartBody>
    </w:docPart>
    <w:docPart>
      <w:docPartPr>
        <w:name w:val="E7382F3BA9B44D36BDE4305FD90EF853"/>
        <w:category>
          <w:name w:val="כללי"/>
          <w:gallery w:val="placeholder"/>
        </w:category>
        <w:types>
          <w:type w:val="bbPlcHdr"/>
        </w:types>
        <w:behaviors>
          <w:behavior w:val="content"/>
        </w:behaviors>
        <w:guid w:val="{6EC6E6ED-7B55-475E-8015-A5D8756BEDBD}"/>
      </w:docPartPr>
      <w:docPartBody>
        <w:p w:rsidR="00757B09" w:rsidRDefault="00757B09" w:rsidP="00757B09">
          <w:pPr>
            <w:pStyle w:val="E7382F3BA9B44D36BDE4305FD90EF853"/>
          </w:pPr>
          <w:r w:rsidRPr="003059F5">
            <w:rPr>
              <w:rStyle w:val="PlaceholderText"/>
              <w:rtl/>
            </w:rPr>
            <w:t>[שם אתר]</w:t>
          </w:r>
        </w:p>
      </w:docPartBody>
    </w:docPart>
    <w:docPart>
      <w:docPartPr>
        <w:name w:val="F7BD5B5347DB41E482EE6641FC2B71CC"/>
        <w:category>
          <w:name w:val="כללי"/>
          <w:gallery w:val="placeholder"/>
        </w:category>
        <w:types>
          <w:type w:val="bbPlcHdr"/>
        </w:types>
        <w:behaviors>
          <w:behavior w:val="content"/>
        </w:behaviors>
        <w:guid w:val="{5DA60441-7F24-4848-B7CF-6ED5B555F200}"/>
      </w:docPartPr>
      <w:docPartBody>
        <w:p w:rsidR="00757B09" w:rsidRDefault="00757B09" w:rsidP="00757B09">
          <w:pPr>
            <w:pStyle w:val="F7BD5B5347DB41E482EE6641FC2B71CC"/>
          </w:pPr>
          <w:r w:rsidRPr="003059F5">
            <w:rPr>
              <w:rStyle w:val="PlaceholderText"/>
              <w:rtl/>
            </w:rPr>
            <w:t>[שם הפרויקט]</w:t>
          </w:r>
        </w:p>
      </w:docPartBody>
    </w:docPart>
    <w:docPart>
      <w:docPartPr>
        <w:name w:val="13E4265769EF4E96802C6D71A2B5E7DF"/>
        <w:category>
          <w:name w:val="כללי"/>
          <w:gallery w:val="placeholder"/>
        </w:category>
        <w:types>
          <w:type w:val="bbPlcHdr"/>
        </w:types>
        <w:behaviors>
          <w:behavior w:val="content"/>
        </w:behaviors>
        <w:guid w:val="{7D840AE5-D4F4-4C00-93D0-D1F64113B26A}"/>
      </w:docPartPr>
      <w:docPartBody>
        <w:p w:rsidR="00757B09" w:rsidRDefault="00757B09" w:rsidP="00757B09">
          <w:pPr>
            <w:pStyle w:val="13E4265769EF4E96802C6D71A2B5E7DF"/>
          </w:pPr>
          <w:r w:rsidRPr="003059F5">
            <w:rPr>
              <w:rStyle w:val="PlaceholderText"/>
              <w:rtl/>
            </w:rPr>
            <w:t>[שדה נוסף 2]</w:t>
          </w:r>
        </w:p>
      </w:docPartBody>
    </w:docPart>
    <w:docPart>
      <w:docPartPr>
        <w:name w:val="0CBAA10E27C942ACA011C0C339CFC469"/>
        <w:category>
          <w:name w:val="כללי"/>
          <w:gallery w:val="placeholder"/>
        </w:category>
        <w:types>
          <w:type w:val="bbPlcHdr"/>
        </w:types>
        <w:behaviors>
          <w:behavior w:val="content"/>
        </w:behaviors>
        <w:guid w:val="{8202DD02-BF08-4792-AAF3-DC830A0488FB}"/>
      </w:docPartPr>
      <w:docPartBody>
        <w:p w:rsidR="00757B09" w:rsidRDefault="00757B09" w:rsidP="00757B09">
          <w:pPr>
            <w:pStyle w:val="0CBAA10E27C942ACA011C0C339CFC469"/>
          </w:pPr>
          <w:r w:rsidRPr="003059F5">
            <w:rPr>
              <w:rStyle w:val="PlaceholderText"/>
              <w:rtl/>
            </w:rPr>
            <w:t>[שדה נוסף 1]</w:t>
          </w:r>
        </w:p>
      </w:docPartBody>
    </w:docPart>
    <w:docPart>
      <w:docPartPr>
        <w:name w:val="DBEFE26237CA4FCEB297A5456727EA44"/>
        <w:category>
          <w:name w:val="כללי"/>
          <w:gallery w:val="placeholder"/>
        </w:category>
        <w:types>
          <w:type w:val="bbPlcHdr"/>
        </w:types>
        <w:behaviors>
          <w:behavior w:val="content"/>
        </w:behaviors>
        <w:guid w:val="{5F553588-B60B-42B7-B468-D2FA8E43AB1C}"/>
      </w:docPartPr>
      <w:docPartBody>
        <w:p w:rsidR="00757B09" w:rsidRDefault="00757B09" w:rsidP="00757B09">
          <w:pPr>
            <w:pStyle w:val="DBEFE26237CA4FCEB297A5456727EA44"/>
          </w:pPr>
          <w:r w:rsidRPr="003059F5">
            <w:rPr>
              <w:rStyle w:val="PlaceholderText"/>
              <w:rtl/>
            </w:rPr>
            <w:t>[רשות מקומית]</w:t>
          </w:r>
        </w:p>
      </w:docPartBody>
    </w:docPart>
    <w:docPart>
      <w:docPartPr>
        <w:name w:val="8AD1206F331F412B8A9343B4C803B022"/>
        <w:category>
          <w:name w:val="כללי"/>
          <w:gallery w:val="placeholder"/>
        </w:category>
        <w:types>
          <w:type w:val="bbPlcHdr"/>
        </w:types>
        <w:behaviors>
          <w:behavior w:val="content"/>
        </w:behaviors>
        <w:guid w:val="{CF4ED1A1-C830-43AD-8186-C0C45E9B2574}"/>
      </w:docPartPr>
      <w:docPartBody>
        <w:p w:rsidR="00757B09" w:rsidRDefault="00757B09" w:rsidP="00757B09">
          <w:pPr>
            <w:pStyle w:val="8AD1206F331F412B8A9343B4C803B022"/>
          </w:pPr>
          <w:r w:rsidRPr="003059F5">
            <w:rPr>
              <w:rStyle w:val="PlaceholderText"/>
              <w:rtl/>
            </w:rPr>
            <w:t>[שדה נוסף 3]</w:t>
          </w:r>
        </w:p>
      </w:docPartBody>
    </w:docPart>
    <w:docPart>
      <w:docPartPr>
        <w:name w:val="5E51F00390AC4866B0B4618884259141"/>
        <w:category>
          <w:name w:val="כללי"/>
          <w:gallery w:val="placeholder"/>
        </w:category>
        <w:types>
          <w:type w:val="bbPlcHdr"/>
        </w:types>
        <w:behaviors>
          <w:behavior w:val="content"/>
        </w:behaviors>
        <w:guid w:val="{BBCEFAEB-B3A0-412A-912C-2E534ED1D04A}"/>
      </w:docPartPr>
      <w:docPartBody>
        <w:p w:rsidR="00757B09" w:rsidRDefault="00757B09" w:rsidP="00757B09">
          <w:pPr>
            <w:pStyle w:val="5E51F00390AC4866B0B4618884259141"/>
          </w:pPr>
          <w:r w:rsidRPr="003059F5">
            <w:rPr>
              <w:rStyle w:val="PlaceholderText"/>
              <w:rtl/>
            </w:rPr>
            <w:t>[שדה נוסף 4]</w:t>
          </w:r>
        </w:p>
      </w:docPartBody>
    </w:docPart>
    <w:docPart>
      <w:docPartPr>
        <w:name w:val="7A024743F62D45938448AE45A5A98FE9"/>
        <w:category>
          <w:name w:val="כללי"/>
          <w:gallery w:val="placeholder"/>
        </w:category>
        <w:types>
          <w:type w:val="bbPlcHdr"/>
        </w:types>
        <w:behaviors>
          <w:behavior w:val="content"/>
        </w:behaviors>
        <w:guid w:val="{9BA92369-FD30-4410-8717-C3C2206F5772}"/>
      </w:docPartPr>
      <w:docPartBody>
        <w:p w:rsidR="00757B09" w:rsidRDefault="00757B09" w:rsidP="00757B09">
          <w:pPr>
            <w:pStyle w:val="7A024743F62D45938448AE45A5A98FE9"/>
          </w:pPr>
          <w:r w:rsidRPr="003059F5">
            <w:rPr>
              <w:rStyle w:val="PlaceholderText"/>
              <w:rtl/>
            </w:rPr>
            <w:t>[שדה נוסף 5]</w:t>
          </w:r>
        </w:p>
      </w:docPartBody>
    </w:docPart>
    <w:docPart>
      <w:docPartPr>
        <w:name w:val="90C787F554634AF7AA8A11ABD3486DB4"/>
        <w:category>
          <w:name w:val="כללי"/>
          <w:gallery w:val="placeholder"/>
        </w:category>
        <w:types>
          <w:type w:val="bbPlcHdr"/>
        </w:types>
        <w:behaviors>
          <w:behavior w:val="content"/>
        </w:behaviors>
        <w:guid w:val="{A208E285-1E43-47AD-A34C-C3F8754694D3}"/>
      </w:docPartPr>
      <w:docPartBody>
        <w:p w:rsidR="00757B09" w:rsidRDefault="00757B09" w:rsidP="00757B09">
          <w:pPr>
            <w:pStyle w:val="90C787F554634AF7AA8A11ABD3486DB4"/>
          </w:pPr>
          <w:r w:rsidRPr="003059F5">
            <w:rPr>
              <w:rStyle w:val="PlaceholderText"/>
              <w:rtl/>
            </w:rPr>
            <w:t>[שדה נוסף 6]</w:t>
          </w:r>
        </w:p>
      </w:docPartBody>
    </w:docPart>
    <w:docPart>
      <w:docPartPr>
        <w:name w:val="5116B85AA3A742E093C2ECFCAF78D87F"/>
        <w:category>
          <w:name w:val="כללי"/>
          <w:gallery w:val="placeholder"/>
        </w:category>
        <w:types>
          <w:type w:val="bbPlcHdr"/>
        </w:types>
        <w:behaviors>
          <w:behavior w:val="content"/>
        </w:behaviors>
        <w:guid w:val="{62DEC950-2088-468B-AC71-BBAE1F68EC28}"/>
      </w:docPartPr>
      <w:docPartBody>
        <w:p w:rsidR="00757B09" w:rsidRDefault="00757B09" w:rsidP="00757B09">
          <w:pPr>
            <w:pStyle w:val="5116B85AA3A742E093C2ECFCAF78D87F"/>
          </w:pPr>
          <w:r w:rsidRPr="003059F5">
            <w:rPr>
              <w:rStyle w:val="PlaceholderText"/>
              <w:rtl/>
            </w:rPr>
            <w:t>[אחוז השתתפות צד א]</w:t>
          </w:r>
        </w:p>
      </w:docPartBody>
    </w:docPart>
    <w:docPart>
      <w:docPartPr>
        <w:name w:val="A213B1DB7D584DB881B732F0DA0382B0"/>
        <w:category>
          <w:name w:val="כללי"/>
          <w:gallery w:val="placeholder"/>
        </w:category>
        <w:types>
          <w:type w:val="bbPlcHdr"/>
        </w:types>
        <w:behaviors>
          <w:behavior w:val="content"/>
        </w:behaviors>
        <w:guid w:val="{EB51D5E6-82FD-4730-9B8E-44092D987279}"/>
      </w:docPartPr>
      <w:docPartBody>
        <w:p w:rsidR="00480505" w:rsidRDefault="00757B09" w:rsidP="00757B09">
          <w:pPr>
            <w:pStyle w:val="A213B1DB7D584DB881B732F0DA0382B0"/>
          </w:pPr>
          <w:r w:rsidRPr="00064388">
            <w:rPr>
              <w:rStyle w:val="PlaceholderText"/>
              <w:rtl/>
            </w:rPr>
            <w:t>[סוג מדד כותרת]</w:t>
          </w:r>
        </w:p>
      </w:docPartBody>
    </w:docPart>
    <w:docPart>
      <w:docPartPr>
        <w:name w:val="7F080F1CD6A649CEA28085F3BA05A661"/>
        <w:category>
          <w:name w:val="כללי"/>
          <w:gallery w:val="placeholder"/>
        </w:category>
        <w:types>
          <w:type w:val="bbPlcHdr"/>
        </w:types>
        <w:behaviors>
          <w:behavior w:val="content"/>
        </w:behaviors>
        <w:guid w:val="{4CE727BE-DE0C-41EE-BD28-A43D9471C2A8}"/>
      </w:docPartPr>
      <w:docPartBody>
        <w:p w:rsidR="00480505" w:rsidRDefault="00757B09" w:rsidP="00757B09">
          <w:pPr>
            <w:pStyle w:val="7F080F1CD6A649CEA28085F3BA05A661"/>
          </w:pPr>
          <w:r w:rsidRPr="00033B28">
            <w:rPr>
              <w:rStyle w:val="PlaceholderText"/>
              <w:rtl/>
            </w:rPr>
            <w:t>[מדד בגין/ידוע - כותרת]</w:t>
          </w:r>
        </w:p>
      </w:docPartBody>
    </w:docPart>
    <w:docPart>
      <w:docPartPr>
        <w:name w:val="2DAE70BC0F424913A9F95EF13E37C0EF"/>
        <w:category>
          <w:name w:val="כללי"/>
          <w:gallery w:val="placeholder"/>
        </w:category>
        <w:types>
          <w:type w:val="bbPlcHdr"/>
        </w:types>
        <w:behaviors>
          <w:behavior w:val="content"/>
        </w:behaviors>
        <w:guid w:val="{DC0E76BB-968D-472D-AAD9-585C7AA34E55}"/>
      </w:docPartPr>
      <w:docPartBody>
        <w:p w:rsidR="00480505" w:rsidRDefault="00757B09" w:rsidP="00757B09">
          <w:pPr>
            <w:pStyle w:val="2DAE70BC0F424913A9F95EF13E37C0EF"/>
          </w:pPr>
          <w:r w:rsidRPr="003059F5">
            <w:rPr>
              <w:rStyle w:val="PlaceholderText"/>
              <w:rtl/>
            </w:rPr>
            <w:t>[מדד בסיס]</w:t>
          </w:r>
        </w:p>
      </w:docPartBody>
    </w:docPart>
    <w:docPart>
      <w:docPartPr>
        <w:name w:val="5AE739196C28467D92CB3D066962AA88"/>
        <w:category>
          <w:name w:val="כללי"/>
          <w:gallery w:val="placeholder"/>
        </w:category>
        <w:types>
          <w:type w:val="bbPlcHdr"/>
        </w:types>
        <w:behaviors>
          <w:behavior w:val="content"/>
        </w:behaviors>
        <w:guid w:val="{44FD3415-E492-4580-8422-F6040F9272CF}"/>
      </w:docPartPr>
      <w:docPartBody>
        <w:p w:rsidR="00480505" w:rsidRDefault="00757B09" w:rsidP="00757B09">
          <w:pPr>
            <w:pStyle w:val="5AE739196C28467D92CB3D066962AA88"/>
          </w:pPr>
          <w:r w:rsidRPr="003059F5">
            <w:rPr>
              <w:rStyle w:val="PlaceholderText"/>
              <w:rtl/>
            </w:rPr>
            <w:t>[נקודות מדד]</w:t>
          </w:r>
        </w:p>
      </w:docPartBody>
    </w:docPart>
    <w:docPart>
      <w:docPartPr>
        <w:name w:val="2BA0FC1B99D94F5BBA35F7505156ABD5"/>
        <w:category>
          <w:name w:val="כללי"/>
          <w:gallery w:val="placeholder"/>
        </w:category>
        <w:types>
          <w:type w:val="bbPlcHdr"/>
        </w:types>
        <w:behaviors>
          <w:behavior w:val="content"/>
        </w:behaviors>
        <w:guid w:val="{582F7225-5B7F-4A70-BF48-B0F8D9D7C7B8}"/>
      </w:docPartPr>
      <w:docPartBody>
        <w:p w:rsidR="00480505" w:rsidRDefault="00757B09" w:rsidP="00757B09">
          <w:pPr>
            <w:pStyle w:val="2BA0FC1B99D94F5BBA35F7505156ABD5"/>
          </w:pPr>
          <w:r w:rsidRPr="003059F5">
            <w:rPr>
              <w:rStyle w:val="PlaceholderText"/>
              <w:rtl/>
            </w:rPr>
            <w:t>[תאריך חתימת חוזה]</w:t>
          </w:r>
        </w:p>
      </w:docPartBody>
    </w:docPart>
    <w:docPart>
      <w:docPartPr>
        <w:name w:val="96F674C6809843EC82C017C4E9AC2C16"/>
        <w:category>
          <w:name w:val="כללי"/>
          <w:gallery w:val="placeholder"/>
        </w:category>
        <w:types>
          <w:type w:val="bbPlcHdr"/>
        </w:types>
        <w:behaviors>
          <w:behavior w:val="content"/>
        </w:behaviors>
        <w:guid w:val="{8079037A-225B-4E1F-A517-15F9DD920E28}"/>
      </w:docPartPr>
      <w:docPartBody>
        <w:p w:rsidR="00480505" w:rsidRDefault="00757B09" w:rsidP="00757B09">
          <w:pPr>
            <w:pStyle w:val="96F674C6809843EC82C017C4E9AC2C16"/>
          </w:pPr>
          <w:r w:rsidRPr="0027244C">
            <w:rPr>
              <w:rStyle w:val="PlaceholderText"/>
              <w:rtl/>
            </w:rPr>
            <w:t>[צד א בחוזה]</w:t>
          </w:r>
        </w:p>
      </w:docPartBody>
    </w:docPart>
    <w:docPart>
      <w:docPartPr>
        <w:name w:val="E8CCA6505DE14F15889E64BD66A8CA65"/>
        <w:category>
          <w:name w:val="כללי"/>
          <w:gallery w:val="placeholder"/>
        </w:category>
        <w:types>
          <w:type w:val="bbPlcHdr"/>
        </w:types>
        <w:behaviors>
          <w:behavior w:val="content"/>
        </w:behaviors>
        <w:guid w:val="{7FE1F388-6E33-46CD-8B19-90E0A39AB5BD}"/>
      </w:docPartPr>
      <w:docPartBody>
        <w:p w:rsidR="00480505" w:rsidRDefault="00757B09" w:rsidP="00757B09">
          <w:pPr>
            <w:pStyle w:val="E8CCA6505DE14F15889E64BD66A8CA65"/>
          </w:pPr>
          <w:r w:rsidRPr="003059F5">
            <w:rPr>
              <w:rStyle w:val="PlaceholderText"/>
              <w:rtl/>
            </w:rPr>
            <w:t>[שם ספק]</w:t>
          </w:r>
        </w:p>
      </w:docPartBody>
    </w:docPart>
    <w:docPart>
      <w:docPartPr>
        <w:name w:val="AD319A36EDBD49DC8ECF303D5733BB88"/>
        <w:category>
          <w:name w:val="כללי"/>
          <w:gallery w:val="placeholder"/>
        </w:category>
        <w:types>
          <w:type w:val="bbPlcHdr"/>
        </w:types>
        <w:behaviors>
          <w:behavior w:val="content"/>
        </w:behaviors>
        <w:guid w:val="{FD7EE585-6C77-4D84-95C7-E4BCE59A941E}"/>
      </w:docPartPr>
      <w:docPartBody>
        <w:p w:rsidR="00480505" w:rsidRDefault="00757B09" w:rsidP="00757B09">
          <w:pPr>
            <w:pStyle w:val="AD319A36EDBD49DC8ECF303D5733BB88"/>
          </w:pPr>
          <w:r w:rsidRPr="003059F5">
            <w:rPr>
              <w:rStyle w:val="PlaceholderText"/>
              <w:rtl/>
            </w:rPr>
            <w:t>[שם ספק]</w:t>
          </w:r>
        </w:p>
      </w:docPartBody>
    </w:docPart>
    <w:docPart>
      <w:docPartPr>
        <w:name w:val="5F6CF4DD72AB438A9B0597E90ED3746D"/>
        <w:category>
          <w:name w:val="כללי"/>
          <w:gallery w:val="placeholder"/>
        </w:category>
        <w:types>
          <w:type w:val="bbPlcHdr"/>
        </w:types>
        <w:behaviors>
          <w:behavior w:val="content"/>
        </w:behaviors>
        <w:guid w:val="{4A54A48C-6D3C-4C74-8298-30D284ED13C0}"/>
      </w:docPartPr>
      <w:docPartBody>
        <w:p w:rsidR="00480505" w:rsidRDefault="00757B09" w:rsidP="00757B09">
          <w:pPr>
            <w:pStyle w:val="5F6CF4DD72AB438A9B0597E90ED3746D"/>
          </w:pPr>
          <w:r w:rsidRPr="003059F5">
            <w:rPr>
              <w:rStyle w:val="PlaceholderText"/>
              <w:rtl/>
            </w:rPr>
            <w:t>[שם ספק]</w:t>
          </w:r>
        </w:p>
      </w:docPartBody>
    </w:docPart>
    <w:docPart>
      <w:docPartPr>
        <w:name w:val="FFECD7E67B884A97B9A1E1E2FDF9A377"/>
        <w:category>
          <w:name w:val="כללי"/>
          <w:gallery w:val="placeholder"/>
        </w:category>
        <w:types>
          <w:type w:val="bbPlcHdr"/>
        </w:types>
        <w:behaviors>
          <w:behavior w:val="content"/>
        </w:behaviors>
        <w:guid w:val="{ACBF47CC-C3C6-407C-91DD-501D664F31B3}"/>
      </w:docPartPr>
      <w:docPartBody>
        <w:p w:rsidR="00480505" w:rsidRDefault="00757B09" w:rsidP="00757B09">
          <w:pPr>
            <w:pStyle w:val="FFECD7E67B884A97B9A1E1E2FDF9A377"/>
          </w:pPr>
          <w:r w:rsidRPr="003059F5">
            <w:rPr>
              <w:rStyle w:val="PlaceholderText"/>
              <w:rtl/>
            </w:rPr>
            <w:t>[שם ספק]</w:t>
          </w:r>
        </w:p>
      </w:docPartBody>
    </w:docPart>
    <w:docPart>
      <w:docPartPr>
        <w:name w:val="377DA007F2664599908A11F66A4A9BCB"/>
        <w:category>
          <w:name w:val="כללי"/>
          <w:gallery w:val="placeholder"/>
        </w:category>
        <w:types>
          <w:type w:val="bbPlcHdr"/>
        </w:types>
        <w:behaviors>
          <w:behavior w:val="content"/>
        </w:behaviors>
        <w:guid w:val="{2E02398F-AE49-4D2C-AA59-31E8EB547B71}"/>
      </w:docPartPr>
      <w:docPartBody>
        <w:p w:rsidR="00480505" w:rsidRDefault="00757B09" w:rsidP="00757B09">
          <w:pPr>
            <w:pStyle w:val="377DA007F2664599908A11F66A4A9BCB"/>
          </w:pPr>
          <w:r w:rsidRPr="003059F5">
            <w:rPr>
              <w:rStyle w:val="PlaceholderText"/>
              <w:rtl/>
            </w:rPr>
            <w:t>[תבנית חוזה]</w:t>
          </w:r>
        </w:p>
      </w:docPartBody>
    </w:docPart>
    <w:docPart>
      <w:docPartPr>
        <w:name w:val="F1D9FA12D37A42FDACAE57F876506E14"/>
        <w:category>
          <w:name w:val="כללי"/>
          <w:gallery w:val="placeholder"/>
        </w:category>
        <w:types>
          <w:type w:val="bbPlcHdr"/>
        </w:types>
        <w:behaviors>
          <w:behavior w:val="content"/>
        </w:behaviors>
        <w:guid w:val="{3ED7BF84-D639-480F-A502-C9BC20CCC566}"/>
      </w:docPartPr>
      <w:docPartBody>
        <w:p w:rsidR="00480505" w:rsidRDefault="00757B09" w:rsidP="00757B09">
          <w:pPr>
            <w:pStyle w:val="F1D9FA12D37A42FDACAE57F876506E14"/>
          </w:pPr>
          <w:r w:rsidRPr="009D00D7">
            <w:rPr>
              <w:rStyle w:val="PlaceholderText"/>
              <w:rtl/>
            </w:rPr>
            <w:t>[שם הפרויקט]</w:t>
          </w:r>
        </w:p>
      </w:docPartBody>
    </w:docPart>
    <w:docPart>
      <w:docPartPr>
        <w:name w:val="4EAC8D97BB5A4E73BE96B968C8ACC608"/>
        <w:category>
          <w:name w:val="כללי"/>
          <w:gallery w:val="placeholder"/>
        </w:category>
        <w:types>
          <w:type w:val="bbPlcHdr"/>
        </w:types>
        <w:behaviors>
          <w:behavior w:val="content"/>
        </w:behaviors>
        <w:guid w:val="{41DD4DE4-7154-484F-BC82-AF9898F5DAE6}"/>
      </w:docPartPr>
      <w:docPartBody>
        <w:p w:rsidR="00480505" w:rsidRDefault="00757B09" w:rsidP="00757B09">
          <w:pPr>
            <w:pStyle w:val="4EAC8D97BB5A4E73BE96B968C8ACC608"/>
          </w:pPr>
          <w:r w:rsidRPr="003059F5">
            <w:rPr>
              <w:rStyle w:val="PlaceholderText"/>
              <w:rtl/>
            </w:rPr>
            <w:t>[שם ספק]</w:t>
          </w:r>
        </w:p>
      </w:docPartBody>
    </w:docPart>
    <w:docPart>
      <w:docPartPr>
        <w:name w:val="F590D393A8D240D78FB6873DF857B1C0"/>
        <w:category>
          <w:name w:val="כללי"/>
          <w:gallery w:val="placeholder"/>
        </w:category>
        <w:types>
          <w:type w:val="bbPlcHdr"/>
        </w:types>
        <w:behaviors>
          <w:behavior w:val="content"/>
        </w:behaviors>
        <w:guid w:val="{3351FCE3-E18C-4A64-AB02-A419CCB641D5}"/>
      </w:docPartPr>
      <w:docPartBody>
        <w:p w:rsidR="00480505" w:rsidRDefault="00757B09" w:rsidP="00757B09">
          <w:pPr>
            <w:pStyle w:val="F590D393A8D240D78FB6873DF857B1C0"/>
          </w:pPr>
          <w:r w:rsidRPr="003059F5">
            <w:rPr>
              <w:rStyle w:val="PlaceholderText"/>
              <w:rtl/>
            </w:rPr>
            <w:t>[שם ספק]</w:t>
          </w:r>
        </w:p>
      </w:docPartBody>
    </w:docPart>
    <w:docPart>
      <w:docPartPr>
        <w:name w:val="F0FDB6F0C5A649C2B94B43FD5F36634D"/>
        <w:category>
          <w:name w:val="כללי"/>
          <w:gallery w:val="placeholder"/>
        </w:category>
        <w:types>
          <w:type w:val="bbPlcHdr"/>
        </w:types>
        <w:behaviors>
          <w:behavior w:val="content"/>
        </w:behaviors>
        <w:guid w:val="{57C40A62-2DA4-4B4A-B1B9-C54BEAC97516}"/>
      </w:docPartPr>
      <w:docPartBody>
        <w:p w:rsidR="00480505" w:rsidRDefault="00757B09" w:rsidP="00757B09">
          <w:pPr>
            <w:pStyle w:val="F0FDB6F0C5A649C2B94B43FD5F36634D"/>
          </w:pPr>
          <w:r w:rsidRPr="00C5438E">
            <w:rPr>
              <w:rStyle w:val="PlaceholderText"/>
              <w:rtl/>
            </w:rPr>
            <w:t>[צד א בחוזה]</w:t>
          </w:r>
        </w:p>
      </w:docPartBody>
    </w:docPart>
    <w:docPart>
      <w:docPartPr>
        <w:name w:val="0E3CCF3AC3A241C7B22C5687B80D0EE3"/>
        <w:category>
          <w:name w:val="כללי"/>
          <w:gallery w:val="placeholder"/>
        </w:category>
        <w:types>
          <w:type w:val="bbPlcHdr"/>
        </w:types>
        <w:behaviors>
          <w:behavior w:val="content"/>
        </w:behaviors>
        <w:guid w:val="{2BD40F0B-9CDB-4F57-B3B7-E681BD8D656A}"/>
      </w:docPartPr>
      <w:docPartBody>
        <w:p w:rsidR="00480505" w:rsidRDefault="00757B09" w:rsidP="00757B09">
          <w:pPr>
            <w:pStyle w:val="0E3CCF3AC3A241C7B22C5687B80D0EE3"/>
          </w:pPr>
          <w:r w:rsidRPr="003059F5">
            <w:rPr>
              <w:rStyle w:val="PlaceholderText"/>
              <w:rtl/>
            </w:rPr>
            <w:t>[שם ספק]</w:t>
          </w:r>
        </w:p>
      </w:docPartBody>
    </w:docPart>
    <w:docPart>
      <w:docPartPr>
        <w:name w:val="10F4918203DA464D9AF87323F7B416E8"/>
        <w:category>
          <w:name w:val="כללי"/>
          <w:gallery w:val="placeholder"/>
        </w:category>
        <w:types>
          <w:type w:val="bbPlcHdr"/>
        </w:types>
        <w:behaviors>
          <w:behavior w:val="content"/>
        </w:behaviors>
        <w:guid w:val="{20120B5A-84E3-4A6E-8176-264A4B2FF748}"/>
      </w:docPartPr>
      <w:docPartBody>
        <w:p w:rsidR="00480505" w:rsidRDefault="00757B09" w:rsidP="00757B09">
          <w:pPr>
            <w:pStyle w:val="10F4918203DA464D9AF87323F7B416E8"/>
          </w:pPr>
          <w:r w:rsidRPr="003059F5">
            <w:rPr>
              <w:rStyle w:val="PlaceholderText"/>
              <w:rtl/>
            </w:rPr>
            <w:t>[שם אתר]</w:t>
          </w:r>
        </w:p>
      </w:docPartBody>
    </w:docPart>
    <w:docPart>
      <w:docPartPr>
        <w:name w:val="030527CFB76247FEA736C6AC63D70C8F"/>
        <w:category>
          <w:name w:val="כללי"/>
          <w:gallery w:val="placeholder"/>
        </w:category>
        <w:types>
          <w:type w:val="bbPlcHdr"/>
        </w:types>
        <w:behaviors>
          <w:behavior w:val="content"/>
        </w:behaviors>
        <w:guid w:val="{A3521B59-C773-450E-8A9D-7CE53AD78B37}"/>
      </w:docPartPr>
      <w:docPartBody>
        <w:p w:rsidR="00480505" w:rsidRDefault="00757B09" w:rsidP="00757B09">
          <w:pPr>
            <w:pStyle w:val="030527CFB76247FEA736C6AC63D70C8F"/>
          </w:pPr>
          <w:r w:rsidRPr="003059F5">
            <w:rPr>
              <w:rStyle w:val="PlaceholderText"/>
              <w:rtl/>
            </w:rPr>
            <w:t>[תיאור עבודה]</w:t>
          </w:r>
        </w:p>
      </w:docPartBody>
    </w:docPart>
    <w:docPart>
      <w:docPartPr>
        <w:name w:val="5CC5C2EC62884B19AE6A58C51611E372"/>
        <w:category>
          <w:name w:val="כללי"/>
          <w:gallery w:val="placeholder"/>
        </w:category>
        <w:types>
          <w:type w:val="bbPlcHdr"/>
        </w:types>
        <w:behaviors>
          <w:behavior w:val="content"/>
        </w:behaviors>
        <w:guid w:val="{05AAB5E1-47FE-4AD9-8BD8-9385298ED913}"/>
      </w:docPartPr>
      <w:docPartBody>
        <w:p w:rsidR="00480505" w:rsidRDefault="00757B09" w:rsidP="00757B09">
          <w:pPr>
            <w:pStyle w:val="5CC5C2EC62884B19AE6A58C51611E372"/>
          </w:pPr>
          <w:r w:rsidRPr="00C5438E">
            <w:rPr>
              <w:rStyle w:val="PlaceholderText"/>
              <w:rtl/>
            </w:rPr>
            <w:t>[צד א בחוזה]</w:t>
          </w:r>
        </w:p>
      </w:docPartBody>
    </w:docPart>
    <w:docPart>
      <w:docPartPr>
        <w:name w:val="7EFC1707FCD84637B57A8317968045CB"/>
        <w:category>
          <w:name w:val="כללי"/>
          <w:gallery w:val="placeholder"/>
        </w:category>
        <w:types>
          <w:type w:val="bbPlcHdr"/>
        </w:types>
        <w:behaviors>
          <w:behavior w:val="content"/>
        </w:behaviors>
        <w:guid w:val="{4309702C-08DD-4DF3-8ED5-CE8ADE43614E}"/>
      </w:docPartPr>
      <w:docPartBody>
        <w:p w:rsidR="00480505" w:rsidRDefault="00757B09" w:rsidP="00757B09">
          <w:pPr>
            <w:pStyle w:val="7EFC1707FCD84637B57A8317968045CB"/>
          </w:pPr>
          <w:r w:rsidRPr="003059F5">
            <w:rPr>
              <w:rStyle w:val="PlaceholderText"/>
              <w:rtl/>
            </w:rPr>
            <w:t>[שם אתר]</w:t>
          </w:r>
        </w:p>
      </w:docPartBody>
    </w:docPart>
    <w:docPart>
      <w:docPartPr>
        <w:name w:val="14F94C468B2F458DBD66B210F7091EAC"/>
        <w:category>
          <w:name w:val="כללי"/>
          <w:gallery w:val="placeholder"/>
        </w:category>
        <w:types>
          <w:type w:val="bbPlcHdr"/>
        </w:types>
        <w:behaviors>
          <w:behavior w:val="content"/>
        </w:behaviors>
        <w:guid w:val="{E2F39B3C-2D22-4D58-8C69-098BA8F4C121}"/>
      </w:docPartPr>
      <w:docPartBody>
        <w:p w:rsidR="00480505" w:rsidRDefault="00757B09" w:rsidP="00757B09">
          <w:pPr>
            <w:pStyle w:val="14F94C468B2F458DBD66B210F7091EAC"/>
          </w:pPr>
          <w:r w:rsidRPr="003059F5">
            <w:rPr>
              <w:rStyle w:val="PlaceholderText"/>
              <w:rtl/>
            </w:rPr>
            <w:t>[תאריך חתימת חוזה]</w:t>
          </w:r>
        </w:p>
      </w:docPartBody>
    </w:docPart>
    <w:docPart>
      <w:docPartPr>
        <w:name w:val="E5ADE60BF2344A8DBF5AC456E543B2A0"/>
        <w:category>
          <w:name w:val="כללי"/>
          <w:gallery w:val="placeholder"/>
        </w:category>
        <w:types>
          <w:type w:val="bbPlcHdr"/>
        </w:types>
        <w:behaviors>
          <w:behavior w:val="content"/>
        </w:behaviors>
        <w:guid w:val="{A4BDCCD1-25AD-457F-B117-BFA7A23E3675}"/>
      </w:docPartPr>
      <w:docPartBody>
        <w:p w:rsidR="009A378C" w:rsidRDefault="00C80B56">
          <w:r w:rsidRPr="008E7222">
            <w:rPr>
              <w:rStyle w:val="PlaceholderText"/>
              <w:rtl/>
            </w:rPr>
            <w:t>[שם צד א]</w:t>
          </w:r>
        </w:p>
      </w:docPartBody>
    </w:docPart>
    <w:docPart>
      <w:docPartPr>
        <w:name w:val="812CAC6CC3D74A998AAF9555B79BF131"/>
        <w:category>
          <w:name w:val="כללי"/>
          <w:gallery w:val="placeholder"/>
        </w:category>
        <w:types>
          <w:type w:val="bbPlcHdr"/>
        </w:types>
        <w:behaviors>
          <w:behavior w:val="content"/>
        </w:behaviors>
        <w:guid w:val="{88374568-1B8C-4C2D-AE6E-C90C11F90787}"/>
      </w:docPartPr>
      <w:docPartBody>
        <w:p w:rsidR="009A378C" w:rsidRDefault="00C80B56">
          <w:r w:rsidRPr="008E7222">
            <w:rPr>
              <w:rStyle w:val="PlaceholderText"/>
              <w:rtl/>
            </w:rPr>
            <w:t>[שם ספק]</w:t>
          </w:r>
        </w:p>
      </w:docPartBody>
    </w:docPart>
    <w:docPart>
      <w:docPartPr>
        <w:name w:val="528362241E5048B1B9891C652FD572E3"/>
        <w:category>
          <w:name w:val="כללי"/>
          <w:gallery w:val="placeholder"/>
        </w:category>
        <w:types>
          <w:type w:val="bbPlcHdr"/>
        </w:types>
        <w:behaviors>
          <w:behavior w:val="content"/>
        </w:behaviors>
        <w:guid w:val="{094F4766-404F-412D-A140-13868282CB3D}"/>
      </w:docPartPr>
      <w:docPartBody>
        <w:p w:rsidR="009A378C" w:rsidRDefault="00C80B56" w:rsidP="00C80B56">
          <w:pPr>
            <w:pStyle w:val="528362241E5048B1B9891C652FD572E3"/>
          </w:pPr>
          <w:r w:rsidRPr="003059F5">
            <w:rPr>
              <w:rStyle w:val="PlaceholderText"/>
              <w:rtl/>
            </w:rPr>
            <w:t>[שם ספק]</w:t>
          </w:r>
        </w:p>
      </w:docPartBody>
    </w:docPart>
    <w:docPart>
      <w:docPartPr>
        <w:name w:val="877089C599D144F1AB82FA25F40908CC"/>
        <w:category>
          <w:name w:val="כללי"/>
          <w:gallery w:val="placeholder"/>
        </w:category>
        <w:types>
          <w:type w:val="bbPlcHdr"/>
        </w:types>
        <w:behaviors>
          <w:behavior w:val="content"/>
        </w:behaviors>
        <w:guid w:val="{048D90F4-60F4-438F-8104-E76641EECA10}"/>
      </w:docPartPr>
      <w:docPartBody>
        <w:p w:rsidR="009A378C" w:rsidRDefault="00C80B56" w:rsidP="00C80B56">
          <w:pPr>
            <w:pStyle w:val="877089C599D144F1AB82FA25F40908CC"/>
          </w:pPr>
          <w:r w:rsidRPr="003059F5">
            <w:rPr>
              <w:rStyle w:val="PlaceholderText"/>
              <w:rtl/>
            </w:rPr>
            <w:t>[שם ספק]</w:t>
          </w:r>
        </w:p>
      </w:docPartBody>
    </w:docPart>
    <w:docPart>
      <w:docPartPr>
        <w:name w:val="4682B24E726C40B5AD3676FE2A526260"/>
        <w:category>
          <w:name w:val="כללי"/>
          <w:gallery w:val="placeholder"/>
        </w:category>
        <w:types>
          <w:type w:val="bbPlcHdr"/>
        </w:types>
        <w:behaviors>
          <w:behavior w:val="content"/>
        </w:behaviors>
        <w:guid w:val="{05395AD8-C846-4125-BCFE-402C017DD6D0}"/>
      </w:docPartPr>
      <w:docPartBody>
        <w:p w:rsidR="009A378C" w:rsidRDefault="00C80B56" w:rsidP="00C80B56">
          <w:pPr>
            <w:pStyle w:val="4682B24E726C40B5AD3676FE2A526260"/>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E3523"/>
    <w:rsid w:val="00480505"/>
    <w:rsid w:val="0055114D"/>
    <w:rsid w:val="006865A5"/>
    <w:rsid w:val="00757B09"/>
    <w:rsid w:val="0089632E"/>
    <w:rsid w:val="009A378C"/>
    <w:rsid w:val="009F5F51"/>
    <w:rsid w:val="00C80B56"/>
    <w:rsid w:val="00E00AC2"/>
    <w:rsid w:val="00F3245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378C"/>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23EB7DF3F2554187BDC37604313F9F83">
    <w:name w:val="23EB7DF3F2554187BDC37604313F9F83"/>
    <w:rsid w:val="00757B09"/>
    <w:pPr>
      <w:bidi/>
    </w:pPr>
  </w:style>
  <w:style w:type="paragraph" w:customStyle="1" w:styleId="AD101C980AAB482BA839A9ABC6F325F8">
    <w:name w:val="AD101C980AAB482BA839A9ABC6F325F8"/>
    <w:rsid w:val="00757B09"/>
    <w:pPr>
      <w:bidi/>
    </w:pPr>
  </w:style>
  <w:style w:type="paragraph" w:customStyle="1" w:styleId="B081BDD7115D4AE5977318424B00687F">
    <w:name w:val="B081BDD7115D4AE5977318424B00687F"/>
    <w:rsid w:val="00757B09"/>
    <w:pPr>
      <w:bidi/>
    </w:pPr>
  </w:style>
  <w:style w:type="paragraph" w:customStyle="1" w:styleId="81A0A38850274E599DAE13FBF92A4D6C">
    <w:name w:val="81A0A38850274E599DAE13FBF92A4D6C"/>
    <w:rsid w:val="00757B09"/>
    <w:pPr>
      <w:bidi/>
    </w:pPr>
  </w:style>
  <w:style w:type="paragraph" w:customStyle="1" w:styleId="01DF1121844849ED97ABCA0295A3D880">
    <w:name w:val="01DF1121844849ED97ABCA0295A3D880"/>
    <w:rsid w:val="00757B09"/>
    <w:pPr>
      <w:bidi/>
    </w:pPr>
  </w:style>
  <w:style w:type="paragraph" w:customStyle="1" w:styleId="9293F0C757B146588D4E7520B8D5F60E">
    <w:name w:val="9293F0C757B146588D4E7520B8D5F60E"/>
    <w:rsid w:val="00757B09"/>
    <w:pPr>
      <w:bidi/>
    </w:pPr>
  </w:style>
  <w:style w:type="paragraph" w:customStyle="1" w:styleId="0613916ED1C643AE980ED184D1F8D668">
    <w:name w:val="0613916ED1C643AE980ED184D1F8D668"/>
    <w:rsid w:val="00757B09"/>
    <w:pPr>
      <w:bidi/>
    </w:pPr>
  </w:style>
  <w:style w:type="paragraph" w:customStyle="1" w:styleId="B8B9EB8BC59C48EF9AAFE32865F92A04">
    <w:name w:val="B8B9EB8BC59C48EF9AAFE32865F92A04"/>
    <w:rsid w:val="00757B09"/>
    <w:pPr>
      <w:bidi/>
    </w:pPr>
  </w:style>
  <w:style w:type="paragraph" w:customStyle="1" w:styleId="E7382F3BA9B44D36BDE4305FD90EF853">
    <w:name w:val="E7382F3BA9B44D36BDE4305FD90EF853"/>
    <w:rsid w:val="00757B09"/>
    <w:pPr>
      <w:bidi/>
    </w:pPr>
  </w:style>
  <w:style w:type="paragraph" w:customStyle="1" w:styleId="F7BD5B5347DB41E482EE6641FC2B71CC">
    <w:name w:val="F7BD5B5347DB41E482EE6641FC2B71CC"/>
    <w:rsid w:val="00757B09"/>
    <w:pPr>
      <w:bidi/>
    </w:pPr>
  </w:style>
  <w:style w:type="paragraph" w:customStyle="1" w:styleId="13E4265769EF4E96802C6D71A2B5E7DF">
    <w:name w:val="13E4265769EF4E96802C6D71A2B5E7DF"/>
    <w:rsid w:val="00757B09"/>
    <w:pPr>
      <w:bidi/>
    </w:pPr>
  </w:style>
  <w:style w:type="paragraph" w:customStyle="1" w:styleId="0CBAA10E27C942ACA011C0C339CFC469">
    <w:name w:val="0CBAA10E27C942ACA011C0C339CFC469"/>
    <w:rsid w:val="00757B09"/>
    <w:pPr>
      <w:bidi/>
    </w:pPr>
  </w:style>
  <w:style w:type="paragraph" w:customStyle="1" w:styleId="DBEFE26237CA4FCEB297A5456727EA44">
    <w:name w:val="DBEFE26237CA4FCEB297A5456727EA44"/>
    <w:rsid w:val="00757B09"/>
    <w:pPr>
      <w:bidi/>
    </w:pPr>
  </w:style>
  <w:style w:type="paragraph" w:customStyle="1" w:styleId="8AD1206F331F412B8A9343B4C803B022">
    <w:name w:val="8AD1206F331F412B8A9343B4C803B022"/>
    <w:rsid w:val="00757B09"/>
    <w:pPr>
      <w:bidi/>
    </w:pPr>
  </w:style>
  <w:style w:type="paragraph" w:customStyle="1" w:styleId="5E51F00390AC4866B0B4618884259141">
    <w:name w:val="5E51F00390AC4866B0B4618884259141"/>
    <w:rsid w:val="00757B09"/>
    <w:pPr>
      <w:bidi/>
    </w:pPr>
  </w:style>
  <w:style w:type="paragraph" w:customStyle="1" w:styleId="7A024743F62D45938448AE45A5A98FE9">
    <w:name w:val="7A024743F62D45938448AE45A5A98FE9"/>
    <w:rsid w:val="00757B09"/>
    <w:pPr>
      <w:bidi/>
    </w:pPr>
  </w:style>
  <w:style w:type="paragraph" w:customStyle="1" w:styleId="90C787F554634AF7AA8A11ABD3486DB4">
    <w:name w:val="90C787F554634AF7AA8A11ABD3486DB4"/>
    <w:rsid w:val="00757B09"/>
    <w:pPr>
      <w:bidi/>
    </w:pPr>
  </w:style>
  <w:style w:type="paragraph" w:customStyle="1" w:styleId="5116B85AA3A742E093C2ECFCAF78D87F">
    <w:name w:val="5116B85AA3A742E093C2ECFCAF78D87F"/>
    <w:rsid w:val="00757B09"/>
    <w:pPr>
      <w:bidi/>
    </w:pPr>
  </w:style>
  <w:style w:type="paragraph" w:customStyle="1" w:styleId="48BB4E3C6ADE4ABB872D291A1570EA16">
    <w:name w:val="48BB4E3C6ADE4ABB872D291A1570EA16"/>
    <w:rsid w:val="00757B09"/>
    <w:pPr>
      <w:bidi/>
    </w:pPr>
  </w:style>
  <w:style w:type="paragraph" w:customStyle="1" w:styleId="FBFB6E20207D4825A2EEE73F792F0615">
    <w:name w:val="FBFB6E20207D4825A2EEE73F792F0615"/>
    <w:rsid w:val="00757B09"/>
    <w:pPr>
      <w:bidi/>
    </w:pPr>
  </w:style>
  <w:style w:type="paragraph" w:customStyle="1" w:styleId="12C049393F7B49B5AE0637EA8920C188">
    <w:name w:val="12C049393F7B49B5AE0637EA8920C188"/>
    <w:rsid w:val="00757B09"/>
    <w:pPr>
      <w:bidi/>
    </w:pPr>
  </w:style>
  <w:style w:type="paragraph" w:customStyle="1" w:styleId="17C384F011A648E78A8F335EB5C05970">
    <w:name w:val="17C384F011A648E78A8F335EB5C05970"/>
    <w:rsid w:val="00757B09"/>
    <w:pPr>
      <w:bidi/>
    </w:pPr>
  </w:style>
  <w:style w:type="paragraph" w:customStyle="1" w:styleId="A213B1DB7D584DB881B732F0DA0382B0">
    <w:name w:val="A213B1DB7D584DB881B732F0DA0382B0"/>
    <w:rsid w:val="00757B09"/>
    <w:pPr>
      <w:bidi/>
    </w:pPr>
  </w:style>
  <w:style w:type="paragraph" w:customStyle="1" w:styleId="7F080F1CD6A649CEA28085F3BA05A661">
    <w:name w:val="7F080F1CD6A649CEA28085F3BA05A661"/>
    <w:rsid w:val="00757B09"/>
    <w:pPr>
      <w:bidi/>
    </w:pPr>
  </w:style>
  <w:style w:type="paragraph" w:customStyle="1" w:styleId="2DAE70BC0F424913A9F95EF13E37C0EF">
    <w:name w:val="2DAE70BC0F424913A9F95EF13E37C0EF"/>
    <w:rsid w:val="00757B09"/>
    <w:pPr>
      <w:bidi/>
    </w:pPr>
  </w:style>
  <w:style w:type="paragraph" w:customStyle="1" w:styleId="5AE739196C28467D92CB3D066962AA88">
    <w:name w:val="5AE739196C28467D92CB3D066962AA88"/>
    <w:rsid w:val="00757B09"/>
    <w:pPr>
      <w:bidi/>
    </w:pPr>
  </w:style>
  <w:style w:type="paragraph" w:customStyle="1" w:styleId="2BA0FC1B99D94F5BBA35F7505156ABD5">
    <w:name w:val="2BA0FC1B99D94F5BBA35F7505156ABD5"/>
    <w:rsid w:val="00757B09"/>
    <w:pPr>
      <w:bidi/>
    </w:pPr>
  </w:style>
  <w:style w:type="paragraph" w:customStyle="1" w:styleId="96F674C6809843EC82C017C4E9AC2C16">
    <w:name w:val="96F674C6809843EC82C017C4E9AC2C16"/>
    <w:rsid w:val="00757B09"/>
    <w:pPr>
      <w:bidi/>
    </w:pPr>
  </w:style>
  <w:style w:type="paragraph" w:customStyle="1" w:styleId="E8CCA6505DE14F15889E64BD66A8CA65">
    <w:name w:val="E8CCA6505DE14F15889E64BD66A8CA65"/>
    <w:rsid w:val="00757B09"/>
    <w:pPr>
      <w:bidi/>
    </w:pPr>
  </w:style>
  <w:style w:type="paragraph" w:customStyle="1" w:styleId="AD319A36EDBD49DC8ECF303D5733BB88">
    <w:name w:val="AD319A36EDBD49DC8ECF303D5733BB88"/>
    <w:rsid w:val="00757B09"/>
    <w:pPr>
      <w:bidi/>
    </w:pPr>
  </w:style>
  <w:style w:type="paragraph" w:customStyle="1" w:styleId="5F6CF4DD72AB438A9B0597E90ED3746D">
    <w:name w:val="5F6CF4DD72AB438A9B0597E90ED3746D"/>
    <w:rsid w:val="00757B09"/>
    <w:pPr>
      <w:bidi/>
    </w:pPr>
  </w:style>
  <w:style w:type="paragraph" w:customStyle="1" w:styleId="FFECD7E67B884A97B9A1E1E2FDF9A377">
    <w:name w:val="FFECD7E67B884A97B9A1E1E2FDF9A377"/>
    <w:rsid w:val="00757B09"/>
    <w:pPr>
      <w:bidi/>
    </w:pPr>
  </w:style>
  <w:style w:type="paragraph" w:customStyle="1" w:styleId="377DA007F2664599908A11F66A4A9BCB">
    <w:name w:val="377DA007F2664599908A11F66A4A9BCB"/>
    <w:rsid w:val="00757B09"/>
    <w:pPr>
      <w:bidi/>
    </w:pPr>
  </w:style>
  <w:style w:type="paragraph" w:customStyle="1" w:styleId="F1D9FA12D37A42FDACAE57F876506E14">
    <w:name w:val="F1D9FA12D37A42FDACAE57F876506E14"/>
    <w:rsid w:val="00757B09"/>
    <w:pPr>
      <w:bidi/>
    </w:pPr>
  </w:style>
  <w:style w:type="paragraph" w:customStyle="1" w:styleId="4EAC8D97BB5A4E73BE96B968C8ACC608">
    <w:name w:val="4EAC8D97BB5A4E73BE96B968C8ACC608"/>
    <w:rsid w:val="00757B09"/>
    <w:pPr>
      <w:bidi/>
    </w:pPr>
  </w:style>
  <w:style w:type="paragraph" w:customStyle="1" w:styleId="F590D393A8D240D78FB6873DF857B1C0">
    <w:name w:val="F590D393A8D240D78FB6873DF857B1C0"/>
    <w:rsid w:val="00757B09"/>
    <w:pPr>
      <w:bidi/>
    </w:pPr>
  </w:style>
  <w:style w:type="paragraph" w:customStyle="1" w:styleId="DBDAD9E74AAC40C1A03C3DB237E2B5FB">
    <w:name w:val="DBDAD9E74AAC40C1A03C3DB237E2B5FB"/>
    <w:rsid w:val="00757B09"/>
    <w:pPr>
      <w:bidi/>
    </w:pPr>
  </w:style>
  <w:style w:type="paragraph" w:customStyle="1" w:styleId="74D298467D9B41AB93B93957F6F171C6">
    <w:name w:val="74D298467D9B41AB93B93957F6F171C6"/>
    <w:rsid w:val="00757B09"/>
    <w:pPr>
      <w:bidi/>
    </w:pPr>
  </w:style>
  <w:style w:type="paragraph" w:customStyle="1" w:styleId="0A9C12B5F6E045C0871CF27747D8C884">
    <w:name w:val="0A9C12B5F6E045C0871CF27747D8C884"/>
    <w:rsid w:val="00757B09"/>
    <w:pPr>
      <w:bidi/>
    </w:pPr>
  </w:style>
  <w:style w:type="paragraph" w:customStyle="1" w:styleId="09AFE838137147D78FFAD026145E963E">
    <w:name w:val="09AFE838137147D78FFAD026145E963E"/>
    <w:rsid w:val="00757B09"/>
    <w:pPr>
      <w:bidi/>
    </w:pPr>
  </w:style>
  <w:style w:type="paragraph" w:customStyle="1" w:styleId="BEDDCE156E6E4CBC8F07E0AC820ED2DA">
    <w:name w:val="BEDDCE156E6E4CBC8F07E0AC820ED2DA"/>
    <w:rsid w:val="00757B09"/>
    <w:pPr>
      <w:bidi/>
    </w:pPr>
  </w:style>
  <w:style w:type="paragraph" w:customStyle="1" w:styleId="F0FDB6F0C5A649C2B94B43FD5F36634D">
    <w:name w:val="F0FDB6F0C5A649C2B94B43FD5F36634D"/>
    <w:rsid w:val="00757B09"/>
    <w:pPr>
      <w:bidi/>
    </w:pPr>
  </w:style>
  <w:style w:type="paragraph" w:customStyle="1" w:styleId="0E3CCF3AC3A241C7B22C5687B80D0EE3">
    <w:name w:val="0E3CCF3AC3A241C7B22C5687B80D0EE3"/>
    <w:rsid w:val="00757B09"/>
    <w:pPr>
      <w:bidi/>
    </w:pPr>
  </w:style>
  <w:style w:type="paragraph" w:customStyle="1" w:styleId="10F4918203DA464D9AF87323F7B416E8">
    <w:name w:val="10F4918203DA464D9AF87323F7B416E8"/>
    <w:rsid w:val="00757B09"/>
    <w:pPr>
      <w:bidi/>
    </w:pPr>
  </w:style>
  <w:style w:type="paragraph" w:customStyle="1" w:styleId="030527CFB76247FEA736C6AC63D70C8F">
    <w:name w:val="030527CFB76247FEA736C6AC63D70C8F"/>
    <w:rsid w:val="00757B09"/>
    <w:pPr>
      <w:bidi/>
    </w:pPr>
  </w:style>
  <w:style w:type="paragraph" w:customStyle="1" w:styleId="4B928CFBAD3244BF80203F2BF64B4B82">
    <w:name w:val="4B928CFBAD3244BF80203F2BF64B4B82"/>
    <w:rsid w:val="00757B09"/>
    <w:pPr>
      <w:bidi/>
    </w:pPr>
  </w:style>
  <w:style w:type="paragraph" w:customStyle="1" w:styleId="5CC5C2EC62884B19AE6A58C51611E372">
    <w:name w:val="5CC5C2EC62884B19AE6A58C51611E372"/>
    <w:rsid w:val="00757B09"/>
    <w:pPr>
      <w:bidi/>
    </w:pPr>
  </w:style>
  <w:style w:type="paragraph" w:customStyle="1" w:styleId="7EFC1707FCD84637B57A8317968045CB">
    <w:name w:val="7EFC1707FCD84637B57A8317968045CB"/>
    <w:rsid w:val="00757B09"/>
    <w:pPr>
      <w:bidi/>
    </w:pPr>
  </w:style>
  <w:style w:type="paragraph" w:customStyle="1" w:styleId="14F94C468B2F458DBD66B210F7091EAC">
    <w:name w:val="14F94C468B2F458DBD66B210F7091EAC"/>
    <w:rsid w:val="00757B09"/>
    <w:pPr>
      <w:bidi/>
    </w:pPr>
  </w:style>
  <w:style w:type="paragraph" w:customStyle="1" w:styleId="AB324EACC0184D728817298D13A4FB51">
    <w:name w:val="AB324EACC0184D728817298D13A4FB51"/>
    <w:rsid w:val="00757B09"/>
    <w:pPr>
      <w:bidi/>
    </w:pPr>
  </w:style>
  <w:style w:type="paragraph" w:customStyle="1" w:styleId="528362241E5048B1B9891C652FD572E3">
    <w:name w:val="528362241E5048B1B9891C652FD572E3"/>
    <w:rsid w:val="00C80B56"/>
    <w:pPr>
      <w:bidi/>
    </w:pPr>
  </w:style>
  <w:style w:type="paragraph" w:customStyle="1" w:styleId="520DD741C7964340B7C8CD10A791F794">
    <w:name w:val="520DD741C7964340B7C8CD10A791F794"/>
    <w:rsid w:val="00C80B56"/>
    <w:pPr>
      <w:bidi/>
    </w:pPr>
  </w:style>
  <w:style w:type="paragraph" w:customStyle="1" w:styleId="877089C599D144F1AB82FA25F40908CC">
    <w:name w:val="877089C599D144F1AB82FA25F40908CC"/>
    <w:rsid w:val="00C80B56"/>
    <w:pPr>
      <w:bidi/>
    </w:pPr>
  </w:style>
  <w:style w:type="paragraph" w:customStyle="1" w:styleId="4682B24E726C40B5AD3676FE2A526260">
    <w:name w:val="4682B24E726C40B5AD3676FE2A526260"/>
    <w:rsid w:val="00C80B56"/>
    <w:pPr>
      <w:bidi/>
    </w:pPr>
  </w:style>
  <w:style w:type="paragraph" w:customStyle="1" w:styleId="95F2286DA6014BD1AA398262057ED67C">
    <w:name w:val="95F2286DA6014BD1AA398262057ED67C"/>
    <w:rsid w:val="009A378C"/>
    <w:pPr>
      <w:bidi/>
    </w:pPr>
  </w:style>
  <w:style w:type="paragraph" w:customStyle="1" w:styleId="1D62C59C0014425BB4227B76384EF38D">
    <w:name w:val="1D62C59C0014425BB4227B76384EF38D"/>
    <w:rsid w:val="009A378C"/>
    <w:pPr>
      <w:bidi/>
    </w:pPr>
  </w:style>
  <w:style w:type="paragraph" w:customStyle="1" w:styleId="E9C89D66BA9241D595892C1C519D291F">
    <w:name w:val="E9C89D66BA9241D595892C1C519D291F"/>
    <w:rsid w:val="009A378C"/>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72AB2204-27EF-40FD-982D-01D969295F04}"/>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FC4A9AB0-2FC0-40F2-B335-8503C2FB458D}"/>
</file>

<file path=customXml/itemProps6.xml><?xml version="1.0" encoding="utf-8"?>
<ds:datastoreItem xmlns:ds="http://schemas.openxmlformats.org/officeDocument/2006/customXml" ds:itemID="{0786A10B-BB22-44FA-B2FF-86E625A3B8BB}"/>
</file>

<file path=docProps/app.xml><?xml version="1.0" encoding="utf-8"?>
<Properties xmlns="http://schemas.openxmlformats.org/officeDocument/2006/extended-properties" xmlns:vt="http://schemas.openxmlformats.org/officeDocument/2006/docPropsVTypes">
  <Template>Normal</Template>
  <TotalTime>4</TotalTime>
  <Pages>31</Pages>
  <Words>9323</Words>
  <Characters>46618</Characters>
  <Application>Microsoft Office Word</Application>
  <DocSecurity>0</DocSecurity>
  <Lines>388</Lines>
  <Paragraphs>111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55830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2</cp:revision>
  <dcterms:created xsi:type="dcterms:W3CDTF">2022-01-10T12:56:00Z</dcterms:created>
  <dcterms:modified xsi:type="dcterms:W3CDTF">2022-01-10T13:25:00Z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dbadc6ca-0504-4e57-830f-f815aec01c79</vt:lpwstr>
  </property>
</Properties>
</file>