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2C15CF"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34D96F8"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2A569BA"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D6094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42E69E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3A22BA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650D2D">
        <w:rPr>
          <w:rFonts w:ascii="Times New Roman" w:eastAsia="Times New Roman" w:hAnsi="Times New Roman" w:cs="David"/>
          <w:bCs/>
          <w:i/>
          <w:iCs/>
          <w:noProof/>
          <w:sz w:val="32"/>
          <w:szCs w:val="32"/>
        </w:rPr>
        <w:drawing>
          <wp:inline distT="0" distB="0" distL="0" distR="0" wp14:anchorId="159B412F" wp14:editId="00205449">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F71398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5B8A8B1"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2C4E12" w14:textId="77777777" w:rsidR="0006071E" w:rsidRDefault="0006071E"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BBABC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50D2D">
        <w:rPr>
          <w:rFonts w:ascii="Times New Roman" w:eastAsia="Times New Roman" w:hAnsi="Times New Roman" w:cs="David" w:hint="cs"/>
          <w:bCs/>
          <w:sz w:val="32"/>
          <w:szCs w:val="32"/>
          <w:u w:val="single"/>
          <w:rtl/>
          <w:lang w:eastAsia="he-IL"/>
        </w:rPr>
        <w:t>חוזה מתכנן תנועה</w:t>
      </w:r>
    </w:p>
    <w:p w14:paraId="08B8F331"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565DBE"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BF56B3FFBC8447B4A4F1AC68243E7B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1E570BAE" w14:textId="77777777" w:rsidR="0006071E" w:rsidRPr="00B27B4C" w:rsidRDefault="00F34B46"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גבעת הכלניות ( טרם ניתן שם לפרויקט )</w:t>
          </w:r>
        </w:p>
      </w:sdtContent>
    </w:sdt>
    <w:p w14:paraId="0C67DAE5"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D4FEDEF2E5449A7B8B305902F71D9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7453E04" w14:textId="212F0F44" w:rsidR="0006071E" w:rsidRPr="00B27B4C" w:rsidRDefault="000F1CD4"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F11BAF">
            <w:rPr>
              <w:rStyle w:val="PlaceholderText"/>
              <w:rtl/>
            </w:rPr>
            <w:t>[שם אתר]</w:t>
          </w:r>
        </w:p>
      </w:sdtContent>
    </w:sdt>
    <w:p w14:paraId="0668C31F"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12416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36498C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5472F9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6FA81E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355B1D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995414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DF714E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AE95A9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5449B0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3FC75B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73DF32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EA720E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CA5F4B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5A8FBA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ECBD95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D5EA37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2B3096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97C1B7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93691C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D83483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0759C5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AFB072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B4E255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FFAF05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8E317D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B17667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BC262E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B5A28C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CDBAF8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2EA190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9CED77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F2DCE3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B4D3C3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D0B1BB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E31FA6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E5FA4C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641F14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AD1784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100D71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848AB9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6EC24C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C4B234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99658D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7DB842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B69A7A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F51A98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AE2780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D23EE1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6722674" w14:textId="77777777" w:rsidR="00650D2D" w:rsidRPr="0006071E"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650D2D">
        <w:rPr>
          <w:rFonts w:ascii="Times New Roman" w:eastAsia="Times New Roman" w:hAnsi="Times New Roman" w:cs="David" w:hint="cs"/>
          <w:bCs/>
          <w:sz w:val="32"/>
          <w:szCs w:val="32"/>
          <w:u w:val="single"/>
          <w:rtl/>
          <w:lang w:eastAsia="he-IL"/>
        </w:rPr>
        <w:lastRenderedPageBreak/>
        <w:t>חוזה</w:t>
      </w:r>
      <w:r w:rsidR="0006071E">
        <w:rPr>
          <w:rFonts w:ascii="Times New Roman" w:eastAsia="Times New Roman" w:hAnsi="Times New Roman" w:cs="David" w:hint="cs"/>
          <w:bCs/>
          <w:sz w:val="32"/>
          <w:szCs w:val="32"/>
          <w:u w:val="single"/>
          <w:rtl/>
          <w:lang w:eastAsia="he-IL"/>
        </w:rPr>
        <w:t xml:space="preserve"> מתכנן תנועה</w:t>
      </w:r>
    </w:p>
    <w:p w14:paraId="3439DCE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ADB41B6" w14:textId="58C43E24"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50D2D">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45996448"/>
          <w:placeholder>
            <w:docPart w:val="06E56B603E8444B7BDE047F54FEBF4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1-11T00:00:00Z">
            <w:dateFormat w:val="dd/MM/yyyy"/>
            <w:lid w:val="he-IL"/>
            <w:storeMappedDataAs w:val="dateTime"/>
            <w:calendar w:val="gregorian"/>
          </w:date>
        </w:sdtPr>
        <w:sdtEndPr>
          <w:rPr>
            <w:rFonts w:hint="cs"/>
          </w:rPr>
        </w:sdtEndPr>
        <w:sdtContent>
          <w:r w:rsidR="00AA54E9">
            <w:rPr>
              <w:rFonts w:ascii="Times New Roman" w:eastAsia="Times New Roman" w:hAnsi="Times New Roman" w:cs="David" w:hint="cs"/>
              <w:color w:val="800080"/>
              <w:sz w:val="24"/>
              <w:szCs w:val="24"/>
              <w:rtl/>
              <w:lang w:eastAsia="he-IL"/>
            </w:rPr>
            <w:t>‏11/11/2021</w:t>
          </w:r>
        </w:sdtContent>
      </w:sdt>
    </w:p>
    <w:p w14:paraId="3874AFC5" w14:textId="77777777" w:rsidR="00650D2D" w:rsidRPr="00650D2D" w:rsidRDefault="00650D2D" w:rsidP="00650D2D">
      <w:pPr>
        <w:widowControl w:val="0"/>
        <w:spacing w:before="0" w:beforeAutospacing="0" w:after="0" w:afterAutospacing="0" w:line="240" w:lineRule="auto"/>
        <w:rPr>
          <w:rFonts w:ascii="Times New Roman" w:eastAsia="Times New Roman" w:hAnsi="Times New Roman" w:cs="Times New Roman"/>
          <w:sz w:val="20"/>
          <w:szCs w:val="20"/>
          <w:rtl/>
        </w:rPr>
      </w:pPr>
    </w:p>
    <w:p w14:paraId="6F87EB6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C5FFD7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8C30C7" w14:textId="77777777" w:rsidR="00650D2D" w:rsidRPr="00650D2D" w:rsidRDefault="00650D2D" w:rsidP="00650D2D">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89419012"/>
        <w:placeholder>
          <w:docPart w:val="D5057A60FE39499FADBBA7C19C2E55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237F4A5" w14:textId="14FDCD5C" w:rsidR="00650D2D" w:rsidRPr="00650D2D" w:rsidRDefault="00AA54E9" w:rsidP="00650D2D">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p>
      </w:sdtContent>
    </w:sdt>
    <w:p w14:paraId="27B13A2E"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5511C130"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אחד;</w:t>
      </w:r>
    </w:p>
    <w:p w14:paraId="252D3D69"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39998FE"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ל ב י ן</w:t>
      </w:r>
    </w:p>
    <w:p w14:paraId="468F3CC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913692703"/>
        <w:placeholder>
          <w:docPart w:val="22CEA29E9D6B44F2842BEE50A34D22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001BD62C" w14:textId="7072291B" w:rsidR="00650D2D" w:rsidRPr="00650D2D" w:rsidRDefault="00AA54E9"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t>תדם הנדסה אזרחית בע"מ</w:t>
          </w:r>
          <w:r w:rsidR="00EA5F4E">
            <w:rPr>
              <w:rFonts w:ascii="Times New Roman" w:eastAsia="Times New Roman" w:hAnsi="Times New Roman" w:cs="David"/>
              <w:color w:val="800080"/>
              <w:sz w:val="24"/>
              <w:szCs w:val="24"/>
              <w:rtl/>
            </w:rPr>
            <w:br/>
          </w:r>
          <w:r w:rsidR="00EA5F4E">
            <w:rPr>
              <w:rFonts w:ascii="Times New Roman" w:eastAsia="Times New Roman" w:hAnsi="Times New Roman" w:cs="David" w:hint="cs"/>
              <w:color w:val="800080"/>
              <w:sz w:val="24"/>
              <w:szCs w:val="24"/>
              <w:rtl/>
            </w:rPr>
            <w:t>רחוב אתגר 2  , טירת הכרמל , בנין כרמל ,</w:t>
          </w:r>
          <w:r w:rsidR="00EA5F4E">
            <w:rPr>
              <w:rFonts w:ascii="Times New Roman" w:eastAsia="Times New Roman" w:hAnsi="Times New Roman" w:cs="David"/>
              <w:color w:val="800080"/>
              <w:sz w:val="24"/>
              <w:szCs w:val="24"/>
              <w:rtl/>
            </w:rPr>
            <w:br/>
          </w:r>
          <w:r w:rsidR="00EA5F4E">
            <w:rPr>
              <w:rFonts w:ascii="Times New Roman" w:eastAsia="Times New Roman" w:hAnsi="Times New Roman" w:cs="David" w:hint="cs"/>
              <w:color w:val="800080"/>
              <w:sz w:val="24"/>
              <w:szCs w:val="24"/>
              <w:rtl/>
            </w:rPr>
            <w:t>פארק עסקים כרמל , 30200</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p>
      </w:sdtContent>
    </w:sdt>
    <w:p w14:paraId="46F3FFB8"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19A6165B"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שני;</w:t>
      </w:r>
    </w:p>
    <w:p w14:paraId="13B46120"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9FEC7B8" w14:textId="77777777" w:rsidR="00650D2D" w:rsidRPr="00650D2D" w:rsidRDefault="00650D2D" w:rsidP="00650D2D">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והואיל:</w:t>
      </w:r>
      <w:r w:rsidRPr="00650D2D">
        <w:rPr>
          <w:rFonts w:ascii="Times New Roman" w:eastAsia="Times New Roman" w:hAnsi="Times New Roman" w:cs="David"/>
          <w:bCs/>
          <w:sz w:val="20"/>
          <w:szCs w:val="24"/>
          <w:rtl/>
          <w:lang w:eastAsia="he-IL"/>
        </w:rPr>
        <w:tab/>
      </w:r>
      <w:r w:rsidRPr="00650D2D">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E408F13" w14:textId="77777777" w:rsidR="00650D2D" w:rsidRPr="00650D2D" w:rsidRDefault="00650D2D" w:rsidP="00650D2D">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bCs/>
          <w:sz w:val="20"/>
          <w:szCs w:val="24"/>
          <w:rtl/>
          <w:lang w:eastAsia="he-IL"/>
        </w:rPr>
        <w:t>לפיכך הותנה והוסכם בין הצדדים כדלקמן:</w:t>
      </w:r>
    </w:p>
    <w:p w14:paraId="5DBD8C57"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u w:val="single"/>
          <w:rtl/>
          <w:lang w:eastAsia="he-IL"/>
        </w:rPr>
        <w:lastRenderedPageBreak/>
        <w:t>מבוא</w:t>
      </w:r>
    </w:p>
    <w:p w14:paraId="4BBDC789" w14:textId="77777777" w:rsidR="00650D2D" w:rsidRPr="00650D2D" w:rsidRDefault="00650D2D" w:rsidP="00650D2D">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למונחים הבאים יהא הפרוש הנקוב בצידם דהיינו:</w:t>
      </w:r>
    </w:p>
    <w:p w14:paraId="4A9CBC1E"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9E9B39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"הפרויקט"</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159ADEBA"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15F549E"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"התכנית" </w:t>
      </w:r>
      <w:r w:rsidRPr="00650D2D">
        <w:rPr>
          <w:rFonts w:ascii="Times New Roman" w:eastAsia="Times New Roman" w:hAnsi="Times New Roman" w:cs="David"/>
          <w:sz w:val="20"/>
          <w:szCs w:val="24"/>
          <w:rtl/>
          <w:lang w:eastAsia="he-IL"/>
        </w:rPr>
        <w:t>/</w:t>
      </w:r>
    </w:p>
    <w:p w14:paraId="713E237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"המקרקעין"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77E26B3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437C345"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"האתר"</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A4B010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72ACDB"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היועצים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3C5DFC1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C9CD079"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התכניות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כל המסמכים שיערכו ע"י המתכנן כאמור יערכו בשפה העברית.</w:t>
      </w:r>
    </w:p>
    <w:p w14:paraId="26F6B52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1909B7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שירותי</w:t>
      </w:r>
    </w:p>
    <w:p w14:paraId="03A91F91"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המתכנן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p>
    <w:p w14:paraId="0A2CB06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השירותים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השירותים כמוגדר וכמפורט בחוזה זה ובנספח </w:t>
      </w:r>
      <w:r w:rsidRPr="00650D2D">
        <w:rPr>
          <w:rFonts w:ascii="Times New Roman" w:eastAsia="Times New Roman" w:hAnsi="Times New Roman" w:cs="David"/>
          <w:b/>
          <w:bCs/>
          <w:sz w:val="20"/>
          <w:szCs w:val="24"/>
          <w:rtl/>
          <w:lang w:eastAsia="he-IL"/>
        </w:rPr>
        <w:t>ב'</w:t>
      </w:r>
      <w:r w:rsidRPr="00650D2D">
        <w:rPr>
          <w:rFonts w:ascii="Times New Roman" w:eastAsia="Times New Roman" w:hAnsi="Times New Roman" w:cs="David" w:hint="cs"/>
          <w:b/>
          <w:bCs/>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6F783821"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20E4C96"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המנהל</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99D076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83216CC"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ab/>
      </w:r>
      <w:r w:rsidRPr="00650D2D">
        <w:rPr>
          <w:rFonts w:ascii="Times New Roman" w:eastAsia="Times New Roman" w:hAnsi="Times New Roman" w:cs="David"/>
          <w:sz w:val="20"/>
          <w:szCs w:val="24"/>
          <w:rtl/>
          <w:lang w:eastAsia="he-IL"/>
        </w:rPr>
        <w:tab/>
        <w:t>מקום שמדובר בחוזה זה במזמין - גם המנהל במשמע.</w:t>
      </w:r>
    </w:p>
    <w:p w14:paraId="04A146D0"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A263D9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החוזה</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hint="cs"/>
          <w:sz w:val="20"/>
          <w:szCs w:val="24"/>
          <w:rtl/>
          <w:lang w:eastAsia="he-IL"/>
        </w:rPr>
        <w:t>/</w:t>
      </w:r>
    </w:p>
    <w:p w14:paraId="681624F2"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
          <w:bCs/>
          <w:sz w:val="20"/>
          <w:szCs w:val="24"/>
          <w:rtl/>
          <w:lang w:eastAsia="he-IL"/>
        </w:rPr>
        <w:t>ההסכם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חוזה זה על נספחיו.</w:t>
      </w:r>
    </w:p>
    <w:p w14:paraId="34943640"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4F20307"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הדין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כהגדרתו בחוק ה</w:t>
      </w:r>
      <w:r w:rsidRPr="00650D2D">
        <w:rPr>
          <w:rFonts w:ascii="Times New Roman" w:eastAsia="Times New Roman" w:hAnsi="Times New Roman" w:cs="David" w:hint="cs"/>
          <w:sz w:val="20"/>
          <w:szCs w:val="24"/>
          <w:rtl/>
          <w:lang w:eastAsia="he-IL"/>
        </w:rPr>
        <w:t>פרשנות, התשמ"א-1981</w:t>
      </w:r>
      <w:r w:rsidRPr="00650D2D">
        <w:rPr>
          <w:rFonts w:ascii="Times New Roman" w:eastAsia="Times New Roman" w:hAnsi="Times New Roman" w:cs="David"/>
          <w:sz w:val="20"/>
          <w:szCs w:val="24"/>
          <w:rtl/>
          <w:lang w:eastAsia="he-IL"/>
        </w:rPr>
        <w:t xml:space="preserve"> לרבות כל </w:t>
      </w:r>
      <w:r w:rsidRPr="00650D2D">
        <w:rPr>
          <w:rFonts w:ascii="Times New Roman" w:eastAsia="Times New Roman" w:hAnsi="Times New Roman" w:cs="David" w:hint="cs"/>
          <w:sz w:val="20"/>
          <w:szCs w:val="24"/>
          <w:rtl/>
          <w:lang w:eastAsia="he-IL"/>
        </w:rPr>
        <w:t xml:space="preserve">תקנה ו/או </w:t>
      </w:r>
      <w:r w:rsidRPr="00650D2D">
        <w:rPr>
          <w:rFonts w:ascii="Times New Roman" w:eastAsia="Times New Roman" w:hAnsi="Times New Roman" w:cs="David"/>
          <w:sz w:val="20"/>
          <w:szCs w:val="24"/>
          <w:rtl/>
          <w:lang w:eastAsia="he-IL"/>
        </w:rPr>
        <w:t>הוראה של רשות מוסמכת בתוקף סמכותה על פי הדין.</w:t>
      </w:r>
    </w:p>
    <w:p w14:paraId="436AEBD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7E6C88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הרשות</w:t>
      </w:r>
    </w:p>
    <w:p w14:paraId="6BA80E6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המקומית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המצ"ב.</w:t>
      </w:r>
    </w:p>
    <w:p w14:paraId="293D6F25"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DD9D4F"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חוזה</w:t>
      </w:r>
    </w:p>
    <w:p w14:paraId="34E8A263"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הפיתוח</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w:t>
      </w:r>
    </w:p>
    <w:p w14:paraId="5BAA7CC4"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6814C03"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הכותרות בחוזה זה </w:t>
      </w:r>
      <w:r w:rsidRPr="00650D2D">
        <w:rPr>
          <w:rFonts w:ascii="Times New Roman" w:eastAsia="Times New Roman" w:hAnsi="Times New Roman" w:cs="David" w:hint="cs"/>
          <w:sz w:val="20"/>
          <w:szCs w:val="24"/>
          <w:rtl/>
          <w:lang w:eastAsia="he-IL"/>
        </w:rPr>
        <w:t xml:space="preserve">הינן לנוחיות בלבד ובכל מקרה </w:t>
      </w:r>
      <w:r w:rsidRPr="00650D2D">
        <w:rPr>
          <w:rFonts w:ascii="Times New Roman" w:eastAsia="Times New Roman" w:hAnsi="Times New Roman" w:cs="David"/>
          <w:sz w:val="20"/>
          <w:szCs w:val="24"/>
          <w:rtl/>
          <w:lang w:eastAsia="he-IL"/>
        </w:rPr>
        <w:t xml:space="preserve">לא ישמשו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פרש</w:t>
      </w:r>
      <w:r w:rsidRPr="00650D2D">
        <w:rPr>
          <w:rFonts w:ascii="Times New Roman" w:eastAsia="Times New Roman" w:hAnsi="Times New Roman" w:cs="David" w:hint="cs"/>
          <w:sz w:val="20"/>
          <w:szCs w:val="24"/>
          <w:rtl/>
          <w:lang w:eastAsia="he-IL"/>
        </w:rPr>
        <w:t>נות</w:t>
      </w:r>
      <w:r w:rsidRPr="00650D2D">
        <w:rPr>
          <w:rFonts w:ascii="Times New Roman" w:eastAsia="Times New Roman" w:hAnsi="Times New Roman" w:cs="David"/>
          <w:sz w:val="20"/>
          <w:szCs w:val="24"/>
          <w:rtl/>
          <w:lang w:eastAsia="he-IL"/>
        </w:rPr>
        <w:t>ו.</w:t>
      </w:r>
    </w:p>
    <w:p w14:paraId="194DDCA5"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הנספחים לחוזה זה מהווים חלק בלתי נפרד הימנו ואלה הם:</w:t>
      </w:r>
    </w:p>
    <w:p w14:paraId="5B165957"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36E4FAD"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א'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כללי;</w:t>
      </w:r>
    </w:p>
    <w:p w14:paraId="39F356FF"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נספח 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שירותי המתכנן;</w:t>
      </w:r>
    </w:p>
    <w:p w14:paraId="475D427D"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ג'</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lang w:eastAsia="he-IL"/>
        </w:rPr>
        <w:t>–</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rtl/>
          <w:lang w:eastAsia="he-IL"/>
        </w:rPr>
        <w:tab/>
        <w:t>לוח זמנים;</w:t>
      </w:r>
    </w:p>
    <w:p w14:paraId="5FCC84AF"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ד'</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שכר המתכנן;</w:t>
      </w:r>
    </w:p>
    <w:p w14:paraId="440B0E28"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ה'</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תשלומי שכר המתכנן;</w:t>
      </w:r>
    </w:p>
    <w:p w14:paraId="772AF38A"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ו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הצהרה והתחייבות לשמירת סודיות;</w:t>
      </w:r>
    </w:p>
    <w:p w14:paraId="45CDDB43"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05616300"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041F9952"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ח'</w:t>
      </w:r>
      <w:r w:rsidRPr="00650D2D">
        <w:rPr>
          <w:rFonts w:ascii="Times New Roman" w:eastAsia="Times New Roman" w:hAnsi="Times New Roman" w:cs="David"/>
          <w:sz w:val="20"/>
          <w:szCs w:val="24"/>
          <w:rtl/>
          <w:lang w:eastAsia="he-IL"/>
        </w:rPr>
        <w:t xml:space="preserve"> - </w:t>
      </w:r>
      <w:r w:rsidRPr="00650D2D">
        <w:rPr>
          <w:rFonts w:ascii="Times New Roman" w:eastAsia="Times New Roman" w:hAnsi="Times New Roman" w:cs="David"/>
          <w:sz w:val="20"/>
          <w:szCs w:val="24"/>
          <w:rtl/>
          <w:lang w:eastAsia="he-IL"/>
        </w:rPr>
        <w:tab/>
        <w:t>רשימת התכניות והמסמכים שעל המתכנן להנפיק.</w:t>
      </w:r>
    </w:p>
    <w:p w14:paraId="4B49999B"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ט'</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אישור להשלמת הפרויקט/קטע מהפרויקט.</w:t>
      </w:r>
    </w:p>
    <w:p w14:paraId="6196BFB3" w14:textId="77777777" w:rsidR="00650D2D" w:rsidRPr="00650D2D" w:rsidRDefault="00650D2D" w:rsidP="00650D2D">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נספח י'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היעדר תביעות.</w:t>
      </w:r>
    </w:p>
    <w:p w14:paraId="6F45218C"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שירותי המתכנן</w:t>
      </w:r>
    </w:p>
    <w:p w14:paraId="4A24EAC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המזמין מוסר בזה למתכנן והמתכנן מקבל על עצמו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p>
    <w:p w14:paraId="0550868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ומאשר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הינו מכיר ויודע את כל הנדרש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וכי הינו מורשה על 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דין למתן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 xml:space="preserve"> המתכנן, לרבות</w:t>
      </w:r>
      <w:r w:rsidRPr="00650D2D">
        <w:rPr>
          <w:rFonts w:ascii="Times New Roman" w:eastAsia="Times New Roman" w:hAnsi="Times New Roman" w:cs="David" w:hint="cs"/>
          <w:sz w:val="20"/>
          <w:szCs w:val="24"/>
          <w:rtl/>
          <w:lang w:eastAsia="he-IL"/>
        </w:rPr>
        <w:t xml:space="preserve"> אך לא רק</w:t>
      </w:r>
      <w:r w:rsidRPr="00650D2D">
        <w:rPr>
          <w:rFonts w:ascii="Times New Roman" w:eastAsia="Times New Roman" w:hAnsi="Times New Roman" w:cs="David"/>
          <w:sz w:val="20"/>
          <w:szCs w:val="24"/>
          <w:rtl/>
          <w:lang w:eastAsia="he-IL"/>
        </w:rPr>
        <w:t>,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חוק המהנדסים והאדריכלים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תשי"ח - 1958, כי יש בידו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שיון </w:t>
      </w:r>
      <w:r w:rsidRPr="00650D2D">
        <w:rPr>
          <w:rFonts w:ascii="Times New Roman" w:eastAsia="Times New Roman" w:hAnsi="Times New Roman" w:cs="David" w:hint="cs"/>
          <w:sz w:val="20"/>
          <w:szCs w:val="24"/>
          <w:rtl/>
          <w:lang w:eastAsia="he-IL"/>
        </w:rPr>
        <w:t xml:space="preserve">בר </w:t>
      </w:r>
      <w:r w:rsidRPr="00650D2D">
        <w:rPr>
          <w:rFonts w:ascii="Times New Roman" w:eastAsia="Times New Roman" w:hAnsi="Times New Roman" w:cs="David"/>
          <w:sz w:val="20"/>
          <w:szCs w:val="24"/>
          <w:rtl/>
          <w:lang w:eastAsia="he-IL"/>
        </w:rPr>
        <w:t>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קף לביצוע שירותי </w:t>
      </w:r>
      <w:r w:rsidRPr="00650D2D">
        <w:rPr>
          <w:rFonts w:ascii="Times New Roman" w:eastAsia="Times New Roman" w:hAnsi="Times New Roman" w:cs="David" w:hint="cs"/>
          <w:sz w:val="20"/>
          <w:szCs w:val="24"/>
          <w:rtl/>
          <w:lang w:eastAsia="he-IL"/>
        </w:rPr>
        <w:t xml:space="preserve"> המתכנן על פי הדין</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כי הוא בעל הכישורים, הר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שיונות, הידע, הניסיון והאמצעים המאפשרים לו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ביצועם ברמה מקצועית גבוהה ובהתאם למותנה בחוזה.</w:t>
      </w:r>
    </w:p>
    <w:p w14:paraId="7D45AA8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 לו שש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שיקול דעתו</w:t>
      </w:r>
      <w:r w:rsidRPr="00650D2D">
        <w:rPr>
          <w:rFonts w:ascii="Times New Roman" w:eastAsia="Times New Roman" w:hAnsi="Times New Roman" w:cs="David" w:hint="cs"/>
          <w:sz w:val="20"/>
          <w:szCs w:val="24"/>
          <w:rtl/>
          <w:lang w:eastAsia="he-IL"/>
        </w:rPr>
        <w:t xml:space="preserve"> הבלעדי</w:t>
      </w:r>
      <w:r w:rsidRPr="00650D2D">
        <w:rPr>
          <w:rFonts w:ascii="Times New Roman" w:eastAsia="Times New Roman" w:hAnsi="Times New Roman" w:cs="David"/>
          <w:sz w:val="20"/>
          <w:szCs w:val="24"/>
          <w:rtl/>
          <w:lang w:eastAsia="he-IL"/>
        </w:rPr>
        <w:t xml:space="preserve"> ו</w:t>
      </w:r>
      <w:r w:rsidRPr="00650D2D">
        <w:rPr>
          <w:rFonts w:ascii="Times New Roman" w:eastAsia="Times New Roman" w:hAnsi="Times New Roman" w:cs="David" w:hint="cs"/>
          <w:sz w:val="20"/>
          <w:szCs w:val="24"/>
          <w:rtl/>
          <w:lang w:eastAsia="he-IL"/>
        </w:rPr>
        <w:t xml:space="preserve">כי </w:t>
      </w:r>
      <w:r w:rsidRPr="00650D2D">
        <w:rPr>
          <w:rFonts w:ascii="Times New Roman" w:eastAsia="Times New Roman" w:hAnsi="Times New Roman" w:cs="David"/>
          <w:sz w:val="20"/>
          <w:szCs w:val="24"/>
          <w:rtl/>
          <w:lang w:eastAsia="he-IL"/>
        </w:rPr>
        <w:t xml:space="preserve">הם יינתנו על ידו בשלבי 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עוד</w:t>
      </w:r>
      <w:r w:rsidRPr="00650D2D">
        <w:rPr>
          <w:rFonts w:ascii="Times New Roman" w:eastAsia="Times New Roman" w:hAnsi="Times New Roman" w:cs="David"/>
          <w:sz w:val="20"/>
          <w:szCs w:val="24"/>
          <w:rtl/>
          <w:lang w:eastAsia="he-IL"/>
        </w:rPr>
        <w:t xml:space="preserve"> מוסיף ומצהיר</w:t>
      </w:r>
      <w:r w:rsidRPr="00650D2D">
        <w:rPr>
          <w:rFonts w:ascii="Times New Roman" w:eastAsia="Times New Roman" w:hAnsi="Times New Roman" w:cs="David" w:hint="cs"/>
          <w:sz w:val="20"/>
          <w:szCs w:val="24"/>
          <w:rtl/>
          <w:lang w:eastAsia="he-IL"/>
        </w:rPr>
        <w:t xml:space="preserve"> המתכנן,</w:t>
      </w:r>
      <w:r w:rsidRPr="00650D2D">
        <w:rPr>
          <w:rFonts w:ascii="Times New Roman" w:eastAsia="Times New Roman" w:hAnsi="Times New Roman" w:cs="David"/>
          <w:sz w:val="20"/>
          <w:szCs w:val="24"/>
          <w:rtl/>
          <w:lang w:eastAsia="he-IL"/>
        </w:rPr>
        <w:t xml:space="preserve"> כי ידוע לו שהמזמין אינו מתחייב להזמין מ</w:t>
      </w:r>
      <w:r w:rsidRPr="00650D2D">
        <w:rPr>
          <w:rFonts w:ascii="Times New Roman" w:eastAsia="Times New Roman" w:hAnsi="Times New Roman" w:cs="David" w:hint="cs"/>
          <w:sz w:val="20"/>
          <w:szCs w:val="24"/>
          <w:rtl/>
          <w:lang w:eastAsia="he-IL"/>
        </w:rPr>
        <w:t>מנו</w:t>
      </w:r>
      <w:r w:rsidRPr="00650D2D">
        <w:rPr>
          <w:rFonts w:ascii="Times New Roman" w:eastAsia="Times New Roman" w:hAnsi="Times New Roman" w:cs="David"/>
          <w:sz w:val="20"/>
          <w:szCs w:val="24"/>
          <w:rtl/>
          <w:lang w:eastAsia="he-IL"/>
        </w:rPr>
        <w:t xml:space="preserve"> שירותים נוספים מעבר לנקוב בחוזה זה ו</w:t>
      </w:r>
      <w:r w:rsidRPr="00650D2D">
        <w:rPr>
          <w:rFonts w:ascii="Times New Roman" w:eastAsia="Times New Roman" w:hAnsi="Times New Roman" w:cs="David" w:hint="cs"/>
          <w:sz w:val="20"/>
          <w:szCs w:val="24"/>
          <w:rtl/>
          <w:lang w:eastAsia="he-IL"/>
        </w:rPr>
        <w:t xml:space="preserve">כמפורט </w:t>
      </w:r>
      <w:r w:rsidRPr="00650D2D">
        <w:rPr>
          <w:rFonts w:ascii="Times New Roman" w:eastAsia="Times New Roman" w:hAnsi="Times New Roman" w:cs="David"/>
          <w:sz w:val="20"/>
          <w:szCs w:val="24"/>
          <w:rtl/>
          <w:lang w:eastAsia="he-IL"/>
        </w:rPr>
        <w:t xml:space="preserve">בנספח </w:t>
      </w:r>
      <w:r w:rsidRPr="00650D2D">
        <w:rPr>
          <w:rFonts w:ascii="Times New Roman" w:eastAsia="Times New Roman" w:hAnsi="Times New Roman" w:cs="David"/>
          <w:bCs/>
          <w:sz w:val="20"/>
          <w:szCs w:val="24"/>
          <w:rtl/>
          <w:lang w:eastAsia="he-IL"/>
        </w:rPr>
        <w:t xml:space="preserve">ב'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w:t>
      </w:r>
    </w:p>
    <w:p w14:paraId="74ABF3C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03B4FBE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שיקבעו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ע"י המזמין ויהיה חייב לנהוג לפיהם ולקיימם ללא סטייה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הוראה</w:t>
      </w:r>
      <w:r w:rsidRPr="00650D2D">
        <w:rPr>
          <w:rFonts w:ascii="Times New Roman" w:eastAsia="Times New Roman" w:hAnsi="Times New Roman" w:cs="David" w:hint="cs"/>
          <w:sz w:val="20"/>
          <w:szCs w:val="24"/>
          <w:rtl/>
          <w:lang w:eastAsia="he-IL"/>
        </w:rPr>
        <w:t xml:space="preserve"> מפורשת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מהמזמין.</w:t>
      </w:r>
    </w:p>
    <w:p w14:paraId="5131A80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הכל כפי שיקבע ע"י המנהל. כן מתחייב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להשתתף בת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מראש בכל ישיבות התיאום אליהן יוזמן.</w:t>
      </w:r>
    </w:p>
    <w:p w14:paraId="7909360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ישמור על נוהלי קשר, תיאום,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שום וצורת המסמכים לפי דרישת המנהל.</w:t>
      </w:r>
    </w:p>
    <w:p w14:paraId="716B21B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עוד לא יקבע אחרת ע"י המזמין, יהיה המנהל כ</w:t>
      </w:r>
      <w:r w:rsidRPr="00650D2D">
        <w:rPr>
          <w:rFonts w:ascii="Times New Roman" w:eastAsia="Times New Roman" w:hAnsi="Times New Roman" w:cs="David" w:hint="cs"/>
          <w:sz w:val="20"/>
          <w:szCs w:val="24"/>
          <w:rtl/>
          <w:lang w:eastAsia="he-IL"/>
        </w:rPr>
        <w:t>הגדרתו</w:t>
      </w:r>
      <w:r w:rsidRPr="00650D2D">
        <w:rPr>
          <w:rFonts w:ascii="Times New Roman" w:eastAsia="Times New Roman" w:hAnsi="Times New Roman" w:cs="David"/>
          <w:sz w:val="20"/>
          <w:szCs w:val="24"/>
          <w:rtl/>
          <w:lang w:eastAsia="he-IL"/>
        </w:rPr>
        <w:t xml:space="preserve"> בנספח </w:t>
      </w:r>
      <w:r w:rsidRPr="00650D2D">
        <w:rPr>
          <w:rFonts w:ascii="Times New Roman" w:eastAsia="Times New Roman" w:hAnsi="Times New Roman" w:cs="David"/>
          <w:bCs/>
          <w:sz w:val="20"/>
          <w:szCs w:val="24"/>
          <w:rtl/>
          <w:lang w:eastAsia="he-IL"/>
        </w:rPr>
        <w:t xml:space="preserve">א' </w:t>
      </w:r>
      <w:r w:rsidRPr="00650D2D">
        <w:rPr>
          <w:rFonts w:ascii="Times New Roman" w:eastAsia="Times New Roman" w:hAnsi="Times New Roman" w:cs="David"/>
          <w:sz w:val="20"/>
          <w:szCs w:val="24"/>
          <w:rtl/>
          <w:lang w:eastAsia="he-IL"/>
        </w:rPr>
        <w:t xml:space="preserve">ועל המתכנן </w:t>
      </w:r>
      <w:r w:rsidRPr="00650D2D">
        <w:rPr>
          <w:rFonts w:ascii="Times New Roman" w:eastAsia="Times New Roman" w:hAnsi="Times New Roman" w:cs="David"/>
          <w:sz w:val="20"/>
          <w:szCs w:val="24"/>
          <w:rtl/>
          <w:lang w:eastAsia="he-IL"/>
        </w:rPr>
        <w:lastRenderedPageBreak/>
        <w:t>להיות</w:t>
      </w:r>
      <w:r w:rsidRPr="00650D2D">
        <w:rPr>
          <w:rFonts w:ascii="Times New Roman" w:eastAsia="Times New Roman" w:hAnsi="Times New Roman" w:cs="David" w:hint="cs"/>
          <w:sz w:val="20"/>
          <w:szCs w:val="24"/>
          <w:rtl/>
          <w:lang w:eastAsia="he-IL"/>
        </w:rPr>
        <w:t xml:space="preserve"> עמו</w:t>
      </w:r>
      <w:r w:rsidRPr="00650D2D">
        <w:rPr>
          <w:rFonts w:ascii="Times New Roman" w:eastAsia="Times New Roman" w:hAnsi="Times New Roman" w:cs="David"/>
          <w:sz w:val="20"/>
          <w:szCs w:val="24"/>
          <w:rtl/>
          <w:lang w:eastAsia="he-IL"/>
        </w:rPr>
        <w:t xml:space="preserve"> בקשר מתמי</w:t>
      </w:r>
      <w:r w:rsidRPr="00650D2D">
        <w:rPr>
          <w:rFonts w:ascii="Times New Roman" w:eastAsia="Times New Roman" w:hAnsi="Times New Roman" w:cs="David" w:hint="cs"/>
          <w:sz w:val="20"/>
          <w:szCs w:val="24"/>
          <w:rtl/>
          <w:lang w:eastAsia="he-IL"/>
        </w:rPr>
        <w:t>ד</w:t>
      </w:r>
      <w:r w:rsidRPr="00650D2D">
        <w:rPr>
          <w:rFonts w:ascii="Times New Roman" w:eastAsia="Times New Roman" w:hAnsi="Times New Roman" w:cs="David"/>
          <w:sz w:val="20"/>
          <w:szCs w:val="24"/>
          <w:rtl/>
          <w:lang w:eastAsia="he-IL"/>
        </w:rPr>
        <w:t xml:space="preserve"> ולתאם עמו את כל פעולותיו, אלא אם נקבע </w:t>
      </w:r>
      <w:r w:rsidRPr="00650D2D">
        <w:rPr>
          <w:rFonts w:ascii="Times New Roman" w:eastAsia="Times New Roman" w:hAnsi="Times New Roman" w:cs="David" w:hint="cs"/>
          <w:sz w:val="20"/>
          <w:szCs w:val="24"/>
          <w:rtl/>
          <w:lang w:eastAsia="he-IL"/>
        </w:rPr>
        <w:t xml:space="preserve">מפורשות </w:t>
      </w:r>
      <w:r w:rsidRPr="00650D2D">
        <w:rPr>
          <w:rFonts w:ascii="Times New Roman" w:eastAsia="Times New Roman" w:hAnsi="Times New Roman" w:cs="David"/>
          <w:sz w:val="20"/>
          <w:szCs w:val="24"/>
          <w:rtl/>
          <w:lang w:eastAsia="he-IL"/>
        </w:rPr>
        <w:t>אחרת ע"י המזמין.</w:t>
      </w:r>
    </w:p>
    <w:p w14:paraId="35F9E5C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ידועות לו הוראות כל התכניות הקיימות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650D2D">
        <w:rPr>
          <w:rFonts w:ascii="Times New Roman" w:eastAsia="Times New Roman" w:hAnsi="Times New Roman" w:cs="David" w:hint="cs"/>
          <w:sz w:val="20"/>
          <w:szCs w:val="24"/>
          <w:rtl/>
          <w:lang w:eastAsia="he-IL"/>
        </w:rPr>
        <w:t>יהם של</w:t>
      </w:r>
      <w:r w:rsidRPr="00650D2D">
        <w:rPr>
          <w:rFonts w:ascii="Times New Roman" w:eastAsia="Times New Roman" w:hAnsi="Times New Roman" w:cs="David"/>
          <w:sz w:val="20"/>
          <w:szCs w:val="24"/>
          <w:rtl/>
          <w:lang w:eastAsia="he-IL"/>
        </w:rPr>
        <w:t xml:space="preserve"> הדין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הנהלים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התקנים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התקנות החלים בקשר עם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והוא מתחייב לפעול בהתאם לקבוע בהם.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מצהיר המתכנן כי </w:t>
      </w:r>
      <w:r w:rsidRPr="00650D2D">
        <w:rPr>
          <w:rFonts w:ascii="Times New Roman" w:eastAsia="Times New Roman" w:hAnsi="Times New Roman" w:cs="David" w:hint="cs"/>
          <w:sz w:val="20"/>
          <w:szCs w:val="24"/>
          <w:rtl/>
          <w:lang w:eastAsia="he-IL"/>
        </w:rPr>
        <w:t xml:space="preserve">הוא </w:t>
      </w:r>
      <w:r w:rsidRPr="00650D2D">
        <w:rPr>
          <w:rFonts w:ascii="Times New Roman" w:eastAsia="Times New Roman" w:hAnsi="Times New Roman" w:cs="David"/>
          <w:sz w:val="20"/>
          <w:szCs w:val="24"/>
          <w:rtl/>
          <w:lang w:eastAsia="he-IL"/>
        </w:rPr>
        <w:t xml:space="preserve">בדק בעצמו את כל הנושאים הרלוונטיים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4EF05A2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להפיק את כל התכניות </w:t>
      </w:r>
      <w:r w:rsidRPr="00650D2D">
        <w:rPr>
          <w:rFonts w:ascii="Times New Roman" w:eastAsia="Times New Roman" w:hAnsi="Times New Roman" w:cs="David" w:hint="cs"/>
          <w:sz w:val="20"/>
          <w:szCs w:val="24"/>
          <w:rtl/>
          <w:lang w:eastAsia="he-IL"/>
        </w:rPr>
        <w:t>נשוא</w:t>
      </w:r>
      <w:r w:rsidRPr="00650D2D">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באמצעות מחשב בתוכנה או בקבצים במתכונת הקבועה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וע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650D2D">
        <w:rPr>
          <w:rFonts w:ascii="Times New Roman" w:eastAsia="Times New Roman" w:hAnsi="Times New Roman" w:cs="David" w:hint="cs"/>
          <w:sz w:val="20"/>
          <w:szCs w:val="24"/>
          <w:rtl/>
          <w:lang w:eastAsia="he-IL"/>
        </w:rPr>
        <w:t xml:space="preserve"> בנספח </w:t>
      </w:r>
      <w:r w:rsidRPr="00650D2D">
        <w:rPr>
          <w:rFonts w:ascii="Times New Roman" w:eastAsia="Times New Roman" w:hAnsi="Times New Roman" w:cs="David" w:hint="cs"/>
          <w:b/>
          <w:bCs/>
          <w:sz w:val="20"/>
          <w:szCs w:val="24"/>
          <w:rtl/>
          <w:lang w:eastAsia="he-IL"/>
        </w:rPr>
        <w:t>א'</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w:t>
      </w:r>
    </w:p>
    <w:p w14:paraId="75BF951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יגיש ליועצים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50D2D">
        <w:rPr>
          <w:rFonts w:ascii="Times New Roman" w:eastAsia="Times New Roman" w:hAnsi="Times New Roman" w:cs="David" w:hint="cs"/>
          <w:sz w:val="20"/>
          <w:szCs w:val="24"/>
          <w:rtl/>
          <w:lang w:eastAsia="he-IL"/>
        </w:rPr>
        <w:t xml:space="preserve">מפורשות על פי </w:t>
      </w:r>
      <w:r w:rsidRPr="00650D2D">
        <w:rPr>
          <w:rFonts w:ascii="Times New Roman" w:eastAsia="Times New Roman" w:hAnsi="Times New Roman" w:cs="David"/>
          <w:sz w:val="20"/>
          <w:szCs w:val="24"/>
          <w:rtl/>
          <w:lang w:eastAsia="he-IL"/>
        </w:rPr>
        <w:t>חוזה זה.</w:t>
      </w:r>
    </w:p>
    <w:p w14:paraId="51C73DB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אין לו ולא תהינה לו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תביעות ו/או טענות</w:t>
      </w:r>
      <w:r w:rsidRPr="00650D2D">
        <w:rPr>
          <w:rFonts w:ascii="Times New Roman" w:eastAsia="Times New Roman" w:hAnsi="Times New Roman" w:cs="David" w:hint="cs"/>
          <w:sz w:val="20"/>
          <w:szCs w:val="24"/>
          <w:rtl/>
          <w:lang w:eastAsia="he-IL"/>
        </w:rPr>
        <w:t xml:space="preserve"> ו/או דרישות ו/או תלונות</w:t>
      </w:r>
      <w:r w:rsidRPr="00650D2D">
        <w:rPr>
          <w:rFonts w:ascii="Times New Roman" w:eastAsia="Times New Roman" w:hAnsi="Times New Roman" w:cs="David"/>
          <w:sz w:val="20"/>
          <w:szCs w:val="24"/>
          <w:rtl/>
          <w:lang w:eastAsia="he-IL"/>
        </w:rPr>
        <w:t xml:space="preserve"> כלפי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כלפי המתכננים האחרים בגין מסירת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 משמסר המזמין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 xml:space="preserve">ביצוע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63967AE7"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650D2D">
        <w:rPr>
          <w:rFonts w:ascii="Times New Roman" w:eastAsia="Times New Roman" w:hAnsi="Times New Roman" w:cs="David"/>
          <w:sz w:val="24"/>
          <w:szCs w:val="24"/>
          <w:lang w:eastAsia="he-IL"/>
        </w:rPr>
        <w:t>view</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0"/>
          <w:szCs w:val="24"/>
          <w:rtl/>
          <w:lang w:eastAsia="he-IL"/>
        </w:rPr>
        <w:t>", "רמדורנט"</w:t>
      </w:r>
      <w:r w:rsidRPr="00650D2D">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650D2D">
        <w:rPr>
          <w:rFonts w:ascii="Times New Roman" w:eastAsia="Times New Roman" w:hAnsi="Times New Roman" w:cs="David" w:hint="cs"/>
          <w:sz w:val="20"/>
          <w:szCs w:val="24"/>
          <w:rtl/>
          <w:lang w:eastAsia="he-IL"/>
        </w:rPr>
        <w:t>.</w:t>
      </w:r>
    </w:p>
    <w:p w14:paraId="1EF5D453"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צוות עובדים ואמצעים</w:t>
      </w:r>
    </w:p>
    <w:p w14:paraId="57DF36E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יקיים משרד מאויש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מאורגן ומצויד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באופן שיאפשר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בהתאם להוראות חוזה זה.</w:t>
      </w:r>
    </w:p>
    <w:p w14:paraId="294A82C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שהרכבם המספרי והמקצועי של צוות עובדיו, כמפורט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hint="cs"/>
          <w:b/>
          <w:sz w:val="20"/>
          <w:szCs w:val="24"/>
          <w:rtl/>
          <w:lang w:eastAsia="he-IL"/>
        </w:rPr>
        <w:t>המצ"ב,</w:t>
      </w:r>
      <w:r w:rsidRPr="00650D2D">
        <w:rPr>
          <w:rFonts w:ascii="Times New Roman" w:eastAsia="Times New Roman" w:hAnsi="Times New Roman" w:cs="David"/>
          <w:sz w:val="20"/>
          <w:szCs w:val="24"/>
          <w:rtl/>
          <w:lang w:eastAsia="he-IL"/>
        </w:rPr>
        <w:t xml:space="preserve"> יתאים לביצוע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ברמה ובמועדים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2A87E8F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650D2D">
        <w:rPr>
          <w:rFonts w:ascii="Times New Roman" w:eastAsia="Times New Roman" w:hAnsi="Times New Roman" w:cs="David" w:hint="cs"/>
          <w:sz w:val="20"/>
          <w:szCs w:val="24"/>
          <w:rtl/>
          <w:lang w:eastAsia="he-IL"/>
        </w:rPr>
        <w:t xml:space="preserve">המוחלט </w:t>
      </w:r>
      <w:r w:rsidRPr="00650D2D">
        <w:rPr>
          <w:rFonts w:ascii="Times New Roman" w:eastAsia="Times New Roman" w:hAnsi="Times New Roman" w:cs="David"/>
          <w:sz w:val="20"/>
          <w:szCs w:val="24"/>
          <w:rtl/>
          <w:lang w:eastAsia="he-IL"/>
        </w:rPr>
        <w:t>- להורות למתכנן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3B01B31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המצ"ב</w:t>
      </w:r>
      <w:r w:rsidRPr="00650D2D">
        <w:rPr>
          <w:rFonts w:ascii="Times New Roman" w:eastAsia="Times New Roman" w:hAnsi="Times New Roman" w:cs="David"/>
          <w:sz w:val="20"/>
          <w:szCs w:val="24"/>
          <w:rtl/>
          <w:lang w:eastAsia="he-IL"/>
        </w:rPr>
        <w:t>, מנהלו הראשי של המתכנן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המנהל הראשי</w:t>
      </w:r>
      <w:r w:rsidRPr="00650D2D">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4B410F6A"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w:t>
      </w:r>
      <w:r w:rsidRPr="00650D2D">
        <w:rPr>
          <w:rFonts w:ascii="Times New Roman" w:eastAsia="Times New Roman" w:hAnsi="Times New Roman" w:cs="David" w:hint="cs"/>
          <w:sz w:val="20"/>
          <w:szCs w:val="24"/>
          <w:rtl/>
          <w:lang w:eastAsia="he-IL"/>
        </w:rPr>
        <w:t>צהיר, כי ידוע לו, ש</w:t>
      </w:r>
      <w:r w:rsidRPr="00650D2D">
        <w:rPr>
          <w:rFonts w:ascii="Times New Roman" w:eastAsia="Times New Roman" w:hAnsi="Times New Roman" w:cs="David"/>
          <w:sz w:val="20"/>
          <w:szCs w:val="24"/>
          <w:rtl/>
          <w:lang w:eastAsia="he-IL"/>
        </w:rPr>
        <w:t>במשך כל 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קפ</w:t>
      </w:r>
      <w:r w:rsidRPr="00650D2D">
        <w:rPr>
          <w:rFonts w:ascii="Times New Roman" w:eastAsia="Times New Roman" w:hAnsi="Times New Roman" w:cs="David" w:hint="cs"/>
          <w:sz w:val="20"/>
          <w:szCs w:val="24"/>
          <w:rtl/>
          <w:lang w:eastAsia="he-IL"/>
        </w:rPr>
        <w:t>ו של</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יעמוד המנהל הראשי בראשו, יהיה מעורב אישית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התכנון. מבלי לגרוע מהתחייבויות המתכנן כמתחייב מ</w:t>
      </w:r>
      <w:r w:rsidRPr="00650D2D">
        <w:rPr>
          <w:rFonts w:ascii="Times New Roman" w:eastAsia="Times New Roman" w:hAnsi="Times New Roman" w:cs="David" w:hint="cs"/>
          <w:sz w:val="20"/>
          <w:szCs w:val="24"/>
          <w:rtl/>
          <w:lang w:eastAsia="he-IL"/>
        </w:rPr>
        <w:t>חוזה זה,</w:t>
      </w:r>
      <w:r w:rsidRPr="00650D2D">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9F931F9"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7FED67B"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 xml:space="preserve">המזמין רשאי </w:t>
      </w:r>
      <w:r w:rsidRPr="00650D2D">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650D2D">
        <w:rPr>
          <w:rFonts w:ascii="Times New Roman" w:eastAsia="Times New Roman" w:hAnsi="Times New Roman" w:cs="David" w:hint="cs"/>
          <w:sz w:val="20"/>
          <w:szCs w:val="24"/>
          <w:rtl/>
          <w:lang w:eastAsia="he-IL"/>
        </w:rPr>
        <w:t xml:space="preserve">אחר </w:t>
      </w:r>
      <w:r w:rsidRPr="00650D2D">
        <w:rPr>
          <w:rFonts w:ascii="Times New Roman" w:eastAsia="Times New Roman" w:hAnsi="Times New Roman" w:cs="David"/>
          <w:sz w:val="20"/>
          <w:szCs w:val="24"/>
          <w:rtl/>
          <w:lang w:eastAsia="he-IL"/>
        </w:rPr>
        <w:t>דרישת המזמין לאלתר.</w:t>
      </w:r>
    </w:p>
    <w:p w14:paraId="5676E8ED"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החלטות המזמין בדבר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ו/או החלפת עובד מעובדי המתכנן תינתנה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המוחלט</w:t>
      </w:r>
      <w:r w:rsidRPr="00650D2D">
        <w:rPr>
          <w:rFonts w:ascii="Times New Roman" w:eastAsia="Times New Roman" w:hAnsi="Times New Roman" w:cs="David" w:hint="cs"/>
          <w:sz w:val="20"/>
          <w:szCs w:val="24"/>
          <w:rtl/>
          <w:lang w:eastAsia="he-IL"/>
        </w:rPr>
        <w:t xml:space="preserve"> של המזמין</w:t>
      </w:r>
      <w:r w:rsidRPr="00650D2D">
        <w:rPr>
          <w:rFonts w:ascii="Times New Roman" w:eastAsia="Times New Roman" w:hAnsi="Times New Roman" w:cs="David"/>
          <w:sz w:val="20"/>
          <w:szCs w:val="24"/>
          <w:rtl/>
          <w:lang w:eastAsia="he-IL"/>
        </w:rPr>
        <w:t xml:space="preserve"> וללא צורך במתן נימוקים</w:t>
      </w:r>
      <w:r w:rsidRPr="00650D2D">
        <w:rPr>
          <w:rFonts w:ascii="Times New Roman" w:eastAsia="Times New Roman" w:hAnsi="Times New Roman" w:cs="David" w:hint="cs"/>
          <w:sz w:val="20"/>
          <w:szCs w:val="24"/>
          <w:rtl/>
          <w:lang w:eastAsia="he-IL"/>
        </w:rPr>
        <w:t xml:space="preserve"> כאלה ואחרים</w:t>
      </w:r>
      <w:r w:rsidRPr="00650D2D">
        <w:rPr>
          <w:rFonts w:ascii="Times New Roman" w:eastAsia="Times New Roman" w:hAnsi="Times New Roman" w:cs="David"/>
          <w:sz w:val="20"/>
          <w:szCs w:val="24"/>
          <w:rtl/>
          <w:lang w:eastAsia="he-IL"/>
        </w:rPr>
        <w:t>. אין בהחלטות אלה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לשחרר את המתכנן מאי</w:t>
      </w:r>
      <w:r w:rsidRPr="00650D2D">
        <w:rPr>
          <w:rFonts w:ascii="Times New Roman" w:eastAsia="Times New Roman" w:hAnsi="Times New Roman" w:cs="David" w:hint="cs"/>
          <w:sz w:val="20"/>
          <w:szCs w:val="24"/>
          <w:rtl/>
          <w:lang w:eastAsia="he-IL"/>
        </w:rPr>
        <w:t>לו</w:t>
      </w:r>
      <w:r w:rsidRPr="00650D2D">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650D2D">
        <w:rPr>
          <w:rFonts w:ascii="Times New Roman" w:eastAsia="Times New Roman" w:hAnsi="Times New Roman" w:cs="David" w:hint="cs"/>
          <w:sz w:val="20"/>
          <w:szCs w:val="24"/>
          <w:rtl/>
          <w:lang w:eastAsia="he-IL"/>
        </w:rPr>
        <w:t xml:space="preserve"> ו/או חבות</w:t>
      </w:r>
      <w:r w:rsidRPr="00650D2D">
        <w:rPr>
          <w:rFonts w:ascii="Times New Roman" w:eastAsia="Times New Roman" w:hAnsi="Times New Roman" w:cs="David"/>
          <w:sz w:val="20"/>
          <w:szCs w:val="24"/>
          <w:rtl/>
          <w:lang w:eastAsia="he-IL"/>
        </w:rPr>
        <w:t xml:space="preserve"> שהיא.</w:t>
      </w:r>
    </w:p>
    <w:p w14:paraId="2AD2A770"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לצייד על חשבונו את צוות עובדיו בכל הציוד הדרוש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w:t>
      </w:r>
      <w:r w:rsidRPr="00650D2D">
        <w:rPr>
          <w:rFonts w:ascii="Times New Roman" w:eastAsia="Times New Roman" w:hAnsi="Times New Roman" w:cs="David" w:hint="cs"/>
          <w:sz w:val="20"/>
          <w:szCs w:val="24"/>
          <w:rtl/>
          <w:lang w:eastAsia="he-IL"/>
        </w:rPr>
        <w:t>האחריות בגין אחזקת</w:t>
      </w:r>
      <w:r w:rsidRPr="00650D2D">
        <w:rPr>
          <w:rFonts w:ascii="Times New Roman" w:eastAsia="Times New Roman" w:hAnsi="Times New Roman" w:cs="David"/>
          <w:sz w:val="20"/>
          <w:szCs w:val="24"/>
          <w:rtl/>
          <w:lang w:eastAsia="he-IL"/>
        </w:rPr>
        <w:t xml:space="preserve"> ושמיר</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ציוד</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תהיה בידי המתכנן ועל חשבונו, והמזמין לא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בכל אחריות </w:t>
      </w:r>
      <w:r w:rsidRPr="00650D2D">
        <w:rPr>
          <w:rFonts w:ascii="Times New Roman" w:eastAsia="Times New Roman" w:hAnsi="Times New Roman" w:cs="David" w:hint="cs"/>
          <w:sz w:val="20"/>
          <w:szCs w:val="24"/>
          <w:rtl/>
          <w:lang w:eastAsia="he-IL"/>
        </w:rPr>
        <w:t xml:space="preserve">ו/או חבות </w:t>
      </w:r>
      <w:r w:rsidRPr="00650D2D">
        <w:rPr>
          <w:rFonts w:ascii="Times New Roman" w:eastAsia="Times New Roman" w:hAnsi="Times New Roman" w:cs="David"/>
          <w:sz w:val="20"/>
          <w:szCs w:val="24"/>
          <w:rtl/>
          <w:lang w:eastAsia="he-IL"/>
        </w:rPr>
        <w:t>בגין א</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בדן </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או נזק</w:t>
      </w:r>
      <w:r w:rsidRPr="00650D2D">
        <w:rPr>
          <w:rFonts w:ascii="Times New Roman" w:eastAsia="Times New Roman" w:hAnsi="Times New Roman" w:cs="David" w:hint="cs"/>
          <w:sz w:val="20"/>
          <w:szCs w:val="24"/>
          <w:rtl/>
          <w:lang w:eastAsia="he-IL"/>
        </w:rPr>
        <w:t xml:space="preserve"> ו/או קלקול</w:t>
      </w:r>
      <w:r w:rsidRPr="00650D2D">
        <w:rPr>
          <w:rFonts w:ascii="Times New Roman" w:eastAsia="Times New Roman" w:hAnsi="Times New Roman" w:cs="David"/>
          <w:sz w:val="20"/>
          <w:szCs w:val="24"/>
          <w:rtl/>
          <w:lang w:eastAsia="he-IL"/>
        </w:rPr>
        <w:t xml:space="preserve"> כלשהו לציוד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לכל חלק ממנו מכל סיבה שהיא.</w:t>
      </w:r>
    </w:p>
    <w:p w14:paraId="6E6E3745"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המתכנן</w:t>
      </w:r>
    </w:p>
    <w:p w14:paraId="154B4C2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במגעים עם רשויות 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עם הרשות המקומית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הנוגע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וכל הכרוך בכך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w:t>
      </w:r>
    </w:p>
    <w:p w14:paraId="04B43D6C"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שהמתכנן לא יגיש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תיקונים לתכניות לא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הרשויות המוסמכות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אושרו קודם לכן</w:t>
      </w:r>
      <w:r w:rsidRPr="00650D2D">
        <w:rPr>
          <w:rFonts w:ascii="Times New Roman" w:eastAsia="Times New Roman" w:hAnsi="Times New Roman" w:cs="David" w:hint="cs"/>
          <w:sz w:val="20"/>
          <w:szCs w:val="24"/>
          <w:rtl/>
          <w:lang w:eastAsia="he-IL"/>
        </w:rPr>
        <w:t>, מראש ובכתב,</w:t>
      </w:r>
      <w:r w:rsidRPr="00650D2D">
        <w:rPr>
          <w:rFonts w:ascii="Times New Roman" w:eastAsia="Times New Roman" w:hAnsi="Times New Roman" w:cs="David"/>
          <w:sz w:val="20"/>
          <w:szCs w:val="24"/>
          <w:rtl/>
          <w:lang w:eastAsia="he-IL"/>
        </w:rPr>
        <w:t xml:space="preserve"> ע"י המזמין.</w:t>
      </w:r>
    </w:p>
    <w:p w14:paraId="11A50AE4"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הכרוך בהתחייבות חוקית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כספית</w:t>
      </w:r>
      <w:r w:rsidRPr="00650D2D">
        <w:rPr>
          <w:rFonts w:ascii="Times New Roman" w:eastAsia="Times New Roman" w:hAnsi="Times New Roman" w:cs="David" w:hint="cs"/>
          <w:sz w:val="20"/>
          <w:szCs w:val="24"/>
          <w:rtl/>
          <w:lang w:eastAsia="he-IL"/>
        </w:rPr>
        <w:t xml:space="preserve"> ו/או אחרת,</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039F7837"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זולת אם</w:t>
      </w:r>
      <w:r w:rsidRPr="00650D2D">
        <w:rPr>
          <w:rFonts w:ascii="Times New Roman" w:eastAsia="Times New Roman" w:hAnsi="Times New Roman" w:cs="David"/>
          <w:sz w:val="20"/>
          <w:szCs w:val="24"/>
          <w:rtl/>
          <w:lang w:eastAsia="he-IL"/>
        </w:rPr>
        <w:t xml:space="preserve"> יוסמך לכך ע"י המזמין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יהיה המתכנן רשאי ליתן הוראות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הנחיות</w:t>
      </w:r>
      <w:r w:rsidRPr="00650D2D">
        <w:rPr>
          <w:rFonts w:ascii="Times New Roman" w:eastAsia="Times New Roman" w:hAnsi="Times New Roman" w:cs="David" w:hint="cs"/>
          <w:sz w:val="20"/>
          <w:szCs w:val="24"/>
          <w:rtl/>
          <w:lang w:eastAsia="he-IL"/>
        </w:rPr>
        <w:t>, בין</w:t>
      </w:r>
      <w:r w:rsidRPr="00650D2D">
        <w:rPr>
          <w:rFonts w:ascii="Times New Roman" w:eastAsia="Times New Roman" w:hAnsi="Times New Roman" w:cs="David"/>
          <w:sz w:val="20"/>
          <w:szCs w:val="24"/>
          <w:rtl/>
          <w:lang w:eastAsia="he-IL"/>
        </w:rPr>
        <w:t xml:space="preserve"> במישרין</w:t>
      </w:r>
      <w:r w:rsidRPr="00650D2D">
        <w:rPr>
          <w:rFonts w:ascii="Times New Roman" w:eastAsia="Times New Roman" w:hAnsi="Times New Roman" w:cs="David" w:hint="cs"/>
          <w:sz w:val="20"/>
          <w:szCs w:val="24"/>
          <w:rtl/>
          <w:lang w:eastAsia="he-IL"/>
        </w:rPr>
        <w:t xml:space="preserve"> ובין בעקיפין,</w:t>
      </w:r>
      <w:r w:rsidRPr="00650D2D">
        <w:rPr>
          <w:rFonts w:ascii="Times New Roman" w:eastAsia="Times New Roman" w:hAnsi="Times New Roman" w:cs="David"/>
          <w:sz w:val="20"/>
          <w:szCs w:val="24"/>
          <w:rtl/>
          <w:lang w:eastAsia="he-IL"/>
        </w:rPr>
        <w:t xml:space="preserve"> לקבלן הראשי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לקבלן העבודות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לנהל עמם מו"מ ביחס למחירים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דרכי ביצוע הכרוכים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 מחירים</w:t>
      </w:r>
      <w:r w:rsidRPr="00650D2D">
        <w:rPr>
          <w:rFonts w:ascii="Times New Roman" w:eastAsia="Times New Roman" w:hAnsi="Times New Roman" w:cs="David" w:hint="cs"/>
          <w:sz w:val="20"/>
          <w:szCs w:val="24"/>
          <w:rtl/>
          <w:lang w:eastAsia="he-IL"/>
        </w:rPr>
        <w:t xml:space="preserve"> ו/או כמויות</w:t>
      </w:r>
      <w:r w:rsidRPr="00650D2D">
        <w:rPr>
          <w:rFonts w:ascii="Times New Roman" w:eastAsia="Times New Roman" w:hAnsi="Times New Roman" w:cs="David"/>
          <w:sz w:val="20"/>
          <w:szCs w:val="24"/>
          <w:rtl/>
          <w:lang w:eastAsia="he-IL"/>
        </w:rPr>
        <w:t>, אלא באמצעות המזמין או המנהל.</w:t>
      </w:r>
    </w:p>
    <w:p w14:paraId="17D38FFA"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המנהל</w:t>
      </w:r>
    </w:p>
    <w:p w14:paraId="2A4733E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לבדוק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עת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את שרותי המתכנן כולם או </w:t>
      </w:r>
      <w:r w:rsidRPr="00650D2D">
        <w:rPr>
          <w:rFonts w:ascii="Times New Roman" w:eastAsia="Times New Roman" w:hAnsi="Times New Roman" w:cs="David" w:hint="cs"/>
          <w:sz w:val="20"/>
          <w:szCs w:val="24"/>
          <w:rtl/>
          <w:lang w:eastAsia="he-IL"/>
        </w:rPr>
        <w:t>מקצתם</w:t>
      </w:r>
      <w:r w:rsidRPr="00650D2D">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 כן רשאי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לבדוק אם המתכנן מבצע כהלכה את הוראות חוזה </w:t>
      </w:r>
      <w:r w:rsidRPr="00650D2D">
        <w:rPr>
          <w:rFonts w:ascii="Times New Roman" w:eastAsia="Times New Roman" w:hAnsi="Times New Roman" w:cs="David"/>
          <w:sz w:val="20"/>
          <w:szCs w:val="24"/>
          <w:rtl/>
          <w:lang w:eastAsia="he-IL"/>
        </w:rPr>
        <w:lastRenderedPageBreak/>
        <w:t>זה, את הוראות המזמין ואת הוראותיו.</w:t>
      </w:r>
    </w:p>
    <w:p w14:paraId="089FD73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
          <w:sz w:val="20"/>
          <w:szCs w:val="24"/>
          <w:rtl/>
          <w:lang w:eastAsia="he-IL"/>
        </w:rPr>
        <w:t xml:space="preserve"> המצ"ב</w:t>
      </w:r>
      <w:r w:rsidRPr="00650D2D">
        <w:rPr>
          <w:rFonts w:ascii="Times New Roman" w:eastAsia="Times New Roman" w:hAnsi="Times New Roman" w:cs="David"/>
          <w:sz w:val="20"/>
          <w:szCs w:val="24"/>
          <w:rtl/>
          <w:lang w:eastAsia="he-IL"/>
        </w:rPr>
        <w:t>.</w:t>
      </w:r>
    </w:p>
    <w:p w14:paraId="7710948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לצורך הפעלת סמכויותיו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רשאי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מי מטעמו לבקר במשרד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בכל מקום אחר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650D2D">
        <w:rPr>
          <w:rFonts w:ascii="Times New Roman" w:eastAsia="Times New Roman" w:hAnsi="Times New Roman" w:cs="David" w:hint="cs"/>
          <w:sz w:val="20"/>
          <w:szCs w:val="24"/>
          <w:rtl/>
          <w:lang w:eastAsia="he-IL"/>
        </w:rPr>
        <w:t>י המנהל 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w:t>
      </w:r>
    </w:p>
    <w:p w14:paraId="521ECB5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בהפעלת סמכויות המנהל על 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לגרוע </w:t>
      </w:r>
      <w:r w:rsidRPr="00650D2D">
        <w:rPr>
          <w:rFonts w:ascii="Times New Roman" w:eastAsia="Times New Roman" w:hAnsi="Times New Roman" w:cs="David" w:hint="cs"/>
          <w:sz w:val="20"/>
          <w:szCs w:val="24"/>
          <w:rtl/>
          <w:lang w:eastAsia="he-IL"/>
        </w:rPr>
        <w:t xml:space="preserve">ו/או לשחרר </w:t>
      </w:r>
      <w:r w:rsidRPr="00650D2D">
        <w:rPr>
          <w:rFonts w:ascii="Times New Roman" w:eastAsia="Times New Roman" w:hAnsi="Times New Roman" w:cs="David"/>
          <w:sz w:val="20"/>
          <w:szCs w:val="24"/>
          <w:rtl/>
          <w:lang w:eastAsia="he-IL"/>
        </w:rPr>
        <w:t xml:space="preserve">מאחריות </w:t>
      </w:r>
      <w:r w:rsidRPr="00650D2D">
        <w:rPr>
          <w:rFonts w:ascii="Times New Roman" w:eastAsia="Times New Roman" w:hAnsi="Times New Roman" w:cs="David" w:hint="cs"/>
          <w:sz w:val="20"/>
          <w:szCs w:val="24"/>
          <w:rtl/>
          <w:lang w:eastAsia="he-IL"/>
        </w:rPr>
        <w:t>המתכנן על פי חוזה זה ו/או על פי כל דין.</w:t>
      </w:r>
      <w:r w:rsidRPr="00650D2D">
        <w:rPr>
          <w:rFonts w:ascii="Times New Roman" w:eastAsia="Times New Roman" w:hAnsi="Times New Roman" w:cs="David"/>
          <w:sz w:val="20"/>
          <w:szCs w:val="24"/>
          <w:rtl/>
          <w:lang w:eastAsia="he-IL"/>
        </w:rPr>
        <w:t xml:space="preserve"> בהקשר זה מובהר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26ADF56"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אישר המנהל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650D2D">
        <w:rPr>
          <w:rFonts w:ascii="Times New Roman" w:eastAsia="Times New Roman" w:hAnsi="Times New Roman" w:cs="David" w:hint="cs"/>
          <w:sz w:val="20"/>
          <w:szCs w:val="24"/>
          <w:rtl/>
          <w:lang w:eastAsia="he-IL"/>
        </w:rPr>
        <w:t>חוזה</w:t>
      </w:r>
      <w:r w:rsidRPr="00650D2D">
        <w:rPr>
          <w:rFonts w:ascii="Times New Roman" w:eastAsia="Times New Roman" w:hAnsi="Times New Roman" w:cs="David"/>
          <w:sz w:val="20"/>
          <w:szCs w:val="24"/>
          <w:rtl/>
          <w:lang w:eastAsia="he-IL"/>
        </w:rPr>
        <w:t xml:space="preserve"> זה, </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לשחרר את המתכנן מאחריותו המקצועית המלאה ו</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להטיל על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על המזמין אחריות כלשהי לטיב התכניות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המסמכים האמורים.</w:t>
      </w:r>
    </w:p>
    <w:p w14:paraId="590691D9"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לוח זמנים ושלבי ב</w:t>
      </w:r>
      <w:r w:rsidRPr="00650D2D">
        <w:rPr>
          <w:rFonts w:ascii="Times New Roman" w:eastAsia="Times New Roman" w:hAnsi="Times New Roman" w:cs="David" w:hint="cs"/>
          <w:bCs/>
          <w:sz w:val="20"/>
          <w:szCs w:val="24"/>
          <w:u w:val="single"/>
          <w:rtl/>
          <w:lang w:eastAsia="he-IL"/>
        </w:rPr>
        <w:t>י</w:t>
      </w:r>
      <w:r w:rsidRPr="00650D2D">
        <w:rPr>
          <w:rFonts w:ascii="Times New Roman" w:eastAsia="Times New Roman" w:hAnsi="Times New Roman" w:cs="David"/>
          <w:bCs/>
          <w:sz w:val="20"/>
          <w:szCs w:val="24"/>
          <w:u w:val="single"/>
          <w:rtl/>
          <w:lang w:eastAsia="he-IL"/>
        </w:rPr>
        <w:t>צוע</w:t>
      </w:r>
    </w:p>
    <w:p w14:paraId="6C16271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650D2D">
        <w:rPr>
          <w:rFonts w:ascii="Times New Roman" w:eastAsia="Times New Roman" w:hAnsi="Times New Roman" w:cs="David"/>
          <w:b/>
          <w:bCs/>
          <w:sz w:val="20"/>
          <w:szCs w:val="24"/>
          <w:rtl/>
          <w:lang w:eastAsia="he-IL"/>
        </w:rPr>
        <w:t>ג'</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לוח הזמנים</w:t>
      </w:r>
      <w:r w:rsidRPr="00650D2D">
        <w:rPr>
          <w:rFonts w:ascii="Times New Roman" w:eastAsia="Times New Roman" w:hAnsi="Times New Roman" w:cs="David"/>
          <w:sz w:val="20"/>
          <w:szCs w:val="24"/>
          <w:rtl/>
          <w:lang w:eastAsia="he-IL"/>
        </w:rPr>
        <w:t>"). כל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 הכלול בשרותי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לא נקבע לו מועד בלוח הזמנים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יבוצע על ידי המתכנן במועד שיהיה דרוש על מנת להבטיח</w:t>
      </w:r>
      <w:r w:rsidRPr="00650D2D">
        <w:rPr>
          <w:rFonts w:ascii="Times New Roman" w:eastAsia="Times New Roman" w:hAnsi="Times New Roman" w:cs="David" w:hint="cs"/>
          <w:sz w:val="20"/>
          <w:szCs w:val="24"/>
          <w:rtl/>
          <w:lang w:eastAsia="he-IL"/>
        </w:rPr>
        <w:t xml:space="preserve"> את</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 xml:space="preserve">קבלנים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אחרים בהתאם ללוח הזמנים המוסכם 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מם.</w:t>
      </w:r>
    </w:p>
    <w:p w14:paraId="28E6BED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יתחיל המתכנן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קטע מהפרויקט ו/או שלב משלבי העבודה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או </w:t>
      </w:r>
      <w:r w:rsidRPr="00650D2D">
        <w:rPr>
          <w:rFonts w:ascii="Times New Roman" w:eastAsia="Times New Roman" w:hAnsi="Times New Roman" w:cs="David"/>
          <w:b/>
          <w:bCs/>
          <w:sz w:val="20"/>
          <w:szCs w:val="24"/>
          <w:rtl/>
          <w:lang w:eastAsia="he-IL"/>
        </w:rPr>
        <w:t xml:space="preserve">ג'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אלא אם כן הודיע למזמין תחילה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הגיע לדעתו מועד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זה וק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מהמזמין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לביצועו.</w:t>
      </w:r>
    </w:p>
    <w:p w14:paraId="37338F4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 xml:space="preserve">יש לראות </w:t>
      </w:r>
      <w:r w:rsidRPr="00650D2D">
        <w:rPr>
          <w:rFonts w:ascii="Times New Roman" w:eastAsia="Times New Roman" w:hAnsi="Times New Roman" w:cs="David" w:hint="cs"/>
          <w:sz w:val="20"/>
          <w:szCs w:val="24"/>
          <w:rtl/>
          <w:lang w:eastAsia="he-IL"/>
        </w:rPr>
        <w:t>ב</w:t>
      </w:r>
      <w:r w:rsidRPr="00650D2D">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00C5C7A"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ידוע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התחייבויות היועצים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יתר הגורמים, מותנות בכך שיסופקו להם כל התכניות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ההנחיות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ההוראות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הפרטים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הביאורים שידרשו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מהקבלנים מלטעון לעיכוב מוצדק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5448B51"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 יוכר כמוצדק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אך ו</w:t>
      </w:r>
      <w:r w:rsidRPr="00650D2D">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1A1517B"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הוא נובע מכ</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ח עליון או גורם אחר (להלן יחדיו: "</w:t>
      </w:r>
      <w:r w:rsidRPr="00650D2D">
        <w:rPr>
          <w:rFonts w:ascii="Times New Roman" w:eastAsia="Times New Roman" w:hAnsi="Times New Roman" w:cs="David"/>
          <w:b/>
          <w:bCs/>
          <w:sz w:val="20"/>
          <w:szCs w:val="24"/>
          <w:rtl/>
          <w:lang w:eastAsia="he-IL"/>
        </w:rPr>
        <w:t>אירוע דוחה</w:t>
      </w:r>
      <w:r w:rsidRPr="00650D2D">
        <w:rPr>
          <w:rFonts w:ascii="Times New Roman" w:eastAsia="Times New Roman" w:hAnsi="Times New Roman" w:cs="David"/>
          <w:sz w:val="20"/>
          <w:szCs w:val="24"/>
          <w:rtl/>
          <w:lang w:eastAsia="he-IL"/>
        </w:rPr>
        <w:t>") שלדעת המנהל לא הייתה למתכנן שליטה עליו.</w:t>
      </w:r>
    </w:p>
    <w:p w14:paraId="14BFB839"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A0B22B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קיבל תכניות, הנחיות, הוראות, פרטים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383EE52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אישר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האירוע הדוחה אכן מצדיק 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השירות ואת משך הדחייה.</w:t>
      </w:r>
    </w:p>
    <w:p w14:paraId="5FE9BE84" w14:textId="77777777" w:rsidR="00650D2D" w:rsidRPr="00650D2D" w:rsidRDefault="00650D2D" w:rsidP="00650D2D">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w:t>
      </w:r>
      <w:r w:rsidRPr="00650D2D">
        <w:rPr>
          <w:rFonts w:ascii="Times New Roman" w:eastAsia="Times New Roman" w:hAnsi="Times New Roman" w:cs="David" w:hint="cs"/>
          <w:sz w:val="20"/>
          <w:szCs w:val="24"/>
          <w:rtl/>
          <w:lang w:eastAsia="he-IL"/>
        </w:rPr>
        <w:t xml:space="preserve">כלליות </w:t>
      </w:r>
      <w:r w:rsidRPr="00650D2D">
        <w:rPr>
          <w:rFonts w:ascii="Times New Roman" w:eastAsia="Times New Roman" w:hAnsi="Times New Roman" w:cs="David"/>
          <w:sz w:val="20"/>
          <w:szCs w:val="24"/>
          <w:rtl/>
          <w:lang w:eastAsia="he-IL"/>
        </w:rPr>
        <w:t>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חור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 תכנון ע"י אחרים לא יהווה עילה לעיכוב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שור המנהל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p>
    <w:p w14:paraId="253EB46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להודיע למנהל מידית, על כל עיכוב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לפי הערכתו עלול לגרום לאיחור בקיום לוח הזמנים.</w:t>
      </w:r>
    </w:p>
    <w:p w14:paraId="719AD2B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B91A7E4"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לבקר במשרד המתכנן ולעיין בהתקדמות ובאופן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והמתכנן ימסור למנהל כל הסבר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פרט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דיווח</w:t>
      </w:r>
      <w:r w:rsidRPr="00650D2D">
        <w:rPr>
          <w:rFonts w:ascii="Times New Roman" w:eastAsia="Times New Roman" w:hAnsi="Times New Roman" w:cs="David" w:hint="cs"/>
          <w:sz w:val="20"/>
          <w:szCs w:val="24"/>
          <w:rtl/>
          <w:lang w:eastAsia="he-IL"/>
        </w:rPr>
        <w:t>, מיד</w:t>
      </w:r>
      <w:r w:rsidRPr="00650D2D">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650D2D">
        <w:rPr>
          <w:rFonts w:ascii="Times New Roman" w:eastAsia="Times New Roman" w:hAnsi="Times New Roman" w:cs="David" w:hint="cs"/>
          <w:sz w:val="20"/>
          <w:szCs w:val="24"/>
          <w:rtl/>
          <w:lang w:eastAsia="he-IL"/>
        </w:rPr>
        <w:t xml:space="preserve"> זה ו/או לפי כל דין</w:t>
      </w:r>
      <w:r w:rsidRPr="00650D2D">
        <w:rPr>
          <w:rFonts w:ascii="Times New Roman" w:eastAsia="Times New Roman" w:hAnsi="Times New Roman" w:cs="David"/>
          <w:sz w:val="20"/>
          <w:szCs w:val="24"/>
          <w:rtl/>
          <w:lang w:eastAsia="he-IL"/>
        </w:rPr>
        <w:t>.</w:t>
      </w:r>
    </w:p>
    <w:p w14:paraId="7DE2BCB4"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שכר המתכנן</w:t>
      </w:r>
    </w:p>
    <w:p w14:paraId="7E6E2E49"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תמורת שרותי המתכנן וכל יתר התחייבויותיו לפי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כמפורט בנספח </w:t>
      </w:r>
      <w:r w:rsidRPr="00650D2D">
        <w:rPr>
          <w:rFonts w:ascii="Times New Roman" w:eastAsia="Times New Roman" w:hAnsi="Times New Roman" w:cs="David"/>
          <w:bCs/>
          <w:sz w:val="20"/>
          <w:szCs w:val="24"/>
          <w:rtl/>
          <w:lang w:eastAsia="he-IL"/>
        </w:rPr>
        <w:t xml:space="preserve">ד' </w:t>
      </w:r>
      <w:r w:rsidRPr="00650D2D">
        <w:rPr>
          <w:rFonts w:ascii="Times New Roman" w:eastAsia="Times New Roman" w:hAnsi="Times New Roman" w:cs="David" w:hint="cs"/>
          <w:b/>
          <w:sz w:val="20"/>
          <w:szCs w:val="24"/>
          <w:rtl/>
          <w:lang w:eastAsia="he-IL"/>
        </w:rPr>
        <w:t xml:space="preserve">המצ"ב </w:t>
      </w:r>
      <w:r w:rsidRPr="00650D2D">
        <w:rPr>
          <w:rFonts w:ascii="Times New Roman" w:eastAsia="Times New Roman" w:hAnsi="Times New Roman" w:cs="David"/>
          <w:sz w:val="20"/>
          <w:szCs w:val="24"/>
          <w:rtl/>
          <w:lang w:eastAsia="he-IL"/>
        </w:rPr>
        <w:t>(להלן: "</w:t>
      </w:r>
      <w:r w:rsidRPr="00650D2D">
        <w:rPr>
          <w:rFonts w:ascii="Times New Roman" w:eastAsia="Times New Roman" w:hAnsi="Times New Roman" w:cs="David"/>
          <w:b/>
          <w:bCs/>
          <w:sz w:val="20"/>
          <w:szCs w:val="24"/>
          <w:rtl/>
          <w:lang w:eastAsia="he-IL"/>
        </w:rPr>
        <w:t>שכר המתכנן</w:t>
      </w:r>
      <w:r w:rsidRPr="00650D2D">
        <w:rPr>
          <w:rFonts w:ascii="Times New Roman" w:eastAsia="Times New Roman" w:hAnsi="Times New Roman" w:cs="David"/>
          <w:sz w:val="20"/>
          <w:szCs w:val="24"/>
          <w:rtl/>
          <w:lang w:eastAsia="he-IL"/>
        </w:rPr>
        <w:t>").</w:t>
      </w:r>
    </w:p>
    <w:p w14:paraId="63F2B21C"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בהוצאות הממשיות בשרותי העזר המפורטים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שא המזמין:</w:t>
      </w:r>
    </w:p>
    <w:p w14:paraId="70A7C54B"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הדפסות בתוויין המיועדות להפצה לאחרים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החזר.</w:t>
      </w:r>
    </w:p>
    <w:p w14:paraId="6F48C860"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העתקות שנמסרו ע"י המתכנן למזמין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לרשויות המוסמכות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ליועצים, למעט העתקות וצילומים שיפיק המתכנן במשרדו.</w:t>
      </w:r>
    </w:p>
    <w:p w14:paraId="563C0E1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שכפול מסמכים.</w:t>
      </w:r>
    </w:p>
    <w:p w14:paraId="58F4CAD7"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2166F1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מדידות וצילומי אויר.</w:t>
      </w:r>
    </w:p>
    <w:p w14:paraId="71B004FD"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קידוחים ובדיקות קרקע.</w:t>
      </w:r>
    </w:p>
    <w:p w14:paraId="08BC5CF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שליחויות.</w:t>
      </w:r>
    </w:p>
    <w:p w14:paraId="3D483226"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העזר המפורטים בסעיפים 7.2.1 עד 7.2.3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יוזמנו על ידי המתכנן באמצעות מערכת ניהול פרויקטים </w:t>
      </w:r>
      <w:r w:rsidRPr="00650D2D">
        <w:rPr>
          <w:rFonts w:ascii="Times New Roman" w:eastAsia="Times New Roman" w:hAnsi="Times New Roman" w:cs="David"/>
          <w:sz w:val="20"/>
          <w:szCs w:val="24"/>
          <w:lang w:eastAsia="he-IL"/>
        </w:rPr>
        <w:t>VIEW</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 מערכת רמדורנט מודול ניהול מסמכים (</w:t>
      </w:r>
      <w:r w:rsidRPr="00650D2D">
        <w:rPr>
          <w:rFonts w:ascii="Times New Roman" w:eastAsia="Times New Roman" w:hAnsi="Times New Roman" w:cs="David"/>
          <w:sz w:val="20"/>
          <w:szCs w:val="24"/>
          <w:lang w:eastAsia="he-IL"/>
        </w:rPr>
        <w:t>DM</w:t>
      </w:r>
      <w:r w:rsidRPr="00650D2D">
        <w:rPr>
          <w:rFonts w:ascii="Times New Roman" w:eastAsia="Times New Roman" w:hAnsi="Times New Roman" w:cs="David"/>
          <w:sz w:val="20"/>
          <w:szCs w:val="24"/>
          <w:rtl/>
          <w:lang w:eastAsia="he-IL"/>
        </w:rPr>
        <w:t>) רק ממכונים המאושרים ע"י המזמין לבצע עבודות עבורו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5B8A64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על חשבון שכר המתכנן ישולמו למתכנן תשלומי ביניים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עורים ובמועדים המפורטים בנספח</w:t>
      </w:r>
      <w:r w:rsidRPr="00650D2D">
        <w:rPr>
          <w:rFonts w:ascii="Times New Roman" w:eastAsia="Times New Roman" w:hAnsi="Times New Roman" w:cs="David"/>
          <w:bCs/>
          <w:sz w:val="20"/>
          <w:szCs w:val="24"/>
          <w:rtl/>
          <w:lang w:eastAsia="he-IL"/>
        </w:rPr>
        <w:t xml:space="preserve"> ה'</w:t>
      </w:r>
      <w:r w:rsidRPr="00650D2D">
        <w:rPr>
          <w:rFonts w:ascii="Times New Roman" w:eastAsia="Times New Roman" w:hAnsi="Times New Roman" w:cs="David" w:hint="cs"/>
          <w:sz w:val="20"/>
          <w:szCs w:val="24"/>
          <w:rtl/>
          <w:lang w:eastAsia="he-IL"/>
        </w:rPr>
        <w:t xml:space="preserve"> המצ"ב,</w:t>
      </w:r>
      <w:r w:rsidRPr="00650D2D">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p>
    <w:p w14:paraId="67D0071F"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תשלומי הביניים לפי פסקה זו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משלבי שירותי המתכנן ו/או טיב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2AE30D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השכר האמור בנספח </w:t>
      </w:r>
      <w:r w:rsidRPr="00650D2D">
        <w:rPr>
          <w:rFonts w:ascii="Times New Roman" w:eastAsia="Times New Roman" w:hAnsi="Times New Roman" w:cs="David"/>
          <w:b/>
          <w:bCs/>
          <w:sz w:val="20"/>
          <w:szCs w:val="24"/>
          <w:rtl/>
          <w:lang w:eastAsia="he-IL"/>
        </w:rPr>
        <w:t xml:space="preserve">ד' </w:t>
      </w:r>
      <w:r w:rsidRPr="00650D2D">
        <w:rPr>
          <w:rFonts w:ascii="Times New Roman" w:eastAsia="Times New Roman" w:hAnsi="Times New Roman" w:cs="David" w:hint="cs"/>
          <w:sz w:val="20"/>
          <w:szCs w:val="24"/>
          <w:rtl/>
          <w:lang w:eastAsia="he-IL"/>
        </w:rPr>
        <w:t xml:space="preserve">המצ"ב, </w:t>
      </w:r>
      <w:r w:rsidRPr="00650D2D">
        <w:rPr>
          <w:rFonts w:ascii="Times New Roman" w:eastAsia="Times New Roman" w:hAnsi="Times New Roman" w:cs="David"/>
          <w:sz w:val="20"/>
          <w:szCs w:val="24"/>
          <w:rtl/>
          <w:lang w:eastAsia="he-IL"/>
        </w:rPr>
        <w:t>ה</w:t>
      </w:r>
      <w:r w:rsidRPr="00650D2D">
        <w:rPr>
          <w:rFonts w:ascii="Times New Roman" w:eastAsia="Times New Roman" w:hAnsi="Times New Roman" w:cs="David" w:hint="cs"/>
          <w:sz w:val="20"/>
          <w:szCs w:val="24"/>
          <w:rtl/>
          <w:lang w:eastAsia="he-IL"/>
        </w:rPr>
        <w:t xml:space="preserve">ינו </w:t>
      </w:r>
      <w:r w:rsidRPr="00650D2D">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50D2D">
        <w:rPr>
          <w:rFonts w:ascii="Times New Roman" w:eastAsia="Times New Roman" w:hAnsi="Times New Roman" w:cs="David" w:hint="cs"/>
          <w:sz w:val="20"/>
          <w:szCs w:val="24"/>
          <w:rtl/>
          <w:lang w:eastAsia="he-IL"/>
        </w:rPr>
        <w:t xml:space="preserve">זה </w:t>
      </w:r>
      <w:r w:rsidRPr="00650D2D">
        <w:rPr>
          <w:rFonts w:ascii="Times New Roman" w:eastAsia="Times New Roman" w:hAnsi="Times New Roman" w:cs="David"/>
          <w:sz w:val="20"/>
          <w:szCs w:val="24"/>
          <w:rtl/>
          <w:lang w:eastAsia="he-IL"/>
        </w:rPr>
        <w:t>במפורש אחרת. תנאי לתשלום שכר המתכנן במלואו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הינו המצאת הצהרה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650D2D">
        <w:rPr>
          <w:rFonts w:ascii="Times New Roman" w:eastAsia="Times New Roman" w:hAnsi="Times New Roman" w:cs="David"/>
          <w:b/>
          <w:bCs/>
          <w:sz w:val="20"/>
          <w:szCs w:val="24"/>
          <w:rtl/>
          <w:lang w:eastAsia="he-IL"/>
        </w:rPr>
        <w:t>ט'</w:t>
      </w:r>
      <w:r w:rsidRPr="00650D2D">
        <w:rPr>
          <w:rFonts w:ascii="Times New Roman" w:eastAsia="Times New Roman" w:hAnsi="Times New Roman" w:cs="David"/>
          <w:sz w:val="20"/>
          <w:szCs w:val="24"/>
          <w:rtl/>
          <w:lang w:eastAsia="he-IL"/>
        </w:rPr>
        <w:t xml:space="preserve"> לחוזה זה וכתב היעדר תביעות המצורף כנספח</w:t>
      </w:r>
      <w:r w:rsidRPr="00650D2D">
        <w:rPr>
          <w:rFonts w:ascii="Times New Roman" w:eastAsia="Times New Roman" w:hAnsi="Times New Roman" w:cs="David"/>
          <w:b/>
          <w:bCs/>
          <w:sz w:val="20"/>
          <w:szCs w:val="24"/>
          <w:rtl/>
          <w:lang w:eastAsia="he-IL"/>
        </w:rPr>
        <w:t xml:space="preserve"> י'</w:t>
      </w:r>
      <w:r w:rsidRPr="00650D2D">
        <w:rPr>
          <w:rFonts w:ascii="Times New Roman" w:eastAsia="Times New Roman" w:hAnsi="Times New Roman" w:cs="David"/>
          <w:sz w:val="20"/>
          <w:szCs w:val="24"/>
          <w:rtl/>
          <w:lang w:eastAsia="he-IL"/>
        </w:rPr>
        <w:t xml:space="preserve"> לחוזה זה למזמין, חתום ע"י המתכנן ומאומת כנדרש בו.</w:t>
      </w:r>
    </w:p>
    <w:p w14:paraId="5F94764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מבלי לפגוע בכלליות האמור בסעיף </w:t>
      </w:r>
      <w:r w:rsidRPr="00650D2D">
        <w:rPr>
          <w:rFonts w:ascii="Times New Roman" w:eastAsia="Times New Roman" w:hAnsi="Times New Roman" w:cs="David" w:hint="cs"/>
          <w:sz w:val="20"/>
          <w:szCs w:val="24"/>
          <w:rtl/>
          <w:lang w:eastAsia="he-IL"/>
        </w:rPr>
        <w:t>7 לעיל</w:t>
      </w:r>
      <w:r w:rsidRPr="00650D2D">
        <w:rPr>
          <w:rFonts w:ascii="Times New Roman" w:eastAsia="Times New Roman" w:hAnsi="Times New Roman" w:cs="David"/>
          <w:sz w:val="20"/>
          <w:szCs w:val="24"/>
          <w:rtl/>
          <w:lang w:eastAsia="he-IL"/>
        </w:rPr>
        <w:t>, 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רכוש ה</w:t>
      </w:r>
      <w:r w:rsidRPr="00650D2D">
        <w:rPr>
          <w:rFonts w:ascii="Times New Roman" w:eastAsia="Times New Roman" w:hAnsi="Times New Roman" w:cs="David" w:hint="cs"/>
          <w:sz w:val="20"/>
          <w:szCs w:val="24"/>
          <w:rtl/>
          <w:lang w:eastAsia="he-IL"/>
        </w:rPr>
        <w:t>מזמין</w:t>
      </w:r>
      <w:r w:rsidRPr="00650D2D">
        <w:rPr>
          <w:rFonts w:ascii="Times New Roman" w:eastAsia="Times New Roman" w:hAnsi="Times New Roman" w:cs="David"/>
          <w:sz w:val="20"/>
          <w:szCs w:val="24"/>
          <w:rtl/>
          <w:lang w:eastAsia="he-IL"/>
        </w:rPr>
        <w:t>. מובהר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הפרת סעיף זה על ידי המתכנן תה</w:t>
      </w:r>
      <w:r w:rsidRPr="00650D2D">
        <w:rPr>
          <w:rFonts w:ascii="Times New Roman" w:eastAsia="Times New Roman" w:hAnsi="Times New Roman" w:cs="David" w:hint="cs"/>
          <w:sz w:val="20"/>
          <w:szCs w:val="24"/>
          <w:rtl/>
          <w:lang w:eastAsia="he-IL"/>
        </w:rPr>
        <w:t>ווה</w:t>
      </w:r>
      <w:r w:rsidRPr="00650D2D">
        <w:rPr>
          <w:rFonts w:ascii="Times New Roman" w:eastAsia="Times New Roman" w:hAnsi="Times New Roman" w:cs="David"/>
          <w:sz w:val="20"/>
          <w:szCs w:val="24"/>
          <w:rtl/>
          <w:lang w:eastAsia="he-IL"/>
        </w:rPr>
        <w:t xml:space="preserve"> הפרה יסודית של חוזה</w:t>
      </w:r>
      <w:r w:rsidRPr="00650D2D">
        <w:rPr>
          <w:rFonts w:ascii="Times New Roman" w:eastAsia="Times New Roman" w:hAnsi="Times New Roman" w:cs="David" w:hint="cs"/>
          <w:sz w:val="20"/>
          <w:szCs w:val="24"/>
          <w:rtl/>
          <w:lang w:eastAsia="he-IL"/>
        </w:rPr>
        <w:t xml:space="preserve"> זה. </w:t>
      </w:r>
    </w:p>
    <w:p w14:paraId="5D8986C2"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תנאים מקדמיים לביצוע תשלום כלשהו ע"ח שכר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הצגת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ככל שהמתכנן לא ימציא למזמין אישור </w:t>
      </w:r>
      <w:r w:rsidRPr="00650D2D">
        <w:rPr>
          <w:rFonts w:ascii="Times New Roman" w:eastAsia="Times New Roman" w:hAnsi="Times New Roman" w:cs="David"/>
          <w:sz w:val="20"/>
          <w:szCs w:val="24"/>
          <w:rtl/>
          <w:lang w:eastAsia="he-IL"/>
        </w:rPr>
        <w:lastRenderedPageBreak/>
        <w:t xml:space="preserve">תקף בדבר פטור מניכוי מס במקור, </w:t>
      </w:r>
      <w:r w:rsidRPr="00650D2D">
        <w:rPr>
          <w:rFonts w:ascii="Times New Roman" w:eastAsia="Times New Roman" w:hAnsi="Times New Roman" w:cs="David" w:hint="cs"/>
          <w:sz w:val="20"/>
          <w:szCs w:val="24"/>
          <w:rtl/>
          <w:lang w:eastAsia="he-IL"/>
        </w:rPr>
        <w:t>עובר</w:t>
      </w:r>
      <w:r w:rsidRPr="00650D2D">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003B6F1"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שנויים בתכנון</w:t>
      </w:r>
    </w:p>
    <w:p w14:paraId="298DF5B2" w14:textId="77777777" w:rsid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461785B5" w14:textId="77777777" w:rsidR="00650D2D" w:rsidRP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64D1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264D14">
        <w:rPr>
          <w:rFonts w:ascii="Times New Roman" w:eastAsia="Times New Roman" w:hAnsi="Times New Roman" w:cs="David" w:hint="cs"/>
          <w:sz w:val="20"/>
          <w:szCs w:val="24"/>
          <w:rtl/>
          <w:lang w:eastAsia="he-IL"/>
        </w:rPr>
        <w:t>ים</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bCs/>
          <w:sz w:val="20"/>
          <w:szCs w:val="24"/>
          <w:rtl/>
          <w:lang w:eastAsia="he-IL"/>
        </w:rPr>
        <w:t>ב' או ג'</w:t>
      </w:r>
      <w:r w:rsidRPr="00264D14">
        <w:rPr>
          <w:rFonts w:ascii="Times New Roman" w:eastAsia="Times New Roman" w:hAnsi="Times New Roman" w:cs="David" w:hint="cs"/>
          <w:b/>
          <w:sz w:val="20"/>
          <w:szCs w:val="24"/>
          <w:rtl/>
          <w:lang w:eastAsia="he-IL"/>
        </w:rPr>
        <w:t xml:space="preserve"> המצ"ב</w:t>
      </w:r>
      <w:r w:rsidRPr="00264D14">
        <w:rPr>
          <w:rFonts w:ascii="Times New Roman" w:eastAsia="Times New Roman" w:hAnsi="Times New Roman" w:cs="David"/>
          <w:sz w:val="20"/>
          <w:szCs w:val="24"/>
          <w:rtl/>
          <w:lang w:eastAsia="he-IL"/>
        </w:rPr>
        <w:t>, וב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רותי המתכנן</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אלמלא השנויים</w:t>
      </w:r>
      <w:r w:rsidRPr="00264D14">
        <w:rPr>
          <w:rFonts w:ascii="Times New Roman" w:eastAsia="Times New Roman" w:hAnsi="Times New Roman" w:cs="David" w:hint="cs"/>
          <w:sz w:val="20"/>
          <w:szCs w:val="24"/>
          <w:rtl/>
          <w:lang w:eastAsia="he-IL"/>
        </w:rPr>
        <w:t xml:space="preserve"> כאמור</w:t>
      </w:r>
      <w:r w:rsidRPr="00264D14">
        <w:rPr>
          <w:rFonts w:ascii="Times New Roman" w:eastAsia="Times New Roman" w:hAnsi="Times New Roman" w:cs="David"/>
          <w:sz w:val="20"/>
          <w:szCs w:val="24"/>
          <w:rtl/>
          <w:lang w:eastAsia="he-IL"/>
        </w:rPr>
        <w:t>, יהיה</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זכאי לפיצוי בעד העבודה הנוספת שב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עקב השנויים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כאמור</w:t>
      </w:r>
      <w:r w:rsidRPr="00264D14">
        <w:rPr>
          <w:rFonts w:ascii="Times New Roman" w:eastAsia="Times New Roman" w:hAnsi="Times New Roman" w:cs="David"/>
          <w:sz w:val="20"/>
          <w:szCs w:val="24"/>
          <w:rtl/>
          <w:lang w:eastAsia="he-IL"/>
        </w:rPr>
        <w:t>. הפיצוי ישולם בגין העבודה הנוספת שהמתכנן 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 xml:space="preserve"> המתכנן ושכר המתכנן. בכל מקרה</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ה</w:t>
      </w:r>
      <w:r w:rsidRPr="00264D14">
        <w:rPr>
          <w:rFonts w:ascii="Times New Roman" w:eastAsia="Times New Roman" w:hAnsi="Times New Roman" w:cs="David"/>
          <w:sz w:val="20"/>
          <w:szCs w:val="24"/>
          <w:rtl/>
          <w:lang w:eastAsia="he-IL"/>
        </w:rPr>
        <w:t>שנויים</w:t>
      </w:r>
      <w:r w:rsidRPr="00264D14">
        <w:rPr>
          <w:rFonts w:ascii="Times New Roman" w:eastAsia="Times New Roman" w:hAnsi="Times New Roman" w:cs="David" w:hint="cs"/>
          <w:sz w:val="20"/>
          <w:szCs w:val="24"/>
          <w:rtl/>
          <w:lang w:eastAsia="he-IL"/>
        </w:rPr>
        <w:t xml:space="preserve"> כאמור, לא יהוו</w:t>
      </w:r>
      <w:r w:rsidRPr="00264D14">
        <w:rPr>
          <w:rFonts w:ascii="Times New Roman" w:eastAsia="Times New Roman" w:hAnsi="Times New Roman" w:cs="David"/>
          <w:sz w:val="20"/>
          <w:szCs w:val="24"/>
          <w:rtl/>
          <w:lang w:eastAsia="he-IL"/>
        </w:rPr>
        <w:t xml:space="preserve"> עילה לש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נוי בלוח הזמנים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אלא בא</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 xml:space="preserve">שור המנהל </w:t>
      </w:r>
      <w:r w:rsidRPr="00264D14">
        <w:rPr>
          <w:rFonts w:ascii="Times New Roman" w:eastAsia="Times New Roman" w:hAnsi="Times New Roman" w:cs="David" w:hint="cs"/>
          <w:sz w:val="20"/>
          <w:szCs w:val="24"/>
          <w:rtl/>
          <w:lang w:eastAsia="he-IL"/>
        </w:rPr>
        <w:t>מראש ו</w:t>
      </w:r>
      <w:r w:rsidRPr="00264D14">
        <w:rPr>
          <w:rFonts w:ascii="Times New Roman" w:eastAsia="Times New Roman" w:hAnsi="Times New Roman" w:cs="David"/>
          <w:sz w:val="20"/>
          <w:szCs w:val="24"/>
          <w:rtl/>
          <w:lang w:eastAsia="he-IL"/>
        </w:rPr>
        <w:t>בכתב.</w:t>
      </w:r>
    </w:p>
    <w:p w14:paraId="0F71427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על אף</w:t>
      </w:r>
      <w:r w:rsidRPr="00650D2D">
        <w:rPr>
          <w:rFonts w:ascii="Times New Roman" w:eastAsia="Times New Roman" w:hAnsi="Times New Roman" w:cs="David"/>
          <w:sz w:val="20"/>
          <w:szCs w:val="24"/>
          <w:rtl/>
          <w:lang w:eastAsia="he-IL"/>
        </w:rPr>
        <w:t xml:space="preserve"> האמור בסעיף 8.2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יגיע למתכנן דבר בגין שינויים הנובעים מ:</w:t>
      </w:r>
    </w:p>
    <w:p w14:paraId="070F98F7"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טעות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קוי בתכנון ו/או באומדן של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של היועצים.</w:t>
      </w:r>
    </w:p>
    <w:p w14:paraId="7C6BE50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התכנון אינו התכנון היעיל ביותר.</w:t>
      </w:r>
    </w:p>
    <w:p w14:paraId="523DA78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22503D82"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השינויים מתחייבים מדרישת רשויות מוסמכות. </w:t>
      </w:r>
    </w:p>
    <w:p w14:paraId="6C3E6A46" w14:textId="627F73C9" w:rsidR="00650D2D" w:rsidRPr="00650D2D" w:rsidRDefault="007222D0"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222D0">
        <w:rPr>
          <w:rFonts w:ascii="Times New Roman" w:eastAsia="Times New Roman" w:hAnsi="Times New Roman" w:cs="David" w:hint="cs"/>
          <w:sz w:val="20"/>
          <w:szCs w:val="24"/>
          <w:rtl/>
          <w:lang w:eastAsia="he-IL"/>
        </w:rPr>
        <w:t xml:space="preserve">מבוטל </w:t>
      </w:r>
      <w:r w:rsidR="00650D2D" w:rsidRPr="00650D2D">
        <w:rPr>
          <w:rFonts w:ascii="Times New Roman" w:eastAsia="Times New Roman" w:hAnsi="Times New Roman" w:cs="David"/>
          <w:bCs/>
          <w:sz w:val="20"/>
          <w:szCs w:val="24"/>
          <w:u w:val="single"/>
          <w:rtl/>
          <w:lang w:eastAsia="he-IL"/>
        </w:rPr>
        <w:t>אחריות וביטוח</w:t>
      </w:r>
    </w:p>
    <w:p w14:paraId="317FEE1A" w14:textId="77777777" w:rsidR="008B5A6E" w:rsidRPr="00013687" w:rsidRDefault="008B5A6E" w:rsidP="008B5A6E">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3DE19DD" w14:textId="77777777" w:rsidR="008B5A6E" w:rsidRPr="00013687" w:rsidRDefault="008B5A6E" w:rsidP="008B5A6E">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A92F286" w14:textId="77777777" w:rsidR="008B5A6E" w:rsidRPr="00013687" w:rsidRDefault="008B5A6E" w:rsidP="008B5A6E">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026EE436" w14:textId="77777777" w:rsidR="008B5A6E" w:rsidRPr="00013687" w:rsidRDefault="008B5A6E" w:rsidP="008B5A6E">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335A3D0" w14:textId="77777777" w:rsidR="008B5A6E"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BDA453E" w14:textId="77777777" w:rsidR="008B5A6E" w:rsidRPr="00013687"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F9F54D5" w14:textId="77777777" w:rsidR="008B5A6E" w:rsidRDefault="008B5A6E" w:rsidP="008B5A6E">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w:t>
      </w:r>
      <w:r>
        <w:rPr>
          <w:rFonts w:ascii="Times New Roman" w:eastAsia="Times New Roman" w:hAnsi="Times New Roman" w:cs="David" w:hint="cs"/>
          <w:sz w:val="20"/>
          <w:szCs w:val="24"/>
          <w:rtl/>
          <w:lang w:eastAsia="he-IL"/>
        </w:rPr>
        <w:lastRenderedPageBreak/>
        <w:t xml:space="preserve">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E864C38"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126B5D8"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551AED78"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514F1CF"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0F8D442E"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397D521B"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w:t>
      </w:r>
      <w:r>
        <w:rPr>
          <w:rFonts w:ascii="Times New Roman" w:eastAsia="Times New Roman" w:hAnsi="Times New Roman" w:cs="David" w:hint="cs"/>
          <w:sz w:val="20"/>
          <w:szCs w:val="24"/>
          <w:rtl/>
          <w:lang w:eastAsia="he-IL"/>
        </w:rPr>
        <w:lastRenderedPageBreak/>
        <w:t>ובין אם לאו.</w:t>
      </w:r>
    </w:p>
    <w:p w14:paraId="17C3B4E5"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49FF7BEC"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6941F88E"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2E9480A"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6A7D630C"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74DC522"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D909A45"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w:t>
      </w:r>
      <w:r>
        <w:rPr>
          <w:rFonts w:ascii="Times New Roman" w:eastAsia="Times New Roman" w:hAnsi="Times New Roman" w:cs="David" w:hint="cs"/>
          <w:sz w:val="20"/>
          <w:szCs w:val="24"/>
          <w:rtl/>
          <w:lang w:eastAsia="he-IL"/>
        </w:rPr>
        <w:lastRenderedPageBreak/>
        <w:t xml:space="preserve">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F7B18A4" w14:textId="77777777" w:rsidR="008B5A6E" w:rsidRPr="00A42052"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06D21AC"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אספקת תכניות</w:t>
      </w:r>
    </w:p>
    <w:p w14:paraId="05B1920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עת במהלך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וכן בתקופת הבדק של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xml:space="preserve"> לחוזה זה, ובמידה והדרישה מתייחסת לתכניות שאינ</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בידו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יערכ</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המתכנן בהקדם האפשרי וימסר</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למזמין.</w:t>
      </w:r>
    </w:p>
    <w:p w14:paraId="083B3E5B" w14:textId="4E89E10D" w:rsidR="00650D2D" w:rsidRPr="00650D2D" w:rsidRDefault="00650D2D" w:rsidP="007222D0">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עם גמר שרותי </w:t>
      </w:r>
      <w:r w:rsidRPr="00650D2D">
        <w:rPr>
          <w:rFonts w:ascii="Times New Roman" w:eastAsia="Times New Roman" w:hAnsi="Times New Roman" w:cs="David" w:hint="cs"/>
          <w:sz w:val="20"/>
          <w:szCs w:val="24"/>
          <w:rtl/>
          <w:lang w:eastAsia="he-IL"/>
        </w:rPr>
        <w:t>המתכנן,</w:t>
      </w:r>
      <w:r w:rsidRPr="00650D2D">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הסופי בשטח </w:t>
      </w:r>
      <w:r w:rsidRPr="00650D2D">
        <w:rPr>
          <w:rFonts w:ascii="Times New Roman" w:eastAsia="Times New Roman" w:hAnsi="Times New Roman" w:cs="David"/>
          <w:color w:val="000000"/>
          <w:sz w:val="20"/>
          <w:szCs w:val="24"/>
          <w:lang w:eastAsia="he-IL"/>
        </w:rPr>
        <w:t>(AS MADE)</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 xml:space="preserve">וקבצים </w:t>
      </w:r>
      <w:r w:rsidRPr="00650D2D">
        <w:rPr>
          <w:rFonts w:ascii="Times New Roman" w:eastAsia="Times New Roman" w:hAnsi="Times New Roman" w:cs="David"/>
          <w:sz w:val="20"/>
          <w:szCs w:val="24"/>
          <w:rtl/>
          <w:lang w:eastAsia="he-IL"/>
        </w:rPr>
        <w:t>המכילים את התכנון במדיה ממוחשבת.</w:t>
      </w:r>
    </w:p>
    <w:p w14:paraId="63D3E48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650D2D">
        <w:rPr>
          <w:rFonts w:ascii="Times New Roman" w:eastAsia="Times New Roman" w:hAnsi="Times New Roman" w:cs="David" w:hint="cs"/>
          <w:sz w:val="20"/>
          <w:szCs w:val="24"/>
          <w:rtl/>
          <w:lang w:eastAsia="he-IL"/>
        </w:rPr>
        <w:t>הקבצים</w:t>
      </w:r>
      <w:r w:rsidRPr="00650D2D">
        <w:rPr>
          <w:rFonts w:ascii="Times New Roman" w:eastAsia="Times New Roman" w:hAnsi="Times New Roman" w:cs="David"/>
          <w:sz w:val="20"/>
          <w:szCs w:val="24"/>
          <w:rtl/>
          <w:lang w:eastAsia="he-IL"/>
        </w:rPr>
        <w:t xml:space="preserve"> כשה</w:t>
      </w:r>
      <w:r w:rsidRPr="00650D2D">
        <w:rPr>
          <w:rFonts w:ascii="Times New Roman" w:eastAsia="Times New Roman" w:hAnsi="Times New Roman" w:cs="David" w:hint="cs"/>
          <w:sz w:val="20"/>
          <w:szCs w:val="24"/>
          <w:rtl/>
          <w:lang w:eastAsia="he-IL"/>
        </w:rPr>
        <w:t>ם</w:t>
      </w:r>
      <w:r w:rsidRPr="00650D2D">
        <w:rPr>
          <w:rFonts w:ascii="Times New Roman" w:eastAsia="Times New Roman" w:hAnsi="Times New Roman" w:cs="David"/>
          <w:sz w:val="20"/>
          <w:szCs w:val="24"/>
          <w:rtl/>
          <w:lang w:eastAsia="he-IL"/>
        </w:rPr>
        <w:t xml:space="preserve"> מעודכנ</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52F3D79A"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FA31BBD"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לא יהיה זכאי לכל תשלום נוסף בעד תכניות שימסור למזמין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סעיף 10 זה.</w:t>
      </w:r>
    </w:p>
    <w:p w14:paraId="5F6C17F8"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זכות הקניין בכל התכניות שייכת למזמין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 ששולם שכר המתכנן בהתאם </w:t>
      </w:r>
      <w:r w:rsidRPr="00650D2D">
        <w:rPr>
          <w:rFonts w:ascii="Times New Roman" w:eastAsia="Times New Roman" w:hAnsi="Times New Roman" w:cs="David"/>
          <w:sz w:val="20"/>
          <w:szCs w:val="24"/>
          <w:rtl/>
          <w:lang w:eastAsia="he-IL"/>
        </w:rPr>
        <w:lastRenderedPageBreak/>
        <w:t>להוראות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0E07E1A"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מעמד המתכנן</w:t>
      </w:r>
    </w:p>
    <w:p w14:paraId="4F5292B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ומובהר על ידי הצדדים לחוזה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650D2D">
        <w:rPr>
          <w:rFonts w:ascii="Times New Roman" w:eastAsia="Times New Roman" w:hAnsi="Times New Roman" w:cs="David" w:hint="cs"/>
          <w:sz w:val="20"/>
          <w:szCs w:val="24"/>
          <w:rtl/>
          <w:lang w:eastAsia="he-IL"/>
        </w:rPr>
        <w:t xml:space="preserve"> של המתכנן</w:t>
      </w:r>
      <w:r w:rsidRPr="00650D2D">
        <w:rPr>
          <w:rFonts w:ascii="Times New Roman" w:eastAsia="Times New Roman" w:hAnsi="Times New Roman" w:cs="David"/>
          <w:sz w:val="20"/>
          <w:szCs w:val="24"/>
          <w:rtl/>
          <w:lang w:eastAsia="he-IL"/>
        </w:rPr>
        <w:t>.</w:t>
      </w:r>
    </w:p>
    <w:p w14:paraId="2DD29C0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אין ולא יהיו יחסי עובד-מעביד בין המזמין ובין </w:t>
      </w:r>
      <w:r w:rsidRPr="00650D2D">
        <w:rPr>
          <w:rFonts w:ascii="Times New Roman" w:eastAsia="Times New Roman" w:hAnsi="Times New Roman" w:cs="David"/>
          <w:color w:val="000000"/>
          <w:sz w:val="24"/>
          <w:szCs w:val="24"/>
          <w:rtl/>
          <w:lang w:eastAsia="he-IL"/>
        </w:rPr>
        <w:t xml:space="preserve">המתכנן ו/או </w:t>
      </w:r>
      <w:r w:rsidRPr="00650D2D">
        <w:rPr>
          <w:rFonts w:ascii="Times New Roman" w:eastAsia="Times New Roman" w:hAnsi="Times New Roman" w:cs="David" w:hint="cs"/>
          <w:color w:val="000000"/>
          <w:sz w:val="24"/>
          <w:szCs w:val="24"/>
          <w:rtl/>
          <w:lang w:eastAsia="he-IL"/>
        </w:rPr>
        <w:t>מי מטעמו ו</w:t>
      </w:r>
      <w:r w:rsidRPr="00650D2D">
        <w:rPr>
          <w:rFonts w:ascii="Times New Roman" w:eastAsia="Times New Roman" w:hAnsi="Times New Roman" w:cs="David"/>
          <w:color w:val="000000"/>
          <w:sz w:val="24"/>
          <w:szCs w:val="24"/>
          <w:rtl/>
          <w:lang w:eastAsia="he-IL"/>
        </w:rPr>
        <w:t xml:space="preserve">בין המזמין לבין עובדי </w:t>
      </w:r>
      <w:r w:rsidRPr="00650D2D">
        <w:rPr>
          <w:rFonts w:ascii="Times New Roman" w:eastAsia="Times New Roman" w:hAnsi="Times New Roman" w:cs="David" w:hint="cs"/>
          <w:color w:val="000000"/>
          <w:sz w:val="24"/>
          <w:szCs w:val="24"/>
          <w:rtl/>
          <w:lang w:eastAsia="he-IL"/>
        </w:rPr>
        <w:t xml:space="preserve"> המתכנן ו/או מי מטעמיהם</w:t>
      </w:r>
      <w:r w:rsidRPr="00650D2D">
        <w:rPr>
          <w:rFonts w:ascii="Times New Roman" w:eastAsia="Times New Roman" w:hAnsi="Times New Roman" w:cs="David"/>
          <w:color w:val="000000"/>
          <w:sz w:val="24"/>
          <w:szCs w:val="24"/>
          <w:rtl/>
          <w:lang w:eastAsia="he-IL"/>
        </w:rPr>
        <w:t xml:space="preserve"> </w:t>
      </w:r>
      <w:r w:rsidRPr="00650D2D">
        <w:rPr>
          <w:rFonts w:ascii="Times New Roman" w:eastAsia="Times New Roman" w:hAnsi="Times New Roman" w:cs="David"/>
          <w:sz w:val="20"/>
          <w:szCs w:val="24"/>
          <w:rtl/>
          <w:lang w:eastAsia="he-IL"/>
        </w:rPr>
        <w:t>ואין בהוראות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ליצור בין המתכנן ו/או מי מעובדיו</w:t>
      </w:r>
      <w:r w:rsidRPr="00650D2D">
        <w:rPr>
          <w:rFonts w:ascii="Times New Roman" w:eastAsia="Times New Roman" w:hAnsi="Times New Roman" w:cs="David" w:hint="cs"/>
          <w:sz w:val="20"/>
          <w:szCs w:val="24"/>
          <w:rtl/>
          <w:lang w:eastAsia="he-IL"/>
        </w:rPr>
        <w:t xml:space="preserve"> ו/או מי מטעמו</w:t>
      </w:r>
      <w:r w:rsidRPr="00650D2D">
        <w:rPr>
          <w:rFonts w:ascii="Times New Roman" w:eastAsia="Times New Roman" w:hAnsi="Times New Roman" w:cs="David"/>
          <w:sz w:val="20"/>
          <w:szCs w:val="24"/>
          <w:rtl/>
          <w:lang w:eastAsia="he-IL"/>
        </w:rPr>
        <w:t xml:space="preserve"> לבין המזמין ו/או המנהל ו/או מי מטעמו יחסי עובד מעביד</w:t>
      </w:r>
      <w:r w:rsidRPr="00650D2D">
        <w:rPr>
          <w:rFonts w:ascii="Times New Roman" w:eastAsia="Times New Roman" w:hAnsi="Times New Roman" w:cs="David"/>
          <w:color w:val="000000"/>
          <w:sz w:val="24"/>
          <w:szCs w:val="24"/>
          <w:rtl/>
          <w:lang w:eastAsia="he-IL"/>
        </w:rPr>
        <w:t>, לכל ענין ודבר. 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מוסכם ומובהר בין הצדדים</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650D2D">
        <w:rPr>
          <w:rFonts w:ascii="Times New Roman" w:eastAsia="Times New Roman" w:hAnsi="Times New Roman" w:cs="David" w:hint="cs"/>
          <w:color w:val="000000"/>
          <w:sz w:val="24"/>
          <w:szCs w:val="24"/>
          <w:rtl/>
          <w:lang w:eastAsia="he-IL"/>
        </w:rPr>
        <w:t>ל פ</w:t>
      </w:r>
      <w:r w:rsidRPr="00650D2D">
        <w:rPr>
          <w:rFonts w:ascii="Times New Roman" w:eastAsia="Times New Roman" w:hAnsi="Times New Roman" w:cs="David"/>
          <w:color w:val="000000"/>
          <w:sz w:val="24"/>
          <w:szCs w:val="24"/>
          <w:rtl/>
          <w:lang w:eastAsia="he-IL"/>
        </w:rPr>
        <w:t>י הדין ו/או מכח צו הרחבה ו/או מכח הסכם כלשהו על עובד</w:t>
      </w:r>
      <w:r w:rsidRPr="00650D2D">
        <w:rPr>
          <w:rFonts w:ascii="Times New Roman" w:eastAsia="Times New Roman" w:hAnsi="Times New Roman" w:cs="David" w:hint="cs"/>
          <w:sz w:val="20"/>
          <w:szCs w:val="24"/>
          <w:rtl/>
          <w:lang w:eastAsia="he-IL"/>
        </w:rPr>
        <w:t>.</w:t>
      </w:r>
    </w:p>
    <w:p w14:paraId="03B9229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בזה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w:t>
      </w:r>
      <w:r w:rsidRPr="00650D2D">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650D2D">
        <w:rPr>
          <w:rFonts w:ascii="Times New Roman" w:eastAsia="Times New Roman" w:hAnsi="Times New Roman" w:cs="David"/>
          <w:color w:val="000000"/>
          <w:sz w:val="24"/>
          <w:szCs w:val="24"/>
          <w:rtl/>
          <w:lang w:eastAsia="he-IL"/>
        </w:rPr>
        <w:t xml:space="preserve"> מוותרים על כל טענות ו/או</w:t>
      </w:r>
      <w:r w:rsidRPr="00650D2D">
        <w:rPr>
          <w:rFonts w:ascii="Times New Roman" w:eastAsia="Times New Roman" w:hAnsi="Times New Roman" w:cs="David" w:hint="cs"/>
          <w:color w:val="000000"/>
          <w:sz w:val="24"/>
          <w:szCs w:val="24"/>
          <w:rtl/>
          <w:lang w:eastAsia="he-IL"/>
        </w:rPr>
        <w:t xml:space="preserve"> דרישות ו/או תלונות ו/או</w:t>
      </w:r>
      <w:r w:rsidRPr="00650D2D">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071F25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ישא לבדו </w:t>
      </w:r>
      <w:r w:rsidRPr="00650D2D">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650D2D">
        <w:rPr>
          <w:rFonts w:ascii="Times New Roman" w:eastAsia="Times New Roman" w:hAnsi="Times New Roman" w:cs="David" w:hint="cs"/>
          <w:color w:val="000000"/>
          <w:sz w:val="24"/>
          <w:szCs w:val="24"/>
          <w:rtl/>
          <w:lang w:eastAsia="he-IL"/>
        </w:rPr>
        <w:t>ל פי</w:t>
      </w:r>
      <w:r w:rsidRPr="00650D2D">
        <w:rPr>
          <w:rFonts w:ascii="Times New Roman" w:eastAsia="Times New Roman" w:hAnsi="Times New Roman" w:cs="David"/>
          <w:color w:val="000000"/>
          <w:sz w:val="24"/>
          <w:szCs w:val="24"/>
          <w:rtl/>
          <w:lang w:eastAsia="he-IL"/>
        </w:rPr>
        <w:t xml:space="preserve"> 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ובכלל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sz w:val="20"/>
          <w:szCs w:val="24"/>
          <w:rtl/>
          <w:lang w:eastAsia="he-IL"/>
        </w:rPr>
        <w:t xml:space="preserve"> תשלומי מס הכנסה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הלאומי שהוא חב בגין מתן שרותי המתכנן.</w:t>
      </w:r>
    </w:p>
    <w:p w14:paraId="5E6A155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לאומי, תשלומים לקרנות איגודים מקצוע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6C1BDF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50D2D">
        <w:rPr>
          <w:rFonts w:ascii="Times New Roman" w:eastAsia="Times New Roman" w:hAnsi="Times New Roman" w:cs="David"/>
          <w:color w:val="000000"/>
          <w:sz w:val="24"/>
          <w:szCs w:val="24"/>
          <w:rtl/>
          <w:lang w:eastAsia="he-IL"/>
        </w:rPr>
        <w:lastRenderedPageBreak/>
        <w:t>מבלי לגרוע מ</w:t>
      </w:r>
      <w:r w:rsidRPr="00650D2D">
        <w:rPr>
          <w:rFonts w:ascii="Times New Roman" w:eastAsia="Times New Roman" w:hAnsi="Times New Roman" w:cs="David" w:hint="cs"/>
          <w:color w:val="000000"/>
          <w:sz w:val="24"/>
          <w:szCs w:val="24"/>
          <w:rtl/>
          <w:lang w:eastAsia="he-IL"/>
        </w:rPr>
        <w:t xml:space="preserve">כלליות </w:t>
      </w:r>
      <w:r w:rsidRPr="00650D2D">
        <w:rPr>
          <w:rFonts w:ascii="Times New Roman" w:eastAsia="Times New Roman" w:hAnsi="Times New Roman" w:cs="David"/>
          <w:color w:val="000000"/>
          <w:sz w:val="24"/>
          <w:szCs w:val="24"/>
          <w:rtl/>
          <w:lang w:eastAsia="he-IL"/>
        </w:rPr>
        <w:t>האמור לעיל, המתכנן מצהיר ומתחייב</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אם י</w:t>
      </w:r>
      <w:r w:rsidRPr="00650D2D">
        <w:rPr>
          <w:rFonts w:ascii="Times New Roman" w:eastAsia="Times New Roman" w:hAnsi="Times New Roman" w:cs="David" w:hint="cs"/>
          <w:color w:val="000000"/>
          <w:sz w:val="24"/>
          <w:szCs w:val="24"/>
          <w:rtl/>
          <w:lang w:eastAsia="he-IL"/>
        </w:rPr>
        <w:t>י</w:t>
      </w:r>
      <w:r w:rsidRPr="00650D2D">
        <w:rPr>
          <w:rFonts w:ascii="Times New Roman" w:eastAsia="Times New Roman" w:hAnsi="Times New Roman" w:cs="David"/>
          <w:color w:val="000000"/>
          <w:sz w:val="24"/>
          <w:szCs w:val="24"/>
          <w:rtl/>
          <w:lang w:eastAsia="he-IL"/>
        </w:rPr>
        <w:t>דרש המזמין על ידי המתכנן ו/או על ידי מי מ</w:t>
      </w:r>
      <w:r w:rsidRPr="00650D2D">
        <w:rPr>
          <w:rFonts w:ascii="Times New Roman" w:eastAsia="Times New Roman" w:hAnsi="Times New Roman" w:cs="David" w:hint="cs"/>
          <w:color w:val="000000"/>
          <w:sz w:val="24"/>
          <w:szCs w:val="24"/>
          <w:rtl/>
          <w:lang w:eastAsia="he-IL"/>
        </w:rPr>
        <w:t>שלוחיו ו/או עובדיו</w:t>
      </w:r>
      <w:r w:rsidRPr="00650D2D">
        <w:rPr>
          <w:rFonts w:ascii="Times New Roman" w:eastAsia="Times New Roman" w:hAnsi="Times New Roman" w:cs="David"/>
          <w:color w:val="000000"/>
          <w:sz w:val="24"/>
          <w:szCs w:val="24"/>
          <w:rtl/>
          <w:lang w:eastAsia="he-IL"/>
        </w:rPr>
        <w:t xml:space="preserve"> ו/או</w:t>
      </w:r>
      <w:r w:rsidRPr="00650D2D">
        <w:rPr>
          <w:rFonts w:ascii="Times New Roman" w:eastAsia="Times New Roman" w:hAnsi="Times New Roman" w:cs="David" w:hint="cs"/>
          <w:color w:val="000000"/>
          <w:sz w:val="24"/>
          <w:szCs w:val="24"/>
          <w:rtl/>
          <w:lang w:eastAsia="he-IL"/>
        </w:rPr>
        <w:t xml:space="preserve"> אחר מטעמו ו/או</w:t>
      </w:r>
      <w:r w:rsidRPr="00650D2D">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ייחשב </w:t>
      </w:r>
      <w:r w:rsidRPr="00650D2D">
        <w:rPr>
          <w:rFonts w:ascii="Times New Roman" w:eastAsia="Times New Roman" w:hAnsi="Times New Roman" w:cs="David" w:hint="cs"/>
          <w:color w:val="000000"/>
          <w:sz w:val="24"/>
          <w:szCs w:val="24"/>
          <w:rtl/>
          <w:lang w:eastAsia="he-IL"/>
        </w:rPr>
        <w:t>כ</w:t>
      </w:r>
      <w:r w:rsidRPr="00650D2D">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1A277C3"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בשים לב לאמור לעיל, אם יקבע פורום מוסמך כלשהו</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650D2D">
        <w:rPr>
          <w:rFonts w:ascii="Times New Roman" w:eastAsia="Times New Roman" w:hAnsi="Times New Roman" w:cs="David" w:hint="cs"/>
          <w:color w:val="000000"/>
          <w:sz w:val="24"/>
          <w:szCs w:val="24"/>
          <w:rtl/>
          <w:lang w:eastAsia="he-IL"/>
        </w:rPr>
        <w:t xml:space="preserve"> ו/או מי משלוחיו ו/או אחר מטעמו</w:t>
      </w:r>
      <w:r w:rsidRPr="00650D2D">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50D2D">
        <w:rPr>
          <w:rFonts w:ascii="Times New Roman" w:eastAsia="Times New Roman" w:hAnsi="Times New Roman" w:cs="David" w:hint="cs"/>
          <w:color w:val="000000"/>
          <w:sz w:val="24"/>
          <w:szCs w:val="24"/>
          <w:rtl/>
          <w:lang w:eastAsia="he-IL"/>
        </w:rPr>
        <w:t>.</w:t>
      </w:r>
    </w:p>
    <w:p w14:paraId="00D9606A"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הבאת החוזה לגמר או ביטולו</w:t>
      </w:r>
    </w:p>
    <w:p w14:paraId="2E547DA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7A644907"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על אף האמור בכל מקום אחר בחוזה </w:t>
      </w:r>
      <w:r w:rsidRPr="00650D2D">
        <w:rPr>
          <w:rFonts w:ascii="Times New Roman" w:eastAsia="Times New Roman" w:hAnsi="Times New Roman" w:cs="David" w:hint="cs"/>
          <w:sz w:val="20"/>
          <w:szCs w:val="24"/>
          <w:rtl/>
          <w:lang w:eastAsia="he-IL"/>
        </w:rPr>
        <w:t xml:space="preserve">זה על נספחיו, </w:t>
      </w:r>
      <w:r w:rsidRPr="00650D2D">
        <w:rPr>
          <w:rFonts w:ascii="Times New Roman" w:eastAsia="Times New Roman" w:hAnsi="Times New Roman" w:cs="David"/>
          <w:sz w:val="20"/>
          <w:szCs w:val="24"/>
          <w:rtl/>
          <w:lang w:eastAsia="he-IL"/>
        </w:rPr>
        <w:t>רשאי המזמין,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650D2D">
        <w:rPr>
          <w:rFonts w:ascii="Times New Roman" w:eastAsia="Times New Roman" w:hAnsi="Times New Roman" w:cs="David" w:hint="cs"/>
          <w:sz w:val="20"/>
          <w:szCs w:val="24"/>
          <w:rtl/>
          <w:lang w:eastAsia="he-IL"/>
        </w:rPr>
        <w:t>-7</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מים</w:t>
      </w:r>
      <w:r w:rsidRPr="00650D2D">
        <w:rPr>
          <w:rFonts w:ascii="Times New Roman" w:eastAsia="Times New Roman" w:hAnsi="Times New Roman" w:cs="David"/>
          <w:sz w:val="20"/>
          <w:szCs w:val="24"/>
          <w:rtl/>
          <w:lang w:eastAsia="he-IL"/>
        </w:rPr>
        <w:t xml:space="preserve"> מיום משלוחה (להלן: "</w:t>
      </w:r>
      <w:r w:rsidRPr="00650D2D">
        <w:rPr>
          <w:rFonts w:ascii="Times New Roman" w:eastAsia="Times New Roman" w:hAnsi="Times New Roman" w:cs="David"/>
          <w:b/>
          <w:bCs/>
          <w:sz w:val="20"/>
          <w:szCs w:val="24"/>
          <w:rtl/>
          <w:lang w:eastAsia="he-IL"/>
        </w:rPr>
        <w:t>תאריך הפסקת השרות</w:t>
      </w:r>
      <w:r w:rsidRPr="00650D2D">
        <w:rPr>
          <w:rFonts w:ascii="Times New Roman" w:eastAsia="Times New Roman" w:hAnsi="Times New Roman" w:cs="David"/>
          <w:sz w:val="20"/>
          <w:szCs w:val="24"/>
          <w:rtl/>
          <w:lang w:eastAsia="he-IL"/>
        </w:rPr>
        <w:t>").</w:t>
      </w:r>
    </w:p>
    <w:p w14:paraId="74527814"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צע עד לתאריך הפסקת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 ו - ה'</w:t>
      </w:r>
      <w:r w:rsidRPr="00650D2D">
        <w:rPr>
          <w:rFonts w:ascii="Times New Roman" w:eastAsia="Times New Roman" w:hAnsi="Times New Roman" w:cs="David"/>
          <w:sz w:val="20"/>
          <w:szCs w:val="24"/>
          <w:rtl/>
          <w:lang w:eastAsia="he-IL"/>
        </w:rPr>
        <w:t>. במקרה שבוצע חלק של קטע ו/או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ישולם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 המנהל.</w:t>
      </w:r>
    </w:p>
    <w:p w14:paraId="1AD59A78"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הודעה בדבר הבאת החוזה לידי גמר כאמור בסעיף 12.1.1 לעיל לא תשמש עילה למתכנן לתביעת פיצויים כלשהם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לטענה </w:t>
      </w:r>
      <w:r w:rsidRPr="00650D2D">
        <w:rPr>
          <w:rFonts w:ascii="Times New Roman" w:eastAsia="Times New Roman" w:hAnsi="Times New Roman" w:cs="David" w:hint="cs"/>
          <w:sz w:val="20"/>
          <w:szCs w:val="24"/>
          <w:rtl/>
          <w:lang w:eastAsia="he-IL"/>
        </w:rPr>
        <w:t>ו/או דרישה ו/או תלונה ו/</w:t>
      </w:r>
      <w:r w:rsidRPr="00650D2D">
        <w:rPr>
          <w:rFonts w:ascii="Times New Roman" w:eastAsia="Times New Roman" w:hAnsi="Times New Roman" w:cs="David"/>
          <w:sz w:val="20"/>
          <w:szCs w:val="24"/>
          <w:rtl/>
          <w:lang w:eastAsia="he-IL"/>
        </w:rPr>
        <w:t>או תביעה כלשהי, פרט לאמור בסעיף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והשכר שישולם לפי 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0F93A32C"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תוך 12 חודש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מהבאת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כאמור</w:t>
      </w:r>
      <w:r w:rsidRPr="00650D2D">
        <w:rPr>
          <w:rFonts w:ascii="Times New Roman" w:eastAsia="Times New Roman" w:hAnsi="Times New Roman" w:cs="David" w:hint="cs"/>
          <w:sz w:val="20"/>
          <w:szCs w:val="24"/>
          <w:rtl/>
          <w:lang w:eastAsia="he-IL"/>
        </w:rPr>
        <w:t>, רשאי המזמין</w:t>
      </w:r>
      <w:r w:rsidRPr="00650D2D">
        <w:rPr>
          <w:rFonts w:ascii="Times New Roman" w:eastAsia="Times New Roman" w:hAnsi="Times New Roman" w:cs="David"/>
          <w:sz w:val="20"/>
          <w:szCs w:val="24"/>
          <w:rtl/>
          <w:lang w:eastAsia="he-IL"/>
        </w:rPr>
        <w:t xml:space="preserve"> לחדשו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במקרה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לחדש את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תנאי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2DE77D97"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במקרה שחוזה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מצוות הדין)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זכאי לתשלום כמוגדר בסעיף 12.3.2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ויחולו הסעיפים 12.1.3 ו- 12.1.4 לעיל.</w:t>
      </w:r>
    </w:p>
    <w:p w14:paraId="24C9E2F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01436A0"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מזמין לפי סעיף 12.1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זכאי המזמין לבטל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בלא צורך בהודעה מוקדמת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אחד מהמקרים הבאים:</w:t>
      </w:r>
    </w:p>
    <w:p w14:paraId="52809AB9"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ו/או לא קיים איזה מהוראות החוזה ולא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קן </w:t>
      </w:r>
      <w:r w:rsidRPr="00650D2D">
        <w:rPr>
          <w:rFonts w:ascii="Times New Roman" w:eastAsia="Times New Roman" w:hAnsi="Times New Roman" w:cs="David" w:hint="cs"/>
          <w:sz w:val="20"/>
          <w:szCs w:val="24"/>
          <w:rtl/>
          <w:lang w:eastAsia="he-IL"/>
        </w:rPr>
        <w:t>את ה</w:t>
      </w:r>
      <w:r w:rsidRPr="00650D2D">
        <w:rPr>
          <w:rFonts w:ascii="Times New Roman" w:eastAsia="Times New Roman" w:hAnsi="Times New Roman" w:cs="David"/>
          <w:sz w:val="20"/>
          <w:szCs w:val="24"/>
          <w:rtl/>
          <w:lang w:eastAsia="he-IL"/>
        </w:rPr>
        <w:t>הפרה</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לאחר שק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התראה על כך מהמזמין בתוך הזמן הנקוב בהתראה.</w:t>
      </w:r>
    </w:p>
    <w:p w14:paraId="2ABC9C20"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התרה במתכנן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שאין הוא מבצע את עבודתו בצורה המבטיחה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w:t>
      </w:r>
    </w:p>
    <w:p w14:paraId="20BE4733"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את הוראת סעיף 7.5 לעיל.</w:t>
      </w:r>
    </w:p>
    <w:p w14:paraId="3EBE459F"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נבצר מהמתכנן או מהמנהל הראשי לקיים את ה</w:t>
      </w:r>
      <w:r w:rsidRPr="00650D2D">
        <w:rPr>
          <w:rFonts w:ascii="Times New Roman" w:eastAsia="Times New Roman" w:hAnsi="Times New Roman" w:cs="David" w:hint="cs"/>
          <w:sz w:val="20"/>
          <w:szCs w:val="24"/>
          <w:rtl/>
          <w:lang w:eastAsia="he-IL"/>
        </w:rPr>
        <w:t xml:space="preserve">וראות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lastRenderedPageBreak/>
        <w:t>מסיבת מחלה או מכל סיבה אחרת שהיא. מבלי לפגוע בכלליות 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לפעולה משפטית או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שירותי המתכנן או אם ארע אירוע דומה.</w:t>
      </w:r>
    </w:p>
    <w:p w14:paraId="2481B34A"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חל שינוי בהחזקת המניות ו/או בהרכב המנהלים של המתכנן.</w:t>
      </w:r>
    </w:p>
    <w:p w14:paraId="1EC7DF26"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בוטל החוזה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צע עד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טול החוזה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bCs/>
          <w:sz w:val="20"/>
          <w:szCs w:val="24"/>
          <w:rtl/>
          <w:lang w:eastAsia="he-IL"/>
        </w:rPr>
        <w:t xml:space="preserve">ו -ה' </w:t>
      </w:r>
      <w:r w:rsidRPr="00650D2D">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4C8704B"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תשמש עילה למתכנן לתביעת פיצויים כלשהם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לטענה</w:t>
      </w:r>
      <w:r w:rsidRPr="00650D2D">
        <w:rPr>
          <w:rFonts w:ascii="Times New Roman" w:eastAsia="Times New Roman" w:hAnsi="Times New Roman" w:cs="David" w:hint="cs"/>
          <w:sz w:val="20"/>
          <w:szCs w:val="24"/>
          <w:rtl/>
          <w:lang w:eastAsia="he-IL"/>
        </w:rPr>
        <w:t xml:space="preserve"> ו/או לדרישה ו/או לתלונה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תביעה כלשהי, פרט לאמור בסעיף 12.3.2 לעיל, והשכר שישולם לפי סעיף 12.3.2</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4888F5F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השירותים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 זה או אם אירע אירוע דומה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סעיפים 12.3.2 ו - 12.3.3 לעיל.</w:t>
      </w:r>
    </w:p>
    <w:p w14:paraId="4951D7C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סעיפים 12.1, 12.2 ו-12.3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הסעיפים הנ"ל.</w:t>
      </w:r>
    </w:p>
    <w:p w14:paraId="63CFEA9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מקרה של 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או ביטולו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למסור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המשך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3A66D7D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אימת שהמתכנן לא יקיים איזו מהתחייבויותיו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ולאחר שקיבל </w:t>
      </w:r>
      <w:r w:rsidRPr="00650D2D">
        <w:rPr>
          <w:rFonts w:ascii="Times New Roman" w:eastAsia="Times New Roman" w:hAnsi="Times New Roman" w:cs="David"/>
          <w:sz w:val="20"/>
          <w:szCs w:val="24"/>
          <w:rtl/>
          <w:lang w:eastAsia="he-IL"/>
        </w:rPr>
        <w:lastRenderedPageBreak/>
        <w:t>מהמזמין התראה בכתב בגין כך, יהיה המזמין זכאי לבצע התחייבות זאת באמצעות בעל מקצוע אחר וזאת מבלי לגרוע מאיזה מזכויותיו של המזמין לפי החוזה.</w:t>
      </w:r>
    </w:p>
    <w:p w14:paraId="1673A6DB" w14:textId="77777777" w:rsidR="00650D2D" w:rsidRPr="0006071E" w:rsidRDefault="00650D2D" w:rsidP="0006071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6DD4DF2C"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העברת זכויות</w:t>
      </w:r>
    </w:p>
    <w:p w14:paraId="1A827CF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אין המתכנן רשאי להסב לאחר את החוזה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כל חלק ממנו, וכן אין הוא רשאי להעביר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להסב לאחר כל זכות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חובה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אלא בהסכמת המזמין בכתב ומראש.</w:t>
      </w:r>
    </w:p>
    <w:p w14:paraId="1B01E63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המתכנן רשאי למסור לאחר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כולם או מקצתם, אלא בהסכמת המזמין בכתב ומראש.</w:t>
      </w:r>
    </w:p>
    <w:p w14:paraId="32EA23A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ניתנה הסכמת המזמין לפי סעיפים 13.1 או 13.2 לעיל, הרי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אין בכך כדי לפטור את המתכנן מאחריותו והתחייבויותיו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 xml:space="preserve"> ומזכויות המזמין על פיו, והמתכנן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באחריות מלאה, כלפי המזמין וכלפי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 xml:space="preserve">צד שלישי שהוא, גם לכל מעשה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באי כחם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עובדיהם</w:t>
      </w:r>
      <w:r w:rsidRPr="00650D2D">
        <w:rPr>
          <w:rFonts w:ascii="Times New Roman" w:eastAsia="Times New Roman" w:hAnsi="Times New Roman" w:cs="David" w:hint="cs"/>
          <w:sz w:val="20"/>
          <w:szCs w:val="24"/>
          <w:rtl/>
          <w:lang w:eastAsia="he-IL"/>
        </w:rPr>
        <w:t xml:space="preserve"> ו/או מי מטעמם</w:t>
      </w:r>
      <w:r w:rsidRPr="00650D2D">
        <w:rPr>
          <w:rFonts w:ascii="Times New Roman" w:eastAsia="Times New Roman" w:hAnsi="Times New Roman" w:cs="David"/>
          <w:sz w:val="20"/>
          <w:szCs w:val="24"/>
          <w:rtl/>
          <w:lang w:eastAsia="he-IL"/>
        </w:rPr>
        <w:t>, ואילו למזמין ישמרו כל זכויותיו כלפי המתכנן.</w:t>
      </w:r>
    </w:p>
    <w:p w14:paraId="5B6581D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המתכנן כמתחייב מהאמור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סעיף 12.3.2 ו-12.3.3 לעיל.</w:t>
      </w:r>
    </w:p>
    <w:p w14:paraId="6032472E"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3E18D27" w14:textId="77777777" w:rsidR="00650D2D" w:rsidRPr="00650D2D" w:rsidRDefault="00650D2D" w:rsidP="00650D2D">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סיום שרותי המתכנן</w:t>
      </w:r>
    </w:p>
    <w:p w14:paraId="7EF0B1AF"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יחושבו כבאים לסיום בכל אחד מהמקרים הבאים:</w:t>
      </w:r>
    </w:p>
    <w:p w14:paraId="72DD8054"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הובא לידי </w:t>
      </w:r>
      <w:r w:rsidRPr="00650D2D">
        <w:rPr>
          <w:rFonts w:ascii="Times New Roman" w:eastAsia="Times New Roman" w:hAnsi="Times New Roman" w:cs="David" w:hint="cs"/>
          <w:sz w:val="20"/>
          <w:szCs w:val="24"/>
          <w:rtl/>
          <w:lang w:eastAsia="he-IL"/>
        </w:rPr>
        <w:t>גמר</w:t>
      </w:r>
      <w:r w:rsidRPr="00650D2D">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36911D2A"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עם מתן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ע"י המזמין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הושלם מתן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78189777"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סודיות והמצאת מסמכים</w:t>
      </w:r>
    </w:p>
    <w:p w14:paraId="6277ADC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650D2D">
        <w:rPr>
          <w:rFonts w:ascii="Times New Roman" w:eastAsia="Times New Roman" w:hAnsi="Times New Roman" w:cs="David" w:hint="cs"/>
          <w:sz w:val="20"/>
          <w:szCs w:val="24"/>
          <w:rtl/>
          <w:lang w:eastAsia="he-IL"/>
        </w:rPr>
        <w:t>ו/או על ידי</w:t>
      </w:r>
      <w:r w:rsidRPr="00650D2D">
        <w:rPr>
          <w:rFonts w:ascii="Times New Roman" w:eastAsia="Times New Roman" w:hAnsi="Times New Roman" w:cs="David"/>
          <w:sz w:val="20"/>
          <w:szCs w:val="24"/>
          <w:rtl/>
          <w:lang w:eastAsia="he-IL"/>
        </w:rPr>
        <w:t xml:space="preserve"> מ</w:t>
      </w:r>
      <w:r w:rsidRPr="00650D2D">
        <w:rPr>
          <w:rFonts w:ascii="Times New Roman" w:eastAsia="Times New Roman" w:hAnsi="Times New Roman" w:cs="David" w:hint="cs"/>
          <w:sz w:val="20"/>
          <w:szCs w:val="24"/>
          <w:rtl/>
          <w:lang w:eastAsia="he-IL"/>
        </w:rPr>
        <w:t>י מ</w:t>
      </w:r>
      <w:r w:rsidRPr="00650D2D">
        <w:rPr>
          <w:rFonts w:ascii="Times New Roman" w:eastAsia="Times New Roman" w:hAnsi="Times New Roman" w:cs="David"/>
          <w:sz w:val="20"/>
          <w:szCs w:val="24"/>
          <w:rtl/>
          <w:lang w:eastAsia="he-IL"/>
        </w:rPr>
        <w:t xml:space="preserve">טעמו ובין שהוכנו על ידי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מי </w:t>
      </w:r>
      <w:r w:rsidRPr="00650D2D">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453C88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מאחריותו </w:t>
      </w:r>
      <w:r w:rsidRPr="00650D2D">
        <w:rPr>
          <w:rFonts w:ascii="Times New Roman" w:eastAsia="Times New Roman" w:hAnsi="Times New Roman" w:cs="David" w:hint="cs"/>
          <w:sz w:val="20"/>
          <w:szCs w:val="24"/>
          <w:rtl/>
          <w:lang w:eastAsia="he-IL"/>
        </w:rPr>
        <w:t xml:space="preserve">של המתכנן </w:t>
      </w:r>
      <w:r w:rsidRPr="00650D2D">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יציית המתכנן לכל דרישה של המנהל בדבר נקיטת אמצעי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D408CD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יחתים את עובדיו</w:t>
      </w:r>
      <w:r w:rsidRPr="00650D2D">
        <w:rPr>
          <w:rFonts w:ascii="Times New Roman" w:eastAsia="Times New Roman" w:hAnsi="Times New Roman" w:cs="David" w:hint="cs"/>
          <w:sz w:val="20"/>
          <w:szCs w:val="24"/>
          <w:rtl/>
          <w:lang w:eastAsia="he-IL"/>
        </w:rPr>
        <w:t xml:space="preserve"> ו/או שלוחיו ו/או אחר מטעמו</w:t>
      </w:r>
      <w:r w:rsidRPr="00650D2D">
        <w:rPr>
          <w:rFonts w:ascii="Times New Roman" w:eastAsia="Times New Roman" w:hAnsi="Times New Roman" w:cs="David"/>
          <w:sz w:val="20"/>
          <w:szCs w:val="24"/>
          <w:rtl/>
          <w:lang w:eastAsia="he-IL"/>
        </w:rPr>
        <w:t xml:space="preserve"> בקשר עם ביצוע הסכם זה</w:t>
      </w:r>
      <w:r w:rsidRPr="00650D2D">
        <w:rPr>
          <w:rFonts w:ascii="Times New Roman" w:eastAsia="Times New Roman" w:hAnsi="Times New Roman" w:cs="David" w:hint="cs"/>
          <w:sz w:val="20"/>
          <w:szCs w:val="24"/>
          <w:rtl/>
          <w:lang w:eastAsia="he-IL"/>
        </w:rPr>
        <w:t xml:space="preserve"> על נספחיו,</w:t>
      </w:r>
      <w:r w:rsidRPr="00650D2D">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650D2D">
        <w:rPr>
          <w:rFonts w:ascii="Times New Roman" w:eastAsia="Times New Roman" w:hAnsi="Times New Roman" w:cs="David"/>
          <w:bCs/>
          <w:sz w:val="20"/>
          <w:szCs w:val="24"/>
          <w:rtl/>
          <w:lang w:eastAsia="he-IL"/>
        </w:rPr>
        <w:t>ו'</w:t>
      </w:r>
      <w:r w:rsidRPr="00650D2D">
        <w:rPr>
          <w:rFonts w:ascii="Times New Roman" w:eastAsia="Times New Roman" w:hAnsi="Times New Roman" w:cs="David"/>
          <w:sz w:val="20"/>
          <w:szCs w:val="24"/>
          <w:rtl/>
          <w:lang w:eastAsia="he-IL"/>
        </w:rPr>
        <w:t>,.</w:t>
      </w:r>
    </w:p>
    <w:p w14:paraId="70686EAB"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לפי דרישת המזמין ועם סיום 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650D2D">
        <w:rPr>
          <w:rFonts w:ascii="Times New Roman" w:eastAsia="Times New Roman" w:hAnsi="Times New Roman" w:cs="David" w:hint="cs"/>
          <w:sz w:val="20"/>
          <w:szCs w:val="24"/>
          <w:rtl/>
          <w:lang w:eastAsia="he-IL"/>
        </w:rPr>
        <w:t>.</w:t>
      </w:r>
    </w:p>
    <w:p w14:paraId="716A9067"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ויתור על זכויות מצד המתכנן</w:t>
      </w:r>
    </w:p>
    <w:p w14:paraId="2032AA0B"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כדין בסמכות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50D2D">
        <w:rPr>
          <w:rFonts w:ascii="Times New Roman" w:eastAsia="Times New Roman" w:hAnsi="Times New Roman" w:cs="David" w:hint="cs"/>
          <w:sz w:val="20"/>
          <w:szCs w:val="24"/>
          <w:rtl/>
          <w:lang w:eastAsia="he-IL"/>
        </w:rPr>
        <w:t>מתכנן כל טענה ו/או דרישה ו/או תלונה ו/או</w:t>
      </w:r>
      <w:r w:rsidRPr="00650D2D">
        <w:rPr>
          <w:rFonts w:ascii="Times New Roman" w:eastAsia="Times New Roman" w:hAnsi="Times New Roman" w:cs="David"/>
          <w:sz w:val="20"/>
          <w:szCs w:val="24"/>
          <w:rtl/>
          <w:lang w:eastAsia="he-IL"/>
        </w:rPr>
        <w:t xml:space="preserve"> עילת תביעה </w:t>
      </w:r>
      <w:r w:rsidRPr="00650D2D">
        <w:rPr>
          <w:rFonts w:ascii="Times New Roman" w:eastAsia="Times New Roman" w:hAnsi="Times New Roman" w:cs="David"/>
          <w:sz w:val="20"/>
          <w:szCs w:val="24"/>
          <w:rtl/>
          <w:lang w:eastAsia="he-IL"/>
        </w:rPr>
        <w:lastRenderedPageBreak/>
        <w:t xml:space="preserve">כלשהי נגד המזמין בגין פעולת המזמין כאמור או בשל כל סיבה אחרת, והמתכנן לא יהיה זכאי לתבוע פיצוי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w:t>
      </w:r>
      <w:r w:rsidRPr="00650D2D">
        <w:rPr>
          <w:rFonts w:ascii="Times New Roman" w:eastAsia="Times New Roman" w:hAnsi="Times New Roman" w:cs="David" w:hint="cs"/>
          <w:sz w:val="20"/>
          <w:szCs w:val="24"/>
          <w:rtl/>
          <w:lang w:eastAsia="he-IL"/>
        </w:rPr>
        <w:t xml:space="preserve"> שיפוי ו/או</w:t>
      </w:r>
      <w:r w:rsidRPr="00650D2D">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פגיעה במוניטין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הפסד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הפסד רווח העלולים להיגרם לו עקב הביטול</w:t>
      </w:r>
      <w:r w:rsidRPr="00650D2D">
        <w:rPr>
          <w:rFonts w:ascii="Times New Roman" w:eastAsia="Times New Roman" w:hAnsi="Times New Roman" w:cs="David" w:hint="cs"/>
          <w:sz w:val="20"/>
          <w:szCs w:val="24"/>
          <w:rtl/>
          <w:lang w:eastAsia="he-IL"/>
        </w:rPr>
        <w:t xml:space="preserve"> או</w:t>
      </w:r>
      <w:r w:rsidRPr="00650D2D">
        <w:rPr>
          <w:rFonts w:ascii="Times New Roman" w:eastAsia="Times New Roman" w:hAnsi="Times New Roman" w:cs="David"/>
          <w:sz w:val="20"/>
          <w:szCs w:val="24"/>
          <w:rtl/>
          <w:lang w:eastAsia="he-IL"/>
        </w:rPr>
        <w:t xml:space="preserve"> ההפסקה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מכל סיבה אחרת.</w:t>
      </w:r>
    </w:p>
    <w:p w14:paraId="52B22DC1"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שביצע המתכנן על פי חוזה זה.</w:t>
      </w:r>
    </w:p>
    <w:p w14:paraId="18922313"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המשך 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מסירתם לידי מתכנן אחר, והינו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39586133"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שונות</w:t>
      </w:r>
    </w:p>
    <w:p w14:paraId="0E95BE7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הראשי במשרד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מתחייב לבצע את השירותים שעליו לבצע אישית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w:t>
      </w:r>
      <w:r w:rsidRPr="00650D2D">
        <w:rPr>
          <w:rFonts w:ascii="Times New Roman" w:eastAsia="Times New Roman" w:hAnsi="Times New Roman" w:cs="David" w:hint="cs"/>
          <w:sz w:val="20"/>
          <w:szCs w:val="24"/>
          <w:rtl/>
          <w:lang w:eastAsia="he-IL"/>
        </w:rPr>
        <w:t xml:space="preserve"> זה והינו</w:t>
      </w:r>
      <w:r w:rsidRPr="00650D2D">
        <w:rPr>
          <w:rFonts w:ascii="Times New Roman" w:eastAsia="Times New Roman" w:hAnsi="Times New Roman" w:cs="David"/>
          <w:sz w:val="20"/>
          <w:szCs w:val="24"/>
          <w:rtl/>
          <w:lang w:eastAsia="he-IL"/>
        </w:rPr>
        <w:t xml:space="preserve"> אחראי וערב כלפי המזמין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התחייבויות המתכנן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w:t>
      </w:r>
    </w:p>
    <w:p w14:paraId="21B7B18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צד אשר יפר או לא יקיים איזו מהתחייבויותיו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יהיה חייב לפצות את הצד המקיים על כל הנזקים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ההפסדים שיגרמו לו עקב 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מבלי לגרוע מזכות הצד המקיים לכל סעד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תרופה אחרים ו/או נוספים.</w:t>
      </w:r>
    </w:p>
    <w:p w14:paraId="1F220533"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למניעת ספקות מוצהר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72E2CBF"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50D2D">
        <w:rPr>
          <w:rFonts w:ascii="Times New Roman" w:eastAsia="Times New Roman" w:hAnsi="Times New Roman" w:cs="David" w:hint="cs"/>
          <w:sz w:val="20"/>
          <w:szCs w:val="24"/>
          <w:rtl/>
          <w:lang w:eastAsia="he-IL"/>
        </w:rPr>
        <w:t>נבע</w:t>
      </w:r>
      <w:r w:rsidRPr="00650D2D">
        <w:rPr>
          <w:rFonts w:ascii="Times New Roman" w:eastAsia="Times New Roman" w:hAnsi="Times New Roman" w:cs="David"/>
          <w:sz w:val="20"/>
          <w:szCs w:val="24"/>
          <w:rtl/>
          <w:lang w:eastAsia="he-IL"/>
        </w:rPr>
        <w:t xml:space="preserve"> מאי עמידתו בהתחייבויותיו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w:t>
      </w:r>
    </w:p>
    <w:p w14:paraId="4177969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w:t>
      </w:r>
      <w:r w:rsidRPr="00650D2D">
        <w:rPr>
          <w:rFonts w:ascii="Times New Roman" w:eastAsia="Times New Roman" w:hAnsi="Times New Roman" w:cs="David"/>
          <w:sz w:val="20"/>
          <w:szCs w:val="24"/>
          <w:rtl/>
          <w:lang w:eastAsia="he-IL"/>
        </w:rPr>
        <w:lastRenderedPageBreak/>
        <w:t>הקיזוז הנ"ל.</w:t>
      </w:r>
    </w:p>
    <w:p w14:paraId="23D82A3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כל </w:t>
      </w:r>
      <w:r w:rsidRPr="00650D2D">
        <w:rPr>
          <w:rFonts w:ascii="Times New Roman" w:eastAsia="Times New Roman" w:hAnsi="Times New Roman" w:cs="David" w:hint="cs"/>
          <w:sz w:val="20"/>
          <w:szCs w:val="24"/>
          <w:rtl/>
          <w:lang w:eastAsia="he-IL"/>
        </w:rPr>
        <w:t>אחת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אחת מהתחייבויות המזמין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מותנה בכך שהמתכנן יקיים תחילה את 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עד לאותו מועד. המזמין זכאי, מבלי לפגוע </w:t>
      </w:r>
      <w:r w:rsidRPr="00650D2D">
        <w:rPr>
          <w:rFonts w:ascii="Times New Roman" w:eastAsia="Times New Roman" w:hAnsi="Times New Roman" w:cs="David" w:hint="cs"/>
          <w:sz w:val="20"/>
          <w:szCs w:val="24"/>
          <w:rtl/>
          <w:lang w:eastAsia="he-IL"/>
        </w:rPr>
        <w:t>מכלליות ה</w:t>
      </w:r>
      <w:r w:rsidRPr="00650D2D">
        <w:rPr>
          <w:rFonts w:ascii="Times New Roman" w:eastAsia="Times New Roman" w:hAnsi="Times New Roman" w:cs="David"/>
          <w:sz w:val="20"/>
          <w:szCs w:val="24"/>
          <w:rtl/>
          <w:lang w:eastAsia="he-IL"/>
        </w:rPr>
        <w:t>אמור בכל מקום אחר בחוזה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לעכב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6D77AC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שום התנהגות מצד</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של מי</w:t>
      </w:r>
      <w:r w:rsidRPr="00650D2D">
        <w:rPr>
          <w:rFonts w:ascii="Times New Roman" w:eastAsia="Times New Roman" w:hAnsi="Times New Roman" w:cs="David"/>
          <w:sz w:val="20"/>
          <w:szCs w:val="24"/>
          <w:rtl/>
          <w:lang w:eastAsia="he-IL"/>
        </w:rPr>
        <w:t xml:space="preserve"> מהצדדים לא תחשב כויתור על איזה מזכויותיו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ו/או</w:t>
      </w:r>
      <w:r w:rsidRPr="00650D2D">
        <w:rPr>
          <w:rFonts w:ascii="Times New Roman" w:eastAsia="Times New Roman" w:hAnsi="Times New Roman" w:cs="David"/>
          <w:sz w:val="20"/>
          <w:szCs w:val="24"/>
          <w:rtl/>
          <w:lang w:eastAsia="he-IL"/>
        </w:rPr>
        <w:t xml:space="preserve"> ע</w:t>
      </w:r>
      <w:r w:rsidRPr="00650D2D">
        <w:rPr>
          <w:rFonts w:ascii="Times New Roman" w:eastAsia="Times New Roman" w:hAnsi="Times New Roman" w:cs="David" w:hint="cs"/>
          <w:sz w:val="20"/>
          <w:szCs w:val="24"/>
          <w:rtl/>
          <w:lang w:eastAsia="he-IL"/>
        </w:rPr>
        <w:t>ל פי כל</w:t>
      </w:r>
      <w:r w:rsidRPr="00650D2D">
        <w:rPr>
          <w:rFonts w:ascii="Times New Roman" w:eastAsia="Times New Roman" w:hAnsi="Times New Roman" w:cs="David"/>
          <w:sz w:val="20"/>
          <w:szCs w:val="24"/>
          <w:rtl/>
          <w:lang w:eastAsia="he-IL"/>
        </w:rPr>
        <w:t xml:space="preserve"> דין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כויתור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כהסכמה מצדו לאיזה הפרה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אי קיום של תנאי מתנאי חוזה</w:t>
      </w:r>
      <w:r w:rsidRPr="00650D2D">
        <w:rPr>
          <w:rFonts w:ascii="Times New Roman" w:eastAsia="Times New Roman" w:hAnsi="Times New Roman" w:cs="David" w:hint="cs"/>
          <w:sz w:val="20"/>
          <w:szCs w:val="24"/>
          <w:rtl/>
          <w:lang w:eastAsia="he-IL"/>
        </w:rPr>
        <w:t xml:space="preserve"> זה ו/</w:t>
      </w:r>
      <w:r w:rsidRPr="00650D2D">
        <w:rPr>
          <w:rFonts w:ascii="Times New Roman" w:eastAsia="Times New Roman" w:hAnsi="Times New Roman" w:cs="David"/>
          <w:sz w:val="20"/>
          <w:szCs w:val="24"/>
          <w:rtl/>
          <w:lang w:eastAsia="he-IL"/>
        </w:rPr>
        <w:t xml:space="preserve"> או כנותנת דחייה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ארכה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כל פעולה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יש לעשותה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טול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תוספת של תנאי </w:t>
      </w:r>
      <w:r w:rsidRPr="00650D2D">
        <w:rPr>
          <w:rFonts w:ascii="Times New Roman" w:eastAsia="Times New Roman" w:hAnsi="Times New Roman" w:cs="David" w:hint="cs"/>
          <w:sz w:val="20"/>
          <w:szCs w:val="24"/>
          <w:rtl/>
          <w:lang w:eastAsia="he-IL"/>
        </w:rPr>
        <w:t>כלשהו</w:t>
      </w:r>
      <w:r w:rsidRPr="00650D2D">
        <w:rPr>
          <w:rFonts w:ascii="Times New Roman" w:eastAsia="Times New Roman" w:hAnsi="Times New Roman" w:cs="David"/>
          <w:sz w:val="20"/>
          <w:szCs w:val="24"/>
          <w:rtl/>
          <w:lang w:eastAsia="he-IL"/>
        </w:rPr>
        <w:t>, אלא אם נעשו במפורש ובכתב.</w:t>
      </w:r>
    </w:p>
    <w:p w14:paraId="038D3FF8"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מכלליות האמור לעיל -</w:t>
      </w:r>
    </w:p>
    <w:p w14:paraId="5CDBB840"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74386110"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תור כלשהו על זכויות וחובות לפי החוזה.</w:t>
      </w:r>
    </w:p>
    <w:p w14:paraId="31F09FA5"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במידה והמתכנן כולל מספר גופים או יחידים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729481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בגין כל חיוב מחיובי המזמין </w:t>
      </w:r>
      <w:r w:rsidRPr="00650D2D">
        <w:rPr>
          <w:rFonts w:ascii="Times New Roman" w:eastAsia="Times New Roman" w:hAnsi="Times New Roman" w:cs="David" w:hint="cs"/>
          <w:sz w:val="24"/>
          <w:szCs w:val="24"/>
          <w:rtl/>
          <w:lang w:eastAsia="he-IL"/>
        </w:rPr>
        <w:t>על פי</w:t>
      </w:r>
      <w:r w:rsidRPr="00650D2D">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650D2D">
        <w:rPr>
          <w:rFonts w:ascii="Times New Roman" w:eastAsia="Times New Roman" w:hAnsi="Times New Roman" w:cs="David" w:hint="cs"/>
          <w:sz w:val="24"/>
          <w:szCs w:val="24"/>
          <w:rtl/>
          <w:lang w:eastAsia="he-IL"/>
        </w:rPr>
        <w:t>על פ</w:t>
      </w:r>
      <w:r w:rsidRPr="00650D2D">
        <w:rPr>
          <w:rFonts w:ascii="Times New Roman" w:eastAsia="Times New Roman" w:hAnsi="Times New Roman" w:cs="David"/>
          <w:sz w:val="24"/>
          <w:szCs w:val="24"/>
          <w:rtl/>
          <w:lang w:eastAsia="he-IL"/>
        </w:rPr>
        <w:t>י חוזה זה. וזאת מבלי לגרוע מהאמור להלן בסיפא לס"ק זה.</w:t>
      </w:r>
    </w:p>
    <w:p w14:paraId="05BFA1AE" w14:textId="77777777" w:rsidR="00650D2D" w:rsidRPr="00650D2D" w:rsidRDefault="00650D2D" w:rsidP="00650D2D">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sz w:val="24"/>
          <w:szCs w:val="24"/>
          <w:rtl/>
          <w:lang w:eastAsia="he-IL"/>
        </w:rPr>
        <w:lastRenderedPageBreak/>
        <w:t>המתכנן מתחייב בזה</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כל דרישה</w:t>
      </w:r>
      <w:r w:rsidRPr="00650D2D">
        <w:rPr>
          <w:rFonts w:ascii="Times New Roman" w:eastAsia="Times New Roman" w:hAnsi="Times New Roman" w:cs="David" w:hint="cs"/>
          <w:sz w:val="24"/>
          <w:szCs w:val="24"/>
          <w:rtl/>
          <w:lang w:eastAsia="he-IL"/>
        </w:rPr>
        <w:t xml:space="preserve"> ו/או תלונה</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hint="cs"/>
          <w:sz w:val="24"/>
          <w:szCs w:val="24"/>
          <w:rtl/>
          <w:lang w:eastAsia="he-IL"/>
        </w:rPr>
        <w:t xml:space="preserve">ו/או </w:t>
      </w:r>
      <w:r w:rsidRPr="00650D2D">
        <w:rPr>
          <w:rFonts w:ascii="Times New Roman" w:eastAsia="Times New Roman" w:hAnsi="Times New Roman" w:cs="David"/>
          <w:sz w:val="24"/>
          <w:szCs w:val="24"/>
          <w:rtl/>
          <w:lang w:eastAsia="he-IL"/>
        </w:rPr>
        <w:t>טענה ו/או תביעה, ככל שתהיינה לו כנגד המזמין בגין חיובי המזמין ע</w:t>
      </w:r>
      <w:r w:rsidRPr="00650D2D">
        <w:rPr>
          <w:rFonts w:ascii="Times New Roman" w:eastAsia="Times New Roman" w:hAnsi="Times New Roman" w:cs="David" w:hint="cs"/>
          <w:sz w:val="24"/>
          <w:szCs w:val="24"/>
          <w:rtl/>
          <w:lang w:eastAsia="he-IL"/>
        </w:rPr>
        <w:t>ל פי</w:t>
      </w:r>
      <w:r w:rsidRPr="00650D2D">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אותו דין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יחול לגבי תביעה של מי מיחידי המזמין כנגד המתכנן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קרי</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תביעה כאמור</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w:t>
      </w:r>
    </w:p>
    <w:p w14:paraId="23AA457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56388581"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למען הסר ספק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מוסכם ומוצהר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51668F7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69992E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 זה על נספחיו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2CA5923E" w14:textId="1A8B934E" w:rsidR="0006071E" w:rsidRDefault="00650D2D" w:rsidP="007222D0">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50D2D">
        <w:rPr>
          <w:rFonts w:ascii="Times New Roman" w:eastAsia="Times New Roman" w:hAnsi="Times New Roman" w:cs="David" w:hint="cs"/>
          <w:sz w:val="20"/>
          <w:szCs w:val="24"/>
          <w:rtl/>
          <w:lang w:eastAsia="he-IL"/>
        </w:rPr>
        <w:t>רשום</w:t>
      </w:r>
      <w:r w:rsidRPr="00650D2D">
        <w:rPr>
          <w:rFonts w:ascii="Times New Roman" w:eastAsia="Times New Roman" w:hAnsi="Times New Roman" w:cs="David"/>
          <w:sz w:val="20"/>
          <w:szCs w:val="24"/>
          <w:rtl/>
          <w:lang w:eastAsia="he-IL"/>
        </w:rPr>
        <w:t>, ואם נשלחה ההודעה ב</w:t>
      </w:r>
      <w:r w:rsidR="007222D0">
        <w:rPr>
          <w:rFonts w:ascii="Times New Roman" w:eastAsia="Times New Roman" w:hAnsi="Times New Roman" w:cs="David" w:hint="cs"/>
          <w:sz w:val="20"/>
          <w:szCs w:val="24"/>
          <w:rtl/>
          <w:lang w:eastAsia="he-IL"/>
        </w:rPr>
        <w:t xml:space="preserve">מייל </w:t>
      </w:r>
      <w:r w:rsidRPr="00650D2D">
        <w:rPr>
          <w:rFonts w:ascii="Times New Roman" w:eastAsia="Times New Roman" w:hAnsi="Times New Roman" w:cs="David"/>
          <w:sz w:val="20"/>
          <w:szCs w:val="24"/>
          <w:rtl/>
          <w:lang w:eastAsia="he-IL"/>
        </w:rPr>
        <w:t xml:space="preserve"> ביום עסקים בשעות העבודה או נמסרה ביד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תחשב היא כמתקבלת ביום משלוח או מסירתה כאמור.</w:t>
      </w:r>
    </w:p>
    <w:p w14:paraId="66E824B2" w14:textId="77777777" w:rsidR="00264D14" w:rsidRDefault="00264D14">
      <w:pPr>
        <w:bidi w:val="0"/>
        <w:spacing w:before="0" w:beforeAutospacing="0" w:after="160" w:afterAutospacing="0" w:line="259" w:lineRule="auto"/>
        <w:rPr>
          <w:rFonts w:ascii="Times New Roman" w:eastAsia="Times New Roman" w:hAnsi="Times New Roman" w:cs="David"/>
          <w:bCs/>
          <w:sz w:val="20"/>
          <w:szCs w:val="24"/>
          <w:rtl/>
          <w:lang w:eastAsia="he-IL"/>
        </w:rPr>
      </w:pPr>
    </w:p>
    <w:p w14:paraId="72D4A823"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634340FF"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6216143"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99D0D05"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909762C" w14:textId="1129C7FD" w:rsidR="0006071E" w:rsidRPr="00DE7868" w:rsidRDefault="0006071E" w:rsidP="000F1CD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C8980C090C047C09F616B18A20A8C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A54E9">
            <w:rPr>
              <w:rFonts w:ascii="Times New Roman" w:eastAsia="Times New Roman" w:hAnsi="Times New Roman" w:cs="David"/>
              <w:color w:val="00B0F0"/>
              <w:sz w:val="20"/>
              <w:szCs w:val="24"/>
              <w:u w:val="single"/>
              <w:rtl/>
              <w:lang w:eastAsia="he-IL"/>
            </w:rPr>
            <w:t>תדם הנדסה אזרחית בע"מ</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0CA3E1C064724DA3BDAC788592C7A04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0F1CD4">
            <w:rPr>
              <w:rFonts w:ascii="Times New Roman" w:eastAsia="Times New Roman" w:hAnsi="Times New Roman" w:cs="David" w:hint="cs"/>
              <w:color w:val="00B0F0"/>
              <w:sz w:val="20"/>
              <w:szCs w:val="24"/>
              <w:u w:val="single"/>
              <w:rtl/>
              <w:lang w:eastAsia="he-IL"/>
            </w:rPr>
            <w:t xml:space="preserve">אפריקה ישראל מגורים בע"מ </w:t>
          </w:r>
        </w:sdtContent>
      </w:sdt>
    </w:p>
    <w:p w14:paraId="0B074B68" w14:textId="77777777" w:rsidR="0006071E" w:rsidRPr="00B27B4C" w:rsidRDefault="0006071E" w:rsidP="0006071E">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31E48AF5"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B398FF"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0126C2"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738BC31"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69863DE" w14:textId="77777777" w:rsidR="0006071E"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F3BFAB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6B0EFC40"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8F00A21"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BC15699"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32417C7" w14:textId="77777777" w:rsidR="00650D2D" w:rsidRPr="00650D2D" w:rsidRDefault="00650D2D" w:rsidP="00650D2D">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4AB11239" w14:textId="0AE9EFF5" w:rsidR="000F1CD4" w:rsidRDefault="000F1CD4">
      <w:pPr>
        <w:bidi w:val="0"/>
        <w:spacing w:before="0" w:beforeAutospacing="0" w:after="160" w:afterAutospacing="0" w:line="259" w:lineRule="auto"/>
        <w:rPr>
          <w:rFonts w:ascii="Times New Roman" w:eastAsia="Times New Roman" w:hAnsi="Times New Roman" w:cs="David"/>
          <w:sz w:val="20"/>
          <w:szCs w:val="20"/>
          <w:lang w:eastAsia="he-IL"/>
        </w:rPr>
      </w:pPr>
      <w:r>
        <w:rPr>
          <w:rFonts w:ascii="Times New Roman" w:eastAsia="Times New Roman" w:hAnsi="Times New Roman" w:cs="David"/>
          <w:sz w:val="20"/>
          <w:szCs w:val="20"/>
          <w:lang w:eastAsia="he-IL"/>
        </w:rPr>
        <w:br w:type="page"/>
      </w:r>
    </w:p>
    <w:p w14:paraId="4BA74293" w14:textId="77777777" w:rsidR="00650D2D" w:rsidRPr="00650D2D" w:rsidRDefault="00650D2D" w:rsidP="00650D2D">
      <w:pPr>
        <w:widowControl w:val="0"/>
        <w:bidi w:val="0"/>
        <w:spacing w:before="0" w:beforeAutospacing="0" w:after="0" w:afterAutospacing="0" w:line="240" w:lineRule="auto"/>
        <w:jc w:val="right"/>
        <w:rPr>
          <w:rFonts w:ascii="Times New Roman" w:eastAsia="Times New Roman" w:hAnsi="Times New Roman" w:cs="David"/>
          <w:sz w:val="20"/>
          <w:szCs w:val="20"/>
          <w:lang w:eastAsia="he-IL"/>
        </w:rPr>
      </w:pPr>
    </w:p>
    <w:p w14:paraId="0614E1F6"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A2D5841"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89FB72A"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242A24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1580D00" w14:textId="77777777" w:rsidR="0006071E"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9F7B456" w14:textId="77777777" w:rsidR="0006071E" w:rsidRPr="00B27B4C"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ECDF9F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EFB77CF"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301C6F" w14:textId="0B05DE29" w:rsidR="0006071E" w:rsidRPr="00B27B4C" w:rsidRDefault="0006071E" w:rsidP="00BD10B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5B742FB85C94BC189C414DFB3286E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F34B46">
            <w:rPr>
              <w:rFonts w:ascii="Times New Roman" w:eastAsia="Times New Roman" w:hAnsi="Times New Roman" w:cs="David" w:hint="cs"/>
              <w:color w:val="00B0F0"/>
              <w:sz w:val="24"/>
              <w:szCs w:val="24"/>
              <w:rtl/>
              <w:lang w:eastAsia="he-IL"/>
            </w:rPr>
            <w:t>קרית אתא</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הפרויקט"/>
          <w:tag w:val="cntProjectName"/>
          <w:id w:val="-1647974920"/>
          <w:placeholder>
            <w:docPart w:val="7FA116CB44794CC8B1AEE296B66860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F34B46">
            <w:rPr>
              <w:rFonts w:ascii="Times New Roman" w:eastAsia="Times New Roman" w:hAnsi="Times New Roman" w:cs="David" w:hint="cs"/>
              <w:color w:val="00B0F0"/>
              <w:sz w:val="24"/>
              <w:szCs w:val="24"/>
              <w:rtl/>
            </w:rPr>
            <w:t>גבעת הכלניות ( טרם ניתן שם לפרויקט )</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0BFBF2A"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159D3A" w14:textId="148EE359" w:rsidR="0006071E" w:rsidRPr="00B27B4C" w:rsidRDefault="0006071E" w:rsidP="000F1CD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F37FF1AA0B74DBF8946F44776ED49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F34B46">
            <w:rPr>
              <w:rFonts w:ascii="Times New Roman" w:eastAsia="Times New Roman" w:hAnsi="Times New Roman" w:cs="David" w:hint="cs"/>
              <w:color w:val="008000"/>
              <w:sz w:val="24"/>
              <w:szCs w:val="24"/>
              <w:rtl/>
            </w:rPr>
            <w:t>כ/248</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r w:rsidR="000F1CD4">
        <w:rPr>
          <w:rFonts w:ascii="Times New Roman" w:eastAsia="Times New Roman" w:hAnsi="Times New Roman" w:cs="David" w:hint="cs"/>
          <w:sz w:val="24"/>
          <w:szCs w:val="24"/>
          <w:rtl/>
          <w:lang w:eastAsia="he-IL"/>
        </w:rPr>
        <w:t xml:space="preserve">גוש </w:t>
      </w:r>
      <w:r w:rsidRPr="00B27B4C">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7F9C3A6342704E1DAD6BD52860896C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684E3A">
            <w:rPr>
              <w:rFonts w:ascii="Times New Roman" w:eastAsia="Times New Roman" w:hAnsi="Times New Roman" w:cs="David" w:hint="cs"/>
              <w:sz w:val="24"/>
              <w:szCs w:val="24"/>
              <w:rtl/>
              <w:lang w:eastAsia="he-IL"/>
            </w:rPr>
            <w:t xml:space="preserve">10255      </w:t>
          </w:r>
        </w:sdtContent>
      </w:sdt>
      <w:r w:rsidRPr="00B27B4C">
        <w:rPr>
          <w:rFonts w:ascii="Times New Roman" w:eastAsia="Times New Roman" w:hAnsi="Times New Roman" w:cs="David" w:hint="cs"/>
          <w:sz w:val="24"/>
          <w:szCs w:val="24"/>
          <w:rtl/>
          <w:lang w:eastAsia="he-IL"/>
        </w:rPr>
        <w:t>.</w:t>
      </w:r>
    </w:p>
    <w:p w14:paraId="533D9448"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C6E82AB"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697C545"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379AC149ADC4FE6BB67614BF39359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F34B46">
            <w:rPr>
              <w:rFonts w:ascii="Times New Roman" w:eastAsia="Times New Roman" w:hAnsi="Times New Roman" w:cs="David" w:hint="cs"/>
              <w:color w:val="008000"/>
              <w:sz w:val="24"/>
              <w:szCs w:val="24"/>
              <w:rtl/>
            </w:rPr>
            <w:t>קרית אתא</w:t>
          </w:r>
        </w:sdtContent>
      </w:sdt>
      <w:r w:rsidRPr="00B27B4C">
        <w:rPr>
          <w:rFonts w:ascii="Times New Roman" w:eastAsia="Times New Roman" w:hAnsi="Times New Roman" w:cs="David" w:hint="cs"/>
          <w:color w:val="008000"/>
          <w:sz w:val="24"/>
          <w:szCs w:val="24"/>
          <w:rtl/>
        </w:rPr>
        <w:t>.</w:t>
      </w:r>
    </w:p>
    <w:p w14:paraId="7777B850"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FF0000"/>
          <w:sz w:val="24"/>
          <w:szCs w:val="24"/>
          <w:rtl/>
        </w:rPr>
      </w:pPr>
    </w:p>
    <w:p w14:paraId="46E6C382"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DE7222D"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16EAE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AD011AD77CA458084DEBF7D70E959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F34B46">
            <w:rPr>
              <w:rFonts w:ascii="Times New Roman" w:eastAsia="Times New Roman" w:hAnsi="Times New Roman" w:cs="David" w:hint="cs"/>
              <w:sz w:val="24"/>
              <w:szCs w:val="24"/>
              <w:rtl/>
              <w:lang w:eastAsia="he-IL"/>
            </w:rPr>
            <w:t xml:space="preserve">אבי כהן מחברת אפריקה ישראל מגורים בע"מ </w:t>
          </w:r>
        </w:sdtContent>
      </w:sdt>
    </w:p>
    <w:p w14:paraId="553F19A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0C8052A" w14:textId="77777777" w:rsidR="00071F07" w:rsidRPr="00071F07"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071F07" w:rsidRPr="00071F07">
        <w:rPr>
          <w:rFonts w:ascii="Times New Roman" w:eastAsia="Times New Roman" w:hAnsi="Times New Roman" w:cs="David" w:hint="cs"/>
          <w:sz w:val="24"/>
          <w:szCs w:val="24"/>
          <w:rtl/>
          <w:lang w:eastAsia="he-IL"/>
        </w:rPr>
        <w:t xml:space="preserve">התכנון יתבצע במודל תלת מימד ע"י תוכנת </w:t>
      </w:r>
      <w:r w:rsidR="00071F07" w:rsidRPr="00071F07">
        <w:rPr>
          <w:rFonts w:ascii="Times New Roman" w:eastAsia="Times New Roman" w:hAnsi="Times New Roman" w:cs="David"/>
          <w:sz w:val="24"/>
          <w:szCs w:val="24"/>
          <w:lang w:eastAsia="he-IL"/>
        </w:rPr>
        <w:t>REVIT</w:t>
      </w:r>
      <w:r w:rsidR="00071F07" w:rsidRPr="00071F07">
        <w:rPr>
          <w:rFonts w:ascii="Times New Roman" w:eastAsia="Times New Roman" w:hAnsi="Times New Roman" w:cs="David" w:hint="cs"/>
          <w:sz w:val="24"/>
          <w:szCs w:val="24"/>
          <w:rtl/>
          <w:lang w:eastAsia="he-IL"/>
        </w:rPr>
        <w:t>, במתודולוגיי</w:t>
      </w:r>
      <w:r w:rsidR="00071F07" w:rsidRPr="00071F07">
        <w:rPr>
          <w:rFonts w:ascii="Times New Roman" w:eastAsia="Times New Roman" w:hAnsi="Times New Roman" w:cs="David" w:hint="eastAsia"/>
          <w:sz w:val="24"/>
          <w:szCs w:val="24"/>
          <w:rtl/>
          <w:lang w:eastAsia="he-IL"/>
        </w:rPr>
        <w:t>ת</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hint="cs"/>
          <w:sz w:val="24"/>
          <w:szCs w:val="24"/>
          <w:lang w:eastAsia="he-IL"/>
        </w:rPr>
        <w:t>BIM</w:t>
      </w:r>
      <w:r w:rsidR="00071F07" w:rsidRPr="00071F07">
        <w:rPr>
          <w:rFonts w:ascii="Times New Roman" w:eastAsia="Times New Roman" w:hAnsi="Times New Roman" w:cs="David" w:hint="cs"/>
          <w:sz w:val="24"/>
          <w:szCs w:val="24"/>
          <w:rtl/>
          <w:lang w:eastAsia="he-IL"/>
        </w:rPr>
        <w:t>, בענן –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שם ישמרו כל קבצי ה </w:t>
      </w:r>
      <w:r w:rsidR="00071F07" w:rsidRPr="00071F07">
        <w:rPr>
          <w:rFonts w:ascii="Times New Roman" w:eastAsia="Times New Roman" w:hAnsi="Times New Roman" w:cs="David" w:hint="cs"/>
          <w:sz w:val="24"/>
          <w:szCs w:val="24"/>
          <w:lang w:eastAsia="he-IL"/>
        </w:rPr>
        <w:t>REVIT</w:t>
      </w:r>
      <w:r w:rsidR="00071F07" w:rsidRPr="00071F07">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העבודה במודל תהיה כפופה להוראות מנהל המודל ולמסמך ה </w:t>
      </w:r>
      <w:r w:rsidR="00071F07" w:rsidRPr="00071F07">
        <w:rPr>
          <w:rFonts w:ascii="Times New Roman" w:eastAsia="Times New Roman" w:hAnsi="Times New Roman" w:cs="David" w:hint="cs"/>
          <w:sz w:val="24"/>
          <w:szCs w:val="24"/>
          <w:lang w:eastAsia="he-IL"/>
        </w:rPr>
        <w:t>BEP</w:t>
      </w:r>
      <w:r w:rsidR="00071F07" w:rsidRPr="00071F07">
        <w:rPr>
          <w:rFonts w:ascii="Times New Roman" w:eastAsia="Times New Roman" w:hAnsi="Times New Roman" w:cs="David" w:hint="cs"/>
          <w:sz w:val="24"/>
          <w:szCs w:val="24"/>
          <w:rtl/>
          <w:lang w:eastAsia="he-IL"/>
        </w:rPr>
        <w:t xml:space="preserve"> שיופץ </w:t>
      </w:r>
      <w:r w:rsidR="00071F07" w:rsidRPr="00071F07">
        <w:rPr>
          <w:rFonts w:ascii="Times New Roman" w:eastAsia="Times New Roman" w:hAnsi="Times New Roman" w:cs="David" w:hint="cs"/>
          <w:sz w:val="24"/>
          <w:szCs w:val="24"/>
          <w:rtl/>
          <w:lang w:eastAsia="he-IL"/>
        </w:rPr>
        <w:lastRenderedPageBreak/>
        <w:t>בהמשך ע"י מנהל המודל. שמירה, הדפסת תכניות וקבצים (</w:t>
      </w:r>
      <w:r w:rsidR="00071F07" w:rsidRPr="00071F07">
        <w:rPr>
          <w:rFonts w:ascii="Times New Roman" w:eastAsia="Times New Roman" w:hAnsi="Times New Roman" w:cs="David" w:hint="cs"/>
          <w:sz w:val="24"/>
          <w:szCs w:val="24"/>
          <w:lang w:eastAsia="he-IL"/>
        </w:rPr>
        <w:t>PLT</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PDF</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DWG</w:t>
      </w:r>
      <w:r w:rsidR="00071F07" w:rsidRPr="00071F07">
        <w:rPr>
          <w:rFonts w:ascii="Times New Roman" w:eastAsia="Times New Roman" w:hAnsi="Times New Roman" w:cs="David" w:hint="cs"/>
          <w:sz w:val="24"/>
          <w:szCs w:val="24"/>
          <w:rtl/>
          <w:lang w:eastAsia="he-IL"/>
        </w:rPr>
        <w:t xml:space="preserve">), שיתוף, תיאום וקליטת קבצים ממתכננים ויועצים אחרים יבוצע באמצעות תוכנה כדוגמת </w:t>
      </w:r>
      <w:r w:rsidR="00071F07" w:rsidRPr="00071F07">
        <w:rPr>
          <w:rFonts w:ascii="Times New Roman" w:eastAsia="Times New Roman" w:hAnsi="Times New Roman" w:cs="David"/>
          <w:sz w:val="24"/>
          <w:szCs w:val="24"/>
          <w:lang w:eastAsia="he-IL"/>
        </w:rPr>
        <w:t>@view</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sz w:val="24"/>
          <w:szCs w:val="24"/>
          <w:rtl/>
          <w:lang w:eastAsia="he-IL"/>
        </w:rPr>
        <w:t>כל תעבורת הקבצים תבוצע באמצע</w:t>
      </w:r>
      <w:r w:rsidR="00071F07" w:rsidRPr="00071F07">
        <w:rPr>
          <w:rFonts w:ascii="Times New Roman" w:eastAsia="Times New Roman" w:hAnsi="Times New Roman" w:cs="David" w:hint="cs"/>
          <w:sz w:val="24"/>
          <w:szCs w:val="24"/>
          <w:rtl/>
          <w:lang w:eastAsia="he-IL"/>
        </w:rPr>
        <w:t>ות התוכנה בלבד או תוכנה אחרת לפי החלטת המזמין.</w:t>
      </w:r>
    </w:p>
    <w:p w14:paraId="447B12DF" w14:textId="77777777" w:rsidR="0006071E" w:rsidRPr="00B27B4C"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08FBD2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6558F163"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03149D8" w14:textId="0229ED89"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2DA2DF2BA2814A0A954B7641002352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684E3A">
            <w:rPr>
              <w:rFonts w:ascii="Times New Roman" w:eastAsia="Times New Roman" w:hAnsi="Times New Roman" w:cs="David"/>
              <w:color w:val="008000"/>
              <w:sz w:val="24"/>
              <w:szCs w:val="24"/>
              <w:rtl/>
              <w:lang w:eastAsia="he-IL"/>
            </w:rPr>
            <w:t>רגב טורס</w:t>
          </w:r>
        </w:sdtContent>
      </w:sdt>
    </w:p>
    <w:p w14:paraId="1DEAA602" w14:textId="1ADBE3C6" w:rsidR="0006071E" w:rsidRPr="00B27B4C" w:rsidRDefault="0006071E" w:rsidP="00BD10B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3DE26A60DEC495889BB3AAB1AC246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00BD10BE">
            <w:rPr>
              <w:rFonts w:ascii="Times New Roman" w:eastAsia="Times New Roman" w:hAnsi="Times New Roman" w:cs="David" w:hint="cs"/>
              <w:color w:val="008000"/>
              <w:sz w:val="24"/>
              <w:szCs w:val="24"/>
              <w:rtl/>
              <w:lang w:eastAsia="he-IL"/>
            </w:rPr>
            <w:t>4</w:t>
          </w:r>
        </w:sdtContent>
      </w:sdt>
    </w:p>
    <w:p w14:paraId="4DEF599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4CDEE7" w14:textId="5056C6D5" w:rsidR="0006071E" w:rsidRPr="00B27B4C" w:rsidRDefault="0006071E" w:rsidP="00BD10B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55B4AA4D5C149C2BCF4F7CB1C764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684E3A">
            <w:rPr>
              <w:rFonts w:ascii="Times New Roman" w:eastAsia="Times New Roman" w:hAnsi="Times New Roman" w:cs="David"/>
              <w:color w:val="008000"/>
              <w:sz w:val="24"/>
              <w:szCs w:val="24"/>
              <w:rtl/>
              <w:lang w:eastAsia="he-IL"/>
            </w:rPr>
            <w:t xml:space="preserve">רגב טורס </w:t>
          </w:r>
        </w:sdtContent>
      </w:sdt>
    </w:p>
    <w:p w14:paraId="0A103716"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1E0183"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92CD31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ABAED2"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05E5301"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DA3275B"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729874E"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F388C7C"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7724006" w14:textId="77777777" w:rsidR="0006071E" w:rsidRPr="00B27B4C" w:rsidRDefault="0006071E" w:rsidP="0006071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50EEAE3" w14:textId="77777777" w:rsidR="0006071E" w:rsidRDefault="0006071E" w:rsidP="0006071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6071E" w14:paraId="7802F204" w14:textId="77777777" w:rsidTr="0006071E">
        <w:tc>
          <w:tcPr>
            <w:tcW w:w="3366" w:type="dxa"/>
          </w:tcPr>
          <w:p w14:paraId="0855F5F6" w14:textId="54BED344" w:rsidR="0006071E" w:rsidRDefault="00BD10B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F672DBB09BD44D42B6F452EB86F74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AA54E9">
                  <w:rPr>
                    <w:rFonts w:ascii="Times New Roman" w:eastAsia="Times New Roman" w:hAnsi="Times New Roman" w:cs="David" w:hint="cs"/>
                    <w:color w:val="008000"/>
                    <w:sz w:val="24"/>
                    <w:szCs w:val="24"/>
                    <w:rtl/>
                    <w:lang w:eastAsia="he-IL"/>
                  </w:rPr>
                  <w:t>100%</w:t>
                </w:r>
              </w:sdtContent>
            </w:sdt>
          </w:p>
          <w:p w14:paraId="64C99CA1"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58ACA85" w14:textId="77777777" w:rsidR="0006071E" w:rsidRDefault="0006071E" w:rsidP="0006071E">
            <w:pPr>
              <w:widowControl w:val="0"/>
              <w:spacing w:before="0" w:beforeAutospacing="0" w:after="0" w:afterAutospacing="0" w:line="240" w:lineRule="auto"/>
              <w:ind w:left="720"/>
              <w:outlineLvl w:val="2"/>
            </w:pPr>
          </w:p>
          <w:p w14:paraId="588817B9"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240B6D2E"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sz w:val="20"/>
          <w:szCs w:val="24"/>
          <w:rtl/>
        </w:rPr>
        <w:br w:type="page"/>
      </w:r>
      <w:r w:rsidRPr="00650D2D">
        <w:rPr>
          <w:rFonts w:ascii="Times New Roman" w:eastAsia="Times New Roman" w:hAnsi="Times New Roman" w:cs="David"/>
          <w:b/>
          <w:bCs/>
          <w:sz w:val="24"/>
          <w:szCs w:val="24"/>
          <w:u w:val="single"/>
          <w:rtl/>
          <w:lang w:eastAsia="he-IL"/>
        </w:rPr>
        <w:lastRenderedPageBreak/>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ב</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65683C93"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p>
    <w:p w14:paraId="6AE8BC73"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שרותי המתכנן</w:t>
      </w:r>
    </w:p>
    <w:p w14:paraId="7D927AF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783506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כללי</w:t>
      </w:r>
    </w:p>
    <w:p w14:paraId="03B186E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91C20F"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r>
      <w:r w:rsidRPr="00071F07">
        <w:rPr>
          <w:rFonts w:ascii="Times New Roman" w:eastAsia="Times New Roman" w:hAnsi="Times New Roman" w:cs="David"/>
          <w:sz w:val="24"/>
          <w:szCs w:val="24"/>
          <w:u w:val="single"/>
          <w:rtl/>
          <w:lang w:eastAsia="he-IL"/>
        </w:rPr>
        <w:t>שירותי המתכנן יכללו:</w:t>
      </w:r>
    </w:p>
    <w:p w14:paraId="0ECE8761" w14:textId="77777777" w:rsidR="00650D2D" w:rsidRPr="00650D2D" w:rsidRDefault="00650D2D" w:rsidP="00071F0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42C441F"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תכנון תנועה לתכנית</w:t>
      </w:r>
      <w:r w:rsidRPr="00650D2D">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בנין עיר בסמכות ועדה מקומית.</w:t>
      </w:r>
    </w:p>
    <w:p w14:paraId="513E0F5C"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תכנון תנועת כלי רכב, סידורי חניה, פנוי אשפה, תנועת רכבי חרום במגרשי הבניה, לרבות בחלק הציבורי הצמוד לכניסות וליציאות למגרשי הבניה, בחלק הציבורי הצמוד לכניסות/יציאות למשרד מכירות ו/או לדירה לדוגמא, תכנון מגרשי חניה זמניים.</w:t>
      </w:r>
    </w:p>
    <w:p w14:paraId="54E01BCE"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תכנון תנועת כלי רכב וסידורי חניה בשטחים פרטיים בהם לא מתוכננים מבנים.</w:t>
      </w:r>
    </w:p>
    <w:p w14:paraId="34979071"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תכנון תנועת כלי רכב וס</w:t>
      </w:r>
      <w:r w:rsidRPr="00650D2D">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דורי חניה, רכבים תפעוליים, רכבי חרום, תחבורה ציבורית בשטחים ציבוריים, ברחובות, שדרות, רחובות משולבים, רחבות וחניונים ציבוריים.</w:t>
      </w:r>
    </w:p>
    <w:p w14:paraId="013A31EB" w14:textId="5E5B3259" w:rsidR="00650D2D" w:rsidRPr="00650D2D" w:rsidRDefault="00650D2D" w:rsidP="00C342CF">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r>
    </w:p>
    <w:p w14:paraId="3099B1B4" w14:textId="77777777" w:rsidR="00071F07" w:rsidRPr="00071F07" w:rsidRDefault="00071F07" w:rsidP="00071F07">
      <w:pPr>
        <w:widowControl w:val="0"/>
        <w:spacing w:after="0" w:line="240" w:lineRule="auto"/>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rPr>
        <w:t>1.2</w:t>
      </w:r>
      <w:r w:rsidRPr="00071F07">
        <w:rPr>
          <w:rFonts w:ascii="Times New Roman" w:eastAsia="Times New Roman" w:hAnsi="Times New Roman" w:cs="David" w:hint="cs"/>
          <w:sz w:val="24"/>
          <w:szCs w:val="24"/>
          <w:rtl/>
        </w:rPr>
        <w:tab/>
      </w:r>
      <w:r w:rsidRPr="00071F07">
        <w:rPr>
          <w:rFonts w:ascii="Times New Roman" w:eastAsia="Times New Roman" w:hAnsi="Times New Roman" w:cs="David"/>
          <w:sz w:val="24"/>
          <w:szCs w:val="24"/>
          <w:u w:val="single"/>
          <w:rtl/>
        </w:rPr>
        <w:t>המ</w:t>
      </w:r>
      <w:r w:rsidRPr="00071F07">
        <w:rPr>
          <w:rFonts w:ascii="Times New Roman" w:eastAsia="Times New Roman" w:hAnsi="Times New Roman" w:cs="David" w:hint="cs"/>
          <w:sz w:val="24"/>
          <w:szCs w:val="24"/>
          <w:u w:val="single"/>
          <w:rtl/>
        </w:rPr>
        <w:t>תכנן</w:t>
      </w:r>
      <w:r w:rsidRPr="00071F07">
        <w:rPr>
          <w:rFonts w:ascii="Times New Roman" w:eastAsia="Times New Roman" w:hAnsi="Times New Roman" w:cs="David"/>
          <w:sz w:val="24"/>
          <w:szCs w:val="24"/>
          <w:u w:val="single"/>
          <w:rtl/>
        </w:rPr>
        <w:t>, צוות עובדים ואמצעים</w:t>
      </w:r>
      <w:r w:rsidRPr="00071F07">
        <w:rPr>
          <w:rFonts w:ascii="Times New Roman" w:eastAsia="Times New Roman" w:hAnsi="Times New Roman" w:cs="David" w:hint="cs"/>
          <w:sz w:val="24"/>
          <w:szCs w:val="24"/>
          <w:rtl/>
          <w:lang w:eastAsia="he-IL"/>
        </w:rPr>
        <w:t>:</w:t>
      </w:r>
    </w:p>
    <w:p w14:paraId="13431C1D" w14:textId="77777777" w:rsidR="00071F07" w:rsidRPr="00071F07" w:rsidRDefault="00071F07" w:rsidP="00071F07">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lastRenderedPageBreak/>
        <w:t>א</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071F07">
        <w:rPr>
          <w:rFonts w:ascii="Times New Roman" w:eastAsia="Times New Roman" w:hAnsi="Times New Roman" w:cs="David" w:hint="cs"/>
          <w:sz w:val="24"/>
          <w:szCs w:val="24"/>
          <w:lang w:eastAsia="he-IL"/>
        </w:rPr>
        <w:t>BIM</w:t>
      </w:r>
      <w:r w:rsidRPr="00071F07">
        <w:rPr>
          <w:rFonts w:ascii="Times New Roman" w:eastAsia="Times New Roman" w:hAnsi="Times New Roman" w:cs="David" w:hint="cs"/>
          <w:sz w:val="24"/>
          <w:szCs w:val="24"/>
          <w:rtl/>
          <w:lang w:eastAsia="he-IL"/>
        </w:rPr>
        <w:t xml:space="preserve"> על המודל.</w:t>
      </w:r>
    </w:p>
    <w:p w14:paraId="109A3BB9"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ב</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 xml:space="preserve">ראש הצוות ישתתף בכל ישיבות התכנון שיזומן אליהן </w:t>
      </w:r>
      <w:r w:rsidRPr="00071F07">
        <w:rPr>
          <w:rFonts w:ascii="Times New Roman" w:eastAsia="Times New Roman" w:hAnsi="Times New Roman" w:cs="David" w:hint="cs"/>
          <w:sz w:val="24"/>
          <w:szCs w:val="24"/>
          <w:rtl/>
          <w:lang w:eastAsia="he-IL"/>
        </w:rPr>
        <w:t>.</w:t>
      </w:r>
      <w:r w:rsidRPr="00071F07">
        <w:rPr>
          <w:rFonts w:ascii="Times New Roman" w:eastAsia="Times New Roman" w:hAnsi="Times New Roman" w:cs="David"/>
          <w:sz w:val="24"/>
          <w:szCs w:val="24"/>
          <w:rtl/>
          <w:lang w:eastAsia="he-IL"/>
        </w:rPr>
        <w:t xml:space="preserve"> </w:t>
      </w:r>
    </w:p>
    <w:p w14:paraId="07F1E65D"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ג</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r>
      <w:r w:rsidRPr="00071F07">
        <w:rPr>
          <w:rFonts w:ascii="Times New Roman" w:eastAsia="Times New Roman" w:hAnsi="Times New Roman" w:cs="David" w:hint="cs"/>
          <w:sz w:val="24"/>
          <w:szCs w:val="24"/>
          <w:rtl/>
          <w:lang w:eastAsia="he-IL"/>
        </w:rPr>
        <w:t>ר</w:t>
      </w:r>
      <w:r w:rsidRPr="00071F07">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71F07">
        <w:rPr>
          <w:rFonts w:ascii="Times New Roman" w:eastAsia="Times New Roman" w:hAnsi="Times New Roman" w:cs="David" w:hint="cs"/>
          <w:sz w:val="24"/>
          <w:szCs w:val="24"/>
          <w:rtl/>
          <w:lang w:eastAsia="he-IL"/>
        </w:rPr>
        <w:t>. ככל ויתבקש ,אי השתתפות תאושר קודם לכן אצל מנהל הפרויקט.</w:t>
      </w:r>
    </w:p>
    <w:p w14:paraId="661F37D1" w14:textId="77777777" w:rsidR="00071F07" w:rsidRPr="00071F07" w:rsidRDefault="00071F07" w:rsidP="00071F07">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ד</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sz w:val="24"/>
          <w:szCs w:val="24"/>
          <w:rtl/>
          <w:lang w:eastAsia="he-IL"/>
        </w:rPr>
        <w:t>צוות השרטטים של 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56AD2DB2" w14:textId="77777777" w:rsidR="00071F07" w:rsidRPr="00071F07" w:rsidRDefault="00071F07" w:rsidP="00071F07">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CBEE2E0" w14:textId="77777777" w:rsidR="00071F07" w:rsidRPr="00071F07" w:rsidRDefault="00071F07" w:rsidP="00071F07">
      <w:pPr>
        <w:widowControl w:val="0"/>
        <w:spacing w:before="0" w:beforeAutospacing="0" w:after="0" w:afterAutospacing="0" w:line="240" w:lineRule="auto"/>
        <w:ind w:left="793" w:hanging="709"/>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1.3</w:t>
      </w:r>
      <w:r w:rsidRPr="00071F07">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521283B7" w14:textId="77777777" w:rsidR="00650D2D" w:rsidRPr="00650D2D" w:rsidRDefault="00650D2D" w:rsidP="00071F07">
      <w:pPr>
        <w:widowControl w:val="0"/>
        <w:spacing w:before="0" w:beforeAutospacing="0" w:after="0" w:afterAutospacing="0" w:line="240" w:lineRule="auto"/>
        <w:ind w:left="1502" w:hanging="851"/>
        <w:jc w:val="both"/>
        <w:rPr>
          <w:rFonts w:ascii="Times New Roman" w:eastAsia="Times New Roman" w:hAnsi="Times New Roman" w:cs="David"/>
          <w:sz w:val="24"/>
          <w:szCs w:val="24"/>
          <w:rtl/>
          <w:lang w:eastAsia="he-IL"/>
        </w:rPr>
      </w:pPr>
    </w:p>
    <w:p w14:paraId="2B53E33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417A3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פרוט שרותי המתכנן:</w:t>
      </w:r>
    </w:p>
    <w:p w14:paraId="06FB899F"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ADB5E38" w14:textId="77777777" w:rsidR="00650D2D" w:rsidRPr="00650D2D" w:rsidRDefault="00650D2D"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שרותי המתכנן יבוצעו בקטעים לפי התקדמות הפרויקט והנחיות המנהל,</w:t>
      </w:r>
      <w:r w:rsidR="0006071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לרבות להסדרי ביניים לבנייה ואכלוס בשלבים. שרותי המתכנן יבוצעו בשלבים הכוללים את השירותים כלהלן:</w:t>
      </w:r>
    </w:p>
    <w:p w14:paraId="4CBA72C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D2B7AE" w14:textId="77777777" w:rsidR="0006071E" w:rsidRDefault="00650D2D"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2.1</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rtl/>
          <w:lang w:eastAsia="he-IL"/>
        </w:rPr>
        <w:t>תכנון מוקדם</w:t>
      </w:r>
      <w:r w:rsidRPr="0006071E">
        <w:rPr>
          <w:rFonts w:ascii="Times New Roman" w:eastAsia="Times New Roman" w:hAnsi="Times New Roman" w:cs="David" w:hint="cs"/>
          <w:sz w:val="24"/>
          <w:szCs w:val="24"/>
          <w:rtl/>
          <w:lang w:eastAsia="he-IL"/>
        </w:rPr>
        <w:t xml:space="preserve"> ו/או </w:t>
      </w:r>
      <w:r w:rsidR="0006071E">
        <w:rPr>
          <w:rFonts w:ascii="Times New Roman" w:eastAsia="Times New Roman" w:hAnsi="Times New Roman" w:cs="David" w:hint="cs"/>
          <w:sz w:val="24"/>
          <w:szCs w:val="24"/>
          <w:rtl/>
          <w:lang w:eastAsia="he-IL"/>
        </w:rPr>
        <w:t>תכנון ת</w:t>
      </w:r>
      <w:r w:rsidRPr="00650D2D">
        <w:rPr>
          <w:rFonts w:ascii="Times New Roman" w:eastAsia="Times New Roman" w:hAnsi="Times New Roman" w:cs="David" w:hint="cs"/>
          <w:sz w:val="24"/>
          <w:szCs w:val="24"/>
          <w:rtl/>
          <w:lang w:eastAsia="he-IL"/>
        </w:rPr>
        <w:t>כנית</w:t>
      </w:r>
      <w:r w:rsidR="0006071E">
        <w:rPr>
          <w:rFonts w:ascii="Times New Roman" w:eastAsia="Times New Roman" w:hAnsi="Times New Roman" w:cs="David" w:hint="cs"/>
          <w:sz w:val="24"/>
          <w:szCs w:val="24"/>
          <w:rtl/>
          <w:lang w:eastAsia="he-IL"/>
        </w:rPr>
        <w:t xml:space="preserve"> בניין עיר בסמכות מקומית ו/או ת</w:t>
      </w:r>
      <w:r w:rsidRPr="00650D2D">
        <w:rPr>
          <w:rFonts w:ascii="Times New Roman" w:eastAsia="Times New Roman" w:hAnsi="Times New Roman" w:cs="David" w:hint="cs"/>
          <w:sz w:val="24"/>
          <w:szCs w:val="24"/>
          <w:rtl/>
          <w:lang w:eastAsia="he-IL"/>
        </w:rPr>
        <w:t xml:space="preserve">כנית עיצוב </w:t>
      </w:r>
    </w:p>
    <w:p w14:paraId="59DD5132" w14:textId="77777777" w:rsidR="00650D2D" w:rsidRPr="00650D2D" w:rsidRDefault="0006071E"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hint="cs"/>
          <w:sz w:val="24"/>
          <w:szCs w:val="24"/>
          <w:rtl/>
          <w:lang w:eastAsia="he-IL"/>
        </w:rPr>
        <w:t>אדריכלי</w:t>
      </w:r>
      <w:r w:rsidR="00650D2D" w:rsidRPr="00650D2D">
        <w:rPr>
          <w:rFonts w:ascii="Times New Roman" w:eastAsia="Times New Roman" w:hAnsi="Times New Roman" w:cs="David"/>
          <w:sz w:val="24"/>
          <w:szCs w:val="24"/>
          <w:rtl/>
          <w:lang w:eastAsia="he-IL"/>
        </w:rPr>
        <w:t>:</w:t>
      </w:r>
    </w:p>
    <w:p w14:paraId="1A80D3D7"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B4BAF6D"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עריכת בירורים, ביקורים באתר, חקירות מוקדמות, קיום התייעצויות מוקדמות עם המנהל ועם מתכנן התוכנית, עם האדריכל ועם מתכנן הפתוח. השתתפות בהתייעצויות מוקדמות עם המתכננים והיועצים.</w:t>
      </w:r>
    </w:p>
    <w:p w14:paraId="0195DE04"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lastRenderedPageBreak/>
        <w:t>ריכוז ולימוד חומר הרקע וכל חומר רלוונטי לשירותי התכנון כגון: תכניות מתאר, מפות טופוגרפיות, פרוגרמת תכנון וכל חומר רקע נדרש.</w:t>
      </w:r>
    </w:p>
    <w:p w14:paraId="6D72E4C4"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עריכת בירורים ברשויות המוסמכות, לרבות ברשות המקומית, במשרד התחבורה, במ.ע.צ, בנתיבי אילון, בנתיבי נוף וכד' ועם כל הגורמים האחרים,  בקשר לכל הנושאים הקשורים בתכנון הפרויקט או בקבלת אישור הרשויות הנ"ל לביצוע הפרויקט</w:t>
      </w:r>
      <w:r w:rsidRPr="00650D2D">
        <w:rPr>
          <w:rFonts w:ascii="Times New Roman" w:eastAsia="Times New Roman" w:hAnsi="Times New Roman" w:cs="David" w:hint="cs"/>
          <w:sz w:val="24"/>
          <w:szCs w:val="24"/>
          <w:rtl/>
          <w:lang w:eastAsia="he-IL"/>
        </w:rPr>
        <w:t xml:space="preserve"> לרבות הליכים כגון ועדת תנועה וכדומה.</w:t>
      </w:r>
    </w:p>
    <w:p w14:paraId="6BBF1E93"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אנליזה תנועתית של נפחי התנועה, הכנת הצעה לקביעת תקני חניה (בשלב תכנית בנין עיר, ככל ששירותי המתכנן כוללים תכנון תנועה לתכנית בנין עיר) והכנת טבלאות מקומות חניה נדרשים לכל בנין במגרש ובשטחים ציבוריים עפ"י התקנים ודרישת הרשויות (בשלב תכנון לרישוי, ככל ששירותי המתכנן כוללים תכנון תנועה לרישוי).</w:t>
      </w:r>
    </w:p>
    <w:p w14:paraId="1E04DE06"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הצעות, הנחיות ויעוץ לאדריכל ולמתכנן הפתוח בדבר העקרונות האפשריים לתכנון תחבורתי.</w:t>
      </w:r>
    </w:p>
    <w:p w14:paraId="3BC63FF5" w14:textId="77777777" w:rsidR="00650D2D" w:rsidRPr="00650D2D" w:rsidRDefault="0006071E"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מוקדמות במספר חלופות לתיאור בקווים כלליים של הצורה הפלנימטרית של הפתרונות התחבורתיים. (בתוכניות בנין עיר – גם מחוץ לגבולות התכנית והפרויקט).</w:t>
      </w:r>
    </w:p>
    <w:p w14:paraId="3F906130"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בדיקת תכניות האדריכל ומתכנן הפיתוח, לרבות בדיקת התאמת הבינוי המוצע ע"י האדריכל למערכות התחבורה הקיימות והכנת פתרונות חלופיים לתכנית הרעיונית של האדריכל ומתכנן הפתוח, הצגתם, הסברתם ובירורם עם האדריכל, מתכנן הפתוח והמנהל.</w:t>
      </w:r>
    </w:p>
    <w:p w14:paraId="20ED3758"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התנוחה של החניות ודרכי הגישה כולל חתך טיפוסי, רוחב, גובה חניונים.</w:t>
      </w:r>
    </w:p>
    <w:p w14:paraId="4770FAB1"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הצגת פתרונות לתנועת רכב תפעולי, הדרוש </w:t>
      </w:r>
      <w:r w:rsidR="0006071E">
        <w:rPr>
          <w:rFonts w:ascii="Times New Roman" w:eastAsia="Times New Roman" w:hAnsi="Times New Roman" w:cs="David"/>
          <w:sz w:val="24"/>
          <w:szCs w:val="24"/>
          <w:rtl/>
          <w:lang w:eastAsia="he-IL"/>
        </w:rPr>
        <w:t>לפרו</w:t>
      </w:r>
      <w:r w:rsidRPr="00650D2D">
        <w:rPr>
          <w:rFonts w:ascii="Times New Roman" w:eastAsia="Times New Roman" w:hAnsi="Times New Roman" w:cs="David"/>
          <w:sz w:val="24"/>
          <w:szCs w:val="24"/>
          <w:rtl/>
          <w:lang w:eastAsia="he-IL"/>
        </w:rPr>
        <w:t>יקט, כגון משאיות וכיו"ב, לרבות הקצאת שטחים ודרכי גישה לפינוי אשפה, לחדרי מכונות, לחדרי טרנספורמציה ובזק ולרכבי כיבוי והצלה.</w:t>
      </w:r>
    </w:p>
    <w:p w14:paraId="544E3C54"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תכנון חלופות לחתכים טיפוסיים למיקום נתיבים ברחובות, תכנון כיווני הנסיעה, הקצאת נתיבי נסיעה לתנועות השונות (פניות), רוחב נתיבים, איי הפרדה והכוונה, מדרכות (או שוליים), שבילים להולכי רגל ולרוכבי אופניים, מרחבי ראיה, מפרצי חניה, מפרצים ותחנות לתחבורה ציבורית, גבולות התחברות לצמתים/כבישים עירוניים ובין עירוניים, מדרכות, שוליים, תעלות וכו'.</w:t>
      </w:r>
    </w:p>
    <w:p w14:paraId="586D4F29"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lastRenderedPageBreak/>
        <w:t>בחירת האלטרנטיבה התחבורתית המועדפת המקובלת והמוסכמת על האדריכל, מתכנן הפתוח והמזמין ובתיאום עם הרשויות.</w:t>
      </w:r>
    </w:p>
    <w:p w14:paraId="7482C044"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טפול בקבלת אישור הרשויות המוסמכות ו/או כל הגורמים המוסמכים האחרים לתכנון התנועה והתחבורה, בתיאום עם המזמין ובהסכמתו. </w:t>
      </w:r>
    </w:p>
    <w:p w14:paraId="5716F1E1"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גבהים ושפועים עקרוניים בנקודות מפתח.</w:t>
      </w:r>
    </w:p>
    <w:p w14:paraId="264A2446" w14:textId="23EFFAC4" w:rsidR="00650D2D" w:rsidRPr="00650D2D" w:rsidRDefault="0006071E" w:rsidP="00C342CF">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יג.</w:t>
      </w:r>
      <w:r>
        <w:rPr>
          <w:rFonts w:ascii="Times New Roman" w:eastAsia="Times New Roman" w:hAnsi="Times New Roman" w:cs="David"/>
          <w:sz w:val="24"/>
          <w:szCs w:val="24"/>
          <w:rtl/>
          <w:lang w:eastAsia="he-IL"/>
        </w:rPr>
        <w:tab/>
      </w:r>
      <w:r w:rsidR="00C342CF">
        <w:rPr>
          <w:rFonts w:ascii="Times New Roman" w:eastAsia="Times New Roman" w:hAnsi="Times New Roman" w:cs="David" w:hint="cs"/>
          <w:sz w:val="24"/>
          <w:szCs w:val="24"/>
          <w:rtl/>
          <w:lang w:eastAsia="he-IL"/>
        </w:rPr>
        <w:t xml:space="preserve">בוטל </w:t>
      </w:r>
      <w:r w:rsidR="00650D2D" w:rsidRPr="00650D2D">
        <w:rPr>
          <w:rFonts w:ascii="Times New Roman" w:eastAsia="Times New Roman" w:hAnsi="Times New Roman" w:cs="David"/>
          <w:sz w:val="24"/>
          <w:szCs w:val="24"/>
          <w:rtl/>
          <w:lang w:eastAsia="he-IL"/>
        </w:rPr>
        <w:t xml:space="preserve"> </w:t>
      </w:r>
    </w:p>
    <w:p w14:paraId="055E5B9D"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יד.</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0FED42C5"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סופי</w:t>
      </w:r>
      <w:r w:rsidRPr="00650D2D">
        <w:rPr>
          <w:rFonts w:ascii="Times New Roman" w:eastAsia="Times New Roman" w:hAnsi="Times New Roman" w:cs="David"/>
          <w:sz w:val="24"/>
          <w:szCs w:val="24"/>
          <w:rtl/>
          <w:lang w:eastAsia="he-IL"/>
        </w:rPr>
        <w:t>:</w:t>
      </w:r>
    </w:p>
    <w:p w14:paraId="1C2743E7"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2964C192"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מתן הנחיות, הצעות ויעוץ לאדריכל לעריכת תכנית בנין העיר, לרבות ניסוח תקנון התכנית בכל הקשור לנושאים התחבורתיים.</w:t>
      </w:r>
    </w:p>
    <w:p w14:paraId="1962D0EA"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הכנת נספחי תנועה (מנחים) לתכנית בנין העיר לרבות פתרונות בשטחים שמחוץ לגבולות התכנית, הגשתם לרשויות, בתאום עם האדריכל והמזמין ובאשור המזמין.</w:t>
      </w:r>
    </w:p>
    <w:p w14:paraId="7EF5506F"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סיוע לאדריכל בכל הקשור לעריכת תכנית בנין העיר וא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 xml:space="preserve">שורה על ידי הועדות הסטטוטוריות, לרבות הופעה בפני צוותי התכנון, וועדות התכנון. </w:t>
      </w:r>
    </w:p>
    <w:p w14:paraId="241BB1B4"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העברת השלמות והבהרות בכתב ובע"פ, תיקונים בתוכניות, לפי דרישת המזמין או לפי דרישות הגורמים המקצועיים ברשויות ובו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עדות באישור המזמין, והכל עד למתן תוקף לתכנית בנין העיר. </w:t>
      </w:r>
    </w:p>
    <w:p w14:paraId="557D1823"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 xml:space="preserve">הכנת התכניות והמסמכים הנדרשים ע"י הרשויות המוסמכות למתן היתרי בניה לבצוע עבודות בכבישים, מדרכות, שצ"פים וכו', הגשתם לרשויות – לאחר אשור המנהל – וטיפול באישורם. </w:t>
      </w:r>
    </w:p>
    <w:p w14:paraId="3B13D713"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650D2D">
        <w:rPr>
          <w:rFonts w:ascii="Times New Roman" w:eastAsia="Times New Roman" w:hAnsi="Times New Roman" w:cs="David" w:hint="cs"/>
          <w:sz w:val="24"/>
          <w:szCs w:val="24"/>
          <w:rtl/>
          <w:lang w:eastAsia="he-IL"/>
        </w:rPr>
        <w:t>תידר</w:t>
      </w:r>
      <w:r w:rsidRPr="00650D2D">
        <w:rPr>
          <w:rFonts w:ascii="Times New Roman" w:eastAsia="Times New Roman" w:hAnsi="Times New Roman" w:cs="David" w:hint="eastAsia"/>
          <w:sz w:val="24"/>
          <w:szCs w:val="24"/>
          <w:rtl/>
          <w:lang w:eastAsia="he-IL"/>
        </w:rPr>
        <w:t>ש</w:t>
      </w:r>
      <w:r w:rsidRPr="00650D2D">
        <w:rPr>
          <w:rFonts w:ascii="Times New Roman" w:eastAsia="Times New Roman" w:hAnsi="Times New Roman" w:cs="David"/>
          <w:sz w:val="24"/>
          <w:szCs w:val="24"/>
          <w:rtl/>
          <w:lang w:eastAsia="he-IL"/>
        </w:rPr>
        <w:t xml:space="preserve"> עליהם עד לקבלת תעודת גמר לפרויקט, כאחראי לתכנון, לפקוח עליון, ולביקורת, בתחום התנועה והתכנון הפיזי של העבודות, לרבות בקשות להיתרי בניה, </w:t>
      </w:r>
      <w:r w:rsidRPr="00650D2D">
        <w:rPr>
          <w:rFonts w:ascii="Times New Roman" w:eastAsia="Times New Roman" w:hAnsi="Times New Roman" w:cs="David" w:hint="cs"/>
          <w:sz w:val="24"/>
          <w:szCs w:val="24"/>
          <w:rtl/>
          <w:lang w:eastAsia="he-IL"/>
        </w:rPr>
        <w:t>לטפסי</w:t>
      </w:r>
      <w:r w:rsidRPr="00650D2D">
        <w:rPr>
          <w:rFonts w:ascii="Times New Roman" w:eastAsia="Times New Roman" w:hAnsi="Times New Roman" w:cs="David" w:hint="eastAsia"/>
          <w:sz w:val="24"/>
          <w:szCs w:val="24"/>
          <w:rtl/>
          <w:lang w:eastAsia="he-IL"/>
        </w:rPr>
        <w:t>י</w:t>
      </w:r>
      <w:r w:rsidRPr="00650D2D">
        <w:rPr>
          <w:rFonts w:ascii="Times New Roman" w:eastAsia="Times New Roman" w:hAnsi="Times New Roman" w:cs="David"/>
          <w:sz w:val="24"/>
          <w:szCs w:val="24"/>
          <w:rtl/>
          <w:lang w:eastAsia="he-IL"/>
        </w:rPr>
        <w:t xml:space="preserve"> 4 ולתעודות גמר. </w:t>
      </w:r>
    </w:p>
    <w:p w14:paraId="032EBE03"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 xml:space="preserve">תכנון סופי של הסדרי החניה, הכולל בין היתר: קביעה עקרונית של שיטת החניה תוך ציון מידות כלליות, סדור תאי החניה, מספורם, </w:t>
      </w:r>
      <w:r w:rsidRPr="00650D2D">
        <w:rPr>
          <w:rFonts w:ascii="Times New Roman" w:eastAsia="Times New Roman" w:hAnsi="Times New Roman" w:cs="David"/>
          <w:sz w:val="24"/>
          <w:szCs w:val="24"/>
          <w:rtl/>
          <w:lang w:eastAsia="he-IL"/>
        </w:rPr>
        <w:lastRenderedPageBreak/>
        <w:t xml:space="preserve">מידות כלליות של דרכי הגישה ורדיוסי </w:t>
      </w:r>
      <w:r w:rsidRPr="00650D2D">
        <w:rPr>
          <w:rFonts w:ascii="Times New Roman" w:eastAsia="Times New Roman" w:hAnsi="Times New Roman" w:cs="David" w:hint="cs"/>
          <w:sz w:val="24"/>
          <w:szCs w:val="24"/>
          <w:rtl/>
          <w:lang w:eastAsia="he-IL"/>
        </w:rPr>
        <w:t>הסיבו</w:t>
      </w:r>
      <w:r w:rsidRPr="00650D2D">
        <w:rPr>
          <w:rFonts w:ascii="Times New Roman" w:eastAsia="Times New Roman" w:hAnsi="Times New Roman" w:cs="David" w:hint="eastAsia"/>
          <w:sz w:val="24"/>
          <w:szCs w:val="24"/>
          <w:rtl/>
          <w:lang w:eastAsia="he-IL"/>
        </w:rPr>
        <w:t>ב</w:t>
      </w:r>
      <w:r w:rsidRPr="00650D2D">
        <w:rPr>
          <w:rFonts w:ascii="Times New Roman" w:eastAsia="Times New Roman" w:hAnsi="Times New Roman" w:cs="David"/>
          <w:sz w:val="24"/>
          <w:szCs w:val="24"/>
          <w:rtl/>
          <w:lang w:eastAsia="he-IL"/>
        </w:rPr>
        <w:t>, דרכים פנימיות, רמפות, שפועים, תמרור, צביעה ושילוט תנועתי.</w:t>
      </w:r>
    </w:p>
    <w:p w14:paraId="333C1EDB"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תאום תכנון כניסות ויציאות לכל מגרש ושינויים בתכנון התנועתי והפיזי בשטחים הציבוריים הצמודים למגרש בהתאמה, כולל אישור השינויים ברשויות.</w:t>
      </w:r>
    </w:p>
    <w:p w14:paraId="24788005"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תכנון סופי של מערכות הדרכים, הכולל בין היתר: תנוחה עם סדור הנתיבים, מיקום חניות, איי תנועה, מיקום מפרצי חניה ותחנות לתחבורה ציבורית, כניסות למגרשים, התווית צמתים, רדיוסי סבוב, עקומי מעבר, שפועים צידיים ומעברי שיפועים, תמרור, צביעה ושלוט תנועתי, מיקום מעברי חציה להולכי רגל.</w:t>
      </w:r>
    </w:p>
    <w:p w14:paraId="3DD3FCBC"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ז.</w:t>
      </w:r>
      <w:r w:rsidRPr="00650D2D">
        <w:rPr>
          <w:rFonts w:ascii="Times New Roman" w:eastAsia="Times New Roman" w:hAnsi="Times New Roman" w:cs="David"/>
          <w:sz w:val="24"/>
          <w:szCs w:val="24"/>
          <w:rtl/>
          <w:lang w:eastAsia="he-IL"/>
        </w:rPr>
        <w:tab/>
        <w:t>תכנו</w:t>
      </w:r>
      <w:r w:rsidR="0006071E">
        <w:rPr>
          <w:rFonts w:ascii="Times New Roman" w:eastAsia="Times New Roman" w:hAnsi="Times New Roman" w:cs="David"/>
          <w:sz w:val="24"/>
          <w:szCs w:val="24"/>
          <w:rtl/>
          <w:lang w:eastAsia="he-IL"/>
        </w:rPr>
        <w:t>ן סופי של מפלסי הדרכים על רקע ת</w:t>
      </w:r>
      <w:r w:rsidRPr="00650D2D">
        <w:rPr>
          <w:rFonts w:ascii="Times New Roman" w:eastAsia="Times New Roman" w:hAnsi="Times New Roman" w:cs="David"/>
          <w:sz w:val="24"/>
          <w:szCs w:val="24"/>
          <w:rtl/>
          <w:lang w:eastAsia="he-IL"/>
        </w:rPr>
        <w:t xml:space="preserve">כניות מדידה של המצב הקיים. </w:t>
      </w:r>
    </w:p>
    <w:p w14:paraId="089385A0"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ח.</w:t>
      </w:r>
      <w:r w:rsidRPr="00650D2D">
        <w:rPr>
          <w:rFonts w:ascii="Times New Roman" w:eastAsia="Times New Roman" w:hAnsi="Times New Roman" w:cs="David"/>
          <w:sz w:val="24"/>
          <w:szCs w:val="24"/>
          <w:rtl/>
          <w:lang w:eastAsia="he-IL"/>
        </w:rPr>
        <w:tab/>
        <w:t>חתכים עקרוניים לאורך ולרוחב כבישים, דרכים, חניונים.</w:t>
      </w:r>
    </w:p>
    <w:p w14:paraId="1E7A0FFD"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ט.</w:t>
      </w:r>
      <w:r w:rsidRPr="00650D2D">
        <w:rPr>
          <w:rFonts w:ascii="Times New Roman" w:eastAsia="Times New Roman" w:hAnsi="Times New Roman" w:cs="David"/>
          <w:sz w:val="24"/>
          <w:szCs w:val="24"/>
          <w:rtl/>
          <w:lang w:eastAsia="he-IL"/>
        </w:rPr>
        <w:tab/>
        <w:t>בדיקה ואישור של תכניות ההגשה של האדריכל ו/או מתכנן הפתוח ו/או מתכנן הכבישים, ככל שיהיה בכל הנוגע לנושאים התחבורתיים והכנת נספחי תנועה וחניה, בתיאום עימם ועם המזמין.</w:t>
      </w:r>
    </w:p>
    <w:p w14:paraId="4BC40D9D" w14:textId="77777777" w:rsidR="00650D2D" w:rsidRPr="00650D2D" w:rsidRDefault="00650D2D" w:rsidP="00650D2D">
      <w:pPr>
        <w:widowControl w:val="0"/>
        <w:spacing w:before="0" w:beforeAutospacing="0" w:after="0" w:afterAutospacing="0" w:line="240" w:lineRule="auto"/>
        <w:ind w:left="2160" w:right="-142"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w:t>
      </w:r>
      <w:r w:rsidRPr="00650D2D">
        <w:rPr>
          <w:rFonts w:ascii="Times New Roman" w:eastAsia="Times New Roman" w:hAnsi="Times New Roman" w:cs="David"/>
          <w:sz w:val="24"/>
          <w:szCs w:val="24"/>
          <w:rtl/>
          <w:lang w:eastAsia="he-IL"/>
        </w:rPr>
        <w:tab/>
        <w:t>טפול ברשויות ביחס לכל ההיבטים התנועתיים, לרבות לשם קבלת אשור לתכניות בינוי ופיתוח/עיצוב ארכיטקטוני, לשם קבלת היתרי בניה, טפסי 4 ותעודת גמר</w:t>
      </w:r>
      <w:r w:rsidRPr="00650D2D">
        <w:rPr>
          <w:rFonts w:ascii="Times New Roman" w:eastAsia="Times New Roman" w:hAnsi="Times New Roman" w:cs="David" w:hint="cs"/>
          <w:sz w:val="24"/>
          <w:szCs w:val="24"/>
          <w:rtl/>
          <w:lang w:eastAsia="he-IL"/>
        </w:rPr>
        <w:t>, הכנת חוות דעת תנועתיות לו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השונות במסגרת שינוי תב"ע בסמכות הועדה המקומית כולל הופעה בישיבות 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ככל שיידרש</w:t>
      </w:r>
      <w:r w:rsidRPr="00650D2D">
        <w:rPr>
          <w:rFonts w:ascii="Times New Roman" w:eastAsia="Times New Roman" w:hAnsi="Times New Roman" w:cs="David"/>
          <w:sz w:val="24"/>
          <w:szCs w:val="24"/>
          <w:rtl/>
          <w:lang w:eastAsia="he-IL"/>
        </w:rPr>
        <w:t xml:space="preserve">. </w:t>
      </w:r>
    </w:p>
    <w:p w14:paraId="3B4B1C6C"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יא.</w:t>
      </w:r>
      <w:r w:rsidRPr="00650D2D">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המזמין ו/או לפי דרישת הרשויות המוסמכות, באישור המזמין, הגשתם לרשויות וטפול בא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שורם.</w:t>
      </w:r>
    </w:p>
    <w:p w14:paraId="4B8E33A6"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יב.</w:t>
      </w:r>
      <w:r w:rsidRPr="00650D2D">
        <w:rPr>
          <w:rFonts w:ascii="Times New Roman" w:eastAsia="Times New Roman" w:hAnsi="Times New Roman" w:cs="David"/>
          <w:sz w:val="24"/>
          <w:szCs w:val="24"/>
          <w:rtl/>
          <w:lang w:eastAsia="he-IL"/>
        </w:rPr>
        <w:tab/>
        <w:t>בדיקת מפרטי ותוכניות המכר, לרבות התאמתם לתכנון, ואשור הנוסח.</w:t>
      </w:r>
    </w:p>
    <w:p w14:paraId="29604E08"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6E9E63DE" w14:textId="77777777" w:rsidR="00650D2D" w:rsidRPr="00650D2D" w:rsidRDefault="00650D2D"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6A291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B84C45"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מפורט</w:t>
      </w:r>
      <w:r w:rsidRPr="00650D2D">
        <w:rPr>
          <w:rFonts w:ascii="Times New Roman" w:eastAsia="Times New Roman" w:hAnsi="Times New Roman" w:cs="David"/>
          <w:sz w:val="24"/>
          <w:szCs w:val="24"/>
          <w:rtl/>
          <w:lang w:eastAsia="he-IL"/>
        </w:rPr>
        <w:t>:</w:t>
      </w:r>
    </w:p>
    <w:p w14:paraId="4552F43E"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מבלי לגרוע מכלליות כל האמור לעיל ולהלן יובהר כי התכנון המפורט יעשה בהתאם למפרט לתכנון דרכים מטעם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 xml:space="preserve"> ובהתאם לנדרש בחוברת </w:t>
      </w:r>
      <w:r w:rsidRPr="00650D2D">
        <w:rPr>
          <w:rFonts w:ascii="Times New Roman" w:eastAsia="Times New Roman" w:hAnsi="Times New Roman" w:cs="David"/>
          <w:sz w:val="24"/>
          <w:szCs w:val="24"/>
          <w:rtl/>
          <w:lang w:eastAsia="he-IL"/>
        </w:rPr>
        <w:lastRenderedPageBreak/>
        <w:t xml:space="preserve">מס' 2.7 בקובץ "הנחיות לעבודות תכנון מאת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1A70CE0F"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49DDFA0" w14:textId="74D2DB99" w:rsidR="00650D2D" w:rsidRPr="00650D2D" w:rsidRDefault="00BD10BE" w:rsidP="00BD10BE">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מבוטל  </w:t>
      </w:r>
    </w:p>
    <w:p w14:paraId="6798F695" w14:textId="583F7FA1" w:rsidR="00650D2D" w:rsidRPr="00650D2D" w:rsidRDefault="00650D2D" w:rsidP="004F5CAA">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תכנון תנועתי </w:t>
      </w:r>
      <w:bookmarkStart w:id="0" w:name="_GoBack"/>
      <w:bookmarkEnd w:id="0"/>
      <w:r w:rsidRPr="00650D2D">
        <w:rPr>
          <w:rFonts w:ascii="Times New Roman" w:eastAsia="Times New Roman" w:hAnsi="Times New Roman" w:cs="David"/>
          <w:sz w:val="24"/>
          <w:szCs w:val="24"/>
          <w:rtl/>
          <w:lang w:eastAsia="he-IL"/>
        </w:rPr>
        <w:t>מפורט, הכולל בין היתר: סימון תאי חניה, מיקום אבני שפה (ו/או מחסומי רכב), מדרכות והגבהות, עריכת כל התכניות והמסמכים הדרושים לאדריכל, למתכנן הפתוח, למתכנן הכבישים</w:t>
      </w:r>
      <w:r w:rsidR="0006071E">
        <w:rPr>
          <w:rFonts w:ascii="Times New Roman" w:eastAsia="Times New Roman" w:hAnsi="Times New Roman" w:cs="David"/>
          <w:sz w:val="24"/>
          <w:szCs w:val="24"/>
          <w:rtl/>
          <w:lang w:eastAsia="he-IL"/>
        </w:rPr>
        <w:t>, ככל שיהיה וליועצים לשם הכנת ת</w:t>
      </w:r>
      <w:r w:rsidRPr="00650D2D">
        <w:rPr>
          <w:rFonts w:ascii="Times New Roman" w:eastAsia="Times New Roman" w:hAnsi="Times New Roman" w:cs="David"/>
          <w:sz w:val="24"/>
          <w:szCs w:val="24"/>
          <w:rtl/>
          <w:lang w:eastAsia="he-IL"/>
        </w:rPr>
        <w:t>כניות עבודה לבצוע.</w:t>
      </w:r>
    </w:p>
    <w:p w14:paraId="72389CE6"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ליווי עריכת התכנון המפורט על ידי האדריכל, מתכנן הפתוח, מתכנן הכבישים, ככל שיהיה והיועצים ובדיקת התאמתם לדרישות הרשויות ולתכנית המאושרת ע"י הרשויות, בכל הנוגע לנושאים התחבורתיים. </w:t>
      </w:r>
    </w:p>
    <w:p w14:paraId="00E81D8B" w14:textId="77777777" w:rsidR="00650D2D" w:rsidRPr="00650D2D" w:rsidRDefault="0006071E"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בדיקת אשור ת</w:t>
      </w:r>
      <w:r w:rsidR="00650D2D" w:rsidRPr="00650D2D">
        <w:rPr>
          <w:rFonts w:ascii="Times New Roman" w:eastAsia="Times New Roman" w:hAnsi="Times New Roman" w:cs="David"/>
          <w:sz w:val="24"/>
          <w:szCs w:val="24"/>
          <w:rtl/>
          <w:lang w:eastAsia="he-IL"/>
        </w:rPr>
        <w:t>כניות התנוחה שיערכו על ידי האדריכל ו/או מתכנן הפתוח ו/או מתכנן הכבישים, ככל שיהיה.</w:t>
      </w:r>
    </w:p>
    <w:p w14:paraId="63C205E1"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בדיקת ואישור ת</w:t>
      </w:r>
      <w:r w:rsidR="00650D2D" w:rsidRPr="00650D2D">
        <w:rPr>
          <w:rFonts w:ascii="Times New Roman" w:eastAsia="Times New Roman" w:hAnsi="Times New Roman" w:cs="David"/>
          <w:sz w:val="24"/>
          <w:szCs w:val="24"/>
          <w:rtl/>
          <w:lang w:eastAsia="he-IL"/>
        </w:rPr>
        <w:t>כניות מפורטות שיערכו על ידי האדריכל ו/או מתכנן הפתוח ו/או מתכנן הכבישים, ככל שיהיה.</w:t>
      </w:r>
    </w:p>
    <w:p w14:paraId="25688546"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תכניות בצוע למגרשים, לצמתים, לרחובות ולדרכים, בין היתר בנושאי: תמרור, צביעה ושלוט תנועתי, קביעת ציוד ואביזרים תחבורתיים. </w:t>
      </w:r>
    </w:p>
    <w:p w14:paraId="35CD8906"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מפרטים וכתבי כמויות תוך שלוב המפרט הכללי לעבודות בנין של הוועדה </w:t>
      </w:r>
      <w:r w:rsidR="0006071E" w:rsidRPr="00650D2D">
        <w:rPr>
          <w:rFonts w:ascii="Times New Roman" w:eastAsia="Times New Roman" w:hAnsi="Times New Roman" w:cs="David" w:hint="cs"/>
          <w:sz w:val="24"/>
          <w:szCs w:val="24"/>
          <w:rtl/>
          <w:lang w:eastAsia="he-IL"/>
        </w:rPr>
        <w:t>הבין-משרדי</w:t>
      </w:r>
      <w:r w:rsidR="0006071E" w:rsidRPr="00650D2D">
        <w:rPr>
          <w:rFonts w:ascii="Times New Roman" w:eastAsia="Times New Roman" w:hAnsi="Times New Roman" w:cs="David" w:hint="eastAsia"/>
          <w:sz w:val="24"/>
          <w:szCs w:val="24"/>
          <w:rtl/>
          <w:lang w:eastAsia="he-IL"/>
        </w:rPr>
        <w:t>ת</w:t>
      </w:r>
      <w:r w:rsidRPr="00650D2D">
        <w:rPr>
          <w:rFonts w:ascii="Times New Roman" w:eastAsia="Times New Roman" w:hAnsi="Times New Roman" w:cs="David"/>
          <w:sz w:val="24"/>
          <w:szCs w:val="24"/>
          <w:rtl/>
          <w:lang w:eastAsia="he-IL"/>
        </w:rPr>
        <w:t xml:space="preserve"> במפרטים מיוחדים בנושאי עבודות עפר, תשתית, שתית, אספלט, אבני שפה ואבני אי, ריצוף כבישים, תמרור, צביעה, שילוט וציוד תחבורתיים על יסוד ספריית הסעיפים לעבודות בנין של הוועדה הנ"ל </w:t>
      </w:r>
      <w:r w:rsidRPr="00650D2D">
        <w:rPr>
          <w:rFonts w:ascii="Times New Roman" w:eastAsia="Times New Roman" w:hAnsi="Times New Roman" w:cs="David"/>
          <w:sz w:val="24"/>
          <w:szCs w:val="24"/>
          <w:lang w:eastAsia="he-IL"/>
        </w:rPr>
        <w:t>–</w:t>
      </w:r>
      <w:r w:rsidRPr="00650D2D">
        <w:rPr>
          <w:rFonts w:ascii="Times New Roman" w:eastAsia="Times New Roman" w:hAnsi="Times New Roman" w:cs="David"/>
          <w:sz w:val="24"/>
          <w:szCs w:val="24"/>
          <w:rtl/>
          <w:lang w:eastAsia="he-IL"/>
        </w:rPr>
        <w:t xml:space="preserve"> הכל כנדרש לעריכת מכרז למדידה ו/או פאושלי.</w:t>
      </w:r>
    </w:p>
    <w:p w14:paraId="290E86AB"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המפרטים יודפסו באמצעות מעבד תמלילים, והם יוצאו בקבצי "אסקי", כך שניתן יהיה להעתיקם לכל מעבד תמלילים אחר, ע"ג דיסקט ובתדפיס.</w:t>
      </w:r>
    </w:p>
    <w:p w14:paraId="2D511FA5"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של כתבי כמויות, ע"ג דיסקט ובתדפיס.</w:t>
      </w:r>
    </w:p>
    <w:p w14:paraId="1C37C866"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בדיקה חוזרת של נוסח מפרטי ותוכניות המכר הסופיים ואשור הנוסח </w:t>
      </w:r>
      <w:r w:rsidRPr="00650D2D">
        <w:rPr>
          <w:rFonts w:ascii="Times New Roman" w:eastAsia="Times New Roman" w:hAnsi="Times New Roman" w:cs="David"/>
          <w:sz w:val="24"/>
          <w:szCs w:val="24"/>
          <w:rtl/>
          <w:lang w:eastAsia="he-IL"/>
        </w:rPr>
        <w:lastRenderedPageBreak/>
        <w:t>וההתאמה לתכנון.</w:t>
      </w:r>
    </w:p>
    <w:p w14:paraId="230FA129"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הכנת אומדן מפורט בתכנת "סופר מכרז" המבוסס על המפרטים וכתבי הכמויות, תוך ציון מדד המחירים לצרכן הידוע במועד הכנת האומדן.</w:t>
      </w:r>
    </w:p>
    <w:p w14:paraId="29A66CE6"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הכנסת שנויים בתכניות ככל שיתחייב להתאמת התכנון למסגרת התקציבית אשר תקבע ע"י המזמין.</w:t>
      </w:r>
    </w:p>
    <w:p w14:paraId="70AC8693"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מתן חוות דעת ויעוץ בכל הקשור בהכנת המכרזים לקבלנים לבצוע התכנון.</w:t>
      </w:r>
    </w:p>
    <w:p w14:paraId="25B39922" w14:textId="77777777" w:rsidR="00650D2D" w:rsidRPr="00650D2D" w:rsidRDefault="00650D2D"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השתתפות לפי דרישת המזמין בסיורי הקבלנים. הכנת תשובות לשאלות הקבלנים והגשתן למנהל.</w:t>
      </w:r>
    </w:p>
    <w:p w14:paraId="76067E32"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חוות דעת בכל הקשור להצעות הקבלנים.</w:t>
      </w:r>
    </w:p>
    <w:p w14:paraId="722443FD"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עבודה, פרטים ומפרטים משלימים כפי שי</w:t>
      </w:r>
      <w:r>
        <w:rPr>
          <w:rFonts w:ascii="Times New Roman" w:eastAsia="Times New Roman" w:hAnsi="Times New Roman" w:cs="David" w:hint="cs"/>
          <w:sz w:val="24"/>
          <w:szCs w:val="24"/>
          <w:rtl/>
          <w:lang w:eastAsia="he-IL"/>
        </w:rPr>
        <w:t>י</w:t>
      </w:r>
      <w:r w:rsidR="00650D2D" w:rsidRPr="00650D2D">
        <w:rPr>
          <w:rFonts w:ascii="Times New Roman" w:eastAsia="Times New Roman" w:hAnsi="Times New Roman" w:cs="David"/>
          <w:sz w:val="24"/>
          <w:szCs w:val="24"/>
          <w:rtl/>
          <w:lang w:eastAsia="he-IL"/>
        </w:rPr>
        <w:t xml:space="preserve">דרש לביצוע העבודות. </w:t>
      </w:r>
    </w:p>
    <w:p w14:paraId="74513C9D"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מובהר בזאת שהמתכנן יכין, אם י</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דרש, מסמכים למכרזים עוד לפני השלמת התכנון המפורט.</w:t>
      </w:r>
    </w:p>
    <w:p w14:paraId="6B8F4F0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D82425"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פקוח עליון</w:t>
      </w:r>
      <w:r w:rsidRPr="00650D2D">
        <w:rPr>
          <w:rFonts w:ascii="Times New Roman" w:eastAsia="Times New Roman" w:hAnsi="Times New Roman" w:cs="David"/>
          <w:sz w:val="24"/>
          <w:szCs w:val="24"/>
          <w:rtl/>
          <w:lang w:eastAsia="he-IL"/>
        </w:rPr>
        <w:t>:</w:t>
      </w:r>
    </w:p>
    <w:p w14:paraId="45EFA6D6"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15E04247"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פקוח עליון על העבודות המבוצעות בהתאם לתכניות והמפרטים של המתכנן, לרבות על בצוע התיקונים הן לפני מסירת העבודות והן בתקופת הבדק.</w:t>
      </w:r>
    </w:p>
    <w:p w14:paraId="575B4BCC"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הדרכה ומתן הסברים למפקח באתר, למנהל, ליועצים ולקבלנים, בתיאום עם יתר המתכננים.</w:t>
      </w:r>
    </w:p>
    <w:p w14:paraId="6477BF2D"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והמלצה לגבי בחירה, בדיקה ואשור של חומרים וציוד.</w:t>
      </w:r>
    </w:p>
    <w:p w14:paraId="60EE1B08"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דווח למנהל על הממצאים ועל התקדמות ביצוע העבודות לאחר כל ביקור באתר.</w:t>
      </w:r>
    </w:p>
    <w:p w14:paraId="298FDB26"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עדכון התוכניות וכל יתר המסמכים הדרושים בהתאם לשינויים שיתחייבו מדרישת הרשויות או שינויים שיהיה בהם צורך במהלך בצוע העבודות. כל עדכון יבוצע בתאום עם המנהל בכתב.</w:t>
      </w:r>
    </w:p>
    <w:p w14:paraId="0ED70119"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לפתרונות במקרים יתגלו כשלים בבצוע העבודות לעומת התכנון.</w:t>
      </w:r>
    </w:p>
    <w:p w14:paraId="6951C9B6"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קבלה ואישור גמר ביצוע של הקטעים המבוצעים בהתאם לתכניות </w:t>
      </w:r>
      <w:r w:rsidRPr="00650D2D">
        <w:rPr>
          <w:rFonts w:ascii="Times New Roman" w:eastAsia="Times New Roman" w:hAnsi="Times New Roman" w:cs="David"/>
          <w:sz w:val="24"/>
          <w:szCs w:val="24"/>
          <w:rtl/>
          <w:lang w:eastAsia="he-IL"/>
        </w:rPr>
        <w:lastRenderedPageBreak/>
        <w:t>והמפרטים של המתכנן.</w:t>
      </w:r>
    </w:p>
    <w:p w14:paraId="01B43CB6"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בברורים עם הקבלנים ביחס לתביעות בגין שינויים ולגמר חשבון סופי של עבודות הקבלן, לגבי מחירים ו/או הבהרת כוונות המפרט וכתב הכמויות, בהתאמה לחשבון ולחריגים.</w:t>
      </w:r>
    </w:p>
    <w:p w14:paraId="7A89D3AD"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בסיורי ביקורת של הרשויות לקבלת טופס 4, אשור אכלוס, תעודת גמר, והסדרת האישורים הנדרשים.</w:t>
      </w:r>
    </w:p>
    <w:p w14:paraId="148A9195"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סיוע למזמין במתן מענה לכל הפניות אשר יופנו אליו בקשר לתכנון ובצוע העבודות.</w:t>
      </w:r>
    </w:p>
    <w:p w14:paraId="22FFC3BE"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490515DB"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אין המתכנן רשאי לתת הוראות במישרין או לנהל משא ומתן עם הקבלנים אלא באמצעות נציגו המוסמך של המזמין.</w:t>
      </w:r>
    </w:p>
    <w:p w14:paraId="6324577C"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יג.</w:t>
      </w:r>
      <w:r w:rsidRPr="00650D2D">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הפרויקט. בגמר העבודות יגיש המתכנן לנציג המזמין הצהרה, בנוסח נספח ט', כי בדק את בי</w:t>
      </w:r>
      <w:r w:rsidR="0006071E">
        <w:rPr>
          <w:rFonts w:ascii="Times New Roman" w:eastAsia="Times New Roman" w:hAnsi="Times New Roman" w:cs="David"/>
          <w:sz w:val="24"/>
          <w:szCs w:val="24"/>
          <w:rtl/>
          <w:lang w:eastAsia="he-IL"/>
        </w:rPr>
        <w:t>צוע העבודות ומצא אותן תואמות לת</w:t>
      </w:r>
      <w:r w:rsidRPr="00650D2D">
        <w:rPr>
          <w:rFonts w:ascii="Times New Roman" w:eastAsia="Times New Roman" w:hAnsi="Times New Roman" w:cs="David"/>
          <w:sz w:val="24"/>
          <w:szCs w:val="24"/>
          <w:rtl/>
          <w:lang w:eastAsia="he-IL"/>
        </w:rPr>
        <w:t>כניותיו ולתקנים מחייבים וכי בוצעו לשביעות רצונו.</w:t>
      </w:r>
    </w:p>
    <w:p w14:paraId="043D2397"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388B0EC7"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9C2C79A"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צילומים וכו' וכך שניתן יהיה לבצע בהם תיקונים ושינויים.</w:t>
      </w:r>
    </w:p>
    <w:p w14:paraId="50703A9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844596"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796E7510"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0"/>
          <w:szCs w:val="20"/>
          <w:rtl/>
          <w:lang w:eastAsia="he-IL"/>
        </w:rPr>
      </w:pPr>
    </w:p>
    <w:p w14:paraId="1D8DE47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br w:type="page"/>
      </w:r>
    </w:p>
    <w:p w14:paraId="67829A98"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p>
    <w:p w14:paraId="1871B29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 xml:space="preserve">נספח </w:t>
      </w:r>
      <w:r w:rsidR="0006071E">
        <w:rPr>
          <w:rFonts w:ascii="Times New Roman" w:eastAsia="Times New Roman" w:hAnsi="Times New Roman" w:cs="David" w:hint="cs"/>
          <w:bCs/>
          <w:sz w:val="20"/>
          <w:szCs w:val="24"/>
          <w:u w:val="single"/>
          <w:rtl/>
          <w:lang w:eastAsia="he-IL"/>
        </w:rPr>
        <w:t>"</w:t>
      </w:r>
      <w:r w:rsidRPr="00650D2D">
        <w:rPr>
          <w:rFonts w:ascii="Times New Roman" w:eastAsia="Times New Roman" w:hAnsi="Times New Roman" w:cs="David"/>
          <w:bCs/>
          <w:sz w:val="20"/>
          <w:szCs w:val="24"/>
          <w:u w:val="single"/>
          <w:rtl/>
          <w:lang w:eastAsia="he-IL"/>
        </w:rPr>
        <w:t>ג'</w:t>
      </w:r>
      <w:r w:rsidR="0006071E">
        <w:rPr>
          <w:rFonts w:ascii="Times New Roman" w:eastAsia="Times New Roman" w:hAnsi="Times New Roman" w:cs="David" w:hint="cs"/>
          <w:bCs/>
          <w:sz w:val="20"/>
          <w:szCs w:val="24"/>
          <w:u w:val="single"/>
          <w:rtl/>
          <w:lang w:eastAsia="he-IL"/>
        </w:rPr>
        <w:t>'</w:t>
      </w:r>
    </w:p>
    <w:p w14:paraId="5CDDA1A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D903A9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לוח זמנים ושלבי עבודה</w:t>
      </w:r>
    </w:p>
    <w:p w14:paraId="6125B84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F1A954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9DE258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50D2D">
        <w:rPr>
          <w:rFonts w:ascii="Times New Roman" w:eastAsia="Times New Roman" w:hAnsi="Times New Roman" w:cs="David"/>
          <w:sz w:val="20"/>
          <w:szCs w:val="24"/>
          <w:lang w:eastAsia="he-IL"/>
        </w:rPr>
        <w:t>–</w:t>
      </w:r>
      <w:r w:rsidRPr="00650D2D">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1A5195D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ED1F2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11D03BA3"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8C9F5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9CA0FF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7D27F13"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0161AC4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1C133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19E785" w14:textId="77777777" w:rsidR="00650D2D" w:rsidRPr="00650D2D" w:rsidRDefault="00650D2D" w:rsidP="00650D2D">
      <w:pPr>
        <w:spacing w:line="240" w:lineRule="auto"/>
        <w:jc w:val="center"/>
        <w:rPr>
          <w:rFonts w:ascii="Times New Roman" w:eastAsia="Times New Roman" w:hAnsi="Times New Roman" w:cs="David"/>
          <w:b/>
          <w:bCs/>
          <w:sz w:val="20"/>
          <w:szCs w:val="24"/>
          <w:u w:val="single"/>
        </w:rPr>
      </w:pPr>
      <w:r w:rsidRPr="00650D2D">
        <w:rPr>
          <w:rFonts w:ascii="Times New Roman" w:eastAsia="Times New Roman" w:hAnsi="Times New Roman" w:cs="Times New Roman"/>
          <w:bCs/>
          <w:sz w:val="24"/>
          <w:szCs w:val="24"/>
          <w:u w:val="single"/>
          <w:rtl/>
        </w:rPr>
        <w:br w:type="page"/>
      </w:r>
      <w:r w:rsidRPr="00650D2D">
        <w:rPr>
          <w:rFonts w:ascii="Times New Roman" w:eastAsia="Times New Roman" w:hAnsi="Times New Roman" w:cs="David"/>
          <w:b/>
          <w:bCs/>
          <w:sz w:val="20"/>
          <w:szCs w:val="24"/>
          <w:u w:val="single"/>
          <w:rtl/>
        </w:rPr>
        <w:lastRenderedPageBreak/>
        <w:t xml:space="preserve">נספח </w:t>
      </w:r>
      <w:r w:rsidR="0006071E">
        <w:rPr>
          <w:rFonts w:ascii="Times New Roman" w:eastAsia="Times New Roman" w:hAnsi="Times New Roman" w:cs="David" w:hint="cs"/>
          <w:b/>
          <w:bCs/>
          <w:sz w:val="20"/>
          <w:szCs w:val="24"/>
          <w:u w:val="single"/>
          <w:rtl/>
        </w:rPr>
        <w:t>"</w:t>
      </w:r>
      <w:r w:rsidRPr="00650D2D">
        <w:rPr>
          <w:rFonts w:ascii="Times New Roman" w:eastAsia="Times New Roman" w:hAnsi="Times New Roman" w:cs="David"/>
          <w:b/>
          <w:bCs/>
          <w:sz w:val="20"/>
          <w:szCs w:val="24"/>
          <w:u w:val="single"/>
          <w:rtl/>
        </w:rPr>
        <w:t>ד'</w:t>
      </w:r>
      <w:r w:rsidR="0006071E">
        <w:rPr>
          <w:rFonts w:ascii="Times New Roman" w:eastAsia="Times New Roman" w:hAnsi="Times New Roman" w:cs="David" w:hint="cs"/>
          <w:b/>
          <w:bCs/>
          <w:sz w:val="20"/>
          <w:szCs w:val="24"/>
          <w:u w:val="single"/>
          <w:rtl/>
        </w:rPr>
        <w:t>'</w:t>
      </w:r>
    </w:p>
    <w:p w14:paraId="3FD3A3AF" w14:textId="77777777" w:rsidR="00650D2D" w:rsidRPr="00650D2D" w:rsidRDefault="00650D2D" w:rsidP="00650D2D">
      <w:pPr>
        <w:spacing w:line="240" w:lineRule="auto"/>
        <w:jc w:val="center"/>
        <w:rPr>
          <w:rFonts w:ascii="Times New Roman" w:eastAsia="Times New Roman" w:hAnsi="Times New Roman" w:cs="David"/>
          <w:b/>
          <w:bCs/>
          <w:sz w:val="20"/>
          <w:szCs w:val="24"/>
          <w:u w:val="single"/>
          <w:rtl/>
        </w:rPr>
      </w:pPr>
      <w:r w:rsidRPr="00650D2D">
        <w:rPr>
          <w:rFonts w:ascii="Times New Roman" w:eastAsia="Times New Roman" w:hAnsi="Times New Roman" w:cs="David"/>
          <w:b/>
          <w:bCs/>
          <w:sz w:val="20"/>
          <w:szCs w:val="24"/>
          <w:u w:val="single"/>
          <w:rtl/>
        </w:rPr>
        <w:t>שכר המתכנן</w:t>
      </w:r>
    </w:p>
    <w:p w14:paraId="353B41E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p>
    <w:p w14:paraId="3D5C54D2" w14:textId="77777777" w:rsidR="00650D2D" w:rsidRPr="00650D2D" w:rsidRDefault="00650D2D" w:rsidP="00650D2D">
      <w:pPr>
        <w:widowControl w:val="0"/>
        <w:numPr>
          <w:ilvl w:val="0"/>
          <w:numId w:val="30"/>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תמורת בצוע מלוא שרותי המתכנן, כמפורט בנספח ב'</w:t>
      </w:r>
      <w:r w:rsidRPr="00650D2D">
        <w:rPr>
          <w:rFonts w:ascii="Times New Roman" w:eastAsia="Times New Roman" w:hAnsi="Times New Roman" w:cs="David" w:hint="cs"/>
          <w:sz w:val="24"/>
          <w:szCs w:val="24"/>
          <w:rtl/>
          <w:lang w:eastAsia="he-IL"/>
        </w:rPr>
        <w:t xml:space="preserve"> ובנספח ח'</w:t>
      </w:r>
      <w:r w:rsidRPr="00650D2D">
        <w:rPr>
          <w:rFonts w:ascii="Times New Roman" w:eastAsia="Times New Roman" w:hAnsi="Times New Roman" w:cs="David"/>
          <w:sz w:val="24"/>
          <w:szCs w:val="24"/>
          <w:rtl/>
          <w:lang w:eastAsia="he-IL"/>
        </w:rPr>
        <w:t>, ישלם המזמין למתכנן את שכר המתכנן בשעורים ובמועדים כדלקמן:</w:t>
      </w:r>
    </w:p>
    <w:p w14:paraId="1A2ED99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F710C1" w14:textId="0C2A5606" w:rsidR="00650D2D" w:rsidRPr="00650D2D" w:rsidRDefault="00650D2D" w:rsidP="0041527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114A9B93"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763F199C" w14:textId="7C39B0E0" w:rsidR="00650D2D" w:rsidRPr="00415270" w:rsidRDefault="00650D2D" w:rsidP="00C342CF">
      <w:pPr>
        <w:widowControl w:val="0"/>
        <w:spacing w:before="0" w:beforeAutospacing="0" w:after="0" w:afterAutospacing="0" w:line="240" w:lineRule="auto"/>
        <w:ind w:left="1440" w:hanging="720"/>
        <w:jc w:val="both"/>
        <w:rPr>
          <w:rFonts w:ascii="Times New Roman" w:eastAsia="Times New Roman" w:hAnsi="Times New Roman" w:cs="David"/>
          <w:b/>
          <w:bCs/>
          <w:sz w:val="24"/>
          <w:szCs w:val="24"/>
          <w:rtl/>
          <w:lang w:eastAsia="he-IL"/>
        </w:rPr>
      </w:pPr>
      <w:r w:rsidRPr="00650D2D">
        <w:rPr>
          <w:rFonts w:ascii="Times New Roman" w:eastAsia="Times New Roman" w:hAnsi="Times New Roman" w:cs="David"/>
          <w:sz w:val="24"/>
          <w:szCs w:val="24"/>
          <w:rtl/>
          <w:lang w:eastAsia="he-IL"/>
        </w:rPr>
        <w:t xml:space="preserve">עבור שרותי המתכנן בתחום המגרשים בהם מתוכננים מבני מגורים לרבות בחלק הציבורי הצמוד לכניסות/יציאות למשרד המכירות : סכום קבוע ומוחלט של </w:t>
      </w:r>
      <w:r w:rsidR="000F1CD4" w:rsidRPr="00415270">
        <w:rPr>
          <w:rFonts w:ascii="Times New Roman" w:eastAsia="Times New Roman" w:hAnsi="Times New Roman" w:cs="David"/>
          <w:b/>
          <w:bCs/>
          <w:sz w:val="24"/>
          <w:szCs w:val="24"/>
          <w:rtl/>
          <w:lang w:eastAsia="he-IL"/>
        </w:rPr>
        <w:t xml:space="preserve">450 </w:t>
      </w:r>
      <w:r w:rsidRPr="00415270">
        <w:rPr>
          <w:rFonts w:ascii="Times New Roman" w:eastAsia="Times New Roman" w:hAnsi="Times New Roman" w:cs="David"/>
          <w:b/>
          <w:bCs/>
          <w:sz w:val="24"/>
          <w:szCs w:val="24"/>
          <w:rtl/>
          <w:lang w:eastAsia="he-IL"/>
        </w:rPr>
        <w:t xml:space="preserve"> ₪</w:t>
      </w:r>
      <w:r w:rsidRPr="00650D2D">
        <w:rPr>
          <w:rFonts w:ascii="Times New Roman" w:eastAsia="Times New Roman" w:hAnsi="Times New Roman" w:cs="David"/>
          <w:sz w:val="24"/>
          <w:szCs w:val="24"/>
          <w:rtl/>
          <w:lang w:eastAsia="he-IL"/>
        </w:rPr>
        <w:t xml:space="preserve"> (</w:t>
      </w:r>
      <w:r w:rsidRPr="00415270">
        <w:rPr>
          <w:rFonts w:ascii="Times New Roman" w:eastAsia="Times New Roman" w:hAnsi="Times New Roman" w:cs="David"/>
          <w:b/>
          <w:bCs/>
          <w:sz w:val="24"/>
          <w:szCs w:val="24"/>
          <w:rtl/>
          <w:lang w:eastAsia="he-IL"/>
        </w:rPr>
        <w:t xml:space="preserve">במילים: </w:t>
      </w:r>
      <w:r w:rsidR="000F1CD4" w:rsidRPr="00415270">
        <w:rPr>
          <w:rFonts w:ascii="Times New Roman" w:eastAsia="Times New Roman" w:hAnsi="Times New Roman" w:cs="David" w:hint="eastAsia"/>
          <w:b/>
          <w:bCs/>
          <w:sz w:val="24"/>
          <w:szCs w:val="24"/>
          <w:rtl/>
          <w:lang w:eastAsia="he-IL"/>
        </w:rPr>
        <w:t>ארבע</w:t>
      </w:r>
      <w:r w:rsidR="000F1CD4" w:rsidRPr="00415270">
        <w:rPr>
          <w:rFonts w:ascii="Times New Roman" w:eastAsia="Times New Roman" w:hAnsi="Times New Roman" w:cs="David"/>
          <w:b/>
          <w:bCs/>
          <w:sz w:val="24"/>
          <w:szCs w:val="24"/>
          <w:rtl/>
          <w:lang w:eastAsia="he-IL"/>
        </w:rPr>
        <w:t xml:space="preserve"> מאות וחמישים ₪ </w:t>
      </w:r>
      <w:r w:rsidRPr="00415270">
        <w:rPr>
          <w:rFonts w:ascii="Times New Roman" w:eastAsia="Times New Roman" w:hAnsi="Times New Roman" w:cs="David"/>
          <w:b/>
          <w:bCs/>
          <w:sz w:val="24"/>
          <w:szCs w:val="24"/>
          <w:rtl/>
          <w:lang w:eastAsia="he-IL"/>
        </w:rPr>
        <w:t xml:space="preserve"> ₪) לכל יח"ד במגרש.</w:t>
      </w:r>
    </w:p>
    <w:p w14:paraId="71404892" w14:textId="3D640B24" w:rsidR="00650D2D" w:rsidRPr="00650D2D" w:rsidRDefault="00650D2D" w:rsidP="000F1CD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A2CFFA6"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B5871D3" w14:textId="79E465BC"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 xml:space="preserve">הסכומים המפורטים בנספח זה יהיו צמודים </w:t>
      </w:r>
      <w:r w:rsidRPr="00BF0AA7">
        <w:rPr>
          <w:rFonts w:ascii="Times New Roman" w:eastAsia="Times New Roman" w:hAnsi="Times New Roman" w:cs="David"/>
          <w:color w:val="000000" w:themeColor="text1"/>
          <w:sz w:val="24"/>
          <w:szCs w:val="24"/>
          <w:rtl/>
          <w:lang w:eastAsia="he-IL"/>
        </w:rPr>
        <w:t>ל</w:t>
      </w:r>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סוג מדד כותרת"/>
          <w:tag w:val="cntMadadTypeTitle"/>
          <w:id w:val="-1231219447"/>
          <w:placeholder>
            <w:docPart w:val="39D163B17BE14DE5BD3D77C63DCCE3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AE0916">
            <w:rPr>
              <w:rFonts w:ascii="Times New Roman" w:eastAsia="Times New Roman" w:hAnsi="Times New Roman" w:cs="David"/>
              <w:color w:val="0000FF"/>
              <w:sz w:val="24"/>
              <w:szCs w:val="24"/>
              <w:rtl/>
              <w:lang w:eastAsia="he-IL"/>
            </w:rPr>
            <w:t>מדד המחירים לצרכן</w:t>
          </w:r>
        </w:sdtContent>
      </w:sdt>
      <w:r w:rsidRPr="00650D2D">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00FF"/>
            <w:sz w:val="24"/>
            <w:szCs w:val="24"/>
            <w:rtl/>
            <w:lang w:eastAsia="he-IL"/>
          </w:rPr>
          <w:alias w:val="מדד בגין/ידוע - כותרת"/>
          <w:tag w:val="cntIsKnownTitle"/>
          <w:id w:val="-1371520417"/>
          <w:placeholder>
            <w:docPart w:val="9333019055F64B09BCF2EE9E37DA68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AE0916">
            <w:rPr>
              <w:rFonts w:ascii="Times New Roman" w:eastAsia="Times New Roman" w:hAnsi="Times New Roman" w:cs="David"/>
              <w:color w:val="0000FF"/>
              <w:sz w:val="24"/>
              <w:szCs w:val="24"/>
              <w:rtl/>
              <w:lang w:eastAsia="he-IL"/>
            </w:rPr>
            <w:t>בגין</w:t>
          </w:r>
        </w:sdtContent>
      </w:sdt>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מדד בסיס"/>
          <w:tag w:val="cntMadadBase"/>
          <w:id w:val="-863816828"/>
          <w:placeholder>
            <w:docPart w:val="F66F12E5EA82497FB6E582059E4EC0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06-17T00:00:00Z">
            <w:dateFormat w:val="dd/MM/yyyy"/>
            <w:lid w:val="he-IL"/>
            <w:storeMappedDataAs w:val="dateTime"/>
            <w:calendar w:val="gregorian"/>
          </w:date>
        </w:sdtPr>
        <w:sdtContent>
          <w:r w:rsidR="00AE0916">
            <w:rPr>
              <w:rFonts w:ascii="Times New Roman" w:eastAsia="Times New Roman" w:hAnsi="Times New Roman" w:cs="David" w:hint="cs"/>
              <w:color w:val="0000FF"/>
              <w:sz w:val="24"/>
              <w:szCs w:val="24"/>
              <w:rtl/>
              <w:lang w:eastAsia="he-IL"/>
            </w:rPr>
            <w:t>‏17/06/2020</w:t>
          </w:r>
        </w:sdtContent>
      </w:sdt>
      <w:r w:rsidRPr="00650D2D">
        <w:rPr>
          <w:rFonts w:ascii="Times New Roman" w:eastAsia="Times New Roman" w:hAnsi="Times New Roman" w:cs="David"/>
          <w:sz w:val="24"/>
          <w:szCs w:val="24"/>
          <w:rtl/>
          <w:lang w:eastAsia="he-IL"/>
        </w:rPr>
        <w:t xml:space="preserve"> (העומד על </w:t>
      </w:r>
      <w:sdt>
        <w:sdtPr>
          <w:rPr>
            <w:rFonts w:ascii="Times New Roman" w:eastAsia="Times New Roman" w:hAnsi="Times New Roman" w:cs="David"/>
            <w:color w:val="0000FF"/>
            <w:sz w:val="24"/>
            <w:szCs w:val="24"/>
            <w:rtl/>
            <w:lang w:eastAsia="he-IL"/>
          </w:rPr>
          <w:alias w:val="נקודות מדד"/>
          <w:tag w:val="cntMadadPoints"/>
          <w:id w:val="1930154234"/>
          <w:placeholder>
            <w:docPart w:val="42C267C51CAA4C87A963ECBBCFCED1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AE0916">
            <w:rPr>
              <w:rFonts w:ascii="Times New Roman" w:eastAsia="Times New Roman" w:hAnsi="Times New Roman" w:cs="David"/>
              <w:color w:val="0000FF"/>
              <w:sz w:val="24"/>
              <w:szCs w:val="24"/>
              <w:rtl/>
              <w:lang w:eastAsia="he-IL"/>
            </w:rPr>
            <w:t>223.3374</w:t>
          </w:r>
        </w:sdtContent>
      </w:sdt>
      <w:r w:rsidRPr="00650D2D">
        <w:rPr>
          <w:rFonts w:ascii="Times New Roman" w:eastAsia="Times New Roman" w:hAnsi="Times New Roman" w:cs="David"/>
          <w:sz w:val="24"/>
          <w:szCs w:val="24"/>
          <w:rtl/>
          <w:lang w:eastAsia="he-IL"/>
        </w:rPr>
        <w:t xml:space="preserve"> נק') עד למדד הידוע ביום הגשת כל חשבון.</w:t>
      </w:r>
    </w:p>
    <w:p w14:paraId="4B13826B"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67F29B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למען הסר ספק:</w:t>
      </w:r>
    </w:p>
    <w:p w14:paraId="17716D4A"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57A6EBF" w14:textId="121E248C" w:rsidR="00650D2D" w:rsidRPr="00650D2D" w:rsidRDefault="00650D2D" w:rsidP="00145307">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3.1</w:t>
      </w:r>
      <w:r w:rsidRPr="00650D2D">
        <w:rPr>
          <w:rFonts w:ascii="Times New Roman" w:eastAsia="Times New Roman" w:hAnsi="Times New Roman" w:cs="David"/>
          <w:sz w:val="24"/>
          <w:szCs w:val="24"/>
          <w:rtl/>
          <w:lang w:eastAsia="he-IL"/>
        </w:rPr>
        <w:tab/>
        <w:t>שכר המתכנן יחושב על פי כמות יחידות הדיור שבתכנון ושבכוונת המזמין לבצע בכל שלב של הפרויקט (לשם ההמחשה: אם בשלב א' בכוונת המזמין לבצע 60 יח"ד, והמתכנן נדרש לתכנן 60 יח"ד, יהיה חייב המזמין בתשלום עבור אותן יח"ד בלבד, גם אם התכנון יתאים לשלבים הבאים), באופן שהסך הנקוב בסעיפים אלו ישולם לשיעורין כנגד גמר כל שלב ושלב, ביחס לשירותי התכנון שניתנו באותו השלב.</w:t>
      </w:r>
    </w:p>
    <w:p w14:paraId="74F77E6F"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5BA5BA3" w14:textId="027AEACA" w:rsidR="00650D2D" w:rsidRPr="00650D2D" w:rsidRDefault="00650D2D" w:rsidP="00145307">
      <w:pPr>
        <w:widowControl w:val="0"/>
        <w:spacing w:before="0" w:beforeAutospacing="0" w:after="0" w:afterAutospacing="0" w:line="240" w:lineRule="auto"/>
        <w:ind w:left="1440" w:hanging="720"/>
        <w:jc w:val="both"/>
        <w:rPr>
          <w:rFonts w:ascii="Times New Roman" w:eastAsia="Times New Roman" w:hAnsi="Times New Roman" w:cs="David"/>
          <w:b/>
          <w:bCs/>
          <w:sz w:val="24"/>
          <w:szCs w:val="24"/>
          <w:rtl/>
          <w:lang w:eastAsia="he-IL"/>
        </w:rPr>
      </w:pPr>
      <w:r w:rsidRPr="00650D2D">
        <w:rPr>
          <w:rFonts w:ascii="Times New Roman" w:eastAsia="Times New Roman" w:hAnsi="Times New Roman" w:cs="David"/>
          <w:sz w:val="24"/>
          <w:szCs w:val="24"/>
          <w:rtl/>
          <w:lang w:eastAsia="he-IL"/>
        </w:rPr>
        <w:t>3.2</w:t>
      </w:r>
      <w:r w:rsidRPr="00650D2D">
        <w:rPr>
          <w:rFonts w:ascii="Times New Roman" w:eastAsia="Times New Roman" w:hAnsi="Times New Roman" w:cs="David"/>
          <w:sz w:val="24"/>
          <w:szCs w:val="24"/>
          <w:rtl/>
          <w:lang w:eastAsia="he-IL"/>
        </w:rPr>
        <w:tab/>
      </w:r>
      <w:r w:rsidR="00145307">
        <w:rPr>
          <w:rFonts w:ascii="Times New Roman" w:eastAsia="Times New Roman" w:hAnsi="Times New Roman" w:cs="David" w:hint="cs"/>
          <w:sz w:val="24"/>
          <w:szCs w:val="24"/>
          <w:rtl/>
          <w:lang w:eastAsia="he-IL"/>
        </w:rPr>
        <w:t xml:space="preserve">מבוטל </w:t>
      </w:r>
      <w:r w:rsidRPr="00650D2D">
        <w:rPr>
          <w:rFonts w:ascii="Times New Roman" w:eastAsia="Times New Roman" w:hAnsi="Times New Roman" w:cs="David"/>
          <w:sz w:val="24"/>
          <w:szCs w:val="24"/>
          <w:rtl/>
          <w:lang w:eastAsia="he-IL"/>
        </w:rPr>
        <w:t xml:space="preserve"> </w:t>
      </w:r>
    </w:p>
    <w:p w14:paraId="695A6B08"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CC9048C"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3.3</w:t>
      </w:r>
      <w:r w:rsidRPr="00650D2D">
        <w:rPr>
          <w:rFonts w:ascii="Times New Roman" w:eastAsia="Times New Roman" w:hAnsi="Times New Roman" w:cs="David"/>
          <w:sz w:val="24"/>
          <w:szCs w:val="24"/>
          <w:rtl/>
          <w:lang w:eastAsia="he-IL"/>
        </w:rPr>
        <w:tab/>
        <w:t xml:space="preserve">מובהר כי שכר המתכנן ומועדי התשלום הינם סופיים ומוחלטים, והם לא </w:t>
      </w:r>
      <w:r w:rsidRPr="00650D2D">
        <w:rPr>
          <w:rFonts w:ascii="Times New Roman" w:eastAsia="Times New Roman" w:hAnsi="Times New Roman" w:cs="David"/>
          <w:sz w:val="24"/>
          <w:szCs w:val="24"/>
          <w:rtl/>
          <w:lang w:eastAsia="he-IL"/>
        </w:rPr>
        <w:lastRenderedPageBreak/>
        <w:t>ישתנו מכל גורם שהוא, לרבות ומבלי לפגוע בכלליות האמור לעיל, הקטנת היקף היחידות בפרויקט, קצב הבניה, צורת ביצוע הבניה (קונבנציונאלי ו/או טרומי ו/או מתועש) ו/או מידת, אופי וסוג השינויים שידרשו ע"י המזמין.</w:t>
      </w:r>
    </w:p>
    <w:p w14:paraId="56C04540"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3.4</w:t>
      </w:r>
      <w:r w:rsidRPr="00650D2D">
        <w:rPr>
          <w:rFonts w:ascii="Times New Roman" w:eastAsia="Times New Roman" w:hAnsi="Times New Roman" w:cs="David"/>
          <w:sz w:val="24"/>
          <w:szCs w:val="24"/>
          <w:rtl/>
          <w:lang w:eastAsia="he-IL"/>
        </w:rPr>
        <w:tab/>
        <w:t>שכר התכנון כולל את כל המפורט בחוזה על כל נספחיו, לרבות נספח ב'.</w:t>
      </w:r>
    </w:p>
    <w:p w14:paraId="292D92A6"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45FC172"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788D15C4"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788FADC"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והשלמת כל עבודות התכנון הכלולות בשכר המתכנן, כמפורט בנספח ב', ומסירת כל המסמכים והתכניות למזמין.</w:t>
      </w:r>
    </w:p>
    <w:p w14:paraId="3D0CB119" w14:textId="77777777" w:rsidR="00650D2D" w:rsidRPr="00650D2D" w:rsidRDefault="00650D2D" w:rsidP="00650D2D">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p>
    <w:p w14:paraId="2AF2EA7E" w14:textId="77777777" w:rsidR="00650D2D" w:rsidRPr="00650D2D" w:rsidRDefault="00650D2D" w:rsidP="00650D2D">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br w:type="page"/>
      </w:r>
    </w:p>
    <w:p w14:paraId="441AB884"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b/>
          <w:bCs/>
          <w:sz w:val="24"/>
          <w:szCs w:val="24"/>
          <w:u w:val="single"/>
          <w:rtl/>
          <w:lang w:eastAsia="he-IL"/>
        </w:rPr>
        <w:lastRenderedPageBreak/>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ה</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50258A80"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p>
    <w:p w14:paraId="4B3F3594" w14:textId="77777777" w:rsidR="00650D2D" w:rsidRPr="00BF524C" w:rsidRDefault="00BF524C" w:rsidP="00BF524C">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t>תשלומי שכר המתכנן</w:t>
      </w:r>
    </w:p>
    <w:p w14:paraId="52F749E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DA11C7"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שכר המתכנן ישולם לשיעורין כנגד גמר כל שלב ושלב של שרותי המתכנן כמוגדר בחוזה, לרבות בנספחים ב' ו-ח', כדלקמן:</w:t>
      </w:r>
    </w:p>
    <w:p w14:paraId="0FE905B8"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0ABD2769" w14:textId="2BA76802"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p>
    <w:p w14:paraId="58560D8C" w14:textId="7C1236E5" w:rsidR="00650D2D" w:rsidRPr="00650D2D" w:rsidRDefault="00650D2D" w:rsidP="00415270">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 xml:space="preserve">לתכנון האמור </w:t>
      </w:r>
      <w:r w:rsidR="00145307">
        <w:rPr>
          <w:rFonts w:ascii="Times New Roman" w:eastAsia="Times New Roman" w:hAnsi="Times New Roman" w:cs="David" w:hint="cs"/>
          <w:sz w:val="24"/>
          <w:szCs w:val="24"/>
          <w:rtl/>
          <w:lang w:eastAsia="he-IL"/>
        </w:rPr>
        <w:t>ב</w:t>
      </w:r>
      <w:r w:rsidRPr="00650D2D">
        <w:rPr>
          <w:rFonts w:ascii="Times New Roman" w:eastAsia="Times New Roman" w:hAnsi="Times New Roman" w:cs="David"/>
          <w:sz w:val="24"/>
          <w:szCs w:val="24"/>
          <w:rtl/>
          <w:lang w:eastAsia="he-IL"/>
        </w:rPr>
        <w:t>נספח ד' לעיל</w:t>
      </w:r>
      <w:r w:rsidRPr="00650D2D">
        <w:rPr>
          <w:rFonts w:ascii="Times New Roman" w:eastAsia="Times New Roman" w:hAnsi="Times New Roman" w:cs="David"/>
          <w:sz w:val="24"/>
          <w:szCs w:val="24"/>
          <w:u w:val="single"/>
          <w:rtl/>
          <w:lang w:eastAsia="he-IL"/>
        </w:rPr>
        <w:t xml:space="preserve"> </w:t>
      </w:r>
      <w:r w:rsidRPr="00650D2D">
        <w:rPr>
          <w:rFonts w:ascii="Times New Roman" w:eastAsia="Times New Roman" w:hAnsi="Times New Roman" w:cs="David"/>
          <w:sz w:val="24"/>
          <w:szCs w:val="24"/>
          <w:rtl/>
          <w:lang w:eastAsia="he-IL"/>
        </w:rPr>
        <w:t>(באחוזים משכר המתכנן הנקוב</w:t>
      </w:r>
      <w:r w:rsidR="00E661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לנספח ד' לעיל, לפי </w:t>
      </w:r>
      <w:r w:rsidRPr="00650D2D">
        <w:rPr>
          <w:rFonts w:ascii="Times New Roman" w:eastAsia="Times New Roman" w:hAnsi="Times New Roman" w:cs="David" w:hint="cs"/>
          <w:sz w:val="24"/>
          <w:szCs w:val="24"/>
          <w:rtl/>
          <w:lang w:eastAsia="he-IL"/>
        </w:rPr>
        <w:t>העניי</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78529B68"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420E609"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א. </w:t>
      </w:r>
      <w:r w:rsidRPr="00650D2D">
        <w:rPr>
          <w:rFonts w:ascii="Times New Roman" w:eastAsia="Times New Roman" w:hAnsi="Times New Roman" w:cs="David"/>
          <w:sz w:val="24"/>
          <w:szCs w:val="24"/>
          <w:rtl/>
          <w:lang w:eastAsia="he-IL"/>
        </w:rPr>
        <w:tab/>
        <w:t>לאחר גמר התכנון המוקדם, כאמור בנספח ב',</w:t>
      </w:r>
    </w:p>
    <w:p w14:paraId="4D25A77C" w14:textId="61D0F4DD" w:rsidR="00650D2D" w:rsidRPr="00650D2D" w:rsidRDefault="00650D2D" w:rsidP="00C342CF">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00295B2E">
        <w:rPr>
          <w:rFonts w:ascii="Times New Roman" w:eastAsia="Times New Roman" w:hAnsi="Times New Roman" w:cs="David"/>
          <w:sz w:val="24"/>
          <w:szCs w:val="24"/>
          <w:rtl/>
          <w:lang w:eastAsia="he-IL"/>
        </w:rPr>
        <w:t xml:space="preserve">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w:t>
      </w:r>
      <w:r w:rsidR="003A72E8">
        <w:rPr>
          <w:rFonts w:ascii="Times New Roman" w:eastAsia="Times New Roman" w:hAnsi="Times New Roman" w:cs="David" w:hint="cs"/>
          <w:sz w:val="24"/>
          <w:szCs w:val="24"/>
          <w:rtl/>
          <w:lang w:eastAsia="he-IL"/>
        </w:rPr>
        <w:t>5</w:t>
      </w:r>
      <w:r w:rsidRPr="00650D2D">
        <w:rPr>
          <w:rFonts w:ascii="Times New Roman" w:eastAsia="Times New Roman" w:hAnsi="Times New Roman" w:cs="David"/>
          <w:sz w:val="24"/>
          <w:szCs w:val="24"/>
          <w:rtl/>
          <w:lang w:eastAsia="he-IL"/>
        </w:rPr>
        <w:t>% משכר המתכנן.</w:t>
      </w:r>
    </w:p>
    <w:p w14:paraId="38970D13"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5DD6141"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 </w:t>
      </w:r>
      <w:r w:rsidRPr="00650D2D">
        <w:rPr>
          <w:rFonts w:ascii="Times New Roman" w:eastAsia="Times New Roman" w:hAnsi="Times New Roman" w:cs="David"/>
          <w:sz w:val="24"/>
          <w:szCs w:val="24"/>
          <w:rtl/>
          <w:lang w:eastAsia="he-IL"/>
        </w:rPr>
        <w:tab/>
        <w:t xml:space="preserve">לאחר גמר התכנון הסופי, כאמור בנספח ב', </w:t>
      </w:r>
    </w:p>
    <w:p w14:paraId="68E8BBCC" w14:textId="6B0D4631" w:rsidR="00650D2D" w:rsidRPr="00650D2D" w:rsidRDefault="00650D2D" w:rsidP="00C342CF">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ואישור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003A72E8">
        <w:rPr>
          <w:rFonts w:ascii="Times New Roman" w:eastAsia="Times New Roman" w:hAnsi="Times New Roman" w:cs="David" w:hint="cs"/>
          <w:sz w:val="24"/>
          <w:szCs w:val="24"/>
          <w:rtl/>
          <w:lang w:eastAsia="he-IL"/>
        </w:rPr>
        <w:t>20</w:t>
      </w:r>
      <w:r w:rsidRPr="00650D2D">
        <w:rPr>
          <w:rFonts w:ascii="Times New Roman" w:eastAsia="Times New Roman" w:hAnsi="Times New Roman" w:cs="David"/>
          <w:sz w:val="24"/>
          <w:szCs w:val="24"/>
          <w:rtl/>
          <w:lang w:eastAsia="he-IL"/>
        </w:rPr>
        <w:t>% משכר המתכנן.</w:t>
      </w:r>
    </w:p>
    <w:p w14:paraId="4379825C"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278AE9ED"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ג.  </w:t>
      </w:r>
      <w:r w:rsidRPr="00650D2D">
        <w:rPr>
          <w:rFonts w:ascii="Times New Roman" w:eastAsia="Times New Roman" w:hAnsi="Times New Roman" w:cs="David"/>
          <w:sz w:val="24"/>
          <w:szCs w:val="24"/>
          <w:rtl/>
          <w:lang w:eastAsia="he-IL"/>
        </w:rPr>
        <w:tab/>
        <w:t xml:space="preserve">לאחר אישור הבקשות להיתרי בניה והוצאת </w:t>
      </w:r>
    </w:p>
    <w:p w14:paraId="173CEF29" w14:textId="774AAF5F" w:rsidR="00650D2D" w:rsidRPr="00650D2D" w:rsidRDefault="00295B2E" w:rsidP="00C342CF">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 xml:space="preserve">היתרי בניה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3A72E8">
        <w:rPr>
          <w:rFonts w:ascii="Times New Roman" w:eastAsia="Times New Roman" w:hAnsi="Times New Roman" w:cs="David" w:hint="cs"/>
          <w:sz w:val="24"/>
          <w:szCs w:val="24"/>
          <w:rtl/>
          <w:lang w:eastAsia="he-IL"/>
        </w:rPr>
        <w:t xml:space="preserve">5% </w:t>
      </w:r>
      <w:r w:rsidR="00650D2D" w:rsidRPr="00650D2D">
        <w:rPr>
          <w:rFonts w:ascii="Times New Roman" w:eastAsia="Times New Roman" w:hAnsi="Times New Roman" w:cs="David"/>
          <w:sz w:val="24"/>
          <w:szCs w:val="24"/>
          <w:rtl/>
          <w:lang w:eastAsia="he-IL"/>
        </w:rPr>
        <w:t>משכר המתכנן.</w:t>
      </w:r>
    </w:p>
    <w:p w14:paraId="17AFA501"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859D82D"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ד. </w:t>
      </w:r>
      <w:r w:rsidRPr="00650D2D">
        <w:rPr>
          <w:rFonts w:ascii="Times New Roman" w:eastAsia="Times New Roman" w:hAnsi="Times New Roman" w:cs="David"/>
          <w:sz w:val="24"/>
          <w:szCs w:val="24"/>
          <w:rtl/>
          <w:lang w:eastAsia="he-IL"/>
        </w:rPr>
        <w:tab/>
        <w:t xml:space="preserve">לאחר גמר התכנון המפורט והמכרזים, ואישור </w:t>
      </w:r>
    </w:p>
    <w:p w14:paraId="39C714C2" w14:textId="0736CD2C" w:rsidR="00650D2D" w:rsidRPr="00650D2D" w:rsidRDefault="00650D2D" w:rsidP="00C342CF">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003A72E8">
        <w:rPr>
          <w:rFonts w:ascii="Times New Roman" w:eastAsia="Times New Roman" w:hAnsi="Times New Roman" w:cs="David" w:hint="cs"/>
          <w:sz w:val="24"/>
          <w:szCs w:val="24"/>
          <w:rtl/>
          <w:lang w:eastAsia="he-IL"/>
        </w:rPr>
        <w:t>25</w:t>
      </w:r>
      <w:r w:rsidRPr="00650D2D">
        <w:rPr>
          <w:rFonts w:ascii="Times New Roman" w:eastAsia="Times New Roman" w:hAnsi="Times New Roman" w:cs="David"/>
          <w:sz w:val="24"/>
          <w:szCs w:val="24"/>
          <w:rtl/>
          <w:lang w:eastAsia="he-IL"/>
        </w:rPr>
        <w:t>% משכר המתכנן.</w:t>
      </w:r>
    </w:p>
    <w:p w14:paraId="25742B39"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74AAEDE4" w14:textId="77777777" w:rsidR="00650D2D" w:rsidRPr="00650D2D" w:rsidRDefault="00650D2D" w:rsidP="00295B2E">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ה. </w:t>
      </w:r>
      <w:r w:rsidRPr="00650D2D">
        <w:rPr>
          <w:rFonts w:ascii="Times New Roman" w:eastAsia="Times New Roman" w:hAnsi="Times New Roman" w:cs="David"/>
          <w:sz w:val="24"/>
          <w:szCs w:val="24"/>
          <w:rtl/>
          <w:lang w:eastAsia="he-IL"/>
        </w:rPr>
        <w:tab/>
        <w:t>לאחר גמר הו</w:t>
      </w:r>
      <w:r w:rsidR="00295B2E">
        <w:rPr>
          <w:rFonts w:ascii="Times New Roman" w:eastAsia="Times New Roman" w:hAnsi="Times New Roman" w:cs="David"/>
          <w:sz w:val="24"/>
          <w:szCs w:val="24"/>
          <w:rtl/>
          <w:lang w:eastAsia="he-IL"/>
        </w:rPr>
        <w:t>צאת ת</w:t>
      </w:r>
      <w:r w:rsidRPr="00650D2D">
        <w:rPr>
          <w:rFonts w:ascii="Times New Roman" w:eastAsia="Times New Roman" w:hAnsi="Times New Roman" w:cs="David"/>
          <w:sz w:val="24"/>
          <w:szCs w:val="24"/>
          <w:rtl/>
          <w:lang w:eastAsia="he-IL"/>
        </w:rPr>
        <w:t xml:space="preserve">כניות לבצוע </w:t>
      </w:r>
      <w:r w:rsidRPr="00650D2D">
        <w:rPr>
          <w:rFonts w:ascii="Times New Roman" w:eastAsia="Times New Roman" w:hAnsi="Times New Roman" w:cs="David"/>
          <w:sz w:val="24"/>
          <w:szCs w:val="24"/>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12% משכר המתכנן.</w:t>
      </w:r>
    </w:p>
    <w:p w14:paraId="5C7528E8"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15AF2779" w14:textId="77777777" w:rsidR="00650D2D" w:rsidRPr="00650D2D" w:rsidRDefault="00650D2D" w:rsidP="00650D2D">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ו. </w:t>
      </w:r>
      <w:r w:rsidRPr="00650D2D">
        <w:rPr>
          <w:rFonts w:ascii="Times New Roman" w:eastAsia="Times New Roman" w:hAnsi="Times New Roman" w:cs="David"/>
          <w:sz w:val="24"/>
          <w:szCs w:val="24"/>
          <w:rtl/>
          <w:lang w:eastAsia="he-IL"/>
        </w:rPr>
        <w:tab/>
        <w:t>במהלך ביצוע הפיקוח העליון,</w:t>
      </w:r>
      <w:r w:rsidRPr="00650D2D">
        <w:rPr>
          <w:rFonts w:ascii="Times New Roman" w:eastAsia="Times New Roman" w:hAnsi="Times New Roman" w:cs="David"/>
          <w:sz w:val="24"/>
          <w:szCs w:val="24"/>
          <w:rtl/>
          <w:lang w:eastAsia="he-IL"/>
        </w:rPr>
        <w:tab/>
      </w:r>
    </w:p>
    <w:p w14:paraId="7B8A029A" w14:textId="5C69B59F" w:rsidR="00650D2D" w:rsidRPr="00650D2D" w:rsidRDefault="00295B2E" w:rsidP="00C342CF">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t xml:space="preserve">לפי שיקול דעת המזמין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 xml:space="preserve"> </w:t>
      </w:r>
      <w:r w:rsidR="003A72E8">
        <w:rPr>
          <w:rFonts w:ascii="Times New Roman" w:eastAsia="Times New Roman" w:hAnsi="Times New Roman" w:cs="David" w:hint="cs"/>
          <w:sz w:val="24"/>
          <w:szCs w:val="24"/>
          <w:rtl/>
          <w:lang w:eastAsia="he-IL"/>
        </w:rPr>
        <w:t>13</w:t>
      </w:r>
      <w:r w:rsidR="00650D2D" w:rsidRPr="00650D2D">
        <w:rPr>
          <w:rFonts w:ascii="Times New Roman" w:eastAsia="Times New Roman" w:hAnsi="Times New Roman" w:cs="David"/>
          <w:sz w:val="24"/>
          <w:szCs w:val="24"/>
          <w:rtl/>
          <w:lang w:eastAsia="he-IL"/>
        </w:rPr>
        <w:t>% משכר המתכנן.</w:t>
      </w:r>
    </w:p>
    <w:p w14:paraId="7892D03E"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334BD5EE" w14:textId="77777777" w:rsidR="00650D2D" w:rsidRPr="00650D2D" w:rsidRDefault="00650D2D" w:rsidP="00650D2D">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ז. </w:t>
      </w:r>
      <w:r w:rsidRPr="00650D2D">
        <w:rPr>
          <w:rFonts w:ascii="Times New Roman" w:eastAsia="Times New Roman" w:hAnsi="Times New Roman" w:cs="David"/>
          <w:sz w:val="24"/>
          <w:szCs w:val="24"/>
          <w:rtl/>
          <w:lang w:eastAsia="he-IL"/>
        </w:rPr>
        <w:tab/>
        <w:t xml:space="preserve">לאחר גמר ביצוע העבודות בהתאם לחוזה זה, הפעלת </w:t>
      </w:r>
    </w:p>
    <w:p w14:paraId="7F5AEB97"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הפרויקט וקבלתו ע"י המזמין, ולאחר בדיקת החשבונות </w:t>
      </w:r>
    </w:p>
    <w:p w14:paraId="5E0D01C8" w14:textId="77777777" w:rsidR="00650D2D" w:rsidRPr="00650D2D" w:rsidRDefault="00650D2D" w:rsidP="00650D2D">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הסופיים של העבודות ושל הספקים בייעוץ המתכנן </w:t>
      </w:r>
    </w:p>
    <w:p w14:paraId="340A2E4C" w14:textId="77777777" w:rsidR="00650D2D" w:rsidRPr="00650D2D" w:rsidRDefault="00650D2D" w:rsidP="00295B2E">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lastRenderedPageBreak/>
        <w:t xml:space="preserve">    </w:t>
      </w:r>
      <w:r w:rsidRPr="00650D2D">
        <w:rPr>
          <w:rFonts w:ascii="Times New Roman" w:eastAsia="Times New Roman" w:hAnsi="Times New Roman" w:cs="David"/>
          <w:sz w:val="24"/>
          <w:szCs w:val="24"/>
          <w:rtl/>
          <w:lang w:eastAsia="he-IL"/>
        </w:rPr>
        <w:tab/>
        <w:t>ואישורם ע</w:t>
      </w:r>
      <w:r w:rsidR="00295B2E">
        <w:rPr>
          <w:rFonts w:ascii="Times New Roman" w:eastAsia="Times New Roman" w:hAnsi="Times New Roman" w:cs="David"/>
          <w:sz w:val="24"/>
          <w:szCs w:val="24"/>
          <w:rtl/>
          <w:lang w:eastAsia="he-IL"/>
        </w:rPr>
        <w:t xml:space="preserve">"י המזמין, וקבלת אישור לאכלוס </w:t>
      </w:r>
      <w:r w:rsidR="00295B2E" w:rsidRPr="00BF524C">
        <w:rPr>
          <w:rFonts w:ascii="Times New Roman" w:eastAsia="Times New Roman" w:hAnsi="Times New Roman" w:cs="David" w:hint="cs"/>
          <w:sz w:val="24"/>
          <w:szCs w:val="24"/>
          <w:u w:val="dotted"/>
          <w:rtl/>
          <w:lang w:eastAsia="he-IL"/>
        </w:rPr>
        <w:t xml:space="preserve">  </w:t>
      </w:r>
      <w:r w:rsidRPr="00BF524C">
        <w:rPr>
          <w:rFonts w:ascii="Times New Roman" w:eastAsia="Times New Roman" w:hAnsi="Times New Roman" w:cs="David"/>
          <w:sz w:val="24"/>
          <w:szCs w:val="24"/>
          <w:u w:val="dotted"/>
          <w:rtl/>
          <w:lang w:eastAsia="he-IL"/>
        </w:rPr>
        <w:tab/>
      </w:r>
      <w:r w:rsidRPr="00650D2D">
        <w:rPr>
          <w:rFonts w:ascii="Times New Roman" w:eastAsia="Times New Roman" w:hAnsi="Times New Roman" w:cs="David"/>
          <w:sz w:val="24"/>
          <w:szCs w:val="24"/>
          <w:rtl/>
          <w:lang w:eastAsia="he-IL"/>
        </w:rPr>
        <w:t xml:space="preserve"> 8%</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משכר המתכנן.</w:t>
      </w:r>
    </w:p>
    <w:p w14:paraId="059EEEE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3EFC57"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ח. </w:t>
      </w:r>
      <w:r w:rsidRPr="00650D2D">
        <w:rPr>
          <w:rFonts w:ascii="Times New Roman" w:eastAsia="Times New Roman" w:hAnsi="Times New Roman" w:cs="David"/>
          <w:sz w:val="24"/>
          <w:szCs w:val="24"/>
          <w:rtl/>
          <w:lang w:eastAsia="he-IL"/>
        </w:rPr>
        <w:tab/>
        <w:t xml:space="preserve">לאחר גמר הפיקוח העליון, תיקוני הבדק וקבלת </w:t>
      </w:r>
    </w:p>
    <w:p w14:paraId="34635DD6"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תעודת גמר לפרוי</w:t>
      </w:r>
      <w:r w:rsidR="00650D2D" w:rsidRPr="00650D2D">
        <w:rPr>
          <w:rFonts w:ascii="Times New Roman" w:eastAsia="Times New Roman" w:hAnsi="Times New Roman" w:cs="David"/>
          <w:sz w:val="24"/>
          <w:szCs w:val="24"/>
          <w:rtl/>
          <w:lang w:eastAsia="he-IL"/>
        </w:rPr>
        <w:t xml:space="preserve">קט, אישור המתכנן בכתב להשלמת </w:t>
      </w:r>
    </w:p>
    <w:p w14:paraId="6313B87A"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הפרויקט בהתאם לת</w:t>
      </w:r>
      <w:r w:rsidR="00650D2D" w:rsidRPr="00650D2D">
        <w:rPr>
          <w:rFonts w:ascii="Times New Roman" w:eastAsia="Times New Roman" w:hAnsi="Times New Roman" w:cs="David"/>
          <w:sz w:val="24"/>
          <w:szCs w:val="24"/>
          <w:rtl/>
          <w:lang w:eastAsia="he-IL"/>
        </w:rPr>
        <w:t xml:space="preserve">כניותיו, לתקנים מחייבים </w:t>
      </w:r>
    </w:p>
    <w:p w14:paraId="06990314"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rtl/>
          <w:lang w:eastAsia="he-IL"/>
        </w:rPr>
        <w:t xml:space="preserve">ולשביעות רצונו </w:t>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Pr="00BF524C">
        <w:rPr>
          <w:rFonts w:ascii="Times New Roman" w:eastAsia="Times New Roman" w:hAnsi="Times New Roman" w:cs="David" w:hint="cs"/>
          <w:sz w:val="24"/>
          <w:szCs w:val="24"/>
          <w:u w:val="dotted"/>
          <w:rtl/>
          <w:lang w:eastAsia="he-IL"/>
        </w:rPr>
        <w:t xml:space="preserve">  </w:t>
      </w:r>
      <w:r w:rsidR="00650D2D" w:rsidRPr="00BF524C">
        <w:rPr>
          <w:rFonts w:ascii="Times New Roman" w:eastAsia="Times New Roman" w:hAnsi="Times New Roman" w:cs="David"/>
          <w:sz w:val="24"/>
          <w:szCs w:val="24"/>
          <w:u w:val="dotted"/>
          <w:rtl/>
          <w:lang w:eastAsia="he-IL"/>
        </w:rPr>
        <w:tab/>
      </w:r>
      <w:r w:rsidRPr="00295B2E">
        <w:rPr>
          <w:rFonts w:ascii="Times New Roman" w:eastAsia="Times New Roman" w:hAnsi="Times New Roman" w:cs="David" w:hint="cs"/>
          <w:sz w:val="24"/>
          <w:szCs w:val="24"/>
          <w:rtl/>
          <w:lang w:eastAsia="he-IL"/>
        </w:rPr>
        <w:t xml:space="preserve">   </w:t>
      </w:r>
      <w:r w:rsidR="00650D2D" w:rsidRPr="00295B2E">
        <w:rPr>
          <w:rFonts w:ascii="Times New Roman" w:eastAsia="Times New Roman" w:hAnsi="Times New Roman" w:cs="David"/>
          <w:sz w:val="24"/>
          <w:szCs w:val="24"/>
          <w:rtl/>
          <w:lang w:eastAsia="he-IL"/>
        </w:rPr>
        <w:t>2%  משכר המתכנן.</w:t>
      </w:r>
    </w:p>
    <w:p w14:paraId="3717D92D"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8F3750E" w14:textId="77777777" w:rsidR="00650D2D" w:rsidRPr="00650D2D" w:rsidRDefault="00650D2D" w:rsidP="00295B2E">
      <w:pPr>
        <w:widowControl w:val="0"/>
        <w:spacing w:before="0" w:beforeAutospacing="0" w:after="0" w:afterAutospacing="0" w:line="240" w:lineRule="auto"/>
        <w:ind w:left="226" w:right="-142" w:hanging="226"/>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u w:val="single"/>
          <w:rtl/>
          <w:lang w:eastAsia="he-IL"/>
        </w:rPr>
        <w:t>סה"כ</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100% משכר המתכנן.</w:t>
      </w:r>
    </w:p>
    <w:p w14:paraId="1EDE6E88" w14:textId="77777777" w:rsidR="00650D2D" w:rsidRPr="00650D2D" w:rsidRDefault="00650D2D" w:rsidP="00650D2D">
      <w:pPr>
        <w:widowControl w:val="0"/>
        <w:spacing w:before="0" w:beforeAutospacing="0" w:after="0" w:afterAutospacing="0" w:line="240" w:lineRule="auto"/>
        <w:ind w:left="226" w:hanging="226"/>
        <w:jc w:val="both"/>
        <w:rPr>
          <w:rFonts w:ascii="Times New Roman" w:eastAsia="Times New Roman" w:hAnsi="Times New Roman" w:cs="David"/>
          <w:sz w:val="24"/>
          <w:szCs w:val="24"/>
          <w:rtl/>
          <w:lang w:eastAsia="he-IL"/>
        </w:rPr>
      </w:pPr>
    </w:p>
    <w:p w14:paraId="56432614"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 ושקול דעתו הבלעדי של המזמין.</w:t>
      </w:r>
    </w:p>
    <w:p w14:paraId="6918C2D3"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p>
    <w:p w14:paraId="75F718A0"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2378BB9F" w14:textId="5E698E25" w:rsidR="00650D2D" w:rsidRDefault="00650D2D" w:rsidP="00750BA4">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 xml:space="preserve">המזמין ישלם את שכר המתכנן תוך </w:t>
      </w:r>
      <w:r w:rsidR="00E6612E">
        <w:rPr>
          <w:rFonts w:ascii="Times New Roman" w:eastAsia="Times New Roman" w:hAnsi="Times New Roman" w:cs="David" w:hint="cs"/>
          <w:sz w:val="24"/>
          <w:szCs w:val="24"/>
          <w:rtl/>
          <w:lang w:eastAsia="he-IL"/>
        </w:rPr>
        <w:t xml:space="preserve">45 </w:t>
      </w:r>
      <w:r w:rsidRPr="00650D2D">
        <w:rPr>
          <w:rFonts w:ascii="Times New Roman" w:eastAsia="Times New Roman" w:hAnsi="Times New Roman" w:cs="David"/>
          <w:sz w:val="24"/>
          <w:szCs w:val="24"/>
          <w:rtl/>
          <w:lang w:eastAsia="he-IL"/>
        </w:rPr>
        <w:t xml:space="preserve"> יום מתאריך אשור החשבון ע"י המנהל.</w:t>
      </w:r>
    </w:p>
    <w:p w14:paraId="62D43A61" w14:textId="1DBF01BF" w:rsidR="00145307" w:rsidRDefault="00145307"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p>
    <w:p w14:paraId="45584CCF" w14:textId="77777777" w:rsidR="00145307" w:rsidRDefault="00145307">
      <w:pPr>
        <w:bidi w:val="0"/>
        <w:spacing w:before="0" w:beforeAutospacing="0" w:after="160" w:afterAutospacing="0" w:line="259" w:lineRule="auto"/>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br w:type="page"/>
      </w:r>
    </w:p>
    <w:p w14:paraId="5E7A87F7" w14:textId="771D97DF" w:rsidR="00145307" w:rsidRPr="00650D2D" w:rsidRDefault="00145307"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p>
    <w:p w14:paraId="69C28239" w14:textId="77777777" w:rsidR="00C936C9" w:rsidRPr="00672C76"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660ABF23" w14:textId="7DF8C4DB" w:rsidR="00C936C9" w:rsidRPr="00B27B4C" w:rsidRDefault="00C936C9" w:rsidP="00C936C9">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06D7A847C944065BF94D4143519B8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1-11T00:00:00Z">
            <w:dateFormat w:val="dd/MM/yyyy"/>
            <w:lid w:val="he-IL"/>
            <w:storeMappedDataAs w:val="dateTime"/>
            <w:calendar w:val="gregorian"/>
          </w:date>
        </w:sdtPr>
        <w:sdtEndPr>
          <w:rPr>
            <w:rFonts w:hint="cs"/>
          </w:rPr>
        </w:sdtEndPr>
        <w:sdtContent>
          <w:r w:rsidR="00AA54E9">
            <w:rPr>
              <w:rFonts w:ascii="Times New Roman" w:eastAsia="Times New Roman" w:hAnsi="Times New Roman" w:cs="David" w:hint="cs"/>
              <w:color w:val="008000"/>
              <w:sz w:val="24"/>
              <w:szCs w:val="24"/>
              <w:rtl/>
              <w:lang w:eastAsia="he-IL"/>
            </w:rPr>
            <w:t>‏11/11/2021</w:t>
          </w:r>
        </w:sdtContent>
      </w:sdt>
      <w:r w:rsidRPr="00B27B4C">
        <w:rPr>
          <w:rFonts w:ascii="Times New Roman" w:eastAsia="Times New Roman" w:hAnsi="Times New Roman" w:cs="David" w:hint="cs"/>
          <w:bCs/>
          <w:color w:val="FF0000"/>
          <w:sz w:val="24"/>
          <w:szCs w:val="24"/>
          <w:rtl/>
          <w:lang w:eastAsia="he-IL"/>
        </w:rPr>
        <w:br/>
      </w:r>
    </w:p>
    <w:p w14:paraId="45539A46"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4B1DA5EA7A1A45C6B17B7274AADC25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3352533C" w14:textId="5BF916EF" w:rsidR="00C936C9" w:rsidRPr="00B27B4C" w:rsidRDefault="00AA54E9" w:rsidP="00415270">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p>
      </w:sdtContent>
    </w:sdt>
    <w:p w14:paraId="784FFC89"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F980882"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68B3D10"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6B286D9" w14:textId="77777777" w:rsidR="00C936C9" w:rsidRPr="00B27B4C" w:rsidRDefault="00C936C9" w:rsidP="00C936C9">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9EC0C60"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A374AD" w14:textId="743BE244"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9F0F824639EF43B1B0E149819BDF3F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A54E9">
            <w:rPr>
              <w:rFonts w:ascii="Times New Roman" w:eastAsia="Times New Roman" w:hAnsi="Times New Roman" w:cs="David"/>
              <w:color w:val="008000"/>
              <w:sz w:val="24"/>
              <w:szCs w:val="24"/>
              <w:rtl/>
              <w:lang w:eastAsia="he-IL"/>
            </w:rPr>
            <w:t>תדם הנדסה אזרחית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0196263CD42709B429B702EA1C1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A54E9">
            <w:rPr>
              <w:rFonts w:ascii="Times New Roman" w:eastAsia="Times New Roman" w:hAnsi="Times New Roman" w:cs="David"/>
              <w:color w:val="008000"/>
              <w:sz w:val="24"/>
              <w:szCs w:val="24"/>
              <w:rtl/>
              <w:lang w:eastAsia="he-IL"/>
            </w:rPr>
            <w:t>תדם הנדסה אזרחית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1ED9F24B0834E87B5701339D07EC8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A54E9">
            <w:rPr>
              <w:rFonts w:ascii="Times New Roman" w:eastAsia="Times New Roman" w:hAnsi="Times New Roman" w:cs="David"/>
              <w:color w:val="008000"/>
              <w:sz w:val="24"/>
              <w:szCs w:val="24"/>
              <w:rtl/>
              <w:lang w:eastAsia="he-IL"/>
            </w:rPr>
            <w:t>תדם הנדסה אזרחית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CBFD45D"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6429A26" w14:textId="274944AA"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BE5792F53B4F436AA58A10D683912B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A54E9">
            <w:rPr>
              <w:rFonts w:ascii="Times New Roman" w:eastAsia="Times New Roman" w:hAnsi="Times New Roman" w:cs="David"/>
              <w:color w:val="008000"/>
              <w:sz w:val="24"/>
              <w:szCs w:val="24"/>
              <w:rtl/>
              <w:lang w:eastAsia="he-IL"/>
            </w:rPr>
            <w:t>תדם הנדסה אזרחית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FDA8225C04346F58A1601AAC56A27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מתכנן תנועה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18971197E3E64863862D17379FEF44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F34B46">
            <w:rPr>
              <w:rFonts w:ascii="Times New Roman" w:eastAsia="Times New Roman" w:hAnsi="Times New Roman" w:cs="David" w:hint="cs"/>
              <w:bCs/>
              <w:color w:val="008000"/>
              <w:sz w:val="24"/>
              <w:szCs w:val="24"/>
              <w:rtl/>
              <w:lang w:eastAsia="he-IL"/>
            </w:rPr>
            <w:t>גבעת הכלניות ( טרם ניתן שם לפרויקט )</w:t>
          </w:r>
        </w:sdtContent>
      </w:sdt>
      <w:r w:rsidRPr="00B27B4C">
        <w:rPr>
          <w:rFonts w:ascii="Times New Roman" w:eastAsia="Times New Roman" w:hAnsi="Times New Roman" w:cs="David" w:hint="cs"/>
          <w:color w:val="008000"/>
          <w:sz w:val="24"/>
          <w:szCs w:val="24"/>
          <w:rtl/>
          <w:lang w:eastAsia="he-IL"/>
        </w:rPr>
        <w:t>.</w:t>
      </w:r>
    </w:p>
    <w:p w14:paraId="34207DA5"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D80F49D" w14:textId="27CA55F4"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02F9CB7C20664FE3B332DDA25FD72E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A54E9">
            <w:rPr>
              <w:rFonts w:ascii="Times New Roman" w:eastAsia="Times New Roman" w:hAnsi="Times New Roman" w:cs="David"/>
              <w:color w:val="008000"/>
              <w:sz w:val="24"/>
              <w:szCs w:val="24"/>
              <w:rtl/>
              <w:lang w:eastAsia="he-IL"/>
            </w:rPr>
            <w:t>תדם הנדסה אזרחית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735046D"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7F797D4" w14:textId="52D1B920" w:rsidR="00C936C9" w:rsidRPr="00B27B4C" w:rsidRDefault="00C936C9" w:rsidP="00C936C9">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w:t>
      </w:r>
      <w:r w:rsidRPr="009130F0">
        <w:rPr>
          <w:rFonts w:ascii="Times New Roman" w:eastAsia="Times New Roman" w:hAnsi="Times New Roman" w:cs="David" w:hint="cs"/>
          <w:sz w:val="24"/>
          <w:szCs w:val="24"/>
          <w:rtl/>
          <w:lang w:eastAsia="he-IL"/>
        </w:rPr>
        <w:lastRenderedPageBreak/>
        <w:t xml:space="preserve">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5798103B35644F9B99BDE0B43E87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A54E9">
            <w:rPr>
              <w:rFonts w:ascii="Times New Roman" w:eastAsia="Times New Roman" w:hAnsi="Times New Roman" w:cs="David"/>
              <w:color w:val="008000"/>
              <w:sz w:val="24"/>
              <w:szCs w:val="24"/>
              <w:rtl/>
              <w:lang w:eastAsia="he-IL"/>
            </w:rPr>
            <w:t>תדם הנדסה אזרחית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0884568"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6DB72C2"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BCE5D5B"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6E066F0"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49DA0132"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B6CA63E"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2327284"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45FEB34"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ECED4AC" w14:textId="77777777" w:rsidR="00C936C9" w:rsidRPr="00435A20" w:rsidRDefault="00C936C9" w:rsidP="00C936C9">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0FC1BFD3"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6E8C684" w14:textId="65144B0C"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715F939B822C4F32A6FF013528C2CA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A54E9">
            <w:rPr>
              <w:rFonts w:ascii="Times New Roman" w:eastAsia="Times New Roman" w:hAnsi="Times New Roman" w:cs="David"/>
              <w:color w:val="00B0F0"/>
              <w:sz w:val="20"/>
              <w:szCs w:val="24"/>
              <w:u w:val="single"/>
              <w:rtl/>
              <w:lang w:eastAsia="he-IL"/>
            </w:rPr>
            <w:t>תדם הנדסה אזרחית בע"מ</w:t>
          </w:r>
        </w:sdtContent>
      </w:sdt>
    </w:p>
    <w:p w14:paraId="7B1466A7" w14:textId="77777777" w:rsidR="00C936C9"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8B3176B"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9963C5C"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396831E"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0030ECBF" w14:textId="77777777" w:rsidR="00C936C9" w:rsidRPr="00B27B4C" w:rsidRDefault="00C936C9" w:rsidP="00C936C9">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6FF6FC81"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7141C5A4" w14:textId="77777777" w:rsidR="00D70F3A" w:rsidRPr="00232692" w:rsidRDefault="00D70F3A" w:rsidP="00D70F3A">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34818A5" w14:textId="77777777" w:rsidR="00D70F3A" w:rsidRPr="002419E5" w:rsidRDefault="00D70F3A" w:rsidP="00D70F3A">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7FE6335A" w14:textId="77777777" w:rsidR="00D70F3A" w:rsidRPr="0009511C" w:rsidRDefault="00D70F3A" w:rsidP="00D70F3A">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3D4CF37E"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4C25F3A0"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67002C92"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0CBAC904"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4BE481C"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lastRenderedPageBreak/>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42E15A13"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5A496723"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4D069A8E"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164288F"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A74A9CD"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78A2EB9F"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1D361DE9" w14:textId="77777777" w:rsidR="00D70F3A" w:rsidRPr="002419E5" w:rsidRDefault="00D70F3A" w:rsidP="00D70F3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402643E5"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17077046" w14:textId="77777777" w:rsidR="00D70F3A" w:rsidRPr="00400B84" w:rsidRDefault="00D70F3A" w:rsidP="00D70F3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70F3A" w:rsidRPr="0009511C" w14:paraId="25DAC5B4" w14:textId="77777777" w:rsidTr="00D70F3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36AFD3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A81851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70F3A" w:rsidRPr="0009511C" w14:paraId="15914596" w14:textId="77777777" w:rsidTr="00D70F3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4DF4CC7"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70F3A" w:rsidRPr="0009511C" w14:paraId="13139DE1" w14:textId="77777777" w:rsidTr="00D70F3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0127566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D2B3949"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E418D5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3D9516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70F3A" w:rsidRPr="0009511C" w14:paraId="3A94C6CD" w14:textId="77777777" w:rsidTr="00D70F3A">
        <w:trPr>
          <w:trHeight w:val="551"/>
        </w:trPr>
        <w:tc>
          <w:tcPr>
            <w:tcW w:w="4068" w:type="dxa"/>
            <w:tcBorders>
              <w:top w:val="single" w:sz="4" w:space="0" w:color="auto"/>
              <w:left w:val="single" w:sz="4" w:space="0" w:color="auto"/>
              <w:bottom w:val="single" w:sz="4" w:space="0" w:color="auto"/>
              <w:right w:val="single" w:sz="4" w:space="0" w:color="auto"/>
            </w:tcBorders>
            <w:hideMark/>
          </w:tcPr>
          <w:p w14:paraId="729C7795"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77A48DD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EE20435"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FC871BF"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p w14:paraId="07C0760C"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D7D4CAC"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4AF36A08"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p w14:paraId="77377F02"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27106238"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tc>
      </w:tr>
      <w:tr w:rsidR="00D70F3A" w:rsidRPr="0009511C" w14:paraId="7F31EB17" w14:textId="77777777" w:rsidTr="00D70F3A">
        <w:trPr>
          <w:trHeight w:val="571"/>
        </w:trPr>
        <w:tc>
          <w:tcPr>
            <w:tcW w:w="4068" w:type="dxa"/>
            <w:tcBorders>
              <w:top w:val="single" w:sz="4" w:space="0" w:color="auto"/>
              <w:left w:val="single" w:sz="4" w:space="0" w:color="auto"/>
              <w:bottom w:val="single" w:sz="4" w:space="0" w:color="auto"/>
              <w:right w:val="single" w:sz="4" w:space="0" w:color="auto"/>
            </w:tcBorders>
            <w:hideMark/>
          </w:tcPr>
          <w:p w14:paraId="789B72B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E8E062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98E7D8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736868"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7943FC"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r>
      <w:tr w:rsidR="00D70F3A" w:rsidRPr="0009511C" w14:paraId="5574C547" w14:textId="77777777" w:rsidTr="00D70F3A">
        <w:trPr>
          <w:trHeight w:val="391"/>
        </w:trPr>
        <w:tc>
          <w:tcPr>
            <w:tcW w:w="4068" w:type="dxa"/>
            <w:tcBorders>
              <w:top w:val="single" w:sz="4" w:space="0" w:color="auto"/>
              <w:left w:val="single" w:sz="4" w:space="0" w:color="auto"/>
              <w:bottom w:val="single" w:sz="4" w:space="0" w:color="auto"/>
              <w:right w:val="single" w:sz="4" w:space="0" w:color="auto"/>
            </w:tcBorders>
            <w:hideMark/>
          </w:tcPr>
          <w:p w14:paraId="3914DBA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703C3B4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1BC4022" w14:textId="77777777" w:rsidR="00D70F3A" w:rsidRPr="0009511C" w:rsidRDefault="00D70F3A" w:rsidP="00D70F3A">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F52AB3"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173E069"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r>
    </w:tbl>
    <w:p w14:paraId="7BC12A47" w14:textId="77777777" w:rsidR="00D70F3A" w:rsidRPr="0009511C" w:rsidRDefault="00D70F3A" w:rsidP="00D70F3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70F3A" w:rsidRPr="0009511C" w14:paraId="124B11F1" w14:textId="77777777" w:rsidTr="00D70F3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C7FEA4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70F3A" w:rsidRPr="0009511C" w14:paraId="4F3CA919" w14:textId="77777777" w:rsidTr="00D70F3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64FBF8D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186CD2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p w14:paraId="1B78A0E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DC20BB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84976F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5653D17"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7E57C0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29D3651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DD91F2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7D8E180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70F3A" w:rsidRPr="0009511C" w14:paraId="475F2103" w14:textId="77777777" w:rsidTr="00D70F3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652FF4ED"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BD427EC"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150C844B"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C3BF8F4"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3CA7BF6"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A02659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900D1F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F839E5D"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r>
      <w:tr w:rsidR="00D70F3A" w:rsidRPr="0009511C" w14:paraId="1F55B4F8"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782580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E7768D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5FD122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8AF835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04F956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82250C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780BD8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0F3AD8D" w14:textId="77777777" w:rsidR="00D70F3A" w:rsidRPr="0009511C" w:rsidRDefault="00D70F3A" w:rsidP="00D70F3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70F3A" w:rsidRPr="0009511C" w14:paraId="0CABB6D1"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60C5128"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11924051"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32BA17E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832CBE9"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FC573D3"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4F938C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802E21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61A832A4" w14:textId="77777777" w:rsidR="00D70F3A" w:rsidRPr="0009511C" w:rsidRDefault="00D70F3A" w:rsidP="00D70F3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70F3A" w:rsidRPr="0009511C" w14:paraId="5567771E"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32911F5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46CBF14"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AEB0DA6"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67779AB"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08338DD"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529426A"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AE5A4F8"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6F66402" w14:textId="77777777" w:rsidR="00D70F3A" w:rsidRPr="0009511C" w:rsidRDefault="00D70F3A" w:rsidP="00D70F3A">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7D51A44B" w14:textId="77777777" w:rsidR="00D70F3A" w:rsidRPr="0009511C" w:rsidRDefault="00D70F3A" w:rsidP="00D70F3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12C07F2F" w14:textId="77777777" w:rsidTr="00D70F3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018CEC0"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70F3A" w:rsidRPr="0009511C" w14:paraId="779F4D6F" w14:textId="77777777" w:rsidTr="00D70F3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7DDBE2F8"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56A9994" w14:textId="77777777" w:rsidR="00D70F3A" w:rsidRPr="0009511C" w:rsidRDefault="00D70F3A" w:rsidP="00D70F3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74F07395" w14:textId="77777777" w:rsidTr="00D70F3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5929F27"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D70F3A" w:rsidRPr="0009511C" w14:paraId="54470998" w14:textId="77777777" w:rsidTr="00D70F3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78F01DB"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44800A8" w14:textId="77777777" w:rsidR="00D70F3A" w:rsidRDefault="00D70F3A" w:rsidP="00D70F3A">
      <w:pPr>
        <w:spacing w:before="0" w:beforeAutospacing="0" w:after="200" w:afterAutospacing="0" w:line="276" w:lineRule="auto"/>
        <w:rPr>
          <w:rFonts w:ascii="David" w:eastAsia="Calibri" w:hAnsi="David" w:cs="David"/>
          <w:b/>
          <w:bCs/>
          <w:sz w:val="24"/>
          <w:szCs w:val="24"/>
          <w:u w:val="single"/>
          <w:rtl/>
          <w:lang w:eastAsia="he-IL"/>
        </w:rPr>
      </w:pPr>
    </w:p>
    <w:p w14:paraId="194E1137" w14:textId="77777777" w:rsidR="00D70F3A" w:rsidRDefault="00D70F3A" w:rsidP="00D70F3A">
      <w:pPr>
        <w:spacing w:before="0" w:beforeAutospacing="0" w:after="200" w:afterAutospacing="0" w:line="276" w:lineRule="auto"/>
        <w:rPr>
          <w:rFonts w:ascii="David" w:eastAsia="Calibri" w:hAnsi="David" w:cs="David"/>
          <w:b/>
          <w:bCs/>
          <w:sz w:val="24"/>
          <w:szCs w:val="24"/>
          <w:u w:val="single"/>
          <w:rtl/>
          <w:lang w:eastAsia="he-IL"/>
        </w:rPr>
      </w:pPr>
    </w:p>
    <w:p w14:paraId="62F718D6" w14:textId="77777777" w:rsidR="00D70F3A" w:rsidRPr="0009511C" w:rsidRDefault="00D70F3A" w:rsidP="00D70F3A">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2F01D1F0" w14:textId="77777777" w:rsidTr="00D70F3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C80A9E0"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70F3A" w:rsidRPr="0009511C" w14:paraId="6956268A" w14:textId="77777777" w:rsidTr="00D70F3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3DFBCAD" w14:textId="77777777" w:rsidR="00D70F3A" w:rsidRPr="0009511C" w:rsidRDefault="00D70F3A" w:rsidP="00D70F3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29117957" w14:textId="77777777" w:rsidR="00D70F3A" w:rsidRPr="0009511C" w:rsidRDefault="00D70F3A" w:rsidP="00D70F3A">
      <w:pPr>
        <w:spacing w:before="0" w:beforeAutospacing="0" w:after="200" w:afterAutospacing="0" w:line="276" w:lineRule="auto"/>
        <w:rPr>
          <w:rFonts w:ascii="David" w:eastAsia="Calibri" w:hAnsi="David" w:cs="David"/>
          <w:sz w:val="24"/>
          <w:szCs w:val="24"/>
          <w:rtl/>
          <w:lang w:eastAsia="he-IL"/>
        </w:rPr>
      </w:pPr>
    </w:p>
    <w:p w14:paraId="1E68C617" w14:textId="77777777" w:rsidR="00D70F3A" w:rsidRPr="00B27B4C" w:rsidRDefault="00D70F3A" w:rsidP="00D70F3A">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4841EC6"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B9D512B"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D3FC426"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254C45D"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8FE069E"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450A547"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4E17261"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7EDC80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820B29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9709EE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08CDF6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7636A4D"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BF1FDC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DA204D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A0EA33"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0"/>
          <w:rtl/>
          <w:lang w:eastAsia="he-IL"/>
        </w:rPr>
        <w:br w:type="page"/>
      </w:r>
    </w:p>
    <w:p w14:paraId="2745798D" w14:textId="77777777" w:rsidR="00650D2D" w:rsidRPr="00650D2D" w:rsidRDefault="00650D2D" w:rsidP="00650D2D">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50D2D">
        <w:rPr>
          <w:rFonts w:ascii="Times New Roman" w:eastAsia="Times New Roman" w:hAnsi="Times New Roman" w:cs="David"/>
          <w:bCs/>
          <w:sz w:val="24"/>
          <w:szCs w:val="24"/>
          <w:u w:val="single"/>
          <w:rtl/>
          <w:lang w:eastAsia="he-IL"/>
        </w:rPr>
        <w:t xml:space="preserve">נספח </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ח</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w:t>
      </w:r>
    </w:p>
    <w:p w14:paraId="2F54D397"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44618A0"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רשימת התוכניות והמסמכים שעל המתכנן להנפיק</w:t>
      </w:r>
    </w:p>
    <w:p w14:paraId="702BAAFB" w14:textId="77777777" w:rsidR="00650D2D" w:rsidRPr="00650D2D" w:rsidRDefault="00650D2D" w:rsidP="00650D2D">
      <w:pPr>
        <w:widowControl w:val="0"/>
        <w:bidi w:val="0"/>
        <w:spacing w:before="0" w:beforeAutospacing="0" w:after="0" w:afterAutospacing="0" w:line="240" w:lineRule="auto"/>
        <w:ind w:firstLine="720"/>
        <w:jc w:val="center"/>
        <w:rPr>
          <w:rFonts w:ascii="Times New Roman" w:eastAsia="Times New Roman" w:hAnsi="Times New Roman" w:cs="David"/>
          <w:b/>
          <w:bCs/>
          <w:sz w:val="20"/>
          <w:szCs w:val="20"/>
          <w:u w:val="single"/>
          <w:rtl/>
          <w:lang w:eastAsia="he-IL"/>
        </w:rPr>
      </w:pPr>
    </w:p>
    <w:p w14:paraId="564B5EDC" w14:textId="77777777" w:rsidR="00650D2D" w:rsidRPr="00650D2D" w:rsidRDefault="00650D2D" w:rsidP="00650D2D">
      <w:pPr>
        <w:widowControl w:val="0"/>
        <w:spacing w:before="0" w:beforeAutospacing="0" w:after="0" w:afterAutospacing="0" w:line="240" w:lineRule="auto"/>
        <w:ind w:firstLine="89"/>
        <w:jc w:val="center"/>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מסמך זה מהווה השלמה לנספח ב' ואינו גורע ממנו</w:t>
      </w:r>
    </w:p>
    <w:p w14:paraId="24830B8B" w14:textId="77777777" w:rsidR="00650D2D" w:rsidRPr="00650D2D" w:rsidRDefault="00650D2D" w:rsidP="00650D2D">
      <w:pPr>
        <w:spacing w:before="0" w:beforeAutospacing="0" w:after="0" w:afterAutospacing="0" w:line="360" w:lineRule="auto"/>
        <w:ind w:right="2160" w:hanging="720"/>
        <w:jc w:val="right"/>
        <w:rPr>
          <w:rFonts w:ascii="Times New Roman" w:eastAsia="Times New Roman" w:hAnsi="Times New Roman" w:cs="David"/>
          <w:sz w:val="24"/>
          <w:szCs w:val="24"/>
          <w:rtl/>
          <w:lang w:eastAsia="he-IL"/>
        </w:rPr>
      </w:pPr>
    </w:p>
    <w:p w14:paraId="525EA35E" w14:textId="77777777" w:rsidR="00650D2D" w:rsidRPr="00650D2D" w:rsidRDefault="00650D2D" w:rsidP="00650D2D">
      <w:pPr>
        <w:spacing w:before="0" w:beforeAutospacing="0" w:after="0" w:afterAutospacing="0" w:line="360" w:lineRule="auto"/>
        <w:ind w:left="1440" w:righ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כל התכניות הנדרשות עפ"י נספח ב' בקנה מידה מתאים.</w:t>
      </w:r>
    </w:p>
    <w:p w14:paraId="13AE3F1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EB81FF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תכניות תנוחה כללית.</w:t>
      </w:r>
    </w:p>
    <w:p w14:paraId="18AE235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B8D87D4"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 xml:space="preserve">תכניות לבצוע עבודות עפר בכבישים </w:t>
      </w:r>
      <w:r w:rsidRPr="00650D2D">
        <w:rPr>
          <w:rFonts w:ascii="Times New Roman" w:eastAsia="Times New Roman" w:hAnsi="Times New Roman" w:cs="David"/>
          <w:sz w:val="24"/>
          <w:szCs w:val="24"/>
          <w:u w:val="single"/>
          <w:rtl/>
          <w:lang w:eastAsia="he-IL"/>
        </w:rPr>
        <w:t>ובמגרשים</w:t>
      </w:r>
      <w:r w:rsidRPr="00650D2D">
        <w:rPr>
          <w:rFonts w:ascii="Times New Roman" w:eastAsia="Times New Roman" w:hAnsi="Times New Roman" w:cs="David"/>
          <w:sz w:val="24"/>
          <w:szCs w:val="24"/>
          <w:rtl/>
          <w:lang w:eastAsia="he-IL"/>
        </w:rPr>
        <w:t>.</w:t>
      </w:r>
    </w:p>
    <w:p w14:paraId="2FA0D31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7CE012D"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פרטים.</w:t>
      </w:r>
    </w:p>
    <w:p w14:paraId="450FF88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0BF5E4B"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חתכים טיפוסיים.</w:t>
      </w:r>
    </w:p>
    <w:p w14:paraId="18911CA5"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2049EA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6.</w:t>
      </w:r>
      <w:r w:rsidRPr="00650D2D">
        <w:rPr>
          <w:rFonts w:ascii="Times New Roman" w:eastAsia="Times New Roman" w:hAnsi="Times New Roman" w:cs="David"/>
          <w:sz w:val="24"/>
          <w:szCs w:val="24"/>
          <w:rtl/>
          <w:lang w:eastAsia="he-IL"/>
        </w:rPr>
        <w:tab/>
        <w:t>חתכים לרוחב הכבישים.</w:t>
      </w:r>
    </w:p>
    <w:p w14:paraId="5647A67D"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5CAF53C"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7.</w:t>
      </w:r>
      <w:r w:rsidRPr="00650D2D">
        <w:rPr>
          <w:rFonts w:ascii="Times New Roman" w:eastAsia="Times New Roman" w:hAnsi="Times New Roman" w:cs="David"/>
          <w:sz w:val="24"/>
          <w:szCs w:val="24"/>
          <w:rtl/>
          <w:lang w:eastAsia="he-IL"/>
        </w:rPr>
        <w:tab/>
        <w:t>תכניות סימון וצביעה.</w:t>
      </w:r>
    </w:p>
    <w:p w14:paraId="262EC0E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AAA7FE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8.</w:t>
      </w:r>
      <w:r w:rsidRPr="00650D2D">
        <w:rPr>
          <w:rFonts w:ascii="Times New Roman" w:eastAsia="Times New Roman" w:hAnsi="Times New Roman" w:cs="David"/>
          <w:sz w:val="24"/>
          <w:szCs w:val="24"/>
          <w:rtl/>
          <w:lang w:eastAsia="he-IL"/>
        </w:rPr>
        <w:tab/>
        <w:t>טבלאות מאזן חניה.</w:t>
      </w:r>
    </w:p>
    <w:p w14:paraId="29F8DC84"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B307E82"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9.</w:t>
      </w:r>
      <w:r w:rsidRPr="00650D2D">
        <w:rPr>
          <w:rFonts w:ascii="Times New Roman" w:eastAsia="Times New Roman" w:hAnsi="Times New Roman" w:cs="David"/>
          <w:sz w:val="24"/>
          <w:szCs w:val="24"/>
          <w:rtl/>
          <w:lang w:eastAsia="he-IL"/>
        </w:rPr>
        <w:tab/>
        <w:t>תכניות החניה, סדור התאים, מידות כלליות של דרכי גישה, רדיוס סיבוב ושיפועים.</w:t>
      </w:r>
    </w:p>
    <w:p w14:paraId="1E7210C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8FB5E9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10.</w:t>
      </w:r>
      <w:r w:rsidRPr="00650D2D">
        <w:rPr>
          <w:rFonts w:ascii="Times New Roman" w:eastAsia="Times New Roman" w:hAnsi="Times New Roman" w:cs="David"/>
          <w:sz w:val="24"/>
          <w:szCs w:val="24"/>
          <w:rtl/>
          <w:lang w:eastAsia="he-IL"/>
        </w:rPr>
        <w:tab/>
        <w:t>תכניות סימון תאי חניה, מקום אבני שפה, מדרכות והגבהות.</w:t>
      </w:r>
    </w:p>
    <w:p w14:paraId="7E67AF32"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6AB91F27"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תכניות תמרור, צביעה ושילוט תנועתי.</w:t>
      </w:r>
    </w:p>
    <w:p w14:paraId="5AECFD1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0B6916E"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מפרטים וכתבי כמויות לסעיפי השתית, תשתית, גמר עליון לכבישים, אבני שפה ואבני אי, מפרטי חניה, תמרור, צביעה ושילוט תנועתי, ציוד ואביזרים תחבורתיים. אומדן מפורט.</w:t>
      </w:r>
    </w:p>
    <w:p w14:paraId="06F611A4"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90F6A8A"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כל תכנית ו/או מסמך אחר שידרשו במהלך התכנון והביצוע על מנת לקבל עבודה מושלמת, בהתאם לשקול המנהל.</w:t>
      </w:r>
    </w:p>
    <w:p w14:paraId="4F76FF2E" w14:textId="77777777" w:rsidR="00650D2D" w:rsidRPr="00650D2D" w:rsidRDefault="00650D2D" w:rsidP="00650D2D">
      <w:pPr>
        <w:widowControl w:val="0"/>
        <w:spacing w:before="0" w:beforeAutospacing="0" w:after="0" w:afterAutospacing="0" w:line="240" w:lineRule="auto"/>
        <w:ind w:right="720" w:hanging="720"/>
        <w:rPr>
          <w:rFonts w:ascii="Times New Roman" w:eastAsia="Times New Roman" w:hAnsi="Times New Roman" w:cs="David"/>
          <w:sz w:val="24"/>
          <w:szCs w:val="24"/>
          <w:rtl/>
          <w:lang w:eastAsia="he-IL"/>
        </w:rPr>
      </w:pPr>
    </w:p>
    <w:p w14:paraId="232879C1" w14:textId="77777777" w:rsidR="00650D2D" w:rsidRPr="00650D2D" w:rsidRDefault="00650D2D" w:rsidP="00650D2D">
      <w:pPr>
        <w:widowControl w:val="0"/>
        <w:spacing w:before="0" w:beforeAutospacing="0" w:after="0" w:afterAutospacing="0" w:line="240" w:lineRule="auto"/>
        <w:ind w:left="651"/>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14.</w:t>
      </w:r>
      <w:r w:rsidRPr="00650D2D">
        <w:rPr>
          <w:rFonts w:ascii="Times New Roman" w:eastAsia="Times New Roman" w:hAnsi="Times New Roman" w:cs="David"/>
          <w:sz w:val="24"/>
          <w:szCs w:val="24"/>
          <w:rtl/>
          <w:lang w:eastAsia="he-IL"/>
        </w:rPr>
        <w:tab/>
        <w:t>רשימות מעודכנות של תוכניות כולל תאריך ומספר מהדורה – לפחות פעם בחודש.</w:t>
      </w:r>
    </w:p>
    <w:p w14:paraId="62D3A61F"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C98D843"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15.</w:t>
      </w:r>
      <w:r w:rsidRPr="00650D2D">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r w:rsidRPr="00650D2D">
        <w:rPr>
          <w:rFonts w:ascii="Times New Roman" w:eastAsia="Times New Roman" w:hAnsi="Times New Roman" w:cs="David"/>
          <w:sz w:val="24"/>
          <w:szCs w:val="24"/>
          <w:rtl/>
          <w:lang w:eastAsia="he-IL"/>
        </w:rPr>
        <w:br/>
      </w:r>
    </w:p>
    <w:p w14:paraId="3EAD7CD9"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16.</w:t>
      </w:r>
      <w:r w:rsidRPr="00650D2D">
        <w:rPr>
          <w:rFonts w:ascii="Times New Roman" w:eastAsia="Times New Roman" w:hAnsi="Times New Roman" w:cs="David"/>
          <w:sz w:val="24"/>
          <w:szCs w:val="24"/>
          <w:rtl/>
          <w:lang w:eastAsia="he-IL"/>
        </w:rPr>
        <w:tab/>
        <w:t>כל שאר תוכניות הביצוע המתחייבות מכל תקן ודין לרבות אך לא רק מחלקיו השונים של ת"י 1547 – "תכניות ביצוע לבניינים ולעבודות פיתוח סביבתי".</w:t>
      </w:r>
    </w:p>
    <w:p w14:paraId="209B6A13" w14:textId="77777777" w:rsidR="00650D2D" w:rsidRPr="00650D2D" w:rsidRDefault="00650D2D" w:rsidP="00650D2D">
      <w:pPr>
        <w:widowControl w:val="0"/>
        <w:spacing w:before="0" w:beforeAutospacing="0" w:after="0" w:afterAutospacing="0" w:line="240" w:lineRule="auto"/>
        <w:ind w:hanging="720"/>
        <w:rPr>
          <w:rFonts w:ascii="Times New Roman" w:eastAsia="Times New Roman" w:hAnsi="Times New Roman" w:cs="David"/>
          <w:sz w:val="24"/>
          <w:szCs w:val="24"/>
          <w:rtl/>
        </w:rPr>
      </w:pPr>
    </w:p>
    <w:p w14:paraId="05411B3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כל המסמכים והתכניות יערכו בשפה העברית</w:t>
      </w:r>
    </w:p>
    <w:p w14:paraId="2DBCFAC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650D2D">
        <w:rPr>
          <w:rFonts w:ascii="Times New Roman" w:eastAsia="Times New Roman" w:hAnsi="Times New Roman" w:cs="David"/>
          <w:b/>
          <w:bCs/>
          <w:sz w:val="24"/>
          <w:szCs w:val="24"/>
          <w:u w:val="single"/>
          <w:rtl/>
          <w:lang w:eastAsia="he-IL"/>
        </w:rPr>
        <w:br w:type="page"/>
      </w:r>
    </w:p>
    <w:p w14:paraId="45EE2F56" w14:textId="77777777" w:rsidR="00C936C9" w:rsidRPr="00B27B4C" w:rsidRDefault="00C936C9" w:rsidP="00C936C9">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5D9ADE2B"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949EEFD"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446231CF"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61D9A22"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8AECC37"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4DD26DC"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3288755" w14:textId="04D89A3C" w:rsidR="00C936C9" w:rsidRDefault="00BD10BE"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210270C408447FA86A988BF42F36C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A54E9">
            <w:rPr>
              <w:rFonts w:ascii="Times New Roman" w:eastAsia="Times New Roman" w:hAnsi="Times New Roman" w:cs="David" w:hint="cs"/>
              <w:color w:val="008000"/>
              <w:sz w:val="24"/>
              <w:szCs w:val="24"/>
              <w:rtl/>
              <w:lang w:eastAsia="he-IL"/>
            </w:rPr>
            <w:br/>
            <w:t>אפריקה ישראל מגורים בע"מ</w:t>
          </w:r>
          <w:r w:rsidR="00AA54E9">
            <w:rPr>
              <w:rFonts w:ascii="Times New Roman" w:eastAsia="Times New Roman" w:hAnsi="Times New Roman" w:cs="David" w:hint="cs"/>
              <w:color w:val="008000"/>
              <w:sz w:val="24"/>
              <w:szCs w:val="24"/>
              <w:rtl/>
              <w:lang w:eastAsia="he-IL"/>
            </w:rPr>
            <w:br/>
            <w:t>יוני נתניהו 1 ג' אור יהודה</w:t>
          </w:r>
          <w:r w:rsidR="00AA54E9">
            <w:rPr>
              <w:rFonts w:ascii="Times New Roman" w:eastAsia="Times New Roman" w:hAnsi="Times New Roman" w:cs="David" w:hint="cs"/>
              <w:color w:val="008000"/>
              <w:sz w:val="24"/>
              <w:szCs w:val="24"/>
              <w:rtl/>
              <w:lang w:eastAsia="he-IL"/>
            </w:rPr>
            <w:br/>
            <w:t>מ.ז 52-003476-0</w:t>
          </w:r>
          <w:r w:rsidR="00AA54E9">
            <w:rPr>
              <w:rFonts w:ascii="Times New Roman" w:eastAsia="Times New Roman" w:hAnsi="Times New Roman" w:cs="David" w:hint="cs"/>
              <w:color w:val="008000"/>
              <w:sz w:val="24"/>
              <w:szCs w:val="24"/>
              <w:rtl/>
              <w:lang w:eastAsia="he-IL"/>
            </w:rPr>
            <w:br/>
          </w:r>
        </w:sdtContent>
      </w:sdt>
      <w:r w:rsidR="00C936C9" w:rsidRPr="00B27B4C">
        <w:rPr>
          <w:rFonts w:ascii="Times New Roman" w:eastAsia="Times New Roman" w:hAnsi="Times New Roman" w:cs="David" w:hint="cs"/>
          <w:color w:val="008000"/>
          <w:sz w:val="24"/>
          <w:szCs w:val="24"/>
          <w:rtl/>
          <w:lang w:eastAsia="he-IL"/>
        </w:rPr>
        <w:br/>
      </w:r>
    </w:p>
    <w:p w14:paraId="54DCB7AC" w14:textId="77777777" w:rsidR="00C936C9" w:rsidRPr="00B27B4C" w:rsidRDefault="00C936C9"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327F1BA0"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153904E"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DD3EF9C"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69BDD09"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47B5FEF" w14:textId="51B5187D" w:rsidR="00C936C9" w:rsidRPr="00B27B4C" w:rsidRDefault="00C936C9" w:rsidP="00C936C9">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CB38312465E4355806A6F0CC7E0F2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AA54E9">
            <w:rPr>
              <w:rFonts w:ascii="Times New Roman" w:eastAsia="Times New Roman" w:hAnsi="Times New Roman" w:cs="David"/>
              <w:color w:val="008000"/>
              <w:sz w:val="24"/>
              <w:szCs w:val="24"/>
              <w:rtl/>
              <w:lang w:eastAsia="he-IL"/>
            </w:rPr>
            <w:t>תדם הנדסה אזרחית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35D877D7229D4AED9CCF29FE2B54EC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0F1CD4" w:rsidRPr="003059F5">
            <w:rPr>
              <w:rStyle w:val="PlaceholderText"/>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4AF54EEACA940F3B8755299FFAFFE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F34B46">
            <w:rPr>
              <w:rFonts w:ascii="Times New Roman" w:eastAsia="Times New Roman" w:hAnsi="Times New Roman" w:cs="David" w:hint="cs"/>
              <w:color w:val="008000"/>
              <w:sz w:val="24"/>
              <w:szCs w:val="24"/>
              <w:rtl/>
            </w:rPr>
            <w:t xml:space="preserve">תכנון ויעוץ תנועה וחניות בפרוקיט </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C1C4079"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2E2241F"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907BA6"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E46699"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40C684"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20C5BA4"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5F248A6D"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7DF6E83"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9F552E" w14:textId="77777777" w:rsidR="00C936C9" w:rsidRPr="00B27B4C"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893AB64" w14:textId="140504D5" w:rsidR="00C936C9" w:rsidRPr="00B27B4C" w:rsidRDefault="00BD10BE" w:rsidP="00C936C9">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D72B3568F4480F98DAA40FB698A9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A54E9">
            <w:rPr>
              <w:rFonts w:ascii="Times New Roman" w:eastAsia="Times New Roman" w:hAnsi="Times New Roman" w:cs="David"/>
              <w:color w:val="00B0F0"/>
              <w:sz w:val="20"/>
              <w:szCs w:val="24"/>
              <w:u w:val="single"/>
              <w:rtl/>
              <w:lang w:eastAsia="he-IL"/>
            </w:rPr>
            <w:t>תדם הנדסה אזרחית בע"מ</w:t>
          </w:r>
        </w:sdtContent>
      </w:sdt>
    </w:p>
    <w:p w14:paraId="2422E18A"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933262D"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A4C6B48"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10BC8852"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BC65921"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73560853" w14:textId="77777777" w:rsidR="00C936C9" w:rsidRPr="00B27B4C" w:rsidRDefault="00C936C9" w:rsidP="00C936C9">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68A40FA" w14:textId="4A6B3B36"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3E27C68398F48DD80A52C952532D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AA54E9">
            <w:rPr>
              <w:rFonts w:ascii="Times New Roman" w:eastAsia="Times New Roman" w:hAnsi="Times New Roman" w:cs="David" w:hint="cs"/>
              <w:color w:val="008000"/>
              <w:sz w:val="24"/>
              <w:szCs w:val="24"/>
              <w:rtl/>
              <w:lang w:eastAsia="he-IL"/>
            </w:rPr>
            <w:br/>
            <w:t>אפריקה ישראל מגורים בע"מ</w:t>
          </w:r>
          <w:r w:rsidR="00AA54E9">
            <w:rPr>
              <w:rFonts w:ascii="Times New Roman" w:eastAsia="Times New Roman" w:hAnsi="Times New Roman" w:cs="David" w:hint="cs"/>
              <w:color w:val="008000"/>
              <w:sz w:val="24"/>
              <w:szCs w:val="24"/>
              <w:rtl/>
              <w:lang w:eastAsia="he-IL"/>
            </w:rPr>
            <w:br/>
            <w:t>יוני נתניהו 1 ג' אור יהודה</w:t>
          </w:r>
          <w:r w:rsidR="00AA54E9">
            <w:rPr>
              <w:rFonts w:ascii="Times New Roman" w:eastAsia="Times New Roman" w:hAnsi="Times New Roman" w:cs="David" w:hint="cs"/>
              <w:color w:val="008000"/>
              <w:sz w:val="24"/>
              <w:szCs w:val="24"/>
              <w:rtl/>
              <w:lang w:eastAsia="he-IL"/>
            </w:rPr>
            <w:br/>
            <w:t>מ.ז 52-003476-0</w:t>
          </w:r>
          <w:r w:rsidR="00AA54E9">
            <w:rPr>
              <w:rFonts w:ascii="Times New Roman" w:eastAsia="Times New Roman" w:hAnsi="Times New Roman" w:cs="David" w:hint="cs"/>
              <w:color w:val="008000"/>
              <w:sz w:val="24"/>
              <w:szCs w:val="24"/>
              <w:rtl/>
              <w:lang w:eastAsia="he-IL"/>
            </w:rPr>
            <w:br/>
          </w:r>
        </w:sdtContent>
      </w:sdt>
    </w:p>
    <w:p w14:paraId="40EB9528"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C5ED4F"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C2DB80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0F8E312" w14:textId="672E9063"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8AFDDAB72756462C903AAEE18D1EA1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0F1CD4" w:rsidRPr="003059F5">
            <w:rPr>
              <w:rStyle w:val="PlaceholderText"/>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6E41A2FC6E8348C4BD83FDF8535C4B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1-11T00:00:00Z">
            <w:dateFormat w:val="dd/MM/yyyy"/>
            <w:lid w:val="he-IL"/>
            <w:storeMappedDataAs w:val="dateTime"/>
            <w:calendar w:val="gregorian"/>
          </w:date>
        </w:sdtPr>
        <w:sdtEndPr>
          <w:rPr>
            <w:rFonts w:hint="cs"/>
          </w:rPr>
        </w:sdtEndPr>
        <w:sdtContent>
          <w:r w:rsidR="00AA54E9">
            <w:rPr>
              <w:rFonts w:ascii="Times New Roman" w:eastAsia="Times New Roman" w:hAnsi="Times New Roman" w:cs="David" w:hint="cs"/>
              <w:color w:val="008000"/>
              <w:sz w:val="24"/>
              <w:szCs w:val="24"/>
              <w:rtl/>
              <w:lang w:eastAsia="he-IL"/>
            </w:rPr>
            <w:t>‏11/11/2021</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372BE1D0"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982ABD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5078205"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C13B9A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BC6329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D8F3BB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AF2E7A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AE85A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9494ABA"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BC4A839"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27666B5"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34ED29F"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1F2DF5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D6E6185" w14:textId="77777777" w:rsidR="00C936C9" w:rsidRPr="00B27B4C" w:rsidRDefault="00C936C9" w:rsidP="00C936C9">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EA01A83"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1F25DC59"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0A83041F"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F41DF2B" w14:textId="19AB30F4"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57F46D5906E7406C81F1A7CAEA351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AA54E9">
            <w:rPr>
              <w:rFonts w:ascii="Times New Roman" w:eastAsia="Times New Roman" w:hAnsi="Times New Roman" w:cs="David"/>
              <w:color w:val="00B0F0"/>
              <w:sz w:val="20"/>
              <w:szCs w:val="24"/>
              <w:u w:val="single"/>
              <w:rtl/>
              <w:lang w:eastAsia="he-IL"/>
            </w:rPr>
            <w:t>תדם הנדסה אזרחית בע"מ</w:t>
          </w:r>
        </w:sdtContent>
      </w:sdt>
    </w:p>
    <w:p w14:paraId="7D1B608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E529760"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185F53F" w14:textId="77777777" w:rsidR="00C936C9"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B1E54A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05A200D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3078CFA" w14:textId="77777777" w:rsidR="00C936C9" w:rsidRPr="00B27B4C" w:rsidRDefault="00C936C9" w:rsidP="00C936C9">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3B82E3C" w14:textId="77777777" w:rsidR="00C936C9" w:rsidRPr="00B27B4C" w:rsidRDefault="00C936C9" w:rsidP="00C936C9">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BD27E5B" w14:textId="77777777" w:rsidR="00C936C9" w:rsidRPr="00B27B4C" w:rsidRDefault="00C936C9" w:rsidP="00C936C9">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5461245" w14:textId="77777777" w:rsidR="00C936C9" w:rsidRPr="00B27B4C" w:rsidRDefault="00C936C9" w:rsidP="00C936C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C37B72A"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07A6E6B"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03EAE680"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659977FE" w14:textId="77777777" w:rsidR="00C936C9" w:rsidRPr="00B27B4C" w:rsidRDefault="00C936C9" w:rsidP="00C936C9">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B9D2DA7" w14:textId="77777777" w:rsidR="00C936C9" w:rsidRPr="00134C85" w:rsidRDefault="00C936C9" w:rsidP="00C936C9">
      <w:pPr>
        <w:rPr>
          <w:rFonts w:ascii="David" w:hAnsi="David" w:cs="David"/>
        </w:rPr>
      </w:pPr>
    </w:p>
    <w:p w14:paraId="67ED4C76" w14:textId="77777777" w:rsidR="001A69D5" w:rsidRPr="00C936C9" w:rsidRDefault="001A69D5" w:rsidP="00C936C9">
      <w:pPr>
        <w:keepNext/>
        <w:widowControl w:val="0"/>
        <w:spacing w:before="0" w:beforeAutospacing="0" w:after="0" w:afterAutospacing="0" w:line="240" w:lineRule="auto"/>
        <w:jc w:val="center"/>
        <w:outlineLvl w:val="7"/>
        <w:rPr>
          <w:rtl/>
        </w:rPr>
      </w:pPr>
    </w:p>
    <w:sectPr w:rsidR="001A69D5" w:rsidRPr="00C936C9"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B28A14" w14:textId="77777777" w:rsidR="00BD10BE" w:rsidRDefault="00BD10BE" w:rsidP="00AF234B">
      <w:pPr>
        <w:spacing w:before="0" w:after="0" w:line="240" w:lineRule="auto"/>
      </w:pPr>
      <w:r>
        <w:separator/>
      </w:r>
    </w:p>
  </w:endnote>
  <w:endnote w:type="continuationSeparator" w:id="0">
    <w:p w14:paraId="249E771A" w14:textId="77777777" w:rsidR="00BD10BE" w:rsidRDefault="00BD10BE" w:rsidP="00AF234B">
      <w:pPr>
        <w:spacing w:before="0" w:after="0" w:line="240" w:lineRule="auto"/>
      </w:pPr>
      <w:r>
        <w:continuationSeparator/>
      </w:r>
    </w:p>
  </w:endnote>
  <w:endnote w:type="continuationNotice" w:id="1">
    <w:p w14:paraId="73A27621" w14:textId="77777777" w:rsidR="00BD10BE" w:rsidRDefault="00BD10B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06"/>
      <w:gridCol w:w="2810"/>
      <w:gridCol w:w="232"/>
      <w:gridCol w:w="1037"/>
      <w:gridCol w:w="1811"/>
    </w:tblGrid>
    <w:tr w:rsidR="00BD10BE" w:rsidRPr="00F9528C" w14:paraId="3C64096B" w14:textId="77777777" w:rsidTr="00D70F3A">
      <w:tc>
        <w:tcPr>
          <w:tcW w:w="753" w:type="dxa"/>
        </w:tcPr>
        <w:p w14:paraId="1FB31516" w14:textId="77777777" w:rsidR="00BD10BE" w:rsidRPr="00F9528C" w:rsidRDefault="00BD10BE"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343CAEA1" w14:textId="77777777" w:rsidR="00BD10BE" w:rsidRPr="00F9528C" w:rsidRDefault="00BD10BE" w:rsidP="00D70F3A">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גבעת הכלניות ( טרם ניתן שם לפרויקט )</w:t>
              </w:r>
            </w:p>
          </w:tc>
        </w:sdtContent>
      </w:sdt>
      <w:tc>
        <w:tcPr>
          <w:tcW w:w="2232" w:type="dxa"/>
        </w:tcPr>
        <w:p w14:paraId="170434D3" w14:textId="77777777" w:rsidR="00BD10BE" w:rsidRPr="00F9528C" w:rsidRDefault="00BD10BE"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תנועה</w:t>
              </w:r>
            </w:sdtContent>
          </w:sdt>
        </w:p>
      </w:tc>
      <w:tc>
        <w:tcPr>
          <w:tcW w:w="236" w:type="dxa"/>
        </w:tcPr>
        <w:p w14:paraId="176B506E" w14:textId="77777777" w:rsidR="00BD10BE" w:rsidRPr="00F9528C" w:rsidRDefault="00BD10BE" w:rsidP="00D70F3A">
          <w:pPr>
            <w:tabs>
              <w:tab w:val="center" w:pos="4153"/>
              <w:tab w:val="right" w:pos="8306"/>
            </w:tabs>
            <w:spacing w:before="0" w:after="0" w:line="240" w:lineRule="auto"/>
            <w:rPr>
              <w:rFonts w:ascii="David" w:hAnsi="David"/>
              <w:sz w:val="16"/>
              <w:szCs w:val="16"/>
              <w:rtl/>
            </w:rPr>
          </w:pPr>
        </w:p>
      </w:tc>
      <w:tc>
        <w:tcPr>
          <w:tcW w:w="1129" w:type="dxa"/>
        </w:tcPr>
        <w:p w14:paraId="0AF95445" w14:textId="77777777" w:rsidR="00BD10BE" w:rsidRPr="00F9528C" w:rsidRDefault="00BD10BE" w:rsidP="00D70F3A">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1A229969" w14:textId="400EDCB3" w:rsidR="00BD10BE" w:rsidRPr="00F9528C" w:rsidRDefault="00BD10BE" w:rsidP="00D70F3A">
              <w:pPr>
                <w:tabs>
                  <w:tab w:val="center" w:pos="4153"/>
                  <w:tab w:val="right" w:pos="8306"/>
                </w:tabs>
                <w:spacing w:before="0" w:after="0" w:line="240" w:lineRule="auto"/>
                <w:rPr>
                  <w:rFonts w:ascii="David" w:hAnsi="David"/>
                  <w:sz w:val="20"/>
                  <w:szCs w:val="20"/>
                  <w:rtl/>
                </w:rPr>
              </w:pPr>
              <w:del w:id="1" w:author="Avi Cohen" w:date="2021-09-09T11:31:00Z">
                <w:r w:rsidDel="00AA54E9">
                  <w:rPr>
                    <w:rFonts w:ascii="David" w:hAnsi="David" w:hint="cs"/>
                    <w:sz w:val="20"/>
                    <w:szCs w:val="20"/>
                  </w:rPr>
                  <w:delText>CONT-5-663</w:delText>
                </w:r>
              </w:del>
              <w:ins w:id="2" w:author="Avi Cohen" w:date="2021-09-09T11:31:00Z">
                <w:r>
                  <w:rPr>
                    <w:rFonts w:ascii="David" w:hAnsi="David" w:hint="cs"/>
                    <w:sz w:val="20"/>
                    <w:szCs w:val="20"/>
                  </w:rPr>
                  <w:t>CO</w:t>
                </w:r>
                <w:r>
                  <w:rPr>
                    <w:rFonts w:ascii="David" w:hAnsi="David" w:hint="cs"/>
                    <w:sz w:val="20"/>
                    <w:szCs w:val="20"/>
                    <w:rtl/>
                  </w:rPr>
                  <w:t>NT-10-2099</w:t>
                </w:r>
              </w:ins>
            </w:p>
          </w:tc>
        </w:sdtContent>
      </w:sdt>
    </w:tr>
    <w:tr w:rsidR="00BD10BE" w:rsidRPr="00F9528C" w14:paraId="464A5D72" w14:textId="77777777" w:rsidTr="00D70F3A">
      <w:tc>
        <w:tcPr>
          <w:tcW w:w="753" w:type="dxa"/>
        </w:tcPr>
        <w:p w14:paraId="64CA1128" w14:textId="77777777" w:rsidR="00BD10BE" w:rsidRPr="00F9528C" w:rsidRDefault="00BD10BE"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370109B8" w14:textId="1FFD73A4" w:rsidR="00BD10BE" w:rsidRPr="00F9528C" w:rsidRDefault="00BD10BE" w:rsidP="00D70F3A">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תדם הנדסה אזרחית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BD10BE" w:rsidRPr="00F9528C" w14:paraId="55FBBA37" w14:textId="77777777" w:rsidTr="00D70F3A">
            <w:trPr>
              <w:trHeight w:val="201"/>
            </w:trPr>
            <w:tc>
              <w:tcPr>
                <w:tcW w:w="926" w:type="dxa"/>
              </w:tcPr>
              <w:p w14:paraId="3DDE97AF" w14:textId="77777777" w:rsidR="00BD10BE" w:rsidRPr="00F9528C" w:rsidRDefault="00BD10BE"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1F6DE520" w14:textId="0DCBA5F9" w:rsidR="00BD10BE" w:rsidRPr="00F9528C" w:rsidRDefault="00BD10BE" w:rsidP="00D70F3A">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0.5</w:t>
                    </w:r>
                  </w:p>
                </w:tc>
              </w:sdtContent>
            </w:sdt>
          </w:tr>
        </w:tbl>
        <w:p w14:paraId="3523B5A9" w14:textId="77777777" w:rsidR="00BD10BE" w:rsidRPr="00F9528C" w:rsidRDefault="00BD10BE" w:rsidP="00D70F3A">
          <w:pPr>
            <w:tabs>
              <w:tab w:val="center" w:pos="4153"/>
              <w:tab w:val="right" w:pos="8306"/>
            </w:tabs>
            <w:spacing w:before="0" w:after="0" w:line="240" w:lineRule="auto"/>
            <w:rPr>
              <w:rFonts w:ascii="David" w:hAnsi="David"/>
              <w:sz w:val="20"/>
              <w:szCs w:val="20"/>
              <w:rtl/>
            </w:rPr>
          </w:pPr>
        </w:p>
      </w:tc>
      <w:tc>
        <w:tcPr>
          <w:tcW w:w="236" w:type="dxa"/>
        </w:tcPr>
        <w:p w14:paraId="35FCDA87" w14:textId="77777777" w:rsidR="00BD10BE" w:rsidRPr="00F9528C" w:rsidRDefault="00BD10BE" w:rsidP="00D70F3A">
          <w:pPr>
            <w:tabs>
              <w:tab w:val="center" w:pos="4153"/>
              <w:tab w:val="right" w:pos="8306"/>
            </w:tabs>
            <w:spacing w:before="0" w:after="0" w:line="240" w:lineRule="auto"/>
            <w:rPr>
              <w:rFonts w:ascii="David" w:hAnsi="David"/>
              <w:sz w:val="20"/>
              <w:szCs w:val="20"/>
              <w:rtl/>
            </w:rPr>
          </w:pPr>
        </w:p>
      </w:tc>
      <w:tc>
        <w:tcPr>
          <w:tcW w:w="1129" w:type="dxa"/>
        </w:tcPr>
        <w:p w14:paraId="4058477B" w14:textId="77777777" w:rsidR="00BD10BE" w:rsidRPr="00F9528C" w:rsidRDefault="00BD10BE"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15BB1CBE" w14:textId="428E595F" w:rsidR="00BD10BE" w:rsidRPr="00F9528C" w:rsidRDefault="00BD10BE" w:rsidP="00D70F3A">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Pr>
                  <w:rFonts w:ascii="David" w:hAnsi="David"/>
                  <w:sz w:val="20"/>
                  <w:szCs w:val="20"/>
                  <w:rtl/>
                </w:rPr>
                <w:t>3;#</w:t>
              </w:r>
              <w:r>
                <w:rPr>
                  <w:rFonts w:ascii="David" w:hAnsi="David"/>
                  <w:sz w:val="20"/>
                  <w:szCs w:val="20"/>
                </w:rPr>
                <w:t>Draft</w:t>
              </w:r>
            </w:sdtContent>
          </w:sdt>
        </w:p>
      </w:tc>
    </w:tr>
    <w:tr w:rsidR="00BD10BE" w:rsidRPr="00F9528C" w14:paraId="296384D5" w14:textId="77777777" w:rsidTr="00D70F3A">
      <w:trPr>
        <w:trHeight w:val="80"/>
      </w:trPr>
      <w:tc>
        <w:tcPr>
          <w:tcW w:w="753" w:type="dxa"/>
        </w:tcPr>
        <w:p w14:paraId="2DEFAFA3" w14:textId="77777777" w:rsidR="00BD10BE" w:rsidRPr="00F9528C" w:rsidRDefault="00BD10BE" w:rsidP="00D70F3A">
          <w:pPr>
            <w:tabs>
              <w:tab w:val="center" w:pos="4153"/>
              <w:tab w:val="right" w:pos="8306"/>
            </w:tabs>
            <w:spacing w:before="0" w:after="0" w:line="240" w:lineRule="auto"/>
            <w:rPr>
              <w:rFonts w:ascii="David" w:hAnsi="David"/>
              <w:sz w:val="20"/>
              <w:szCs w:val="20"/>
              <w:rtl/>
            </w:rPr>
          </w:pPr>
        </w:p>
      </w:tc>
      <w:tc>
        <w:tcPr>
          <w:tcW w:w="1883" w:type="dxa"/>
        </w:tcPr>
        <w:p w14:paraId="5F31D628" w14:textId="77777777" w:rsidR="00BD10BE" w:rsidRPr="00F9528C" w:rsidRDefault="00BD10BE" w:rsidP="00D70F3A">
          <w:pPr>
            <w:tabs>
              <w:tab w:val="center" w:pos="4153"/>
              <w:tab w:val="right" w:pos="8306"/>
            </w:tabs>
            <w:spacing w:before="0" w:after="0" w:line="240" w:lineRule="auto"/>
            <w:rPr>
              <w:rFonts w:ascii="David" w:hAnsi="David"/>
              <w:color w:val="00B0F0"/>
              <w:sz w:val="20"/>
              <w:szCs w:val="20"/>
              <w:rtl/>
            </w:rPr>
          </w:pPr>
        </w:p>
      </w:tc>
      <w:tc>
        <w:tcPr>
          <w:tcW w:w="2232" w:type="dxa"/>
        </w:tcPr>
        <w:p w14:paraId="15F1A37C" w14:textId="77777777" w:rsidR="00BD10BE" w:rsidRPr="00F9528C" w:rsidRDefault="00BD10BE" w:rsidP="00D70F3A">
          <w:pPr>
            <w:tabs>
              <w:tab w:val="center" w:pos="4153"/>
              <w:tab w:val="right" w:pos="8306"/>
            </w:tabs>
            <w:spacing w:before="0" w:after="0" w:line="240" w:lineRule="auto"/>
            <w:rPr>
              <w:rFonts w:ascii="David" w:hAnsi="David"/>
              <w:sz w:val="20"/>
              <w:szCs w:val="20"/>
              <w:rtl/>
            </w:rPr>
          </w:pPr>
        </w:p>
      </w:tc>
      <w:tc>
        <w:tcPr>
          <w:tcW w:w="236" w:type="dxa"/>
        </w:tcPr>
        <w:p w14:paraId="7219958C" w14:textId="77777777" w:rsidR="00BD10BE" w:rsidRPr="00F9528C" w:rsidRDefault="00BD10BE" w:rsidP="00D70F3A">
          <w:pPr>
            <w:tabs>
              <w:tab w:val="center" w:pos="4153"/>
              <w:tab w:val="right" w:pos="8306"/>
            </w:tabs>
            <w:spacing w:before="0" w:after="0" w:line="240" w:lineRule="auto"/>
            <w:rPr>
              <w:rFonts w:ascii="David" w:hAnsi="David"/>
              <w:sz w:val="20"/>
              <w:szCs w:val="20"/>
              <w:rtl/>
            </w:rPr>
          </w:pPr>
        </w:p>
      </w:tc>
      <w:tc>
        <w:tcPr>
          <w:tcW w:w="1129" w:type="dxa"/>
        </w:tcPr>
        <w:p w14:paraId="5A8B2354" w14:textId="77777777" w:rsidR="00BD10BE" w:rsidRPr="00F9528C" w:rsidRDefault="00BD10BE" w:rsidP="00D70F3A">
          <w:pPr>
            <w:tabs>
              <w:tab w:val="center" w:pos="4153"/>
              <w:tab w:val="right" w:pos="8306"/>
            </w:tabs>
            <w:spacing w:before="0" w:after="0" w:line="240" w:lineRule="auto"/>
            <w:rPr>
              <w:rFonts w:ascii="David" w:hAnsi="David"/>
              <w:sz w:val="20"/>
              <w:szCs w:val="20"/>
              <w:rtl/>
            </w:rPr>
          </w:pPr>
        </w:p>
      </w:tc>
      <w:tc>
        <w:tcPr>
          <w:tcW w:w="2073" w:type="dxa"/>
        </w:tcPr>
        <w:p w14:paraId="26D736F1" w14:textId="77777777" w:rsidR="00BD10BE" w:rsidRPr="00F9528C" w:rsidRDefault="00BD10BE" w:rsidP="00D70F3A">
          <w:pPr>
            <w:tabs>
              <w:tab w:val="center" w:pos="4153"/>
              <w:tab w:val="right" w:pos="8306"/>
            </w:tabs>
            <w:spacing w:before="0" w:after="0" w:line="240" w:lineRule="auto"/>
            <w:rPr>
              <w:rFonts w:ascii="David" w:hAnsi="David"/>
              <w:sz w:val="20"/>
              <w:szCs w:val="20"/>
              <w:rtl/>
            </w:rPr>
          </w:pPr>
        </w:p>
      </w:tc>
    </w:tr>
  </w:tbl>
  <w:p w14:paraId="69EBAB94" w14:textId="77777777" w:rsidR="00BD10BE" w:rsidRPr="00011AD4" w:rsidRDefault="00BD10BE" w:rsidP="00011AD4">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3772B6" w14:textId="77777777" w:rsidR="00BD10BE" w:rsidRDefault="00BD10BE" w:rsidP="00AF234B">
      <w:pPr>
        <w:spacing w:before="0" w:after="0" w:line="240" w:lineRule="auto"/>
      </w:pPr>
      <w:r>
        <w:separator/>
      </w:r>
    </w:p>
  </w:footnote>
  <w:footnote w:type="continuationSeparator" w:id="0">
    <w:p w14:paraId="792951B3" w14:textId="77777777" w:rsidR="00BD10BE" w:rsidRDefault="00BD10BE" w:rsidP="00AF234B">
      <w:pPr>
        <w:spacing w:before="0" w:after="0" w:line="240" w:lineRule="auto"/>
      </w:pPr>
      <w:r>
        <w:continuationSeparator/>
      </w:r>
    </w:p>
  </w:footnote>
  <w:footnote w:type="continuationNotice" w:id="1">
    <w:p w14:paraId="70318ACD" w14:textId="77777777" w:rsidR="00BD10BE" w:rsidRDefault="00BD10BE">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5DE753EE" w14:textId="77777777" w:rsidR="00BD10BE" w:rsidRDefault="00BD10BE" w:rsidP="00CF334C">
        <w:pPr>
          <w:pStyle w:val="Header"/>
          <w:jc w:val="center"/>
        </w:pPr>
        <w:r>
          <w:fldChar w:fldCharType="begin"/>
        </w:r>
        <w:r>
          <w:instrText xml:space="preserve"> PAGE   \* MERGEFORMAT </w:instrText>
        </w:r>
        <w:r>
          <w:fldChar w:fldCharType="separate"/>
        </w:r>
        <w:r w:rsidR="00415270">
          <w:rPr>
            <w:noProof/>
            <w:rtl/>
          </w:rPr>
          <w:t>19</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C8E5AD8"/>
    <w:multiLevelType w:val="singleLevel"/>
    <w:tmpl w:val="37EE252C"/>
    <w:lvl w:ilvl="0">
      <w:start w:val="1"/>
      <w:numFmt w:val="hebrew1"/>
      <w:lvlText w:val="%1."/>
      <w:lvlJc w:val="left"/>
      <w:pPr>
        <w:tabs>
          <w:tab w:val="num" w:pos="2160"/>
        </w:tabs>
        <w:ind w:left="2160" w:hanging="720"/>
      </w:pPr>
      <w:rPr>
        <w:rFonts w:cs="David" w:hint="cs"/>
        <w:bCs w:val="0"/>
        <w:iCs w:val="0"/>
        <w:sz w:val="24"/>
        <w:szCs w:val="24"/>
      </w:rPr>
    </w:lvl>
  </w:abstractNum>
  <w:abstractNum w:abstractNumId="1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4" w15:restartNumberingAfterBreak="0">
    <w:nsid w:val="40165BE7"/>
    <w:multiLevelType w:val="singleLevel"/>
    <w:tmpl w:val="D5223582"/>
    <w:lvl w:ilvl="0">
      <w:start w:val="1"/>
      <w:numFmt w:val="hebrew1"/>
      <w:lvlText w:val="%1."/>
      <w:lvlJc w:val="left"/>
      <w:pPr>
        <w:tabs>
          <w:tab w:val="num" w:pos="2160"/>
        </w:tabs>
        <w:ind w:left="2160" w:hanging="720"/>
      </w:pPr>
      <w:rPr>
        <w:rFonts w:cs="David" w:hint="cs"/>
        <w:bCs w:val="0"/>
        <w:iCs w:val="0"/>
        <w:sz w:val="24"/>
        <w:szCs w:val="24"/>
      </w:rPr>
    </w:lvl>
  </w:abstractNum>
  <w:abstractNum w:abstractNumId="15" w15:restartNumberingAfterBreak="0">
    <w:nsid w:val="42BA0E54"/>
    <w:multiLevelType w:val="singleLevel"/>
    <w:tmpl w:val="C72686B4"/>
    <w:lvl w:ilvl="0">
      <w:start w:val="1"/>
      <w:numFmt w:val="hebrew1"/>
      <w:lvlText w:val="%1."/>
      <w:lvlJc w:val="left"/>
      <w:pPr>
        <w:tabs>
          <w:tab w:val="num" w:pos="2160"/>
        </w:tabs>
        <w:ind w:left="2160" w:hanging="720"/>
      </w:pPr>
      <w:rPr>
        <w:rFonts w:cs="David" w:hint="cs"/>
        <w:bCs w:val="0"/>
        <w:iCs w:val="0"/>
        <w:sz w:val="24"/>
        <w:szCs w:val="24"/>
      </w:rPr>
    </w:lvl>
  </w:abstractNum>
  <w:abstractNum w:abstractNumId="16"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7"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5ADE46DF"/>
    <w:multiLevelType w:val="multilevel"/>
    <w:tmpl w:val="29BC6ECE"/>
    <w:lvl w:ilvl="0">
      <w:start w:val="1"/>
      <w:numFmt w:val="decimal"/>
      <w:lvlText w:val="%1."/>
      <w:lvlJc w:val="left"/>
      <w:pPr>
        <w:tabs>
          <w:tab w:val="num" w:pos="720"/>
        </w:tabs>
        <w:ind w:left="720" w:hanging="720"/>
      </w:pPr>
      <w:rPr>
        <w:rFonts w:cs="Times New Roman" w:hint="default"/>
        <w:sz w:val="24"/>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0" w15:restartNumberingAfterBreak="0">
    <w:nsid w:val="5B2D27B7"/>
    <w:multiLevelType w:val="multilevel"/>
    <w:tmpl w:val="3EF0088A"/>
    <w:lvl w:ilvl="0">
      <w:start w:val="2"/>
      <w:numFmt w:val="decimal"/>
      <w:lvlText w:val="%1"/>
      <w:lvlJc w:val="left"/>
      <w:pPr>
        <w:tabs>
          <w:tab w:val="num" w:pos="720"/>
        </w:tabs>
        <w:ind w:left="720" w:hanging="720"/>
      </w:pPr>
      <w:rPr>
        <w:rFonts w:cs="Times New Roman" w:hint="default"/>
        <w:sz w:val="24"/>
      </w:rPr>
    </w:lvl>
    <w:lvl w:ilvl="1">
      <w:start w:val="2"/>
      <w:numFmt w:val="decimal"/>
      <w:lvlText w:val="%1.%2"/>
      <w:lvlJc w:val="left"/>
      <w:pPr>
        <w:tabs>
          <w:tab w:val="num" w:pos="1440"/>
        </w:tabs>
        <w:ind w:left="1440" w:hanging="720"/>
      </w:pPr>
      <w:rPr>
        <w:rFonts w:cs="Times New Roman" w:hint="default"/>
        <w:sz w:val="24"/>
      </w:rPr>
    </w:lvl>
    <w:lvl w:ilvl="2">
      <w:start w:val="1"/>
      <w:numFmt w:val="decimal"/>
      <w:lvlText w:val="%1.%2.%3"/>
      <w:lvlJc w:val="left"/>
      <w:pPr>
        <w:tabs>
          <w:tab w:val="num" w:pos="2160"/>
        </w:tabs>
        <w:ind w:left="2160" w:hanging="720"/>
      </w:pPr>
      <w:rPr>
        <w:rFonts w:cs="Times New Roman" w:hint="default"/>
        <w:sz w:val="24"/>
      </w:rPr>
    </w:lvl>
    <w:lvl w:ilvl="3">
      <w:start w:val="1"/>
      <w:numFmt w:val="decimal"/>
      <w:lvlText w:val="%1.%2.%3.%4"/>
      <w:lvlJc w:val="left"/>
      <w:pPr>
        <w:tabs>
          <w:tab w:val="num" w:pos="2880"/>
        </w:tabs>
        <w:ind w:left="2880" w:hanging="720"/>
      </w:pPr>
      <w:rPr>
        <w:rFonts w:cs="Times New Roman" w:hint="default"/>
        <w:sz w:val="24"/>
      </w:rPr>
    </w:lvl>
    <w:lvl w:ilvl="4">
      <w:start w:val="1"/>
      <w:numFmt w:val="decimal"/>
      <w:lvlText w:val="%1.%2.%3.%4.%5"/>
      <w:lvlJc w:val="left"/>
      <w:pPr>
        <w:tabs>
          <w:tab w:val="num" w:pos="3960"/>
        </w:tabs>
        <w:ind w:left="3960" w:hanging="1080"/>
      </w:pPr>
      <w:rPr>
        <w:rFonts w:cs="Times New Roman" w:hint="default"/>
        <w:sz w:val="24"/>
      </w:rPr>
    </w:lvl>
    <w:lvl w:ilvl="5">
      <w:start w:val="1"/>
      <w:numFmt w:val="decimal"/>
      <w:lvlText w:val="%1.%2.%3.%4.%5.%6"/>
      <w:lvlJc w:val="left"/>
      <w:pPr>
        <w:tabs>
          <w:tab w:val="num" w:pos="4680"/>
        </w:tabs>
        <w:ind w:left="4680" w:hanging="1080"/>
      </w:pPr>
      <w:rPr>
        <w:rFonts w:cs="Times New Roman" w:hint="default"/>
        <w:sz w:val="24"/>
      </w:rPr>
    </w:lvl>
    <w:lvl w:ilvl="6">
      <w:start w:val="1"/>
      <w:numFmt w:val="decimal"/>
      <w:lvlText w:val="%1.%2.%3.%4.%5.%6.%7"/>
      <w:lvlJc w:val="left"/>
      <w:pPr>
        <w:tabs>
          <w:tab w:val="num" w:pos="5400"/>
        </w:tabs>
        <w:ind w:left="5400" w:hanging="1080"/>
      </w:pPr>
      <w:rPr>
        <w:rFonts w:cs="Times New Roman" w:hint="default"/>
        <w:sz w:val="24"/>
      </w:rPr>
    </w:lvl>
    <w:lvl w:ilvl="7">
      <w:start w:val="1"/>
      <w:numFmt w:val="decimal"/>
      <w:lvlText w:val="%1.%2.%3.%4.%5.%6.%7.%8"/>
      <w:lvlJc w:val="left"/>
      <w:pPr>
        <w:tabs>
          <w:tab w:val="num" w:pos="6480"/>
        </w:tabs>
        <w:ind w:left="6480" w:hanging="1440"/>
      </w:pPr>
      <w:rPr>
        <w:rFonts w:cs="Times New Roman" w:hint="default"/>
        <w:sz w:val="24"/>
      </w:rPr>
    </w:lvl>
    <w:lvl w:ilvl="8">
      <w:start w:val="1"/>
      <w:numFmt w:val="decimal"/>
      <w:lvlText w:val="%1.%2.%3.%4.%5.%6.%7.%8.%9"/>
      <w:lvlJc w:val="left"/>
      <w:pPr>
        <w:tabs>
          <w:tab w:val="num" w:pos="7200"/>
        </w:tabs>
        <w:ind w:left="7200" w:hanging="1440"/>
      </w:pPr>
      <w:rPr>
        <w:rFonts w:cs="Times New Roman" w:hint="default"/>
        <w:sz w:val="24"/>
      </w:rPr>
    </w:lvl>
  </w:abstractNum>
  <w:abstractNum w:abstractNumId="21"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1"/>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1"/>
  </w:num>
  <w:num w:numId="14">
    <w:abstractNumId w:val="6"/>
  </w:num>
  <w:num w:numId="15">
    <w:abstractNumId w:val="18"/>
  </w:num>
  <w:num w:numId="16">
    <w:abstractNumId w:val="22"/>
  </w:num>
  <w:num w:numId="17">
    <w:abstractNumId w:val="2"/>
  </w:num>
  <w:num w:numId="18">
    <w:abstractNumId w:val="5"/>
  </w:num>
  <w:num w:numId="19">
    <w:abstractNumId w:val="8"/>
  </w:num>
  <w:num w:numId="20">
    <w:abstractNumId w:val="7"/>
  </w:num>
  <w:num w:numId="21">
    <w:abstractNumId w:val="12"/>
  </w:num>
  <w:num w:numId="22">
    <w:abstractNumId w:val="11"/>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lvlOverride w:ilvl="2"/>
    <w:lvlOverride w:ilvl="3"/>
    <w:lvlOverride w:ilvl="4"/>
    <w:lvlOverride w:ilvl="5"/>
    <w:lvlOverride w:ilvl="6"/>
    <w:lvlOverride w:ilvl="7"/>
    <w:lvlOverride w:ilvl="8"/>
  </w:num>
  <w:num w:numId="26">
    <w:abstractNumId w:val="10"/>
  </w:num>
  <w:num w:numId="27">
    <w:abstractNumId w:val="2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14"/>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num>
  <w:num w:numId="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1AD4"/>
    <w:rsid w:val="0006071E"/>
    <w:rsid w:val="00071F07"/>
    <w:rsid w:val="000F1CD4"/>
    <w:rsid w:val="00134C85"/>
    <w:rsid w:val="00145307"/>
    <w:rsid w:val="00155A8B"/>
    <w:rsid w:val="001A0C3C"/>
    <w:rsid w:val="001A52D9"/>
    <w:rsid w:val="001A69D5"/>
    <w:rsid w:val="00214ACF"/>
    <w:rsid w:val="002436F3"/>
    <w:rsid w:val="00264D14"/>
    <w:rsid w:val="00272745"/>
    <w:rsid w:val="00295B2E"/>
    <w:rsid w:val="002B2234"/>
    <w:rsid w:val="003A54B3"/>
    <w:rsid w:val="003A72E8"/>
    <w:rsid w:val="00415270"/>
    <w:rsid w:val="00452342"/>
    <w:rsid w:val="004F5CAA"/>
    <w:rsid w:val="00552E11"/>
    <w:rsid w:val="005B6AFF"/>
    <w:rsid w:val="005D6E29"/>
    <w:rsid w:val="00650D2D"/>
    <w:rsid w:val="00666119"/>
    <w:rsid w:val="00684E3A"/>
    <w:rsid w:val="006D145E"/>
    <w:rsid w:val="0072103C"/>
    <w:rsid w:val="007222D0"/>
    <w:rsid w:val="00750BA4"/>
    <w:rsid w:val="007C33F8"/>
    <w:rsid w:val="007E3C53"/>
    <w:rsid w:val="008B5A6E"/>
    <w:rsid w:val="008C64C6"/>
    <w:rsid w:val="00942177"/>
    <w:rsid w:val="0099270A"/>
    <w:rsid w:val="009B66EF"/>
    <w:rsid w:val="00A42271"/>
    <w:rsid w:val="00AA54E9"/>
    <w:rsid w:val="00AE0916"/>
    <w:rsid w:val="00AF234B"/>
    <w:rsid w:val="00BD10BE"/>
    <w:rsid w:val="00BD72C4"/>
    <w:rsid w:val="00BE17B4"/>
    <w:rsid w:val="00BF0AA7"/>
    <w:rsid w:val="00BF524C"/>
    <w:rsid w:val="00C342CF"/>
    <w:rsid w:val="00C936C9"/>
    <w:rsid w:val="00CF334C"/>
    <w:rsid w:val="00D70F3A"/>
    <w:rsid w:val="00E6612E"/>
    <w:rsid w:val="00E679C7"/>
    <w:rsid w:val="00E870A8"/>
    <w:rsid w:val="00EA5F4E"/>
    <w:rsid w:val="00EC37B6"/>
    <w:rsid w:val="00F34B46"/>
    <w:rsid w:val="00F50AAD"/>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3DF2F043"/>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011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F50AAD"/>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6E56B603E8444B7BDE047F54FEBF46A"/>
        <w:category>
          <w:name w:val="General"/>
          <w:gallery w:val="placeholder"/>
        </w:category>
        <w:types>
          <w:type w:val="bbPlcHdr"/>
        </w:types>
        <w:behaviors>
          <w:behavior w:val="content"/>
        </w:behaviors>
        <w:guid w:val="{79B2D546-E016-4969-9C66-6FED25AA369F}"/>
      </w:docPartPr>
      <w:docPartBody>
        <w:p w:rsidR="005020E8" w:rsidRDefault="00874A5F">
          <w:r w:rsidRPr="0092175A">
            <w:rPr>
              <w:rStyle w:val="PlaceholderText"/>
              <w:rtl/>
            </w:rPr>
            <w:t>[תאריך חתימת חוזה]</w:t>
          </w:r>
        </w:p>
      </w:docPartBody>
    </w:docPart>
    <w:docPart>
      <w:docPartPr>
        <w:name w:val="D5057A60FE39499FADBBA7C19C2E5527"/>
        <w:category>
          <w:name w:val="General"/>
          <w:gallery w:val="placeholder"/>
        </w:category>
        <w:types>
          <w:type w:val="bbPlcHdr"/>
        </w:types>
        <w:behaviors>
          <w:behavior w:val="content"/>
        </w:behaviors>
        <w:guid w:val="{56A33C89-B790-47A4-B368-6E5231A18D47}"/>
      </w:docPartPr>
      <w:docPartBody>
        <w:p w:rsidR="005020E8" w:rsidRDefault="00874A5F">
          <w:r w:rsidRPr="0092175A">
            <w:rPr>
              <w:rStyle w:val="PlaceholderText"/>
              <w:rtl/>
            </w:rPr>
            <w:t>[צד א בחוזה]</w:t>
          </w:r>
        </w:p>
      </w:docPartBody>
    </w:docPart>
    <w:docPart>
      <w:docPartPr>
        <w:name w:val="22CEA29E9D6B44F2842BEE50A34D22A8"/>
        <w:category>
          <w:name w:val="General"/>
          <w:gallery w:val="placeholder"/>
        </w:category>
        <w:types>
          <w:type w:val="bbPlcHdr"/>
        </w:types>
        <w:behaviors>
          <w:behavior w:val="content"/>
        </w:behaviors>
        <w:guid w:val="{0D73D7DA-155B-465A-94E1-00D76B65EE87}"/>
      </w:docPartPr>
      <w:docPartBody>
        <w:p w:rsidR="005020E8" w:rsidRDefault="00874A5F">
          <w:r w:rsidRPr="0092175A">
            <w:rPr>
              <w:rStyle w:val="PlaceholderText"/>
              <w:rtl/>
            </w:rPr>
            <w:t>[צדדים נוספים]</w:t>
          </w:r>
        </w:p>
      </w:docPartBody>
    </w:docPart>
    <w:docPart>
      <w:docPartPr>
        <w:name w:val="39D163B17BE14DE5BD3D77C63DCCE326"/>
        <w:category>
          <w:name w:val="General"/>
          <w:gallery w:val="placeholder"/>
        </w:category>
        <w:types>
          <w:type w:val="bbPlcHdr"/>
        </w:types>
        <w:behaviors>
          <w:behavior w:val="content"/>
        </w:behaviors>
        <w:guid w:val="{8A7475F2-9244-44F4-BD51-6F77D58EC794}"/>
      </w:docPartPr>
      <w:docPartBody>
        <w:p w:rsidR="005020E8" w:rsidRDefault="00874A5F">
          <w:r w:rsidRPr="0092175A">
            <w:rPr>
              <w:rStyle w:val="PlaceholderText"/>
              <w:rtl/>
            </w:rPr>
            <w:t>[סוג מדד כותרת]</w:t>
          </w:r>
        </w:p>
      </w:docPartBody>
    </w:docPart>
    <w:docPart>
      <w:docPartPr>
        <w:name w:val="9333019055F64B09BCF2EE9E37DA68A8"/>
        <w:category>
          <w:name w:val="General"/>
          <w:gallery w:val="placeholder"/>
        </w:category>
        <w:types>
          <w:type w:val="bbPlcHdr"/>
        </w:types>
        <w:behaviors>
          <w:behavior w:val="content"/>
        </w:behaviors>
        <w:guid w:val="{2B081DA6-8EB1-46FA-A7F8-39C4EDDAC1C0}"/>
      </w:docPartPr>
      <w:docPartBody>
        <w:p w:rsidR="005020E8" w:rsidRDefault="00874A5F">
          <w:r w:rsidRPr="0092175A">
            <w:rPr>
              <w:rStyle w:val="PlaceholderText"/>
              <w:rtl/>
            </w:rPr>
            <w:t>[מדד בגין/ידוע - כותרת]</w:t>
          </w:r>
        </w:p>
      </w:docPartBody>
    </w:docPart>
    <w:docPart>
      <w:docPartPr>
        <w:name w:val="F66F12E5EA82497FB6E582059E4EC0F9"/>
        <w:category>
          <w:name w:val="General"/>
          <w:gallery w:val="placeholder"/>
        </w:category>
        <w:types>
          <w:type w:val="bbPlcHdr"/>
        </w:types>
        <w:behaviors>
          <w:behavior w:val="content"/>
        </w:behaviors>
        <w:guid w:val="{BC5F5A95-6199-42F8-9BE5-A61D27A5AA67}"/>
      </w:docPartPr>
      <w:docPartBody>
        <w:p w:rsidR="005020E8" w:rsidRDefault="00874A5F">
          <w:r w:rsidRPr="0092175A">
            <w:rPr>
              <w:rStyle w:val="PlaceholderText"/>
              <w:rtl/>
            </w:rPr>
            <w:t>[מדד בסיס]</w:t>
          </w:r>
        </w:p>
      </w:docPartBody>
    </w:docPart>
    <w:docPart>
      <w:docPartPr>
        <w:name w:val="42C267C51CAA4C87A963ECBBCFCED1AB"/>
        <w:category>
          <w:name w:val="General"/>
          <w:gallery w:val="placeholder"/>
        </w:category>
        <w:types>
          <w:type w:val="bbPlcHdr"/>
        </w:types>
        <w:behaviors>
          <w:behavior w:val="content"/>
        </w:behaviors>
        <w:guid w:val="{6FADEF3D-9650-4F2D-B53F-38B726715A75}"/>
      </w:docPartPr>
      <w:docPartBody>
        <w:p w:rsidR="005020E8" w:rsidRDefault="00874A5F">
          <w:r w:rsidRPr="0092175A">
            <w:rPr>
              <w:rStyle w:val="PlaceholderText"/>
              <w:rtl/>
            </w:rPr>
            <w:t>[נקודות מדד]</w:t>
          </w:r>
        </w:p>
      </w:docPartBody>
    </w:docPart>
    <w:docPart>
      <w:docPartPr>
        <w:name w:val="BF56B3FFBC8447B4A4F1AC68243E7B89"/>
        <w:category>
          <w:name w:val="כללי"/>
          <w:gallery w:val="placeholder"/>
        </w:category>
        <w:types>
          <w:type w:val="bbPlcHdr"/>
        </w:types>
        <w:behaviors>
          <w:behavior w:val="content"/>
        </w:behaviors>
        <w:guid w:val="{B509DBDE-9B14-4E03-9CCA-A5C3CCB983B6}"/>
      </w:docPartPr>
      <w:docPartBody>
        <w:p w:rsidR="005020E8" w:rsidRDefault="005020E8" w:rsidP="005020E8">
          <w:pPr>
            <w:pStyle w:val="BF56B3FFBC8447B4A4F1AC68243E7B89"/>
          </w:pPr>
          <w:r w:rsidRPr="00F11BAF">
            <w:rPr>
              <w:rStyle w:val="PlaceholderText"/>
              <w:rtl/>
            </w:rPr>
            <w:t>[שם הפרויקט]</w:t>
          </w:r>
        </w:p>
      </w:docPartBody>
    </w:docPart>
    <w:docPart>
      <w:docPartPr>
        <w:name w:val="8D4FEDEF2E5449A7B8B305902F71D902"/>
        <w:category>
          <w:name w:val="כללי"/>
          <w:gallery w:val="placeholder"/>
        </w:category>
        <w:types>
          <w:type w:val="bbPlcHdr"/>
        </w:types>
        <w:behaviors>
          <w:behavior w:val="content"/>
        </w:behaviors>
        <w:guid w:val="{9B902A79-0FC0-413F-95C9-7986E5D7D8C2}"/>
      </w:docPartPr>
      <w:docPartBody>
        <w:p w:rsidR="005020E8" w:rsidRDefault="005020E8" w:rsidP="005020E8">
          <w:pPr>
            <w:pStyle w:val="8D4FEDEF2E5449A7B8B305902F71D902"/>
          </w:pPr>
          <w:r w:rsidRPr="00F11BAF">
            <w:rPr>
              <w:rStyle w:val="PlaceholderText"/>
              <w:rtl/>
            </w:rPr>
            <w:t>[שם אתר]</w:t>
          </w:r>
        </w:p>
      </w:docPartBody>
    </w:docPart>
    <w:docPart>
      <w:docPartPr>
        <w:name w:val="4C8980C090C047C09F616B18A20A8C1C"/>
        <w:category>
          <w:name w:val="כללי"/>
          <w:gallery w:val="placeholder"/>
        </w:category>
        <w:types>
          <w:type w:val="bbPlcHdr"/>
        </w:types>
        <w:behaviors>
          <w:behavior w:val="content"/>
        </w:behaviors>
        <w:guid w:val="{8116689F-45D0-45F9-B573-C3967241FD9C}"/>
      </w:docPartPr>
      <w:docPartBody>
        <w:p w:rsidR="005020E8" w:rsidRDefault="005020E8" w:rsidP="005020E8">
          <w:pPr>
            <w:pStyle w:val="4C8980C090C047C09F616B18A20A8C1C"/>
          </w:pPr>
          <w:r w:rsidRPr="009C4355">
            <w:rPr>
              <w:rStyle w:val="PlaceholderText"/>
              <w:rtl/>
            </w:rPr>
            <w:t>[שם ספק]</w:t>
          </w:r>
        </w:p>
      </w:docPartBody>
    </w:docPart>
    <w:docPart>
      <w:docPartPr>
        <w:name w:val="0CA3E1C064724DA3BDAC788592C7A040"/>
        <w:category>
          <w:name w:val="כללי"/>
          <w:gallery w:val="placeholder"/>
        </w:category>
        <w:types>
          <w:type w:val="bbPlcHdr"/>
        </w:types>
        <w:behaviors>
          <w:behavior w:val="content"/>
        </w:behaviors>
        <w:guid w:val="{F0846C89-1192-4853-BD5A-E4D578F6C383}"/>
      </w:docPartPr>
      <w:docPartBody>
        <w:p w:rsidR="005020E8" w:rsidRDefault="005020E8" w:rsidP="005020E8">
          <w:pPr>
            <w:pStyle w:val="0CA3E1C064724DA3BDAC788592C7A040"/>
          </w:pPr>
          <w:r w:rsidRPr="003E6FC4">
            <w:rPr>
              <w:rStyle w:val="PlaceholderText"/>
              <w:rtl/>
            </w:rPr>
            <w:t>[שם צד א]</w:t>
          </w:r>
        </w:p>
      </w:docPartBody>
    </w:docPart>
    <w:docPart>
      <w:docPartPr>
        <w:name w:val="05B742FB85C94BC189C414DFB3286EA5"/>
        <w:category>
          <w:name w:val="כללי"/>
          <w:gallery w:val="placeholder"/>
        </w:category>
        <w:types>
          <w:type w:val="bbPlcHdr"/>
        </w:types>
        <w:behaviors>
          <w:behavior w:val="content"/>
        </w:behaviors>
        <w:guid w:val="{5EF2EFB3-FA46-4E3E-B906-A3BB96C284CB}"/>
      </w:docPartPr>
      <w:docPartBody>
        <w:p w:rsidR="005020E8" w:rsidRDefault="005020E8" w:rsidP="005020E8">
          <w:pPr>
            <w:pStyle w:val="05B742FB85C94BC189C414DFB3286EA5"/>
          </w:pPr>
          <w:r w:rsidRPr="003059F5">
            <w:rPr>
              <w:rStyle w:val="PlaceholderText"/>
              <w:rtl/>
            </w:rPr>
            <w:t>[רשות מקומית]</w:t>
          </w:r>
        </w:p>
      </w:docPartBody>
    </w:docPart>
    <w:docPart>
      <w:docPartPr>
        <w:name w:val="7FA116CB44794CC8B1AEE296B6686089"/>
        <w:category>
          <w:name w:val="כללי"/>
          <w:gallery w:val="placeholder"/>
        </w:category>
        <w:types>
          <w:type w:val="bbPlcHdr"/>
        </w:types>
        <w:behaviors>
          <w:behavior w:val="content"/>
        </w:behaviors>
        <w:guid w:val="{86E192A5-416C-4A12-93C4-4ED2D60F3692}"/>
      </w:docPartPr>
      <w:docPartBody>
        <w:p w:rsidR="005020E8" w:rsidRDefault="005020E8" w:rsidP="005020E8">
          <w:pPr>
            <w:pStyle w:val="7FA116CB44794CC8B1AEE296B6686089"/>
          </w:pPr>
          <w:r w:rsidRPr="003059F5">
            <w:rPr>
              <w:rStyle w:val="PlaceholderText"/>
              <w:rtl/>
            </w:rPr>
            <w:t>[שם הפרויקט]</w:t>
          </w:r>
        </w:p>
      </w:docPartBody>
    </w:docPart>
    <w:docPart>
      <w:docPartPr>
        <w:name w:val="DF37FF1AA0B74DBF8946F44776ED49A2"/>
        <w:category>
          <w:name w:val="כללי"/>
          <w:gallery w:val="placeholder"/>
        </w:category>
        <w:types>
          <w:type w:val="bbPlcHdr"/>
        </w:types>
        <w:behaviors>
          <w:behavior w:val="content"/>
        </w:behaviors>
        <w:guid w:val="{3B272136-D7C3-4D21-9DE9-9157D295EC8E}"/>
      </w:docPartPr>
      <w:docPartBody>
        <w:p w:rsidR="005020E8" w:rsidRDefault="005020E8" w:rsidP="005020E8">
          <w:pPr>
            <w:pStyle w:val="DF37FF1AA0B74DBF8946F44776ED49A2"/>
          </w:pPr>
          <w:r w:rsidRPr="003059F5">
            <w:rPr>
              <w:rStyle w:val="PlaceholderText"/>
              <w:rtl/>
            </w:rPr>
            <w:t>[שדה נוסף 2]</w:t>
          </w:r>
        </w:p>
      </w:docPartBody>
    </w:docPart>
    <w:docPart>
      <w:docPartPr>
        <w:name w:val="7F9C3A6342704E1DAD6BD52860896C66"/>
        <w:category>
          <w:name w:val="כללי"/>
          <w:gallery w:val="placeholder"/>
        </w:category>
        <w:types>
          <w:type w:val="bbPlcHdr"/>
        </w:types>
        <w:behaviors>
          <w:behavior w:val="content"/>
        </w:behaviors>
        <w:guid w:val="{13BB2799-8E23-4012-A768-7F1897679B3A}"/>
      </w:docPartPr>
      <w:docPartBody>
        <w:p w:rsidR="005020E8" w:rsidRDefault="005020E8" w:rsidP="005020E8">
          <w:pPr>
            <w:pStyle w:val="7F9C3A6342704E1DAD6BD52860896C66"/>
          </w:pPr>
          <w:r w:rsidRPr="003059F5">
            <w:rPr>
              <w:rStyle w:val="PlaceholderText"/>
              <w:rtl/>
            </w:rPr>
            <w:t>[שדה נוסף 1]</w:t>
          </w:r>
        </w:p>
      </w:docPartBody>
    </w:docPart>
    <w:docPart>
      <w:docPartPr>
        <w:name w:val="0379AC149ADC4FE6BB67614BF39359E6"/>
        <w:category>
          <w:name w:val="כללי"/>
          <w:gallery w:val="placeholder"/>
        </w:category>
        <w:types>
          <w:type w:val="bbPlcHdr"/>
        </w:types>
        <w:behaviors>
          <w:behavior w:val="content"/>
        </w:behaviors>
        <w:guid w:val="{137C0796-59F1-4F78-975D-E4E072FED849}"/>
      </w:docPartPr>
      <w:docPartBody>
        <w:p w:rsidR="005020E8" w:rsidRDefault="005020E8" w:rsidP="005020E8">
          <w:pPr>
            <w:pStyle w:val="0379AC149ADC4FE6BB67614BF39359E6"/>
          </w:pPr>
          <w:r w:rsidRPr="003059F5">
            <w:rPr>
              <w:rStyle w:val="PlaceholderText"/>
              <w:rtl/>
            </w:rPr>
            <w:t>[רשות מקומית]</w:t>
          </w:r>
        </w:p>
      </w:docPartBody>
    </w:docPart>
    <w:docPart>
      <w:docPartPr>
        <w:name w:val="9AD011AD77CA458084DEBF7D70E959CD"/>
        <w:category>
          <w:name w:val="כללי"/>
          <w:gallery w:val="placeholder"/>
        </w:category>
        <w:types>
          <w:type w:val="bbPlcHdr"/>
        </w:types>
        <w:behaviors>
          <w:behavior w:val="content"/>
        </w:behaviors>
        <w:guid w:val="{44148555-C10A-4CF8-8604-5DC6886D143C}"/>
      </w:docPartPr>
      <w:docPartBody>
        <w:p w:rsidR="005020E8" w:rsidRDefault="005020E8" w:rsidP="005020E8">
          <w:pPr>
            <w:pStyle w:val="9AD011AD77CA458084DEBF7D70E959CD"/>
          </w:pPr>
          <w:r w:rsidRPr="003059F5">
            <w:rPr>
              <w:rStyle w:val="PlaceholderText"/>
              <w:rtl/>
            </w:rPr>
            <w:t>[שדה נוסף 3]</w:t>
          </w:r>
        </w:p>
      </w:docPartBody>
    </w:docPart>
    <w:docPart>
      <w:docPartPr>
        <w:name w:val="2DA2DF2BA2814A0A954B76410023527C"/>
        <w:category>
          <w:name w:val="כללי"/>
          <w:gallery w:val="placeholder"/>
        </w:category>
        <w:types>
          <w:type w:val="bbPlcHdr"/>
        </w:types>
        <w:behaviors>
          <w:behavior w:val="content"/>
        </w:behaviors>
        <w:guid w:val="{1761E637-53E3-431B-8B8C-72BA77A19486}"/>
      </w:docPartPr>
      <w:docPartBody>
        <w:p w:rsidR="005020E8" w:rsidRDefault="005020E8" w:rsidP="005020E8">
          <w:pPr>
            <w:pStyle w:val="2DA2DF2BA2814A0A954B76410023527C"/>
          </w:pPr>
          <w:r w:rsidRPr="003059F5">
            <w:rPr>
              <w:rStyle w:val="PlaceholderText"/>
              <w:rtl/>
            </w:rPr>
            <w:t>[שדה נוסף 4]</w:t>
          </w:r>
        </w:p>
      </w:docPartBody>
    </w:docPart>
    <w:docPart>
      <w:docPartPr>
        <w:name w:val="23DE26A60DEC495889BB3AAB1AC246F1"/>
        <w:category>
          <w:name w:val="כללי"/>
          <w:gallery w:val="placeholder"/>
        </w:category>
        <w:types>
          <w:type w:val="bbPlcHdr"/>
        </w:types>
        <w:behaviors>
          <w:behavior w:val="content"/>
        </w:behaviors>
        <w:guid w:val="{7611901C-2D60-40F0-BC7E-EB249459836D}"/>
      </w:docPartPr>
      <w:docPartBody>
        <w:p w:rsidR="005020E8" w:rsidRDefault="005020E8" w:rsidP="005020E8">
          <w:pPr>
            <w:pStyle w:val="23DE26A60DEC495889BB3AAB1AC246F1"/>
          </w:pPr>
          <w:r w:rsidRPr="003059F5">
            <w:rPr>
              <w:rStyle w:val="PlaceholderText"/>
              <w:rtl/>
            </w:rPr>
            <w:t>[שדה נוסף 5]</w:t>
          </w:r>
        </w:p>
      </w:docPartBody>
    </w:docPart>
    <w:docPart>
      <w:docPartPr>
        <w:name w:val="255B4AA4D5C149C2BCF4F7CB1C764379"/>
        <w:category>
          <w:name w:val="כללי"/>
          <w:gallery w:val="placeholder"/>
        </w:category>
        <w:types>
          <w:type w:val="bbPlcHdr"/>
        </w:types>
        <w:behaviors>
          <w:behavior w:val="content"/>
        </w:behaviors>
        <w:guid w:val="{D902B76B-8F01-4E81-9BC8-E4C049F3D039}"/>
      </w:docPartPr>
      <w:docPartBody>
        <w:p w:rsidR="005020E8" w:rsidRDefault="005020E8" w:rsidP="005020E8">
          <w:pPr>
            <w:pStyle w:val="255B4AA4D5C149C2BCF4F7CB1C764379"/>
          </w:pPr>
          <w:r w:rsidRPr="003059F5">
            <w:rPr>
              <w:rStyle w:val="PlaceholderText"/>
              <w:rtl/>
            </w:rPr>
            <w:t>[שדה נוסף 6]</w:t>
          </w:r>
        </w:p>
      </w:docPartBody>
    </w:docPart>
    <w:docPart>
      <w:docPartPr>
        <w:name w:val="F672DBB09BD44D42B6F452EB86F74622"/>
        <w:category>
          <w:name w:val="כללי"/>
          <w:gallery w:val="placeholder"/>
        </w:category>
        <w:types>
          <w:type w:val="bbPlcHdr"/>
        </w:types>
        <w:behaviors>
          <w:behavior w:val="content"/>
        </w:behaviors>
        <w:guid w:val="{0B2D817A-1F76-4232-811B-7963FA0D2F60}"/>
      </w:docPartPr>
      <w:docPartBody>
        <w:p w:rsidR="005020E8" w:rsidRDefault="005020E8" w:rsidP="005020E8">
          <w:pPr>
            <w:pStyle w:val="F672DBB09BD44D42B6F452EB86F74622"/>
          </w:pPr>
          <w:r w:rsidRPr="003059F5">
            <w:rPr>
              <w:rStyle w:val="PlaceholderText"/>
              <w:rtl/>
            </w:rPr>
            <w:t>[אחוז השתתפות צד א]</w:t>
          </w:r>
        </w:p>
      </w:docPartBody>
    </w:docPart>
    <w:docPart>
      <w:docPartPr>
        <w:name w:val="006D7A847C944065BF94D4143519B83F"/>
        <w:category>
          <w:name w:val="כללי"/>
          <w:gallery w:val="placeholder"/>
        </w:category>
        <w:types>
          <w:type w:val="bbPlcHdr"/>
        </w:types>
        <w:behaviors>
          <w:behavior w:val="content"/>
        </w:behaviors>
        <w:guid w:val="{5808B4C4-9D5C-45FD-835A-2B91813B2D50}"/>
      </w:docPartPr>
      <w:docPartBody>
        <w:p w:rsidR="00140BBF" w:rsidRDefault="005020E8" w:rsidP="005020E8">
          <w:pPr>
            <w:pStyle w:val="006D7A847C944065BF94D4143519B83F"/>
          </w:pPr>
          <w:r w:rsidRPr="003059F5">
            <w:rPr>
              <w:rStyle w:val="PlaceholderText"/>
              <w:rtl/>
            </w:rPr>
            <w:t>[תאריך חתימת חוזה]</w:t>
          </w:r>
        </w:p>
      </w:docPartBody>
    </w:docPart>
    <w:docPart>
      <w:docPartPr>
        <w:name w:val="4B1DA5EA7A1A45C6B17B7274AADC25AC"/>
        <w:category>
          <w:name w:val="כללי"/>
          <w:gallery w:val="placeholder"/>
        </w:category>
        <w:types>
          <w:type w:val="bbPlcHdr"/>
        </w:types>
        <w:behaviors>
          <w:behavior w:val="content"/>
        </w:behaviors>
        <w:guid w:val="{F63E8FB9-A5EE-449C-9ACF-F92437D838B1}"/>
      </w:docPartPr>
      <w:docPartBody>
        <w:p w:rsidR="00140BBF" w:rsidRDefault="005020E8" w:rsidP="005020E8">
          <w:pPr>
            <w:pStyle w:val="4B1DA5EA7A1A45C6B17B7274AADC25AC"/>
          </w:pPr>
          <w:r w:rsidRPr="0027244C">
            <w:rPr>
              <w:rStyle w:val="PlaceholderText"/>
              <w:rtl/>
            </w:rPr>
            <w:t>[צד א בחוזה]</w:t>
          </w:r>
        </w:p>
      </w:docPartBody>
    </w:docPart>
    <w:docPart>
      <w:docPartPr>
        <w:name w:val="9F0F824639EF43B1B0E149819BDF3FCE"/>
        <w:category>
          <w:name w:val="כללי"/>
          <w:gallery w:val="placeholder"/>
        </w:category>
        <w:types>
          <w:type w:val="bbPlcHdr"/>
        </w:types>
        <w:behaviors>
          <w:behavior w:val="content"/>
        </w:behaviors>
        <w:guid w:val="{D79527AB-C3EC-4FA6-8DA2-CA9B23F35251}"/>
      </w:docPartPr>
      <w:docPartBody>
        <w:p w:rsidR="00140BBF" w:rsidRDefault="005020E8" w:rsidP="005020E8">
          <w:pPr>
            <w:pStyle w:val="9F0F824639EF43B1B0E149819BDF3FCE"/>
          </w:pPr>
          <w:r w:rsidRPr="003059F5">
            <w:rPr>
              <w:rStyle w:val="PlaceholderText"/>
              <w:rtl/>
            </w:rPr>
            <w:t>[שם ספק]</w:t>
          </w:r>
        </w:p>
      </w:docPartBody>
    </w:docPart>
    <w:docPart>
      <w:docPartPr>
        <w:name w:val="C630196263CD42709B429B702EA1C177"/>
        <w:category>
          <w:name w:val="כללי"/>
          <w:gallery w:val="placeholder"/>
        </w:category>
        <w:types>
          <w:type w:val="bbPlcHdr"/>
        </w:types>
        <w:behaviors>
          <w:behavior w:val="content"/>
        </w:behaviors>
        <w:guid w:val="{DD304A30-AE02-47EA-90F5-4683DDADE083}"/>
      </w:docPartPr>
      <w:docPartBody>
        <w:p w:rsidR="00140BBF" w:rsidRDefault="005020E8" w:rsidP="005020E8">
          <w:pPr>
            <w:pStyle w:val="C630196263CD42709B429B702EA1C177"/>
          </w:pPr>
          <w:r w:rsidRPr="003059F5">
            <w:rPr>
              <w:rStyle w:val="PlaceholderText"/>
              <w:rtl/>
            </w:rPr>
            <w:t>[שם ספק]</w:t>
          </w:r>
        </w:p>
      </w:docPartBody>
    </w:docPart>
    <w:docPart>
      <w:docPartPr>
        <w:name w:val="61ED9F24B0834E87B5701339D07EC820"/>
        <w:category>
          <w:name w:val="כללי"/>
          <w:gallery w:val="placeholder"/>
        </w:category>
        <w:types>
          <w:type w:val="bbPlcHdr"/>
        </w:types>
        <w:behaviors>
          <w:behavior w:val="content"/>
        </w:behaviors>
        <w:guid w:val="{E521DFA3-6DD7-4712-BAEC-11018A57C6F5}"/>
      </w:docPartPr>
      <w:docPartBody>
        <w:p w:rsidR="00140BBF" w:rsidRDefault="005020E8" w:rsidP="005020E8">
          <w:pPr>
            <w:pStyle w:val="61ED9F24B0834E87B5701339D07EC820"/>
          </w:pPr>
          <w:r w:rsidRPr="003059F5">
            <w:rPr>
              <w:rStyle w:val="PlaceholderText"/>
              <w:rtl/>
            </w:rPr>
            <w:t>[שם ספק]</w:t>
          </w:r>
        </w:p>
      </w:docPartBody>
    </w:docPart>
    <w:docPart>
      <w:docPartPr>
        <w:name w:val="BE5792F53B4F436AA58A10D683912B31"/>
        <w:category>
          <w:name w:val="כללי"/>
          <w:gallery w:val="placeholder"/>
        </w:category>
        <w:types>
          <w:type w:val="bbPlcHdr"/>
        </w:types>
        <w:behaviors>
          <w:behavior w:val="content"/>
        </w:behaviors>
        <w:guid w:val="{2227FD75-18F6-4D60-840D-97FEA490264A}"/>
      </w:docPartPr>
      <w:docPartBody>
        <w:p w:rsidR="00140BBF" w:rsidRDefault="005020E8" w:rsidP="005020E8">
          <w:pPr>
            <w:pStyle w:val="BE5792F53B4F436AA58A10D683912B31"/>
          </w:pPr>
          <w:r w:rsidRPr="003059F5">
            <w:rPr>
              <w:rStyle w:val="PlaceholderText"/>
              <w:rtl/>
            </w:rPr>
            <w:t>[שם ספק]</w:t>
          </w:r>
        </w:p>
      </w:docPartBody>
    </w:docPart>
    <w:docPart>
      <w:docPartPr>
        <w:name w:val="7FDA8225C04346F58A1601AAC56A2730"/>
        <w:category>
          <w:name w:val="כללי"/>
          <w:gallery w:val="placeholder"/>
        </w:category>
        <w:types>
          <w:type w:val="bbPlcHdr"/>
        </w:types>
        <w:behaviors>
          <w:behavior w:val="content"/>
        </w:behaviors>
        <w:guid w:val="{FB5ED051-B269-497D-8156-488450F7FDA5}"/>
      </w:docPartPr>
      <w:docPartBody>
        <w:p w:rsidR="00140BBF" w:rsidRDefault="005020E8" w:rsidP="005020E8">
          <w:pPr>
            <w:pStyle w:val="7FDA8225C04346F58A1601AAC56A2730"/>
          </w:pPr>
          <w:r w:rsidRPr="003059F5">
            <w:rPr>
              <w:rStyle w:val="PlaceholderText"/>
              <w:rtl/>
            </w:rPr>
            <w:t>[תבנית חוזה]</w:t>
          </w:r>
        </w:p>
      </w:docPartBody>
    </w:docPart>
    <w:docPart>
      <w:docPartPr>
        <w:name w:val="18971197E3E64863862D17379FEF44FF"/>
        <w:category>
          <w:name w:val="כללי"/>
          <w:gallery w:val="placeholder"/>
        </w:category>
        <w:types>
          <w:type w:val="bbPlcHdr"/>
        </w:types>
        <w:behaviors>
          <w:behavior w:val="content"/>
        </w:behaviors>
        <w:guid w:val="{B3BEBAB4-FCB5-4219-A1C7-CC8817B1FD9D}"/>
      </w:docPartPr>
      <w:docPartBody>
        <w:p w:rsidR="00140BBF" w:rsidRDefault="005020E8" w:rsidP="005020E8">
          <w:pPr>
            <w:pStyle w:val="18971197E3E64863862D17379FEF44FF"/>
          </w:pPr>
          <w:r w:rsidRPr="009D00D7">
            <w:rPr>
              <w:rStyle w:val="PlaceholderText"/>
              <w:rtl/>
            </w:rPr>
            <w:t>[שם הפרויקט]</w:t>
          </w:r>
        </w:p>
      </w:docPartBody>
    </w:docPart>
    <w:docPart>
      <w:docPartPr>
        <w:name w:val="02F9CB7C20664FE3B332DDA25FD72E3C"/>
        <w:category>
          <w:name w:val="כללי"/>
          <w:gallery w:val="placeholder"/>
        </w:category>
        <w:types>
          <w:type w:val="bbPlcHdr"/>
        </w:types>
        <w:behaviors>
          <w:behavior w:val="content"/>
        </w:behaviors>
        <w:guid w:val="{19A2CD5B-780A-416F-94F3-8B19F5A2B088}"/>
      </w:docPartPr>
      <w:docPartBody>
        <w:p w:rsidR="00140BBF" w:rsidRDefault="005020E8" w:rsidP="005020E8">
          <w:pPr>
            <w:pStyle w:val="02F9CB7C20664FE3B332DDA25FD72E3C"/>
          </w:pPr>
          <w:r w:rsidRPr="003059F5">
            <w:rPr>
              <w:rStyle w:val="PlaceholderText"/>
              <w:rtl/>
            </w:rPr>
            <w:t>[שם ספק]</w:t>
          </w:r>
        </w:p>
      </w:docPartBody>
    </w:docPart>
    <w:docPart>
      <w:docPartPr>
        <w:name w:val="C5798103B35644F9B99BDE0B43E87952"/>
        <w:category>
          <w:name w:val="כללי"/>
          <w:gallery w:val="placeholder"/>
        </w:category>
        <w:types>
          <w:type w:val="bbPlcHdr"/>
        </w:types>
        <w:behaviors>
          <w:behavior w:val="content"/>
        </w:behaviors>
        <w:guid w:val="{E15872DD-D178-436E-999B-42D39817E936}"/>
      </w:docPartPr>
      <w:docPartBody>
        <w:p w:rsidR="00140BBF" w:rsidRDefault="005020E8" w:rsidP="005020E8">
          <w:pPr>
            <w:pStyle w:val="C5798103B35644F9B99BDE0B43E87952"/>
          </w:pPr>
          <w:r w:rsidRPr="003059F5">
            <w:rPr>
              <w:rStyle w:val="PlaceholderText"/>
              <w:rtl/>
            </w:rPr>
            <w:t>[שם ספק]</w:t>
          </w:r>
        </w:p>
      </w:docPartBody>
    </w:docPart>
    <w:docPart>
      <w:docPartPr>
        <w:name w:val="715F939B822C4F32A6FF013528C2CA0E"/>
        <w:category>
          <w:name w:val="כללי"/>
          <w:gallery w:val="placeholder"/>
        </w:category>
        <w:types>
          <w:type w:val="bbPlcHdr"/>
        </w:types>
        <w:behaviors>
          <w:behavior w:val="content"/>
        </w:behaviors>
        <w:guid w:val="{7D2FBEA9-0FBC-47C9-8230-FE816ABF85A0}"/>
      </w:docPartPr>
      <w:docPartBody>
        <w:p w:rsidR="00140BBF" w:rsidRDefault="005020E8" w:rsidP="005020E8">
          <w:pPr>
            <w:pStyle w:val="715F939B822C4F32A6FF013528C2CA0E"/>
          </w:pPr>
          <w:r w:rsidRPr="009C4355">
            <w:rPr>
              <w:rStyle w:val="PlaceholderText"/>
              <w:rtl/>
            </w:rPr>
            <w:t>[שם ספק]</w:t>
          </w:r>
        </w:p>
      </w:docPartBody>
    </w:docPart>
    <w:docPart>
      <w:docPartPr>
        <w:name w:val="E210270C408447FA86A988BF42F36CF9"/>
        <w:category>
          <w:name w:val="כללי"/>
          <w:gallery w:val="placeholder"/>
        </w:category>
        <w:types>
          <w:type w:val="bbPlcHdr"/>
        </w:types>
        <w:behaviors>
          <w:behavior w:val="content"/>
        </w:behaviors>
        <w:guid w:val="{A8F68E25-0FF8-48C0-9F47-AC21191EAFC1}"/>
      </w:docPartPr>
      <w:docPartBody>
        <w:p w:rsidR="00140BBF" w:rsidRDefault="005020E8" w:rsidP="005020E8">
          <w:pPr>
            <w:pStyle w:val="E210270C408447FA86A988BF42F36CF9"/>
          </w:pPr>
          <w:r w:rsidRPr="00C5438E">
            <w:rPr>
              <w:rStyle w:val="PlaceholderText"/>
              <w:rtl/>
            </w:rPr>
            <w:t>[צד א בחוזה]</w:t>
          </w:r>
        </w:p>
      </w:docPartBody>
    </w:docPart>
    <w:docPart>
      <w:docPartPr>
        <w:name w:val="4CB38312465E4355806A6F0CC7E0F2E0"/>
        <w:category>
          <w:name w:val="כללי"/>
          <w:gallery w:val="placeholder"/>
        </w:category>
        <w:types>
          <w:type w:val="bbPlcHdr"/>
        </w:types>
        <w:behaviors>
          <w:behavior w:val="content"/>
        </w:behaviors>
        <w:guid w:val="{FDE60FA5-856E-487A-9993-3E22B71F45BE}"/>
      </w:docPartPr>
      <w:docPartBody>
        <w:p w:rsidR="00140BBF" w:rsidRDefault="005020E8" w:rsidP="005020E8">
          <w:pPr>
            <w:pStyle w:val="4CB38312465E4355806A6F0CC7E0F2E0"/>
          </w:pPr>
          <w:r w:rsidRPr="003059F5">
            <w:rPr>
              <w:rStyle w:val="PlaceholderText"/>
              <w:rtl/>
            </w:rPr>
            <w:t>[שם ספק]</w:t>
          </w:r>
        </w:p>
      </w:docPartBody>
    </w:docPart>
    <w:docPart>
      <w:docPartPr>
        <w:name w:val="35D877D7229D4AED9CCF29FE2B54EC89"/>
        <w:category>
          <w:name w:val="כללי"/>
          <w:gallery w:val="placeholder"/>
        </w:category>
        <w:types>
          <w:type w:val="bbPlcHdr"/>
        </w:types>
        <w:behaviors>
          <w:behavior w:val="content"/>
        </w:behaviors>
        <w:guid w:val="{C4C23AFB-C4E0-4FBF-AD97-4858A1D3F93E}"/>
      </w:docPartPr>
      <w:docPartBody>
        <w:p w:rsidR="00140BBF" w:rsidRDefault="005020E8" w:rsidP="005020E8">
          <w:pPr>
            <w:pStyle w:val="35D877D7229D4AED9CCF29FE2B54EC89"/>
          </w:pPr>
          <w:r w:rsidRPr="003059F5">
            <w:rPr>
              <w:rStyle w:val="PlaceholderText"/>
              <w:rtl/>
            </w:rPr>
            <w:t>[שם אתר]</w:t>
          </w:r>
        </w:p>
      </w:docPartBody>
    </w:docPart>
    <w:docPart>
      <w:docPartPr>
        <w:name w:val="44AF54EEACA940F3B8755299FFAFFEC2"/>
        <w:category>
          <w:name w:val="כללי"/>
          <w:gallery w:val="placeholder"/>
        </w:category>
        <w:types>
          <w:type w:val="bbPlcHdr"/>
        </w:types>
        <w:behaviors>
          <w:behavior w:val="content"/>
        </w:behaviors>
        <w:guid w:val="{C13A88B7-22B3-414E-9E0C-646C4FAC445B}"/>
      </w:docPartPr>
      <w:docPartBody>
        <w:p w:rsidR="00140BBF" w:rsidRDefault="005020E8" w:rsidP="005020E8">
          <w:pPr>
            <w:pStyle w:val="44AF54EEACA940F3B8755299FFAFFEC2"/>
          </w:pPr>
          <w:r w:rsidRPr="003059F5">
            <w:rPr>
              <w:rStyle w:val="PlaceholderText"/>
              <w:rtl/>
            </w:rPr>
            <w:t>[תיאור עבודה]</w:t>
          </w:r>
        </w:p>
      </w:docPartBody>
    </w:docPart>
    <w:docPart>
      <w:docPartPr>
        <w:name w:val="ABD72B3568F4480F98DAA40FB698A96A"/>
        <w:category>
          <w:name w:val="כללי"/>
          <w:gallery w:val="placeholder"/>
        </w:category>
        <w:types>
          <w:type w:val="bbPlcHdr"/>
        </w:types>
        <w:behaviors>
          <w:behavior w:val="content"/>
        </w:behaviors>
        <w:guid w:val="{5F999F9B-F4E5-40AC-959D-65A829016529}"/>
      </w:docPartPr>
      <w:docPartBody>
        <w:p w:rsidR="00140BBF" w:rsidRDefault="005020E8" w:rsidP="005020E8">
          <w:pPr>
            <w:pStyle w:val="ABD72B3568F4480F98DAA40FB698A96A"/>
          </w:pPr>
          <w:r w:rsidRPr="009C4355">
            <w:rPr>
              <w:rStyle w:val="PlaceholderText"/>
              <w:rtl/>
            </w:rPr>
            <w:t>[שם ספק]</w:t>
          </w:r>
        </w:p>
      </w:docPartBody>
    </w:docPart>
    <w:docPart>
      <w:docPartPr>
        <w:name w:val="D3E27C68398F48DD80A52C952532D48B"/>
        <w:category>
          <w:name w:val="כללי"/>
          <w:gallery w:val="placeholder"/>
        </w:category>
        <w:types>
          <w:type w:val="bbPlcHdr"/>
        </w:types>
        <w:behaviors>
          <w:behavior w:val="content"/>
        </w:behaviors>
        <w:guid w:val="{9DFA0C4C-61E4-4947-BF5B-800565426989}"/>
      </w:docPartPr>
      <w:docPartBody>
        <w:p w:rsidR="00140BBF" w:rsidRDefault="005020E8" w:rsidP="005020E8">
          <w:pPr>
            <w:pStyle w:val="D3E27C68398F48DD80A52C952532D48B"/>
          </w:pPr>
          <w:r w:rsidRPr="00C5438E">
            <w:rPr>
              <w:rStyle w:val="PlaceholderText"/>
              <w:rtl/>
            </w:rPr>
            <w:t>[צד א בחוזה]</w:t>
          </w:r>
        </w:p>
      </w:docPartBody>
    </w:docPart>
    <w:docPart>
      <w:docPartPr>
        <w:name w:val="8AFDDAB72756462C903AAEE18D1EA160"/>
        <w:category>
          <w:name w:val="כללי"/>
          <w:gallery w:val="placeholder"/>
        </w:category>
        <w:types>
          <w:type w:val="bbPlcHdr"/>
        </w:types>
        <w:behaviors>
          <w:behavior w:val="content"/>
        </w:behaviors>
        <w:guid w:val="{80A1E43C-5FCE-429E-9927-CFEFB5F7E4C7}"/>
      </w:docPartPr>
      <w:docPartBody>
        <w:p w:rsidR="00140BBF" w:rsidRDefault="005020E8" w:rsidP="005020E8">
          <w:pPr>
            <w:pStyle w:val="8AFDDAB72756462C903AAEE18D1EA160"/>
          </w:pPr>
          <w:r w:rsidRPr="003059F5">
            <w:rPr>
              <w:rStyle w:val="PlaceholderText"/>
              <w:rtl/>
            </w:rPr>
            <w:t>[שם אתר]</w:t>
          </w:r>
        </w:p>
      </w:docPartBody>
    </w:docPart>
    <w:docPart>
      <w:docPartPr>
        <w:name w:val="6E41A2FC6E8348C4BD83FDF8535C4B18"/>
        <w:category>
          <w:name w:val="כללי"/>
          <w:gallery w:val="placeholder"/>
        </w:category>
        <w:types>
          <w:type w:val="bbPlcHdr"/>
        </w:types>
        <w:behaviors>
          <w:behavior w:val="content"/>
        </w:behaviors>
        <w:guid w:val="{3C7B6A48-7F5D-4A42-97E4-C34718DAE64D}"/>
      </w:docPartPr>
      <w:docPartBody>
        <w:p w:rsidR="00140BBF" w:rsidRDefault="005020E8" w:rsidP="005020E8">
          <w:pPr>
            <w:pStyle w:val="6E41A2FC6E8348C4BD83FDF8535C4B18"/>
          </w:pPr>
          <w:r w:rsidRPr="003059F5">
            <w:rPr>
              <w:rStyle w:val="PlaceholderText"/>
              <w:rtl/>
            </w:rPr>
            <w:t>[תאריך חתימת חוזה]</w:t>
          </w:r>
        </w:p>
      </w:docPartBody>
    </w:docPart>
    <w:docPart>
      <w:docPartPr>
        <w:name w:val="57F46D5906E7406C81F1A7CAEA351F98"/>
        <w:category>
          <w:name w:val="כללי"/>
          <w:gallery w:val="placeholder"/>
        </w:category>
        <w:types>
          <w:type w:val="bbPlcHdr"/>
        </w:types>
        <w:behaviors>
          <w:behavior w:val="content"/>
        </w:behaviors>
        <w:guid w:val="{9288A263-73EE-4265-93B3-467AFDB5F424}"/>
      </w:docPartPr>
      <w:docPartBody>
        <w:p w:rsidR="00140BBF" w:rsidRDefault="005020E8" w:rsidP="005020E8">
          <w:pPr>
            <w:pStyle w:val="57F46D5906E7406C81F1A7CAEA351F98"/>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BBF"/>
    <w:rsid w:val="0032380B"/>
    <w:rsid w:val="003D3172"/>
    <w:rsid w:val="005020E8"/>
    <w:rsid w:val="006865A5"/>
    <w:rsid w:val="006F4FBF"/>
    <w:rsid w:val="00807DAC"/>
    <w:rsid w:val="00874A5F"/>
    <w:rsid w:val="00AA5050"/>
    <w:rsid w:val="00BE5B9A"/>
    <w:rsid w:val="00F61B6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20E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BF56B3FFBC8447B4A4F1AC68243E7B89">
    <w:name w:val="BF56B3FFBC8447B4A4F1AC68243E7B89"/>
    <w:rsid w:val="005020E8"/>
    <w:pPr>
      <w:bidi/>
    </w:pPr>
  </w:style>
  <w:style w:type="paragraph" w:customStyle="1" w:styleId="8D4FEDEF2E5449A7B8B305902F71D902">
    <w:name w:val="8D4FEDEF2E5449A7B8B305902F71D902"/>
    <w:rsid w:val="005020E8"/>
    <w:pPr>
      <w:bidi/>
    </w:pPr>
  </w:style>
  <w:style w:type="paragraph" w:customStyle="1" w:styleId="4C8980C090C047C09F616B18A20A8C1C">
    <w:name w:val="4C8980C090C047C09F616B18A20A8C1C"/>
    <w:rsid w:val="005020E8"/>
    <w:pPr>
      <w:bidi/>
    </w:pPr>
  </w:style>
  <w:style w:type="paragraph" w:customStyle="1" w:styleId="0CA3E1C064724DA3BDAC788592C7A040">
    <w:name w:val="0CA3E1C064724DA3BDAC788592C7A040"/>
    <w:rsid w:val="005020E8"/>
    <w:pPr>
      <w:bidi/>
    </w:pPr>
  </w:style>
  <w:style w:type="paragraph" w:customStyle="1" w:styleId="05B742FB85C94BC189C414DFB3286EA5">
    <w:name w:val="05B742FB85C94BC189C414DFB3286EA5"/>
    <w:rsid w:val="005020E8"/>
    <w:pPr>
      <w:bidi/>
    </w:pPr>
  </w:style>
  <w:style w:type="paragraph" w:customStyle="1" w:styleId="8A352C8070254DE186BBAA7755256192">
    <w:name w:val="8A352C8070254DE186BBAA7755256192"/>
    <w:rsid w:val="005020E8"/>
    <w:pPr>
      <w:bidi/>
    </w:pPr>
  </w:style>
  <w:style w:type="paragraph" w:customStyle="1" w:styleId="7FA116CB44794CC8B1AEE296B6686089">
    <w:name w:val="7FA116CB44794CC8B1AEE296B6686089"/>
    <w:rsid w:val="005020E8"/>
    <w:pPr>
      <w:bidi/>
    </w:pPr>
  </w:style>
  <w:style w:type="paragraph" w:customStyle="1" w:styleId="DF37FF1AA0B74DBF8946F44776ED49A2">
    <w:name w:val="DF37FF1AA0B74DBF8946F44776ED49A2"/>
    <w:rsid w:val="005020E8"/>
    <w:pPr>
      <w:bidi/>
    </w:pPr>
  </w:style>
  <w:style w:type="paragraph" w:customStyle="1" w:styleId="7F9C3A6342704E1DAD6BD52860896C66">
    <w:name w:val="7F9C3A6342704E1DAD6BD52860896C66"/>
    <w:rsid w:val="005020E8"/>
    <w:pPr>
      <w:bidi/>
    </w:pPr>
  </w:style>
  <w:style w:type="paragraph" w:customStyle="1" w:styleId="0379AC149ADC4FE6BB67614BF39359E6">
    <w:name w:val="0379AC149ADC4FE6BB67614BF39359E6"/>
    <w:rsid w:val="005020E8"/>
    <w:pPr>
      <w:bidi/>
    </w:pPr>
  </w:style>
  <w:style w:type="paragraph" w:customStyle="1" w:styleId="9AD011AD77CA458084DEBF7D70E959CD">
    <w:name w:val="9AD011AD77CA458084DEBF7D70E959CD"/>
    <w:rsid w:val="005020E8"/>
    <w:pPr>
      <w:bidi/>
    </w:pPr>
  </w:style>
  <w:style w:type="paragraph" w:customStyle="1" w:styleId="2DA2DF2BA2814A0A954B76410023527C">
    <w:name w:val="2DA2DF2BA2814A0A954B76410023527C"/>
    <w:rsid w:val="005020E8"/>
    <w:pPr>
      <w:bidi/>
    </w:pPr>
  </w:style>
  <w:style w:type="paragraph" w:customStyle="1" w:styleId="23DE26A60DEC495889BB3AAB1AC246F1">
    <w:name w:val="23DE26A60DEC495889BB3AAB1AC246F1"/>
    <w:rsid w:val="005020E8"/>
    <w:pPr>
      <w:bidi/>
    </w:pPr>
  </w:style>
  <w:style w:type="paragraph" w:customStyle="1" w:styleId="255B4AA4D5C149C2BCF4F7CB1C764379">
    <w:name w:val="255B4AA4D5C149C2BCF4F7CB1C764379"/>
    <w:rsid w:val="005020E8"/>
    <w:pPr>
      <w:bidi/>
    </w:pPr>
  </w:style>
  <w:style w:type="paragraph" w:customStyle="1" w:styleId="F672DBB09BD44D42B6F452EB86F74622">
    <w:name w:val="F672DBB09BD44D42B6F452EB86F74622"/>
    <w:rsid w:val="005020E8"/>
    <w:pPr>
      <w:bidi/>
    </w:pPr>
  </w:style>
  <w:style w:type="paragraph" w:customStyle="1" w:styleId="006D7A847C944065BF94D4143519B83F">
    <w:name w:val="006D7A847C944065BF94D4143519B83F"/>
    <w:rsid w:val="005020E8"/>
    <w:pPr>
      <w:bidi/>
    </w:pPr>
  </w:style>
  <w:style w:type="paragraph" w:customStyle="1" w:styleId="4B1DA5EA7A1A45C6B17B7274AADC25AC">
    <w:name w:val="4B1DA5EA7A1A45C6B17B7274AADC25AC"/>
    <w:rsid w:val="005020E8"/>
    <w:pPr>
      <w:bidi/>
    </w:pPr>
  </w:style>
  <w:style w:type="paragraph" w:customStyle="1" w:styleId="9F0F824639EF43B1B0E149819BDF3FCE">
    <w:name w:val="9F0F824639EF43B1B0E149819BDF3FCE"/>
    <w:rsid w:val="005020E8"/>
    <w:pPr>
      <w:bidi/>
    </w:pPr>
  </w:style>
  <w:style w:type="paragraph" w:customStyle="1" w:styleId="C630196263CD42709B429B702EA1C177">
    <w:name w:val="C630196263CD42709B429B702EA1C177"/>
    <w:rsid w:val="005020E8"/>
    <w:pPr>
      <w:bidi/>
    </w:pPr>
  </w:style>
  <w:style w:type="paragraph" w:customStyle="1" w:styleId="61ED9F24B0834E87B5701339D07EC820">
    <w:name w:val="61ED9F24B0834E87B5701339D07EC820"/>
    <w:rsid w:val="005020E8"/>
    <w:pPr>
      <w:bidi/>
    </w:pPr>
  </w:style>
  <w:style w:type="paragraph" w:customStyle="1" w:styleId="BE5792F53B4F436AA58A10D683912B31">
    <w:name w:val="BE5792F53B4F436AA58A10D683912B31"/>
    <w:rsid w:val="005020E8"/>
    <w:pPr>
      <w:bidi/>
    </w:pPr>
  </w:style>
  <w:style w:type="paragraph" w:customStyle="1" w:styleId="7FDA8225C04346F58A1601AAC56A2730">
    <w:name w:val="7FDA8225C04346F58A1601AAC56A2730"/>
    <w:rsid w:val="005020E8"/>
    <w:pPr>
      <w:bidi/>
    </w:pPr>
  </w:style>
  <w:style w:type="paragraph" w:customStyle="1" w:styleId="18971197E3E64863862D17379FEF44FF">
    <w:name w:val="18971197E3E64863862D17379FEF44FF"/>
    <w:rsid w:val="005020E8"/>
    <w:pPr>
      <w:bidi/>
    </w:pPr>
  </w:style>
  <w:style w:type="paragraph" w:customStyle="1" w:styleId="02F9CB7C20664FE3B332DDA25FD72E3C">
    <w:name w:val="02F9CB7C20664FE3B332DDA25FD72E3C"/>
    <w:rsid w:val="005020E8"/>
    <w:pPr>
      <w:bidi/>
    </w:pPr>
  </w:style>
  <w:style w:type="paragraph" w:customStyle="1" w:styleId="C5798103B35644F9B99BDE0B43E87952">
    <w:name w:val="C5798103B35644F9B99BDE0B43E87952"/>
    <w:rsid w:val="005020E8"/>
    <w:pPr>
      <w:bidi/>
    </w:pPr>
  </w:style>
  <w:style w:type="paragraph" w:customStyle="1" w:styleId="715F939B822C4F32A6FF013528C2CA0E">
    <w:name w:val="715F939B822C4F32A6FF013528C2CA0E"/>
    <w:rsid w:val="005020E8"/>
    <w:pPr>
      <w:bidi/>
    </w:pPr>
  </w:style>
  <w:style w:type="paragraph" w:customStyle="1" w:styleId="F42AA8C6BF6E4D0CAAD2E252D7F0642C">
    <w:name w:val="F42AA8C6BF6E4D0CAAD2E252D7F0642C"/>
    <w:rsid w:val="005020E8"/>
    <w:pPr>
      <w:bidi/>
    </w:pPr>
  </w:style>
  <w:style w:type="paragraph" w:customStyle="1" w:styleId="57AAF0039D144E08A1420A354623B2B2">
    <w:name w:val="57AAF0039D144E08A1420A354623B2B2"/>
    <w:rsid w:val="005020E8"/>
    <w:pPr>
      <w:bidi/>
    </w:pPr>
  </w:style>
  <w:style w:type="paragraph" w:customStyle="1" w:styleId="6FD0CC0F3B944A3B9A29B3BE3E434DEF">
    <w:name w:val="6FD0CC0F3B944A3B9A29B3BE3E434DEF"/>
    <w:rsid w:val="005020E8"/>
    <w:pPr>
      <w:bidi/>
    </w:pPr>
  </w:style>
  <w:style w:type="paragraph" w:customStyle="1" w:styleId="853AB52403D6470BAA42FE042FA32E45">
    <w:name w:val="853AB52403D6470BAA42FE042FA32E45"/>
    <w:rsid w:val="005020E8"/>
    <w:pPr>
      <w:bidi/>
    </w:pPr>
  </w:style>
  <w:style w:type="paragraph" w:customStyle="1" w:styleId="E210270C408447FA86A988BF42F36CF9">
    <w:name w:val="E210270C408447FA86A988BF42F36CF9"/>
    <w:rsid w:val="005020E8"/>
    <w:pPr>
      <w:bidi/>
    </w:pPr>
  </w:style>
  <w:style w:type="paragraph" w:customStyle="1" w:styleId="4CB38312465E4355806A6F0CC7E0F2E0">
    <w:name w:val="4CB38312465E4355806A6F0CC7E0F2E0"/>
    <w:rsid w:val="005020E8"/>
    <w:pPr>
      <w:bidi/>
    </w:pPr>
  </w:style>
  <w:style w:type="paragraph" w:customStyle="1" w:styleId="35D877D7229D4AED9CCF29FE2B54EC89">
    <w:name w:val="35D877D7229D4AED9CCF29FE2B54EC89"/>
    <w:rsid w:val="005020E8"/>
    <w:pPr>
      <w:bidi/>
    </w:pPr>
  </w:style>
  <w:style w:type="paragraph" w:customStyle="1" w:styleId="44AF54EEACA940F3B8755299FFAFFEC2">
    <w:name w:val="44AF54EEACA940F3B8755299FFAFFEC2"/>
    <w:rsid w:val="005020E8"/>
    <w:pPr>
      <w:bidi/>
    </w:pPr>
  </w:style>
  <w:style w:type="paragraph" w:customStyle="1" w:styleId="ABD72B3568F4480F98DAA40FB698A96A">
    <w:name w:val="ABD72B3568F4480F98DAA40FB698A96A"/>
    <w:rsid w:val="005020E8"/>
    <w:pPr>
      <w:bidi/>
    </w:pPr>
  </w:style>
  <w:style w:type="paragraph" w:customStyle="1" w:styleId="D3E27C68398F48DD80A52C952532D48B">
    <w:name w:val="D3E27C68398F48DD80A52C952532D48B"/>
    <w:rsid w:val="005020E8"/>
    <w:pPr>
      <w:bidi/>
    </w:pPr>
  </w:style>
  <w:style w:type="paragraph" w:customStyle="1" w:styleId="8AFDDAB72756462C903AAEE18D1EA160">
    <w:name w:val="8AFDDAB72756462C903AAEE18D1EA160"/>
    <w:rsid w:val="005020E8"/>
    <w:pPr>
      <w:bidi/>
    </w:pPr>
  </w:style>
  <w:style w:type="paragraph" w:customStyle="1" w:styleId="6E41A2FC6E8348C4BD83FDF8535C4B18">
    <w:name w:val="6E41A2FC6E8348C4BD83FDF8535C4B18"/>
    <w:rsid w:val="005020E8"/>
    <w:pPr>
      <w:bidi/>
    </w:pPr>
  </w:style>
  <w:style w:type="paragraph" w:customStyle="1" w:styleId="57F46D5906E7406C81F1A7CAEA351F98">
    <w:name w:val="57F46D5906E7406C81F1A7CAEA351F98"/>
    <w:rsid w:val="005020E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E42880-CF57-421A-B66B-FBE0C9EB316A}">
  <ds:schemaRefs>
    <ds:schemaRef ds:uri="http://schemas.microsoft.com/office/2006/metadata/customXsn"/>
  </ds:schemaRefs>
</ds:datastoreItem>
</file>

<file path=customXml/itemProps2.xml><?xml version="1.0" encoding="utf-8"?>
<ds:datastoreItem xmlns:ds="http://schemas.openxmlformats.org/officeDocument/2006/customXml" ds:itemID="{7D6AB400-EA79-4B32-85E4-E50B760760BC}"/>
</file>

<file path=customXml/itemProps3.xml><?xml version="1.0" encoding="utf-8"?>
<ds:datastoreItem xmlns:ds="http://schemas.openxmlformats.org/officeDocument/2006/customXml" ds:itemID="{81709D4C-33DC-48CC-AC7E-130A245806EE}">
  <ds:schemaRefs>
    <ds:schemaRef ds:uri="http://schemas.openxmlformats.org/package/2006/metadata/core-properties"/>
    <ds:schemaRef ds:uri="http://purl.org/dc/dcmitype/"/>
    <ds:schemaRef ds:uri="e82e0497-401b-493b-ab66-61f85c09ed30"/>
    <ds:schemaRef ds:uri="http://purl.org/dc/elements/1.1/"/>
    <ds:schemaRef ds:uri="http://schemas.microsoft.com/office/2006/metadata/properties"/>
    <ds:schemaRef ds:uri="http://schemas.microsoft.com/office/2006/documentManagement/types"/>
    <ds:schemaRef ds:uri="http://schemas.microsoft.com/sharepoint/v3"/>
    <ds:schemaRef ds:uri="http://purl.org/dc/terms/"/>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5EE08785-530F-4F8B-8FA3-7B63FB04B1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8456</TotalTime>
  <Pages>34</Pages>
  <Words>10277</Words>
  <Characters>51388</Characters>
  <Application>Microsoft Office Word</Application>
  <DocSecurity>0</DocSecurity>
  <Lines>428</Lines>
  <Paragraphs>123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61542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16</cp:revision>
  <dcterms:created xsi:type="dcterms:W3CDTF">2021-08-03T13:25:00Z</dcterms:created>
  <dcterms:modified xsi:type="dcterms:W3CDTF">2021-11-29T10:09:00Z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2a903f81-6d51-4413-b1d4-2f1643859758</vt:lpwstr>
  </property>
</Properties>
</file>