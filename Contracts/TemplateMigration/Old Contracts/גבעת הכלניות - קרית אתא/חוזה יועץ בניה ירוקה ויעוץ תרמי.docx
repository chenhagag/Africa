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0D2FD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F119D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9BCB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4A013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1D660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3E1277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FB2D34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08918C1F" wp14:editId="52B9387C">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A60DBC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0DB707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75D700"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C5F225"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E7326E" w14:textId="57626B72"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r w:rsidR="00B5125E">
        <w:rPr>
          <w:rFonts w:ascii="Times New Roman" w:eastAsia="Times New Roman" w:hAnsi="Times New Roman" w:cs="David" w:hint="cs"/>
          <w:bCs/>
          <w:sz w:val="32"/>
          <w:szCs w:val="32"/>
          <w:u w:val="single"/>
          <w:rtl/>
          <w:lang w:eastAsia="he-IL"/>
        </w:rPr>
        <w:t xml:space="preserve"> ויעוץ תרמי </w:t>
      </w:r>
    </w:p>
    <w:p w14:paraId="7086A09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CCB49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3849E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776541"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7435A5"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13AF348" w14:textId="77777777" w:rsidR="00C8505B" w:rsidRPr="008E610C" w:rsidRDefault="00F00052"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Pr>
              <w:rFonts w:ascii="Times New Roman" w:eastAsia="Times New Roman" w:hAnsi="Times New Roman" w:cs="David"/>
              <w:bCs/>
              <w:color w:val="00B0F0"/>
              <w:sz w:val="24"/>
              <w:szCs w:val="24"/>
              <w:u w:val="single"/>
              <w:rtl/>
              <w:lang w:eastAsia="he-IL"/>
            </w:rPr>
            <w:t>גבעת הכלניות ( טרם ניתן שם לפרויקט )</w:t>
          </w:r>
        </w:p>
      </w:sdtContent>
    </w:sdt>
    <w:p w14:paraId="1D93B9D8"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74D5F25"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E47F9CF"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A478591" w14:textId="04865510" w:rsidR="00C8505B" w:rsidRPr="008E610C" w:rsidRDefault="00397C77" w:rsidP="00C2032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Pr>
              <w:rFonts w:ascii="Times New Roman" w:eastAsia="Times New Roman" w:hAnsi="Times New Roman" w:cs="David"/>
              <w:bCs/>
              <w:color w:val="00B0F0"/>
              <w:sz w:val="24"/>
              <w:szCs w:val="24"/>
              <w:u w:val="single"/>
              <w:rtl/>
              <w:lang w:eastAsia="he-IL"/>
            </w:rPr>
            <w:t>גבעת הכלניות</w:t>
          </w:r>
        </w:p>
      </w:sdtContent>
    </w:sdt>
    <w:p w14:paraId="14DBDFD3"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52265474"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82C5D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EC07C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F2DB6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D8836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35865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FB0D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DFFDE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1C39A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DC47A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B5D44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9D259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B9145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4DFD5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FC9AC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CA38D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F2FEF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2B7357"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F499E2"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C065A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09208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32630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100D673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3DB638" w14:textId="77777777"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0T00:00:00Z">
            <w:dateFormat w:val="dd/MM/yyyy"/>
            <w:lid w:val="he-IL"/>
            <w:storeMappedDataAs w:val="dateTime"/>
            <w:calendar w:val="gregorian"/>
          </w:date>
        </w:sdtPr>
        <w:sdtContent>
          <w:r w:rsidR="00F00052">
            <w:rPr>
              <w:rFonts w:ascii="Times New Roman" w:eastAsia="Times New Roman" w:hAnsi="Times New Roman" w:cs="David" w:hint="cs"/>
              <w:color w:val="800080"/>
              <w:sz w:val="24"/>
              <w:szCs w:val="24"/>
              <w:rtl/>
              <w:lang w:eastAsia="he-IL"/>
            </w:rPr>
            <w:t>‏10/02/2022</w:t>
          </w:r>
        </w:sdtContent>
      </w:sdt>
    </w:p>
    <w:p w14:paraId="73846B3E"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3A130EC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829C4E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729925"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lastRenderedPageBreak/>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869FD20" w14:textId="01AC4DA0" w:rsidR="000206FA" w:rsidRPr="000206FA" w:rsidRDefault="00846ACF"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p>
      </w:sdtContent>
    </w:sdt>
    <w:p w14:paraId="7520A8E9"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00FCEF41"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027346CA"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B6F7360"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1DA9ED7F"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9AB8EEF" w14:textId="2ACB6BC2" w:rsidR="002B622B" w:rsidRDefault="002B622B"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אביב ניהול הנדסה ומערכות מידע בע"מ </w:t>
      </w:r>
    </w:p>
    <w:p w14:paraId="4EC4AEC6" w14:textId="5FFABF46" w:rsidR="00C20328" w:rsidRDefault="00C20328"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רח העבודה 27 , ראש העין </w:t>
      </w:r>
    </w:p>
    <w:p w14:paraId="1355DC8D" w14:textId="36778022" w:rsidR="00C20328" w:rsidRDefault="00C20328"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ח.פ. 511301657</w:t>
      </w: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1B08F47F" w14:textId="660438EC" w:rsidR="000206FA" w:rsidRPr="000206FA" w:rsidRDefault="00CC2287" w:rsidP="00CC2287">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47ED4">
            <w:rPr>
              <w:rStyle w:val="PlaceholderText"/>
              <w:rtl/>
            </w:rPr>
            <w:t>[צדדים נוספים]</w:t>
          </w:r>
        </w:p>
      </w:sdtContent>
    </w:sdt>
    <w:p w14:paraId="419875AE"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10E765A0"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183258FC"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E8C7551"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4D7D7FFD"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62A3E566"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44A467C0"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722D0797"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48919B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5AABCCF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E2A02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1027E20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lastRenderedPageBreak/>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6515D2F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14A698E"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EC025A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C726DC9"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CEA8F5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88BAFE"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417A6E5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E74E0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14A84CC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1795AAD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63C8817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1C1112"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5C79AA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8504E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1B1B1FD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A22F5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3AFFC09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008CA83E"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F1F1343"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5632C8C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4D850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39F5099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087E2B4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4FA79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69DE749F"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162CED54"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49962C4"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1B6EDC56"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07078EA3"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7F7A9F4"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033FCBF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180596F"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73F3D29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6BE2BE79"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74B21D11"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701211C7"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0410232"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8FDF83A"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2228AE87"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0DBC30A9"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07A37F0B"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264D6C9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34B9B0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0687EC1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t xml:space="preserve">בנספח </w:t>
      </w:r>
      <w:r w:rsidRPr="000206FA">
        <w:rPr>
          <w:rFonts w:ascii="Times New Roman" w:eastAsia="Times New Roman" w:hAnsi="Times New Roman" w:cs="David"/>
          <w:bCs/>
          <w:sz w:val="20"/>
          <w:szCs w:val="24"/>
          <w:rtl/>
          <w:lang w:eastAsia="he-IL"/>
        </w:rPr>
        <w:t xml:space="preserve">ב'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2777C6F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3919594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1C81C12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38DCEA7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0E1B882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514357D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w:t>
      </w:r>
      <w:r w:rsidRPr="000206FA">
        <w:rPr>
          <w:rFonts w:ascii="Times New Roman" w:eastAsia="Times New Roman" w:hAnsi="Times New Roman" w:cs="David"/>
          <w:sz w:val="20"/>
          <w:szCs w:val="24"/>
          <w:rtl/>
          <w:lang w:eastAsia="he-IL"/>
        </w:rPr>
        <w:lastRenderedPageBreak/>
        <w:t>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F8D05B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0020B23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0162C4E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452967C1"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607E2D0B"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6392DA8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13D7787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C344E6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w:t>
      </w:r>
      <w:r w:rsidRPr="000206FA">
        <w:rPr>
          <w:rFonts w:ascii="Times New Roman" w:eastAsia="Times New Roman" w:hAnsi="Times New Roman" w:cs="David"/>
          <w:sz w:val="20"/>
          <w:szCs w:val="24"/>
          <w:rtl/>
          <w:lang w:eastAsia="he-IL"/>
        </w:rPr>
        <w:lastRenderedPageBreak/>
        <w:t xml:space="preserve">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0DAFDC7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2EA8C8E6" w14:textId="1D93266F"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w:t>
      </w:r>
      <w:r w:rsidR="00CC2287">
        <w:rPr>
          <w:rFonts w:ascii="Times New Roman" w:eastAsia="Times New Roman" w:hAnsi="Times New Roman" w:cs="David" w:hint="cs"/>
          <w:sz w:val="20"/>
          <w:szCs w:val="24"/>
          <w:rtl/>
          <w:lang w:eastAsia="he-IL"/>
        </w:rPr>
        <w:t xml:space="preserve">למעט במידה ונעשה בתאום עם המזמין ובאשורו , </w:t>
      </w:r>
      <w:r w:rsidRPr="000206FA">
        <w:rPr>
          <w:rFonts w:ascii="Times New Roman" w:eastAsia="Times New Roman" w:hAnsi="Times New Roman" w:cs="David"/>
          <w:sz w:val="20"/>
          <w:szCs w:val="24"/>
          <w:rtl/>
          <w:lang w:eastAsia="he-IL"/>
        </w:rPr>
        <w:t>יהיה המזמין זכאי לבטל את החוזה ויחולו הוראות סעיפים 12.3.2 ו - 12.3.3 להלן.</w:t>
      </w:r>
    </w:p>
    <w:p w14:paraId="1C2FDDF9"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36358B2" w14:textId="551A583E"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r w:rsidR="00CC2287">
        <w:rPr>
          <w:rFonts w:ascii="Times New Roman" w:eastAsia="Times New Roman" w:hAnsi="Times New Roman" w:cs="David" w:hint="cs"/>
          <w:sz w:val="20"/>
          <w:szCs w:val="24"/>
          <w:rtl/>
          <w:lang w:eastAsia="he-IL"/>
        </w:rPr>
        <w:t xml:space="preserve"> בפרק זמן סביר להנחת דעת המזמין </w:t>
      </w:r>
      <w:r w:rsidRPr="000206FA">
        <w:rPr>
          <w:rFonts w:ascii="Times New Roman" w:eastAsia="Times New Roman" w:hAnsi="Times New Roman" w:cs="David"/>
          <w:sz w:val="20"/>
          <w:szCs w:val="24"/>
          <w:rtl/>
          <w:lang w:eastAsia="he-IL"/>
        </w:rPr>
        <w:t>.</w:t>
      </w:r>
    </w:p>
    <w:p w14:paraId="454E8A31" w14:textId="1AD25FB1" w:rsidR="000206FA" w:rsidRPr="000206FA" w:rsidRDefault="000206FA" w:rsidP="00CC2287">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קול דעתו </w:t>
      </w:r>
      <w:r w:rsidRPr="000206FA">
        <w:rPr>
          <w:rFonts w:ascii="Times New Roman" w:eastAsia="Times New Roman" w:hAnsi="Times New Roman" w:cs="David" w:hint="cs"/>
          <w:sz w:val="20"/>
          <w:szCs w:val="24"/>
          <w:rtl/>
          <w:lang w:eastAsia="he-IL"/>
        </w:rPr>
        <w:t>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00CC2287">
        <w:rPr>
          <w:rFonts w:ascii="Times New Roman" w:eastAsia="Times New Roman" w:hAnsi="Times New Roman" w:cs="David" w:hint="cs"/>
          <w:sz w:val="20"/>
          <w:szCs w:val="24"/>
          <w:rtl/>
          <w:lang w:eastAsia="he-IL"/>
        </w:rPr>
        <w:t xml:space="preserve"> , ( היועץ רשאי לבקש נימוקי המזמין )</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7118586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4E0583F9"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lastRenderedPageBreak/>
        <w:t>סמכויות ה</w:t>
      </w:r>
      <w:r w:rsidR="00B17D15">
        <w:rPr>
          <w:rFonts w:ascii="Times New Roman" w:eastAsia="Times New Roman" w:hAnsi="Times New Roman" w:cs="David"/>
          <w:bCs/>
          <w:sz w:val="20"/>
          <w:szCs w:val="24"/>
          <w:u w:val="single"/>
          <w:rtl/>
          <w:lang w:eastAsia="he-IL"/>
        </w:rPr>
        <w:t>יועץ</w:t>
      </w:r>
    </w:p>
    <w:p w14:paraId="44A4C5C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0044CA8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6A1A3EFC"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0BEF2E41"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71CE3A45"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0F9E4DE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47201D1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24E097C6" w14:textId="77777777" w:rsidR="00CC2287" w:rsidRPr="00E9169B" w:rsidRDefault="000206FA" w:rsidP="00E9169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C2287">
        <w:rPr>
          <w:rFonts w:ascii="Times New Roman" w:eastAsia="Times New Roman" w:hAnsi="Times New Roman" w:cs="David"/>
          <w:sz w:val="20"/>
          <w:szCs w:val="24"/>
          <w:rtl/>
          <w:lang w:eastAsia="he-IL"/>
        </w:rPr>
        <w:t>לצורך הפעלת סמכויותיו</w:t>
      </w:r>
      <w:r w:rsidRPr="00CC2287">
        <w:rPr>
          <w:rFonts w:ascii="Times New Roman" w:eastAsia="Times New Roman" w:hAnsi="Times New Roman" w:cs="David" w:hint="cs"/>
          <w:sz w:val="20"/>
          <w:szCs w:val="24"/>
          <w:rtl/>
          <w:lang w:eastAsia="he-IL"/>
        </w:rPr>
        <w:t>,</w:t>
      </w:r>
      <w:r w:rsidRPr="00CC2287">
        <w:rPr>
          <w:rFonts w:ascii="Times New Roman" w:eastAsia="Times New Roman" w:hAnsi="Times New Roman" w:cs="David"/>
          <w:sz w:val="20"/>
          <w:szCs w:val="24"/>
          <w:rtl/>
          <w:lang w:eastAsia="he-IL"/>
        </w:rPr>
        <w:t xml:space="preserve"> רשאי המנהל </w:t>
      </w:r>
      <w:r w:rsidRPr="00CC2287">
        <w:rPr>
          <w:rFonts w:ascii="Times New Roman" w:eastAsia="Times New Roman" w:hAnsi="Times New Roman" w:cs="David" w:hint="cs"/>
          <w:sz w:val="20"/>
          <w:szCs w:val="24"/>
          <w:rtl/>
          <w:lang w:eastAsia="he-IL"/>
        </w:rPr>
        <w:t>ו/</w:t>
      </w:r>
      <w:r w:rsidRPr="00CC2287">
        <w:rPr>
          <w:rFonts w:ascii="Times New Roman" w:eastAsia="Times New Roman" w:hAnsi="Times New Roman" w:cs="David"/>
          <w:sz w:val="20"/>
          <w:szCs w:val="24"/>
          <w:rtl/>
          <w:lang w:eastAsia="he-IL"/>
        </w:rPr>
        <w:t>או מי מטעמו לבקר במשרד ה</w:t>
      </w:r>
      <w:r w:rsidR="00B17D15" w:rsidRPr="00CC2287">
        <w:rPr>
          <w:rFonts w:ascii="Times New Roman" w:eastAsia="Times New Roman" w:hAnsi="Times New Roman" w:cs="David"/>
          <w:sz w:val="20"/>
          <w:szCs w:val="24"/>
          <w:rtl/>
          <w:lang w:eastAsia="he-IL"/>
        </w:rPr>
        <w:t>יועץ</w:t>
      </w:r>
      <w:r w:rsidRPr="00CC2287">
        <w:rPr>
          <w:rFonts w:ascii="Times New Roman" w:eastAsia="Times New Roman" w:hAnsi="Times New Roman" w:cs="David"/>
          <w:sz w:val="20"/>
          <w:szCs w:val="24"/>
          <w:rtl/>
          <w:lang w:eastAsia="he-IL"/>
        </w:rPr>
        <w:t xml:space="preserve"> </w:t>
      </w:r>
      <w:r w:rsidRPr="00CC2287">
        <w:rPr>
          <w:rFonts w:ascii="Times New Roman" w:eastAsia="Times New Roman" w:hAnsi="Times New Roman" w:cs="David" w:hint="cs"/>
          <w:sz w:val="20"/>
          <w:szCs w:val="24"/>
          <w:rtl/>
          <w:lang w:eastAsia="he-IL"/>
        </w:rPr>
        <w:t>ו/</w:t>
      </w:r>
      <w:r w:rsidRPr="00CC2287">
        <w:rPr>
          <w:rFonts w:ascii="Times New Roman" w:eastAsia="Times New Roman" w:hAnsi="Times New Roman" w:cs="David"/>
          <w:sz w:val="20"/>
          <w:szCs w:val="24"/>
          <w:rtl/>
          <w:lang w:eastAsia="he-IL"/>
        </w:rPr>
        <w:t>או בכל מקום אחר</w:t>
      </w:r>
      <w:r w:rsidRPr="00CC2287">
        <w:rPr>
          <w:rFonts w:ascii="Times New Roman" w:eastAsia="Times New Roman" w:hAnsi="Times New Roman" w:cs="David" w:hint="cs"/>
          <w:sz w:val="20"/>
          <w:szCs w:val="24"/>
          <w:rtl/>
          <w:lang w:eastAsia="he-IL"/>
        </w:rPr>
        <w:t>,</w:t>
      </w:r>
      <w:r w:rsidRPr="00CC2287">
        <w:rPr>
          <w:rFonts w:ascii="Times New Roman" w:eastAsia="Times New Roman" w:hAnsi="Times New Roman" w:cs="David"/>
          <w:sz w:val="20"/>
          <w:szCs w:val="24"/>
          <w:rtl/>
          <w:lang w:eastAsia="he-IL"/>
        </w:rPr>
        <w:t xml:space="preserve"> בו מבוצעים שירותי ה</w:t>
      </w:r>
      <w:r w:rsidR="00B17D15" w:rsidRPr="00CC2287">
        <w:rPr>
          <w:rFonts w:ascii="Times New Roman" w:eastAsia="Times New Roman" w:hAnsi="Times New Roman" w:cs="David"/>
          <w:sz w:val="20"/>
          <w:szCs w:val="24"/>
          <w:rtl/>
          <w:lang w:eastAsia="he-IL"/>
        </w:rPr>
        <w:t>יועץ</w:t>
      </w:r>
      <w:r w:rsidRPr="00CC2287">
        <w:rPr>
          <w:rFonts w:ascii="Times New Roman" w:eastAsia="Times New Roman" w:hAnsi="Times New Roman" w:cs="David"/>
          <w:sz w:val="20"/>
          <w:szCs w:val="24"/>
          <w:rtl/>
          <w:lang w:eastAsia="he-IL"/>
        </w:rPr>
        <w:t xml:space="preserve"> וה</w:t>
      </w:r>
      <w:r w:rsidR="00B17D15" w:rsidRPr="00CC2287">
        <w:rPr>
          <w:rFonts w:ascii="Times New Roman" w:eastAsia="Times New Roman" w:hAnsi="Times New Roman" w:cs="David"/>
          <w:sz w:val="20"/>
          <w:szCs w:val="24"/>
          <w:rtl/>
          <w:lang w:eastAsia="he-IL"/>
        </w:rPr>
        <w:t>יועץ</w:t>
      </w:r>
      <w:r w:rsidRPr="00CC2287">
        <w:rPr>
          <w:rFonts w:ascii="Times New Roman" w:eastAsia="Times New Roman" w:hAnsi="Times New Roman" w:cs="David"/>
          <w:sz w:val="20"/>
          <w:szCs w:val="24"/>
          <w:rtl/>
          <w:lang w:eastAsia="he-IL"/>
        </w:rPr>
        <w:t xml:space="preserve"> מתחייב למסור כל הסבר שיידרש על יד</w:t>
      </w:r>
      <w:r w:rsidRPr="00CC2287">
        <w:rPr>
          <w:rFonts w:ascii="Times New Roman" w:eastAsia="Times New Roman" w:hAnsi="Times New Roman" w:cs="David" w:hint="cs"/>
          <w:sz w:val="20"/>
          <w:szCs w:val="24"/>
          <w:rtl/>
          <w:lang w:eastAsia="he-IL"/>
        </w:rPr>
        <w:t>י המנהל ו/</w:t>
      </w:r>
      <w:r w:rsidRPr="00CC2287">
        <w:rPr>
          <w:rFonts w:ascii="Times New Roman" w:eastAsia="Times New Roman" w:hAnsi="Times New Roman" w:cs="David"/>
          <w:sz w:val="20"/>
          <w:szCs w:val="24"/>
          <w:rtl/>
          <w:lang w:eastAsia="he-IL"/>
        </w:rPr>
        <w:t xml:space="preserve">או </w:t>
      </w:r>
      <w:r w:rsidRPr="00CC2287">
        <w:rPr>
          <w:rFonts w:ascii="Times New Roman" w:eastAsia="Times New Roman" w:hAnsi="Times New Roman" w:cs="David" w:hint="cs"/>
          <w:sz w:val="20"/>
          <w:szCs w:val="24"/>
          <w:rtl/>
          <w:lang w:eastAsia="he-IL"/>
        </w:rPr>
        <w:t xml:space="preserve">על ידי מי </w:t>
      </w:r>
      <w:r w:rsidRPr="00CC2287">
        <w:rPr>
          <w:rFonts w:ascii="Times New Roman" w:eastAsia="Times New Roman" w:hAnsi="Times New Roman" w:cs="David"/>
          <w:sz w:val="20"/>
          <w:szCs w:val="24"/>
          <w:rtl/>
          <w:lang w:eastAsia="he-IL"/>
        </w:rPr>
        <w:t>מטעמו.</w:t>
      </w:r>
      <w:r w:rsidR="00CC2287" w:rsidRPr="00CC2287">
        <w:rPr>
          <w:rFonts w:ascii="Times New Roman" w:eastAsia="Times New Roman" w:hAnsi="Times New Roman" w:cs="David" w:hint="cs"/>
          <w:sz w:val="20"/>
          <w:szCs w:val="24"/>
          <w:rtl/>
          <w:lang w:eastAsia="he-IL"/>
        </w:rPr>
        <w:t xml:space="preserve"> </w:t>
      </w:r>
      <w:r w:rsidR="00CC2287" w:rsidRPr="00E9169B">
        <w:rPr>
          <w:rFonts w:ascii="Times New Roman" w:eastAsia="Times New Roman" w:hAnsi="Times New Roman" w:cs="David"/>
          <w:sz w:val="20"/>
          <w:szCs w:val="24"/>
          <w:rtl/>
          <w:lang w:eastAsia="he-IL"/>
        </w:rPr>
        <w:t>אין בסעיף זה כדי לגרוע מהתחייבויות היועץ לפי חוזה זה ו/או לפי כל דין.</w:t>
      </w:r>
    </w:p>
    <w:p w14:paraId="3608EAB3" w14:textId="69D33781" w:rsidR="000206FA" w:rsidRPr="000206FA" w:rsidRDefault="000206FA" w:rsidP="00E9169B">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p>
    <w:p w14:paraId="0F20ABB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736891C0"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0DAC5FC6"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28E2ED7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24BDEE5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256C505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475345A4"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0A3803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B7A9D7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29F6BB4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797AD0A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7A2A1C7"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352541B6"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7156A4A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23F87E94" w14:textId="13ADC938" w:rsid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61A5747F" w14:textId="7513F675" w:rsidR="0084358F" w:rsidRPr="000206FA" w:rsidRDefault="0084358F"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בוטל .</w:t>
      </w:r>
    </w:p>
    <w:p w14:paraId="5DDD926E" w14:textId="77777777" w:rsidR="000206FA" w:rsidRPr="00CC2287" w:rsidRDefault="000206FA" w:rsidP="00E9169B">
      <w:pPr>
        <w:widowControl w:val="0"/>
        <w:spacing w:before="0" w:beforeAutospacing="0" w:after="240" w:afterAutospacing="0" w:line="240" w:lineRule="auto"/>
        <w:ind w:left="788" w:right="360"/>
        <w:jc w:val="both"/>
        <w:rPr>
          <w:rFonts w:ascii="Times New Roman" w:eastAsia="Times New Roman" w:hAnsi="Times New Roman" w:cs="David"/>
          <w:sz w:val="20"/>
          <w:szCs w:val="24"/>
          <w:rtl/>
          <w:lang w:eastAsia="he-IL"/>
        </w:rPr>
      </w:pPr>
    </w:p>
    <w:p w14:paraId="184765F2"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061EC28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651A08DD"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32D2F33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61C9FC5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1CE1A01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16C87FE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4E0AFEB"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5AC997C5"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02D052C3"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0D03AF6D"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16D9EF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45798886"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w:t>
      </w:r>
      <w:r w:rsidRPr="000206FA">
        <w:rPr>
          <w:rFonts w:ascii="Times New Roman" w:eastAsia="Times New Roman" w:hAnsi="Times New Roman" w:cs="David"/>
          <w:sz w:val="20"/>
          <w:szCs w:val="24"/>
          <w:rtl/>
          <w:lang w:eastAsia="he-IL"/>
        </w:rPr>
        <w:lastRenderedPageBreak/>
        <w:t>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62775CD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1830732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15BD6B1E"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1EC3253C"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F781F47"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7E54AE45"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B17D15">
        <w:rPr>
          <w:rFonts w:ascii="Times New Roman" w:eastAsia="Times New Roman" w:hAnsi="Times New Roman" w:cs="David"/>
          <w:sz w:val="20"/>
          <w:szCs w:val="24"/>
          <w:rtl/>
          <w:lang w:eastAsia="he-IL"/>
        </w:rPr>
        <w:lastRenderedPageBreak/>
        <w:t>תשלום נוסף בעד עבודות אלו, אלא כפי שנקבע בסעיף 8.2 להלן.</w:t>
      </w:r>
    </w:p>
    <w:p w14:paraId="11AE9836"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72120EE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39D3ACF5"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089F0D7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58D38B1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68C699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13BBBD7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45F6DFF"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7C0B9039"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62A8CA93"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00704A97"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אחריות</w:t>
      </w:r>
    </w:p>
    <w:p w14:paraId="6EEA2685"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7D4A7D7" w14:textId="77777777" w:rsidR="00937C9F" w:rsidRPr="00013687" w:rsidRDefault="00937C9F" w:rsidP="00937C9F">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437BB4C"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919246F"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497774A"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1C817DD"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4486C26"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שלא לערוך את הביטוח </w:t>
      </w:r>
      <w:r>
        <w:rPr>
          <w:rFonts w:ascii="Times New Roman" w:eastAsia="Times New Roman" w:hAnsi="Times New Roman" w:cs="David" w:hint="cs"/>
          <w:sz w:val="20"/>
          <w:szCs w:val="24"/>
          <w:rtl/>
          <w:lang w:eastAsia="he-IL"/>
        </w:rPr>
        <w:lastRenderedPageBreak/>
        <w:t>המצוין בסעיף א' לאישור עריכת הביטוח.</w:t>
      </w:r>
    </w:p>
    <w:p w14:paraId="7969D91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CBA987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D787F0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2ADE904"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4D0FE25"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0B2940D"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DE6A2E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404F64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D69B52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57501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FA861A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9B7926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2780C2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276F761"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lastRenderedPageBreak/>
        <w:t>הפרת סעיף זה על כל תנאיו תיחשב להפרה יסודית של ההסכם.</w:t>
      </w:r>
    </w:p>
    <w:p w14:paraId="68FD1B74"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51131B77"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6511746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69AB7AE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7296771C"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16457C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5188F2D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0DDA0C9D"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01228DF9"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lastRenderedPageBreak/>
        <w:t>מעמד ה</w:t>
      </w:r>
      <w:r w:rsidR="00B17D15">
        <w:rPr>
          <w:rFonts w:ascii="Times New Roman" w:eastAsia="Times New Roman" w:hAnsi="Times New Roman" w:cs="David"/>
          <w:bCs/>
          <w:sz w:val="20"/>
          <w:szCs w:val="24"/>
          <w:u w:val="single"/>
          <w:rtl/>
          <w:lang w:eastAsia="he-IL"/>
        </w:rPr>
        <w:t>יועץ</w:t>
      </w:r>
    </w:p>
    <w:p w14:paraId="25AD400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027D493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1B6DD88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01938B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2A24A2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70428E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lastRenderedPageBreak/>
        <w:t>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25A1816E"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3FEF2131"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53D9328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4E749486"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6972C1F4"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72878F58"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55931DC6"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07EA2A0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3D5BBE2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039B26C1" w14:textId="45FD3469" w:rsidR="000206FA" w:rsidRPr="000206FA" w:rsidRDefault="000206FA" w:rsidP="0084358F">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0084358F">
        <w:rPr>
          <w:rFonts w:ascii="Times New Roman" w:eastAsia="Times New Roman" w:hAnsi="Times New Roman" w:cs="David" w:hint="cs"/>
          <w:sz w:val="20"/>
          <w:szCs w:val="24"/>
          <w:rtl/>
          <w:lang w:eastAsia="he-IL"/>
        </w:rPr>
        <w:t>תוך מתן הודעה מוקדמת של 14 יום ,</w:t>
      </w:r>
      <w:r w:rsidR="0084358F" w:rsidRPr="000206FA" w:rsidDel="0084358F">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0084358F">
        <w:rPr>
          <w:rFonts w:ascii="Times New Roman" w:eastAsia="Times New Roman" w:hAnsi="Times New Roman" w:cs="David" w:hint="cs"/>
          <w:sz w:val="20"/>
          <w:szCs w:val="24"/>
          <w:rtl/>
          <w:lang w:eastAsia="he-IL"/>
        </w:rPr>
        <w:t xml:space="preserve">וככל שהודיע המזמין ליועץהודעה הנ"ל , היועץ יעצור מהמשך התקדמות ועבודה , </w:t>
      </w:r>
      <w:r w:rsidRPr="000206FA">
        <w:rPr>
          <w:rFonts w:ascii="Times New Roman" w:eastAsia="Times New Roman" w:hAnsi="Times New Roman" w:cs="David"/>
          <w:sz w:val="20"/>
          <w:szCs w:val="24"/>
          <w:rtl/>
          <w:lang w:eastAsia="he-IL"/>
        </w:rPr>
        <w:t>בכל אחד מהמקרים הבאים:</w:t>
      </w:r>
    </w:p>
    <w:p w14:paraId="722A7741"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622DDAD8"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14316F68"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p>
    <w:p w14:paraId="478BA194"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נבצר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מהמנהל הראשי לקיים את ה</w:t>
      </w:r>
      <w:r w:rsidRPr="000206FA">
        <w:rPr>
          <w:rFonts w:ascii="Times New Roman" w:eastAsia="Times New Roman" w:hAnsi="Times New Roman" w:cs="David" w:hint="cs"/>
          <w:sz w:val="20"/>
          <w:szCs w:val="24"/>
          <w:rtl/>
          <w:lang w:eastAsia="he-IL"/>
        </w:rPr>
        <w:t xml:space="preserve">וראות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יחול הסעיף 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לפעולה משפטית או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אם ארע אירוע דומה.</w:t>
      </w:r>
    </w:p>
    <w:p w14:paraId="52C27877" w14:textId="77777777" w:rsidR="000206FA" w:rsidRPr="000206FA"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חל שינוי בהחזקת המניות ו/או בהרכב המנהלים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99454EF"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1A8B174A"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650929C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2B94A47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007635A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51F5525C" w14:textId="33341818"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w:t>
      </w:r>
      <w:r w:rsidR="0084358F">
        <w:rPr>
          <w:rFonts w:ascii="Times New Roman" w:eastAsia="Times New Roman" w:hAnsi="Times New Roman" w:cs="David" w:hint="cs"/>
          <w:sz w:val="20"/>
          <w:szCs w:val="24"/>
          <w:rtl/>
          <w:lang w:eastAsia="he-IL"/>
        </w:rPr>
        <w:t xml:space="preserve">ולא תיקן היועץ בהתאם להתראה שקיבל במהלך 10 י"ע , </w:t>
      </w:r>
      <w:r w:rsidRPr="000206FA">
        <w:rPr>
          <w:rFonts w:ascii="Times New Roman" w:eastAsia="Times New Roman" w:hAnsi="Times New Roman" w:cs="David"/>
          <w:sz w:val="20"/>
          <w:szCs w:val="24"/>
          <w:rtl/>
          <w:lang w:eastAsia="he-IL"/>
        </w:rPr>
        <w:t xml:space="preserve"> יהיה המזמין זכאי לבצע התחייבות זאת באמצעות בעל מקצוע אחר וזאת מבלי לגרוע מאיזה מזכויותיו של המזמין לפי החוזה.</w:t>
      </w:r>
    </w:p>
    <w:p w14:paraId="4B65759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E5C9220"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05E838F"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4E9C5B1"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6751C86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47810A1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3C6D719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DACA2F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72F6005A"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278763A"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425C80E3"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71C95AEE"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w:t>
      </w:r>
      <w:r w:rsidRPr="000206FA">
        <w:rPr>
          <w:rFonts w:ascii="Times New Roman" w:eastAsia="Times New Roman" w:hAnsi="Times New Roman" w:cs="David"/>
          <w:sz w:val="20"/>
          <w:szCs w:val="24"/>
          <w:rtl/>
          <w:lang w:eastAsia="he-IL"/>
        </w:rPr>
        <w:lastRenderedPageBreak/>
        <w:t>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54B24DD4"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5760911C"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2EABC9D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F6C3CA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466018A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6F9DAE47"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0F33D92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531F3EB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w:t>
      </w:r>
      <w:r w:rsidRPr="000206FA">
        <w:rPr>
          <w:rFonts w:ascii="Times New Roman" w:eastAsia="Times New Roman" w:hAnsi="Times New Roman" w:cs="David"/>
          <w:sz w:val="20"/>
          <w:szCs w:val="24"/>
          <w:rtl/>
          <w:lang w:eastAsia="he-IL"/>
        </w:rPr>
        <w:lastRenderedPageBreak/>
        <w:t>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70B66C4A"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2165435A"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44D59FE6"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526409FA"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62DFAA5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3996A26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62DFFD63"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608A7DD"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551CAE8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w:t>
      </w:r>
      <w:r w:rsidRPr="000206FA">
        <w:rPr>
          <w:rFonts w:ascii="Times New Roman" w:eastAsia="Times New Roman" w:hAnsi="Times New Roman" w:cs="David"/>
          <w:sz w:val="20"/>
          <w:szCs w:val="24"/>
          <w:rtl/>
          <w:lang w:eastAsia="he-IL"/>
        </w:rPr>
        <w:lastRenderedPageBreak/>
        <w:t>הקיזוז הנ"ל.</w:t>
      </w:r>
    </w:p>
    <w:p w14:paraId="485FC0A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1C6E206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47DD0A0C"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05D73BEA"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2D223369"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141B0DD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6CEF1B5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2BF8CCD2"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 xml:space="preserve">טענה ו/או תביעה, ככל שתהיינה </w:t>
      </w:r>
      <w:r w:rsidRPr="000206FA">
        <w:rPr>
          <w:rFonts w:ascii="Times New Roman" w:eastAsia="Times New Roman" w:hAnsi="Times New Roman" w:cs="David"/>
          <w:b/>
          <w:sz w:val="20"/>
          <w:szCs w:val="24"/>
          <w:rtl/>
          <w:lang w:eastAsia="he-IL"/>
        </w:rPr>
        <w:lastRenderedPageBreak/>
        <w:t>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02D663A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5B94BC3"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609C791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6DDE64D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7D02F48"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58B28B3C"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549471D5"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5DDFEDF1"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2B8102A"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A50FE64"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03C01CB" w14:textId="732957D9" w:rsidR="00C8505B" w:rsidRPr="00894E04" w:rsidRDefault="00C8505B" w:rsidP="009560F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560FB">
            <w:rPr>
              <w:rFonts w:ascii="Times New Roman" w:eastAsia="Times New Roman" w:hAnsi="Times New Roman" w:cs="David" w:hint="cs"/>
              <w:color w:val="00B0F0"/>
              <w:sz w:val="24"/>
              <w:szCs w:val="24"/>
              <w:u w:val="single"/>
              <w:rtl/>
              <w:lang w:eastAsia="he-IL"/>
            </w:rPr>
            <w:t xml:space="preserve">אביב ניהול הנדסה ומערכות מידע בע"מ </w:t>
          </w:r>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r w:rsidR="009560FB">
            <w:rPr>
              <w:rFonts w:ascii="Times New Roman" w:eastAsia="Times New Roman" w:hAnsi="Times New Roman" w:cs="David" w:hint="cs"/>
              <w:color w:val="00B0F0"/>
              <w:sz w:val="24"/>
              <w:szCs w:val="24"/>
              <w:rtl/>
              <w:lang w:eastAsia="he-IL"/>
            </w:rPr>
            <w:t xml:space="preserve">אפריקה ישראל מגורים בע"מ </w:t>
          </w:r>
        </w:sdtContent>
      </w:sdt>
    </w:p>
    <w:p w14:paraId="091D9CD2"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5015D01F"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DE1910"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7478EB"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4F9DD3"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6661F2"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0CC866E5"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7F201AD5"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0DB24DB3"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C5B8A4C"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ED536EA"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4A8766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DD39E5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6D7327" w14:textId="475AD13A" w:rsidR="00C8505B" w:rsidRPr="00B27B4C" w:rsidRDefault="00C8505B" w:rsidP="009560F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00052">
            <w:rPr>
              <w:rFonts w:ascii="Times New Roman" w:eastAsia="Times New Roman" w:hAnsi="Times New Roman" w:cs="David" w:hint="cs"/>
              <w:color w:val="00B0F0"/>
              <w:sz w:val="24"/>
              <w:szCs w:val="24"/>
              <w:rtl/>
              <w:lang w:eastAsia="he-IL"/>
            </w:rPr>
            <w:t>קרית אתא</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97C77">
            <w:rPr>
              <w:rFonts w:ascii="Times New Roman" w:eastAsia="Times New Roman" w:hAnsi="Times New Roman" w:cs="David" w:hint="cs"/>
              <w:color w:val="00B0F0"/>
              <w:sz w:val="24"/>
              <w:szCs w:val="24"/>
              <w:rtl/>
            </w:rPr>
            <w:t>גבעת הכלניות</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00052">
            <w:rPr>
              <w:rFonts w:ascii="Times New Roman" w:eastAsia="Times New Roman" w:hAnsi="Times New Roman" w:cs="David" w:hint="cs"/>
              <w:color w:val="00B0F0"/>
              <w:sz w:val="24"/>
              <w:szCs w:val="24"/>
              <w:rtl/>
            </w:rPr>
            <w:t>גבעת הכלניות ( טרם ניתן שם לפרויקט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3E75DF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0C6215" w14:textId="7B943217" w:rsidR="00C8505B" w:rsidRPr="00B27B4C" w:rsidRDefault="00C8505B" w:rsidP="00B5125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846ACF">
            <w:rPr>
              <w:rFonts w:ascii="Times New Roman" w:eastAsia="Times New Roman" w:hAnsi="Times New Roman" w:cs="David" w:hint="cs"/>
              <w:color w:val="008000"/>
              <w:sz w:val="24"/>
              <w:szCs w:val="24"/>
              <w:rtl/>
            </w:rPr>
            <w:t>כ/248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r w:rsidR="00B5125E" w:rsidRPr="00B5125E">
        <w:rPr>
          <w:rFonts w:ascii="Times New Roman" w:eastAsia="Times New Roman" w:hAnsi="Times New Roman" w:cs="David" w:hint="cs"/>
          <w:sz w:val="24"/>
          <w:szCs w:val="24"/>
          <w:rtl/>
          <w:lang w:eastAsia="he-IL"/>
        </w:rPr>
        <w:t xml:space="preserve"> </w:t>
      </w:r>
      <w:r w:rsidR="00B5125E">
        <w:rPr>
          <w:rFonts w:ascii="Times New Roman" w:eastAsia="Times New Roman" w:hAnsi="Times New Roman" w:cs="David" w:hint="cs"/>
          <w:sz w:val="24"/>
          <w:szCs w:val="24"/>
          <w:rtl/>
          <w:lang w:eastAsia="he-IL"/>
        </w:rPr>
        <w:t xml:space="preserve">גוש </w:t>
      </w:r>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F00052">
            <w:rPr>
              <w:rFonts w:ascii="Times New Roman" w:eastAsia="Times New Roman" w:hAnsi="Times New Roman" w:cs="David" w:hint="cs"/>
              <w:sz w:val="24"/>
              <w:szCs w:val="24"/>
              <w:rtl/>
              <w:lang w:eastAsia="he-IL"/>
            </w:rPr>
            <w:t xml:space="preserve">10255      </w:t>
          </w:r>
        </w:sdtContent>
      </w:sdt>
      <w:r w:rsidRPr="00B27B4C">
        <w:rPr>
          <w:rFonts w:ascii="Times New Roman" w:eastAsia="Times New Roman" w:hAnsi="Times New Roman" w:cs="David" w:hint="cs"/>
          <w:sz w:val="24"/>
          <w:szCs w:val="24"/>
          <w:rtl/>
          <w:lang w:eastAsia="he-IL"/>
        </w:rPr>
        <w:t>.</w:t>
      </w:r>
    </w:p>
    <w:p w14:paraId="3C1BB6EA"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E450F72"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A6E3320"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00052">
            <w:rPr>
              <w:rFonts w:ascii="Times New Roman" w:eastAsia="Times New Roman" w:hAnsi="Times New Roman" w:cs="David" w:hint="cs"/>
              <w:color w:val="008000"/>
              <w:sz w:val="24"/>
              <w:szCs w:val="24"/>
              <w:rtl/>
            </w:rPr>
            <w:t>קרית אתא</w:t>
          </w:r>
        </w:sdtContent>
      </w:sdt>
      <w:r w:rsidRPr="00B27B4C">
        <w:rPr>
          <w:rFonts w:ascii="Times New Roman" w:eastAsia="Times New Roman" w:hAnsi="Times New Roman" w:cs="David" w:hint="cs"/>
          <w:color w:val="008000"/>
          <w:sz w:val="24"/>
          <w:szCs w:val="24"/>
          <w:rtl/>
        </w:rPr>
        <w:t>.</w:t>
      </w:r>
    </w:p>
    <w:p w14:paraId="40AC1AA2"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258681AF"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429DF55"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6981A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F00052">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7BA04307"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E384F70"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14C6B1B"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BB5C878"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17D87F6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9B99A2"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F00052">
            <w:rPr>
              <w:rFonts w:ascii="Times New Roman" w:eastAsia="Times New Roman" w:hAnsi="Times New Roman" w:cs="David"/>
              <w:color w:val="008000"/>
              <w:sz w:val="24"/>
              <w:szCs w:val="24"/>
              <w:rtl/>
              <w:lang w:eastAsia="he-IL"/>
            </w:rPr>
            <w:t xml:space="preserve">אנני גלר </w:t>
          </w:r>
        </w:sdtContent>
      </w:sdt>
    </w:p>
    <w:p w14:paraId="5761BD2F"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w:t>
      </w:r>
      <w:r w:rsidRPr="00B27B4C">
        <w:rPr>
          <w:rFonts w:ascii="Times New Roman" w:eastAsia="Times New Roman" w:hAnsi="Times New Roman" w:cs="David" w:hint="cs"/>
          <w:sz w:val="24"/>
          <w:szCs w:val="24"/>
          <w:rtl/>
          <w:lang w:eastAsia="he-IL"/>
        </w:rPr>
        <w:lastRenderedPageBreak/>
        <w:t>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00052">
            <w:rPr>
              <w:rFonts w:ascii="Times New Roman" w:eastAsia="Times New Roman" w:hAnsi="Times New Roman" w:cs="David"/>
              <w:color w:val="008000"/>
              <w:sz w:val="24"/>
              <w:szCs w:val="24"/>
              <w:rtl/>
              <w:lang w:eastAsia="he-IL"/>
            </w:rPr>
            <w:t>5</w:t>
          </w:r>
        </w:sdtContent>
      </w:sdt>
    </w:p>
    <w:p w14:paraId="5BA38C0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403EEA" w14:textId="53CC925F" w:rsidR="00C8505B" w:rsidRPr="00B27B4C" w:rsidRDefault="00C8505B" w:rsidP="00194F8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00052">
            <w:rPr>
              <w:rFonts w:ascii="Times New Roman" w:eastAsia="Times New Roman" w:hAnsi="Times New Roman" w:cs="David"/>
              <w:color w:val="008000"/>
              <w:sz w:val="24"/>
              <w:szCs w:val="24"/>
              <w:rtl/>
              <w:lang w:eastAsia="he-IL"/>
            </w:rPr>
            <w:t>אנני גלר</w:t>
          </w:r>
        </w:sdtContent>
      </w:sdt>
    </w:p>
    <w:p w14:paraId="37BA645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A7FC1B"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B7F4883"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0DA5FB"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FA5403D"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19E2485"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AEC03A4"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B549833"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75FAC66"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C65B705"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3D6662E2" w14:textId="77777777" w:rsidTr="00C8505B">
        <w:tc>
          <w:tcPr>
            <w:tcW w:w="3366" w:type="dxa"/>
          </w:tcPr>
          <w:p w14:paraId="452B1F38" w14:textId="000BCFB1" w:rsidR="00C8505B" w:rsidRDefault="00194F8E"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Pr>
                    <w:rFonts w:ascii="Times New Roman" w:eastAsia="Times New Roman" w:hAnsi="Times New Roman" w:cs="David" w:hint="cs"/>
                    <w:color w:val="008000"/>
                    <w:sz w:val="24"/>
                    <w:szCs w:val="24"/>
                    <w:rtl/>
                    <w:lang w:eastAsia="he-IL"/>
                  </w:rPr>
                  <w:t>100</w:t>
                </w:r>
                <w:r>
                  <w:rPr>
                    <w:rFonts w:ascii="Times New Roman" w:eastAsia="Times New Roman" w:hAnsi="Times New Roman" w:cs="David" w:hint="cs"/>
                    <w:color w:val="008000"/>
                    <w:sz w:val="24"/>
                    <w:szCs w:val="24"/>
                    <w:rtl/>
                    <w:lang w:eastAsia="he-IL"/>
                  </w:rPr>
                  <w:t>%</w:t>
                </w:r>
              </w:sdtContent>
            </w:sdt>
          </w:p>
          <w:p w14:paraId="22599078"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1081F5D" w14:textId="77777777" w:rsidR="00C8505B" w:rsidRDefault="00C8505B" w:rsidP="00C8505B">
            <w:pPr>
              <w:widowControl w:val="0"/>
              <w:spacing w:before="0" w:beforeAutospacing="0" w:after="0" w:afterAutospacing="0" w:line="240" w:lineRule="auto"/>
              <w:ind w:left="720"/>
              <w:outlineLvl w:val="2"/>
            </w:pPr>
          </w:p>
          <w:p w14:paraId="0FA80F7A"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BEC4E59"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386626E"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57AF558"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9231393"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1B2C9BE"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2F2419D"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2CBD15D"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02BD8DF" w14:textId="2A530379"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B5125E">
        <w:rPr>
          <w:rFonts w:ascii="Times New Roman" w:eastAsia="Times New Roman" w:hAnsi="Times New Roman" w:cs="David" w:hint="cs"/>
          <w:b/>
          <w:bCs/>
          <w:sz w:val="24"/>
          <w:szCs w:val="24"/>
          <w:u w:val="single"/>
          <w:rtl/>
          <w:lang w:eastAsia="he-IL"/>
        </w:rPr>
        <w:t xml:space="preserve">1 </w:t>
      </w:r>
      <w:r w:rsidRPr="000206FA">
        <w:rPr>
          <w:rFonts w:ascii="Times New Roman" w:eastAsia="Times New Roman" w:hAnsi="Times New Roman" w:cs="David"/>
          <w:b/>
          <w:bCs/>
          <w:sz w:val="24"/>
          <w:szCs w:val="24"/>
          <w:u w:val="single"/>
          <w:rtl/>
          <w:lang w:eastAsia="he-IL"/>
        </w:rPr>
        <w:t>'</w:t>
      </w:r>
      <w:r w:rsidR="00C8505B">
        <w:rPr>
          <w:rFonts w:ascii="Times New Roman" w:eastAsia="Times New Roman" w:hAnsi="Times New Roman" w:cs="David" w:hint="cs"/>
          <w:b/>
          <w:bCs/>
          <w:sz w:val="24"/>
          <w:szCs w:val="24"/>
          <w:u w:val="single"/>
          <w:rtl/>
          <w:lang w:eastAsia="he-IL"/>
        </w:rPr>
        <w:t>'</w:t>
      </w:r>
    </w:p>
    <w:p w14:paraId="7D2B8EB1" w14:textId="084A0DE3"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r w:rsidR="00B5125E">
        <w:rPr>
          <w:rFonts w:ascii="Times New Roman" w:eastAsia="Times New Roman" w:hAnsi="Times New Roman" w:cs="David" w:hint="cs"/>
          <w:b/>
          <w:bCs/>
          <w:sz w:val="24"/>
          <w:szCs w:val="24"/>
          <w:u w:val="single"/>
          <w:rtl/>
          <w:lang w:eastAsia="he-IL"/>
        </w:rPr>
        <w:t xml:space="preserve"> </w:t>
      </w:r>
      <w:r w:rsidR="00B5125E">
        <w:rPr>
          <w:rFonts w:ascii="Times New Roman" w:eastAsia="Times New Roman" w:hAnsi="Times New Roman" w:cs="David"/>
          <w:b/>
          <w:bCs/>
          <w:sz w:val="24"/>
          <w:szCs w:val="24"/>
          <w:u w:val="single"/>
          <w:rtl/>
          <w:lang w:eastAsia="he-IL"/>
        </w:rPr>
        <w:t>–</w:t>
      </w:r>
      <w:r w:rsidR="00B5125E">
        <w:rPr>
          <w:rFonts w:ascii="Times New Roman" w:eastAsia="Times New Roman" w:hAnsi="Times New Roman" w:cs="David" w:hint="cs"/>
          <w:b/>
          <w:bCs/>
          <w:sz w:val="24"/>
          <w:szCs w:val="24"/>
          <w:u w:val="single"/>
          <w:rtl/>
          <w:lang w:eastAsia="he-IL"/>
        </w:rPr>
        <w:t xml:space="preserve"> לנושא בניה ירוקה </w:t>
      </w:r>
    </w:p>
    <w:p w14:paraId="0B0E1889"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36CFF98A"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BCBCB27" w14:textId="33FCB852" w:rsidR="000206FA" w:rsidRPr="00194F8E" w:rsidRDefault="000206FA" w:rsidP="00E9169B">
      <w:pPr>
        <w:widowControl w:val="0"/>
        <w:numPr>
          <w:ilvl w:val="0"/>
          <w:numId w:val="5"/>
        </w:numPr>
        <w:tabs>
          <w:tab w:val="num" w:pos="1409"/>
        </w:tabs>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194F8E">
        <w:rPr>
          <w:rFonts w:ascii="Times New Roman" w:eastAsia="Times New Roman" w:hAnsi="Times New Roman" w:cs="David" w:hint="cs"/>
          <w:sz w:val="24"/>
          <w:szCs w:val="24"/>
          <w:rtl/>
          <w:lang w:eastAsia="he-IL"/>
        </w:rPr>
        <w:t>שירותי ה</w:t>
      </w:r>
      <w:r w:rsidR="00B17D15" w:rsidRPr="00194F8E">
        <w:rPr>
          <w:rFonts w:ascii="Times New Roman" w:eastAsia="Times New Roman" w:hAnsi="Times New Roman" w:cs="David" w:hint="cs"/>
          <w:sz w:val="24"/>
          <w:szCs w:val="24"/>
          <w:rtl/>
          <w:lang w:eastAsia="he-IL"/>
        </w:rPr>
        <w:t>יועץ</w:t>
      </w:r>
      <w:r w:rsidRPr="00194F8E">
        <w:rPr>
          <w:rFonts w:ascii="Times New Roman" w:eastAsia="Times New Roman" w:hAnsi="Times New Roman" w:cs="David" w:hint="cs"/>
          <w:sz w:val="24"/>
          <w:szCs w:val="24"/>
          <w:rtl/>
          <w:lang w:eastAsia="he-IL"/>
        </w:rPr>
        <w:t xml:space="preserve"> כוללים את ניתוח המאפיינים, הכנת פרוגרמה לבנייה בת קיימא </w:t>
      </w:r>
      <w:r w:rsidRPr="00194F8E">
        <w:rPr>
          <w:rFonts w:ascii="Times New Roman" w:eastAsia="Times New Roman" w:hAnsi="Times New Roman" w:cs="David" w:hint="cs"/>
          <w:sz w:val="24"/>
          <w:szCs w:val="24"/>
          <w:rtl/>
          <w:lang w:eastAsia="he-IL"/>
        </w:rPr>
        <w:lastRenderedPageBreak/>
        <w:t>ואיכות סביבה בפרויקט</w:t>
      </w:r>
      <w:r w:rsidR="00194F8E" w:rsidRPr="00194F8E">
        <w:rPr>
          <w:rFonts w:ascii="Times New Roman" w:eastAsia="Times New Roman" w:hAnsi="Times New Roman" w:cs="David" w:hint="cs"/>
          <w:sz w:val="24"/>
          <w:szCs w:val="24"/>
          <w:rtl/>
          <w:lang w:eastAsia="he-IL"/>
        </w:rPr>
        <w:t xml:space="preserve"> לב</w:t>
      </w:r>
      <w:r w:rsidR="00194F8E" w:rsidRPr="00CA3B38">
        <w:rPr>
          <w:rFonts w:ascii="Times New Roman" w:eastAsia="Times New Roman" w:hAnsi="Times New Roman" w:cs="David" w:hint="cs"/>
          <w:sz w:val="24"/>
          <w:szCs w:val="24"/>
          <w:rtl/>
          <w:lang w:eastAsia="he-IL"/>
        </w:rPr>
        <w:t>נ</w:t>
      </w:r>
      <w:r w:rsidR="00194F8E" w:rsidRPr="00397C77">
        <w:rPr>
          <w:rFonts w:ascii="Times New Roman" w:eastAsia="Times New Roman" w:hAnsi="Times New Roman" w:cs="David" w:hint="cs"/>
          <w:sz w:val="24"/>
          <w:szCs w:val="24"/>
          <w:rtl/>
          <w:lang w:eastAsia="he-IL"/>
        </w:rPr>
        <w:t>יה</w:t>
      </w:r>
      <w:r w:rsidR="00194F8E" w:rsidRPr="00E9169B">
        <w:rPr>
          <w:rFonts w:ascii="Times New Roman" w:eastAsia="Times New Roman" w:hAnsi="Times New Roman" w:cs="David" w:hint="cs"/>
          <w:sz w:val="24"/>
          <w:szCs w:val="24"/>
          <w:rtl/>
          <w:lang w:eastAsia="he-IL"/>
        </w:rPr>
        <w:t xml:space="preserve"> ירוקה </w:t>
      </w:r>
    </w:p>
    <w:p w14:paraId="0C724E11"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18299A6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0F14113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0FE4671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48545CA3"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6772AD48"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356E9BB8"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6F589F48"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35E38B43"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פרק 7 – תחבורה</w:t>
      </w:r>
    </w:p>
    <w:p w14:paraId="756257C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58CEC10A"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0ED082C3"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70353C6B" w14:textId="2C0E8629" w:rsidR="000206FA" w:rsidRPr="000206FA" w:rsidRDefault="00194F8E"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ראש הצוות /המנהל /</w:t>
      </w:r>
      <w:r w:rsidR="000206FA"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455BBCF2" w14:textId="2E1E09D0" w:rsidR="000206FA" w:rsidRPr="000206FA" w:rsidRDefault="000206FA" w:rsidP="00194F8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6B6C754A" w14:textId="6C916E5F"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w:t>
      </w:r>
      <w:r w:rsidR="00031BFC">
        <w:rPr>
          <w:rFonts w:ascii="Times New Roman" w:eastAsia="Times New Roman" w:hAnsi="Times New Roman" w:cs="David" w:hint="cs"/>
          <w:sz w:val="24"/>
          <w:szCs w:val="24"/>
          <w:rtl/>
          <w:lang w:eastAsia="he-IL"/>
        </w:rPr>
        <w:t xml:space="preserve">או מי מטעמו בהתאם להנחיות המזמין , </w:t>
      </w:r>
      <w:r w:rsidRPr="000206FA">
        <w:rPr>
          <w:rFonts w:ascii="Times New Roman" w:eastAsia="Times New Roman" w:hAnsi="Times New Roman" w:cs="David"/>
          <w:sz w:val="24"/>
          <w:szCs w:val="24"/>
          <w:rtl/>
          <w:lang w:eastAsia="he-IL"/>
        </w:rPr>
        <w:t xml:space="preserve">ישתתף בכל ישיבות התכנון שיזומן אליהן ללא הגבלה. </w:t>
      </w:r>
    </w:p>
    <w:p w14:paraId="3ADC8EDF" w14:textId="4753440C"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 xml:space="preserve">אש הצוות </w:t>
      </w:r>
      <w:r w:rsidR="00031BFC">
        <w:rPr>
          <w:rFonts w:ascii="Times New Roman" w:eastAsia="Times New Roman" w:hAnsi="Times New Roman" w:cs="David" w:hint="cs"/>
          <w:sz w:val="24"/>
          <w:szCs w:val="24"/>
          <w:rtl/>
          <w:lang w:eastAsia="he-IL"/>
        </w:rPr>
        <w:t xml:space="preserve">או מי מטעמו בהתאם להנחיות המזמין </w:t>
      </w:r>
      <w:r w:rsidR="00031BFC">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rtl/>
          <w:lang w:eastAsia="he-IL"/>
        </w:rPr>
        <w:t>יקדיש את כל הזמן הדרוש לתאומים עם האדריכלים והיועצים, כולל בישיבות פרטניות שיוזמן אליהן, מבלי לדחות את השתתפותו.</w:t>
      </w:r>
    </w:p>
    <w:p w14:paraId="3A61C592" w14:textId="516B3BB7" w:rsidR="000206FA" w:rsidRPr="000206FA" w:rsidRDefault="000206FA" w:rsidP="00031B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צוות השרטטים של ה</w:t>
      </w:r>
      <w:r w:rsidR="00031BFC">
        <w:rPr>
          <w:rFonts w:ascii="Times New Roman" w:eastAsia="Times New Roman" w:hAnsi="Times New Roman" w:cs="David" w:hint="cs"/>
          <w:sz w:val="24"/>
          <w:szCs w:val="24"/>
          <w:rtl/>
          <w:lang w:eastAsia="he-IL"/>
        </w:rPr>
        <w:t xml:space="preserve">יועץ </w:t>
      </w:r>
      <w:r w:rsidRPr="000206FA">
        <w:rPr>
          <w:rFonts w:ascii="Times New Roman" w:eastAsia="Times New Roman" w:hAnsi="Times New Roman" w:cs="David"/>
          <w:sz w:val="24"/>
          <w:szCs w:val="24"/>
          <w:rtl/>
          <w:lang w:eastAsia="he-IL"/>
        </w:rPr>
        <w:t>יהיה כנדרש לתכנון ולהוצאת תכניות משורטטות לביצוע על מנת לעמוד בלוח הזמנים שנקבע על ידי מנהל הפרויקט.</w:t>
      </w:r>
    </w:p>
    <w:p w14:paraId="53E55398"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1FC4DB18"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5E15D845"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0716C3E2" w14:textId="19DEBC71" w:rsidR="0004388B" w:rsidRPr="0004388B" w:rsidRDefault="0004388B" w:rsidP="00031BFC">
      <w:pPr>
        <w:pStyle w:val="ListParagraph"/>
        <w:numPr>
          <w:ilvl w:val="1"/>
          <w:numId w:val="4"/>
        </w:numPr>
        <w:rPr>
          <w:sz w:val="24"/>
          <w:szCs w:val="24"/>
          <w:rtl/>
          <w:lang w:eastAsia="he-IL"/>
        </w:rPr>
      </w:pPr>
      <w:r w:rsidRPr="0004388B">
        <w:rPr>
          <w:sz w:val="24"/>
          <w:szCs w:val="24"/>
          <w:rtl/>
          <w:lang w:eastAsia="he-IL"/>
        </w:rPr>
        <w:t xml:space="preserve">תכנון הבניה הירוקה,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0F656F66"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416F5BAB"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681C9120" w14:textId="10EFF02E" w:rsidR="000206FA" w:rsidRPr="000206FA" w:rsidRDefault="000206FA" w:rsidP="00031BFC">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לרבות קבלת אישור הרשויות (רשות מקומית/ מכון התקנים ו/או אחר) על מרכיב הביצוע של בנייה בת קיימא, לרבות קבלת טפסי 4 ותעודות גמר.</w:t>
      </w:r>
    </w:p>
    <w:p w14:paraId="2AF868F2"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DECA1B"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7BFC3E8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16F6CCC2"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1519E58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1D88191B"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937F435"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42A04F19"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1B07549E"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0345DF69"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2A98607D"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2BA6EBC"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3536EC2D"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170F57F0"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42AD40A5"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B95C519" w14:textId="59169977" w:rsidR="000206FA" w:rsidRPr="000206FA" w:rsidRDefault="000206FA" w:rsidP="00031BFC">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w:t>
      </w:r>
      <w:r w:rsidR="00031BFC">
        <w:rPr>
          <w:rFonts w:ascii="Times New Roman" w:eastAsia="Times New Roman" w:hAnsi="Times New Roman" w:cs="David" w:hint="cs"/>
          <w:sz w:val="24"/>
          <w:szCs w:val="24"/>
          <w:rtl/>
          <w:lang w:eastAsia="he-IL"/>
        </w:rPr>
        <w:t xml:space="preserve"> . </w:t>
      </w:r>
    </w:p>
    <w:p w14:paraId="0BB70AAE"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08216A57"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04F936C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67B6C8A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6A3CAB7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בדיקה וטיפול בפתחי המבנה  - מיקום, גדלים, הצללות בהתאם להפניה האקלימית והתכנון האדריכלי.</w:t>
      </w:r>
    </w:p>
    <w:p w14:paraId="348C188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7D94DFE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535DC4D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4F54F03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0890BA8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3350EEF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42EC415D"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7C945922"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622C7113" w14:textId="530A40B2" w:rsidR="000206FA" w:rsidRPr="000206FA" w:rsidRDefault="000206FA" w:rsidP="00031BFC">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הנחיות למתקני איסוף והפרדת פסולת </w:t>
      </w:r>
      <w:r w:rsidR="00031BFC">
        <w:rPr>
          <w:rFonts w:ascii="Times New Roman" w:eastAsia="Times New Roman" w:hAnsi="Times New Roman" w:cs="David" w:hint="cs"/>
          <w:sz w:val="24"/>
          <w:szCs w:val="24"/>
          <w:rtl/>
          <w:lang w:eastAsia="he-IL"/>
        </w:rPr>
        <w:t>.</w:t>
      </w:r>
    </w:p>
    <w:p w14:paraId="5DFACC5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797D97F7" w14:textId="0788CB10"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עריכת סימולציית משטר רוחות ומתן הנחיות לתכנון</w:t>
      </w:r>
      <w:r w:rsidR="00031BFC">
        <w:rPr>
          <w:rFonts w:ascii="Times New Roman" w:eastAsia="Times New Roman" w:hAnsi="Times New Roman" w:cs="David" w:hint="cs"/>
          <w:sz w:val="24"/>
          <w:szCs w:val="24"/>
          <w:rtl/>
          <w:lang w:eastAsia="he-IL"/>
        </w:rPr>
        <w:t xml:space="preserve"> ככל שיידרש </w:t>
      </w:r>
      <w:r w:rsidRPr="000206FA">
        <w:rPr>
          <w:rFonts w:ascii="Times New Roman" w:eastAsia="Times New Roman" w:hAnsi="Times New Roman" w:cs="David" w:hint="cs"/>
          <w:sz w:val="24"/>
          <w:szCs w:val="24"/>
          <w:rtl/>
          <w:lang w:eastAsia="he-IL"/>
        </w:rPr>
        <w:t>.</w:t>
      </w:r>
    </w:p>
    <w:p w14:paraId="623BDCAF" w14:textId="4B60DE08" w:rsidR="000206FA" w:rsidRPr="000206FA" w:rsidRDefault="000206FA" w:rsidP="00031BFC">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w:t>
      </w:r>
    </w:p>
    <w:p w14:paraId="2D8E0C74"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3D8080AD"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05D55214"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3BA8BF3"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0697DC7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AF0BBDD"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5063B479"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1C0F5FB9"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14D806EA"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3E8DF628"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67292A61"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314BC0E0"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w:t>
      </w:r>
      <w:r w:rsidRPr="000206FA">
        <w:rPr>
          <w:rFonts w:ascii="Times New Roman" w:eastAsia="Times New Roman" w:hAnsi="Times New Roman" w:cs="David" w:hint="cs"/>
          <w:sz w:val="24"/>
          <w:szCs w:val="24"/>
          <w:rtl/>
          <w:lang w:eastAsia="he-IL"/>
        </w:rPr>
        <w:lastRenderedPageBreak/>
        <w:t>וכל יתר היועצים של המזמין.</w:t>
      </w:r>
    </w:p>
    <w:p w14:paraId="423331F5"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4110630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2CB35038"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6193DE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41696ECF"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4CCE09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42D05E63"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4EC1E6E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7FC37405"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0846D0B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1FC0C6EE"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419C6DE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29302D47"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3845BCC8"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w:t>
      </w:r>
      <w:r w:rsidRPr="000206FA">
        <w:rPr>
          <w:rFonts w:ascii="Times New Roman" w:eastAsia="Times New Roman" w:hAnsi="Times New Roman" w:cs="David"/>
          <w:sz w:val="24"/>
          <w:szCs w:val="24"/>
          <w:rtl/>
          <w:lang w:eastAsia="he-IL"/>
        </w:rPr>
        <w:lastRenderedPageBreak/>
        <w:t xml:space="preserve">המפרט את המשמעויות מבחינת ביצוע , תפעול ואחזקה, עלות, שרידות, איכות הפתרון וכדומה.  </w:t>
      </w:r>
    </w:p>
    <w:p w14:paraId="66682324"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4418F7C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0CE6E6D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113178A8"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31EE7643"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43BA8C8"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1FC6BC3A"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262FC00F" w14:textId="58FA86D3" w:rsidR="000206FA" w:rsidRPr="000206FA" w:rsidRDefault="000206FA" w:rsidP="00031BFC">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w:t>
      </w:r>
      <w:r w:rsidR="00031BFC">
        <w:rPr>
          <w:rFonts w:ascii="Times New Roman" w:eastAsia="Times New Roman" w:hAnsi="Times New Roman" w:cs="David" w:hint="cs"/>
          <w:sz w:val="24"/>
          <w:szCs w:val="24"/>
          <w:rtl/>
          <w:lang w:eastAsia="he-IL"/>
        </w:rPr>
        <w:t xml:space="preserve"> . </w:t>
      </w:r>
    </w:p>
    <w:p w14:paraId="10E7C1C4"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2601262A"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1521E84F"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50D9EA60"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5301503F"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747065E3"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701AFFA"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36C8BCB3"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4DFBDF51"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w:t>
      </w:r>
      <w:r w:rsidRPr="000206FA">
        <w:rPr>
          <w:rFonts w:ascii="Times New Roman" w:eastAsia="Times New Roman" w:hAnsi="Times New Roman" w:cs="David" w:hint="cs"/>
          <w:sz w:val="24"/>
          <w:szCs w:val="24"/>
          <w:rtl/>
          <w:lang w:eastAsia="he-IL"/>
        </w:rPr>
        <w:lastRenderedPageBreak/>
        <w:t xml:space="preserve">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52B2FA6B"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373DCC77" w14:textId="1E1343CA" w:rsidR="000206FA" w:rsidRPr="000206FA" w:rsidRDefault="000206FA" w:rsidP="00031BF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58D9B2CB"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32ACED1D"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2F11436F"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4454C141"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0286C2D8"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06ED7EFC"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602D4AF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44A19FCA"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077BF089"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38C77DAE"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582D41B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5B400571"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421D9DB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05382AE9"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56D2CD5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01B5764"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בדיקת ההצעות של קבלני הביצוע בתחום הטיפול הסביבתי ואלמנטים לבניה ירוקה, ייעוץ למזמין והשתתפות בבירורים עם </w:t>
      </w:r>
      <w:r w:rsidRPr="000206FA">
        <w:rPr>
          <w:rFonts w:ascii="Times New Roman" w:eastAsia="Times New Roman" w:hAnsi="Times New Roman" w:cs="David"/>
          <w:sz w:val="24"/>
          <w:szCs w:val="24"/>
          <w:rtl/>
          <w:lang w:eastAsia="he-IL"/>
        </w:rPr>
        <w:lastRenderedPageBreak/>
        <w:t>הקבלן.</w:t>
      </w:r>
    </w:p>
    <w:p w14:paraId="63F495A8"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391E3176"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565C5721"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F876FF8"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79DF54E8"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07C943FE"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4F42168D"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356810AA"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745423BE"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5AEC35F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32E048C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15515FE" w14:textId="641C6EE1" w:rsidR="000206FA" w:rsidRPr="000206FA" w:rsidRDefault="000206FA" w:rsidP="00031BFC">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בהתאם לתכניות ולמפרטים, במהלך ביצוע העבודות, לפני מסירת העבודות למזמין ובתקופת הבדק.</w:t>
      </w:r>
    </w:p>
    <w:p w14:paraId="18399C5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52FCB7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459D527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3F72A9E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2CEBEB1D"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1A7913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ליווי פינוי קרקע מזוהמת, מעקב ובקרה אחר פעולות הקבלן </w:t>
      </w:r>
      <w:r w:rsidRPr="000206FA">
        <w:rPr>
          <w:rFonts w:ascii="Times New Roman" w:eastAsia="Times New Roman" w:hAnsi="Times New Roman" w:cs="David" w:hint="cs"/>
          <w:sz w:val="24"/>
          <w:szCs w:val="24"/>
          <w:rtl/>
          <w:lang w:eastAsia="he-IL"/>
        </w:rPr>
        <w:lastRenderedPageBreak/>
        <w:t>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447B21CE"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42CCBD7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438D721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45DEF5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42B38511"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7C04BA4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5C6C606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4BC665B" w14:textId="31D6870E" w:rsidR="000206FA" w:rsidRPr="000206FA" w:rsidRDefault="000206FA" w:rsidP="00031BFC">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w:t>
      </w:r>
      <w:r w:rsidR="00031BFC">
        <w:rPr>
          <w:rFonts w:ascii="Times New Roman" w:eastAsia="Times New Roman" w:hAnsi="Times New Roman" w:cs="David" w:hint="cs"/>
          <w:sz w:val="24"/>
          <w:szCs w:val="24"/>
          <w:rtl/>
          <w:lang w:eastAsia="he-IL"/>
        </w:rPr>
        <w:t>כל מקום שיידרש .</w:t>
      </w:r>
    </w:p>
    <w:p w14:paraId="0AAF775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8822CF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5047400"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16E2DD2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184BAB2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9F23D5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השתתפות בקבלת העבודות ואישור גמר ביצוע העבודות, בתיאום </w:t>
      </w:r>
      <w:r w:rsidRPr="000206FA">
        <w:rPr>
          <w:rFonts w:ascii="Times New Roman" w:eastAsia="Times New Roman" w:hAnsi="Times New Roman" w:cs="David" w:hint="cs"/>
          <w:sz w:val="24"/>
          <w:szCs w:val="24"/>
          <w:rtl/>
          <w:lang w:eastAsia="he-IL"/>
        </w:rPr>
        <w:lastRenderedPageBreak/>
        <w:t>עם היועצים. העברת רשימות ליקויים לתיקון.</w:t>
      </w:r>
    </w:p>
    <w:p w14:paraId="4D28906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8383F5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10E2E5D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B983EE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4AB1D69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38170C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37D0AF61"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BE4E657"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77658A18"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0D6FA98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0FC7DF7D"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01D57569" w14:textId="0F1FA6F2" w:rsidR="000206FA" w:rsidRPr="000206FA" w:rsidRDefault="000206FA" w:rsidP="00031BFC">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w:t>
      </w:r>
      <w:r w:rsidR="00031BFC">
        <w:rPr>
          <w:rFonts w:ascii="Times New Roman" w:eastAsia="Times New Roman" w:hAnsi="Times New Roman" w:cs="David" w:hint="cs"/>
          <w:sz w:val="24"/>
          <w:szCs w:val="24"/>
          <w:rtl/>
          <w:lang w:eastAsia="he-IL"/>
        </w:rPr>
        <w:t xml:space="preserve">. </w:t>
      </w:r>
    </w:p>
    <w:p w14:paraId="7505FD0E"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1C9FFF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3D6D9DA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145808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5260DE16"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6934D56B" w14:textId="4C5454AD" w:rsidR="000206FA" w:rsidRPr="000206FA" w:rsidRDefault="000206FA" w:rsidP="00031BFC">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w:t>
      </w:r>
      <w:r w:rsidR="00031BFC">
        <w:rPr>
          <w:rFonts w:ascii="Times New Roman" w:eastAsia="Times New Roman" w:hAnsi="Times New Roman" w:cs="David" w:hint="cs"/>
          <w:sz w:val="24"/>
          <w:szCs w:val="24"/>
          <w:rtl/>
          <w:lang w:eastAsia="he-IL"/>
        </w:rPr>
        <w:t xml:space="preserve">כל מקום שיידרש </w:t>
      </w:r>
      <w:r w:rsidRPr="000206FA">
        <w:rPr>
          <w:rFonts w:ascii="Times New Roman" w:eastAsia="Times New Roman" w:hAnsi="Times New Roman" w:cs="David" w:hint="cs"/>
          <w:sz w:val="24"/>
          <w:szCs w:val="24"/>
          <w:rtl/>
          <w:lang w:eastAsia="he-IL"/>
        </w:rPr>
        <w:t xml:space="preserve"> באופן תדיר ו/או לפי הזמנת המנהל או המפקח.</w:t>
      </w:r>
    </w:p>
    <w:p w14:paraId="2AEC6B80"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4AE4CA1E"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462AB8B7"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6FFD19D2"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5BD48938"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03A113F9" w14:textId="5A41501E" w:rsidR="000206FA" w:rsidRPr="000206FA" w:rsidRDefault="000206FA" w:rsidP="004337C0">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r>
    </w:p>
    <w:p w14:paraId="5587D6C7"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57476749"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695230F0"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112C43BA"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6A2EF68F"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6B5AA70"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2258400A"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2E9D7FB3"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lastRenderedPageBreak/>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6B38B51D"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7989177D"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1B56FD4A"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33FC27E"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01547F8"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B76DA05"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996E56F"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CEC914A"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457CCE6" w14:textId="77777777" w:rsidR="00B5125E" w:rsidRDefault="00B5125E">
      <w:pPr>
        <w:bidi w:val="0"/>
        <w:spacing w:before="0" w:beforeAutospacing="0" w:after="160" w:afterAutospacing="0" w:line="259" w:lineRule="auto"/>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3223697" w14:textId="4F9449BC" w:rsidR="00B5125E" w:rsidRPr="000206FA" w:rsidRDefault="00B5125E" w:rsidP="00B5125E">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 xml:space="preserve">2 </w:t>
      </w:r>
      <w:r w:rsidRPr="000206FA">
        <w:rPr>
          <w:rFonts w:ascii="Times New Roman" w:eastAsia="Times New Roman" w:hAnsi="Times New Roman" w:cs="David"/>
          <w:b/>
          <w:bCs/>
          <w:sz w:val="24"/>
          <w:szCs w:val="24"/>
          <w:u w:val="single"/>
          <w:rtl/>
          <w:lang w:eastAsia="he-IL"/>
        </w:rPr>
        <w:t>'</w:t>
      </w:r>
      <w:r>
        <w:rPr>
          <w:rFonts w:ascii="Times New Roman" w:eastAsia="Times New Roman" w:hAnsi="Times New Roman" w:cs="David" w:hint="cs"/>
          <w:b/>
          <w:bCs/>
          <w:sz w:val="24"/>
          <w:szCs w:val="24"/>
          <w:u w:val="single"/>
          <w:rtl/>
          <w:lang w:eastAsia="he-IL"/>
        </w:rPr>
        <w:t>'</w:t>
      </w:r>
    </w:p>
    <w:p w14:paraId="12950D02" w14:textId="7D875147" w:rsidR="00B5125E" w:rsidRPr="000206FA" w:rsidRDefault="00B5125E" w:rsidP="00B5125E">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Pr>
          <w:rFonts w:ascii="Times New Roman" w:eastAsia="Times New Roman" w:hAnsi="Times New Roman" w:cs="David"/>
          <w:b/>
          <w:bCs/>
          <w:sz w:val="24"/>
          <w:szCs w:val="24"/>
          <w:u w:val="single"/>
          <w:rtl/>
          <w:lang w:eastAsia="he-IL"/>
        </w:rPr>
        <w:t>יועץ</w:t>
      </w:r>
      <w:r>
        <w:rPr>
          <w:rFonts w:ascii="Times New Roman" w:eastAsia="Times New Roman" w:hAnsi="Times New Roman" w:cs="David" w:hint="cs"/>
          <w:b/>
          <w:bCs/>
          <w:sz w:val="24"/>
          <w:szCs w:val="24"/>
          <w:u w:val="single"/>
          <w:rtl/>
          <w:lang w:eastAsia="he-IL"/>
        </w:rPr>
        <w:t xml:space="preserve"> </w:t>
      </w:r>
      <w:r>
        <w:rPr>
          <w:rFonts w:ascii="Times New Roman" w:eastAsia="Times New Roman" w:hAnsi="Times New Roman" w:cs="David"/>
          <w:b/>
          <w:bCs/>
          <w:sz w:val="24"/>
          <w:szCs w:val="24"/>
          <w:u w:val="single"/>
          <w:rtl/>
          <w:lang w:eastAsia="he-IL"/>
        </w:rPr>
        <w:t>–</w:t>
      </w:r>
      <w:r>
        <w:rPr>
          <w:rFonts w:ascii="Times New Roman" w:eastAsia="Times New Roman" w:hAnsi="Times New Roman" w:cs="David" w:hint="cs"/>
          <w:b/>
          <w:bCs/>
          <w:sz w:val="24"/>
          <w:szCs w:val="24"/>
          <w:u w:val="single"/>
          <w:rtl/>
          <w:lang w:eastAsia="he-IL"/>
        </w:rPr>
        <w:t xml:space="preserve"> לנושא יעוץ תרמי  </w:t>
      </w:r>
    </w:p>
    <w:p w14:paraId="789E84C1" w14:textId="77777777" w:rsidR="00880E88" w:rsidRDefault="00B5125E" w:rsidP="00B5125E">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 xml:space="preserve"> </w:t>
      </w:r>
    </w:p>
    <w:p w14:paraId="6BDF4F6C" w14:textId="77777777" w:rsidR="00880E88" w:rsidRPr="00716AAE" w:rsidRDefault="00880E88" w:rsidP="00880E88">
      <w:pPr>
        <w:widowControl w:val="0"/>
        <w:bidi w:val="0"/>
        <w:spacing w:before="0" w:beforeAutospacing="0" w:after="0" w:afterAutospacing="0" w:line="240" w:lineRule="auto"/>
        <w:jc w:val="center"/>
        <w:rPr>
          <w:rFonts w:ascii="Times New Roman" w:eastAsia="Times New Roman" w:hAnsi="Times New Roman" w:cs="David"/>
          <w:b/>
          <w:bCs/>
          <w:snapToGrid w:val="0"/>
          <w:sz w:val="20"/>
          <w:szCs w:val="24"/>
          <w:u w:val="single"/>
          <w:lang w:eastAsia="he-IL"/>
        </w:rPr>
      </w:pPr>
    </w:p>
    <w:p w14:paraId="70F6CD74" w14:textId="77777777" w:rsidR="00880E88" w:rsidRPr="00D24A47" w:rsidRDefault="00880E88" w:rsidP="00880E88">
      <w:pPr>
        <w:spacing w:before="120" w:beforeAutospacing="0" w:after="60" w:afterAutospacing="0" w:line="240" w:lineRule="auto"/>
        <w:jc w:val="both"/>
        <w:rPr>
          <w:rFonts w:ascii="Times New Roman" w:eastAsia="Times New Roman" w:hAnsi="Times New Roman" w:cs="David"/>
          <w:snapToGrid w:val="0"/>
          <w:sz w:val="24"/>
          <w:szCs w:val="24"/>
          <w:lang w:eastAsia="he-IL"/>
        </w:rPr>
      </w:pPr>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p>
    <w:p w14:paraId="4734D8A5" w14:textId="77777777" w:rsidR="00880E88" w:rsidRPr="00716AAE" w:rsidRDefault="00880E88" w:rsidP="00880E88">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p>
    <w:p w14:paraId="5168155F" w14:textId="77777777" w:rsidR="00880E88" w:rsidRPr="00716AAE" w:rsidRDefault="00880E88" w:rsidP="00880E88">
      <w:pPr>
        <w:spacing w:before="120" w:beforeAutospacing="0" w:after="60" w:afterAutospacing="0" w:line="240" w:lineRule="auto"/>
        <w:ind w:left="2522" w:hanging="362"/>
        <w:jc w:val="both"/>
        <w:rPr>
          <w:rFonts w:ascii="Times New Roman" w:eastAsia="Times New Roman" w:hAnsi="Times New Roman" w:cs="David"/>
          <w:snapToGrid w:val="0"/>
          <w:sz w:val="24"/>
          <w:szCs w:val="24"/>
          <w:lang w:eastAsia="he-IL"/>
        </w:rPr>
      </w:pPr>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p>
    <w:p w14:paraId="2108B8C7" w14:textId="77777777" w:rsidR="00880E88" w:rsidRPr="00716AAE" w:rsidRDefault="00880E88" w:rsidP="00880E88">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p>
    <w:p w14:paraId="66A566E8" w14:textId="77777777" w:rsidR="00880E88" w:rsidRPr="00716AAE" w:rsidRDefault="00880E88" w:rsidP="00880E88">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חישובים אנרגטיים למערכות הבידוד התרמי במעטפת המבנה.</w:t>
      </w:r>
    </w:p>
    <w:p w14:paraId="7269D075" w14:textId="77777777" w:rsidR="00880E88" w:rsidRPr="00716AAE" w:rsidRDefault="00880E88" w:rsidP="00880E88">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p>
    <w:p w14:paraId="606F1435" w14:textId="77777777" w:rsidR="00880E88" w:rsidRPr="00716AAE" w:rsidRDefault="00880E88" w:rsidP="00880E88">
      <w:pPr>
        <w:spacing w:before="120" w:beforeAutospacing="0" w:after="60" w:afterAutospacing="0" w:line="240" w:lineRule="auto"/>
        <w:jc w:val="both"/>
        <w:rPr>
          <w:rFonts w:ascii="Times New Roman" w:eastAsia="Times New Roman" w:hAnsi="Times New Roman" w:cs="David"/>
          <w:snapToGrid w:val="0"/>
          <w:sz w:val="24"/>
          <w:szCs w:val="24"/>
          <w:rtl/>
          <w:lang w:eastAsia="he-IL"/>
        </w:rPr>
      </w:pPr>
    </w:p>
    <w:p w14:paraId="20673143" w14:textId="77777777" w:rsidR="00880E88" w:rsidRPr="00716AAE" w:rsidRDefault="00880E88" w:rsidP="00880E88">
      <w:pPr>
        <w:spacing w:before="120" w:beforeAutospacing="0" w:after="60" w:afterAutospacing="0" w:line="240" w:lineRule="auto"/>
        <w:ind w:left="720" w:hanging="720"/>
        <w:jc w:val="both"/>
        <w:rPr>
          <w:rFonts w:ascii="Times New Roman" w:eastAsia="Times New Roman" w:hAnsi="Times New Roman" w:cs="David"/>
          <w:b/>
          <w:bCs/>
          <w:snapToGrid w:val="0"/>
          <w:sz w:val="24"/>
          <w:szCs w:val="24"/>
          <w:u w:val="single"/>
          <w:lang w:eastAsia="he-IL"/>
        </w:rPr>
      </w:pPr>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p>
    <w:p w14:paraId="31D9A26B" w14:textId="77777777" w:rsidR="00880E88" w:rsidRPr="00716AAE" w:rsidRDefault="00880E88" w:rsidP="00880E88">
      <w:pPr>
        <w:spacing w:before="120" w:beforeAutospacing="0" w:after="60" w:afterAutospacing="0" w:line="240" w:lineRule="auto"/>
        <w:ind w:left="72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p>
    <w:p w14:paraId="0538BCDD" w14:textId="77777777" w:rsidR="00880E88" w:rsidRPr="00716AAE" w:rsidRDefault="00880E88" w:rsidP="00880E88">
      <w:pPr>
        <w:spacing w:before="120" w:beforeAutospacing="0" w:after="60" w:afterAutospacing="0" w:line="240" w:lineRule="auto"/>
        <w:ind w:left="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p>
    <w:p w14:paraId="6CB22387" w14:textId="77777777" w:rsidR="00880E88" w:rsidRPr="00716AAE" w:rsidRDefault="00880E88" w:rsidP="00880E88">
      <w:pPr>
        <w:spacing w:before="120" w:beforeAutospacing="0" w:after="60" w:afterAutospacing="0" w:line="240" w:lineRule="auto"/>
        <w:ind w:left="144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p>
    <w:p w14:paraId="0909E98F"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p>
    <w:p w14:paraId="5C51BBA2"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p>
    <w:p w14:paraId="469827E4"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p>
    <w:p w14:paraId="563F4133"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p>
    <w:p w14:paraId="34591163"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p>
    <w:p w14:paraId="57FCE2A6" w14:textId="77777777" w:rsidR="00880E88" w:rsidRDefault="00880E88" w:rsidP="00880E88">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ח.</w:t>
      </w:r>
      <w:r w:rsidRPr="00716AAE">
        <w:rPr>
          <w:rFonts w:ascii="Times New Roman" w:eastAsia="Times New Roman" w:hAnsi="Times New Roman" w:cs="David" w:hint="cs"/>
          <w:sz w:val="26"/>
          <w:szCs w:val="24"/>
          <w:rtl/>
        </w:rPr>
        <w:tab/>
        <w:t>מסירת הנתונים, הפרוגראמה וחוות הדעת למזמין, ל</w:t>
      </w:r>
      <w:r>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p>
    <w:p w14:paraId="02DBB3DF" w14:textId="77777777" w:rsidR="00880E88" w:rsidRPr="00716AAE" w:rsidRDefault="00880E88" w:rsidP="00880E88">
      <w:pPr>
        <w:spacing w:before="240" w:beforeAutospacing="0" w:after="0" w:afterAutospacing="0" w:line="240" w:lineRule="auto"/>
        <w:ind w:left="2160" w:hanging="738"/>
        <w:jc w:val="both"/>
        <w:rPr>
          <w:rFonts w:ascii="Times New Roman" w:eastAsia="Times New Roman" w:hAnsi="Times New Roman" w:cs="David"/>
          <w:sz w:val="26"/>
          <w:szCs w:val="24"/>
          <w:rtl/>
        </w:rPr>
      </w:pPr>
    </w:p>
    <w:p w14:paraId="1B8FD26C" w14:textId="77777777" w:rsidR="00880E88" w:rsidRPr="00716AAE" w:rsidRDefault="00880E88" w:rsidP="00880E88">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p>
    <w:p w14:paraId="77884416"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p>
    <w:p w14:paraId="41A8EB71"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p>
    <w:p w14:paraId="085D13D0"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Pr="00716AAE">
        <w:rPr>
          <w:rFonts w:ascii="Times New Roman" w:eastAsia="Times New Roman" w:hAnsi="Times New Roman" w:cs="David" w:hint="cs"/>
          <w:snapToGrid w:val="0"/>
          <w:sz w:val="24"/>
          <w:szCs w:val="24"/>
          <w:rtl/>
          <w:lang w:eastAsia="he-IL"/>
        </w:rPr>
        <w:t>כנית העבודה.</w:t>
      </w:r>
    </w:p>
    <w:p w14:paraId="75CDCA28"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p>
    <w:p w14:paraId="72D15830"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p>
    <w:p w14:paraId="64312CC9"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p>
    <w:p w14:paraId="4D9004E5"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ז.</w:t>
      </w:r>
      <w:r w:rsidRPr="00716AAE">
        <w:rPr>
          <w:rFonts w:ascii="Times New Roman" w:eastAsia="Times New Roman" w:hAnsi="Times New Roman" w:cs="David" w:hint="cs"/>
          <w:snapToGrid w:val="0"/>
          <w:sz w:val="24"/>
          <w:szCs w:val="24"/>
          <w:rtl/>
          <w:lang w:eastAsia="he-IL"/>
        </w:rPr>
        <w:tab/>
        <w:t>כל יתר הדרוש לתכנון סופי.</w:t>
      </w:r>
    </w:p>
    <w:p w14:paraId="291891EB" w14:textId="77777777" w:rsidR="00880E88" w:rsidRPr="00716AAE" w:rsidRDefault="00880E88" w:rsidP="00880E88">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p>
    <w:p w14:paraId="2EA2BE36"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p>
    <w:p w14:paraId="3467EF4A"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lastRenderedPageBreak/>
        <w:t>ב.</w:t>
      </w:r>
      <w:r>
        <w:rPr>
          <w:rFonts w:ascii="Times New Roman" w:eastAsia="Times New Roman" w:hAnsi="Times New Roman" w:cs="David" w:hint="cs"/>
          <w:snapToGrid w:val="0"/>
          <w:sz w:val="24"/>
          <w:szCs w:val="24"/>
          <w:rtl/>
          <w:lang w:eastAsia="he-IL"/>
        </w:rPr>
        <w:tab/>
        <w:t>על רקע ת</w:t>
      </w:r>
      <w:r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p>
    <w:p w14:paraId="1253C346"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p>
    <w:p w14:paraId="327722A8"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1F7952C9"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Pr="00716AAE">
        <w:rPr>
          <w:rFonts w:ascii="Times New Roman" w:eastAsia="Times New Roman" w:hAnsi="Times New Roman" w:cs="David" w:hint="cs"/>
          <w:snapToGrid w:val="0"/>
          <w:sz w:val="24"/>
          <w:szCs w:val="24"/>
          <w:rtl/>
          <w:lang w:eastAsia="he-IL"/>
        </w:rPr>
        <w:t xml:space="preserve">כניות עבודה מפורטות. </w:t>
      </w:r>
    </w:p>
    <w:p w14:paraId="0C69B500"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p>
    <w:p w14:paraId="4E517B85"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p>
    <w:p w14:paraId="26FC71D6"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p>
    <w:p w14:paraId="3DA7F463"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p>
    <w:p w14:paraId="6F57450A"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p>
    <w:p w14:paraId="020090FD"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יג.</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p>
    <w:p w14:paraId="6AC6F33A" w14:textId="77777777" w:rsidR="00880E88" w:rsidRPr="00716AAE" w:rsidRDefault="00880E88" w:rsidP="00880E88">
      <w:pPr>
        <w:spacing w:before="120" w:beforeAutospacing="0" w:after="60" w:afterAutospacing="0" w:line="240" w:lineRule="auto"/>
        <w:ind w:left="1440" w:right="-181"/>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מובהר בזאת שה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p>
    <w:p w14:paraId="6D6DF68D" w14:textId="77777777" w:rsidR="00880E88" w:rsidRPr="00716AAE" w:rsidRDefault="00880E88" w:rsidP="00880E88">
      <w:pPr>
        <w:spacing w:before="120" w:beforeAutospacing="0" w:after="60" w:afterAutospacing="0" w:line="240" w:lineRule="auto"/>
        <w:ind w:right="-18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p>
    <w:p w14:paraId="2E986128"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p>
    <w:p w14:paraId="26D3FE98"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p>
    <w:p w14:paraId="2DDAD680"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p>
    <w:p w14:paraId="3F63B8B4"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p>
    <w:p w14:paraId="6FB1A0D0"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p>
    <w:p w14:paraId="0C733A16"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p>
    <w:p w14:paraId="3B880E79"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p>
    <w:p w14:paraId="6D9FFF70"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p>
    <w:p w14:paraId="2E175078"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F76CAE8"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p>
    <w:p w14:paraId="1B5312C8" w14:textId="16AB7A33" w:rsidR="00880E88" w:rsidRPr="00716AAE" w:rsidRDefault="00880E88" w:rsidP="00CA3B3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 </w:t>
      </w:r>
    </w:p>
    <w:p w14:paraId="5D0436BB"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5B486FE"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הכנה וחתימה על כל מסמך שי</w:t>
      </w:r>
      <w:r>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p>
    <w:p w14:paraId="79AB76B1"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p>
    <w:p w14:paraId="41F55BE3"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p>
    <w:p w14:paraId="7CD2E967"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p>
    <w:p w14:paraId="425121BC"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p>
    <w:p w14:paraId="3D87F2F4" w14:textId="77777777" w:rsidR="00880E88" w:rsidRPr="00716AAE" w:rsidRDefault="00880E88" w:rsidP="00880E88">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p>
    <w:p w14:paraId="23804353" w14:textId="77777777" w:rsidR="00880E88" w:rsidRPr="00716AAE" w:rsidRDefault="00880E88" w:rsidP="00880E88">
      <w:pPr>
        <w:spacing w:before="120" w:beforeAutospacing="0" w:after="60" w:afterAutospacing="0" w:line="240" w:lineRule="auto"/>
        <w:ind w:right="-181"/>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 </w:t>
      </w:r>
    </w:p>
    <w:p w14:paraId="0AA381FA"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p>
    <w:p w14:paraId="3DBDF77D"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3BCC3B92"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p>
    <w:p w14:paraId="25161C9E" w14:textId="77777777" w:rsidR="00880E88" w:rsidRPr="00716AAE" w:rsidRDefault="00880E88" w:rsidP="00880E88">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p>
    <w:p w14:paraId="2A8EA60A" w14:textId="7457DA05" w:rsidR="000206FA" w:rsidRPr="000206FA" w:rsidRDefault="000206FA" w:rsidP="00B5125E">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r>
      <w:r w:rsidRPr="000206FA">
        <w:rPr>
          <w:rFonts w:ascii="Times New Roman" w:eastAsia="Times New Roman" w:hAnsi="Times New Roman" w:cs="David"/>
          <w:bCs/>
          <w:sz w:val="20"/>
          <w:szCs w:val="24"/>
          <w:u w:val="single"/>
          <w:rtl/>
          <w:lang w:eastAsia="he-IL"/>
        </w:rPr>
        <w:lastRenderedPageBreak/>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3D84A58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CEE1F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2FC09EB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95E3B2"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04CD7E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F03107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9B2F0B" w14:textId="33BDB6B1" w:rsidR="000206FA" w:rsidRPr="000206FA" w:rsidRDefault="00CA3B38" w:rsidP="00CA3B3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היועץ </w:t>
      </w:r>
      <w:r w:rsidR="000206FA" w:rsidRPr="000206FA">
        <w:rPr>
          <w:rFonts w:ascii="Times New Roman" w:eastAsia="Times New Roman" w:hAnsi="Times New Roman" w:cs="David" w:hint="cs"/>
          <w:sz w:val="20"/>
          <w:szCs w:val="24"/>
          <w:rtl/>
          <w:lang w:eastAsia="he-IL"/>
        </w:rPr>
        <w:t xml:space="preserve"> וצוותו יעסקו בפרויקט לפי הצורך וללא הגבלת זמן.</w:t>
      </w:r>
    </w:p>
    <w:p w14:paraId="5368B16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6AB8A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033A984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F11C9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31E267D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B62FE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4959268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28194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295EABE2"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2FF4D6F1"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5EE6AD39"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2903D18" w14:textId="3A1586C0"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w:t>
      </w:r>
      <w:r w:rsidR="00B5125E">
        <w:rPr>
          <w:rFonts w:ascii="Times New Roman" w:eastAsia="Times New Roman" w:hAnsi="Times New Roman" w:cs="David" w:hint="cs"/>
          <w:sz w:val="24"/>
          <w:szCs w:val="24"/>
          <w:rtl/>
          <w:lang w:eastAsia="he-IL"/>
        </w:rPr>
        <w:t xml:space="preserve">1, ב2 </w:t>
      </w:r>
      <w:r w:rsidRPr="00C521D8">
        <w:rPr>
          <w:rFonts w:ascii="Times New Roman" w:eastAsia="Times New Roman" w:hAnsi="Times New Roman" w:cs="David"/>
          <w:sz w:val="24"/>
          <w:szCs w:val="24"/>
          <w:rtl/>
          <w:lang w:eastAsia="he-IL"/>
        </w:rPr>
        <w:t>', ישלם המזמין ליועץ בשעורים כדלקמן:</w:t>
      </w:r>
    </w:p>
    <w:p w14:paraId="0284B650" w14:textId="5BA42946" w:rsidR="0004388B" w:rsidRPr="00C521D8" w:rsidRDefault="0004388B" w:rsidP="00B5125E">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w:t>
      </w:r>
      <w:r w:rsidR="00B5125E">
        <w:rPr>
          <w:rFonts w:ascii="Times New Roman" w:eastAsia="Times New Roman" w:hAnsi="Times New Roman" w:cs="David" w:hint="cs"/>
          <w:sz w:val="24"/>
          <w:szCs w:val="24"/>
          <w:rtl/>
          <w:lang w:eastAsia="he-IL"/>
        </w:rPr>
        <w:t xml:space="preserve">עבור בניה ירוקה ויעוץ תרמי יחד , </w:t>
      </w:r>
      <w:r w:rsidRPr="00C521D8">
        <w:rPr>
          <w:rFonts w:ascii="Times New Roman" w:eastAsia="Times New Roman" w:hAnsi="Times New Roman" w:cs="David" w:hint="cs"/>
          <w:sz w:val="24"/>
          <w:szCs w:val="24"/>
          <w:rtl/>
          <w:lang w:eastAsia="he-IL"/>
        </w:rPr>
        <w:t>ישולם</w:t>
      </w:r>
      <w:r w:rsidR="00B5125E">
        <w:rPr>
          <w:rFonts w:ascii="Times New Roman" w:eastAsia="Times New Roman" w:hAnsi="Times New Roman" w:cs="David" w:hint="cs"/>
          <w:sz w:val="24"/>
          <w:szCs w:val="24"/>
          <w:rtl/>
          <w:lang w:eastAsia="he-IL"/>
        </w:rPr>
        <w:t xml:space="preserve"> סה"כ </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סכום קבוע ומוחלט של</w:t>
      </w:r>
      <w:r w:rsidR="00B5125E">
        <w:rPr>
          <w:rFonts w:ascii="Times New Roman" w:eastAsia="Times New Roman" w:hAnsi="Times New Roman" w:cs="David" w:hint="cs"/>
          <w:sz w:val="24"/>
          <w:szCs w:val="24"/>
          <w:rtl/>
          <w:lang w:eastAsia="he-IL"/>
        </w:rPr>
        <w:t xml:space="preserve"> </w:t>
      </w:r>
      <w:r w:rsidR="00B5125E" w:rsidRPr="009560FB">
        <w:rPr>
          <w:rFonts w:ascii="Times New Roman" w:eastAsia="Times New Roman" w:hAnsi="Times New Roman" w:cs="David" w:hint="cs"/>
          <w:b/>
          <w:bCs/>
          <w:sz w:val="24"/>
          <w:szCs w:val="24"/>
          <w:rtl/>
          <w:lang w:eastAsia="he-IL"/>
        </w:rPr>
        <w:t xml:space="preserve">250 </w:t>
      </w:r>
      <w:r w:rsidRPr="009560FB">
        <w:rPr>
          <w:rFonts w:ascii="Times New Roman" w:eastAsia="Times New Roman" w:hAnsi="Times New Roman" w:cs="David"/>
          <w:b/>
          <w:bCs/>
          <w:sz w:val="24"/>
          <w:szCs w:val="24"/>
          <w:rtl/>
          <w:lang w:eastAsia="he-IL"/>
        </w:rPr>
        <w:t xml:space="preserve"> ש"ח</w:t>
      </w:r>
      <w:r w:rsidRPr="00C521D8">
        <w:rPr>
          <w:rFonts w:ascii="Times New Roman" w:eastAsia="Times New Roman" w:hAnsi="Times New Roman" w:cs="David"/>
          <w:sz w:val="24"/>
          <w:szCs w:val="24"/>
          <w:rtl/>
          <w:lang w:eastAsia="he-IL"/>
        </w:rPr>
        <w:t xml:space="preserve"> (במילים</w:t>
      </w:r>
      <w:r w:rsidR="00B5125E">
        <w:rPr>
          <w:rFonts w:ascii="Times New Roman" w:eastAsia="Times New Roman" w:hAnsi="Times New Roman" w:cs="David" w:hint="cs"/>
          <w:sz w:val="24"/>
          <w:szCs w:val="24"/>
          <w:rtl/>
          <w:lang w:eastAsia="he-IL"/>
        </w:rPr>
        <w:t xml:space="preserve"> מאתיים וחמישים ₪ </w:t>
      </w:r>
      <w:r w:rsidRPr="00C521D8">
        <w:rPr>
          <w:rFonts w:ascii="Times New Roman" w:eastAsia="Times New Roman" w:hAnsi="Times New Roman" w:cs="David"/>
          <w:sz w:val="24"/>
          <w:szCs w:val="24"/>
          <w:rtl/>
          <w:lang w:eastAsia="he-IL"/>
        </w:rPr>
        <w:t xml:space="preserve">)לכל </w:t>
      </w:r>
      <w:r w:rsidR="00B5125E">
        <w:rPr>
          <w:rFonts w:ascii="Times New Roman" w:eastAsia="Times New Roman" w:hAnsi="Times New Roman" w:cs="David" w:hint="cs"/>
          <w:sz w:val="24"/>
          <w:szCs w:val="24"/>
          <w:rtl/>
          <w:lang w:eastAsia="he-IL"/>
        </w:rPr>
        <w:t xml:space="preserve">יחידת דיור </w:t>
      </w:r>
      <w:r w:rsidRPr="00C521D8">
        <w:rPr>
          <w:rFonts w:ascii="Times New Roman" w:eastAsia="Times New Roman" w:hAnsi="Times New Roman" w:cs="David"/>
          <w:sz w:val="24"/>
          <w:szCs w:val="24"/>
          <w:rtl/>
          <w:lang w:eastAsia="he-IL"/>
        </w:rPr>
        <w:t xml:space="preserve">. </w:t>
      </w:r>
    </w:p>
    <w:p w14:paraId="59ADEE1E"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EF2A69F" w14:textId="1E63C721" w:rsidR="0004388B" w:rsidRPr="00B27B4C" w:rsidRDefault="0004388B" w:rsidP="009560FB">
      <w:pPr>
        <w:widowControl w:val="0"/>
        <w:spacing w:before="0" w:beforeAutospacing="0" w:after="0" w:afterAutospacing="0" w:line="240" w:lineRule="auto"/>
        <w:ind w:left="651" w:hanging="651"/>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F00052">
            <w:rPr>
              <w:rFonts w:ascii="Times New Roman" w:eastAsia="Times New Roman" w:hAnsi="Times New Roman" w:cs="David" w:hint="cs"/>
              <w:color w:val="008000"/>
              <w:sz w:val="24"/>
              <w:szCs w:val="24"/>
              <w:rtl/>
            </w:rPr>
            <w:t>מדד המחירים לצרכן</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6347E">
            <w:rPr>
              <w:rFonts w:ascii="Times New Roman" w:eastAsia="Times New Roman" w:hAnsi="Times New Roman" w:cs="David" w:hint="cs"/>
              <w:color w:val="008000"/>
              <w:sz w:val="24"/>
              <w:szCs w:val="24"/>
              <w:rtl/>
            </w:rPr>
            <w:t>בגין</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10-13T00:00:00Z">
            <w:dateFormat w:val="dd/MM/yyyy"/>
            <w:lid w:val="he-IL"/>
            <w:storeMappedDataAs w:val="dateTime"/>
            <w:calendar w:val="gregorian"/>
          </w:date>
        </w:sdtPr>
        <w:sdtContent>
          <w:r w:rsidR="0006347E">
            <w:rPr>
              <w:rFonts w:ascii="Times New Roman" w:eastAsia="Times New Roman" w:hAnsi="Times New Roman" w:cs="David" w:hint="cs"/>
              <w:color w:val="008000"/>
              <w:sz w:val="24"/>
              <w:szCs w:val="24"/>
              <w:rtl/>
            </w:rPr>
            <w:t>‏13/10/2021</w:t>
          </w:r>
        </w:sdtContent>
      </w:sdt>
      <w:r w:rsidR="009560FB">
        <w:rPr>
          <w:rFonts w:ascii="Times New Roman" w:eastAsia="Times New Roman" w:hAnsi="Times New Roman" w:cs="David" w:hint="cs"/>
          <w:sz w:val="24"/>
          <w:szCs w:val="24"/>
          <w:rtl/>
        </w:rPr>
        <w:t xml:space="preserve"> </w:t>
      </w:r>
      <w:r w:rsidRPr="00B27B4C">
        <w:rPr>
          <w:rFonts w:ascii="Times New Roman" w:eastAsia="Times New Roman" w:hAnsi="Times New Roman" w:cs="David" w:hint="cs"/>
          <w:sz w:val="24"/>
          <w:szCs w:val="24"/>
          <w:rtl/>
          <w:lang w:eastAsia="he-IL"/>
        </w:rPr>
        <w:t>עד למדד הידוע ביום הגשת כל חשבון.</w:t>
      </w:r>
    </w:p>
    <w:p w14:paraId="6DEF05DD"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05C0E2E7"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53CD75E2"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C304143"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24458DE"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031218F7"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685466D0"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08F9246B"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lastRenderedPageBreak/>
        <w:br w:type="page"/>
      </w:r>
    </w:p>
    <w:p w14:paraId="58F6C1B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0D73313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7342F1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47FEBDCC"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2C42968" w14:textId="3D7772FB" w:rsid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5009333C" w14:textId="103E7272" w:rsidR="00CA3B38" w:rsidRDefault="00CA3B38"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CCA196F" w14:textId="77777777" w:rsidR="00CA3B38" w:rsidRDefault="00CA3B38"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04929058" w14:textId="77777777" w:rsidR="00CA3B38" w:rsidRPr="007E46C3" w:rsidRDefault="00CA3B38" w:rsidP="00CA3B38">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sz w:val="24"/>
          <w:szCs w:val="24"/>
          <w:rtl/>
          <w:lang w:eastAsia="he-IL"/>
        </w:rPr>
        <w:t xml:space="preserve">אבן דרך 1 – </w:t>
      </w:r>
      <w:r w:rsidRPr="007E46C3">
        <w:rPr>
          <w:rFonts w:ascii="Times New Roman" w:eastAsia="Times New Roman" w:hAnsi="Times New Roman" w:cs="David" w:hint="cs"/>
          <w:sz w:val="24"/>
          <w:szCs w:val="24"/>
          <w:rtl/>
          <w:lang w:eastAsia="he-IL"/>
        </w:rPr>
        <w:t>בגמר תכנון מוקדם ו</w:t>
      </w:r>
      <w:r w:rsidRPr="00E9169B">
        <w:rPr>
          <w:rFonts w:ascii="Times New Roman" w:eastAsia="Times New Roman" w:hAnsi="Times New Roman" w:cs="David"/>
          <w:sz w:val="24"/>
          <w:szCs w:val="24"/>
          <w:rtl/>
          <w:lang w:eastAsia="he-IL"/>
        </w:rPr>
        <w:t xml:space="preserve">סיום בדיקת התכנות לעמידה בתקן </w:t>
      </w:r>
    </w:p>
    <w:p w14:paraId="54CED969" w14:textId="2234FED9" w:rsidR="00CA3B38" w:rsidRPr="00E9169B" w:rsidRDefault="00CA3B38" w:rsidP="007E46C3">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sz w:val="24"/>
          <w:szCs w:val="24"/>
          <w:rtl/>
          <w:lang w:eastAsia="he-IL"/>
        </w:rPr>
        <w:t>ואישורה ע"י המזמין –</w:t>
      </w:r>
      <w:r w:rsidR="007E46C3" w:rsidRPr="007E46C3">
        <w:rPr>
          <w:rFonts w:ascii="Times New Roman" w:eastAsia="Times New Roman" w:hAnsi="Times New Roman" w:cs="David" w:hint="cs"/>
          <w:sz w:val="24"/>
          <w:szCs w:val="24"/>
          <w:rtl/>
          <w:lang w:eastAsia="he-IL"/>
        </w:rPr>
        <w:t>.</w:t>
      </w:r>
      <w:r w:rsidR="007E46C3" w:rsidRPr="001E7745">
        <w:rPr>
          <w:rFonts w:ascii="Times New Roman" w:eastAsia="Times New Roman" w:hAnsi="Times New Roman" w:cs="David" w:hint="cs"/>
          <w:sz w:val="24"/>
          <w:szCs w:val="24"/>
          <w:rtl/>
          <w:lang w:eastAsia="he-IL"/>
        </w:rPr>
        <w:t>.............................................................................</w:t>
      </w:r>
      <w:r w:rsidRPr="00E9169B">
        <w:rPr>
          <w:rFonts w:ascii="Times New Roman" w:eastAsia="Times New Roman" w:hAnsi="Times New Roman" w:cs="David"/>
          <w:sz w:val="24"/>
          <w:szCs w:val="24"/>
          <w:rtl/>
          <w:lang w:eastAsia="he-IL"/>
        </w:rPr>
        <w:t>15%</w:t>
      </w:r>
    </w:p>
    <w:p w14:paraId="62239C6B" w14:textId="77777777" w:rsidR="00CA3B38" w:rsidRPr="007E46C3" w:rsidRDefault="00CA3B38" w:rsidP="00CA3B38">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sz w:val="24"/>
          <w:szCs w:val="24"/>
          <w:rtl/>
          <w:lang w:eastAsia="he-IL"/>
        </w:rPr>
        <w:t xml:space="preserve">אבן דרך 2 – </w:t>
      </w:r>
      <w:r w:rsidRPr="007E46C3">
        <w:rPr>
          <w:rFonts w:ascii="Times New Roman" w:eastAsia="Times New Roman" w:hAnsi="Times New Roman" w:cs="David" w:hint="cs"/>
          <w:sz w:val="24"/>
          <w:szCs w:val="24"/>
          <w:rtl/>
          <w:lang w:eastAsia="he-IL"/>
        </w:rPr>
        <w:t xml:space="preserve">בגמר תכנון סופי </w:t>
      </w:r>
      <w:r w:rsidRPr="001E7745">
        <w:rPr>
          <w:rFonts w:ascii="Times New Roman" w:eastAsia="Times New Roman" w:hAnsi="Times New Roman" w:cs="David" w:hint="cs"/>
          <w:sz w:val="24"/>
          <w:szCs w:val="24"/>
          <w:rtl/>
          <w:lang w:eastAsia="he-IL"/>
        </w:rPr>
        <w:t>, אישור שלב זה ע</w:t>
      </w:r>
      <w:r w:rsidRPr="00E9169B">
        <w:rPr>
          <w:rFonts w:ascii="Times New Roman" w:eastAsia="Times New Roman" w:hAnsi="Times New Roman" w:cs="David" w:hint="cs"/>
          <w:sz w:val="24"/>
          <w:szCs w:val="24"/>
          <w:rtl/>
          <w:lang w:eastAsia="he-IL"/>
        </w:rPr>
        <w:t xml:space="preserve">"י המזמין , </w:t>
      </w:r>
      <w:r w:rsidRPr="00E9169B">
        <w:rPr>
          <w:rFonts w:ascii="Times New Roman" w:eastAsia="Times New Roman" w:hAnsi="Times New Roman" w:cs="David"/>
          <w:sz w:val="24"/>
          <w:szCs w:val="24"/>
          <w:rtl/>
          <w:lang w:eastAsia="he-IL"/>
        </w:rPr>
        <w:t xml:space="preserve">הגשת אוגדן </w:t>
      </w:r>
    </w:p>
    <w:p w14:paraId="1E777793" w14:textId="6A425C94" w:rsidR="00CA3B38" w:rsidRPr="00E9169B" w:rsidRDefault="00CA3B38" w:rsidP="00CA3B38">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sz w:val="24"/>
          <w:szCs w:val="24"/>
          <w:rtl/>
          <w:lang w:eastAsia="he-IL"/>
        </w:rPr>
        <w:t xml:space="preserve">בניה ירוקה למכון התעדה מורשה – </w:t>
      </w:r>
      <w:r w:rsidR="007E46C3" w:rsidRPr="007E46C3">
        <w:rPr>
          <w:rFonts w:ascii="Times New Roman" w:eastAsia="Times New Roman" w:hAnsi="Times New Roman" w:cs="David" w:hint="cs"/>
          <w:sz w:val="24"/>
          <w:szCs w:val="24"/>
          <w:rtl/>
          <w:lang w:eastAsia="he-IL"/>
        </w:rPr>
        <w:t>........................................................</w:t>
      </w:r>
      <w:r w:rsidR="007E46C3" w:rsidRPr="001E7745">
        <w:rPr>
          <w:rFonts w:ascii="Times New Roman" w:eastAsia="Times New Roman" w:hAnsi="Times New Roman" w:cs="David" w:hint="cs"/>
          <w:sz w:val="24"/>
          <w:szCs w:val="24"/>
          <w:rtl/>
          <w:lang w:eastAsia="he-IL"/>
        </w:rPr>
        <w:t>.</w:t>
      </w:r>
      <w:r w:rsidR="007E46C3" w:rsidRPr="00E9169B">
        <w:rPr>
          <w:rFonts w:ascii="Times New Roman" w:eastAsia="Times New Roman" w:hAnsi="Times New Roman" w:cs="David" w:hint="cs"/>
          <w:sz w:val="24"/>
          <w:szCs w:val="24"/>
          <w:rtl/>
          <w:lang w:eastAsia="he-IL"/>
        </w:rPr>
        <w:t>..</w:t>
      </w:r>
      <w:r w:rsidRPr="00E9169B">
        <w:rPr>
          <w:rFonts w:ascii="Times New Roman" w:eastAsia="Times New Roman" w:hAnsi="Times New Roman" w:cs="David"/>
          <w:sz w:val="24"/>
          <w:szCs w:val="24"/>
          <w:rtl/>
          <w:lang w:eastAsia="he-IL"/>
        </w:rPr>
        <w:t>25%</w:t>
      </w:r>
    </w:p>
    <w:p w14:paraId="6833017D" w14:textId="3E2C6218" w:rsidR="00CA3B38" w:rsidRPr="00E9169B" w:rsidRDefault="00CA3B38" w:rsidP="00CA3B38">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sz w:val="24"/>
          <w:szCs w:val="24"/>
          <w:rtl/>
          <w:lang w:eastAsia="he-IL"/>
        </w:rPr>
        <w:t>אבן דרך 3 – קבלת אישור מקדמי ממכון התעדה מורשה –</w:t>
      </w:r>
      <w:r w:rsidR="007E46C3" w:rsidRPr="007E46C3">
        <w:rPr>
          <w:rFonts w:ascii="Times New Roman" w:eastAsia="Times New Roman" w:hAnsi="Times New Roman" w:cs="David" w:hint="cs"/>
          <w:sz w:val="24"/>
          <w:szCs w:val="24"/>
          <w:rtl/>
          <w:lang w:eastAsia="he-IL"/>
        </w:rPr>
        <w:t>.</w:t>
      </w:r>
      <w:r w:rsidR="007E46C3" w:rsidRPr="001E7745">
        <w:rPr>
          <w:rFonts w:ascii="Times New Roman" w:eastAsia="Times New Roman" w:hAnsi="Times New Roman" w:cs="David" w:hint="cs"/>
          <w:sz w:val="24"/>
          <w:szCs w:val="24"/>
          <w:rtl/>
          <w:lang w:eastAsia="he-IL"/>
        </w:rPr>
        <w:t>..........................</w:t>
      </w:r>
      <w:r w:rsidRPr="00E9169B">
        <w:rPr>
          <w:rFonts w:ascii="Times New Roman" w:eastAsia="Times New Roman" w:hAnsi="Times New Roman" w:cs="David"/>
          <w:sz w:val="24"/>
          <w:szCs w:val="24"/>
          <w:rtl/>
          <w:lang w:eastAsia="he-IL"/>
        </w:rPr>
        <w:t xml:space="preserve"> 30%</w:t>
      </w:r>
    </w:p>
    <w:p w14:paraId="47BC1B3E" w14:textId="77777777" w:rsidR="007E46C3" w:rsidRPr="00E9169B" w:rsidRDefault="00CA3B38" w:rsidP="007E46C3">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sz w:val="24"/>
          <w:szCs w:val="24"/>
          <w:rtl/>
          <w:lang w:eastAsia="he-IL"/>
        </w:rPr>
        <w:t>אבן דרך 4 – קבלת אישור שלב א' ממכון התעדה מורשה</w:t>
      </w:r>
      <w:r w:rsidR="007E46C3" w:rsidRPr="007E46C3">
        <w:rPr>
          <w:rFonts w:ascii="Times New Roman" w:eastAsia="Times New Roman" w:hAnsi="Times New Roman" w:cs="David" w:hint="cs"/>
          <w:sz w:val="24"/>
          <w:szCs w:val="24"/>
          <w:rtl/>
          <w:lang w:eastAsia="he-IL"/>
        </w:rPr>
        <w:t xml:space="preserve"> </w:t>
      </w:r>
      <w:r w:rsidR="007E46C3" w:rsidRPr="001E7745">
        <w:rPr>
          <w:rFonts w:ascii="Times New Roman" w:eastAsia="Times New Roman" w:hAnsi="Times New Roman" w:cs="David" w:hint="cs"/>
          <w:sz w:val="24"/>
          <w:szCs w:val="24"/>
          <w:rtl/>
          <w:lang w:eastAsia="he-IL"/>
        </w:rPr>
        <w:t xml:space="preserve">, </w:t>
      </w:r>
    </w:p>
    <w:p w14:paraId="07CD165E" w14:textId="1D12EBAF" w:rsidR="00CA3B38" w:rsidRPr="00E9169B" w:rsidRDefault="007E46C3" w:rsidP="007E46C3">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hint="cs"/>
          <w:sz w:val="24"/>
          <w:szCs w:val="24"/>
          <w:rtl/>
          <w:lang w:eastAsia="he-IL"/>
        </w:rPr>
        <w:t xml:space="preserve">אישור רשויות  וקבלת היתרי בניה </w:t>
      </w:r>
      <w:r w:rsidR="00CA3B38" w:rsidRPr="00E9169B">
        <w:rPr>
          <w:rFonts w:ascii="Times New Roman" w:eastAsia="Times New Roman" w:hAnsi="Times New Roman" w:cs="David"/>
          <w:sz w:val="24"/>
          <w:szCs w:val="24"/>
          <w:rtl/>
          <w:lang w:eastAsia="he-IL"/>
        </w:rPr>
        <w:t xml:space="preserve"> –</w:t>
      </w:r>
      <w:r w:rsidRPr="007E46C3">
        <w:rPr>
          <w:rFonts w:ascii="Times New Roman" w:eastAsia="Times New Roman" w:hAnsi="Times New Roman" w:cs="David" w:hint="cs"/>
          <w:sz w:val="24"/>
          <w:szCs w:val="24"/>
          <w:rtl/>
          <w:lang w:eastAsia="he-IL"/>
        </w:rPr>
        <w:t>................................................</w:t>
      </w:r>
      <w:r w:rsidRPr="001E7745">
        <w:rPr>
          <w:rFonts w:ascii="Times New Roman" w:eastAsia="Times New Roman" w:hAnsi="Times New Roman" w:cs="David" w:hint="cs"/>
          <w:sz w:val="24"/>
          <w:szCs w:val="24"/>
          <w:rtl/>
          <w:lang w:eastAsia="he-IL"/>
        </w:rPr>
        <w:t>.......</w:t>
      </w:r>
      <w:r w:rsidR="00CA3B38" w:rsidRPr="00E9169B">
        <w:rPr>
          <w:rFonts w:ascii="Times New Roman" w:eastAsia="Times New Roman" w:hAnsi="Times New Roman" w:cs="David"/>
          <w:sz w:val="24"/>
          <w:szCs w:val="24"/>
          <w:rtl/>
          <w:lang w:eastAsia="he-IL"/>
        </w:rPr>
        <w:tab/>
      </w:r>
      <w:r w:rsidRPr="007E46C3">
        <w:rPr>
          <w:rFonts w:ascii="Times New Roman" w:eastAsia="Times New Roman" w:hAnsi="Times New Roman" w:cs="David" w:hint="cs"/>
          <w:sz w:val="24"/>
          <w:szCs w:val="24"/>
          <w:rtl/>
          <w:lang w:eastAsia="he-IL"/>
        </w:rPr>
        <w:t>.</w:t>
      </w:r>
      <w:r w:rsidR="00CA3B38" w:rsidRPr="00E9169B">
        <w:rPr>
          <w:rFonts w:ascii="Times New Roman" w:eastAsia="Times New Roman" w:hAnsi="Times New Roman" w:cs="David"/>
          <w:sz w:val="24"/>
          <w:szCs w:val="24"/>
          <w:rtl/>
          <w:lang w:eastAsia="he-IL"/>
        </w:rPr>
        <w:t>10%</w:t>
      </w:r>
    </w:p>
    <w:p w14:paraId="61DFD496" w14:textId="0BBE42BC" w:rsidR="00CA3B38" w:rsidRPr="00E9169B" w:rsidRDefault="00CA3B38" w:rsidP="007E46C3">
      <w:pPr>
        <w:spacing w:before="0" w:beforeAutospacing="0" w:after="0" w:afterAutospacing="0" w:line="360" w:lineRule="auto"/>
        <w:ind w:left="720"/>
        <w:jc w:val="both"/>
        <w:rPr>
          <w:rFonts w:ascii="Times New Roman" w:eastAsia="Times New Roman" w:hAnsi="Times New Roman" w:cs="David"/>
          <w:sz w:val="24"/>
          <w:szCs w:val="24"/>
          <w:lang w:eastAsia="he-IL"/>
        </w:rPr>
      </w:pPr>
      <w:r w:rsidRPr="00E9169B">
        <w:rPr>
          <w:rFonts w:ascii="Times New Roman" w:eastAsia="Times New Roman" w:hAnsi="Times New Roman" w:cs="David"/>
          <w:sz w:val="24"/>
          <w:szCs w:val="24"/>
          <w:rtl/>
          <w:lang w:eastAsia="he-IL"/>
        </w:rPr>
        <w:t xml:space="preserve">אבן דרך 5 – לאחר ביצוע סיור גמר שלד של מכון ההתעדה באתר </w:t>
      </w:r>
      <w:r w:rsidR="007E46C3" w:rsidRPr="007E46C3">
        <w:rPr>
          <w:rFonts w:ascii="Times New Roman" w:eastAsia="Times New Roman" w:hAnsi="Times New Roman" w:cs="David" w:hint="cs"/>
          <w:sz w:val="24"/>
          <w:szCs w:val="24"/>
          <w:rtl/>
          <w:lang w:eastAsia="he-IL"/>
        </w:rPr>
        <w:t>...............</w:t>
      </w:r>
      <w:r w:rsidR="007E46C3" w:rsidRPr="001E7745">
        <w:rPr>
          <w:rFonts w:ascii="Times New Roman" w:eastAsia="Times New Roman" w:hAnsi="Times New Roman" w:cs="David" w:hint="cs"/>
          <w:sz w:val="24"/>
          <w:szCs w:val="24"/>
          <w:rtl/>
          <w:lang w:eastAsia="he-IL"/>
        </w:rPr>
        <w:t>..</w:t>
      </w:r>
      <w:r w:rsidRPr="00E9169B">
        <w:rPr>
          <w:rFonts w:ascii="Times New Roman" w:eastAsia="Times New Roman" w:hAnsi="Times New Roman" w:cs="David"/>
          <w:sz w:val="24"/>
          <w:szCs w:val="24"/>
          <w:rtl/>
          <w:lang w:eastAsia="he-IL"/>
        </w:rPr>
        <w:t xml:space="preserve"> 10%</w:t>
      </w:r>
    </w:p>
    <w:p w14:paraId="6F7B97B7" w14:textId="77777777" w:rsidR="00CA3B38" w:rsidRPr="00E9169B" w:rsidRDefault="00CA3B38" w:rsidP="00CA3B38">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sz w:val="24"/>
          <w:szCs w:val="24"/>
          <w:rtl/>
          <w:lang w:eastAsia="he-IL"/>
        </w:rPr>
        <w:t xml:space="preserve">אבן דרך 6 – </w:t>
      </w:r>
      <w:r w:rsidRPr="007E46C3">
        <w:rPr>
          <w:rFonts w:ascii="Times New Roman" w:eastAsia="Times New Roman" w:hAnsi="Times New Roman" w:cs="David" w:hint="cs"/>
          <w:sz w:val="24"/>
          <w:szCs w:val="24"/>
          <w:rtl/>
          <w:lang w:eastAsia="he-IL"/>
        </w:rPr>
        <w:t>בגמר הפקו</w:t>
      </w:r>
      <w:r w:rsidRPr="001E7745">
        <w:rPr>
          <w:rFonts w:ascii="Times New Roman" w:eastAsia="Times New Roman" w:hAnsi="Times New Roman" w:cs="David" w:hint="cs"/>
          <w:sz w:val="24"/>
          <w:szCs w:val="24"/>
          <w:rtl/>
          <w:lang w:eastAsia="he-IL"/>
        </w:rPr>
        <w:t>ח העל</w:t>
      </w:r>
      <w:r w:rsidRPr="00E9169B">
        <w:rPr>
          <w:rFonts w:ascii="Times New Roman" w:eastAsia="Times New Roman" w:hAnsi="Times New Roman" w:cs="David" w:hint="cs"/>
          <w:sz w:val="24"/>
          <w:szCs w:val="24"/>
          <w:rtl/>
          <w:lang w:eastAsia="he-IL"/>
        </w:rPr>
        <w:t xml:space="preserve">יון , </w:t>
      </w:r>
      <w:r w:rsidRPr="00E9169B">
        <w:rPr>
          <w:rFonts w:ascii="Times New Roman" w:eastAsia="Times New Roman" w:hAnsi="Times New Roman" w:cs="David"/>
          <w:sz w:val="24"/>
          <w:szCs w:val="24"/>
          <w:rtl/>
          <w:lang w:eastAsia="he-IL"/>
        </w:rPr>
        <w:t>קבלת אישור שלב ב' ממכון</w:t>
      </w:r>
    </w:p>
    <w:p w14:paraId="187F6EA6" w14:textId="77777777" w:rsidR="00CA3B38" w:rsidRPr="00E9169B" w:rsidRDefault="00CA3B38" w:rsidP="00CA3B38">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sz w:val="24"/>
          <w:szCs w:val="24"/>
          <w:rtl/>
          <w:lang w:eastAsia="he-IL"/>
        </w:rPr>
        <w:t xml:space="preserve"> התעדה מורשה (לצורך תעודת גמר) </w:t>
      </w:r>
      <w:r w:rsidRPr="00E9169B">
        <w:rPr>
          <w:rFonts w:ascii="Times New Roman" w:eastAsia="Times New Roman" w:hAnsi="Times New Roman" w:cs="David" w:hint="cs"/>
          <w:sz w:val="24"/>
          <w:szCs w:val="24"/>
          <w:rtl/>
          <w:lang w:eastAsia="he-IL"/>
        </w:rPr>
        <w:t xml:space="preserve">קבלת אישור אכלוס ותעודת </w:t>
      </w:r>
    </w:p>
    <w:p w14:paraId="62EB606C" w14:textId="2D92907C" w:rsidR="00CA3B38" w:rsidRPr="00E9169B" w:rsidRDefault="00CA3B38" w:rsidP="00CA3B38">
      <w:pPr>
        <w:spacing w:before="0" w:beforeAutospacing="0" w:after="0" w:afterAutospacing="0" w:line="360" w:lineRule="auto"/>
        <w:ind w:left="720"/>
        <w:jc w:val="both"/>
        <w:rPr>
          <w:rFonts w:ascii="Times New Roman" w:eastAsia="Times New Roman" w:hAnsi="Times New Roman" w:cs="David"/>
          <w:sz w:val="24"/>
          <w:szCs w:val="24"/>
          <w:rtl/>
          <w:lang w:eastAsia="he-IL"/>
        </w:rPr>
      </w:pPr>
      <w:r w:rsidRPr="00E9169B">
        <w:rPr>
          <w:rFonts w:ascii="Times New Roman" w:eastAsia="Times New Roman" w:hAnsi="Times New Roman" w:cs="David" w:hint="cs"/>
          <w:sz w:val="24"/>
          <w:szCs w:val="24"/>
          <w:rtl/>
          <w:lang w:eastAsia="he-IL"/>
        </w:rPr>
        <w:t xml:space="preserve">גמר ואישור שלב זה ע"י המזמין </w:t>
      </w:r>
      <w:r w:rsidRPr="00E9169B">
        <w:rPr>
          <w:rFonts w:ascii="Times New Roman" w:eastAsia="Times New Roman" w:hAnsi="Times New Roman" w:cs="David"/>
          <w:sz w:val="24"/>
          <w:szCs w:val="24"/>
          <w:rtl/>
          <w:lang w:eastAsia="he-IL"/>
        </w:rPr>
        <w:t>–</w:t>
      </w:r>
      <w:r w:rsidR="007E46C3" w:rsidRPr="007E46C3">
        <w:rPr>
          <w:rFonts w:ascii="Times New Roman" w:eastAsia="Times New Roman" w:hAnsi="Times New Roman" w:cs="David" w:hint="cs"/>
          <w:sz w:val="24"/>
          <w:szCs w:val="24"/>
          <w:rtl/>
          <w:lang w:eastAsia="he-IL"/>
        </w:rPr>
        <w:t>............................................................</w:t>
      </w:r>
      <w:r w:rsidR="007E46C3" w:rsidRPr="001E7745">
        <w:rPr>
          <w:rFonts w:ascii="Times New Roman" w:eastAsia="Times New Roman" w:hAnsi="Times New Roman" w:cs="David" w:hint="cs"/>
          <w:sz w:val="24"/>
          <w:szCs w:val="24"/>
          <w:rtl/>
          <w:lang w:eastAsia="he-IL"/>
        </w:rPr>
        <w:t>.</w:t>
      </w:r>
      <w:r w:rsidRPr="00E9169B">
        <w:rPr>
          <w:rFonts w:ascii="Times New Roman" w:eastAsia="Times New Roman" w:hAnsi="Times New Roman" w:cs="David"/>
          <w:sz w:val="24"/>
          <w:szCs w:val="24"/>
          <w:rtl/>
          <w:lang w:eastAsia="he-IL"/>
        </w:rPr>
        <w:t xml:space="preserve"> 10%</w:t>
      </w:r>
    </w:p>
    <w:p w14:paraId="4BACC110" w14:textId="77777777" w:rsidR="00CA3B38" w:rsidRDefault="00CA3B38"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49C0482D" w14:textId="77777777" w:rsidR="0001035C" w:rsidRDefault="0001035C"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962E51E"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21FC762F"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6D4EAB15" w14:textId="6D55C59D" w:rsidR="000206FA" w:rsidRPr="000206FA" w:rsidRDefault="000206FA" w:rsidP="00365DAE">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w:t>
      </w:r>
      <w:r w:rsidR="00365DAE">
        <w:rPr>
          <w:rFonts w:ascii="Times New Roman" w:eastAsia="Times New Roman" w:hAnsi="Times New Roman" w:cs="David" w:hint="cs"/>
          <w:sz w:val="24"/>
          <w:szCs w:val="24"/>
          <w:rtl/>
          <w:lang w:eastAsia="he-IL"/>
        </w:rPr>
        <w:t xml:space="preserve">45 </w:t>
      </w:r>
      <w:r w:rsidRPr="000206FA">
        <w:rPr>
          <w:rFonts w:ascii="Times New Roman" w:eastAsia="Times New Roman" w:hAnsi="Times New Roman" w:cs="David"/>
          <w:sz w:val="24"/>
          <w:szCs w:val="24"/>
          <w:rtl/>
          <w:lang w:eastAsia="he-IL"/>
        </w:rPr>
        <w:t xml:space="preserve"> יום מתאריך אישור החשבון ע"י המנהל.</w:t>
      </w:r>
    </w:p>
    <w:p w14:paraId="7E0645CD"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1B0CF5E"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lastRenderedPageBreak/>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071039C5"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0T00:00:00Z">
            <w:dateFormat w:val="dd/MM/yyyy"/>
            <w:lid w:val="he-IL"/>
            <w:storeMappedDataAs w:val="dateTime"/>
            <w:calendar w:val="gregorian"/>
          </w:date>
        </w:sdtPr>
        <w:sdtEndPr>
          <w:rPr>
            <w:rFonts w:hint="cs"/>
          </w:rPr>
        </w:sdtEndPr>
        <w:sdtContent>
          <w:r w:rsidR="00F00052">
            <w:rPr>
              <w:rFonts w:ascii="Times New Roman" w:eastAsia="Times New Roman" w:hAnsi="Times New Roman" w:cs="David" w:hint="cs"/>
              <w:color w:val="008000"/>
              <w:sz w:val="24"/>
              <w:szCs w:val="24"/>
              <w:rtl/>
              <w:lang w:eastAsia="he-IL"/>
            </w:rPr>
            <w:t>‏10/02/2022</w:t>
          </w:r>
        </w:sdtContent>
      </w:sdt>
      <w:r w:rsidRPr="00B27B4C">
        <w:rPr>
          <w:rFonts w:ascii="Times New Roman" w:eastAsia="Times New Roman" w:hAnsi="Times New Roman" w:cs="David" w:hint="cs"/>
          <w:bCs/>
          <w:color w:val="FF0000"/>
          <w:sz w:val="24"/>
          <w:szCs w:val="24"/>
          <w:rtl/>
          <w:lang w:eastAsia="he-IL"/>
        </w:rPr>
        <w:br/>
      </w:r>
    </w:p>
    <w:p w14:paraId="1484EE45"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AB58D48" w14:textId="302FC5B3" w:rsidR="00EE7345" w:rsidRPr="00B27B4C" w:rsidRDefault="00846ACF" w:rsidP="00E9169B">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p>
      </w:sdtContent>
    </w:sdt>
    <w:p w14:paraId="31F9D02F"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7B46A6C"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F6398C9"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AE931E8"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F2C77C9"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FC2014" w14:textId="6E06BE9B"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E6772BC"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A97D79" w14:textId="628A4703"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sidR="007E46C3">
        <w:rPr>
          <w:rFonts w:ascii="Times New Roman" w:eastAsia="Times New Roman" w:hAnsi="Times New Roman" w:cs="David" w:hint="cs"/>
          <w:sz w:val="24"/>
          <w:szCs w:val="24"/>
          <w:rtl/>
          <w:lang w:eastAsia="he-IL"/>
        </w:rPr>
        <w:t xml:space="preserve">ויעוץ תרמי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00052">
            <w:rPr>
              <w:rFonts w:ascii="Times New Roman" w:eastAsia="Times New Roman" w:hAnsi="Times New Roman" w:cs="David" w:hint="cs"/>
              <w:bCs/>
              <w:color w:val="008000"/>
              <w:sz w:val="24"/>
              <w:szCs w:val="24"/>
              <w:rtl/>
              <w:lang w:eastAsia="he-IL"/>
            </w:rPr>
            <w:t>גבעת הכלניות ( טרם ניתן שם לפרויקט )</w:t>
          </w:r>
        </w:sdtContent>
      </w:sdt>
      <w:r w:rsidRPr="00B27B4C">
        <w:rPr>
          <w:rFonts w:ascii="Times New Roman" w:eastAsia="Times New Roman" w:hAnsi="Times New Roman" w:cs="David" w:hint="cs"/>
          <w:color w:val="008000"/>
          <w:sz w:val="24"/>
          <w:szCs w:val="24"/>
          <w:rtl/>
          <w:lang w:eastAsia="he-IL"/>
        </w:rPr>
        <w:t>.</w:t>
      </w:r>
    </w:p>
    <w:p w14:paraId="1E3F695E"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BA0FE5" w14:textId="622D032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A008860"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17CAFF4" w14:textId="4671A2D9"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w:t>
      </w:r>
      <w:r w:rsidRPr="009130F0">
        <w:rPr>
          <w:rFonts w:ascii="Times New Roman" w:eastAsia="Times New Roman" w:hAnsi="Times New Roman" w:cs="David" w:hint="cs"/>
          <w:sz w:val="24"/>
          <w:szCs w:val="24"/>
          <w:rtl/>
          <w:lang w:eastAsia="he-IL"/>
        </w:rPr>
        <w:lastRenderedPageBreak/>
        <w:t xml:space="preserve">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77715C3"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E8A7F73"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2486606"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7EC8C6"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0E9308A"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F80B74"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2DC3B95"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5E67FD3"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6C27A14"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DD1FC20"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BC22D91" w14:textId="36FBE1B9"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p>
    <w:p w14:paraId="235AFAA1"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44DBBFD"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531E061"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579D2AA"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D938D09"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09684D6"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72D53E" w14:textId="77777777"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56B7AA7"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074D04F4"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lastRenderedPageBreak/>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30C3C588" w14:textId="77777777" w:rsidR="00937C9F" w:rsidRPr="0009511C" w:rsidRDefault="00937C9F" w:rsidP="00937C9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17DB16B"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E0C4CDC"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8ED587C"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468483E"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FA83909"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3A0BED3"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8C5731B"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9DD8D1A"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37B046B"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165853D"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EB5657A"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002DDE0"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1906AB13"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FDDC36E"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99F3065" w14:textId="77777777" w:rsidR="00937C9F" w:rsidRPr="00400B84"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09511C" w14:paraId="688F4D56" w14:textId="77777777" w:rsidTr="00F0005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B107FF0"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308ED95"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37C9F" w:rsidRPr="0009511C" w14:paraId="1E21864D" w14:textId="77777777" w:rsidTr="00F0005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C96BEC5"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09511C" w14:paraId="44CED216" w14:textId="77777777" w:rsidTr="00F0005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729FFAF"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1428987"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0A2FFA6"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83643AB"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37C9F" w:rsidRPr="0009511C" w14:paraId="1DE2B8D4" w14:textId="77777777" w:rsidTr="00F00052">
        <w:trPr>
          <w:trHeight w:val="551"/>
        </w:trPr>
        <w:tc>
          <w:tcPr>
            <w:tcW w:w="4068" w:type="dxa"/>
            <w:tcBorders>
              <w:top w:val="single" w:sz="4" w:space="0" w:color="auto"/>
              <w:left w:val="single" w:sz="4" w:space="0" w:color="auto"/>
              <w:bottom w:val="single" w:sz="4" w:space="0" w:color="auto"/>
              <w:right w:val="single" w:sz="4" w:space="0" w:color="auto"/>
            </w:tcBorders>
            <w:hideMark/>
          </w:tcPr>
          <w:p w14:paraId="4D5E5D19"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8267062"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5B23373"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06C8012"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p>
          <w:p w14:paraId="2D79FC58"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BD29296"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84E5D6F"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p>
          <w:p w14:paraId="1163361B"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61F67ED"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09511C" w14:paraId="207E467A" w14:textId="77777777" w:rsidTr="00F00052">
        <w:trPr>
          <w:trHeight w:val="571"/>
        </w:trPr>
        <w:tc>
          <w:tcPr>
            <w:tcW w:w="4068" w:type="dxa"/>
            <w:tcBorders>
              <w:top w:val="single" w:sz="4" w:space="0" w:color="auto"/>
              <w:left w:val="single" w:sz="4" w:space="0" w:color="auto"/>
              <w:bottom w:val="single" w:sz="4" w:space="0" w:color="auto"/>
              <w:right w:val="single" w:sz="4" w:space="0" w:color="auto"/>
            </w:tcBorders>
            <w:hideMark/>
          </w:tcPr>
          <w:p w14:paraId="1DD96CAB"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92A92D2"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14F4CB2"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3E0A4D" w14:textId="77777777" w:rsidR="00937C9F" w:rsidRPr="0009511C" w:rsidRDefault="00937C9F" w:rsidP="00F0005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1E0A4F" w14:textId="77777777" w:rsidR="00937C9F" w:rsidRPr="0009511C" w:rsidRDefault="00937C9F" w:rsidP="00F00052">
            <w:pPr>
              <w:spacing w:before="0" w:beforeAutospacing="0" w:after="0" w:afterAutospacing="0" w:line="256" w:lineRule="auto"/>
              <w:rPr>
                <w:rFonts w:ascii="David" w:eastAsia="Calibri" w:hAnsi="David" w:cs="David"/>
                <w:b/>
                <w:sz w:val="24"/>
                <w:szCs w:val="24"/>
                <w:lang w:eastAsia="he-IL"/>
              </w:rPr>
            </w:pPr>
          </w:p>
        </w:tc>
      </w:tr>
      <w:tr w:rsidR="00937C9F" w:rsidRPr="0009511C" w14:paraId="6CDE5EDA" w14:textId="77777777" w:rsidTr="00F00052">
        <w:trPr>
          <w:trHeight w:val="391"/>
        </w:trPr>
        <w:tc>
          <w:tcPr>
            <w:tcW w:w="4068" w:type="dxa"/>
            <w:tcBorders>
              <w:top w:val="single" w:sz="4" w:space="0" w:color="auto"/>
              <w:left w:val="single" w:sz="4" w:space="0" w:color="auto"/>
              <w:bottom w:val="single" w:sz="4" w:space="0" w:color="auto"/>
              <w:right w:val="single" w:sz="4" w:space="0" w:color="auto"/>
            </w:tcBorders>
            <w:hideMark/>
          </w:tcPr>
          <w:p w14:paraId="27627EA1"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8A0A4D5"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5E037A7" w14:textId="77777777" w:rsidR="00937C9F" w:rsidRPr="0009511C" w:rsidRDefault="00937C9F" w:rsidP="00F0005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C3C4F4" w14:textId="77777777" w:rsidR="00937C9F" w:rsidRPr="0009511C" w:rsidRDefault="00937C9F" w:rsidP="00F0005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67A2D3" w14:textId="77777777" w:rsidR="00937C9F" w:rsidRPr="0009511C" w:rsidRDefault="00937C9F" w:rsidP="00F00052">
            <w:pPr>
              <w:spacing w:before="0" w:beforeAutospacing="0" w:after="0" w:afterAutospacing="0" w:line="256" w:lineRule="auto"/>
              <w:rPr>
                <w:rFonts w:ascii="David" w:eastAsia="Calibri" w:hAnsi="David" w:cs="David"/>
                <w:b/>
                <w:sz w:val="24"/>
                <w:szCs w:val="24"/>
                <w:lang w:eastAsia="he-IL"/>
              </w:rPr>
            </w:pPr>
          </w:p>
        </w:tc>
      </w:tr>
    </w:tbl>
    <w:p w14:paraId="29E9C81C" w14:textId="77777777" w:rsidR="00937C9F" w:rsidRPr="0009511C"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09511C" w14:paraId="2D03D964" w14:textId="77777777" w:rsidTr="00F0005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8AE97D7"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37C9F" w:rsidRPr="0009511C" w14:paraId="41DE6D51" w14:textId="77777777" w:rsidTr="00F0005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7B79358"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89C4B6C"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p w14:paraId="0F062768"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A228AF5"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A39D277"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4BE3A4"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568DE32"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3211947"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D38F09"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A2328BB"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37C9F" w:rsidRPr="0009511C" w14:paraId="33AC315A" w14:textId="77777777" w:rsidTr="00F0005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D149F09" w14:textId="77777777" w:rsidR="00937C9F" w:rsidRPr="0009511C" w:rsidRDefault="00937C9F" w:rsidP="00F0005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B25D13E" w14:textId="77777777" w:rsidR="00937C9F" w:rsidRPr="0009511C" w:rsidRDefault="00937C9F" w:rsidP="00F0005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4D92179" w14:textId="77777777" w:rsidR="00937C9F" w:rsidRPr="0009511C" w:rsidRDefault="00937C9F" w:rsidP="00F0005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8E5F2CD" w14:textId="77777777" w:rsidR="00937C9F" w:rsidRPr="0009511C" w:rsidRDefault="00937C9F" w:rsidP="00F0005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8A08620" w14:textId="77777777" w:rsidR="00937C9F" w:rsidRPr="0009511C" w:rsidRDefault="00937C9F" w:rsidP="00F0005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14669CA"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555675D"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86B33BA" w14:textId="77777777" w:rsidR="00937C9F" w:rsidRPr="0009511C" w:rsidRDefault="00937C9F" w:rsidP="00F00052">
            <w:pPr>
              <w:spacing w:before="0" w:beforeAutospacing="0" w:after="0" w:afterAutospacing="0" w:line="256" w:lineRule="auto"/>
              <w:rPr>
                <w:rFonts w:ascii="David" w:eastAsia="Calibri" w:hAnsi="David" w:cs="David"/>
                <w:sz w:val="24"/>
                <w:szCs w:val="24"/>
                <w:lang w:eastAsia="he-IL"/>
              </w:rPr>
            </w:pPr>
          </w:p>
        </w:tc>
      </w:tr>
      <w:tr w:rsidR="00937C9F" w:rsidRPr="0009511C" w14:paraId="3A9890D2" w14:textId="77777777" w:rsidTr="00F0005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FEE07CF"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9AE804B"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67C8CE5"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3360A42"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B342A04"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B3CC375"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5232E7A"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1BAE965" w14:textId="77777777" w:rsidR="00937C9F" w:rsidRPr="0009511C" w:rsidRDefault="00937C9F" w:rsidP="00F0005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37C9F" w:rsidRPr="0009511C" w14:paraId="697E89CA" w14:textId="77777777" w:rsidTr="00F0005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9F8ACEC"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40E8B0A"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CF8C60A"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ED24B71"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4A517C6"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C8DEC14"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BA6C3DC"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7B4ADDA" w14:textId="77777777" w:rsidR="00937C9F" w:rsidRPr="0009511C" w:rsidRDefault="00937C9F" w:rsidP="00F0005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37C9F" w:rsidRPr="0009511C" w14:paraId="292DE188" w14:textId="77777777" w:rsidTr="00F0005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679057E"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BD476F5" w14:textId="77777777" w:rsidR="00937C9F" w:rsidRPr="0009511C" w:rsidRDefault="00937C9F" w:rsidP="00F0005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0E47A16" w14:textId="77777777" w:rsidR="00937C9F" w:rsidRPr="0009511C" w:rsidRDefault="00937C9F" w:rsidP="00F0005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82C52BE" w14:textId="77777777" w:rsidR="00937C9F" w:rsidRPr="0009511C" w:rsidRDefault="00937C9F" w:rsidP="00F0005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76F1812" w14:textId="77777777" w:rsidR="00937C9F" w:rsidRPr="0009511C" w:rsidRDefault="00937C9F" w:rsidP="00F0005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BFB2FB3" w14:textId="77777777" w:rsidR="00937C9F" w:rsidRPr="0009511C" w:rsidRDefault="00937C9F" w:rsidP="00F0005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E61B29B" w14:textId="77777777" w:rsidR="00937C9F" w:rsidRPr="0009511C" w:rsidRDefault="00937C9F" w:rsidP="00F0005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50DB035" w14:textId="77777777" w:rsidR="00937C9F" w:rsidRPr="0009511C" w:rsidRDefault="00937C9F" w:rsidP="00F0005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031F70B" w14:textId="77777777" w:rsidR="00937C9F" w:rsidRPr="0009511C"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4EF15B16" w14:textId="77777777" w:rsidTr="00F0005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7DF5CA0"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37C9F" w:rsidRPr="0009511C" w14:paraId="6956BD19" w14:textId="77777777" w:rsidTr="00F0005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C4049AA"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FA146B8" w14:textId="77777777" w:rsidR="00937C9F" w:rsidRPr="0009511C"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35CB042D" w14:textId="77777777" w:rsidTr="00F0005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922C422"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37C9F" w:rsidRPr="0009511C" w14:paraId="7036EBFC" w14:textId="77777777" w:rsidTr="00F0005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86BF230" w14:textId="77777777" w:rsidR="00937C9F" w:rsidRPr="0009511C" w:rsidRDefault="00937C9F" w:rsidP="00F0005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6080681"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09511C" w14:paraId="5B736495" w14:textId="77777777" w:rsidTr="00F0005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CEE4253" w14:textId="77777777" w:rsidR="00CB3665" w:rsidRPr="0009511C" w:rsidRDefault="00CB3665" w:rsidP="00F0005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B3665" w:rsidRPr="0009511C" w14:paraId="4EB5237C" w14:textId="77777777" w:rsidTr="00F00052">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4E6A0D6" w14:textId="77777777" w:rsidR="00CB3665" w:rsidRPr="0009511C" w:rsidRDefault="00CB3665" w:rsidP="00F00052">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61F1BB3"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427658BA" w14:textId="77777777" w:rsidR="00937C9F" w:rsidRPr="0009511C"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136A1F9" w14:textId="77777777" w:rsidR="00EE7345" w:rsidRPr="00BD794C"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7F0B575"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86E27D7"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FB30E2"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8F1668"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5B787C"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72A0BAE"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0EFBDD"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0E1051B"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8DC304"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07F31B7"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AA31B56"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3E5C94C6"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00C4444E"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047D05AF"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5552D5C5" w14:textId="50CF1941" w:rsidR="000206FA" w:rsidRPr="000206FA" w:rsidRDefault="00EE7345" w:rsidP="00E9169B">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r>
      <w:r w:rsidR="000206FA" w:rsidRPr="000206FA">
        <w:rPr>
          <w:rFonts w:ascii="Times New Roman" w:eastAsia="Times New Roman" w:hAnsi="Times New Roman" w:cs="David"/>
          <w:sz w:val="24"/>
          <w:szCs w:val="24"/>
          <w:rtl/>
          <w:lang w:eastAsia="he-IL"/>
        </w:rPr>
        <w:t xml:space="preserve"> </w:t>
      </w:r>
    </w:p>
    <w:p w14:paraId="65DFD47C" w14:textId="4ADB3AAD" w:rsidR="000206FA" w:rsidRPr="000206FA" w:rsidRDefault="00EE7345" w:rsidP="00E9169B">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ו/או פרט  ו/או מסמך או חוות דעת אשר יידרשו במהלך התכנון והביצוע על מנת לקבל עבודה מושלמת בהתאם לשיקול המנהל.</w:t>
      </w:r>
    </w:p>
    <w:p w14:paraId="56E784CB"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0206FA" w:rsidRPr="000206FA">
        <w:rPr>
          <w:rFonts w:ascii="Times New Roman" w:eastAsia="Times New Roman" w:hAnsi="Times New Roman" w:cs="David"/>
          <w:sz w:val="24"/>
          <w:szCs w:val="24"/>
          <w:rtl/>
          <w:lang w:eastAsia="he-IL"/>
        </w:rPr>
        <w:t>כניות כולל תאריך ומספר מהדורה - לפחות פעם בחודש.</w:t>
      </w:r>
    </w:p>
    <w:p w14:paraId="0ADE413B"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0B7933FA"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0206FA" w:rsidRPr="000206FA">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206FA" w:rsidRPr="000206FA">
        <w:rPr>
          <w:rFonts w:ascii="Times New Roman" w:eastAsia="Times New Roman" w:hAnsi="Times New Roman" w:cs="David"/>
          <w:sz w:val="24"/>
          <w:szCs w:val="24"/>
          <w:rtl/>
          <w:lang w:eastAsia="he-IL"/>
        </w:rPr>
        <w:t>כניות ביצוע לבניינים ולעבודות פיתוח סביבתי".</w:t>
      </w:r>
    </w:p>
    <w:p w14:paraId="43CBB27F" w14:textId="77777777" w:rsid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4F0AB0D4" w14:textId="71DA948F" w:rsidR="000E3D55" w:rsidRDefault="000E3D55"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p>
    <w:p w14:paraId="5CE928FB" w14:textId="088BCD9B" w:rsidR="000E3D55" w:rsidRPr="009560FB" w:rsidRDefault="000E3D55" w:rsidP="000E3D55">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r w:rsidRPr="000E3D55">
        <w:rPr>
          <w:rFonts w:ascii="Times New Roman" w:eastAsia="Times New Roman" w:hAnsi="Times New Roman" w:cs="David" w:hint="cs"/>
          <w:b/>
          <w:bCs/>
          <w:sz w:val="24"/>
          <w:szCs w:val="24"/>
          <w:u w:val="single"/>
          <w:rtl/>
          <w:lang w:eastAsia="he-IL"/>
        </w:rPr>
        <w:t xml:space="preserve">כנ"ל לנושא התרמי : </w:t>
      </w:r>
    </w:p>
    <w:p w14:paraId="77D60DB5" w14:textId="77777777" w:rsidR="000E3D55" w:rsidRPr="009560FB" w:rsidRDefault="000E3D55" w:rsidP="000E3D55">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sz w:val="24"/>
          <w:szCs w:val="24"/>
          <w:rtl/>
          <w:lang w:eastAsia="he-IL"/>
        </w:rPr>
        <w:t>1.</w:t>
      </w:r>
      <w:r w:rsidRPr="009560FB">
        <w:rPr>
          <w:rFonts w:ascii="Times New Roman" w:eastAsia="Times New Roman" w:hAnsi="Times New Roman" w:cs="David"/>
          <w:sz w:val="24"/>
          <w:szCs w:val="24"/>
          <w:rtl/>
          <w:lang w:eastAsia="he-IL"/>
        </w:rPr>
        <w:tab/>
        <w:t xml:space="preserve">תכניות של כל מפלס עליהן מסומנים </w:t>
      </w:r>
      <w:r w:rsidRPr="009560FB">
        <w:rPr>
          <w:rFonts w:ascii="Times New Roman" w:eastAsia="Times New Roman" w:hAnsi="Times New Roman" w:cs="David" w:hint="cs"/>
          <w:sz w:val="24"/>
          <w:szCs w:val="24"/>
          <w:rtl/>
          <w:lang w:eastAsia="he-IL"/>
        </w:rPr>
        <w:t xml:space="preserve">האזורים השונים עם </w:t>
      </w:r>
      <w:r w:rsidRPr="009560FB">
        <w:rPr>
          <w:rFonts w:ascii="Times New Roman" w:eastAsia="Times New Roman" w:hAnsi="Times New Roman" w:cs="David"/>
          <w:sz w:val="24"/>
          <w:szCs w:val="24"/>
          <w:rtl/>
          <w:lang w:eastAsia="he-IL"/>
        </w:rPr>
        <w:t xml:space="preserve">הפניות לפרטי </w:t>
      </w:r>
      <w:r w:rsidRPr="009560FB">
        <w:rPr>
          <w:rFonts w:ascii="Times New Roman" w:eastAsia="Times New Roman" w:hAnsi="Times New Roman" w:cs="David" w:hint="cs"/>
          <w:sz w:val="24"/>
          <w:szCs w:val="24"/>
          <w:rtl/>
          <w:lang w:eastAsia="he-IL"/>
        </w:rPr>
        <w:t xml:space="preserve">הבידוד התרמי השונים </w:t>
      </w:r>
      <w:r w:rsidRPr="009560FB">
        <w:rPr>
          <w:rFonts w:ascii="Times New Roman" w:eastAsia="Times New Roman" w:hAnsi="Times New Roman" w:cs="David"/>
          <w:sz w:val="24"/>
          <w:szCs w:val="24"/>
          <w:rtl/>
          <w:lang w:eastAsia="he-IL"/>
        </w:rPr>
        <w:t>לשם התמצאות.</w:t>
      </w:r>
    </w:p>
    <w:p w14:paraId="69D8C180" w14:textId="77777777" w:rsidR="000E3D55" w:rsidRPr="009560FB" w:rsidRDefault="000E3D55" w:rsidP="000E3D55">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sz w:val="24"/>
          <w:szCs w:val="24"/>
          <w:rtl/>
          <w:lang w:eastAsia="he-IL"/>
        </w:rPr>
        <w:lastRenderedPageBreak/>
        <w:t>2.</w:t>
      </w:r>
      <w:r w:rsidRPr="009560FB">
        <w:rPr>
          <w:rFonts w:ascii="Times New Roman" w:eastAsia="Times New Roman" w:hAnsi="Times New Roman" w:cs="David"/>
          <w:sz w:val="24"/>
          <w:szCs w:val="24"/>
          <w:rtl/>
          <w:lang w:eastAsia="he-IL"/>
        </w:rPr>
        <w:tab/>
        <w:t xml:space="preserve">פרטי </w:t>
      </w:r>
      <w:r w:rsidRPr="009560FB">
        <w:rPr>
          <w:rFonts w:ascii="Times New Roman" w:eastAsia="Times New Roman" w:hAnsi="Times New Roman" w:cs="David" w:hint="cs"/>
          <w:sz w:val="24"/>
          <w:szCs w:val="24"/>
          <w:rtl/>
          <w:lang w:eastAsia="he-IL"/>
        </w:rPr>
        <w:t xml:space="preserve">בידוד תרמי </w:t>
      </w:r>
      <w:r w:rsidRPr="009560FB">
        <w:rPr>
          <w:rFonts w:ascii="Times New Roman" w:eastAsia="Times New Roman" w:hAnsi="Times New Roman" w:cs="David"/>
          <w:sz w:val="24"/>
          <w:szCs w:val="24"/>
          <w:rtl/>
          <w:lang w:eastAsia="he-IL"/>
        </w:rPr>
        <w:t xml:space="preserve">של אלמנטים שונים במבנה - אופקיים ואנכיים לרבות פרטי </w:t>
      </w:r>
      <w:r w:rsidRPr="009560FB">
        <w:rPr>
          <w:rFonts w:ascii="Times New Roman" w:eastAsia="Times New Roman" w:hAnsi="Times New Roman" w:cs="David" w:hint="cs"/>
          <w:sz w:val="24"/>
          <w:szCs w:val="24"/>
          <w:rtl/>
          <w:lang w:eastAsia="he-IL"/>
        </w:rPr>
        <w:t>בידוד</w:t>
      </w:r>
      <w:r w:rsidRPr="009560FB">
        <w:rPr>
          <w:rFonts w:ascii="Times New Roman" w:eastAsia="Times New Roman" w:hAnsi="Times New Roman" w:cs="David"/>
          <w:sz w:val="24"/>
          <w:szCs w:val="24"/>
          <w:rtl/>
          <w:lang w:eastAsia="he-IL"/>
        </w:rPr>
        <w:t xml:space="preserve"> גגות, קורות יסוד, קירות</w:t>
      </w:r>
      <w:r w:rsidRPr="009560FB">
        <w:rPr>
          <w:rFonts w:ascii="Times New Roman" w:eastAsia="Times New Roman" w:hAnsi="Times New Roman" w:cs="David" w:hint="cs"/>
          <w:sz w:val="24"/>
          <w:szCs w:val="24"/>
          <w:rtl/>
          <w:lang w:eastAsia="he-IL"/>
        </w:rPr>
        <w:t>,</w:t>
      </w:r>
      <w:r w:rsidRPr="009560FB">
        <w:rPr>
          <w:rFonts w:ascii="Times New Roman" w:eastAsia="Times New Roman" w:hAnsi="Times New Roman" w:cs="David"/>
          <w:sz w:val="24"/>
          <w:szCs w:val="24"/>
          <w:rtl/>
          <w:lang w:eastAsia="he-IL"/>
        </w:rPr>
        <w:t xml:space="preserve"> </w:t>
      </w:r>
      <w:r w:rsidRPr="009560FB">
        <w:rPr>
          <w:rFonts w:ascii="Times New Roman" w:eastAsia="Times New Roman" w:hAnsi="Times New Roman" w:cs="David" w:hint="cs"/>
          <w:sz w:val="24"/>
          <w:szCs w:val="24"/>
          <w:rtl/>
          <w:lang w:eastAsia="he-IL"/>
        </w:rPr>
        <w:t xml:space="preserve">רצפות/תקרות דירות, </w:t>
      </w:r>
      <w:r w:rsidRPr="009560FB">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9560FB">
        <w:rPr>
          <w:rFonts w:ascii="Times New Roman" w:eastAsia="Times New Roman" w:hAnsi="Times New Roman" w:cs="David" w:hint="cs"/>
          <w:sz w:val="24"/>
          <w:szCs w:val="24"/>
          <w:rtl/>
          <w:lang w:eastAsia="he-IL"/>
        </w:rPr>
        <w:t xml:space="preserve">חיבורי רצפות </w:t>
      </w:r>
      <w:r w:rsidRPr="009560FB">
        <w:rPr>
          <w:rFonts w:ascii="Times New Roman" w:eastAsia="Times New Roman" w:hAnsi="Times New Roman" w:cs="David"/>
          <w:sz w:val="24"/>
          <w:szCs w:val="24"/>
          <w:rtl/>
          <w:lang w:eastAsia="he-IL"/>
        </w:rPr>
        <w:t>מסתורי כביסה</w:t>
      </w:r>
      <w:r w:rsidRPr="009560FB">
        <w:rPr>
          <w:rFonts w:ascii="Times New Roman" w:eastAsia="Times New Roman" w:hAnsi="Times New Roman" w:cs="David" w:hint="cs"/>
          <w:sz w:val="24"/>
          <w:szCs w:val="24"/>
          <w:rtl/>
          <w:lang w:eastAsia="he-IL"/>
        </w:rPr>
        <w:t xml:space="preserve">, חצרות, </w:t>
      </w:r>
      <w:r w:rsidRPr="009560FB">
        <w:rPr>
          <w:rFonts w:ascii="Times New Roman" w:eastAsia="Times New Roman" w:hAnsi="Times New Roman" w:cs="David"/>
          <w:sz w:val="24"/>
          <w:szCs w:val="24"/>
          <w:rtl/>
          <w:lang w:eastAsia="he-IL"/>
        </w:rPr>
        <w:t>מרפסות</w:t>
      </w:r>
      <w:r w:rsidRPr="009560FB">
        <w:rPr>
          <w:rFonts w:ascii="Times New Roman" w:eastAsia="Times New Roman" w:hAnsi="Times New Roman" w:cs="David" w:hint="cs"/>
          <w:sz w:val="24"/>
          <w:szCs w:val="24"/>
          <w:rtl/>
          <w:lang w:eastAsia="he-IL"/>
        </w:rPr>
        <w:t xml:space="preserve"> ומעברים תת קרקעיים/מתחת למבנה ויח"ד.</w:t>
      </w:r>
    </w:p>
    <w:p w14:paraId="3B84494E" w14:textId="77777777" w:rsidR="000E3D55" w:rsidRPr="009560FB" w:rsidRDefault="000E3D55" w:rsidP="000E3D55">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hint="cs"/>
          <w:sz w:val="24"/>
          <w:szCs w:val="24"/>
          <w:rtl/>
          <w:lang w:eastAsia="he-IL"/>
        </w:rPr>
        <w:t xml:space="preserve">              </w:t>
      </w:r>
      <w:r w:rsidRPr="009560FB">
        <w:rPr>
          <w:rFonts w:ascii="Times New Roman" w:eastAsia="Times New Roman" w:hAnsi="Times New Roman" w:cs="David"/>
          <w:sz w:val="24"/>
          <w:szCs w:val="24"/>
          <w:rtl/>
          <w:lang w:eastAsia="he-IL"/>
        </w:rPr>
        <w:t>מטבחים, מעברי צנרת בין קומות</w:t>
      </w:r>
      <w:r w:rsidRPr="009560FB">
        <w:rPr>
          <w:rFonts w:ascii="Times New Roman" w:eastAsia="Times New Roman" w:hAnsi="Times New Roman" w:cs="David" w:hint="cs"/>
          <w:sz w:val="24"/>
          <w:szCs w:val="24"/>
          <w:rtl/>
          <w:lang w:eastAsia="he-IL"/>
        </w:rPr>
        <w:t>/ מעברים אופקיים,</w:t>
      </w:r>
      <w:r w:rsidRPr="009560FB">
        <w:rPr>
          <w:rFonts w:ascii="Times New Roman" w:eastAsia="Times New Roman" w:hAnsi="Times New Roman" w:cs="David"/>
          <w:sz w:val="24"/>
          <w:szCs w:val="24"/>
          <w:rtl/>
          <w:lang w:eastAsia="he-IL"/>
        </w:rPr>
        <w:t xml:space="preserve">  פרטי</w:t>
      </w:r>
      <w:r w:rsidRPr="009560FB">
        <w:rPr>
          <w:rFonts w:ascii="Times New Roman" w:eastAsia="Times New Roman" w:hAnsi="Times New Roman" w:cs="David"/>
          <w:strike/>
          <w:sz w:val="24"/>
          <w:szCs w:val="24"/>
          <w:rtl/>
          <w:lang w:eastAsia="he-IL"/>
        </w:rPr>
        <w:t xml:space="preserve"> </w:t>
      </w:r>
      <w:r w:rsidRPr="009560FB">
        <w:rPr>
          <w:rFonts w:ascii="Times New Roman" w:eastAsia="Times New Roman" w:hAnsi="Times New Roman" w:cs="David" w:hint="cs"/>
          <w:sz w:val="24"/>
          <w:szCs w:val="24"/>
          <w:rtl/>
          <w:lang w:eastAsia="he-IL"/>
        </w:rPr>
        <w:t>בידוד</w:t>
      </w:r>
      <w:r w:rsidRPr="009560FB">
        <w:rPr>
          <w:rFonts w:ascii="Times New Roman" w:eastAsia="Times New Roman" w:hAnsi="Times New Roman" w:cs="David"/>
          <w:sz w:val="24"/>
          <w:szCs w:val="24"/>
          <w:rtl/>
          <w:lang w:eastAsia="he-IL"/>
        </w:rPr>
        <w:t xml:space="preserve"> אלמנטים טרומיים ו/או מתועשים.</w:t>
      </w:r>
    </w:p>
    <w:p w14:paraId="5CFD0E33" w14:textId="77777777" w:rsidR="000E3D55" w:rsidRPr="009560FB" w:rsidRDefault="000E3D55" w:rsidP="000E3D55">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hint="cs"/>
          <w:sz w:val="24"/>
          <w:szCs w:val="24"/>
          <w:rtl/>
          <w:lang w:eastAsia="he-IL"/>
        </w:rPr>
        <w:t>3.</w:t>
      </w:r>
      <w:r w:rsidRPr="009560FB">
        <w:rPr>
          <w:rFonts w:ascii="Times New Roman" w:eastAsia="Times New Roman" w:hAnsi="Times New Roman" w:cs="David"/>
          <w:sz w:val="24"/>
          <w:szCs w:val="24"/>
          <w:rtl/>
          <w:lang w:eastAsia="he-IL"/>
        </w:rPr>
        <w:tab/>
        <w:t xml:space="preserve">מפרטים טכניים ליישום פרטי </w:t>
      </w:r>
      <w:r w:rsidRPr="009560FB">
        <w:rPr>
          <w:rFonts w:ascii="Times New Roman" w:eastAsia="Times New Roman" w:hAnsi="Times New Roman" w:cs="David" w:hint="cs"/>
          <w:sz w:val="24"/>
          <w:szCs w:val="24"/>
          <w:rtl/>
          <w:lang w:eastAsia="he-IL"/>
        </w:rPr>
        <w:t xml:space="preserve"> והבידוד התרמי</w:t>
      </w:r>
      <w:r w:rsidRPr="009560FB">
        <w:rPr>
          <w:rFonts w:ascii="Times New Roman" w:eastAsia="Times New Roman" w:hAnsi="Times New Roman" w:cs="David"/>
          <w:sz w:val="24"/>
          <w:szCs w:val="24"/>
          <w:rtl/>
          <w:lang w:eastAsia="he-IL"/>
        </w:rPr>
        <w:t>.</w:t>
      </w:r>
    </w:p>
    <w:p w14:paraId="7316A4B3" w14:textId="77777777" w:rsidR="000E3D55" w:rsidRPr="009560FB" w:rsidRDefault="000E3D55" w:rsidP="000E3D55">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hint="cs"/>
          <w:sz w:val="24"/>
          <w:szCs w:val="24"/>
          <w:rtl/>
          <w:lang w:eastAsia="he-IL"/>
        </w:rPr>
        <w:t>4.</w:t>
      </w:r>
      <w:r w:rsidRPr="009560FB">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46B94FA1" w14:textId="77777777" w:rsidR="000E3D55" w:rsidRPr="009560FB" w:rsidRDefault="000E3D55" w:rsidP="000E3D55">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sz w:val="24"/>
          <w:szCs w:val="24"/>
          <w:rtl/>
          <w:lang w:eastAsia="he-IL"/>
        </w:rPr>
        <w:t>5.</w:t>
      </w:r>
      <w:r w:rsidRPr="009560FB">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p>
    <w:p w14:paraId="4E309CD8" w14:textId="77777777" w:rsidR="000E3D55" w:rsidRPr="009560FB" w:rsidRDefault="000E3D55" w:rsidP="000E3D55">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hint="cs"/>
          <w:sz w:val="24"/>
          <w:szCs w:val="24"/>
          <w:rtl/>
          <w:lang w:eastAsia="he-IL"/>
        </w:rPr>
        <w:t>6.</w:t>
      </w:r>
      <w:r w:rsidRPr="009560FB">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p>
    <w:p w14:paraId="39FDDDA4" w14:textId="77777777" w:rsidR="000E3D55" w:rsidRPr="009560FB" w:rsidRDefault="000E3D55" w:rsidP="000E3D55">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hint="cs"/>
          <w:sz w:val="24"/>
          <w:szCs w:val="24"/>
          <w:rtl/>
          <w:lang w:eastAsia="he-IL"/>
        </w:rPr>
        <w:t>7.</w:t>
      </w:r>
      <w:r w:rsidRPr="009560FB">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5B2CA7E1" w14:textId="77777777" w:rsidR="000E3D55" w:rsidRPr="009560FB" w:rsidRDefault="000E3D55" w:rsidP="000E3D55">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9560FB">
        <w:rPr>
          <w:rFonts w:ascii="Times New Roman" w:eastAsia="Times New Roman" w:hAnsi="Times New Roman" w:cs="David"/>
          <w:sz w:val="24"/>
          <w:szCs w:val="24"/>
          <w:rtl/>
          <w:lang w:eastAsia="he-IL"/>
        </w:rPr>
        <w:t>8.</w:t>
      </w:r>
      <w:r w:rsidRPr="009560FB">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5B3151A1" w14:textId="77777777" w:rsidR="000E3D55" w:rsidRPr="009560FB" w:rsidRDefault="000E3D55" w:rsidP="000E3D5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9560FB">
        <w:rPr>
          <w:rFonts w:ascii="Times New Roman" w:eastAsia="Times New Roman" w:hAnsi="Times New Roman" w:cs="David"/>
          <w:sz w:val="24"/>
          <w:szCs w:val="24"/>
          <w:rtl/>
          <w:lang w:eastAsia="he-IL"/>
        </w:rPr>
        <w:t xml:space="preserve">כל המסמכים והתוכניות יערכו בשפה העברית.  </w:t>
      </w:r>
    </w:p>
    <w:p w14:paraId="4500D615" w14:textId="14851A69" w:rsidR="009560FB" w:rsidRPr="009560FB" w:rsidRDefault="000E3D55" w:rsidP="000E3D55">
      <w:pPr>
        <w:widowControl w:val="0"/>
        <w:spacing w:before="60" w:beforeAutospacing="0" w:after="60" w:afterAutospacing="0" w:line="300" w:lineRule="atLeast"/>
        <w:jc w:val="center"/>
        <w:rPr>
          <w:rFonts w:ascii="Times New Roman" w:eastAsia="Times New Roman" w:hAnsi="Times New Roman" w:cs="David"/>
          <w:sz w:val="20"/>
          <w:szCs w:val="24"/>
          <w:rtl/>
          <w:lang w:eastAsia="he-IL"/>
        </w:rPr>
      </w:pPr>
      <w:r w:rsidRPr="009560FB" w:rsidDel="000E3D55">
        <w:rPr>
          <w:rFonts w:ascii="Times New Roman" w:eastAsia="Times New Roman" w:hAnsi="Times New Roman" w:cs="David"/>
          <w:b/>
          <w:bCs/>
          <w:sz w:val="24"/>
          <w:szCs w:val="24"/>
          <w:u w:val="single"/>
          <w:rtl/>
        </w:rPr>
        <w:t xml:space="preserve"> </w:t>
      </w:r>
    </w:p>
    <w:p w14:paraId="4C21AF28" w14:textId="77777777" w:rsidR="009560FB" w:rsidRPr="009560FB" w:rsidRDefault="009560FB" w:rsidP="009560FB">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33320987" w14:textId="77777777" w:rsidR="009560FB" w:rsidRPr="009560FB" w:rsidRDefault="009560FB" w:rsidP="009560F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A44E7F" w14:textId="77777777" w:rsidR="009560FB" w:rsidRPr="009560FB" w:rsidRDefault="009560FB" w:rsidP="009560F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64186F" w14:textId="77777777" w:rsidR="009560FB" w:rsidRPr="009560FB" w:rsidRDefault="009560FB" w:rsidP="009560F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60A19F1" w14:textId="77777777" w:rsidR="009560FB" w:rsidRPr="009560FB" w:rsidRDefault="009560FB" w:rsidP="009560F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AC27BCD"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p>
    <w:p w14:paraId="32141568"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785F785"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97580C1"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BD96B5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F7D2EE"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63C4A3"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7B6254"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278046F" w14:textId="606E9D51" w:rsidR="00EE7345" w:rsidRPr="00B27B4C" w:rsidRDefault="00CC2287"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46ACF">
            <w:rPr>
              <w:rFonts w:ascii="Times New Roman" w:eastAsia="Times New Roman" w:hAnsi="Times New Roman" w:cs="David" w:hint="cs"/>
              <w:color w:val="008000"/>
              <w:sz w:val="24"/>
              <w:szCs w:val="24"/>
              <w:rtl/>
              <w:lang w:eastAsia="he-IL"/>
            </w:rPr>
            <w:br/>
            <w:t>אפריקה ישראל מגורים בע"מ</w:t>
          </w:r>
          <w:r w:rsidR="00846ACF">
            <w:rPr>
              <w:rFonts w:ascii="Times New Roman" w:eastAsia="Times New Roman" w:hAnsi="Times New Roman" w:cs="David" w:hint="cs"/>
              <w:color w:val="008000"/>
              <w:sz w:val="24"/>
              <w:szCs w:val="24"/>
              <w:rtl/>
              <w:lang w:eastAsia="he-IL"/>
            </w:rPr>
            <w:br/>
            <w:t>יוני נתניהו 1 ג' אור יהודה</w:t>
          </w:r>
          <w:r w:rsidR="00846ACF">
            <w:rPr>
              <w:rFonts w:ascii="Times New Roman" w:eastAsia="Times New Roman" w:hAnsi="Times New Roman" w:cs="David" w:hint="cs"/>
              <w:color w:val="008000"/>
              <w:sz w:val="24"/>
              <w:szCs w:val="24"/>
              <w:rtl/>
              <w:lang w:eastAsia="he-IL"/>
            </w:rPr>
            <w:br/>
            <w:t>מ.ז 52-003476-0</w:t>
          </w:r>
          <w:r w:rsidR="00846ACF">
            <w:rPr>
              <w:rFonts w:ascii="Times New Roman" w:eastAsia="Times New Roman" w:hAnsi="Times New Roman" w:cs="David" w:hint="cs"/>
              <w:color w:val="008000"/>
              <w:sz w:val="24"/>
              <w:szCs w:val="24"/>
              <w:rtl/>
              <w:lang w:eastAsia="he-IL"/>
            </w:rPr>
            <w:br/>
          </w:r>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314F00F3"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EE42FF6"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10C75C"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BCE9D7"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B63B9A3" w14:textId="2DEC8B24" w:rsidR="00EE7345" w:rsidRPr="00B27B4C" w:rsidRDefault="00EE7345" w:rsidP="001E77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לאחר שבדקתי את העבודות שבוצעו ב</w:t>
      </w:r>
      <w:r w:rsidR="001E7745">
        <w:rPr>
          <w:rFonts w:ascii="Times New Roman" w:eastAsia="Times New Roman" w:hAnsi="Times New Roman" w:cs="David" w:hint="cs"/>
          <w:sz w:val="24"/>
          <w:szCs w:val="24"/>
          <w:rtl/>
          <w:lang w:eastAsia="he-IL"/>
        </w:rPr>
        <w:t xml:space="preserve">גבעת הכלניות </w:t>
      </w:r>
      <w:bookmarkStart w:id="0" w:name="_GoBack"/>
      <w:bookmarkEnd w:id="0"/>
      <w:r w:rsidR="001E7745"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397C77">
            <w:rPr>
              <w:rFonts w:ascii="Times New Roman" w:eastAsia="Times New Roman" w:hAnsi="Times New Roman" w:cs="David"/>
              <w:color w:val="008000"/>
              <w:sz w:val="24"/>
              <w:szCs w:val="24"/>
              <w:rtl/>
              <w:lang w:eastAsia="he-IL"/>
            </w:rPr>
            <w:t>גבעת הכלניות</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F00052">
            <w:rPr>
              <w:rFonts w:ascii="Times New Roman" w:eastAsia="Times New Roman" w:hAnsi="Times New Roman" w:cs="David" w:hint="cs"/>
              <w:color w:val="008000"/>
              <w:sz w:val="24"/>
              <w:szCs w:val="24"/>
              <w:rtl/>
            </w:rPr>
            <w:t>יועץ ירוק</w:t>
          </w:r>
          <w:r w:rsidR="001E7745">
            <w:rPr>
              <w:rFonts w:ascii="Times New Roman" w:eastAsia="Times New Roman" w:hAnsi="Times New Roman" w:cs="David" w:hint="cs"/>
              <w:color w:val="008000"/>
              <w:sz w:val="24"/>
              <w:szCs w:val="24"/>
              <w:rtl/>
            </w:rPr>
            <w:t xml:space="preserve"> ותרמי </w:t>
          </w:r>
          <w:r w:rsidR="00F00052">
            <w:rPr>
              <w:rFonts w:ascii="Times New Roman" w:eastAsia="Times New Roman" w:hAnsi="Times New Roman" w:cs="David" w:hint="cs"/>
              <w:color w:val="008000"/>
              <w:sz w:val="24"/>
              <w:szCs w:val="24"/>
              <w:rtl/>
            </w:rPr>
            <w:t xml:space="preserve">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BD5AEEE"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FA4BF19"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43E55E"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C32555"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7C1415"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1B3A2C"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893B44E"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78D3CC"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62338B"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D602DD7" w14:textId="11BCA816" w:rsidR="00EE7345" w:rsidRPr="00B27B4C" w:rsidRDefault="00CC2287"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p>
    <w:p w14:paraId="7DCB82D8"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3678E5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6CC2214"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04432E1"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360C4DE"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26D5E67"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8CB6286" w14:textId="1197AD6C"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846ACF">
            <w:rPr>
              <w:rFonts w:ascii="Times New Roman" w:eastAsia="Times New Roman" w:hAnsi="Times New Roman" w:cs="David"/>
              <w:color w:val="00B0F0"/>
              <w:sz w:val="24"/>
              <w:szCs w:val="24"/>
              <w:rtl/>
              <w:lang w:eastAsia="he-IL"/>
            </w:rPr>
            <w:br/>
            <w:t>אפריקה ישראל מגורים בע"מ</w:t>
          </w:r>
          <w:r w:rsidR="00846ACF">
            <w:rPr>
              <w:rFonts w:ascii="Times New Roman" w:eastAsia="Times New Roman" w:hAnsi="Times New Roman" w:cs="David"/>
              <w:color w:val="00B0F0"/>
              <w:sz w:val="24"/>
              <w:szCs w:val="24"/>
              <w:rtl/>
              <w:lang w:eastAsia="he-IL"/>
            </w:rPr>
            <w:br/>
            <w:t>יוני נתניהו 1 ג' אור יהודה</w:t>
          </w:r>
          <w:r w:rsidR="00846ACF">
            <w:rPr>
              <w:rFonts w:ascii="Times New Roman" w:eastAsia="Times New Roman" w:hAnsi="Times New Roman" w:cs="David"/>
              <w:color w:val="00B0F0"/>
              <w:sz w:val="24"/>
              <w:szCs w:val="24"/>
              <w:rtl/>
              <w:lang w:eastAsia="he-IL"/>
            </w:rPr>
            <w:br/>
            <w:t>מ.ז 52-003476-0</w:t>
          </w:r>
          <w:r w:rsidR="00846ACF">
            <w:rPr>
              <w:rFonts w:ascii="Times New Roman" w:eastAsia="Times New Roman" w:hAnsi="Times New Roman" w:cs="David"/>
              <w:color w:val="00B0F0"/>
              <w:sz w:val="24"/>
              <w:szCs w:val="24"/>
              <w:rtl/>
              <w:lang w:eastAsia="he-IL"/>
            </w:rPr>
            <w:br/>
          </w:r>
        </w:sdtContent>
      </w:sdt>
    </w:p>
    <w:p w14:paraId="7D8F5EA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2E504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BCAB57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A18CB8" w14:textId="7FE08050"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97C77">
            <w:rPr>
              <w:rFonts w:ascii="Times New Roman" w:eastAsia="Times New Roman" w:hAnsi="Times New Roman" w:cs="David" w:hint="cs"/>
              <w:color w:val="008000"/>
              <w:sz w:val="24"/>
              <w:szCs w:val="24"/>
              <w:rtl/>
              <w:lang w:eastAsia="he-IL"/>
            </w:rPr>
            <w:t>גבעת הכלניות</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0T00:00:00Z">
            <w:dateFormat w:val="dd/MM/yyyy"/>
            <w:lid w:val="he-IL"/>
            <w:storeMappedDataAs w:val="dateTime"/>
            <w:calendar w:val="gregorian"/>
          </w:date>
        </w:sdtPr>
        <w:sdtEndPr>
          <w:rPr>
            <w:rFonts w:hint="cs"/>
          </w:rPr>
        </w:sdtEndPr>
        <w:sdtContent>
          <w:r w:rsidR="00F00052">
            <w:rPr>
              <w:rFonts w:ascii="Times New Roman" w:eastAsia="Times New Roman" w:hAnsi="Times New Roman" w:cs="David" w:hint="cs"/>
              <w:color w:val="008000"/>
              <w:sz w:val="24"/>
              <w:szCs w:val="24"/>
              <w:rtl/>
              <w:lang w:eastAsia="he-IL"/>
            </w:rPr>
            <w:t>‏10/02/2022</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2A0774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10CC6D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3617F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041B54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3D4F8C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57DD4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1D0CC7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413C6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BB85F8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361CA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F6259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F0D9DB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68AA0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250D1D9"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18F47DA"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0C43DC1"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381DA7F"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7A81B9E" w14:textId="53E95EA5"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560FB">
            <w:rPr>
              <w:rFonts w:ascii="Times New Roman" w:eastAsia="Times New Roman" w:hAnsi="Times New Roman" w:cs="David"/>
              <w:color w:val="008000"/>
              <w:sz w:val="24"/>
              <w:szCs w:val="24"/>
              <w:rtl/>
              <w:lang w:eastAsia="he-IL"/>
            </w:rPr>
            <w:t xml:space="preserve">אביב ניהול הנדסה ומערכות מידע בע"מ </w:t>
          </w:r>
        </w:sdtContent>
      </w:sdt>
    </w:p>
    <w:p w14:paraId="3738624D"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91FFF0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B86E42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0EC036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94CB3E9"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E9EAB69"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822DD12"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C87D42E"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1E3BDFA"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8FC14C8"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79B62B3F"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5CA613FC"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A598D60"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C5CCAA" w14:textId="77777777" w:rsidR="00CC2287" w:rsidRDefault="00CC2287" w:rsidP="00AF234B">
      <w:pPr>
        <w:spacing w:before="0" w:after="0" w:line="240" w:lineRule="auto"/>
      </w:pPr>
      <w:r>
        <w:separator/>
      </w:r>
    </w:p>
  </w:endnote>
  <w:endnote w:type="continuationSeparator" w:id="0">
    <w:p w14:paraId="072F0197" w14:textId="77777777" w:rsidR="00CC2287" w:rsidRDefault="00CC2287"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622"/>
      <w:gridCol w:w="2810"/>
      <w:gridCol w:w="236"/>
      <w:gridCol w:w="1044"/>
      <w:gridCol w:w="1724"/>
    </w:tblGrid>
    <w:tr w:rsidR="00CC2287" w:rsidRPr="002D6C1F" w14:paraId="08BDF2D0" w14:textId="77777777" w:rsidTr="002D6C1F">
      <w:tc>
        <w:tcPr>
          <w:tcW w:w="870" w:type="dxa"/>
        </w:tcPr>
        <w:p w14:paraId="0F7D85A9" w14:textId="77777777" w:rsidR="00CC2287" w:rsidRPr="002D6C1F" w:rsidRDefault="00CC2287"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24" w:type="dxa"/>
            </w:tcPr>
            <w:p w14:paraId="5D7D5219" w14:textId="77777777" w:rsidR="00CC2287" w:rsidRPr="002D6C1F" w:rsidRDefault="00CC2287" w:rsidP="002D6C1F">
              <w:pPr>
                <w:spacing w:before="0" w:after="0" w:line="240" w:lineRule="auto"/>
                <w:rPr>
                  <w:rFonts w:ascii="David" w:hAnsi="David"/>
                  <w:color w:val="00B0F0"/>
                  <w:rtl/>
                </w:rPr>
              </w:pPr>
              <w:r>
                <w:rPr>
                  <w:rFonts w:ascii="David" w:hAnsi="David"/>
                  <w:color w:val="00B0F0"/>
                  <w:rtl/>
                </w:rPr>
                <w:t>גבעת הכלניות ( טרם ניתן שם לפרויקט )</w:t>
              </w:r>
            </w:p>
          </w:tc>
        </w:sdtContent>
      </w:sdt>
      <w:tc>
        <w:tcPr>
          <w:tcW w:w="2810" w:type="dxa"/>
        </w:tcPr>
        <w:p w14:paraId="2BC381A5" w14:textId="77777777" w:rsidR="00CC2287" w:rsidRPr="002D6C1F" w:rsidRDefault="00CC2287"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2D6C1F">
                <w:rPr>
                  <w:rFonts w:ascii="David" w:hAnsi="David" w:hint="cs"/>
                  <w:sz w:val="20"/>
                  <w:szCs w:val="20"/>
                  <w:rtl/>
                </w:rPr>
                <w:t>יועץ בניה ירוקה</w:t>
              </w:r>
            </w:sdtContent>
          </w:sdt>
        </w:p>
      </w:tc>
      <w:tc>
        <w:tcPr>
          <w:tcW w:w="236" w:type="dxa"/>
        </w:tcPr>
        <w:p w14:paraId="06515463" w14:textId="77777777" w:rsidR="00CC2287" w:rsidRPr="002D6C1F" w:rsidRDefault="00CC2287" w:rsidP="002D6C1F">
          <w:pPr>
            <w:spacing w:before="0" w:after="0" w:line="240" w:lineRule="auto"/>
            <w:rPr>
              <w:rFonts w:ascii="David" w:hAnsi="David"/>
              <w:sz w:val="16"/>
              <w:szCs w:val="16"/>
              <w:rtl/>
            </w:rPr>
          </w:pPr>
        </w:p>
      </w:tc>
      <w:tc>
        <w:tcPr>
          <w:tcW w:w="1041" w:type="dxa"/>
        </w:tcPr>
        <w:p w14:paraId="791F0B57" w14:textId="77777777" w:rsidR="00CC2287" w:rsidRPr="002D6C1F" w:rsidRDefault="00CC2287"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25" w:type="dxa"/>
            </w:tcPr>
            <w:p w14:paraId="3702FD58" w14:textId="5BFEB432" w:rsidR="00CC2287" w:rsidRPr="002D6C1F" w:rsidRDefault="00CC2287" w:rsidP="002D6C1F">
              <w:pPr>
                <w:spacing w:before="0" w:after="0" w:line="240" w:lineRule="auto"/>
                <w:rPr>
                  <w:rFonts w:ascii="David" w:hAnsi="David"/>
                  <w:rtl/>
                </w:rPr>
              </w:pPr>
              <w:del w:id="1" w:author="Avi Cohen" w:date="2022-01-27T09:26:00Z">
                <w:r w:rsidDel="00C20328">
                  <w:rPr>
                    <w:rFonts w:ascii="David" w:hAnsi="David" w:hint="cs"/>
                  </w:rPr>
                  <w:delText>CONT-5-569</w:delText>
                </w:r>
              </w:del>
              <w:ins w:id="2" w:author="Avi Cohen" w:date="2022-01-27T09:26:00Z">
                <w:r>
                  <w:rPr>
                    <w:rFonts w:ascii="David" w:hAnsi="David" w:hint="cs"/>
                  </w:rPr>
                  <w:t>CO</w:t>
                </w:r>
                <w:r>
                  <w:rPr>
                    <w:rFonts w:ascii="David" w:hAnsi="David" w:hint="cs"/>
                    <w:rtl/>
                  </w:rPr>
                  <w:t>NT-10-2157</w:t>
                </w:r>
              </w:ins>
            </w:p>
          </w:tc>
        </w:sdtContent>
      </w:sdt>
    </w:tr>
    <w:tr w:rsidR="00CC2287" w:rsidRPr="002D6C1F" w14:paraId="23DD161C" w14:textId="77777777" w:rsidTr="002D6C1F">
      <w:tc>
        <w:tcPr>
          <w:tcW w:w="870" w:type="dxa"/>
        </w:tcPr>
        <w:p w14:paraId="7A18C0DE" w14:textId="77777777" w:rsidR="00CC2287" w:rsidRPr="002D6C1F" w:rsidRDefault="00CC2287"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24" w:type="dxa"/>
            </w:tcPr>
            <w:p w14:paraId="22AC0467" w14:textId="5AC83961" w:rsidR="00CC2287" w:rsidRPr="002D6C1F" w:rsidRDefault="00CC2287" w:rsidP="002D6C1F">
              <w:pPr>
                <w:spacing w:before="0" w:after="0" w:line="240" w:lineRule="auto"/>
                <w:rPr>
                  <w:rFonts w:ascii="David" w:hAnsi="David"/>
                  <w:color w:val="00B0F0"/>
                  <w:rtl/>
                </w:rPr>
              </w:pPr>
              <w:r>
                <w:rPr>
                  <w:rFonts w:ascii="David" w:hAnsi="David"/>
                  <w:color w:val="00B0F0"/>
                  <w:rtl/>
                </w:rPr>
                <w:t xml:space="preserve">אביב ניהול הנדסה ומערכות מידע בע"מ </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C2287" w:rsidRPr="002D6C1F" w14:paraId="797E2C87" w14:textId="77777777" w:rsidTr="00F00052">
            <w:trPr>
              <w:trHeight w:val="201"/>
            </w:trPr>
            <w:tc>
              <w:tcPr>
                <w:tcW w:w="926" w:type="dxa"/>
              </w:tcPr>
              <w:p w14:paraId="3C31B1B8" w14:textId="77777777" w:rsidR="00CC2287" w:rsidRPr="002D6C1F" w:rsidRDefault="00CC2287"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597BB290" w14:textId="16F54C4D" w:rsidR="00CC2287" w:rsidRPr="002D6C1F" w:rsidRDefault="00194F8E" w:rsidP="002D6C1F">
                    <w:pPr>
                      <w:spacing w:before="0" w:after="0" w:line="240" w:lineRule="auto"/>
                      <w:ind w:left="1" w:hanging="1"/>
                      <w:rPr>
                        <w:rFonts w:ascii="David" w:hAnsi="David"/>
                        <w:color w:val="00B0F0"/>
                        <w:sz w:val="20"/>
                        <w:szCs w:val="20"/>
                        <w:rtl/>
                      </w:rPr>
                    </w:pPr>
                    <w:r>
                      <w:rPr>
                        <w:rFonts w:ascii="David" w:hAnsi="David"/>
                        <w:color w:val="00B0F0"/>
                        <w:sz w:val="20"/>
                        <w:szCs w:val="20"/>
                        <w:rtl/>
                      </w:rPr>
                      <w:t>0.4</w:t>
                    </w:r>
                  </w:p>
                </w:tc>
              </w:sdtContent>
            </w:sdt>
          </w:tr>
        </w:tbl>
        <w:p w14:paraId="787F3EA9" w14:textId="77777777" w:rsidR="00CC2287" w:rsidRPr="002D6C1F" w:rsidRDefault="00CC2287" w:rsidP="002D6C1F">
          <w:pPr>
            <w:spacing w:before="0" w:after="0" w:line="240" w:lineRule="auto"/>
            <w:rPr>
              <w:rFonts w:ascii="David" w:hAnsi="David"/>
              <w:sz w:val="20"/>
              <w:szCs w:val="20"/>
              <w:rtl/>
            </w:rPr>
          </w:pPr>
        </w:p>
      </w:tc>
      <w:tc>
        <w:tcPr>
          <w:tcW w:w="236" w:type="dxa"/>
        </w:tcPr>
        <w:p w14:paraId="4493D0E8" w14:textId="77777777" w:rsidR="00CC2287" w:rsidRPr="002D6C1F" w:rsidRDefault="00CC2287" w:rsidP="002D6C1F">
          <w:pPr>
            <w:spacing w:before="0" w:after="0" w:line="240" w:lineRule="auto"/>
            <w:rPr>
              <w:rFonts w:ascii="David" w:hAnsi="David"/>
              <w:rtl/>
            </w:rPr>
          </w:pPr>
        </w:p>
      </w:tc>
      <w:tc>
        <w:tcPr>
          <w:tcW w:w="1041" w:type="dxa"/>
        </w:tcPr>
        <w:p w14:paraId="75C22354" w14:textId="77777777" w:rsidR="00CC2287" w:rsidRPr="002D6C1F" w:rsidRDefault="00CC2287"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33D23F8F" w14:textId="52B426A3" w:rsidR="00CC2287" w:rsidRPr="002D6C1F" w:rsidRDefault="00CC2287" w:rsidP="002D6C1F">
          <w:pPr>
            <w:spacing w:before="0" w:after="0" w:line="240" w:lineRule="auto"/>
            <w:rPr>
              <w:rFonts w:ascii="David" w:hAnsi="David"/>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194F8E">
                <w:rPr>
                  <w:rFonts w:ascii="David" w:hAnsi="David"/>
                  <w:sz w:val="20"/>
                  <w:szCs w:val="20"/>
                  <w:rtl/>
                </w:rPr>
                <w:t>3;#</w:t>
              </w:r>
              <w:r w:rsidR="00194F8E">
                <w:rPr>
                  <w:rFonts w:ascii="David" w:hAnsi="David"/>
                  <w:sz w:val="20"/>
                  <w:szCs w:val="20"/>
                </w:rPr>
                <w:t>Draft</w:t>
              </w:r>
            </w:sdtContent>
          </w:sdt>
        </w:p>
      </w:tc>
    </w:tr>
    <w:tr w:rsidR="00CC2287" w:rsidRPr="002D6C1F" w14:paraId="65C0FA85" w14:textId="77777777" w:rsidTr="002D6C1F">
      <w:trPr>
        <w:trHeight w:val="80"/>
      </w:trPr>
      <w:tc>
        <w:tcPr>
          <w:tcW w:w="870" w:type="dxa"/>
        </w:tcPr>
        <w:p w14:paraId="73A5FCBF" w14:textId="77777777" w:rsidR="00CC2287" w:rsidRPr="002D6C1F" w:rsidRDefault="00CC2287" w:rsidP="002D6C1F">
          <w:pPr>
            <w:spacing w:before="0" w:after="0" w:line="240" w:lineRule="auto"/>
            <w:rPr>
              <w:rFonts w:ascii="David" w:hAnsi="David"/>
              <w:rtl/>
            </w:rPr>
          </w:pPr>
        </w:p>
      </w:tc>
      <w:tc>
        <w:tcPr>
          <w:tcW w:w="1624" w:type="dxa"/>
        </w:tcPr>
        <w:p w14:paraId="41DE1DA7" w14:textId="77777777" w:rsidR="00CC2287" w:rsidRPr="002D6C1F" w:rsidRDefault="00CC2287" w:rsidP="002D6C1F">
          <w:pPr>
            <w:spacing w:before="0" w:after="0" w:line="240" w:lineRule="auto"/>
            <w:rPr>
              <w:rFonts w:ascii="David" w:hAnsi="David"/>
              <w:color w:val="00B0F0"/>
              <w:rtl/>
            </w:rPr>
          </w:pPr>
        </w:p>
      </w:tc>
      <w:tc>
        <w:tcPr>
          <w:tcW w:w="2810" w:type="dxa"/>
        </w:tcPr>
        <w:p w14:paraId="012469A9" w14:textId="77777777" w:rsidR="00CC2287" w:rsidRPr="002D6C1F" w:rsidRDefault="00CC2287" w:rsidP="002D6C1F">
          <w:pPr>
            <w:spacing w:before="0" w:after="0" w:line="240" w:lineRule="auto"/>
            <w:rPr>
              <w:rFonts w:ascii="David" w:hAnsi="David"/>
              <w:rtl/>
            </w:rPr>
          </w:pPr>
        </w:p>
      </w:tc>
      <w:tc>
        <w:tcPr>
          <w:tcW w:w="232" w:type="dxa"/>
        </w:tcPr>
        <w:p w14:paraId="6CF631A3" w14:textId="77777777" w:rsidR="00CC2287" w:rsidRPr="002D6C1F" w:rsidRDefault="00CC2287" w:rsidP="002D6C1F">
          <w:pPr>
            <w:spacing w:before="0" w:after="0" w:line="240" w:lineRule="auto"/>
            <w:rPr>
              <w:rFonts w:ascii="David" w:hAnsi="David"/>
              <w:rtl/>
            </w:rPr>
          </w:pPr>
        </w:p>
      </w:tc>
      <w:tc>
        <w:tcPr>
          <w:tcW w:w="1045" w:type="dxa"/>
        </w:tcPr>
        <w:p w14:paraId="3BDB31BA" w14:textId="77777777" w:rsidR="00CC2287" w:rsidRPr="002D6C1F" w:rsidRDefault="00CC2287" w:rsidP="002D6C1F">
          <w:pPr>
            <w:spacing w:before="0" w:after="0" w:line="240" w:lineRule="auto"/>
            <w:rPr>
              <w:rFonts w:ascii="David" w:hAnsi="David"/>
              <w:rtl/>
            </w:rPr>
          </w:pPr>
        </w:p>
      </w:tc>
      <w:tc>
        <w:tcPr>
          <w:tcW w:w="1725" w:type="dxa"/>
        </w:tcPr>
        <w:p w14:paraId="630F8728" w14:textId="77777777" w:rsidR="00CC2287" w:rsidRPr="002D6C1F" w:rsidRDefault="00CC2287" w:rsidP="002D6C1F">
          <w:pPr>
            <w:spacing w:before="0" w:after="0" w:line="240" w:lineRule="auto"/>
            <w:rPr>
              <w:rFonts w:ascii="David" w:hAnsi="David"/>
              <w:rtl/>
            </w:rPr>
          </w:pPr>
        </w:p>
      </w:tc>
    </w:tr>
  </w:tbl>
  <w:p w14:paraId="3757BD39" w14:textId="77777777" w:rsidR="00CC2287" w:rsidRDefault="00CC2287"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3C0305AE" w14:textId="77777777" w:rsidR="00CC2287" w:rsidRPr="002D6C1F" w:rsidRDefault="00CC2287"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9D9714" w14:textId="77777777" w:rsidR="00CC2287" w:rsidRDefault="00CC2287" w:rsidP="00AF234B">
      <w:pPr>
        <w:spacing w:before="0" w:after="0" w:line="240" w:lineRule="auto"/>
      </w:pPr>
      <w:r>
        <w:separator/>
      </w:r>
    </w:p>
  </w:footnote>
  <w:footnote w:type="continuationSeparator" w:id="0">
    <w:p w14:paraId="654BC605" w14:textId="77777777" w:rsidR="00CC2287" w:rsidRDefault="00CC2287"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4DCC4760" w14:textId="77777777" w:rsidR="00CC2287" w:rsidRDefault="00CC2287">
        <w:pPr>
          <w:pStyle w:val="Header"/>
          <w:jc w:val="center"/>
        </w:pPr>
        <w:r>
          <w:fldChar w:fldCharType="begin"/>
        </w:r>
        <w:r>
          <w:instrText xml:space="preserve"> PAGE   \* MERGEFORMAT </w:instrText>
        </w:r>
        <w:r>
          <w:fldChar w:fldCharType="separate"/>
        </w:r>
        <w:r w:rsidR="00E9169B">
          <w:rPr>
            <w:noProof/>
            <w:rtl/>
          </w:rPr>
          <w:t>1</w:t>
        </w:r>
        <w:r>
          <w:rPr>
            <w:noProof/>
          </w:rPr>
          <w:fldChar w:fldCharType="end"/>
        </w:r>
      </w:p>
    </w:sdtContent>
  </w:sdt>
  <w:p w14:paraId="30DB108F" w14:textId="77777777" w:rsidR="00CC2287" w:rsidRDefault="00CC228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4"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4"/>
  </w:num>
  <w:num w:numId="2">
    <w:abstractNumId w:val="10"/>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num>
  <w:num w:numId="10">
    <w:abstractNumId w:val="2"/>
  </w:num>
  <w:num w:numId="11">
    <w:abstractNumId w:val="4"/>
  </w:num>
  <w:num w:numId="12">
    <w:abstractNumId w:val="11"/>
  </w:num>
  <w:num w:numId="13">
    <w:abstractNumId w:val="8"/>
  </w:num>
  <w:num w:numId="14">
    <w:abstractNumId w:val="7"/>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035C"/>
    <w:rsid w:val="000206FA"/>
    <w:rsid w:val="00031BFC"/>
    <w:rsid w:val="0004388B"/>
    <w:rsid w:val="0006347E"/>
    <w:rsid w:val="000E2532"/>
    <w:rsid w:val="000E3D55"/>
    <w:rsid w:val="00134C85"/>
    <w:rsid w:val="00194F8E"/>
    <w:rsid w:val="001A0C3C"/>
    <w:rsid w:val="001A69D5"/>
    <w:rsid w:val="001C5B93"/>
    <w:rsid w:val="001E7745"/>
    <w:rsid w:val="00214ACF"/>
    <w:rsid w:val="002316B8"/>
    <w:rsid w:val="002B622B"/>
    <w:rsid w:val="002D6C1F"/>
    <w:rsid w:val="0032346F"/>
    <w:rsid w:val="0034374C"/>
    <w:rsid w:val="00365DAE"/>
    <w:rsid w:val="00397C77"/>
    <w:rsid w:val="003C17DD"/>
    <w:rsid w:val="004337C0"/>
    <w:rsid w:val="00442A61"/>
    <w:rsid w:val="00477F7B"/>
    <w:rsid w:val="0054041D"/>
    <w:rsid w:val="00552E11"/>
    <w:rsid w:val="005E1228"/>
    <w:rsid w:val="00636A8F"/>
    <w:rsid w:val="006D4E90"/>
    <w:rsid w:val="00711ED9"/>
    <w:rsid w:val="0072103C"/>
    <w:rsid w:val="007778AD"/>
    <w:rsid w:val="007E46C3"/>
    <w:rsid w:val="0084358F"/>
    <w:rsid w:val="00846ACF"/>
    <w:rsid w:val="008771C2"/>
    <w:rsid w:val="00880E88"/>
    <w:rsid w:val="00894E04"/>
    <w:rsid w:val="008C64C6"/>
    <w:rsid w:val="00934BC3"/>
    <w:rsid w:val="00937C9F"/>
    <w:rsid w:val="00942177"/>
    <w:rsid w:val="00942B6A"/>
    <w:rsid w:val="009560FB"/>
    <w:rsid w:val="00AF234B"/>
    <w:rsid w:val="00B17D15"/>
    <w:rsid w:val="00B5125E"/>
    <w:rsid w:val="00BE17B4"/>
    <w:rsid w:val="00C20328"/>
    <w:rsid w:val="00C3675F"/>
    <w:rsid w:val="00C8505B"/>
    <w:rsid w:val="00C90434"/>
    <w:rsid w:val="00CA3B38"/>
    <w:rsid w:val="00CB099C"/>
    <w:rsid w:val="00CB3665"/>
    <w:rsid w:val="00CC2287"/>
    <w:rsid w:val="00CF542B"/>
    <w:rsid w:val="00D863AD"/>
    <w:rsid w:val="00DA7212"/>
    <w:rsid w:val="00E679C7"/>
    <w:rsid w:val="00E9169B"/>
    <w:rsid w:val="00EC37B6"/>
    <w:rsid w:val="00EE6F8E"/>
    <w:rsid w:val="00EE7345"/>
    <w:rsid w:val="00F000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8CD5C4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PlaceholderText"/>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PlaceholderText"/>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PlaceholderText"/>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PlaceholderText"/>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PlaceholderText"/>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PlaceholderText"/>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PlaceholderText"/>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PlaceholderText"/>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PlaceholderText"/>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PlaceholderText"/>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PlaceholderText"/>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PlaceholderText"/>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PlaceholderText"/>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PlaceholderText"/>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PlaceholderText"/>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PlaceholderText"/>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PlaceholderText"/>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PlaceholderText"/>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PlaceholderText"/>
              <w:rtl/>
            </w:rPr>
            <w:t>[מדד בסיס]</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PlaceholderText"/>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PlaceholderText"/>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PlaceholderText"/>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PlaceholderText"/>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PlaceholderText"/>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PlaceholderText"/>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PlaceholderText"/>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PlaceholderText"/>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PlaceholderText"/>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PlaceholderText"/>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PlaceholderText"/>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PlaceholderText"/>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PlaceholderText"/>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PlaceholderText"/>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PlaceholderText"/>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PlaceholderText"/>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PlaceholderText"/>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PlaceholderText"/>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PlaceholderText"/>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PlaceholderText"/>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PlaceholderText"/>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6865A5"/>
    <w:rsid w:val="006F4A8A"/>
    <w:rsid w:val="0070018B"/>
    <w:rsid w:val="0070190C"/>
    <w:rsid w:val="00902BE3"/>
    <w:rsid w:val="009C3361"/>
    <w:rsid w:val="009C7EA5"/>
    <w:rsid w:val="00B266DB"/>
    <w:rsid w:val="00C910ED"/>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18B"/>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CD936D98C93C4C87A6521B21472D5C96">
    <w:name w:val="CD936D98C93C4C87A6521B21472D5C96"/>
    <w:rsid w:val="00902BE3"/>
    <w:pPr>
      <w:bidi/>
    </w:pPr>
  </w:style>
  <w:style w:type="paragraph" w:customStyle="1" w:styleId="C89568028187407AAD7FD0A2606566B1">
    <w:name w:val="C89568028187407AAD7FD0A2606566B1"/>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9ADBDBA559ED40F9A4C3647A69F0DB79">
    <w:name w:val="9ADBDBA559ED40F9A4C3647A69F0DB79"/>
    <w:rsid w:val="00902BE3"/>
    <w:pPr>
      <w:bidi/>
    </w:pPr>
  </w:style>
  <w:style w:type="paragraph" w:customStyle="1" w:styleId="5A2A284B8CD84FA8829C5DC3AC6715E5">
    <w:name w:val="5A2A284B8CD84FA8829C5DC3AC6715E5"/>
    <w:rsid w:val="00902BE3"/>
    <w:pPr>
      <w:bidi/>
    </w:pPr>
  </w:style>
  <w:style w:type="paragraph" w:customStyle="1" w:styleId="2FD035AACD6749A6A0E6DB4E9E37E42E">
    <w:name w:val="2FD035AACD6749A6A0E6DB4E9E37E42E"/>
    <w:rsid w:val="00902BE3"/>
    <w:pPr>
      <w:bidi/>
    </w:pPr>
  </w:style>
  <w:style w:type="paragraph" w:customStyle="1" w:styleId="E14BDAA668F5495DA7B5172963BDCDCA">
    <w:name w:val="E14BDAA668F5495DA7B5172963BDCDCA"/>
    <w:rsid w:val="00902BE3"/>
    <w:pPr>
      <w:bidi/>
    </w:pPr>
  </w:style>
  <w:style w:type="paragraph" w:customStyle="1" w:styleId="4284436F40EC477CBFAC53D899DA1B00">
    <w:name w:val="4284436F40EC477CBFAC53D899DA1B00"/>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5A99D21FFC41ADB0C573BCC93C63C6">
    <w:name w:val="845A99D21FFC41ADB0C573BCC93C63C6"/>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CD844217592B451FAAC1AC2328D4D4F6">
    <w:name w:val="CD844217592B451FAAC1AC2328D4D4F6"/>
    <w:rsid w:val="00902BE3"/>
    <w:pPr>
      <w:bidi/>
    </w:pPr>
  </w:style>
  <w:style w:type="paragraph" w:customStyle="1" w:styleId="4B45A82F11D54E1E8749ABFC2A79F3B6">
    <w:name w:val="4B45A82F11D54E1E8749ABFC2A79F3B6"/>
    <w:rsid w:val="00B266DB"/>
    <w:pPr>
      <w:bidi/>
    </w:pPr>
  </w:style>
  <w:style w:type="paragraph" w:customStyle="1" w:styleId="94AA131C16A4483FB16DF095787D8C0E">
    <w:name w:val="94AA131C16A4483FB16DF095787D8C0E"/>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 w:type="paragraph" w:customStyle="1" w:styleId="B962CCC6E2CC4DA28E93D3B356693C26">
    <w:name w:val="B962CCC6E2CC4DA28E93D3B356693C26"/>
    <w:rsid w:val="0070018B"/>
    <w:pPr>
      <w:bidi/>
    </w:pPr>
  </w:style>
  <w:style w:type="paragraph" w:customStyle="1" w:styleId="437CE026D0C54758BDCAE540B89322EB">
    <w:name w:val="437CE026D0C54758BDCAE540B89322EB"/>
    <w:rsid w:val="0070018B"/>
    <w:pPr>
      <w:bidi/>
    </w:pPr>
  </w:style>
  <w:style w:type="paragraph" w:customStyle="1" w:styleId="EE2B7691717840A281E83C9A3C342287">
    <w:name w:val="EE2B7691717840A281E83C9A3C342287"/>
    <w:rsid w:val="0070018B"/>
    <w:pPr>
      <w:bidi/>
    </w:pPr>
  </w:style>
  <w:style w:type="paragraph" w:customStyle="1" w:styleId="9CA8B64562E349A8B83C2BF801812670">
    <w:name w:val="9CA8B64562E349A8B83C2BF801812670"/>
    <w:rsid w:val="0070018B"/>
    <w:pPr>
      <w:bidi/>
    </w:pPr>
  </w:style>
  <w:style w:type="paragraph" w:customStyle="1" w:styleId="1B7DECF0EB3B487395F2F605FFB34A96">
    <w:name w:val="1B7DECF0EB3B487395F2F605FFB34A96"/>
    <w:rsid w:val="0070018B"/>
    <w:pPr>
      <w:bidi/>
    </w:pPr>
  </w:style>
  <w:style w:type="paragraph" w:customStyle="1" w:styleId="342D5DE0A7C44F0DA210679D68D0DB61">
    <w:name w:val="342D5DE0A7C44F0DA210679D68D0DB61"/>
    <w:rsid w:val="0070018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45F2BB1-E780-4F66-854E-C13F9A935684}"/>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schemas.microsoft.com/sharepoint/v3"/>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1F5C126D-9C88-43B9-A972-E2D5F60FE6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8951</TotalTime>
  <Pages>41</Pages>
  <Words>11437</Words>
  <Characters>57186</Characters>
  <Application>Microsoft Office Word</Application>
  <DocSecurity>0</DocSecurity>
  <Lines>476</Lines>
  <Paragraphs>136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68487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18</cp:revision>
  <cp:lastPrinted>2022-01-10T13:01:00Z</cp:lastPrinted>
  <dcterms:created xsi:type="dcterms:W3CDTF">2022-01-04T10:19:00Z</dcterms:created>
  <dcterms:modified xsi:type="dcterms:W3CDTF">2022-01-27T09:38:00Z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34af098e-67ba-4af3-8234-d1c57f00ee03</vt:lpwstr>
  </property>
</Properties>
</file>