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1E67F5"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p>
    <w:p w14:paraId="0A86FF5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77FF790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70907E18" wp14:editId="72424571">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ED4325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4D9BA05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6635C62"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CDC0494"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FA8679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2A9B3D8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09397D8"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934F75C"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0025F9C"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61ABFAF" w14:textId="77777777" w:rsidR="00E64AE3" w:rsidRPr="00B27B4C" w:rsidRDefault="00815ED5"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Pr>
              <w:rFonts w:ascii="Times New Roman" w:eastAsia="Times New Roman" w:hAnsi="Times New Roman"/>
              <w:bCs/>
              <w:sz w:val="32"/>
              <w:szCs w:val="32"/>
              <w:u w:val="single"/>
              <w:rtl/>
              <w:lang w:eastAsia="he-IL"/>
            </w:rPr>
            <w:t>גבעת הכלניות ( שם זמני )</w:t>
          </w:r>
        </w:p>
      </w:sdtContent>
    </w:sdt>
    <w:p w14:paraId="5B387883"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0740E90" w14:textId="34A95116" w:rsidR="00E64AE3" w:rsidRPr="00B27B4C" w:rsidRDefault="00177669"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F11BAF">
            <w:rPr>
              <w:rStyle w:val="PlaceholderText"/>
              <w:rtl/>
            </w:rPr>
            <w:t>[שם אתר]</w:t>
          </w:r>
        </w:p>
      </w:sdtContent>
    </w:sdt>
    <w:p w14:paraId="1F5F5D0B"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881215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CE92F9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8D2BE8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7E3BD1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6D943B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06A33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1B0142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01E53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2C3995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4DF86F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E486C3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6C81A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CB7A1D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BC78BD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14CAAC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54118F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D67B92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F37364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42A409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3FC07C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6C2C53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915A99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F1836C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bookmarkStart w:id="0" w:name="_GoBack"/>
      <w:bookmarkEnd w:id="0"/>
    </w:p>
    <w:p w14:paraId="2EF9AB1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243E9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881B5B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3241F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BE47627"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69593FA"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35AC78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7CA604A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80D368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4T00:00:00Z">
            <w:dateFormat w:val="dd/MM/yyyy"/>
            <w:lid w:val="he-IL"/>
            <w:storeMappedDataAs w:val="dateTime"/>
            <w:calendar w:val="gregorian"/>
          </w:date>
        </w:sdtPr>
        <w:sdtEndPr>
          <w:rPr>
            <w:rFonts w:hint="cs"/>
          </w:rPr>
        </w:sdtEndPr>
        <w:sdtContent>
          <w:r w:rsidR="00815ED5">
            <w:rPr>
              <w:rFonts w:ascii="Times New Roman" w:eastAsia="Times New Roman" w:hAnsi="Times New Roman" w:hint="cs"/>
              <w:color w:val="800080"/>
              <w:sz w:val="24"/>
              <w:rtl/>
              <w:lang w:eastAsia="he-IL"/>
            </w:rPr>
            <w:t>‏14/07/2021</w:t>
          </w:r>
        </w:sdtContent>
      </w:sdt>
    </w:p>
    <w:p w14:paraId="7DF204B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48AB4C8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6EA48B1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978272D"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5183CA14" w14:textId="26945646" w:rsidR="001835AB" w:rsidRPr="001835AB" w:rsidRDefault="00326EC6"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r>
            <w:rPr>
              <w:rFonts w:ascii="Times New Roman" w:eastAsia="Times New Roman" w:hAnsi="Times New Roman"/>
              <w:color w:val="800080"/>
              <w:sz w:val="24"/>
              <w:rtl/>
            </w:rPr>
            <w:br/>
            <w:t>אפריקה ישראל מגורים בע"מ</w:t>
          </w:r>
          <w:r>
            <w:rPr>
              <w:rFonts w:ascii="Times New Roman" w:eastAsia="Times New Roman" w:hAnsi="Times New Roman"/>
              <w:color w:val="800080"/>
              <w:sz w:val="24"/>
              <w:rtl/>
            </w:rPr>
            <w:br/>
            <w:t>יוני נתניהו 1 ג' אור יהודה</w:t>
          </w:r>
          <w:r>
            <w:rPr>
              <w:rFonts w:ascii="Times New Roman" w:eastAsia="Times New Roman" w:hAnsi="Times New Roman"/>
              <w:color w:val="800080"/>
              <w:sz w:val="24"/>
              <w:rtl/>
            </w:rPr>
            <w:br/>
            <w:t>מ.ז 52-003476-0</w:t>
          </w:r>
          <w:r>
            <w:rPr>
              <w:rFonts w:ascii="Times New Roman" w:eastAsia="Times New Roman" w:hAnsi="Times New Roman"/>
              <w:color w:val="800080"/>
              <w:sz w:val="24"/>
              <w:rtl/>
            </w:rPr>
            <w:br/>
          </w:r>
        </w:p>
      </w:sdtContent>
    </w:sdt>
    <w:p w14:paraId="47EC4E3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4F814B80"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2E3A5E32"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103C5ED6"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770EF3D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3AD2625" w14:textId="5091300F" w:rsidR="001835AB" w:rsidRPr="001835AB" w:rsidRDefault="00326EC6" w:rsidP="00326EC6">
          <w:pPr>
            <w:pStyle w:val="AutoFields"/>
            <w:spacing w:before="0" w:beforeAutospacing="0" w:after="0" w:afterAutospacing="0"/>
            <w:jc w:val="center"/>
            <w:rPr>
              <w:rFonts w:ascii="Times New Roman" w:eastAsia="Times New Roman" w:hAnsi="Times New Roman"/>
              <w:rtl/>
              <w:lang w:eastAsia="he-IL"/>
            </w:rPr>
          </w:pPr>
          <w:r>
            <w:rPr>
              <w:rFonts w:ascii="Times New Roman" w:eastAsia="Times New Roman" w:hAnsi="Times New Roman"/>
              <w:color w:val="800080"/>
              <w:sz w:val="24"/>
              <w:rtl/>
            </w:rPr>
            <w:br/>
            <w:t>וי.אי.אס. הנדסה בע"מ</w:t>
          </w:r>
          <w:r>
            <w:rPr>
              <w:rFonts w:ascii="Times New Roman" w:eastAsia="Times New Roman" w:hAnsi="Times New Roman"/>
              <w:color w:val="800080"/>
              <w:sz w:val="24"/>
              <w:rtl/>
            </w:rPr>
            <w:br/>
            <w:t>הצורן 4  נתניה   ח.פ.    511262164</w:t>
          </w:r>
          <w:r>
            <w:rPr>
              <w:rFonts w:ascii="Times New Roman" w:eastAsia="Times New Roman" w:hAnsi="Times New Roman"/>
              <w:color w:val="800080"/>
              <w:sz w:val="24"/>
              <w:rtl/>
            </w:rPr>
            <w:br/>
          </w:r>
          <w:r>
            <w:rPr>
              <w:rFonts w:ascii="Times New Roman" w:eastAsia="Times New Roman" w:hAnsi="Times New Roman"/>
              <w:color w:val="800080"/>
              <w:sz w:val="24"/>
              <w:rtl/>
            </w:rPr>
            <w:br/>
          </w:r>
        </w:p>
      </w:sdtContent>
    </w:sdt>
    <w:p w14:paraId="749D2557"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4BAE7AE2"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7FAD08BD"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2C35364B"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070AA00"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4D3671CE"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3CB8C154"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16DD970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4DF77D0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2A85143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E65808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2700D99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66A85D2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40B9A0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2C21FDF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F183E9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50256B7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6977FF4"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3D148C6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85C3B2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6556A6F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4850B42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5B1C85F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04B9B2F"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8D471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9ED48A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ab/>
      </w:r>
      <w:r w:rsidRPr="001835AB">
        <w:rPr>
          <w:rFonts w:ascii="Times New Roman" w:eastAsia="Times New Roman" w:hAnsi="Times New Roman"/>
          <w:sz w:val="20"/>
          <w:rtl/>
          <w:lang w:eastAsia="he-IL"/>
        </w:rPr>
        <w:tab/>
        <w:t>מקום שמדובר בחוזה זה במזמין - גם המנהל במשמע.</w:t>
      </w:r>
    </w:p>
    <w:p w14:paraId="6F08D57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40F2ACF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38E2857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65277BED"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36CA0E70"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0098A24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A962B1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6E01405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410E4D8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CC2157A"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1CBEE1CF"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61E978AC"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4C73A5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7A16365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412F3817"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4B87A2B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2D79666D"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255B1C5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335A3C8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27D0A624"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0A82752B"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49D5AE0A"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lastRenderedPageBreak/>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2582910C"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1D0343EA"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21513795"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43CE2539"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5676CA3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2639211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78B61E4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7DB578B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35E4F15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מתחייב לבצע את שרותי המתכנן בזהירות, בנאמנות </w:t>
      </w:r>
      <w:r w:rsidRPr="001835AB">
        <w:rPr>
          <w:rFonts w:ascii="Times New Roman" w:eastAsia="Times New Roman" w:hAnsi="Times New Roman"/>
          <w:sz w:val="20"/>
          <w:rtl/>
          <w:lang w:eastAsia="he-IL"/>
        </w:rPr>
        <w:lastRenderedPageBreak/>
        <w:t>וברמה מקצועית גבוהה, תוך ציות לדין ולהנחת דעת המזמין, ותוך שמירת לוחות הזמנים והמסגרת התקציבית, שייקבעו על ידי המזמין.</w:t>
      </w:r>
    </w:p>
    <w:p w14:paraId="2B0BE0B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01B7955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7AE9A09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6FC2CD9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1F554F9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התקנות </w:t>
      </w:r>
      <w:r w:rsidRPr="001835AB">
        <w:rPr>
          <w:rFonts w:ascii="Times New Roman" w:eastAsia="Times New Roman" w:hAnsi="Times New Roman"/>
          <w:sz w:val="20"/>
          <w:rtl/>
          <w:lang w:eastAsia="he-IL"/>
        </w:rPr>
        <w:lastRenderedPageBreak/>
        <w:t>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26DBA0A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52AE50F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04645BE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שירותים כאמור למתכנן אחר, </w:t>
      </w:r>
      <w:r w:rsidRPr="001835AB">
        <w:rPr>
          <w:rFonts w:ascii="Times New Roman" w:eastAsia="Times New Roman" w:hAnsi="Times New Roman"/>
          <w:sz w:val="20"/>
          <w:rtl/>
          <w:lang w:eastAsia="he-IL"/>
        </w:rPr>
        <w:lastRenderedPageBreak/>
        <w:t>מתחייב המתכנן לשתף עמו פעולה ככל שיידרש.</w:t>
      </w:r>
    </w:p>
    <w:p w14:paraId="1926C720"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7FB1C30E"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6194E54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282C8B9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4FF30B0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39FBAF3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xml:space="preserve">"). החלפת </w:t>
      </w:r>
      <w:r w:rsidRPr="001835AB">
        <w:rPr>
          <w:rFonts w:ascii="Times New Roman" w:eastAsia="Times New Roman" w:hAnsi="Times New Roman"/>
          <w:sz w:val="20"/>
          <w:rtl/>
          <w:lang w:eastAsia="he-IL"/>
        </w:rPr>
        <w:lastRenderedPageBreak/>
        <w:t>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077E95E0"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1E48564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582248C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364E6DC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79D65EAE"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w:t>
      </w:r>
      <w:r w:rsidRPr="001835AB">
        <w:rPr>
          <w:rFonts w:ascii="Times New Roman" w:eastAsia="Times New Roman" w:hAnsi="Times New Roman"/>
          <w:sz w:val="20"/>
          <w:rtl/>
          <w:lang w:eastAsia="he-IL"/>
        </w:rPr>
        <w:lastRenderedPageBreak/>
        <w:t>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2FFB2EED"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5243FB5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150EDA4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75D8B82C"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161E5CC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25DA349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3F20F0E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6DC5C80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579751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631760A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2E494EF"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w:t>
      </w:r>
      <w:r w:rsidRPr="001835AB">
        <w:rPr>
          <w:rFonts w:ascii="Times New Roman" w:eastAsia="Times New Roman" w:hAnsi="Times New Roman"/>
          <w:sz w:val="20"/>
          <w:rtl/>
          <w:lang w:eastAsia="he-IL"/>
        </w:rPr>
        <w:lastRenderedPageBreak/>
        <w:t>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66323E42"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308B54F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6C47BCF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1729D1F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A67954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hint="cs"/>
          <w:sz w:val="20"/>
          <w:rtl/>
          <w:lang w:eastAsia="he-IL"/>
        </w:rPr>
        <w:lastRenderedPageBreak/>
        <w:t>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32D62A92"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5D2BE6D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7843FB6E"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63119AA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3567D875"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6BE7D2C6"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378DE0B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w:t>
      </w:r>
      <w:r w:rsidRPr="001835AB">
        <w:rPr>
          <w:rFonts w:ascii="Times New Roman" w:eastAsia="Times New Roman" w:hAnsi="Times New Roman"/>
          <w:sz w:val="20"/>
          <w:rtl/>
          <w:lang w:eastAsia="he-IL"/>
        </w:rPr>
        <w:lastRenderedPageBreak/>
        <w:t>הערכתו עלול לגרום לאיחור בקיום לוח הזמנים.</w:t>
      </w:r>
    </w:p>
    <w:p w14:paraId="58F22D16"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5DB87AB5"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09486A2B"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3A1DA32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1E07E29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2F8D484D"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5A1B6C5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6918328D"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6058291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w:t>
      </w:r>
      <w:r w:rsidRPr="001835AB">
        <w:rPr>
          <w:rFonts w:ascii="Times New Roman" w:eastAsia="Times New Roman" w:hAnsi="Times New Roman"/>
          <w:sz w:val="20"/>
          <w:rtl/>
          <w:lang w:eastAsia="he-IL"/>
        </w:rPr>
        <w:lastRenderedPageBreak/>
        <w:t>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312DE18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4830CC88"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13235FD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4F216EA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50A021C4"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2A3C2F27"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61E9A19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5AE80C91"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w:t>
      </w:r>
      <w:r w:rsidRPr="001835AB">
        <w:rPr>
          <w:rFonts w:ascii="Times New Roman" w:eastAsia="Times New Roman" w:hAnsi="Times New Roman"/>
          <w:sz w:val="20"/>
          <w:rtl/>
          <w:lang w:eastAsia="he-IL"/>
        </w:rPr>
        <w:lastRenderedPageBreak/>
        <w:t>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13370F2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424D74B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308405CC"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w:t>
      </w:r>
      <w:r w:rsidRPr="001835AB">
        <w:rPr>
          <w:rFonts w:ascii="Times New Roman" w:eastAsia="Times New Roman" w:hAnsi="Times New Roman"/>
          <w:sz w:val="20"/>
          <w:rtl/>
          <w:lang w:eastAsia="he-IL"/>
        </w:rPr>
        <w:lastRenderedPageBreak/>
        <w:t>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53DF311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346BDC62"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8F273F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7856C44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33B5E9C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64D68AD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1598B37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השינוי מתחייב במישרין או בעקיפין מהפרת איזה מהוראות חוזה זה ע"י המתכנן.</w:t>
      </w:r>
    </w:p>
    <w:p w14:paraId="1E28DA6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204E9D6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02F90396"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260B477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19C08B81"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0AB488FE"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AF8236F" w14:textId="77777777" w:rsidR="00740118" w:rsidRPr="00013687" w:rsidRDefault="00740118" w:rsidP="0074011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C7424C7" w14:textId="77777777" w:rsidR="00740118" w:rsidRPr="00013687" w:rsidRDefault="00740118" w:rsidP="0074011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EB3BCC2"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505D4FD8"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26CCE491"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1D695303"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CA266B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D4C59E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65217C2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50A40B4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405278D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6F2B13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17854E0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700FC54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81000FF"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0903062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40F3BD7"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677779C0"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D86A200"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6101BF6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אספקת תכניות</w:t>
      </w:r>
    </w:p>
    <w:p w14:paraId="1B17BCF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78B80EB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48195FE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1081815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34B4DE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0AF78CD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55E25D8F"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682C07C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7C33F69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70873A9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EDFC74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39ED354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5C21C50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דרש המזמין על ידי 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168F738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184FFCC7"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4FA1260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743BA151"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2EA8A008"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1610134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01C0190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418D0F03"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5B85CE6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374BBD2D"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6FA541E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31DF5ED1"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 והמתכנן 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61454E77"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3AE02391"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43C14093"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67D72B8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44ACE77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3839179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014A3D9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1829A5D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10CD119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62887F7"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7BF4D01A"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79E074E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32F2E43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2B2AFC4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2B1C52B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789EB934"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7C3407F5"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73223CCF"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0383C651"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715BC14D"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6813A9CC"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5565D6A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3EE8421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6F3D725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2358F7C2"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27259A21"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6896B6DB"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78F1EBB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73ECA47E"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586F6DE2"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5D75789"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7145F3D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23A86D7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0F7CAA3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3C9B42C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2B5E49C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5B411D93"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6C1878C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01DE451C"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470DFC58"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7E968626"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6FA549E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3311048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2EE862C6"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24221FB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4C26BA5E"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04C885A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BBC723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2777AA2A"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34C7C77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F3C7254"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7CFAE6A4"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406F1199"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002E357"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09D84265" w14:textId="7FB71A55"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15ED5">
            <w:rPr>
              <w:rFonts w:ascii="Times New Roman" w:eastAsia="Times New Roman" w:hAnsi="Times New Roman"/>
              <w:color w:val="00B0F0"/>
              <w:sz w:val="20"/>
              <w:u w:val="single"/>
              <w:rtl/>
              <w:lang w:eastAsia="he-IL"/>
            </w:rPr>
            <w:t>וי.אי.אס. הנדסה בע"מ</w:t>
          </w:r>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26EC6" w:rsidRPr="003E6FC4">
            <w:rPr>
              <w:rStyle w:val="PlaceholderText"/>
              <w:rtl/>
            </w:rPr>
            <w:t>[שם צד א]</w:t>
          </w:r>
        </w:sdtContent>
      </w:sdt>
    </w:p>
    <w:p w14:paraId="4877E29A"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3A3D015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16832D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573B867"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63760DC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42FB544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3EDCD81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395BFD2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190C47A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0725436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3B98BF88"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6DF8A5D0"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76FDFB7E"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t>נספח ''א''</w:t>
      </w:r>
    </w:p>
    <w:p w14:paraId="08A61660"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66B50F4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4B171B2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079D8F9" w14:textId="666BB759" w:rsidR="00E64AE3" w:rsidRPr="00E64AE3" w:rsidRDefault="00E64AE3" w:rsidP="0017766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חניונים</w:t>
      </w:r>
      <w:r w:rsidR="00177669">
        <w:rPr>
          <w:rFonts w:ascii="Times New Roman" w:eastAsia="Times New Roman" w:hAnsi="Times New Roman" w:hint="cs"/>
          <w:sz w:val="24"/>
          <w:rtl/>
          <w:lang w:eastAsia="he-IL"/>
        </w:rPr>
        <w:t xml:space="preserve">/מרתפים </w:t>
      </w:r>
      <w:r w:rsidRPr="00E64AE3">
        <w:rPr>
          <w:rFonts w:ascii="Times New Roman" w:eastAsia="Times New Roman" w:hAnsi="Times New Roman" w:hint="cs"/>
          <w:sz w:val="24"/>
          <w:rtl/>
          <w:lang w:eastAsia="he-IL"/>
        </w:rPr>
        <w:t xml:space="preserve">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15ED5">
            <w:rPr>
              <w:rFonts w:ascii="Times New Roman" w:eastAsia="Times New Roman" w:hAnsi="Times New Roman" w:hint="cs"/>
              <w:color w:val="00B0F0"/>
              <w:sz w:val="24"/>
              <w:rtl/>
              <w:lang w:eastAsia="he-IL"/>
            </w:rPr>
            <w:t>קרית אתא</w:t>
          </w:r>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77669" w:rsidRPr="003059F5">
            <w:rPr>
              <w:rStyle w:val="PlaceholderText"/>
              <w:rtl/>
            </w:rPr>
            <w:t>[שם אתר]</w:t>
          </w:r>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815ED5">
            <w:rPr>
              <w:rFonts w:ascii="Times New Roman" w:eastAsia="Times New Roman" w:hAnsi="Times New Roman" w:hint="cs"/>
              <w:color w:val="00B0F0"/>
              <w:sz w:val="24"/>
              <w:rtl/>
            </w:rPr>
            <w:t>גבעת הכלניות ( שם זמני )</w:t>
          </w:r>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6D85A391"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AE0ED15" w14:textId="7239039F" w:rsidR="00E64AE3" w:rsidRPr="00E64AE3" w:rsidRDefault="00E64AE3" w:rsidP="00177669">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815ED5">
            <w:rPr>
              <w:rFonts w:ascii="Times New Roman" w:eastAsia="Times New Roman" w:hAnsi="Times New Roman" w:hint="cs"/>
              <w:color w:val="008000"/>
              <w:sz w:val="24"/>
              <w:rtl/>
            </w:rPr>
            <w:t>כ/248</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r w:rsidR="00177669">
        <w:rPr>
          <w:rFonts w:ascii="Times New Roman" w:eastAsia="Times New Roman" w:hAnsi="Times New Roman" w:hint="cs"/>
          <w:sz w:val="24"/>
          <w:rtl/>
          <w:lang w:eastAsia="he-IL"/>
        </w:rPr>
        <w:t xml:space="preserve">גוש </w:t>
      </w:r>
      <w:r w:rsidRPr="00E64AE3">
        <w:rPr>
          <w:rFonts w:ascii="Times New Roman" w:eastAsia="Times New Roman" w:hAnsi="Times New Roman" w:hint="cs"/>
          <w:sz w:val="24"/>
          <w:rtl/>
          <w:lang w:eastAsia="he-IL"/>
        </w:rPr>
        <w:t>-</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C2636B">
            <w:rPr>
              <w:rFonts w:ascii="Times New Roman" w:eastAsia="Times New Roman" w:hAnsi="Times New Roman" w:hint="cs"/>
              <w:sz w:val="24"/>
              <w:rtl/>
              <w:lang w:eastAsia="he-IL"/>
            </w:rPr>
            <w:t xml:space="preserve">10255    </w:t>
          </w:r>
        </w:sdtContent>
      </w:sdt>
      <w:r w:rsidRPr="00E64AE3">
        <w:rPr>
          <w:rFonts w:ascii="Times New Roman" w:eastAsia="Times New Roman" w:hAnsi="Times New Roman" w:hint="cs"/>
          <w:sz w:val="24"/>
          <w:rtl/>
          <w:lang w:eastAsia="he-IL"/>
        </w:rPr>
        <w:t>.</w:t>
      </w:r>
    </w:p>
    <w:p w14:paraId="61F41EC3"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D4CFA66"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D2F19E9"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815ED5">
            <w:rPr>
              <w:rFonts w:ascii="Times New Roman" w:eastAsia="Times New Roman" w:hAnsi="Times New Roman" w:hint="cs"/>
              <w:color w:val="008000"/>
              <w:sz w:val="24"/>
              <w:rtl/>
            </w:rPr>
            <w:t>קרית אתא</w:t>
          </w:r>
        </w:sdtContent>
      </w:sdt>
      <w:r w:rsidRPr="00E64AE3">
        <w:rPr>
          <w:rFonts w:ascii="Times New Roman" w:eastAsia="Times New Roman" w:hAnsi="Times New Roman" w:hint="cs"/>
          <w:color w:val="008000"/>
          <w:sz w:val="24"/>
          <w:rtl/>
        </w:rPr>
        <w:t>.</w:t>
      </w:r>
    </w:p>
    <w:p w14:paraId="5301C70D"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063E1B89"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17B31A2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CFE492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815ED5">
            <w:rPr>
              <w:rFonts w:ascii="Times New Roman" w:eastAsia="Times New Roman" w:hAnsi="Times New Roman" w:hint="cs"/>
              <w:sz w:val="24"/>
              <w:rtl/>
              <w:lang w:eastAsia="he-IL"/>
            </w:rPr>
            <w:t xml:space="preserve">אבי כהן מחברת אפריקה ישראל מגורים בע"מ </w:t>
          </w:r>
        </w:sdtContent>
      </w:sdt>
    </w:p>
    <w:p w14:paraId="5248CC29"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4DCD11D1"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4F315F5C"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34241D7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688C592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B44A945" w14:textId="139FED28"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C2636B">
            <w:rPr>
              <w:rFonts w:ascii="Times New Roman" w:eastAsia="Times New Roman" w:hAnsi="Times New Roman"/>
              <w:color w:val="008000"/>
              <w:sz w:val="24"/>
              <w:rtl/>
              <w:lang w:eastAsia="he-IL"/>
            </w:rPr>
            <w:t xml:space="preserve">מולי ויתקין </w:t>
          </w:r>
        </w:sdtContent>
      </w:sdt>
    </w:p>
    <w:p w14:paraId="441EAB2F"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815ED5">
            <w:rPr>
              <w:rFonts w:ascii="Times New Roman" w:eastAsia="Times New Roman" w:hAnsi="Times New Roman"/>
              <w:color w:val="008000"/>
              <w:sz w:val="24"/>
              <w:rtl/>
              <w:lang w:eastAsia="he-IL"/>
            </w:rPr>
            <w:t>5</w:t>
          </w:r>
        </w:sdtContent>
      </w:sdt>
    </w:p>
    <w:p w14:paraId="679A124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1CBCE0DA" w14:textId="4ED3C8A4"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177669">
            <w:rPr>
              <w:rFonts w:ascii="Times New Roman" w:eastAsia="Times New Roman" w:hAnsi="Times New Roman"/>
              <w:color w:val="008000"/>
              <w:sz w:val="24"/>
              <w:rtl/>
              <w:lang w:eastAsia="he-IL"/>
            </w:rPr>
            <w:t>מולי</w:t>
          </w:r>
          <w:r w:rsidR="00177669">
            <w:rPr>
              <w:rFonts w:ascii="Times New Roman" w:eastAsia="Times New Roman" w:hAnsi="Times New Roman" w:hint="cs"/>
              <w:color w:val="008000"/>
              <w:sz w:val="24"/>
              <w:rtl/>
              <w:lang w:eastAsia="he-IL"/>
            </w:rPr>
            <w:t xml:space="preserve"> ויתקין </w:t>
          </w:r>
        </w:sdtContent>
      </w:sdt>
    </w:p>
    <w:p w14:paraId="150ACC9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A58461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07862D96"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18F9AAD"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3D2DA7C1"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1B8966D7"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013B03C7"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500C8936"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0BF8C4FF"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1AA2A8C"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7CFC8465" w14:textId="77777777" w:rsidTr="00E64AE3">
        <w:tc>
          <w:tcPr>
            <w:tcW w:w="3366" w:type="dxa"/>
          </w:tcPr>
          <w:p w14:paraId="582F3ABD" w14:textId="77777777" w:rsidR="00E64AE3" w:rsidRPr="00E64AE3" w:rsidRDefault="00511744"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815ED5">
                  <w:rPr>
                    <w:rFonts w:ascii="Times New Roman" w:eastAsia="Times New Roman" w:hAnsi="Times New Roman" w:hint="cs"/>
                    <w:color w:val="008000"/>
                    <w:sz w:val="24"/>
                    <w:rtl/>
                    <w:lang w:eastAsia="he-IL"/>
                  </w:rPr>
                  <w:t>100</w:t>
                </w:r>
              </w:sdtContent>
            </w:sdt>
          </w:p>
          <w:p w14:paraId="26ED447F"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77697BD3"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24C036A1"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7E700296"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2A2023EA"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2E0E7F62"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Pr>
      </w:pPr>
      <w:r w:rsidRPr="001835AB">
        <w:rPr>
          <w:rFonts w:ascii="Times New Roman" w:eastAsia="Times New Roman" w:hAnsi="Times New Roman"/>
          <w:b/>
          <w:bCs/>
          <w:sz w:val="24"/>
          <w:u w:val="single"/>
          <w:rtl/>
        </w:rPr>
        <w:t>נספח "ב"</w:t>
      </w:r>
    </w:p>
    <w:p w14:paraId="7D398EF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242F8F8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4FA2CFA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404A1FE"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30C757D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6A812F96"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790B89F2"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4AB7FDCD"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0F90891A"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36E865F0"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0C9B8A92"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461FC979"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4C80F6E8"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0A8CF4DB"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5C9A2F7A"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221C44D2"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3188FC8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6F4D023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85AC7C7"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4DAF085D"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4EE0C75A"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204CB34B"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398717C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EA88E8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7370AB5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469B0FF"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25B80DAA"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20F1033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5915CB6B"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3429B1A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E91D93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בירור הפרוגרמה עם המזמין, ביקורים באתר, חקירות מוקדמות, התייעצויות ותיאום עם המתכננים ועם היועצים האחרים.</w:t>
      </w:r>
    </w:p>
    <w:p w14:paraId="7C47FD7B"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70D44F5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1BF4BFF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1774DD8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7962DDAD"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0DF360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6E296278"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44B375F4"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33C0DBE5"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08C0BA42"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64B6363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3D49C2D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51C40E5D"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967ED55"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5308D72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1531F37E"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3856EED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A1534D9"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1A99500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69F3B3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25AF625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45C16F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6BE90100"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64D85AF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B26298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621395D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2468B16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5F6B654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6196E5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8AA209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1B15B2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0C02011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43F1A69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28915674"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6AAE55A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3D18429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6BF04F9"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492EC329"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2201DBA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3C5474C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0F0FD6D9"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6DB2084A"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1F4E755"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0B5B89D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1C2B38C"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356EEA89"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7B285A1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561519C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28A665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128423C5"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725CF71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737FF28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E877E9C"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7F10D34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3854160"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6A29D4EB"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61DA1B6D"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075B1F8F"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DD66732"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3541D67C"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39CE2D69"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35B0F13B"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60234756"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4474A574"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49FC2C9B"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6A480B80"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68EE1B7E"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11A1A37E"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0109CFC6"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70749ED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4FE9BF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76B2FDE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BC4056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3A0F080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DB380F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1A67FCD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25CA8D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57C611E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4AA986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7FA6539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AE147A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1F85D6D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C909AE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02944A3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DF105C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7276F07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7F4FCC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6C91FA1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7342D1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67B33C3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21B3C1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49DE0EB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6E71E5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4B84526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E5A7FA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60E1018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303ED7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38BA814B"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5FEEC8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7FC46EB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DD8A93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6BDF8B8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9F9766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23FAFF8"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04EAE9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358D77B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F3616D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2917503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E6DD99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5742A21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2506960"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51E763B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34EA17A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139A8B9C"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AEA91A7"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03E26D11"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207EDDE6"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E13874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0E39E758"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5E6CDD0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116943D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0E5D771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2AD6B5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41FCC4B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1913C34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26382F80"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548302C3"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410DD4B2"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4AA5930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4D06F9C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1FA9B0B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4BEC6F3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4874311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2C8BB5C4"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06C8F07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65BD5A3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2C3B0C8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05B9BD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5772F7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4864113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41F62F6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1C86090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D15B76C"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252A8E9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6CAC0C77"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1F672F7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5495846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07066EBE"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1CD32F64" w14:textId="00EC1AC8" w:rsidR="001835AB" w:rsidRPr="00511744" w:rsidRDefault="001835AB" w:rsidP="0089441C">
      <w:pPr>
        <w:widowControl w:val="0"/>
        <w:spacing w:before="120" w:beforeAutospacing="0" w:after="60" w:afterAutospacing="0" w:line="240" w:lineRule="auto"/>
        <w:ind w:left="1440" w:right="-181" w:hanging="720"/>
        <w:rPr>
          <w:rFonts w:ascii="Times New Roman" w:eastAsia="Times New Roman" w:hAnsi="Times New Roman"/>
          <w:b/>
          <w:bCs/>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w:t>
      </w:r>
      <w:r w:rsidR="00177669" w:rsidRPr="001835AB">
        <w:rPr>
          <w:rFonts w:ascii="Times New Roman" w:eastAsia="Times New Roman" w:hAnsi="Times New Roman"/>
          <w:sz w:val="24"/>
          <w:rtl/>
          <w:lang w:eastAsia="he-IL"/>
        </w:rPr>
        <w:t>של</w:t>
      </w:r>
      <w:r w:rsidR="00177669">
        <w:rPr>
          <w:rFonts w:ascii="Times New Roman" w:eastAsia="Times New Roman" w:hAnsi="Times New Roman" w:hint="cs"/>
          <w:sz w:val="24"/>
          <w:rtl/>
          <w:lang w:eastAsia="he-IL"/>
        </w:rPr>
        <w:t xml:space="preserve"> </w:t>
      </w:r>
      <w:r w:rsidR="00177669" w:rsidRPr="00511744">
        <w:rPr>
          <w:rFonts w:ascii="Times New Roman" w:eastAsia="Times New Roman" w:hAnsi="Times New Roman"/>
          <w:b/>
          <w:bCs/>
          <w:sz w:val="24"/>
          <w:rtl/>
          <w:lang w:eastAsia="he-IL"/>
        </w:rPr>
        <w:t xml:space="preserve">6,000 ₪  ( במילים :  ששת אלפים ₪ בלבד ) </w:t>
      </w:r>
      <w:r w:rsidRPr="00511744">
        <w:rPr>
          <w:rFonts w:ascii="Times New Roman" w:eastAsia="Times New Roman" w:hAnsi="Times New Roman"/>
          <w:b/>
          <w:bCs/>
          <w:sz w:val="24"/>
          <w:rtl/>
          <w:lang w:eastAsia="he-IL"/>
        </w:rPr>
        <w:t xml:space="preserve">לא כולל מע"מ לכל יחידת </w:t>
      </w:r>
      <w:r w:rsidRPr="00511744">
        <w:rPr>
          <w:rFonts w:ascii="Times New Roman" w:eastAsia="Times New Roman" w:hAnsi="Times New Roman" w:hint="eastAsia"/>
          <w:b/>
          <w:bCs/>
          <w:sz w:val="24"/>
          <w:rtl/>
          <w:lang w:eastAsia="he-IL"/>
        </w:rPr>
        <w:t>מעלי</w:t>
      </w:r>
      <w:r w:rsidR="00177669">
        <w:rPr>
          <w:rFonts w:ascii="Times New Roman" w:eastAsia="Times New Roman" w:hAnsi="Times New Roman" w:hint="cs"/>
          <w:b/>
          <w:bCs/>
          <w:sz w:val="24"/>
          <w:rtl/>
          <w:lang w:eastAsia="he-IL"/>
        </w:rPr>
        <w:t xml:space="preserve">ת </w:t>
      </w:r>
      <w:r w:rsidR="00177669" w:rsidRPr="00511744">
        <w:rPr>
          <w:rFonts w:ascii="Times New Roman" w:eastAsia="Times New Roman" w:hAnsi="Times New Roman" w:hint="eastAsia"/>
          <w:b/>
          <w:bCs/>
          <w:sz w:val="24"/>
          <w:rtl/>
          <w:lang w:eastAsia="he-IL"/>
        </w:rPr>
        <w:t>במבנה</w:t>
      </w:r>
      <w:r w:rsidR="00177669" w:rsidRPr="00511744">
        <w:rPr>
          <w:rFonts w:ascii="Times New Roman" w:eastAsia="Times New Roman" w:hAnsi="Times New Roman"/>
          <w:b/>
          <w:bCs/>
          <w:sz w:val="24"/>
          <w:rtl/>
          <w:lang w:eastAsia="he-IL"/>
        </w:rPr>
        <w:t xml:space="preserve"> </w:t>
      </w:r>
      <w:r w:rsidR="00564EF6">
        <w:rPr>
          <w:rFonts w:ascii="Times New Roman" w:eastAsia="Times New Roman" w:hAnsi="Times New Roman" w:hint="cs"/>
          <w:b/>
          <w:bCs/>
          <w:sz w:val="24"/>
          <w:rtl/>
          <w:lang w:eastAsia="he-IL"/>
        </w:rPr>
        <w:t>ראשוני (</w:t>
      </w:r>
      <w:r w:rsidR="00177669" w:rsidRPr="00511744">
        <w:rPr>
          <w:rFonts w:ascii="Times New Roman" w:eastAsia="Times New Roman" w:hAnsi="Times New Roman" w:hint="eastAsia"/>
          <w:b/>
          <w:bCs/>
          <w:sz w:val="24"/>
          <w:rtl/>
          <w:lang w:eastAsia="he-IL"/>
        </w:rPr>
        <w:t>אבטיפוס</w:t>
      </w:r>
      <w:r w:rsidR="00177669" w:rsidRPr="00511744">
        <w:rPr>
          <w:rFonts w:ascii="Times New Roman" w:eastAsia="Times New Roman" w:hAnsi="Times New Roman"/>
          <w:b/>
          <w:bCs/>
          <w:sz w:val="24"/>
          <w:rtl/>
          <w:lang w:eastAsia="he-IL"/>
        </w:rPr>
        <w:t xml:space="preserve"> </w:t>
      </w:r>
      <w:r w:rsidR="00564EF6">
        <w:rPr>
          <w:rFonts w:ascii="Times New Roman" w:eastAsia="Times New Roman" w:hAnsi="Times New Roman" w:hint="cs"/>
          <w:b/>
          <w:bCs/>
          <w:sz w:val="24"/>
          <w:rtl/>
          <w:lang w:eastAsia="he-IL"/>
        </w:rPr>
        <w:t>-</w:t>
      </w:r>
      <w:r w:rsidR="00177669" w:rsidRPr="00511744">
        <w:rPr>
          <w:rFonts w:ascii="Times New Roman" w:eastAsia="Times New Roman" w:hAnsi="Times New Roman"/>
          <w:b/>
          <w:bCs/>
          <w:sz w:val="24"/>
          <w:rtl/>
          <w:lang w:eastAsia="he-IL"/>
        </w:rPr>
        <w:t xml:space="preserve"> יסודי )</w:t>
      </w:r>
      <w:r w:rsidRPr="00511744">
        <w:rPr>
          <w:rFonts w:ascii="Times New Roman" w:eastAsia="Times New Roman" w:hAnsi="Times New Roman"/>
          <w:b/>
          <w:bCs/>
          <w:sz w:val="24"/>
          <w:lang w:eastAsia="he-IL"/>
        </w:rPr>
        <w:t>.</w:t>
      </w:r>
    </w:p>
    <w:p w14:paraId="6CCDC3ED" w14:textId="7CCC1104" w:rsidR="001835AB" w:rsidRDefault="001835AB" w:rsidP="0089441C">
      <w:pPr>
        <w:widowControl w:val="0"/>
        <w:spacing w:before="120" w:beforeAutospacing="0" w:after="60" w:afterAutospacing="0" w:line="240" w:lineRule="auto"/>
        <w:ind w:left="1440" w:right="-181" w:hanging="720"/>
        <w:rPr>
          <w:rFonts w:ascii="Times New Roman" w:eastAsia="Times New Roman" w:hAnsi="Times New Roman"/>
          <w:b/>
          <w:bCs/>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00177669">
        <w:rPr>
          <w:rFonts w:ascii="Times New Roman" w:eastAsia="Times New Roman" w:hAnsi="Times New Roman" w:hint="cs"/>
          <w:sz w:val="24"/>
          <w:rtl/>
          <w:lang w:eastAsia="he-IL"/>
        </w:rPr>
        <w:t xml:space="preserve">של </w:t>
      </w:r>
      <w:r w:rsidR="00177669" w:rsidRPr="00511744">
        <w:rPr>
          <w:rFonts w:ascii="Times New Roman" w:eastAsia="Times New Roman" w:hAnsi="Times New Roman"/>
          <w:b/>
          <w:bCs/>
          <w:sz w:val="24"/>
          <w:rtl/>
          <w:lang w:eastAsia="he-IL"/>
        </w:rPr>
        <w:t>3</w:t>
      </w:r>
      <w:r w:rsidR="00177669">
        <w:rPr>
          <w:rFonts w:ascii="Times New Roman" w:eastAsia="Times New Roman" w:hAnsi="Times New Roman" w:hint="cs"/>
          <w:sz w:val="24"/>
          <w:rtl/>
          <w:lang w:eastAsia="he-IL"/>
        </w:rPr>
        <w:t>,</w:t>
      </w:r>
      <w:r w:rsidR="00177669" w:rsidRPr="00511744">
        <w:rPr>
          <w:rFonts w:ascii="Times New Roman" w:eastAsia="Times New Roman" w:hAnsi="Times New Roman"/>
          <w:b/>
          <w:bCs/>
          <w:sz w:val="24"/>
          <w:rtl/>
          <w:lang w:eastAsia="he-IL"/>
        </w:rPr>
        <w:t xml:space="preserve">000 </w:t>
      </w:r>
      <w:r w:rsidR="00177669" w:rsidRPr="00511744">
        <w:rPr>
          <w:rFonts w:ascii="Times New Roman" w:eastAsia="Times New Roman" w:hAnsi="Times New Roman" w:hint="eastAsia"/>
          <w:b/>
          <w:bCs/>
          <w:sz w:val="24"/>
          <w:rtl/>
          <w:lang w:eastAsia="he-IL"/>
        </w:rPr>
        <w:t>₪</w:t>
      </w:r>
      <w:r w:rsidR="00177669" w:rsidRPr="00511744">
        <w:rPr>
          <w:rFonts w:ascii="Times New Roman" w:eastAsia="Times New Roman" w:hAnsi="Times New Roman"/>
          <w:b/>
          <w:bCs/>
          <w:sz w:val="24"/>
          <w:rtl/>
          <w:lang w:eastAsia="he-IL"/>
        </w:rPr>
        <w:t xml:space="preserve"> ( במילים : שלושת אלפים ₪ בלבד ) </w:t>
      </w:r>
      <w:r w:rsidR="00177669" w:rsidRPr="00511744">
        <w:rPr>
          <w:rFonts w:ascii="Times New Roman" w:eastAsia="Times New Roman" w:hAnsi="Times New Roman" w:hint="eastAsia"/>
          <w:b/>
          <w:bCs/>
          <w:sz w:val="24"/>
          <w:rtl/>
          <w:lang w:eastAsia="he-IL"/>
        </w:rPr>
        <w:t>ל</w:t>
      </w:r>
      <w:r w:rsidRPr="00511744">
        <w:rPr>
          <w:rFonts w:ascii="Times New Roman" w:eastAsia="Times New Roman" w:hAnsi="Times New Roman"/>
          <w:b/>
          <w:bCs/>
          <w:sz w:val="24"/>
          <w:rtl/>
          <w:lang w:eastAsia="he-IL"/>
        </w:rPr>
        <w:t xml:space="preserve">א כולל מע"מ </w:t>
      </w:r>
      <w:r w:rsidR="00177669" w:rsidRPr="00511744">
        <w:rPr>
          <w:rFonts w:ascii="Times New Roman" w:eastAsia="Times New Roman" w:hAnsi="Times New Roman" w:hint="eastAsia"/>
          <w:b/>
          <w:bCs/>
          <w:sz w:val="24"/>
          <w:rtl/>
          <w:lang w:eastAsia="he-IL"/>
        </w:rPr>
        <w:t>לכל</w:t>
      </w:r>
      <w:r w:rsidR="00177669" w:rsidRPr="00511744">
        <w:rPr>
          <w:rFonts w:ascii="Times New Roman" w:eastAsia="Times New Roman" w:hAnsi="Times New Roman"/>
          <w:b/>
          <w:bCs/>
          <w:sz w:val="24"/>
          <w:rtl/>
          <w:lang w:eastAsia="he-IL"/>
        </w:rPr>
        <w:t xml:space="preserve"> יחידת </w:t>
      </w:r>
      <w:r w:rsidRPr="00511744">
        <w:rPr>
          <w:rFonts w:ascii="Times New Roman" w:eastAsia="Times New Roman" w:hAnsi="Times New Roman"/>
          <w:b/>
          <w:bCs/>
          <w:sz w:val="24"/>
          <w:rtl/>
          <w:lang w:eastAsia="he-IL"/>
        </w:rPr>
        <w:t>מעלית במבנה חוזר.</w:t>
      </w:r>
    </w:p>
    <w:p w14:paraId="0530294A" w14:textId="77777777" w:rsidR="00177669" w:rsidRDefault="00177669" w:rsidP="002451BC">
      <w:pPr>
        <w:widowControl w:val="0"/>
        <w:spacing w:before="120" w:beforeAutospacing="0" w:after="60" w:afterAutospacing="0" w:line="240" w:lineRule="auto"/>
        <w:ind w:left="1440" w:right="-181" w:hanging="720"/>
        <w:rPr>
          <w:rFonts w:ascii="Times New Roman" w:eastAsia="Times New Roman" w:hAnsi="Times New Roman"/>
          <w:b/>
          <w:bCs/>
          <w:sz w:val="24"/>
          <w:rtl/>
          <w:lang w:eastAsia="he-IL"/>
        </w:rPr>
      </w:pPr>
    </w:p>
    <w:p w14:paraId="2CE24892" w14:textId="77777777" w:rsidR="001835AB" w:rsidRPr="00E0252D"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0006CB0E"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1FA88C8A"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2024434F"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2A36DF27"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511744">
        <w:rPr>
          <w:rFonts w:ascii="Times New Roman" w:eastAsia="Times New Roman" w:hAnsi="Times New Roman"/>
          <w:sz w:val="20"/>
          <w:u w:val="single"/>
          <w:rtl/>
          <w:lang w:eastAsia="he-IL"/>
        </w:rPr>
        <w:t>מבנה ראשוני</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161BB084"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3F4F6729"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511744">
        <w:rPr>
          <w:rFonts w:ascii="Times New Roman" w:eastAsia="Times New Roman" w:hAnsi="Times New Roman"/>
          <w:sz w:val="20"/>
          <w:u w:val="single"/>
          <w:rtl/>
          <w:lang w:eastAsia="he-IL"/>
        </w:rPr>
        <w:t>מבנה חוזר</w:t>
      </w:r>
      <w:r w:rsidRPr="001835AB">
        <w:rPr>
          <w:rFonts w:ascii="Times New Roman" w:eastAsia="Times New Roman" w:hAnsi="Times New Roman"/>
          <w:sz w:val="20"/>
          <w:rtl/>
          <w:lang w:eastAsia="he-IL"/>
        </w:rPr>
        <w:t xml:space="preserve">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64355401"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6CE48879" w14:textId="135E731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815ED5">
            <w:rPr>
              <w:rFonts w:ascii="Times New Roman" w:eastAsia="Times New Roman" w:hAnsi="Times New Roman"/>
              <w:color w:val="333399"/>
              <w:sz w:val="24"/>
              <w:rtl/>
              <w:lang w:eastAsia="he-IL"/>
            </w:rPr>
            <w:t>מדד המחירים לצרכן</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C2636B">
            <w:rPr>
              <w:rFonts w:ascii="Times New Roman" w:eastAsia="Times New Roman" w:hAnsi="Times New Roman"/>
              <w:color w:val="333399"/>
              <w:sz w:val="24"/>
              <w:rtl/>
              <w:lang w:eastAsia="he-IL"/>
            </w:rPr>
            <w:t>בגין</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2-16T00:00:00Z">
            <w:dateFormat w:val="dd/MM/yyyy"/>
            <w:lid w:val="he-IL"/>
            <w:storeMappedDataAs w:val="dateTime"/>
            <w:calendar w:val="gregorian"/>
          </w:date>
        </w:sdtPr>
        <w:sdtEndPr/>
        <w:sdtContent>
          <w:r w:rsidR="00C2636B">
            <w:rPr>
              <w:rFonts w:ascii="Times New Roman" w:eastAsia="Times New Roman" w:hAnsi="Times New Roman" w:hint="cs"/>
              <w:color w:val="333399"/>
              <w:sz w:val="24"/>
              <w:rtl/>
              <w:lang w:eastAsia="he-IL"/>
            </w:rPr>
            <w:t>‏16/12/2020</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C2636B">
            <w:rPr>
              <w:rFonts w:ascii="Times New Roman" w:eastAsia="Times New Roman" w:hAnsi="Times New Roman"/>
              <w:color w:val="333399"/>
              <w:sz w:val="24"/>
              <w:rtl/>
              <w:lang w:eastAsia="he-IL"/>
            </w:rPr>
            <w:t>222.8896</w:t>
          </w:r>
        </w:sdtContent>
      </w:sdt>
      <w:r w:rsidRPr="001835AB">
        <w:rPr>
          <w:rFonts w:ascii="Times New Roman" w:eastAsia="Times New Roman" w:hAnsi="Times New Roman"/>
          <w:sz w:val="24"/>
          <w:rtl/>
          <w:lang w:eastAsia="he-IL"/>
        </w:rPr>
        <w:t xml:space="preserve"> נקודות עד למדד הידוע ביום הגשת כל חשבון.</w:t>
      </w:r>
    </w:p>
    <w:p w14:paraId="16546932"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3F54518C"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20C92C0C"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60AB8713"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2F69BF0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06D1D180"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3A5ED53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6325B3C2"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386DF617"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6D86974F"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5F67B26D"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2834DBD6"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0EE26B39"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1F383251"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49EF0147"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7110CEF1"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2CDFDEB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36F4947"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7F5AF0DF"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5ED7912C"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0EE9300F"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22E57895" w14:textId="7C147BDC"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584FAA65"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0348BC5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186EDCD5"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701A8ED3" w14:textId="6598B08A" w:rsidR="001835AB" w:rsidRPr="001835AB" w:rsidRDefault="001835AB" w:rsidP="0089441C">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r>
      <w:r w:rsidR="004D567B">
        <w:rPr>
          <w:rFonts w:ascii="Times New Roman" w:eastAsia="Times New Roman" w:hAnsi="Times New Roman" w:hint="cs"/>
          <w:sz w:val="24"/>
          <w:rtl/>
        </w:rPr>
        <w:t xml:space="preserve">מבוטל </w:t>
      </w:r>
    </w:p>
    <w:p w14:paraId="45E6356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2B9AA67A" w14:textId="0C2B0B07" w:rsidR="001835AB" w:rsidRPr="001835AB" w:rsidRDefault="001835AB" w:rsidP="0089441C">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89441C">
        <w:rPr>
          <w:rFonts w:ascii="Times New Roman" w:eastAsia="Times New Roman" w:hAnsi="Times New Roman" w:hint="cs"/>
          <w:sz w:val="24"/>
          <w:u w:val="dotted"/>
          <w:rtl/>
        </w:rPr>
        <w:t>............................................................35%</w:t>
      </w:r>
      <w:r w:rsidR="00E64AE3" w:rsidRPr="003F4502">
        <w:rPr>
          <w:rFonts w:ascii="Times New Roman" w:eastAsia="Times New Roman" w:hAnsi="Times New Roman" w:hint="cs"/>
          <w:sz w:val="24"/>
          <w:u w:val="dotted"/>
          <w:rtl/>
        </w:rPr>
        <w:t xml:space="preserve">          </w:t>
      </w:r>
    </w:p>
    <w:p w14:paraId="66F160CC" w14:textId="6A52B38D" w:rsidR="001835AB" w:rsidRPr="001835AB" w:rsidRDefault="001835AB" w:rsidP="002451BC">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w:t>
      </w:r>
      <w:r w:rsidR="0089441C">
        <w:rPr>
          <w:rFonts w:ascii="Times New Roman" w:eastAsia="Times New Roman" w:hAnsi="Times New Roman" w:hint="cs"/>
          <w:sz w:val="24"/>
          <w:rtl/>
        </w:rPr>
        <w:t>0</w:t>
      </w:r>
      <w:r w:rsidR="004D567B">
        <w:rPr>
          <w:rFonts w:ascii="Times New Roman" w:eastAsia="Times New Roman" w:hAnsi="Times New Roman" w:hint="cs"/>
          <w:sz w:val="24"/>
          <w:rtl/>
        </w:rPr>
        <w:t>%</w:t>
      </w:r>
    </w:p>
    <w:p w14:paraId="551B611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1668167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08CF107A" w14:textId="68F8F43E" w:rsidR="0089441C" w:rsidRDefault="001835AB" w:rsidP="00511744">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w:t>
      </w:r>
      <w:r w:rsidR="0089441C">
        <w:rPr>
          <w:rFonts w:ascii="Times New Roman" w:eastAsia="Times New Roman" w:hAnsi="Times New Roman" w:hint="cs"/>
          <w:sz w:val="24"/>
          <w:rtl/>
        </w:rPr>
        <w:t xml:space="preserve">לאחר קבלת </w:t>
      </w:r>
    </w:p>
    <w:p w14:paraId="7BB31F34" w14:textId="2BFA203F" w:rsidR="0089441C" w:rsidRDefault="0089441C" w:rsidP="00511744">
      <w:pPr>
        <w:widowControl w:val="0"/>
        <w:spacing w:before="0" w:beforeAutospacing="0" w:after="0" w:afterAutospacing="0" w:line="240" w:lineRule="auto"/>
        <w:ind w:left="720" w:right="-142" w:firstLine="720"/>
        <w:rPr>
          <w:rFonts w:ascii="Times New Roman" w:eastAsia="Times New Roman" w:hAnsi="Times New Roman"/>
          <w:sz w:val="24"/>
          <w:rtl/>
        </w:rPr>
      </w:pPr>
      <w:r>
        <w:rPr>
          <w:rFonts w:ascii="Times New Roman" w:eastAsia="Times New Roman" w:hAnsi="Times New Roman" w:hint="cs"/>
          <w:sz w:val="24"/>
          <w:rtl/>
        </w:rPr>
        <w:t xml:space="preserve">אישור אכלוס מהיועץ , </w:t>
      </w:r>
      <w:r w:rsidR="001835AB" w:rsidRPr="001835AB">
        <w:rPr>
          <w:rFonts w:ascii="Times New Roman" w:eastAsia="Times New Roman" w:hAnsi="Times New Roman"/>
          <w:sz w:val="24"/>
          <w:rtl/>
        </w:rPr>
        <w:t>קבלת אישור אכלוס</w:t>
      </w:r>
      <w:r w:rsidR="001835AB" w:rsidRPr="001835AB">
        <w:rPr>
          <w:rFonts w:ascii="Times New Roman" w:eastAsia="Times New Roman" w:hAnsi="Times New Roman" w:hint="cs"/>
          <w:sz w:val="24"/>
          <w:rtl/>
        </w:rPr>
        <w:t xml:space="preserve"> </w:t>
      </w:r>
      <w:r>
        <w:rPr>
          <w:rFonts w:ascii="Times New Roman" w:eastAsia="Times New Roman" w:hAnsi="Times New Roman" w:hint="cs"/>
          <w:sz w:val="24"/>
          <w:rtl/>
        </w:rPr>
        <w:t>ו</w:t>
      </w:r>
      <w:r w:rsidR="001835AB" w:rsidRPr="001835AB">
        <w:rPr>
          <w:rFonts w:ascii="Times New Roman" w:eastAsia="Times New Roman" w:hAnsi="Times New Roman" w:hint="cs"/>
          <w:sz w:val="24"/>
          <w:rtl/>
        </w:rPr>
        <w:t>לאח</w:t>
      </w:r>
      <w:r w:rsidR="001835AB" w:rsidRPr="001835AB">
        <w:rPr>
          <w:rFonts w:ascii="Times New Roman" w:eastAsia="Times New Roman" w:hAnsi="Times New Roman" w:hint="eastAsia"/>
          <w:sz w:val="24"/>
          <w:rtl/>
        </w:rPr>
        <w:t>ר</w:t>
      </w:r>
      <w:r w:rsidR="001835AB" w:rsidRPr="001835AB">
        <w:rPr>
          <w:rFonts w:ascii="Times New Roman" w:eastAsia="Times New Roman" w:hAnsi="Times New Roman" w:hint="cs"/>
          <w:sz w:val="24"/>
          <w:rtl/>
        </w:rPr>
        <w:t xml:space="preserve"> קבלת אישור </w:t>
      </w:r>
    </w:p>
    <w:p w14:paraId="24395325" w14:textId="2D1D66F8" w:rsidR="003F4502" w:rsidRDefault="001835AB" w:rsidP="00511744">
      <w:pPr>
        <w:widowControl w:val="0"/>
        <w:spacing w:before="0" w:beforeAutospacing="0" w:after="0" w:afterAutospacing="0" w:line="240" w:lineRule="auto"/>
        <w:ind w:left="720" w:right="-142" w:firstLine="720"/>
        <w:rPr>
          <w:rFonts w:ascii="Times New Roman" w:eastAsia="Times New Roman" w:hAnsi="Times New Roman"/>
          <w:b/>
          <w:bCs/>
          <w:sz w:val="24"/>
          <w:u w:val="single"/>
          <w:rtl/>
        </w:rPr>
      </w:pPr>
      <w:r w:rsidRPr="001835AB">
        <w:rPr>
          <w:rFonts w:ascii="Times New Roman" w:eastAsia="Times New Roman" w:hAnsi="Times New Roman" w:hint="cs"/>
          <w:sz w:val="24"/>
          <w:rtl/>
        </w:rPr>
        <w:t>מכון התקנים ומשרד העבודה</w:t>
      </w:r>
      <w:r w:rsidRPr="003F4502">
        <w:rPr>
          <w:rFonts w:ascii="Times New Roman" w:eastAsia="Times New Roman" w:hAnsi="Times New Roman" w:hint="cs"/>
          <w:sz w:val="24"/>
          <w:u w:val="dotted"/>
          <w:rtl/>
        </w:rPr>
        <w:tab/>
      </w:r>
      <w:r w:rsidR="0089441C">
        <w:rPr>
          <w:rFonts w:ascii="Times New Roman" w:eastAsia="Times New Roman" w:hAnsi="Times New Roman" w:hint="cs"/>
          <w:sz w:val="24"/>
          <w:u w:val="dotted"/>
          <w:rtl/>
        </w:rPr>
        <w:t>..........................................................</w:t>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46376CA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57506E6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43A84B8C" w14:textId="35B3EE96" w:rsidR="001835AB" w:rsidRPr="001835AB" w:rsidRDefault="001835AB" w:rsidP="002451BC">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DA6285">
        <w:rPr>
          <w:rFonts w:ascii="Times New Roman" w:eastAsia="Times New Roman" w:hAnsi="Times New Roman" w:hint="cs"/>
          <w:sz w:val="24"/>
          <w:rtl/>
        </w:rPr>
        <w:t>40%</w:t>
      </w:r>
    </w:p>
    <w:p w14:paraId="2A670371" w14:textId="52D4BC95" w:rsidR="001835AB" w:rsidRPr="001835AB" w:rsidRDefault="001835AB" w:rsidP="00511744">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DA6285">
        <w:rPr>
          <w:rFonts w:ascii="Times New Roman" w:eastAsia="Times New Roman" w:hAnsi="Times New Roman" w:hint="cs"/>
          <w:sz w:val="24"/>
          <w:rtl/>
        </w:rPr>
        <w:t>30%</w:t>
      </w:r>
    </w:p>
    <w:p w14:paraId="4CFBC7C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722B692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066D7A1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30F1D9D7"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493ECEE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0993ED1A"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0AFBC3F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779A3D3C"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732C2AD1"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073963B"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6D57041D" w14:textId="0B38D3BE" w:rsidR="001835AB" w:rsidRPr="002F2747" w:rsidRDefault="001835AB" w:rsidP="0089441C">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00632686">
        <w:rPr>
          <w:rFonts w:ascii="Times New Roman" w:eastAsia="Times New Roman" w:hAnsi="Times New Roman" w:hint="cs"/>
          <w:sz w:val="24"/>
          <w:rtl/>
          <w:lang w:eastAsia="he-IL"/>
        </w:rPr>
        <w:t xml:space="preserve"> 45 </w:t>
      </w:r>
      <w:r w:rsidRPr="002F2747">
        <w:rPr>
          <w:rFonts w:ascii="Times New Roman" w:eastAsia="Times New Roman" w:hAnsi="Times New Roman"/>
          <w:sz w:val="24"/>
          <w:rtl/>
          <w:lang w:eastAsia="he-IL"/>
        </w:rPr>
        <w:t>יום מתאריך אישור החשבון ע"י המנהל.</w:t>
      </w:r>
    </w:p>
    <w:p w14:paraId="3E45AC98"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11FB235B"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6A880F41"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0BE2F7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B2FD5EE"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152EBBF2"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3CECDF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664857D5"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t>נספח "ו''</w:t>
      </w:r>
    </w:p>
    <w:p w14:paraId="005E6C6F"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4T00:00:00Z">
            <w:dateFormat w:val="dd/MM/yyyy"/>
            <w:lid w:val="he-IL"/>
            <w:storeMappedDataAs w:val="dateTime"/>
            <w:calendar w:val="gregorian"/>
          </w:date>
        </w:sdtPr>
        <w:sdtEndPr>
          <w:rPr>
            <w:rFonts w:hint="cs"/>
          </w:rPr>
        </w:sdtEndPr>
        <w:sdtContent>
          <w:r w:rsidR="00815ED5">
            <w:rPr>
              <w:rFonts w:ascii="Times New Roman" w:eastAsia="Times New Roman" w:hAnsi="Times New Roman" w:hint="cs"/>
              <w:color w:val="008000"/>
              <w:sz w:val="24"/>
              <w:rtl/>
              <w:lang w:eastAsia="he-IL"/>
            </w:rPr>
            <w:t>‏14/07/2021</w:t>
          </w:r>
        </w:sdtContent>
      </w:sdt>
      <w:r w:rsidRPr="009E2846">
        <w:rPr>
          <w:rFonts w:ascii="Times New Roman" w:eastAsia="Times New Roman" w:hAnsi="Times New Roman" w:hint="cs"/>
          <w:bCs/>
          <w:color w:val="FF0000"/>
          <w:sz w:val="24"/>
          <w:rtl/>
          <w:lang w:eastAsia="he-IL"/>
        </w:rPr>
        <w:br/>
      </w:r>
    </w:p>
    <w:p w14:paraId="4172A0F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594DD05" w14:textId="3CF0B81D" w:rsidR="009E2846" w:rsidRPr="009E2846" w:rsidRDefault="00326EC6" w:rsidP="00511744">
          <w:pPr>
            <w:widowControl w:val="0"/>
            <w:spacing w:before="0" w:beforeAutospacing="0" w:after="0" w:afterAutospacing="0" w:line="240" w:lineRule="auto"/>
            <w:rPr>
              <w:rFonts w:ascii="Times New Roman" w:eastAsia="Times New Roman" w:hAnsi="Times New Roman"/>
              <w:color w:val="008000"/>
              <w:sz w:val="24"/>
              <w:rtl/>
              <w:lang w:eastAsia="he-IL"/>
            </w:rPr>
          </w:pPr>
          <w:r>
            <w:rPr>
              <w:rFonts w:ascii="Times New Roman" w:eastAsia="Times New Roman" w:hAnsi="Times New Roman"/>
              <w:color w:val="008000"/>
              <w:sz w:val="24"/>
              <w:rtl/>
              <w:lang w:eastAsia="he-IL"/>
            </w:rPr>
            <w:br/>
            <w:t>אפריקה ישראל מגורים בע"מ</w:t>
          </w:r>
          <w:r>
            <w:rPr>
              <w:rFonts w:ascii="Times New Roman" w:eastAsia="Times New Roman" w:hAnsi="Times New Roman"/>
              <w:color w:val="008000"/>
              <w:sz w:val="24"/>
              <w:rtl/>
              <w:lang w:eastAsia="he-IL"/>
            </w:rPr>
            <w:br/>
            <w:t>יוני נתניהו 1 ג' אור יהודה</w:t>
          </w:r>
          <w:r>
            <w:rPr>
              <w:rFonts w:ascii="Times New Roman" w:eastAsia="Times New Roman" w:hAnsi="Times New Roman"/>
              <w:color w:val="008000"/>
              <w:sz w:val="24"/>
              <w:rtl/>
              <w:lang w:eastAsia="he-IL"/>
            </w:rPr>
            <w:br/>
            <w:t>מ.ז 52-003476-0</w:t>
          </w:r>
          <w:r>
            <w:rPr>
              <w:rFonts w:ascii="Times New Roman" w:eastAsia="Times New Roman" w:hAnsi="Times New Roman"/>
              <w:color w:val="008000"/>
              <w:sz w:val="24"/>
              <w:rtl/>
              <w:lang w:eastAsia="he-IL"/>
            </w:rPr>
            <w:br/>
          </w:r>
        </w:p>
      </w:sdtContent>
    </w:sdt>
    <w:p w14:paraId="1AEFFC22"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03A86CBC"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6F602D9A"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57C26DD2"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58FBFB50"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55E506BA"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sz w:val="24"/>
          <w:rtl/>
          <w:lang w:eastAsia="he-IL"/>
        </w:rPr>
        <w:t xml:space="preserve"> *,מצהיר בזאת ומתחייב כלפיכם כדלקמן:</w:t>
      </w:r>
    </w:p>
    <w:p w14:paraId="4E3FDF2B"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361470C"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815ED5">
            <w:rPr>
              <w:rFonts w:ascii="Times New Roman" w:eastAsia="Times New Roman" w:hAnsi="Times New Roman" w:hint="cs"/>
              <w:bCs/>
              <w:color w:val="008000"/>
              <w:sz w:val="24"/>
              <w:rtl/>
              <w:lang w:eastAsia="he-IL"/>
            </w:rPr>
            <w:t>גבעת הכלניות ( שם זמני )</w:t>
          </w:r>
        </w:sdtContent>
      </w:sdt>
      <w:r w:rsidRPr="009E2846">
        <w:rPr>
          <w:rFonts w:ascii="Times New Roman" w:eastAsia="Times New Roman" w:hAnsi="Times New Roman" w:hint="cs"/>
          <w:color w:val="008000"/>
          <w:sz w:val="24"/>
          <w:rtl/>
          <w:lang w:eastAsia="he-IL"/>
        </w:rPr>
        <w:t>.</w:t>
      </w:r>
    </w:p>
    <w:p w14:paraId="45EF4358"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6F7525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591EEFD4"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12E38D82"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3EB86082"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425B427A"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421227B3"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4D89CEA6"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AC9A13A"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43B0FA0"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48D359FF"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F30628D"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2E41B00A"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290B2A0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2C572EF2"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15ED5">
            <w:rPr>
              <w:rFonts w:ascii="Times New Roman" w:eastAsia="Times New Roman" w:hAnsi="Times New Roman"/>
              <w:color w:val="00B0F0"/>
              <w:sz w:val="20"/>
              <w:u w:val="single"/>
              <w:rtl/>
              <w:lang w:eastAsia="he-IL"/>
            </w:rPr>
            <w:t>וי.אי.אס. הנדסה בע"מ</w:t>
          </w:r>
        </w:sdtContent>
      </w:sdt>
    </w:p>
    <w:p w14:paraId="27B0D7CD"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46539DCD"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10D9A282"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083C1153"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כתובת:__________</w:t>
      </w:r>
    </w:p>
    <w:p w14:paraId="03714432"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2B51D7A1"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7DCA0E6E"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t>נספח "ז''</w:t>
      </w:r>
    </w:p>
    <w:p w14:paraId="4B989516"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379C4209"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009E3355"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5023F21C"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לכיסוי חבותו המקצועית של המתכנן ביחס להתחייבויותיו על פי ההסכם הנדון.</w:t>
      </w:r>
    </w:p>
    <w:p w14:paraId="0E0BF8CA"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גבול האחריות על פי הפוליסה לא יפחת מ- 4,000,000 ₪  (ארבעה מליון ₪) לאירוע ובסה"כ לתקופת הביטוח.</w:t>
      </w:r>
    </w:p>
    <w:p w14:paraId="7C540970"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EFB0666"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F314282"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5FD14BB1"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7B51B6AA"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08D9912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DA1F5CF"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695FD6F8"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כמו כן המתכנן מתחייב שהכיסוי על פי הפוליסות לא יבוטל ולא יחול בו שינוי לרעה, אלא אם תימסר הודעה כתובה בדואר רשום לידי המזמין לפחות 60 יום מראש.</w:t>
      </w:r>
    </w:p>
    <w:p w14:paraId="1CC6E0F5"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4B0C9F5"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5D408342" w14:textId="77777777" w:rsidR="00740118" w:rsidRPr="00740118" w:rsidRDefault="00740118" w:rsidP="00740118">
      <w:pPr>
        <w:ind w:left="364"/>
        <w:contextualSpacing/>
        <w:rPr>
          <w:rFonts w:ascii="Times New Roman" w:eastAsia="Calibri" w:hAnsi="Times New Roman" w:cs="Arial"/>
          <w:szCs w:val="22"/>
          <w:rtl/>
        </w:rPr>
      </w:pPr>
    </w:p>
    <w:p w14:paraId="0EF87137"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C1C169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C9B3689"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987E88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DF07D2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DFF040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B4A9B3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830A36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CF9A93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50DE8EE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51D3CE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DB5ABC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D8CC16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BE51FEE"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006C32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E7A8DC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E9D215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150D1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BA47A1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FEC571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8D5D09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DAF21F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2B6F20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2F6F9C3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7C96B4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5259FE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F74D06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F6B53E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37DF0E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190762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E12CAD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1FD0EF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4343103"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1490FA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AEAC2D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B41F3C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C32A15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D64645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F6A407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A36D2A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43BC22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393630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4BB54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2B7535B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4A9967D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7A30B6A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1F72C3CF" w14:textId="77777777" w:rsidTr="0017766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39DD37C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6B1D62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62788E57" w14:textId="77777777" w:rsidTr="0017766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0CEA40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6BA8CA26" w14:textId="77777777" w:rsidTr="0017766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45F996F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321692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03CB0A4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F571AB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2C3979EF" w14:textId="77777777" w:rsidTr="00177669">
        <w:trPr>
          <w:trHeight w:val="551"/>
        </w:trPr>
        <w:tc>
          <w:tcPr>
            <w:tcW w:w="4068" w:type="dxa"/>
            <w:tcBorders>
              <w:top w:val="single" w:sz="4" w:space="0" w:color="auto"/>
              <w:left w:val="single" w:sz="4" w:space="0" w:color="auto"/>
              <w:bottom w:val="single" w:sz="4" w:space="0" w:color="auto"/>
              <w:right w:val="single" w:sz="4" w:space="0" w:color="auto"/>
            </w:tcBorders>
            <w:hideMark/>
          </w:tcPr>
          <w:p w14:paraId="456014A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1206413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1501757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7404017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58B904A7"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4CF44D04"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33B5DD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278B83E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2E4F1DD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2432958B" w14:textId="77777777" w:rsidTr="00177669">
        <w:trPr>
          <w:trHeight w:val="571"/>
        </w:trPr>
        <w:tc>
          <w:tcPr>
            <w:tcW w:w="4068" w:type="dxa"/>
            <w:tcBorders>
              <w:top w:val="single" w:sz="4" w:space="0" w:color="auto"/>
              <w:left w:val="single" w:sz="4" w:space="0" w:color="auto"/>
              <w:bottom w:val="single" w:sz="4" w:space="0" w:color="auto"/>
              <w:right w:val="single" w:sz="4" w:space="0" w:color="auto"/>
            </w:tcBorders>
            <w:hideMark/>
          </w:tcPr>
          <w:p w14:paraId="340786B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1FC7D97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0EFADC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E9D667"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D2E89C"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0F74BE38" w14:textId="77777777" w:rsidTr="00177669">
        <w:trPr>
          <w:trHeight w:val="391"/>
        </w:trPr>
        <w:tc>
          <w:tcPr>
            <w:tcW w:w="4068" w:type="dxa"/>
            <w:tcBorders>
              <w:top w:val="single" w:sz="4" w:space="0" w:color="auto"/>
              <w:left w:val="single" w:sz="4" w:space="0" w:color="auto"/>
              <w:bottom w:val="single" w:sz="4" w:space="0" w:color="auto"/>
              <w:right w:val="single" w:sz="4" w:space="0" w:color="auto"/>
            </w:tcBorders>
            <w:hideMark/>
          </w:tcPr>
          <w:p w14:paraId="439FCC6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6471CCF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7CD0B3A8"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D89405F"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775E98"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0CB22B63"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1F28DEF8" w14:textId="77777777" w:rsidTr="0017766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A371B8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5E5EB19B" w14:textId="77777777" w:rsidTr="0017766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DFE956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2AB66AE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3331167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D386DB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8D5B0B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8E92EF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4BC063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C4713D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DD1113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088E83B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2118C81A" w14:textId="77777777" w:rsidTr="0017766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1D069C3"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376519A"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D257336"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0C1B888"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2D1120D"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9AE2BA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9CC8E1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773D0AA"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41A12BE8" w14:textId="77777777" w:rsidTr="0017766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EC145B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79C672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2D3B2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043ED3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8EF1AF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7EB198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13E292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78BE8FD7"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1167ABDB" w14:textId="77777777" w:rsidTr="0017766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5F1E466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7800FE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6EEB7A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F087E5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43E3FFC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CD7B71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1A98436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5E5F8469"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052432FB" w14:textId="77777777" w:rsidTr="0017766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1389FC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455E651"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E71692C"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FDC9C39"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D61E517"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F9E678A"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AF6FE3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08338BB"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58C480E1"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2892F57E" w14:textId="77777777" w:rsidTr="0017766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5910C56"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4DDC454C" w14:textId="77777777" w:rsidTr="0017766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8E0A9B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165B50B3"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7F7D74E2" w14:textId="77777777" w:rsidTr="0017766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8339F92"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t>חתימת האישור</w:t>
            </w:r>
          </w:p>
        </w:tc>
      </w:tr>
      <w:tr w:rsidR="00740118" w:rsidRPr="00740118" w14:paraId="3428DCCE" w14:textId="77777777" w:rsidTr="0017766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AFA01EF"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1EABA068"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393579E4"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5391FDF0"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640766E7" w14:textId="77777777" w:rsidTr="0017766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2C7BF6C"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22A4E457" w14:textId="77777777" w:rsidTr="0017766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B038F80"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2AD891F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16522C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FF2EE0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5A33B7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22C4C4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876D45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1BC452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1EB5AA35"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3A4F803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6F639A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F0DE78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377DA3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7FA73D3"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E3A4051"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3BC2350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478F99A"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500C5B4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051717A1"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61F2249F"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2173DD40"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74FBB2E5"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770AE27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779DEE93"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00D6826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40556CC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83AF37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789A49F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2142B4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6ACCEC3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28F581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60326CB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980F7C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33AE649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455996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22EB904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20B285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411894E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71584A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3F8F355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3FD29C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5239CBA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E47B83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7071EB7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D623E5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1CFF80C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0FC29F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34E289C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1CC4EB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45F5926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78FD9ED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34C3141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AE59D21"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15C9C35F"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7858D8D1"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0382CACE"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4BAB047F"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7AD856CC"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5886C812"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45B62D09"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78EA8B9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58F9C0BF"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006455B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438869A"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27907BDE"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6CECC52B"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5254F470"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2032433B"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434A0068"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08FE64AF"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22694B5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C7B2FAD"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CE0E41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A9B94A2"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7DA1E6DC" w14:textId="09B6637A" w:rsidR="009E2846" w:rsidRPr="009E2846" w:rsidRDefault="00511744"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326EC6">
            <w:rPr>
              <w:rFonts w:ascii="Times New Roman" w:eastAsia="Times New Roman" w:hAnsi="Times New Roman" w:hint="cs"/>
              <w:color w:val="008000"/>
              <w:sz w:val="24"/>
              <w:rtl/>
              <w:lang w:eastAsia="he-IL"/>
            </w:rPr>
            <w:br/>
            <w:t>אפריקה ישראל מגורים בע"מ</w:t>
          </w:r>
          <w:r w:rsidR="00326EC6">
            <w:rPr>
              <w:rFonts w:ascii="Times New Roman" w:eastAsia="Times New Roman" w:hAnsi="Times New Roman" w:hint="cs"/>
              <w:color w:val="008000"/>
              <w:sz w:val="24"/>
              <w:rtl/>
              <w:lang w:eastAsia="he-IL"/>
            </w:rPr>
            <w:br/>
            <w:t>יוני נתניהו 1 ג' אור יהודה</w:t>
          </w:r>
          <w:r w:rsidR="00326EC6">
            <w:rPr>
              <w:rFonts w:ascii="Times New Roman" w:eastAsia="Times New Roman" w:hAnsi="Times New Roman" w:hint="cs"/>
              <w:color w:val="008000"/>
              <w:sz w:val="24"/>
              <w:rtl/>
              <w:lang w:eastAsia="he-IL"/>
            </w:rPr>
            <w:br/>
            <w:t>מ.ז 52-003476-0</w:t>
          </w:r>
          <w:r w:rsidR="00326EC6">
            <w:rPr>
              <w:rFonts w:ascii="Times New Roman" w:eastAsia="Times New Roman" w:hAnsi="Times New Roman" w:hint="cs"/>
              <w:color w:val="008000"/>
              <w:sz w:val="24"/>
              <w:rtl/>
              <w:lang w:eastAsia="he-IL"/>
            </w:rPr>
            <w:br/>
          </w:r>
        </w:sdtContent>
      </w:sdt>
      <w:r w:rsidR="009E2846" w:rsidRPr="009E2846">
        <w:rPr>
          <w:rFonts w:ascii="Times New Roman" w:eastAsia="Times New Roman" w:hAnsi="Times New Roman" w:hint="cs"/>
          <w:color w:val="008000"/>
          <w:sz w:val="24"/>
          <w:rtl/>
          <w:lang w:eastAsia="he-IL"/>
        </w:rPr>
        <w:br/>
      </w:r>
    </w:p>
    <w:p w14:paraId="47228839"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12D0C7C1"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6E8BF0C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9A209C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285E8D6F"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4E64A940" w14:textId="7C383CF2"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15ED5">
            <w:rPr>
              <w:rFonts w:ascii="Times New Roman" w:eastAsia="Times New Roman" w:hAnsi="Times New Roman"/>
              <w:color w:val="008000"/>
              <w:sz w:val="24"/>
              <w:rtl/>
              <w:lang w:eastAsia="he-IL"/>
            </w:rPr>
            <w:t>וי.אי.אס. הנדסה בע"מ</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177669" w:rsidRPr="003059F5">
            <w:rPr>
              <w:rStyle w:val="PlaceholderText"/>
              <w:rtl/>
            </w:rPr>
            <w:t>[שם אתר]</w:t>
          </w:r>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815ED5">
            <w:rPr>
              <w:rFonts w:ascii="Times New Roman" w:eastAsia="Times New Roman" w:hAnsi="Times New Roman" w:hint="cs"/>
              <w:color w:val="008000"/>
              <w:sz w:val="24"/>
              <w:rtl/>
            </w:rPr>
            <w:t xml:space="preserve">יועץ ומתכנן מעליות בפרוקיט </w:t>
          </w:r>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06BDD27F"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3B41083C"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8E5C52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1CA5851"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3AAAF6C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4BC980CA"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0C5E9915"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42369FC"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DA5BA97"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59F42F16" w14:textId="77777777" w:rsidR="009E2846" w:rsidRPr="009E2846" w:rsidRDefault="00511744"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15ED5">
            <w:rPr>
              <w:rFonts w:ascii="Times New Roman" w:eastAsia="Times New Roman" w:hAnsi="Times New Roman"/>
              <w:color w:val="00B0F0"/>
              <w:sz w:val="20"/>
              <w:u w:val="single"/>
              <w:rtl/>
              <w:lang w:eastAsia="he-IL"/>
            </w:rPr>
            <w:t>וי.אי.אס. הנדסה בע"מ</w:t>
          </w:r>
        </w:sdtContent>
      </w:sdt>
    </w:p>
    <w:p w14:paraId="07BF3F21"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4EE58A30"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56F32BED"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t xml:space="preserve">נספח "י" </w:t>
      </w:r>
    </w:p>
    <w:p w14:paraId="49E910C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0D361297"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6E73F256"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7124B205" w14:textId="51A3FB0A"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326EC6">
            <w:rPr>
              <w:rFonts w:ascii="Times New Roman" w:eastAsia="Times New Roman" w:hAnsi="Times New Roman" w:hint="cs"/>
              <w:color w:val="008000"/>
              <w:sz w:val="24"/>
              <w:rtl/>
              <w:lang w:eastAsia="he-IL"/>
            </w:rPr>
            <w:br/>
            <w:t>אפריקה ישראל מגורים בע"מ</w:t>
          </w:r>
          <w:r w:rsidR="00326EC6">
            <w:rPr>
              <w:rFonts w:ascii="Times New Roman" w:eastAsia="Times New Roman" w:hAnsi="Times New Roman" w:hint="cs"/>
              <w:color w:val="008000"/>
              <w:sz w:val="24"/>
              <w:rtl/>
              <w:lang w:eastAsia="he-IL"/>
            </w:rPr>
            <w:br/>
            <w:t>יוני נתניהו 1 ג' אור יהודה</w:t>
          </w:r>
          <w:r w:rsidR="00326EC6">
            <w:rPr>
              <w:rFonts w:ascii="Times New Roman" w:eastAsia="Times New Roman" w:hAnsi="Times New Roman" w:hint="cs"/>
              <w:color w:val="008000"/>
              <w:sz w:val="24"/>
              <w:rtl/>
              <w:lang w:eastAsia="he-IL"/>
            </w:rPr>
            <w:br/>
            <w:t>מ.ז 52-003476-0</w:t>
          </w:r>
          <w:r w:rsidR="00326EC6">
            <w:rPr>
              <w:rFonts w:ascii="Times New Roman" w:eastAsia="Times New Roman" w:hAnsi="Times New Roman" w:hint="cs"/>
              <w:color w:val="008000"/>
              <w:sz w:val="24"/>
              <w:rtl/>
              <w:lang w:eastAsia="he-IL"/>
            </w:rPr>
            <w:br/>
          </w:r>
        </w:sdtContent>
      </w:sdt>
    </w:p>
    <w:p w14:paraId="27CE4F7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0CC815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308AEE6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CE7B7CF" w14:textId="4F73D1F2"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177669" w:rsidRPr="003059F5">
            <w:rPr>
              <w:rStyle w:val="PlaceholderText"/>
              <w:rtl/>
            </w:rPr>
            <w:t>[שם אתר]</w:t>
          </w:r>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7-14T00:00:00Z">
            <w:dateFormat w:val="dd/MM/yyyy"/>
            <w:lid w:val="he-IL"/>
            <w:storeMappedDataAs w:val="dateTime"/>
            <w:calendar w:val="gregorian"/>
          </w:date>
        </w:sdtPr>
        <w:sdtEndPr>
          <w:rPr>
            <w:rFonts w:hint="cs"/>
          </w:rPr>
        </w:sdtEndPr>
        <w:sdtContent>
          <w:r w:rsidR="00815ED5">
            <w:rPr>
              <w:rFonts w:ascii="Times New Roman" w:eastAsia="Times New Roman" w:hAnsi="Times New Roman" w:hint="cs"/>
              <w:color w:val="008000"/>
              <w:sz w:val="24"/>
              <w:rtl/>
              <w:lang w:eastAsia="he-IL"/>
            </w:rPr>
            <w:t>‏14/07/2021</w:t>
          </w:r>
        </w:sdtContent>
      </w:sdt>
      <w:r w:rsidRPr="009E2846">
        <w:rPr>
          <w:rFonts w:ascii="Times New Roman" w:eastAsia="Times New Roman" w:hAnsi="Times New Roman" w:hint="cs"/>
          <w:sz w:val="24"/>
          <w:rtl/>
          <w:lang w:eastAsia="he-IL"/>
        </w:rPr>
        <w:t xml:space="preserve"> או עבור חלקן כמפורט להלן:</w:t>
      </w:r>
    </w:p>
    <w:p w14:paraId="40835F5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0AEE1A2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6B6CFEF6"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F7E0C3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1A6922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5E41167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208A81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124EBF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207D67B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06014B3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7AAF9ED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3E6CEBAE"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39A42C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7FFFF06D"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18B791CB"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5560C687"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7CAD0234"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143A8AF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815ED5">
            <w:rPr>
              <w:rFonts w:ascii="Times New Roman" w:eastAsia="Times New Roman" w:hAnsi="Times New Roman"/>
              <w:color w:val="00B0F0"/>
              <w:sz w:val="20"/>
              <w:u w:val="single"/>
              <w:rtl/>
              <w:lang w:eastAsia="he-IL"/>
            </w:rPr>
            <w:t>וי.אי.אס. הנדסה בע"מ</w:t>
          </w:r>
        </w:sdtContent>
      </w:sdt>
    </w:p>
    <w:p w14:paraId="24F0F16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A68E80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359B6EC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6F58E4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3560064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3FDE568B"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4FAAF088"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6BDA69AB"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3514C447"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78BA94B5"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28E7D772"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6140F545"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140E5580"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04F2C587"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D0DE56" w14:textId="77777777" w:rsidR="00177669" w:rsidRDefault="00177669" w:rsidP="00AF234B">
      <w:pPr>
        <w:spacing w:before="0" w:after="0" w:line="240" w:lineRule="auto"/>
      </w:pPr>
      <w:r>
        <w:separator/>
      </w:r>
    </w:p>
  </w:endnote>
  <w:endnote w:type="continuationSeparator" w:id="0">
    <w:p w14:paraId="3577D375" w14:textId="77777777" w:rsidR="00177669" w:rsidRDefault="00177669" w:rsidP="00AF234B">
      <w:pPr>
        <w:spacing w:before="0" w:after="0" w:line="240" w:lineRule="auto"/>
      </w:pPr>
      <w:r>
        <w:continuationSeparator/>
      </w:r>
    </w:p>
  </w:endnote>
  <w:endnote w:type="continuationNotice" w:id="1">
    <w:p w14:paraId="572F1F45" w14:textId="77777777" w:rsidR="00177669" w:rsidRDefault="0017766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09"/>
      <w:gridCol w:w="2810"/>
      <w:gridCol w:w="232"/>
      <w:gridCol w:w="1037"/>
      <w:gridCol w:w="1808"/>
    </w:tblGrid>
    <w:tr w:rsidR="00177669" w:rsidRPr="00487C69" w14:paraId="5B41E06E" w14:textId="77777777" w:rsidTr="00177669">
      <w:tc>
        <w:tcPr>
          <w:tcW w:w="753" w:type="dxa"/>
        </w:tcPr>
        <w:p w14:paraId="4A6E2124"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7DFA3AA4" w14:textId="77777777" w:rsidR="00177669" w:rsidRPr="00487C69" w:rsidRDefault="00177669"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גבעת הכלניות ( שם זמני )</w:t>
              </w:r>
            </w:p>
          </w:tc>
        </w:sdtContent>
      </w:sdt>
      <w:tc>
        <w:tcPr>
          <w:tcW w:w="2232" w:type="dxa"/>
        </w:tcPr>
        <w:p w14:paraId="03A89A3F"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76320F51" w14:textId="77777777" w:rsidR="00177669" w:rsidRPr="00487C69" w:rsidRDefault="00177669"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79828B9C"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032E32C" w14:textId="0C7DC654"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del w:id="1" w:author="Avi Cohen" w:date="2021-10-07T15:30:00Z">
                <w:r w:rsidDel="00326EC6">
                  <w:rPr>
                    <w:rFonts w:ascii="David" w:hAnsi="David" w:cstheme="minorBidi" w:hint="cs"/>
                    <w:sz w:val="20"/>
                    <w:szCs w:val="20"/>
                  </w:rPr>
                  <w:delText>CONT-5-661</w:delText>
                </w:r>
              </w:del>
              <w:ins w:id="2" w:author="Avi Cohen" w:date="2021-10-07T15:30:00Z">
                <w:r>
                  <w:rPr>
                    <w:rFonts w:ascii="David" w:hAnsi="David" w:cstheme="minorBidi" w:hint="cs"/>
                    <w:sz w:val="20"/>
                    <w:szCs w:val="20"/>
                  </w:rPr>
                  <w:t>CO</w:t>
                </w:r>
                <w:r>
                  <w:rPr>
                    <w:rFonts w:ascii="David" w:hAnsi="David" w:cstheme="minorBidi" w:hint="cs"/>
                    <w:sz w:val="20"/>
                    <w:szCs w:val="20"/>
                    <w:rtl/>
                  </w:rPr>
                  <w:t>NT-10-2097</w:t>
                </w:r>
              </w:ins>
            </w:p>
          </w:tc>
        </w:sdtContent>
      </w:sdt>
    </w:tr>
    <w:tr w:rsidR="00177669" w:rsidRPr="00487C69" w14:paraId="0EE3649A" w14:textId="77777777" w:rsidTr="00177669">
      <w:tc>
        <w:tcPr>
          <w:tcW w:w="753" w:type="dxa"/>
        </w:tcPr>
        <w:p w14:paraId="094BC6D0"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3B16CDCA" w14:textId="77777777" w:rsidR="00177669" w:rsidRPr="00487C69" w:rsidRDefault="00177669" w:rsidP="00487C69">
              <w:pPr>
                <w:tabs>
                  <w:tab w:val="center" w:pos="4153"/>
                  <w:tab w:val="right" w:pos="8306"/>
                </w:tabs>
                <w:spacing w:before="0" w:after="0" w:line="240" w:lineRule="auto"/>
                <w:rPr>
                  <w:rFonts w:ascii="David" w:hAnsi="David" w:cstheme="minorBidi"/>
                  <w:color w:val="00B0F0"/>
                  <w:sz w:val="20"/>
                  <w:szCs w:val="20"/>
                  <w:rtl/>
                </w:rPr>
              </w:pPr>
              <w:r>
                <w:rPr>
                  <w:rFonts w:ascii="David" w:hAnsi="David" w:cstheme="minorBidi"/>
                  <w:color w:val="00B0F0"/>
                  <w:sz w:val="20"/>
                  <w:szCs w:val="20"/>
                  <w:rtl/>
                </w:rPr>
                <w:t>וי.אי.אס. הנדסה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77669" w:rsidRPr="00487C69" w14:paraId="66082EE5" w14:textId="77777777" w:rsidTr="00177669">
            <w:trPr>
              <w:trHeight w:val="201"/>
            </w:trPr>
            <w:tc>
              <w:tcPr>
                <w:tcW w:w="926" w:type="dxa"/>
              </w:tcPr>
              <w:p w14:paraId="74E18902"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B520EA3" w14:textId="53390F45" w:rsidR="00177669" w:rsidRPr="00487C69" w:rsidRDefault="00177669" w:rsidP="00487C69">
                    <w:pPr>
                      <w:tabs>
                        <w:tab w:val="center" w:pos="4153"/>
                        <w:tab w:val="right" w:pos="8306"/>
                      </w:tabs>
                      <w:spacing w:before="0" w:after="0" w:line="240" w:lineRule="auto"/>
                      <w:ind w:left="1" w:hanging="1"/>
                      <w:rPr>
                        <w:rFonts w:ascii="David" w:hAnsi="David" w:cstheme="minorBidi"/>
                        <w:color w:val="00B0F0"/>
                        <w:sz w:val="20"/>
                        <w:szCs w:val="20"/>
                        <w:rtl/>
                      </w:rPr>
                    </w:pPr>
                    <w:r>
                      <w:rPr>
                        <w:rFonts w:ascii="David" w:hAnsi="David" w:cstheme="minorBidi"/>
                        <w:color w:val="00B0F0"/>
                        <w:sz w:val="20"/>
                        <w:szCs w:val="20"/>
                        <w:rtl/>
                      </w:rPr>
                      <w:t>0.2</w:t>
                    </w:r>
                  </w:p>
                </w:tc>
              </w:sdtContent>
            </w:sdt>
          </w:tr>
        </w:tbl>
        <w:p w14:paraId="62FC036C"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791C2637"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47F2FFF8"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5052ADD3" w14:textId="51B0B57C" w:rsidR="00177669" w:rsidRPr="00487C69" w:rsidRDefault="00511744"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177669">
                <w:rPr>
                  <w:rFonts w:ascii="David" w:hAnsi="David" w:cstheme="minorBidi"/>
                  <w:sz w:val="20"/>
                  <w:szCs w:val="20"/>
                  <w:rtl/>
                </w:rPr>
                <w:t>3;#</w:t>
              </w:r>
              <w:r w:rsidR="00177669">
                <w:rPr>
                  <w:rFonts w:ascii="David" w:hAnsi="David" w:cstheme="minorBidi"/>
                  <w:sz w:val="20"/>
                  <w:szCs w:val="20"/>
                </w:rPr>
                <w:t>Draft</w:t>
              </w:r>
            </w:sdtContent>
          </w:sdt>
        </w:p>
      </w:tc>
    </w:tr>
    <w:tr w:rsidR="00177669" w:rsidRPr="00487C69" w14:paraId="6DA54E55" w14:textId="77777777" w:rsidTr="00177669">
      <w:trPr>
        <w:trHeight w:val="80"/>
      </w:trPr>
      <w:tc>
        <w:tcPr>
          <w:tcW w:w="753" w:type="dxa"/>
        </w:tcPr>
        <w:p w14:paraId="44971F78"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749F08EB" w14:textId="77777777" w:rsidR="00177669" w:rsidRPr="00487C69" w:rsidRDefault="00177669"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142626C5"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16AA0FBD"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152A73AB"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18A42ED5" w14:textId="77777777" w:rsidR="00177669" w:rsidRPr="00487C69" w:rsidRDefault="00177669" w:rsidP="00487C69">
          <w:pPr>
            <w:tabs>
              <w:tab w:val="center" w:pos="4153"/>
              <w:tab w:val="right" w:pos="8306"/>
            </w:tabs>
            <w:spacing w:before="0" w:after="0" w:line="240" w:lineRule="auto"/>
            <w:rPr>
              <w:rFonts w:ascii="David" w:hAnsi="David" w:cstheme="minorBidi"/>
              <w:sz w:val="20"/>
              <w:szCs w:val="20"/>
              <w:rtl/>
            </w:rPr>
          </w:pPr>
        </w:p>
      </w:tc>
    </w:tr>
  </w:tbl>
  <w:p w14:paraId="79BB127B" w14:textId="77777777" w:rsidR="00177669" w:rsidRPr="00487C69" w:rsidRDefault="00177669"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3829AD" w14:textId="77777777" w:rsidR="00177669" w:rsidRDefault="00177669" w:rsidP="00AF234B">
      <w:pPr>
        <w:spacing w:before="0" w:after="0" w:line="240" w:lineRule="auto"/>
      </w:pPr>
      <w:r>
        <w:separator/>
      </w:r>
    </w:p>
  </w:footnote>
  <w:footnote w:type="continuationSeparator" w:id="0">
    <w:p w14:paraId="0D7736B1" w14:textId="77777777" w:rsidR="00177669" w:rsidRDefault="00177669" w:rsidP="00AF234B">
      <w:pPr>
        <w:spacing w:before="0" w:after="0" w:line="240" w:lineRule="auto"/>
      </w:pPr>
      <w:r>
        <w:continuationSeparator/>
      </w:r>
    </w:p>
  </w:footnote>
  <w:footnote w:type="continuationNotice" w:id="1">
    <w:p w14:paraId="2A8E5C82" w14:textId="77777777" w:rsidR="00177669" w:rsidRDefault="00177669">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41D805E0" w14:textId="77777777" w:rsidR="00177669" w:rsidRDefault="00177669" w:rsidP="00CF334C">
        <w:pPr>
          <w:pStyle w:val="Header"/>
          <w:jc w:val="center"/>
        </w:pPr>
        <w:r>
          <w:fldChar w:fldCharType="begin"/>
        </w:r>
        <w:r>
          <w:instrText xml:space="preserve"> PAGE   \* MERGEFORMAT </w:instrText>
        </w:r>
        <w:r>
          <w:fldChar w:fldCharType="separate"/>
        </w:r>
        <w:r w:rsidR="00511744">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15:restartNumberingAfterBreak="0">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visionView w:markup="0"/>
  <w:trackRevisions/>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77669"/>
    <w:rsid w:val="001835AB"/>
    <w:rsid w:val="001A0C3C"/>
    <w:rsid w:val="001A69D5"/>
    <w:rsid w:val="00214ACF"/>
    <w:rsid w:val="002451BC"/>
    <w:rsid w:val="00272745"/>
    <w:rsid w:val="002B2234"/>
    <w:rsid w:val="002F2747"/>
    <w:rsid w:val="003160E8"/>
    <w:rsid w:val="00326EC6"/>
    <w:rsid w:val="00350D17"/>
    <w:rsid w:val="003F4502"/>
    <w:rsid w:val="004751C6"/>
    <w:rsid w:val="00487C69"/>
    <w:rsid w:val="004D567B"/>
    <w:rsid w:val="00511744"/>
    <w:rsid w:val="005475D8"/>
    <w:rsid w:val="00552E11"/>
    <w:rsid w:val="00564EF6"/>
    <w:rsid w:val="005D6301"/>
    <w:rsid w:val="00632686"/>
    <w:rsid w:val="00666119"/>
    <w:rsid w:val="0072103C"/>
    <w:rsid w:val="00740118"/>
    <w:rsid w:val="007C226B"/>
    <w:rsid w:val="00815ED5"/>
    <w:rsid w:val="00820FCA"/>
    <w:rsid w:val="008520F8"/>
    <w:rsid w:val="00853FB4"/>
    <w:rsid w:val="0089441C"/>
    <w:rsid w:val="008C64C6"/>
    <w:rsid w:val="00942177"/>
    <w:rsid w:val="009B6C38"/>
    <w:rsid w:val="009E2846"/>
    <w:rsid w:val="00A42271"/>
    <w:rsid w:val="00AF234B"/>
    <w:rsid w:val="00B158C8"/>
    <w:rsid w:val="00BD72C4"/>
    <w:rsid w:val="00BE17B4"/>
    <w:rsid w:val="00C2636B"/>
    <w:rsid w:val="00CF334C"/>
    <w:rsid w:val="00D02A03"/>
    <w:rsid w:val="00D12751"/>
    <w:rsid w:val="00DA6285"/>
    <w:rsid w:val="00E0252D"/>
    <w:rsid w:val="00E64AE3"/>
    <w:rsid w:val="00E679C7"/>
    <w:rsid w:val="00EC37B6"/>
    <w:rsid w:val="00FC14B1"/>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86854F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75D8"/>
    <w:pPr>
      <w:bidi/>
      <w:spacing w:before="100" w:beforeAutospacing="1" w:after="100" w:afterAutospacing="1" w:line="720" w:lineRule="auto"/>
    </w:pPr>
    <w:rPr>
      <w:rFonts w:cs="David"/>
      <w:szCs w:val="24"/>
    </w:r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Heading6">
    <w:name w:val="heading 6"/>
    <w:basedOn w:val="Normal"/>
    <w:next w:val="Normal"/>
    <w:link w:val="Heading6Char"/>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Heading7">
    <w:name w:val="heading 7"/>
    <w:basedOn w:val="Normal"/>
    <w:next w:val="Normal"/>
    <w:link w:val="Heading7Char"/>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Heading8">
    <w:name w:val="heading 8"/>
    <w:basedOn w:val="Normal"/>
    <w:next w:val="Normal"/>
    <w:link w:val="Heading8Char"/>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Heading9">
    <w:name w:val="heading 9"/>
    <w:basedOn w:val="Normal"/>
    <w:next w:val="Normal"/>
    <w:link w:val="Heading9Char"/>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D12751"/>
    <w:pPr>
      <w:spacing w:before="100" w:after="100"/>
    </w:pPr>
    <w:rPr>
      <w:rFonts w:ascii="David" w:hAnsi="David"/>
      <w:color w:val="0070C0"/>
      <w:sz w:val="20"/>
    </w:rPr>
  </w:style>
  <w:style w:type="character" w:customStyle="1" w:styleId="AutoFieldsChar">
    <w:name w:val="AutoFields Char"/>
    <w:basedOn w:val="FooterChar"/>
    <w:link w:val="AutoFields"/>
    <w:rsid w:val="00D12751"/>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PageNumber">
    <w:name w:val="page number"/>
    <w:rsid w:val="002B2234"/>
    <w:rPr>
      <w:rFonts w:cs="Times New Roman"/>
    </w:rPr>
  </w:style>
  <w:style w:type="paragraph" w:styleId="DocumentMap">
    <w:name w:val="Document Map"/>
    <w:basedOn w:val="Normal"/>
    <w:link w:val="DocumentMapChar"/>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6Char">
    <w:name w:val="Heading 6 Char"/>
    <w:basedOn w:val="DefaultParagraphFont"/>
    <w:link w:val="Heading6"/>
    <w:rsid w:val="001835A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1835A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1835A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1835AB"/>
    <w:rPr>
      <w:rFonts w:ascii="Times New Roman" w:eastAsia="Times New Roman" w:hAnsi="Times New Roman" w:cs="David"/>
      <w:bCs/>
      <w:sz w:val="20"/>
      <w:szCs w:val="24"/>
      <w:u w:val="single"/>
      <w:lang w:eastAsia="he-IL"/>
    </w:rPr>
  </w:style>
  <w:style w:type="numbering" w:customStyle="1" w:styleId="NoList2">
    <w:name w:val="No List2"/>
    <w:next w:val="NoList"/>
    <w:semiHidden/>
    <w:unhideWhenUsed/>
    <w:rsid w:val="001835AB"/>
  </w:style>
  <w:style w:type="paragraph" w:styleId="ListParagraph">
    <w:name w:val="List Paragraph"/>
    <w:basedOn w:val="Normal"/>
    <w:uiPriority w:val="34"/>
    <w:qFormat/>
    <w:rsid w:val="001835AB"/>
    <w:pPr>
      <w:ind w:left="720"/>
      <w:contextualSpacing/>
    </w:pPr>
  </w:style>
  <w:style w:type="table" w:customStyle="1" w:styleId="11">
    <w:name w:val="רשת טבלה1"/>
    <w:basedOn w:val="TableNormal"/>
    <w:next w:val="TableGrid"/>
    <w:rsid w:val="00487C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PlaceholderText"/>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PlaceholderText"/>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PlaceholderText"/>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PlaceholderText"/>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PlaceholderText"/>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PlaceholderText"/>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PlaceholderText"/>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PlaceholderText"/>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PlaceholderText"/>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PlaceholderText"/>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PlaceholderText"/>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PlaceholderText"/>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PlaceholderText"/>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PlaceholderText"/>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PlaceholderText"/>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PlaceholderText"/>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PlaceholderText"/>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PlaceholderText"/>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PlaceholderText"/>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PlaceholderText"/>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PlaceholderText"/>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PlaceholderText"/>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PlaceholderText"/>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PlaceholderText"/>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PlaceholderText"/>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PlaceholderText"/>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PlaceholderText"/>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PlaceholderText"/>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PlaceholderText"/>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PlaceholderText"/>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PlaceholderText"/>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PlaceholderText"/>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PlaceholderText"/>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PlaceholderText"/>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PlaceholderText"/>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PlaceholderText"/>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PlaceholderText"/>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PlaceholderText"/>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PlaceholderText"/>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PlaceholderText"/>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PlaceholderText"/>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234AB8"/>
    <w:rsid w:val="0032380B"/>
    <w:rsid w:val="003D3172"/>
    <w:rsid w:val="004628EB"/>
    <w:rsid w:val="006865A5"/>
    <w:rsid w:val="009C688F"/>
    <w:rsid w:val="00BF7EDD"/>
    <w:rsid w:val="00CD59B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26E9C-394A-4F6D-BFCD-AB9F993EF2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EDB20803-59C1-4F2B-965E-5062A0F09787}"/>
</file>

<file path=customXml/itemProps4.xml><?xml version="1.0" encoding="utf-8"?>
<ds:datastoreItem xmlns:ds="http://schemas.openxmlformats.org/officeDocument/2006/customXml" ds:itemID="{81709D4C-33DC-48CC-AC7E-130A245806EE}">
  <ds:schemaRefs>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B1EA04BC-E3DC-4D3E-9160-AEBF169F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6959</TotalTime>
  <Pages>35</Pages>
  <Words>10377</Words>
  <Characters>51889</Characters>
  <Application>Microsoft Office Word</Application>
  <DocSecurity>0</DocSecurity>
  <Lines>432</Lines>
  <Paragraphs>124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62142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Avi Cohen</cp:lastModifiedBy>
  <cp:revision>13</cp:revision>
  <dcterms:created xsi:type="dcterms:W3CDTF">2021-08-03T13:16:00Z</dcterms:created>
  <dcterms:modified xsi:type="dcterms:W3CDTF">2021-10-14T09:06:00Z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52f476ba-db97-47ab-b32a-b85c24582dfd</vt:lpwstr>
  </property>
</Properties>
</file>