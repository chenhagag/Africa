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4C57A2"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bookmarkStart w:id="0" w:name="_GoBack"/>
    </w:p>
    <w:p w14:paraId="41CA9F85"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556779A"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13710F5"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BA31BA">
        <w:rPr>
          <w:rFonts w:ascii="Times New Roman" w:eastAsia="Times New Roman" w:hAnsi="Times New Roman" w:cs="David"/>
          <w:bCs/>
          <w:i/>
          <w:iCs/>
          <w:noProof/>
          <w:sz w:val="24"/>
          <w:szCs w:val="24"/>
        </w:rPr>
        <w:drawing>
          <wp:inline distT="0" distB="0" distL="0" distR="0" wp14:anchorId="4D5DF3D8" wp14:editId="28608D65">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89261D2"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2BF6E76"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FD6F0C" w14:textId="77777777" w:rsidR="00C2594C" w:rsidRPr="00BA31BA"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99F275" w14:textId="28DBFEF6" w:rsidR="00C2594C" w:rsidRPr="00BA31BA"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FFA2C2" w14:textId="325E59CC"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A31BA">
        <w:rPr>
          <w:rFonts w:ascii="Times New Roman" w:eastAsia="Times New Roman" w:hAnsi="Times New Roman" w:cs="David" w:hint="cs"/>
          <w:bCs/>
          <w:sz w:val="32"/>
          <w:szCs w:val="32"/>
          <w:u w:val="single"/>
          <w:rtl/>
          <w:lang w:eastAsia="he-IL"/>
        </w:rPr>
        <w:t>חוזה הידרולוג</w:t>
      </w:r>
    </w:p>
    <w:p w14:paraId="4113BF59"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A08F20"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9F97A5" w14:textId="77777777" w:rsidR="00C2594C" w:rsidRPr="00BA31BA" w:rsidRDefault="00C2594C"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894054" w14:textId="471F0DF6" w:rsidR="00DE0948" w:rsidRPr="00BA31BA" w:rsidRDefault="00BA31BA" w:rsidP="00C259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sdt>
        <w:sdtPr>
          <w:rPr>
            <w:rFonts w:ascii="Times New Roman" w:eastAsia="Times New Roman" w:hAnsi="Times New Roman" w:cs="David"/>
            <w:bCs/>
            <w:sz w:val="32"/>
            <w:szCs w:val="32"/>
            <w:u w:val="single"/>
            <w:rtl/>
            <w:lang w:eastAsia="he-IL"/>
          </w:rPr>
          <w:alias w:val="שם הפרויקט"/>
          <w:tag w:val="cntProjectName"/>
          <w:id w:val="-1203475903"/>
          <w:placeholder>
            <w:docPart w:val="40EAF307C6914348A604378A7F04B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112984" w:rsidRPr="00BA31BA">
            <w:rPr>
              <w:rFonts w:ascii="Times New Roman" w:eastAsia="Times New Roman" w:hAnsi="Times New Roman" w:cs="David"/>
              <w:bCs/>
              <w:sz w:val="32"/>
              <w:szCs w:val="32"/>
              <w:u w:val="single"/>
              <w:rtl/>
              <w:lang w:eastAsia="he-IL"/>
            </w:rPr>
            <w:t>גבעת הכלניות ( טרם ניתן שם לפרויקט )</w:t>
          </w:r>
        </w:sdtContent>
      </w:sdt>
    </w:p>
    <w:p w14:paraId="58759082" w14:textId="77777777" w:rsidR="00C2594C" w:rsidRPr="00BA31BA"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35BBB2" w14:textId="630B961E" w:rsidR="00DE0948" w:rsidRPr="00BA31BA" w:rsidRDefault="00BA31BA"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sdt>
        <w:sdtPr>
          <w:rPr>
            <w:rFonts w:ascii="Times New Roman" w:eastAsia="Times New Roman" w:hAnsi="Times New Roman" w:cs="David"/>
            <w:bCs/>
            <w:sz w:val="32"/>
            <w:szCs w:val="32"/>
            <w:u w:val="single"/>
            <w:rtl/>
            <w:lang w:eastAsia="he-IL"/>
          </w:rPr>
          <w:alias w:val="שם אתר"/>
          <w:tag w:val="cntSite"/>
          <w:id w:val="-1596620872"/>
          <w:placeholder>
            <w:docPart w:val="97E284EA75A34FACB005DCAE06435E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BD6B70" w:rsidRPr="00BA31BA">
            <w:rPr>
              <w:rFonts w:ascii="Times New Roman" w:eastAsia="Times New Roman" w:hAnsi="Times New Roman" w:cs="David"/>
              <w:bCs/>
              <w:sz w:val="32"/>
              <w:szCs w:val="32"/>
              <w:u w:val="single"/>
              <w:rtl/>
              <w:lang w:eastAsia="he-IL"/>
            </w:rPr>
            <w:t>גבעת הכלניות</w:t>
          </w:r>
        </w:sdtContent>
      </w:sdt>
    </w:p>
    <w:p w14:paraId="756E67CA"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909F34"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385A3D"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EAD9E2"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B59988"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CFB593"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75809A"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D35044"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BAFCA6"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7B2BC5"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4AF8A3"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31576A"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F33AF2"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295404"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891245"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8E9B5C"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EAFE65"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2E7111"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B43CC4"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8C0FC2"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4561B7"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C273F6"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E76CFA"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4C66AB"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0BA2A2"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6B0BFF"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B82C19"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809BAA"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E0A7C5"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90F054"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60B675"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448E94"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1EA912"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48E131"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F403D8"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4456CE"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C2CE70"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7681F8" w14:textId="77777777" w:rsidR="005A1DAC" w:rsidRPr="00BA31BA"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64E2CF" w14:textId="77777777" w:rsidR="005A1DAC" w:rsidRPr="00BA31BA"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5DDF43"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A31BA">
        <w:rPr>
          <w:rFonts w:ascii="Times New Roman" w:eastAsia="Times New Roman" w:hAnsi="Times New Roman" w:cs="David" w:hint="cs"/>
          <w:bCs/>
          <w:sz w:val="32"/>
          <w:szCs w:val="32"/>
          <w:u w:val="single"/>
          <w:rtl/>
          <w:lang w:eastAsia="he-IL"/>
        </w:rPr>
        <w:t>חוזה</w:t>
      </w:r>
      <w:r w:rsidR="000613F6" w:rsidRPr="00BA31BA">
        <w:rPr>
          <w:rFonts w:ascii="Times New Roman" w:eastAsia="Times New Roman" w:hAnsi="Times New Roman" w:cs="David" w:hint="cs"/>
          <w:bCs/>
          <w:i/>
          <w:iCs/>
          <w:sz w:val="32"/>
          <w:szCs w:val="32"/>
          <w:u w:val="single"/>
          <w:rtl/>
          <w:lang w:eastAsia="he-IL"/>
        </w:rPr>
        <w:t xml:space="preserve"> </w:t>
      </w:r>
      <w:r w:rsidR="000613F6" w:rsidRPr="00BA31BA">
        <w:rPr>
          <w:rFonts w:ascii="Times New Roman" w:eastAsia="Times New Roman" w:hAnsi="Times New Roman" w:cs="David" w:hint="cs"/>
          <w:bCs/>
          <w:sz w:val="32"/>
          <w:szCs w:val="32"/>
          <w:u w:val="single"/>
          <w:rtl/>
          <w:lang w:eastAsia="he-IL"/>
        </w:rPr>
        <w:t>הידרולוג</w:t>
      </w:r>
    </w:p>
    <w:p w14:paraId="3A4AF2CB"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512D56" w14:textId="1EA734E1"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rPr>
      </w:pPr>
      <w:r w:rsidRPr="00BA31BA">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sz w:val="24"/>
            <w:szCs w:val="24"/>
            <w:rtl/>
            <w:lang w:eastAsia="he-IL"/>
          </w:rPr>
          <w:alias w:val="תאריך חתימת חוזה"/>
          <w:tag w:val="cntSignDate"/>
          <w:id w:val="-447699422"/>
          <w:placeholder>
            <w:docPart w:val="1166699B2E6046A9802124A12EB7BA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5-18T00:00:00Z">
            <w:dateFormat w:val="dd/MM/yyyy"/>
            <w:lid w:val="he-IL"/>
            <w:storeMappedDataAs w:val="dateTime"/>
            <w:calendar w:val="gregorian"/>
          </w:date>
        </w:sdtPr>
        <w:sdtEndPr>
          <w:rPr>
            <w:rFonts w:hint="cs"/>
          </w:rPr>
        </w:sdtEndPr>
        <w:sdtContent>
          <w:r w:rsidR="007B0207" w:rsidRPr="00BA31BA">
            <w:rPr>
              <w:rFonts w:ascii="Times New Roman" w:eastAsia="Times New Roman" w:hAnsi="Times New Roman" w:cs="David" w:hint="cs"/>
              <w:sz w:val="24"/>
              <w:szCs w:val="24"/>
              <w:rtl/>
              <w:lang w:eastAsia="he-IL"/>
            </w:rPr>
            <w:t>‏18/05/2022</w:t>
          </w:r>
        </w:sdtContent>
      </w:sdt>
    </w:p>
    <w:p w14:paraId="0D45230C" w14:textId="77777777" w:rsidR="00DE0948" w:rsidRPr="00BA31BA" w:rsidRDefault="00DE0948" w:rsidP="00DE0948">
      <w:pPr>
        <w:widowControl w:val="0"/>
        <w:spacing w:before="0" w:beforeAutospacing="0" w:after="0" w:afterAutospacing="0" w:line="240" w:lineRule="auto"/>
        <w:rPr>
          <w:rFonts w:ascii="Times New Roman" w:eastAsia="Times New Roman" w:hAnsi="Times New Roman" w:cs="David"/>
          <w:sz w:val="24"/>
          <w:szCs w:val="24"/>
          <w:rtl/>
        </w:rPr>
      </w:pPr>
    </w:p>
    <w:p w14:paraId="305E3EEE"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A0F373"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A84516" w14:textId="77777777" w:rsidR="00DE0948" w:rsidRPr="00BA31BA" w:rsidRDefault="00DE0948" w:rsidP="00DE0948">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BA31BA">
        <w:rPr>
          <w:rFonts w:ascii="Times New Roman" w:eastAsia="Times New Roman" w:hAnsi="Times New Roman" w:cs="David" w:hint="cs"/>
          <w:bCs/>
          <w:sz w:val="24"/>
          <w:szCs w:val="24"/>
          <w:rtl/>
          <w:lang w:eastAsia="he-IL"/>
        </w:rPr>
        <w:lastRenderedPageBreak/>
        <w:t>ב י ן</w:t>
      </w:r>
    </w:p>
    <w:sdt>
      <w:sdtPr>
        <w:rPr>
          <w:rFonts w:ascii="Times New Roman" w:eastAsia="Times New Roman" w:hAnsi="Times New Roman" w:cs="David"/>
          <w:sz w:val="24"/>
          <w:szCs w:val="24"/>
          <w:rtl/>
        </w:rPr>
        <w:alias w:val="צד א בחוזה"/>
        <w:tag w:val="cntTzadA"/>
        <w:id w:val="303830907"/>
        <w:placeholder>
          <w:docPart w:val="6E79E80757F74DF8AD26CD445F4056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016F53AF" w14:textId="38A75D5A" w:rsidR="00DE0948" w:rsidRPr="00BA31BA" w:rsidRDefault="00620B5A" w:rsidP="00DE0948">
          <w:pPr>
            <w:widowControl w:val="0"/>
            <w:spacing w:before="0" w:beforeAutospacing="0" w:after="0" w:afterAutospacing="0" w:line="240" w:lineRule="auto"/>
            <w:ind w:left="2880" w:firstLine="720"/>
            <w:rPr>
              <w:rFonts w:ascii="Times New Roman" w:eastAsia="Times New Roman" w:hAnsi="Times New Roman" w:cs="David"/>
              <w:sz w:val="24"/>
              <w:szCs w:val="24"/>
              <w:rtl/>
            </w:rPr>
          </w:pPr>
          <w:r w:rsidRPr="00BA31BA">
            <w:rPr>
              <w:rFonts w:ascii="Times New Roman" w:eastAsia="Times New Roman" w:hAnsi="Times New Roman" w:cs="David"/>
              <w:sz w:val="24"/>
              <w:szCs w:val="24"/>
              <w:rtl/>
            </w:rPr>
            <w:br/>
            <w:t>אפריקה ישראל מגורים בע"מ</w:t>
          </w:r>
          <w:r w:rsidRPr="00BA31BA">
            <w:rPr>
              <w:rFonts w:ascii="Times New Roman" w:eastAsia="Times New Roman" w:hAnsi="Times New Roman" w:cs="David"/>
              <w:sz w:val="24"/>
              <w:szCs w:val="24"/>
              <w:rtl/>
            </w:rPr>
            <w:br/>
            <w:t>יוני נתניהו 1 ג' אור יהודה</w:t>
          </w:r>
          <w:r w:rsidRPr="00BA31BA">
            <w:rPr>
              <w:rFonts w:ascii="Times New Roman" w:eastAsia="Times New Roman" w:hAnsi="Times New Roman" w:cs="David"/>
              <w:sz w:val="24"/>
              <w:szCs w:val="24"/>
              <w:rtl/>
            </w:rPr>
            <w:br/>
            <w:t>מ.ז 52-003476-0</w:t>
          </w:r>
          <w:r w:rsidRPr="00BA31BA">
            <w:rPr>
              <w:rFonts w:ascii="Times New Roman" w:eastAsia="Times New Roman" w:hAnsi="Times New Roman" w:cs="David"/>
              <w:sz w:val="24"/>
              <w:szCs w:val="24"/>
              <w:rtl/>
            </w:rPr>
            <w:br/>
          </w:r>
        </w:p>
      </w:sdtContent>
    </w:sdt>
    <w:p w14:paraId="26EA0943" w14:textId="77777777" w:rsidR="00DE0948" w:rsidRPr="00BA31BA"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BA31BA">
        <w:rPr>
          <w:rFonts w:ascii="Times New Roman" w:eastAsia="Times New Roman" w:hAnsi="Times New Roman" w:cs="David" w:hint="cs"/>
          <w:sz w:val="24"/>
          <w:szCs w:val="24"/>
          <w:rtl/>
          <w:lang w:eastAsia="he-IL"/>
        </w:rPr>
        <w:t>(להלן: "</w:t>
      </w:r>
      <w:r w:rsidRPr="00BA31BA">
        <w:rPr>
          <w:rFonts w:ascii="Times New Roman" w:eastAsia="Times New Roman" w:hAnsi="Times New Roman" w:cs="David" w:hint="cs"/>
          <w:b/>
          <w:bCs/>
          <w:sz w:val="24"/>
          <w:szCs w:val="24"/>
          <w:rtl/>
          <w:lang w:eastAsia="he-IL"/>
        </w:rPr>
        <w:t>המזמין</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hint="cs"/>
          <w:bCs/>
          <w:sz w:val="24"/>
          <w:szCs w:val="24"/>
          <w:rtl/>
          <w:lang w:eastAsia="he-IL"/>
        </w:rPr>
        <w:t xml:space="preserve">       </w:t>
      </w:r>
    </w:p>
    <w:p w14:paraId="7B721B04" w14:textId="77777777" w:rsidR="00DE0948" w:rsidRPr="00BA31BA"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BA31BA">
        <w:rPr>
          <w:rFonts w:ascii="Times New Roman" w:eastAsia="Times New Roman" w:hAnsi="Times New Roman" w:cs="David" w:hint="cs"/>
          <w:bCs/>
          <w:sz w:val="24"/>
          <w:szCs w:val="24"/>
          <w:rtl/>
          <w:lang w:eastAsia="he-IL"/>
        </w:rPr>
        <w:t xml:space="preserve">         מצד אחד;</w:t>
      </w:r>
    </w:p>
    <w:p w14:paraId="63835F53" w14:textId="77777777" w:rsidR="00DE0948" w:rsidRPr="00BA31BA"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41ECE6EB" w14:textId="77777777" w:rsidR="00DE0948" w:rsidRPr="00BA31BA"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BA31BA">
        <w:rPr>
          <w:rFonts w:ascii="Times New Roman" w:eastAsia="Times New Roman" w:hAnsi="Times New Roman" w:cs="David" w:hint="cs"/>
          <w:bCs/>
          <w:sz w:val="24"/>
          <w:szCs w:val="24"/>
          <w:rtl/>
          <w:lang w:eastAsia="he-IL"/>
        </w:rPr>
        <w:t>ל ב י ן</w:t>
      </w:r>
    </w:p>
    <w:p w14:paraId="38639133"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sz w:val="24"/>
          <w:szCs w:val="24"/>
          <w:highlight w:val="yellow"/>
          <w:rtl/>
        </w:rPr>
        <w:alias w:val="צדדים נוספים"/>
        <w:tag w:val="cntTzadB_x002C__x0020_cntTzadC_x002C__x0020_cntTzadD"/>
        <w:id w:val="833578181"/>
        <w:placeholder>
          <w:docPart w:val="EB0BD9BA044A42B89ACDC44A6642BBA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EC62479" w14:textId="529478D9" w:rsidR="00DE0948" w:rsidRPr="00BA31BA" w:rsidRDefault="00B620AB" w:rsidP="006A2696">
          <w:pPr>
            <w:widowControl w:val="0"/>
            <w:spacing w:before="0" w:beforeAutospacing="0" w:after="0" w:afterAutospacing="0" w:line="240" w:lineRule="auto"/>
            <w:ind w:left="2880" w:hanging="386"/>
            <w:rPr>
              <w:rFonts w:ascii="Times New Roman" w:eastAsia="Times New Roman" w:hAnsi="Times New Roman" w:cs="David"/>
              <w:sz w:val="24"/>
              <w:szCs w:val="24"/>
              <w:lang w:eastAsia="he-IL"/>
            </w:rPr>
          </w:pPr>
          <w:r w:rsidRPr="00BA31BA">
            <w:rPr>
              <w:rFonts w:ascii="Times New Roman" w:eastAsia="Times New Roman" w:hAnsi="Times New Roman" w:cs="David"/>
              <w:sz w:val="24"/>
              <w:szCs w:val="24"/>
              <w:highlight w:val="yellow"/>
              <w:rtl/>
            </w:rPr>
            <w:br/>
            <w:t>מ.רוזנטל מהנדסים בע"מ</w:t>
          </w:r>
          <w:r w:rsidRPr="00BA31BA">
            <w:rPr>
              <w:rFonts w:ascii="Times New Roman" w:eastAsia="Times New Roman" w:hAnsi="Times New Roman" w:cs="David"/>
              <w:sz w:val="24"/>
              <w:szCs w:val="24"/>
              <w:highlight w:val="yellow"/>
              <w:rtl/>
            </w:rPr>
            <w:br/>
          </w:r>
          <w:r w:rsidRPr="00BA31BA">
            <w:rPr>
              <w:rFonts w:ascii="Times New Roman" w:eastAsia="Times New Roman" w:hAnsi="Times New Roman" w:cs="David"/>
              <w:sz w:val="24"/>
              <w:szCs w:val="24"/>
              <w:highlight w:val="yellow"/>
              <w:rtl/>
            </w:rPr>
            <w:br/>
          </w:r>
        </w:p>
      </w:sdtContent>
    </w:sdt>
    <w:p w14:paraId="4BF9DB64" w14:textId="1E18315A" w:rsidR="006A2696" w:rsidRPr="00BA31BA" w:rsidRDefault="006A2696"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727212B7" w14:textId="77777777" w:rsidR="00DE0948" w:rsidRPr="00BA31BA"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BA31BA">
        <w:rPr>
          <w:rFonts w:ascii="Times New Roman" w:eastAsia="Times New Roman" w:hAnsi="Times New Roman" w:cs="David" w:hint="cs"/>
          <w:sz w:val="24"/>
          <w:szCs w:val="24"/>
          <w:rtl/>
          <w:lang w:eastAsia="he-IL"/>
        </w:rPr>
        <w:t>(להלן: "</w:t>
      </w:r>
      <w:r w:rsidRPr="00BA31BA">
        <w:rPr>
          <w:rFonts w:ascii="Times New Roman" w:eastAsia="Times New Roman" w:hAnsi="Times New Roman" w:cs="David" w:hint="cs"/>
          <w:b/>
          <w:bCs/>
          <w:sz w:val="24"/>
          <w:szCs w:val="24"/>
          <w:rtl/>
          <w:lang w:eastAsia="he-IL"/>
        </w:rPr>
        <w:t>היועץ</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hint="cs"/>
          <w:bCs/>
          <w:sz w:val="24"/>
          <w:szCs w:val="24"/>
          <w:rtl/>
          <w:lang w:eastAsia="he-IL"/>
        </w:rPr>
        <w:t xml:space="preserve">  </w:t>
      </w:r>
    </w:p>
    <w:p w14:paraId="1D44F1BD" w14:textId="77777777" w:rsidR="00DE0948" w:rsidRPr="00BA31BA"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BA31BA">
        <w:rPr>
          <w:rFonts w:ascii="Times New Roman" w:eastAsia="Times New Roman" w:hAnsi="Times New Roman" w:cs="David" w:hint="cs"/>
          <w:bCs/>
          <w:sz w:val="24"/>
          <w:szCs w:val="24"/>
          <w:rtl/>
          <w:lang w:eastAsia="he-IL"/>
        </w:rPr>
        <w:t xml:space="preserve">         מצד שני;</w:t>
      </w:r>
    </w:p>
    <w:p w14:paraId="78FAB1DA" w14:textId="77777777" w:rsidR="00DE0948" w:rsidRPr="00BA31BA"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4486025D" w14:textId="77777777" w:rsidR="00DE0948" w:rsidRPr="00BA31BA" w:rsidRDefault="00DE0948" w:rsidP="00DE094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rtl/>
          <w:lang w:eastAsia="he-IL"/>
        </w:rPr>
        <w:t>והואיל:</w:t>
      </w:r>
      <w:r w:rsidRPr="00BA31BA">
        <w:rPr>
          <w:rFonts w:ascii="Times New Roman" w:eastAsia="Times New Roman" w:hAnsi="Times New Roman" w:cs="David"/>
          <w:bCs/>
          <w:sz w:val="24"/>
          <w:szCs w:val="24"/>
          <w:rtl/>
          <w:lang w:eastAsia="he-IL"/>
        </w:rPr>
        <w:tab/>
      </w:r>
      <w:r w:rsidRPr="00BA31BA">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64158186" w14:textId="77777777" w:rsidR="00DE0948" w:rsidRPr="00BA31BA" w:rsidRDefault="00DE0948" w:rsidP="00DE094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BA31BA">
        <w:rPr>
          <w:rFonts w:ascii="Times New Roman" w:eastAsia="Times New Roman" w:hAnsi="Times New Roman" w:cs="David"/>
          <w:bCs/>
          <w:sz w:val="24"/>
          <w:szCs w:val="24"/>
          <w:rtl/>
          <w:lang w:eastAsia="he-IL"/>
        </w:rPr>
        <w:t>לפיכך הותנה והוסכם בין הצדדים כדלקמן:</w:t>
      </w:r>
    </w:p>
    <w:p w14:paraId="2816E66B" w14:textId="77777777" w:rsidR="00DE0948" w:rsidRPr="00BA31BA"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sz w:val="24"/>
          <w:szCs w:val="24"/>
          <w:rtl/>
          <w:lang w:eastAsia="he-IL"/>
        </w:rPr>
      </w:pPr>
      <w:r w:rsidRPr="00BA31BA">
        <w:rPr>
          <w:rFonts w:ascii="Times New Roman" w:eastAsia="Times New Roman" w:hAnsi="Times New Roman" w:cs="David"/>
          <w:b/>
          <w:bCs/>
          <w:sz w:val="24"/>
          <w:szCs w:val="24"/>
          <w:u w:val="single"/>
          <w:rtl/>
          <w:lang w:eastAsia="he-IL"/>
        </w:rPr>
        <w:t>מבוא</w:t>
      </w:r>
    </w:p>
    <w:p w14:paraId="11927090" w14:textId="77777777" w:rsidR="00DE0948" w:rsidRPr="00BA31BA" w:rsidRDefault="00DE0948" w:rsidP="00DE0948">
      <w:pPr>
        <w:widowControl w:val="0"/>
        <w:numPr>
          <w:ilvl w:val="1"/>
          <w:numId w:val="1"/>
        </w:numPr>
        <w:spacing w:before="0" w:beforeAutospacing="0" w:after="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למונחים הבאים יהא הפרוש הנקוב בצידם דהיינו:</w:t>
      </w:r>
    </w:p>
    <w:p w14:paraId="39F5080C" w14:textId="77777777" w:rsidR="00DE0948" w:rsidRPr="00BA31BA"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84295FF"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rtl/>
          <w:lang w:eastAsia="he-IL"/>
        </w:rPr>
        <w:t>"הפרויקט"</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sz w:val="24"/>
          <w:szCs w:val="24"/>
          <w:rtl/>
          <w:lang w:eastAsia="he-IL"/>
        </w:rPr>
        <w:tab/>
        <w:t xml:space="preserve">כמוגדר בנספח </w:t>
      </w:r>
      <w:r w:rsidRPr="00BA31BA">
        <w:rPr>
          <w:rFonts w:ascii="Times New Roman" w:eastAsia="Times New Roman" w:hAnsi="Times New Roman" w:cs="David"/>
          <w:b/>
          <w:bCs/>
          <w:sz w:val="24"/>
          <w:szCs w:val="24"/>
          <w:rtl/>
          <w:lang w:eastAsia="he-IL"/>
        </w:rPr>
        <w:t>א'</w:t>
      </w:r>
      <w:r w:rsidRPr="00BA31BA">
        <w:rPr>
          <w:rFonts w:ascii="Times New Roman" w:eastAsia="Times New Roman" w:hAnsi="Times New Roman" w:cs="David"/>
          <w:sz w:val="24"/>
          <w:szCs w:val="24"/>
          <w:rtl/>
          <w:lang w:eastAsia="he-IL"/>
        </w:rPr>
        <w:t xml:space="preserve"> המצ"ב.</w:t>
      </w:r>
    </w:p>
    <w:p w14:paraId="7D80FEBF"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8B9DE8B"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rtl/>
          <w:lang w:eastAsia="he-IL"/>
        </w:rPr>
        <w:lastRenderedPageBreak/>
        <w:t xml:space="preserve">"התכנית" </w:t>
      </w:r>
      <w:r w:rsidRPr="00BA31BA">
        <w:rPr>
          <w:rFonts w:ascii="Times New Roman" w:eastAsia="Times New Roman" w:hAnsi="Times New Roman" w:cs="David"/>
          <w:sz w:val="24"/>
          <w:szCs w:val="24"/>
          <w:rtl/>
          <w:lang w:eastAsia="he-IL"/>
        </w:rPr>
        <w:t>/</w:t>
      </w:r>
    </w:p>
    <w:p w14:paraId="6D9B6FC2"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A31BA">
        <w:rPr>
          <w:rFonts w:ascii="Times New Roman" w:eastAsia="Times New Roman" w:hAnsi="Times New Roman" w:cs="David"/>
          <w:b/>
          <w:bCs/>
          <w:sz w:val="24"/>
          <w:szCs w:val="24"/>
          <w:rtl/>
          <w:lang w:eastAsia="he-IL"/>
        </w:rPr>
        <w:t>"המקרקעין"</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 xml:space="preserve">כמוגדר בנספח </w:t>
      </w:r>
      <w:r w:rsidRPr="00BA31BA">
        <w:rPr>
          <w:rFonts w:ascii="Times New Roman" w:eastAsia="Times New Roman" w:hAnsi="Times New Roman" w:cs="David"/>
          <w:b/>
          <w:bCs/>
          <w:sz w:val="24"/>
          <w:szCs w:val="24"/>
          <w:rtl/>
          <w:lang w:eastAsia="he-IL"/>
        </w:rPr>
        <w:t>א'</w:t>
      </w:r>
      <w:r w:rsidRPr="00BA31BA">
        <w:rPr>
          <w:rFonts w:ascii="Times New Roman" w:eastAsia="Times New Roman" w:hAnsi="Times New Roman" w:cs="David"/>
          <w:sz w:val="24"/>
          <w:szCs w:val="24"/>
          <w:rtl/>
          <w:lang w:eastAsia="he-IL"/>
        </w:rPr>
        <w:t xml:space="preserve"> המצ"ב.</w:t>
      </w:r>
    </w:p>
    <w:p w14:paraId="7F1B4994"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4E2A661" w14:textId="77777777" w:rsidR="00DE0948" w:rsidRPr="00BA31BA"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rtl/>
          <w:lang w:eastAsia="he-IL"/>
        </w:rPr>
        <w:t>"האתר"</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1615BB92"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AC98BD5" w14:textId="77777777" w:rsidR="00DE0948" w:rsidRPr="00BA31BA"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b/>
          <w:bCs/>
          <w:sz w:val="24"/>
          <w:szCs w:val="24"/>
          <w:rtl/>
          <w:lang w:eastAsia="he-IL"/>
        </w:rPr>
        <w:t>היועצים</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1064246"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8292D60" w14:textId="77777777" w:rsidR="00DE0948" w:rsidRPr="00BA31BA"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b/>
          <w:bCs/>
          <w:sz w:val="24"/>
          <w:szCs w:val="24"/>
          <w:rtl/>
          <w:lang w:eastAsia="he-IL"/>
        </w:rPr>
        <w:t>התכניות</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שרותי היועץ,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A31BA">
        <w:rPr>
          <w:rFonts w:ascii="Times New Roman" w:eastAsia="Times New Roman" w:hAnsi="Times New Roman" w:cs="David"/>
          <w:b/>
          <w:bCs/>
          <w:sz w:val="24"/>
          <w:szCs w:val="24"/>
          <w:rtl/>
          <w:lang w:eastAsia="he-IL"/>
        </w:rPr>
        <w:t>ח'</w:t>
      </w:r>
      <w:r w:rsidRPr="00BA31BA">
        <w:rPr>
          <w:rFonts w:ascii="Times New Roman" w:eastAsia="Times New Roman" w:hAnsi="Times New Roman" w:cs="David"/>
          <w:sz w:val="24"/>
          <w:szCs w:val="24"/>
          <w:rtl/>
          <w:lang w:eastAsia="he-IL"/>
        </w:rPr>
        <w:t>. כל המסמכים שיערכו ע"י היועץ כאמור יערכו בשפה העברית.</w:t>
      </w:r>
    </w:p>
    <w:p w14:paraId="0EBEB3B1"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50036E3"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b/>
          <w:bCs/>
          <w:sz w:val="24"/>
          <w:szCs w:val="24"/>
          <w:rtl/>
          <w:lang w:eastAsia="he-IL"/>
        </w:rPr>
        <w:t>שירותי</w:t>
      </w:r>
    </w:p>
    <w:p w14:paraId="34467509"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A31BA">
        <w:rPr>
          <w:rFonts w:ascii="Times New Roman" w:eastAsia="Times New Roman" w:hAnsi="Times New Roman" w:cs="David"/>
          <w:b/>
          <w:bCs/>
          <w:sz w:val="24"/>
          <w:szCs w:val="24"/>
          <w:rtl/>
          <w:lang w:eastAsia="he-IL"/>
        </w:rPr>
        <w:t xml:space="preserve"> היועץ</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r>
    </w:p>
    <w:p w14:paraId="0E04BA8E"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b/>
          <w:bCs/>
          <w:sz w:val="24"/>
          <w:szCs w:val="24"/>
          <w:rtl/>
          <w:lang w:eastAsia="he-IL"/>
        </w:rPr>
        <w:t>השירותים</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 xml:space="preserve">השירותים כמוגדר וכמפורט בחוזה זה ובנספח </w:t>
      </w:r>
      <w:r w:rsidRPr="00BA31BA">
        <w:rPr>
          <w:rFonts w:ascii="Times New Roman" w:eastAsia="Times New Roman" w:hAnsi="Times New Roman" w:cs="David"/>
          <w:b/>
          <w:bCs/>
          <w:sz w:val="24"/>
          <w:szCs w:val="24"/>
          <w:rtl/>
          <w:lang w:eastAsia="he-IL"/>
        </w:rPr>
        <w:t>ב'</w:t>
      </w:r>
      <w:r w:rsidRPr="00BA31BA">
        <w:rPr>
          <w:rFonts w:ascii="Times New Roman" w:eastAsia="Times New Roman" w:hAnsi="Times New Roman" w:cs="David" w:hint="cs"/>
          <w:b/>
          <w:bCs/>
          <w:sz w:val="24"/>
          <w:szCs w:val="24"/>
          <w:rtl/>
          <w:lang w:eastAsia="he-IL"/>
        </w:rPr>
        <w:t xml:space="preserve"> </w:t>
      </w:r>
      <w:r w:rsidRPr="00BA31BA">
        <w:rPr>
          <w:rFonts w:ascii="Times New Roman" w:eastAsia="Times New Roman" w:hAnsi="Times New Roman" w:cs="David" w:hint="cs"/>
          <w:sz w:val="24"/>
          <w:szCs w:val="24"/>
          <w:rtl/>
          <w:lang w:eastAsia="he-IL"/>
        </w:rPr>
        <w:t>המצ"ב</w:t>
      </w:r>
      <w:r w:rsidRPr="00BA31BA">
        <w:rPr>
          <w:rFonts w:ascii="Times New Roman" w:eastAsia="Times New Roman" w:hAnsi="Times New Roman" w:cs="David"/>
          <w:sz w:val="24"/>
          <w:szCs w:val="24"/>
          <w:rtl/>
          <w:lang w:eastAsia="he-IL"/>
        </w:rPr>
        <w:t>.</w:t>
      </w:r>
    </w:p>
    <w:p w14:paraId="66759CB8"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90A3574" w14:textId="77777777" w:rsidR="00DE0948" w:rsidRPr="00BA31BA"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b/>
          <w:bCs/>
          <w:sz w:val="24"/>
          <w:szCs w:val="24"/>
          <w:rtl/>
          <w:lang w:eastAsia="he-IL"/>
        </w:rPr>
        <w:t>המנהל</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7B19196"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22AF74A"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sz w:val="24"/>
          <w:szCs w:val="24"/>
          <w:rtl/>
          <w:lang w:eastAsia="he-IL"/>
        </w:rPr>
        <w:tab/>
        <w:t>מקום שמדובר בחוזה זה במזמין - גם המנהל במשמע.</w:t>
      </w:r>
    </w:p>
    <w:p w14:paraId="255DBCE2"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823EC44"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52BAF17"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b/>
          <w:bCs/>
          <w:sz w:val="24"/>
          <w:szCs w:val="24"/>
          <w:rtl/>
          <w:lang w:eastAsia="he-IL"/>
        </w:rPr>
        <w:t>החוזה</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hint="cs"/>
          <w:sz w:val="24"/>
          <w:szCs w:val="24"/>
          <w:rtl/>
          <w:lang w:eastAsia="he-IL"/>
        </w:rPr>
        <w:t>/</w:t>
      </w:r>
    </w:p>
    <w:p w14:paraId="67E8DCA5"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hint="cs"/>
          <w:b/>
          <w:bCs/>
          <w:sz w:val="24"/>
          <w:szCs w:val="24"/>
          <w:rtl/>
          <w:lang w:eastAsia="he-IL"/>
        </w:rPr>
        <w:t>ההסכם</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sz w:val="24"/>
          <w:szCs w:val="24"/>
          <w:rtl/>
          <w:lang w:eastAsia="he-IL"/>
        </w:rPr>
        <w:tab/>
        <w:t>חוזה זה על נספחיו.</w:t>
      </w:r>
    </w:p>
    <w:p w14:paraId="6B65973B" w14:textId="77777777" w:rsidR="00DE0948" w:rsidRPr="00BA31BA"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367A4DA" w14:textId="77777777" w:rsidR="00DE0948" w:rsidRPr="00BA31BA"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lastRenderedPageBreak/>
        <w:t>"</w:t>
      </w:r>
      <w:r w:rsidRPr="00BA31BA">
        <w:rPr>
          <w:rFonts w:ascii="Times New Roman" w:eastAsia="Times New Roman" w:hAnsi="Times New Roman" w:cs="David"/>
          <w:b/>
          <w:bCs/>
          <w:sz w:val="24"/>
          <w:szCs w:val="24"/>
          <w:rtl/>
          <w:lang w:eastAsia="he-IL"/>
        </w:rPr>
        <w:t>הדין</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sz w:val="24"/>
          <w:szCs w:val="24"/>
          <w:rtl/>
          <w:lang w:eastAsia="he-IL"/>
        </w:rPr>
        <w:tab/>
        <w:t>כהגדרתו בחוק ה</w:t>
      </w:r>
      <w:r w:rsidRPr="00BA31BA">
        <w:rPr>
          <w:rFonts w:ascii="Times New Roman" w:eastAsia="Times New Roman" w:hAnsi="Times New Roman" w:cs="David" w:hint="cs"/>
          <w:sz w:val="24"/>
          <w:szCs w:val="24"/>
          <w:rtl/>
          <w:lang w:eastAsia="he-IL"/>
        </w:rPr>
        <w:t>פרשנות, התשמ"א-1981</w:t>
      </w:r>
      <w:r w:rsidRPr="00BA31BA">
        <w:rPr>
          <w:rFonts w:ascii="Times New Roman" w:eastAsia="Times New Roman" w:hAnsi="Times New Roman" w:cs="David"/>
          <w:sz w:val="24"/>
          <w:szCs w:val="24"/>
          <w:rtl/>
          <w:lang w:eastAsia="he-IL"/>
        </w:rPr>
        <w:t xml:space="preserve"> לרבות כל </w:t>
      </w:r>
      <w:r w:rsidRPr="00BA31BA">
        <w:rPr>
          <w:rFonts w:ascii="Times New Roman" w:eastAsia="Times New Roman" w:hAnsi="Times New Roman" w:cs="David" w:hint="cs"/>
          <w:sz w:val="24"/>
          <w:szCs w:val="24"/>
          <w:rtl/>
          <w:lang w:eastAsia="he-IL"/>
        </w:rPr>
        <w:t xml:space="preserve">תקנה ו/או </w:t>
      </w:r>
      <w:r w:rsidRPr="00BA31BA">
        <w:rPr>
          <w:rFonts w:ascii="Times New Roman" w:eastAsia="Times New Roman" w:hAnsi="Times New Roman" w:cs="David"/>
          <w:sz w:val="24"/>
          <w:szCs w:val="24"/>
          <w:rtl/>
          <w:lang w:eastAsia="he-IL"/>
        </w:rPr>
        <w:t>הוראה של רשות מוסמכת בתוקף סמכותה על פי הדין.</w:t>
      </w:r>
    </w:p>
    <w:p w14:paraId="2A2C00C2"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525E9D7"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b/>
          <w:bCs/>
          <w:sz w:val="24"/>
          <w:szCs w:val="24"/>
          <w:rtl/>
          <w:lang w:eastAsia="he-IL"/>
        </w:rPr>
        <w:t>הרשות</w:t>
      </w:r>
    </w:p>
    <w:p w14:paraId="4A88D55D"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A31BA">
        <w:rPr>
          <w:rFonts w:ascii="Times New Roman" w:eastAsia="Times New Roman" w:hAnsi="Times New Roman" w:cs="David"/>
          <w:b/>
          <w:bCs/>
          <w:sz w:val="24"/>
          <w:szCs w:val="24"/>
          <w:rtl/>
          <w:lang w:eastAsia="he-IL"/>
        </w:rPr>
        <w:t xml:space="preserve"> המקומית</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sz w:val="24"/>
          <w:szCs w:val="24"/>
          <w:rtl/>
          <w:lang w:eastAsia="he-IL"/>
        </w:rPr>
        <w:tab/>
        <w:t xml:space="preserve">כמוגדר בנספח </w:t>
      </w:r>
      <w:r w:rsidRPr="00BA31BA">
        <w:rPr>
          <w:rFonts w:ascii="Times New Roman" w:eastAsia="Times New Roman" w:hAnsi="Times New Roman" w:cs="David"/>
          <w:b/>
          <w:bCs/>
          <w:sz w:val="24"/>
          <w:szCs w:val="24"/>
          <w:rtl/>
          <w:lang w:eastAsia="he-IL"/>
        </w:rPr>
        <w:t>א'</w:t>
      </w:r>
      <w:r w:rsidRPr="00BA31BA">
        <w:rPr>
          <w:rFonts w:ascii="Times New Roman" w:eastAsia="Times New Roman" w:hAnsi="Times New Roman" w:cs="David"/>
          <w:sz w:val="24"/>
          <w:szCs w:val="24"/>
          <w:rtl/>
          <w:lang w:eastAsia="he-IL"/>
        </w:rPr>
        <w:t xml:space="preserve"> המצ"ב.</w:t>
      </w:r>
    </w:p>
    <w:p w14:paraId="7E6E3F27"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679AA5C" w14:textId="77777777" w:rsidR="00DE0948" w:rsidRPr="00BA31BA"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b/>
          <w:bCs/>
          <w:sz w:val="24"/>
          <w:szCs w:val="24"/>
          <w:rtl/>
          <w:lang w:eastAsia="he-IL"/>
        </w:rPr>
        <w:t>חוזה</w:t>
      </w:r>
    </w:p>
    <w:p w14:paraId="64897A8A" w14:textId="77777777" w:rsidR="00DE0948" w:rsidRPr="00BA31BA"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A31BA">
        <w:rPr>
          <w:rFonts w:ascii="Times New Roman" w:eastAsia="Times New Roman" w:hAnsi="Times New Roman" w:cs="David"/>
          <w:b/>
          <w:bCs/>
          <w:sz w:val="24"/>
          <w:szCs w:val="24"/>
          <w:rtl/>
          <w:lang w:eastAsia="he-IL"/>
        </w:rPr>
        <w:t xml:space="preserve"> הפיתוח</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sz w:val="24"/>
          <w:szCs w:val="24"/>
          <w:rtl/>
          <w:lang w:eastAsia="he-IL"/>
        </w:rPr>
        <w:tab/>
        <w:t xml:space="preserve">כמוגדר בנספח </w:t>
      </w:r>
      <w:r w:rsidRPr="00BA31BA">
        <w:rPr>
          <w:rFonts w:ascii="Times New Roman" w:eastAsia="Times New Roman" w:hAnsi="Times New Roman" w:cs="David"/>
          <w:b/>
          <w:bCs/>
          <w:sz w:val="24"/>
          <w:szCs w:val="24"/>
          <w:rtl/>
          <w:lang w:eastAsia="he-IL"/>
        </w:rPr>
        <w:t>א'</w:t>
      </w:r>
      <w:r w:rsidRPr="00BA31BA">
        <w:rPr>
          <w:rFonts w:ascii="Times New Roman" w:eastAsia="Times New Roman" w:hAnsi="Times New Roman" w:cs="David" w:hint="cs"/>
          <w:sz w:val="24"/>
          <w:szCs w:val="24"/>
          <w:rtl/>
          <w:lang w:eastAsia="he-IL"/>
        </w:rPr>
        <w:t xml:space="preserve"> המצ"ב</w:t>
      </w:r>
      <w:r w:rsidRPr="00BA31BA">
        <w:rPr>
          <w:rFonts w:ascii="Times New Roman" w:eastAsia="Times New Roman" w:hAnsi="Times New Roman" w:cs="David"/>
          <w:sz w:val="24"/>
          <w:szCs w:val="24"/>
          <w:rtl/>
          <w:lang w:eastAsia="he-IL"/>
        </w:rPr>
        <w:t>.</w:t>
      </w:r>
    </w:p>
    <w:p w14:paraId="092EE849" w14:textId="77777777" w:rsidR="00DE0948" w:rsidRPr="00BA31BA"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6791FE6D" w14:textId="77777777" w:rsidR="00DE0948" w:rsidRPr="00BA31BA"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הכותרות בחוזה זה </w:t>
      </w:r>
      <w:r w:rsidRPr="00BA31BA">
        <w:rPr>
          <w:rFonts w:ascii="Times New Roman" w:eastAsia="Times New Roman" w:hAnsi="Times New Roman" w:cs="David" w:hint="cs"/>
          <w:sz w:val="24"/>
          <w:szCs w:val="24"/>
          <w:rtl/>
          <w:lang w:eastAsia="he-IL"/>
        </w:rPr>
        <w:t xml:space="preserve">הינן לנוחיות בלבד ובכל מקרה </w:t>
      </w:r>
      <w:r w:rsidRPr="00BA31BA">
        <w:rPr>
          <w:rFonts w:ascii="Times New Roman" w:eastAsia="Times New Roman" w:hAnsi="Times New Roman" w:cs="David"/>
          <w:sz w:val="24"/>
          <w:szCs w:val="24"/>
          <w:rtl/>
          <w:lang w:eastAsia="he-IL"/>
        </w:rPr>
        <w:t xml:space="preserve">לא ישמשו </w:t>
      </w:r>
      <w:r w:rsidRPr="00BA31BA">
        <w:rPr>
          <w:rFonts w:ascii="Times New Roman" w:eastAsia="Times New Roman" w:hAnsi="Times New Roman" w:cs="David" w:hint="cs"/>
          <w:sz w:val="24"/>
          <w:szCs w:val="24"/>
          <w:rtl/>
          <w:lang w:eastAsia="he-IL"/>
        </w:rPr>
        <w:t>ל</w:t>
      </w:r>
      <w:r w:rsidRPr="00BA31BA">
        <w:rPr>
          <w:rFonts w:ascii="Times New Roman" w:eastAsia="Times New Roman" w:hAnsi="Times New Roman" w:cs="David"/>
          <w:sz w:val="24"/>
          <w:szCs w:val="24"/>
          <w:rtl/>
          <w:lang w:eastAsia="he-IL"/>
        </w:rPr>
        <w:t>פרש</w:t>
      </w:r>
      <w:r w:rsidRPr="00BA31BA">
        <w:rPr>
          <w:rFonts w:ascii="Times New Roman" w:eastAsia="Times New Roman" w:hAnsi="Times New Roman" w:cs="David" w:hint="cs"/>
          <w:sz w:val="24"/>
          <w:szCs w:val="24"/>
          <w:rtl/>
          <w:lang w:eastAsia="he-IL"/>
        </w:rPr>
        <w:t>נות</w:t>
      </w:r>
      <w:r w:rsidRPr="00BA31BA">
        <w:rPr>
          <w:rFonts w:ascii="Times New Roman" w:eastAsia="Times New Roman" w:hAnsi="Times New Roman" w:cs="David"/>
          <w:sz w:val="24"/>
          <w:szCs w:val="24"/>
          <w:rtl/>
          <w:lang w:eastAsia="he-IL"/>
        </w:rPr>
        <w:t>ו.</w:t>
      </w:r>
    </w:p>
    <w:p w14:paraId="66DA877E" w14:textId="77777777" w:rsidR="00DE0948" w:rsidRPr="00BA31BA"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הנספחים לחוזה זה מהווים חלק בלתי נפרד הימנו ואלה הם:</w:t>
      </w:r>
    </w:p>
    <w:p w14:paraId="688CDC31" w14:textId="77777777" w:rsidR="00DE0948" w:rsidRPr="00BA31BA" w:rsidRDefault="00DE0948" w:rsidP="00DE094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EE82175" w14:textId="77777777" w:rsidR="00DE0948" w:rsidRPr="00BA31BA"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rtl/>
          <w:lang w:eastAsia="he-IL"/>
        </w:rPr>
        <w:t xml:space="preserve">נספח א' </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נספח כללי;</w:t>
      </w:r>
    </w:p>
    <w:p w14:paraId="2A5887A8" w14:textId="77777777" w:rsidR="00DE0948" w:rsidRPr="00BA31BA"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rtl/>
          <w:lang w:eastAsia="he-IL"/>
        </w:rPr>
        <w:t>נספח ב'</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sz w:val="24"/>
          <w:szCs w:val="24"/>
          <w:rtl/>
          <w:lang w:eastAsia="he-IL"/>
        </w:rPr>
        <w:tab/>
        <w:t>שירותי היועץ;</w:t>
      </w:r>
    </w:p>
    <w:p w14:paraId="2158FF24" w14:textId="77777777" w:rsidR="00DE0948" w:rsidRPr="00BA31BA"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A31BA">
        <w:rPr>
          <w:rFonts w:ascii="Times New Roman" w:eastAsia="Times New Roman" w:hAnsi="Times New Roman" w:cs="David"/>
          <w:b/>
          <w:bCs/>
          <w:sz w:val="24"/>
          <w:szCs w:val="24"/>
          <w:rtl/>
          <w:lang w:eastAsia="he-IL"/>
        </w:rPr>
        <w:t>נספח ג'</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sz w:val="24"/>
          <w:szCs w:val="24"/>
          <w:lang w:eastAsia="he-IL"/>
        </w:rPr>
        <w:t>–</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sz w:val="24"/>
          <w:szCs w:val="24"/>
          <w:rtl/>
          <w:lang w:eastAsia="he-IL"/>
        </w:rPr>
        <w:tab/>
        <w:t>לוח זמנים;</w:t>
      </w:r>
    </w:p>
    <w:p w14:paraId="6E40CA03" w14:textId="77777777" w:rsidR="00DE0948" w:rsidRPr="00BA31BA"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A31BA">
        <w:rPr>
          <w:rFonts w:ascii="Times New Roman" w:eastAsia="Times New Roman" w:hAnsi="Times New Roman" w:cs="David"/>
          <w:b/>
          <w:bCs/>
          <w:sz w:val="24"/>
          <w:szCs w:val="24"/>
          <w:rtl/>
          <w:lang w:eastAsia="he-IL"/>
        </w:rPr>
        <w:t>נספח ד'</w:t>
      </w:r>
      <w:r w:rsidRPr="00BA31BA">
        <w:rPr>
          <w:rFonts w:ascii="Times New Roman" w:eastAsia="Times New Roman" w:hAnsi="Times New Roman" w:cs="David"/>
          <w:sz w:val="24"/>
          <w:szCs w:val="24"/>
          <w:rtl/>
          <w:lang w:eastAsia="he-IL"/>
        </w:rPr>
        <w:t xml:space="preserve"> - </w:t>
      </w:r>
      <w:r w:rsidRPr="00BA31BA">
        <w:rPr>
          <w:rFonts w:ascii="Times New Roman" w:eastAsia="Times New Roman" w:hAnsi="Times New Roman" w:cs="David"/>
          <w:sz w:val="24"/>
          <w:szCs w:val="24"/>
          <w:rtl/>
          <w:lang w:eastAsia="he-IL"/>
        </w:rPr>
        <w:tab/>
        <w:t>שכר היועץ;</w:t>
      </w:r>
    </w:p>
    <w:p w14:paraId="4692CF4C" w14:textId="77777777" w:rsidR="00DE0948" w:rsidRPr="00BA31BA"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A31BA">
        <w:rPr>
          <w:rFonts w:ascii="Times New Roman" w:eastAsia="Times New Roman" w:hAnsi="Times New Roman" w:cs="David"/>
          <w:b/>
          <w:bCs/>
          <w:sz w:val="24"/>
          <w:szCs w:val="24"/>
          <w:rtl/>
          <w:lang w:eastAsia="he-IL"/>
        </w:rPr>
        <w:t>נספח ה'</w:t>
      </w:r>
      <w:r w:rsidRPr="00BA31BA">
        <w:rPr>
          <w:rFonts w:ascii="Times New Roman" w:eastAsia="Times New Roman" w:hAnsi="Times New Roman" w:cs="David"/>
          <w:sz w:val="24"/>
          <w:szCs w:val="24"/>
          <w:rtl/>
          <w:lang w:eastAsia="he-IL"/>
        </w:rPr>
        <w:t xml:space="preserve"> - </w:t>
      </w:r>
      <w:r w:rsidRPr="00BA31BA">
        <w:rPr>
          <w:rFonts w:ascii="Times New Roman" w:eastAsia="Times New Roman" w:hAnsi="Times New Roman" w:cs="David"/>
          <w:sz w:val="24"/>
          <w:szCs w:val="24"/>
          <w:rtl/>
          <w:lang w:eastAsia="he-IL"/>
        </w:rPr>
        <w:tab/>
        <w:t>תשלומי שכר היועץ;</w:t>
      </w:r>
    </w:p>
    <w:p w14:paraId="09277A58" w14:textId="77777777" w:rsidR="00DE0948" w:rsidRPr="00BA31BA"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rtl/>
          <w:lang w:eastAsia="he-IL"/>
        </w:rPr>
        <w:t xml:space="preserve">נספח ו </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הצהרה והתחייבות לשמירת סודיות;</w:t>
      </w:r>
    </w:p>
    <w:p w14:paraId="4A8D2C61" w14:textId="77777777" w:rsidR="00535F97" w:rsidRPr="00BA31BA" w:rsidRDefault="00535F97" w:rsidP="00535F9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A31BA">
        <w:rPr>
          <w:rFonts w:ascii="Times New Roman" w:eastAsia="Times New Roman" w:hAnsi="Times New Roman" w:cs="David"/>
          <w:bCs/>
          <w:sz w:val="20"/>
          <w:szCs w:val="24"/>
          <w:rtl/>
          <w:lang w:eastAsia="he-IL"/>
        </w:rPr>
        <w:t>נספח ז</w:t>
      </w:r>
      <w:r w:rsidRPr="00BA31BA">
        <w:rPr>
          <w:rFonts w:ascii="Times New Roman" w:eastAsia="Times New Roman" w:hAnsi="Times New Roman" w:cs="David"/>
          <w:sz w:val="20"/>
          <w:szCs w:val="24"/>
          <w:rtl/>
          <w:lang w:eastAsia="he-IL"/>
        </w:rPr>
        <w:t xml:space="preserve"> -</w:t>
      </w:r>
      <w:r w:rsidRPr="00BA31BA">
        <w:rPr>
          <w:rFonts w:ascii="Times New Roman" w:eastAsia="Times New Roman" w:hAnsi="Times New Roman" w:cs="David"/>
          <w:sz w:val="20"/>
          <w:szCs w:val="24"/>
          <w:rtl/>
          <w:lang w:eastAsia="he-IL"/>
        </w:rPr>
        <w:tab/>
      </w:r>
      <w:r w:rsidRPr="00BA31BA">
        <w:rPr>
          <w:rFonts w:ascii="Times New Roman" w:eastAsia="Times New Roman" w:hAnsi="Times New Roman" w:cs="David" w:hint="cs"/>
          <w:sz w:val="20"/>
          <w:szCs w:val="24"/>
          <w:rtl/>
          <w:lang w:eastAsia="he-IL"/>
        </w:rPr>
        <w:t>מפרט</w:t>
      </w:r>
      <w:r w:rsidRPr="00BA31BA">
        <w:rPr>
          <w:rFonts w:ascii="Times New Roman" w:eastAsia="Times New Roman" w:hAnsi="Times New Roman" w:cs="David"/>
          <w:sz w:val="20"/>
          <w:szCs w:val="24"/>
          <w:rtl/>
          <w:lang w:eastAsia="he-IL"/>
        </w:rPr>
        <w:t xml:space="preserve"> </w:t>
      </w:r>
      <w:r w:rsidRPr="00BA31BA">
        <w:rPr>
          <w:rFonts w:ascii="Times New Roman" w:eastAsia="Times New Roman" w:hAnsi="Times New Roman" w:cs="David" w:hint="cs"/>
          <w:sz w:val="20"/>
          <w:szCs w:val="24"/>
          <w:rtl/>
          <w:lang w:eastAsia="he-IL"/>
        </w:rPr>
        <w:t>ביטוחי</w:t>
      </w:r>
      <w:r w:rsidRPr="00BA31BA">
        <w:rPr>
          <w:rFonts w:ascii="Times New Roman" w:eastAsia="Times New Roman" w:hAnsi="Times New Roman" w:cs="David"/>
          <w:sz w:val="20"/>
          <w:szCs w:val="24"/>
          <w:rtl/>
          <w:lang w:eastAsia="he-IL"/>
        </w:rPr>
        <w:t xml:space="preserve"> </w:t>
      </w:r>
      <w:r w:rsidRPr="00BA31BA">
        <w:rPr>
          <w:rFonts w:ascii="Times New Roman" w:eastAsia="Times New Roman" w:hAnsi="Times New Roman" w:cs="David" w:hint="cs"/>
          <w:sz w:val="20"/>
          <w:szCs w:val="24"/>
          <w:rtl/>
          <w:lang w:eastAsia="he-IL"/>
        </w:rPr>
        <w:t>המתכנן</w:t>
      </w:r>
      <w:r w:rsidRPr="00BA31BA">
        <w:rPr>
          <w:rFonts w:ascii="Times New Roman" w:eastAsia="Times New Roman" w:hAnsi="Times New Roman" w:cs="David"/>
          <w:sz w:val="20"/>
          <w:szCs w:val="24"/>
          <w:rtl/>
          <w:lang w:eastAsia="he-IL"/>
        </w:rPr>
        <w:t>;</w:t>
      </w:r>
    </w:p>
    <w:p w14:paraId="24EC57BC" w14:textId="77777777" w:rsidR="00535F97" w:rsidRPr="00BA31BA" w:rsidRDefault="00535F97" w:rsidP="00535F9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A31BA">
        <w:rPr>
          <w:rFonts w:ascii="Times New Roman" w:eastAsia="Times New Roman" w:hAnsi="Times New Roman" w:cs="David"/>
          <w:bCs/>
          <w:sz w:val="20"/>
          <w:szCs w:val="24"/>
          <w:rtl/>
          <w:lang w:eastAsia="he-IL"/>
        </w:rPr>
        <w:t>נספח ז</w:t>
      </w:r>
      <w:r w:rsidRPr="00BA31BA">
        <w:rPr>
          <w:rFonts w:ascii="Times New Roman" w:eastAsia="Times New Roman" w:hAnsi="Times New Roman" w:cs="David" w:hint="cs"/>
          <w:bCs/>
          <w:sz w:val="20"/>
          <w:szCs w:val="24"/>
          <w:rtl/>
          <w:lang w:eastAsia="he-IL"/>
        </w:rPr>
        <w:t>1</w:t>
      </w:r>
      <w:r w:rsidRPr="00BA31BA">
        <w:rPr>
          <w:rFonts w:ascii="Times New Roman" w:eastAsia="Times New Roman" w:hAnsi="Times New Roman" w:cs="David"/>
          <w:sz w:val="20"/>
          <w:szCs w:val="24"/>
          <w:rtl/>
          <w:lang w:eastAsia="he-IL"/>
        </w:rPr>
        <w:t xml:space="preserve"> -</w:t>
      </w:r>
      <w:r w:rsidRPr="00BA31BA">
        <w:rPr>
          <w:rFonts w:ascii="Times New Roman" w:eastAsia="Times New Roman" w:hAnsi="Times New Roman" w:cs="David"/>
          <w:sz w:val="20"/>
          <w:szCs w:val="24"/>
          <w:rtl/>
          <w:lang w:eastAsia="he-IL"/>
        </w:rPr>
        <w:tab/>
        <w:t>אישור על קיום ביטוחי המתכנן;</w:t>
      </w:r>
    </w:p>
    <w:p w14:paraId="19EEA09D" w14:textId="77777777" w:rsidR="00DE0948" w:rsidRPr="00BA31BA"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A31BA">
        <w:rPr>
          <w:rFonts w:ascii="Times New Roman" w:eastAsia="Times New Roman" w:hAnsi="Times New Roman" w:cs="David"/>
          <w:b/>
          <w:bCs/>
          <w:sz w:val="24"/>
          <w:szCs w:val="24"/>
          <w:rtl/>
          <w:lang w:eastAsia="he-IL"/>
        </w:rPr>
        <w:t>נספח ח'</w:t>
      </w:r>
      <w:r w:rsidRPr="00BA31BA">
        <w:rPr>
          <w:rFonts w:ascii="Times New Roman" w:eastAsia="Times New Roman" w:hAnsi="Times New Roman" w:cs="David"/>
          <w:sz w:val="24"/>
          <w:szCs w:val="24"/>
          <w:rtl/>
          <w:lang w:eastAsia="he-IL"/>
        </w:rPr>
        <w:t xml:space="preserve"> - </w:t>
      </w:r>
      <w:r w:rsidRPr="00BA31BA">
        <w:rPr>
          <w:rFonts w:ascii="Times New Roman" w:eastAsia="Times New Roman" w:hAnsi="Times New Roman" w:cs="David"/>
          <w:sz w:val="24"/>
          <w:szCs w:val="24"/>
          <w:rtl/>
          <w:lang w:eastAsia="he-IL"/>
        </w:rPr>
        <w:tab/>
        <w:t>רשימת התכניות והמסמכים שעל היועץ להנפיק.</w:t>
      </w:r>
    </w:p>
    <w:p w14:paraId="72946E4A" w14:textId="77777777" w:rsidR="00DE0948" w:rsidRPr="00BA31BA"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A31BA">
        <w:rPr>
          <w:rFonts w:ascii="Times New Roman" w:eastAsia="Times New Roman" w:hAnsi="Times New Roman" w:cs="David"/>
          <w:b/>
          <w:bCs/>
          <w:sz w:val="24"/>
          <w:szCs w:val="24"/>
          <w:rtl/>
          <w:lang w:eastAsia="he-IL"/>
        </w:rPr>
        <w:t>נספח ט'</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sz w:val="24"/>
          <w:szCs w:val="24"/>
          <w:rtl/>
          <w:lang w:eastAsia="he-IL"/>
        </w:rPr>
        <w:tab/>
        <w:t>אישור להשלמת הפרויקט/קטע מהפרויקט.</w:t>
      </w:r>
    </w:p>
    <w:p w14:paraId="4358031F" w14:textId="77777777" w:rsidR="00DE0948" w:rsidRPr="00BA31BA" w:rsidRDefault="00DE0948" w:rsidP="00DE094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BA31BA">
        <w:rPr>
          <w:rFonts w:ascii="Times New Roman" w:eastAsia="Times New Roman" w:hAnsi="Times New Roman" w:cs="David"/>
          <w:b/>
          <w:bCs/>
          <w:sz w:val="24"/>
          <w:szCs w:val="24"/>
          <w:rtl/>
          <w:lang w:eastAsia="he-IL"/>
        </w:rPr>
        <w:t xml:space="preserve">נספח י' </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נספח היעדר תביעות.</w:t>
      </w:r>
    </w:p>
    <w:p w14:paraId="227C8804" w14:textId="77777777" w:rsidR="00DE0948" w:rsidRPr="00BA31BA"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u w:val="single"/>
          <w:rtl/>
          <w:lang w:eastAsia="he-IL"/>
        </w:rPr>
        <w:t>שירותי היועץ</w:t>
      </w:r>
    </w:p>
    <w:p w14:paraId="1E7ACD6F"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המזמין מוסר בזה ליועץ והיועץ מקבל על עצמו את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היועץ.</w:t>
      </w:r>
    </w:p>
    <w:p w14:paraId="6827D5D7"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מצהיר ומאשר</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הינו מכיר ויודע את כל הנדרש למטרת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רותי היועץ וכי הינו מורשה על פי </w:t>
      </w:r>
      <w:r w:rsidRPr="00BA31BA">
        <w:rPr>
          <w:rFonts w:ascii="Times New Roman" w:eastAsia="Times New Roman" w:hAnsi="Times New Roman" w:cs="David" w:hint="cs"/>
          <w:sz w:val="24"/>
          <w:szCs w:val="24"/>
          <w:rtl/>
          <w:lang w:eastAsia="he-IL"/>
        </w:rPr>
        <w:t xml:space="preserve">כל </w:t>
      </w:r>
      <w:r w:rsidRPr="00BA31BA">
        <w:rPr>
          <w:rFonts w:ascii="Times New Roman" w:eastAsia="Times New Roman" w:hAnsi="Times New Roman" w:cs="David"/>
          <w:sz w:val="24"/>
          <w:szCs w:val="24"/>
          <w:rtl/>
          <w:lang w:eastAsia="he-IL"/>
        </w:rPr>
        <w:t>דין למתן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w:t>
      </w:r>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sz w:val="24"/>
          <w:szCs w:val="24"/>
          <w:rtl/>
          <w:lang w:eastAsia="he-IL"/>
        </w:rPr>
        <w:t xml:space="preserve"> היועץ, לרבות</w:t>
      </w:r>
      <w:r w:rsidRPr="00BA31BA">
        <w:rPr>
          <w:rFonts w:ascii="Times New Roman" w:eastAsia="Times New Roman" w:hAnsi="Times New Roman" w:cs="David" w:hint="cs"/>
          <w:sz w:val="24"/>
          <w:szCs w:val="24"/>
          <w:rtl/>
          <w:lang w:eastAsia="he-IL"/>
        </w:rPr>
        <w:t xml:space="preserve"> אך לא רק</w:t>
      </w:r>
      <w:r w:rsidRPr="00BA31BA">
        <w:rPr>
          <w:rFonts w:ascii="Times New Roman" w:eastAsia="Times New Roman" w:hAnsi="Times New Roman" w:cs="David"/>
          <w:sz w:val="24"/>
          <w:szCs w:val="24"/>
          <w:rtl/>
          <w:lang w:eastAsia="he-IL"/>
        </w:rPr>
        <w:t>,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חוק המהנדסים והאדריכלים</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ה</w:t>
      </w:r>
      <w:r w:rsidRPr="00BA31BA">
        <w:rPr>
          <w:rFonts w:ascii="Times New Roman" w:eastAsia="Times New Roman" w:hAnsi="Times New Roman" w:cs="David"/>
          <w:sz w:val="24"/>
          <w:szCs w:val="24"/>
          <w:rtl/>
          <w:lang w:eastAsia="he-IL"/>
        </w:rPr>
        <w:t xml:space="preserve">תשי"ח - 1958, כי יש בידו </w:t>
      </w:r>
      <w:r w:rsidRPr="00BA31BA">
        <w:rPr>
          <w:rFonts w:ascii="Times New Roman" w:eastAsia="Times New Roman" w:hAnsi="Times New Roman" w:cs="David"/>
          <w:sz w:val="24"/>
          <w:szCs w:val="24"/>
          <w:rtl/>
          <w:lang w:eastAsia="he-IL"/>
        </w:rPr>
        <w:lastRenderedPageBreak/>
        <w:t>ר</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שיון </w:t>
      </w:r>
      <w:r w:rsidRPr="00BA31BA">
        <w:rPr>
          <w:rFonts w:ascii="Times New Roman" w:eastAsia="Times New Roman" w:hAnsi="Times New Roman" w:cs="David" w:hint="cs"/>
          <w:sz w:val="24"/>
          <w:szCs w:val="24"/>
          <w:rtl/>
          <w:lang w:eastAsia="he-IL"/>
        </w:rPr>
        <w:t xml:space="preserve">בר </w:t>
      </w:r>
      <w:r w:rsidRPr="00BA31BA">
        <w:rPr>
          <w:rFonts w:ascii="Times New Roman" w:eastAsia="Times New Roman" w:hAnsi="Times New Roman" w:cs="David"/>
          <w:sz w:val="24"/>
          <w:szCs w:val="24"/>
          <w:rtl/>
          <w:lang w:eastAsia="he-IL"/>
        </w:rPr>
        <w:t>ת</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קף לביצוע שירותי </w:t>
      </w:r>
      <w:r w:rsidRPr="00BA31BA">
        <w:rPr>
          <w:rFonts w:ascii="Times New Roman" w:eastAsia="Times New Roman" w:hAnsi="Times New Roman" w:cs="David" w:hint="cs"/>
          <w:sz w:val="24"/>
          <w:szCs w:val="24"/>
          <w:rtl/>
          <w:lang w:eastAsia="he-IL"/>
        </w:rPr>
        <w:t xml:space="preserve"> היועץ על פי הדין</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כי הוא בעל הכישורים, הר</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שיונות, הידע, הניסיון והאמצעים המאפשרים לו </w:t>
      </w:r>
      <w:r w:rsidRPr="00BA31BA">
        <w:rPr>
          <w:rFonts w:ascii="Times New Roman" w:eastAsia="Times New Roman" w:hAnsi="Times New Roman" w:cs="David" w:hint="cs"/>
          <w:sz w:val="24"/>
          <w:szCs w:val="24"/>
          <w:rtl/>
          <w:lang w:eastAsia="he-IL"/>
        </w:rPr>
        <w:t xml:space="preserve">את </w:t>
      </w:r>
      <w:r w:rsidRPr="00BA31BA">
        <w:rPr>
          <w:rFonts w:ascii="Times New Roman" w:eastAsia="Times New Roman" w:hAnsi="Times New Roman" w:cs="David"/>
          <w:sz w:val="24"/>
          <w:szCs w:val="24"/>
          <w:rtl/>
          <w:lang w:eastAsia="he-IL"/>
        </w:rPr>
        <w:t>ביצועם ברמה מקצועית גבוהה ובהתאם למותנה בחוזה.</w:t>
      </w:r>
    </w:p>
    <w:p w14:paraId="5B4393FD"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מצהיר</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ידוע לו שש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היועץ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שיקול דעתו</w:t>
      </w:r>
      <w:r w:rsidRPr="00BA31BA">
        <w:rPr>
          <w:rFonts w:ascii="Times New Roman" w:eastAsia="Times New Roman" w:hAnsi="Times New Roman" w:cs="David" w:hint="cs"/>
          <w:sz w:val="24"/>
          <w:szCs w:val="24"/>
          <w:rtl/>
          <w:lang w:eastAsia="he-IL"/>
        </w:rPr>
        <w:t xml:space="preserve"> הבלעדי</w:t>
      </w:r>
      <w:r w:rsidRPr="00BA31BA">
        <w:rPr>
          <w:rFonts w:ascii="Times New Roman" w:eastAsia="Times New Roman" w:hAnsi="Times New Roman" w:cs="David"/>
          <w:sz w:val="24"/>
          <w:szCs w:val="24"/>
          <w:rtl/>
          <w:lang w:eastAsia="he-IL"/>
        </w:rPr>
        <w:t xml:space="preserve"> ו</w:t>
      </w:r>
      <w:r w:rsidRPr="00BA31BA">
        <w:rPr>
          <w:rFonts w:ascii="Times New Roman" w:eastAsia="Times New Roman" w:hAnsi="Times New Roman" w:cs="David" w:hint="cs"/>
          <w:sz w:val="24"/>
          <w:szCs w:val="24"/>
          <w:rtl/>
          <w:lang w:eastAsia="he-IL"/>
        </w:rPr>
        <w:t xml:space="preserve">כי </w:t>
      </w:r>
      <w:r w:rsidRPr="00BA31BA">
        <w:rPr>
          <w:rFonts w:ascii="Times New Roman" w:eastAsia="Times New Roman" w:hAnsi="Times New Roman" w:cs="David"/>
          <w:sz w:val="24"/>
          <w:szCs w:val="24"/>
          <w:rtl/>
          <w:lang w:eastAsia="he-IL"/>
        </w:rPr>
        <w:t xml:space="preserve">הם יינתנו על ידו בשלבי עבודה כמפורט בנספח </w:t>
      </w:r>
      <w:r w:rsidRPr="00BA31BA">
        <w:rPr>
          <w:rFonts w:ascii="Times New Roman" w:eastAsia="Times New Roman" w:hAnsi="Times New Roman" w:cs="David"/>
          <w:bCs/>
          <w:sz w:val="24"/>
          <w:szCs w:val="24"/>
          <w:rtl/>
          <w:lang w:eastAsia="he-IL"/>
        </w:rPr>
        <w:t>ב'</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המצ"ב</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עוד</w:t>
      </w:r>
      <w:r w:rsidRPr="00BA31BA">
        <w:rPr>
          <w:rFonts w:ascii="Times New Roman" w:eastAsia="Times New Roman" w:hAnsi="Times New Roman" w:cs="David"/>
          <w:sz w:val="24"/>
          <w:szCs w:val="24"/>
          <w:rtl/>
          <w:lang w:eastAsia="he-IL"/>
        </w:rPr>
        <w:t xml:space="preserve"> מוסיף ומצהיר</w:t>
      </w:r>
      <w:r w:rsidRPr="00BA31BA">
        <w:rPr>
          <w:rFonts w:ascii="Times New Roman" w:eastAsia="Times New Roman" w:hAnsi="Times New Roman" w:cs="David" w:hint="cs"/>
          <w:sz w:val="24"/>
          <w:szCs w:val="24"/>
          <w:rtl/>
          <w:lang w:eastAsia="he-IL"/>
        </w:rPr>
        <w:t xml:space="preserve"> היועץ,</w:t>
      </w:r>
      <w:r w:rsidRPr="00BA31BA">
        <w:rPr>
          <w:rFonts w:ascii="Times New Roman" w:eastAsia="Times New Roman" w:hAnsi="Times New Roman" w:cs="David"/>
          <w:sz w:val="24"/>
          <w:szCs w:val="24"/>
          <w:rtl/>
          <w:lang w:eastAsia="he-IL"/>
        </w:rPr>
        <w:t xml:space="preserve"> כי ידוע לו שהמזמין אינו מתחייב להזמין מ</w:t>
      </w:r>
      <w:r w:rsidRPr="00BA31BA">
        <w:rPr>
          <w:rFonts w:ascii="Times New Roman" w:eastAsia="Times New Roman" w:hAnsi="Times New Roman" w:cs="David" w:hint="cs"/>
          <w:sz w:val="24"/>
          <w:szCs w:val="24"/>
          <w:rtl/>
          <w:lang w:eastAsia="he-IL"/>
        </w:rPr>
        <w:t>מנו</w:t>
      </w:r>
      <w:r w:rsidRPr="00BA31BA">
        <w:rPr>
          <w:rFonts w:ascii="Times New Roman" w:eastAsia="Times New Roman" w:hAnsi="Times New Roman" w:cs="David"/>
          <w:sz w:val="24"/>
          <w:szCs w:val="24"/>
          <w:rtl/>
          <w:lang w:eastAsia="he-IL"/>
        </w:rPr>
        <w:t xml:space="preserve"> שירותים נוספים מעבר לנקוב בחוזה זה ו</w:t>
      </w:r>
      <w:r w:rsidRPr="00BA31BA">
        <w:rPr>
          <w:rFonts w:ascii="Times New Roman" w:eastAsia="Times New Roman" w:hAnsi="Times New Roman" w:cs="David" w:hint="cs"/>
          <w:sz w:val="24"/>
          <w:szCs w:val="24"/>
          <w:rtl/>
          <w:lang w:eastAsia="he-IL"/>
        </w:rPr>
        <w:t xml:space="preserve">כמפורט </w:t>
      </w:r>
      <w:r w:rsidRPr="00BA31BA">
        <w:rPr>
          <w:rFonts w:ascii="Times New Roman" w:eastAsia="Times New Roman" w:hAnsi="Times New Roman" w:cs="David"/>
          <w:sz w:val="24"/>
          <w:szCs w:val="24"/>
          <w:rtl/>
          <w:lang w:eastAsia="he-IL"/>
        </w:rPr>
        <w:t xml:space="preserve">בנספח </w:t>
      </w:r>
      <w:r w:rsidRPr="00BA31BA">
        <w:rPr>
          <w:rFonts w:ascii="Times New Roman" w:eastAsia="Times New Roman" w:hAnsi="Times New Roman" w:cs="David"/>
          <w:bCs/>
          <w:sz w:val="24"/>
          <w:szCs w:val="24"/>
          <w:rtl/>
          <w:lang w:eastAsia="he-IL"/>
        </w:rPr>
        <w:t xml:space="preserve">ב' </w:t>
      </w:r>
      <w:r w:rsidRPr="00BA31BA">
        <w:rPr>
          <w:rFonts w:ascii="Times New Roman" w:eastAsia="Times New Roman" w:hAnsi="Times New Roman" w:cs="David" w:hint="cs"/>
          <w:sz w:val="24"/>
          <w:szCs w:val="24"/>
          <w:rtl/>
          <w:lang w:eastAsia="he-IL"/>
        </w:rPr>
        <w:t>המצ"ב</w:t>
      </w:r>
      <w:r w:rsidRPr="00BA31BA">
        <w:rPr>
          <w:rFonts w:ascii="Times New Roman" w:eastAsia="Times New Roman" w:hAnsi="Times New Roman" w:cs="David"/>
          <w:sz w:val="24"/>
          <w:szCs w:val="24"/>
          <w:rtl/>
          <w:lang w:eastAsia="he-IL"/>
        </w:rPr>
        <w:t>.</w:t>
      </w:r>
    </w:p>
    <w:p w14:paraId="4A91268E" w14:textId="77777777" w:rsidR="00DE0948" w:rsidRPr="00BA31BA"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3D80E0AA"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כפי שיקבעו מ</w:t>
      </w:r>
      <w:r w:rsidRPr="00BA31BA">
        <w:rPr>
          <w:rFonts w:ascii="Times New Roman" w:eastAsia="Times New Roman" w:hAnsi="Times New Roman" w:cs="David" w:hint="cs"/>
          <w:sz w:val="24"/>
          <w:szCs w:val="24"/>
          <w:rtl/>
          <w:lang w:eastAsia="he-IL"/>
        </w:rPr>
        <w:t>עת לעת</w:t>
      </w:r>
      <w:r w:rsidRPr="00BA31BA">
        <w:rPr>
          <w:rFonts w:ascii="Times New Roman" w:eastAsia="Times New Roman" w:hAnsi="Times New Roman" w:cs="David"/>
          <w:sz w:val="24"/>
          <w:szCs w:val="24"/>
          <w:rtl/>
          <w:lang w:eastAsia="he-IL"/>
        </w:rPr>
        <w:t xml:space="preserve"> ע"י המזמין ויהיה חייב לנהוג לפיהם ולקיימם ללא סטייה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אלא אם כן ק</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בל הוראה</w:t>
      </w:r>
      <w:r w:rsidRPr="00BA31BA">
        <w:rPr>
          <w:rFonts w:ascii="Times New Roman" w:eastAsia="Times New Roman" w:hAnsi="Times New Roman" w:cs="David" w:hint="cs"/>
          <w:sz w:val="24"/>
          <w:szCs w:val="24"/>
          <w:rtl/>
          <w:lang w:eastAsia="he-IL"/>
        </w:rPr>
        <w:t xml:space="preserve"> מפורשת</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א</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שור בכתב מהמזמין.</w:t>
      </w:r>
    </w:p>
    <w:p w14:paraId="1437B3C0"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רותי היועץ,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הכל כפי שיקבע ע"י המנהל. כן מתחייב היועץ</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להשתתף בת</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אום מראש בכל ישיבות התיאום אליהן יוזמן.</w:t>
      </w:r>
    </w:p>
    <w:p w14:paraId="37F785FF"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ישמור על נוהלי קשר, תיאום, ר</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שום וצורת המסמכים לפי דרישת המנהל.</w:t>
      </w:r>
    </w:p>
    <w:p w14:paraId="2DDC58C9"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כל עוד לא יקבע אחרת ע"י המזמין, יהיה המנהל כ</w:t>
      </w:r>
      <w:r w:rsidRPr="00BA31BA">
        <w:rPr>
          <w:rFonts w:ascii="Times New Roman" w:eastAsia="Times New Roman" w:hAnsi="Times New Roman" w:cs="David" w:hint="cs"/>
          <w:sz w:val="24"/>
          <w:szCs w:val="24"/>
          <w:rtl/>
          <w:lang w:eastAsia="he-IL"/>
        </w:rPr>
        <w:t>הגדרתו</w:t>
      </w:r>
      <w:r w:rsidRPr="00BA31BA">
        <w:rPr>
          <w:rFonts w:ascii="Times New Roman" w:eastAsia="Times New Roman" w:hAnsi="Times New Roman" w:cs="David"/>
          <w:sz w:val="24"/>
          <w:szCs w:val="24"/>
          <w:rtl/>
          <w:lang w:eastAsia="he-IL"/>
        </w:rPr>
        <w:t xml:space="preserve"> בנספח </w:t>
      </w:r>
      <w:r w:rsidRPr="00BA31BA">
        <w:rPr>
          <w:rFonts w:ascii="Times New Roman" w:eastAsia="Times New Roman" w:hAnsi="Times New Roman" w:cs="David"/>
          <w:bCs/>
          <w:sz w:val="24"/>
          <w:szCs w:val="24"/>
          <w:rtl/>
          <w:lang w:eastAsia="he-IL"/>
        </w:rPr>
        <w:t xml:space="preserve">א' </w:t>
      </w:r>
      <w:r w:rsidRPr="00BA31BA">
        <w:rPr>
          <w:rFonts w:ascii="Times New Roman" w:eastAsia="Times New Roman" w:hAnsi="Times New Roman" w:cs="David"/>
          <w:sz w:val="24"/>
          <w:szCs w:val="24"/>
          <w:rtl/>
          <w:lang w:eastAsia="he-IL"/>
        </w:rPr>
        <w:t>ועל היועץ להיות</w:t>
      </w:r>
      <w:r w:rsidRPr="00BA31BA">
        <w:rPr>
          <w:rFonts w:ascii="Times New Roman" w:eastAsia="Times New Roman" w:hAnsi="Times New Roman" w:cs="David" w:hint="cs"/>
          <w:sz w:val="24"/>
          <w:szCs w:val="24"/>
          <w:rtl/>
          <w:lang w:eastAsia="he-IL"/>
        </w:rPr>
        <w:t xml:space="preserve"> עמו</w:t>
      </w:r>
      <w:r w:rsidRPr="00BA31BA">
        <w:rPr>
          <w:rFonts w:ascii="Times New Roman" w:eastAsia="Times New Roman" w:hAnsi="Times New Roman" w:cs="David"/>
          <w:sz w:val="24"/>
          <w:szCs w:val="24"/>
          <w:rtl/>
          <w:lang w:eastAsia="he-IL"/>
        </w:rPr>
        <w:t xml:space="preserve"> בקשר מתמי</w:t>
      </w:r>
      <w:r w:rsidRPr="00BA31BA">
        <w:rPr>
          <w:rFonts w:ascii="Times New Roman" w:eastAsia="Times New Roman" w:hAnsi="Times New Roman" w:cs="David" w:hint="cs"/>
          <w:sz w:val="24"/>
          <w:szCs w:val="24"/>
          <w:rtl/>
          <w:lang w:eastAsia="he-IL"/>
        </w:rPr>
        <w:t>ד</w:t>
      </w:r>
      <w:r w:rsidRPr="00BA31BA">
        <w:rPr>
          <w:rFonts w:ascii="Times New Roman" w:eastAsia="Times New Roman" w:hAnsi="Times New Roman" w:cs="David"/>
          <w:sz w:val="24"/>
          <w:szCs w:val="24"/>
          <w:rtl/>
          <w:lang w:eastAsia="he-IL"/>
        </w:rPr>
        <w:t xml:space="preserve"> ולתאם עמו את כל פעולותיו, אלא אם נקבע </w:t>
      </w:r>
      <w:r w:rsidRPr="00BA31BA">
        <w:rPr>
          <w:rFonts w:ascii="Times New Roman" w:eastAsia="Times New Roman" w:hAnsi="Times New Roman" w:cs="David" w:hint="cs"/>
          <w:sz w:val="24"/>
          <w:szCs w:val="24"/>
          <w:rtl/>
          <w:lang w:eastAsia="he-IL"/>
        </w:rPr>
        <w:t xml:space="preserve">מפורשות </w:t>
      </w:r>
      <w:r w:rsidRPr="00BA31BA">
        <w:rPr>
          <w:rFonts w:ascii="Times New Roman" w:eastAsia="Times New Roman" w:hAnsi="Times New Roman" w:cs="David"/>
          <w:sz w:val="24"/>
          <w:szCs w:val="24"/>
          <w:rtl/>
          <w:lang w:eastAsia="he-IL"/>
        </w:rPr>
        <w:t>אחרת ע"י המזמין.</w:t>
      </w:r>
    </w:p>
    <w:p w14:paraId="7946E5FE"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lastRenderedPageBreak/>
        <w:t>היועץ מצהיר</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ידועות לו הוראות כל התכניות הקיימות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BA31BA">
        <w:rPr>
          <w:rFonts w:ascii="Times New Roman" w:eastAsia="Times New Roman" w:hAnsi="Times New Roman" w:cs="David" w:hint="cs"/>
          <w:sz w:val="24"/>
          <w:szCs w:val="24"/>
          <w:rtl/>
          <w:lang w:eastAsia="he-IL"/>
        </w:rPr>
        <w:t>יהם של</w:t>
      </w:r>
      <w:r w:rsidRPr="00BA31BA">
        <w:rPr>
          <w:rFonts w:ascii="Times New Roman" w:eastAsia="Times New Roman" w:hAnsi="Times New Roman" w:cs="David"/>
          <w:sz w:val="24"/>
          <w:szCs w:val="24"/>
          <w:rtl/>
          <w:lang w:eastAsia="he-IL"/>
        </w:rPr>
        <w:t xml:space="preserve"> הדין</w:t>
      </w:r>
      <w:r w:rsidRPr="00BA31BA">
        <w:rPr>
          <w:rFonts w:ascii="Times New Roman" w:eastAsia="Times New Roman" w:hAnsi="Times New Roman" w:cs="David" w:hint="cs"/>
          <w:sz w:val="24"/>
          <w:szCs w:val="24"/>
          <w:rtl/>
          <w:lang w:eastAsia="he-IL"/>
        </w:rPr>
        <w:t xml:space="preserve"> ו/או</w:t>
      </w:r>
      <w:r w:rsidRPr="00BA31BA">
        <w:rPr>
          <w:rFonts w:ascii="Times New Roman" w:eastAsia="Times New Roman" w:hAnsi="Times New Roman" w:cs="David"/>
          <w:sz w:val="24"/>
          <w:szCs w:val="24"/>
          <w:rtl/>
          <w:lang w:eastAsia="he-IL"/>
        </w:rPr>
        <w:t xml:space="preserve"> הנהלים</w:t>
      </w:r>
      <w:r w:rsidRPr="00BA31BA">
        <w:rPr>
          <w:rFonts w:ascii="Times New Roman" w:eastAsia="Times New Roman" w:hAnsi="Times New Roman" w:cs="David" w:hint="cs"/>
          <w:sz w:val="24"/>
          <w:szCs w:val="24"/>
          <w:rtl/>
          <w:lang w:eastAsia="he-IL"/>
        </w:rPr>
        <w:t xml:space="preserve"> ו/או</w:t>
      </w:r>
      <w:r w:rsidRPr="00BA31BA">
        <w:rPr>
          <w:rFonts w:ascii="Times New Roman" w:eastAsia="Times New Roman" w:hAnsi="Times New Roman" w:cs="David"/>
          <w:sz w:val="24"/>
          <w:szCs w:val="24"/>
          <w:rtl/>
          <w:lang w:eastAsia="he-IL"/>
        </w:rPr>
        <w:t xml:space="preserve"> התקנים ו</w:t>
      </w:r>
      <w:r w:rsidRPr="00BA31BA">
        <w:rPr>
          <w:rFonts w:ascii="Times New Roman" w:eastAsia="Times New Roman" w:hAnsi="Times New Roman" w:cs="David" w:hint="cs"/>
          <w:sz w:val="24"/>
          <w:szCs w:val="24"/>
          <w:rtl/>
          <w:lang w:eastAsia="he-IL"/>
        </w:rPr>
        <w:t xml:space="preserve">/או </w:t>
      </w:r>
      <w:r w:rsidRPr="00BA31BA">
        <w:rPr>
          <w:rFonts w:ascii="Times New Roman" w:eastAsia="Times New Roman" w:hAnsi="Times New Roman" w:cs="David"/>
          <w:sz w:val="24"/>
          <w:szCs w:val="24"/>
          <w:rtl/>
          <w:lang w:eastAsia="he-IL"/>
        </w:rPr>
        <w:t>התקנות החלים בקשר עם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שרותי היועץ והוא מתחייב לפעול בהתאם לקבוע בהם. כמו כן</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מצהיר היועץ כי </w:t>
      </w:r>
      <w:r w:rsidRPr="00BA31BA">
        <w:rPr>
          <w:rFonts w:ascii="Times New Roman" w:eastAsia="Times New Roman" w:hAnsi="Times New Roman" w:cs="David" w:hint="cs"/>
          <w:sz w:val="24"/>
          <w:szCs w:val="24"/>
          <w:rtl/>
          <w:lang w:eastAsia="he-IL"/>
        </w:rPr>
        <w:t xml:space="preserve">הוא </w:t>
      </w:r>
      <w:r w:rsidRPr="00BA31BA">
        <w:rPr>
          <w:rFonts w:ascii="Times New Roman" w:eastAsia="Times New Roman" w:hAnsi="Times New Roman" w:cs="David"/>
          <w:sz w:val="24"/>
          <w:szCs w:val="24"/>
          <w:rtl/>
          <w:lang w:eastAsia="he-IL"/>
        </w:rPr>
        <w:t xml:space="preserve">בדק בעצמו את כל הנושאים הרלוונטיים </w:t>
      </w:r>
      <w:r w:rsidRPr="00BA31BA">
        <w:rPr>
          <w:rFonts w:ascii="Times New Roman" w:eastAsia="Times New Roman" w:hAnsi="Times New Roman" w:cs="David" w:hint="cs"/>
          <w:sz w:val="24"/>
          <w:szCs w:val="24"/>
          <w:rtl/>
          <w:lang w:eastAsia="he-IL"/>
        </w:rPr>
        <w:t xml:space="preserve">ו/או </w:t>
      </w:r>
      <w:r w:rsidRPr="00BA31BA">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2FF22C59"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מתחייב</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להפיק את כל התכניות </w:t>
      </w:r>
      <w:r w:rsidRPr="00BA31BA">
        <w:rPr>
          <w:rFonts w:ascii="Times New Roman" w:eastAsia="Times New Roman" w:hAnsi="Times New Roman" w:cs="David" w:hint="cs"/>
          <w:sz w:val="24"/>
          <w:szCs w:val="24"/>
          <w:rtl/>
          <w:lang w:eastAsia="he-IL"/>
        </w:rPr>
        <w:t>נשוא</w:t>
      </w:r>
      <w:r w:rsidRPr="00BA31BA">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באמצעות מחשב בתוכנה או בקבצים במתכונת הקבועה בנספח </w:t>
      </w:r>
      <w:r w:rsidRPr="00BA31BA">
        <w:rPr>
          <w:rFonts w:ascii="Times New Roman" w:eastAsia="Times New Roman" w:hAnsi="Times New Roman" w:cs="David"/>
          <w:b/>
          <w:bCs/>
          <w:sz w:val="24"/>
          <w:szCs w:val="24"/>
          <w:rtl/>
          <w:lang w:eastAsia="he-IL"/>
        </w:rPr>
        <w:t>א'</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 xml:space="preserve">המצ"ב </w:t>
      </w:r>
      <w:r w:rsidRPr="00BA31BA">
        <w:rPr>
          <w:rFonts w:ascii="Times New Roman" w:eastAsia="Times New Roman" w:hAnsi="Times New Roman" w:cs="David"/>
          <w:sz w:val="24"/>
          <w:szCs w:val="24"/>
          <w:rtl/>
          <w:lang w:eastAsia="he-IL"/>
        </w:rPr>
        <w:t>וע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BA31BA">
        <w:rPr>
          <w:rFonts w:ascii="Times New Roman" w:eastAsia="Times New Roman" w:hAnsi="Times New Roman" w:cs="David" w:hint="cs"/>
          <w:sz w:val="24"/>
          <w:szCs w:val="24"/>
          <w:rtl/>
          <w:lang w:eastAsia="he-IL"/>
        </w:rPr>
        <w:t xml:space="preserve"> בנספח </w:t>
      </w:r>
      <w:r w:rsidRPr="00BA31BA">
        <w:rPr>
          <w:rFonts w:ascii="Times New Roman" w:eastAsia="Times New Roman" w:hAnsi="Times New Roman" w:cs="David" w:hint="cs"/>
          <w:b/>
          <w:bCs/>
          <w:sz w:val="24"/>
          <w:szCs w:val="24"/>
          <w:rtl/>
          <w:lang w:eastAsia="he-IL"/>
        </w:rPr>
        <w:t>א'</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כאמור.</w:t>
      </w:r>
    </w:p>
    <w:p w14:paraId="789C1B89"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לא יגיש ליועצים</w:t>
      </w:r>
      <w:r w:rsidRPr="00BA31BA">
        <w:rPr>
          <w:rFonts w:ascii="Times New Roman" w:eastAsia="Times New Roman" w:hAnsi="Times New Roman" w:cs="David" w:hint="cs"/>
          <w:sz w:val="24"/>
          <w:szCs w:val="24"/>
          <w:rtl/>
          <w:lang w:eastAsia="he-IL"/>
        </w:rPr>
        <w:t xml:space="preserve"> ו/או</w:t>
      </w:r>
      <w:r w:rsidRPr="00BA31BA">
        <w:rPr>
          <w:rFonts w:ascii="Times New Roman" w:eastAsia="Times New Roman" w:hAnsi="Times New Roman" w:cs="David"/>
          <w:sz w:val="24"/>
          <w:szCs w:val="24"/>
          <w:rtl/>
          <w:lang w:eastAsia="he-IL"/>
        </w:rPr>
        <w:t xml:space="preserve"> לקבלנים ו</w:t>
      </w:r>
      <w:r w:rsidRPr="00BA31BA">
        <w:rPr>
          <w:rFonts w:ascii="Times New Roman" w:eastAsia="Times New Roman" w:hAnsi="Times New Roman" w:cs="David" w:hint="cs"/>
          <w:sz w:val="24"/>
          <w:szCs w:val="24"/>
          <w:rtl/>
          <w:lang w:eastAsia="he-IL"/>
        </w:rPr>
        <w:t xml:space="preserve">/או </w:t>
      </w:r>
      <w:r w:rsidRPr="00BA31BA">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A31BA">
        <w:rPr>
          <w:rFonts w:ascii="Times New Roman" w:eastAsia="Times New Roman" w:hAnsi="Times New Roman" w:cs="David" w:hint="cs"/>
          <w:sz w:val="24"/>
          <w:szCs w:val="24"/>
          <w:rtl/>
          <w:lang w:eastAsia="he-IL"/>
        </w:rPr>
        <w:t xml:space="preserve">מפורשות על פי </w:t>
      </w:r>
      <w:r w:rsidRPr="00BA31BA">
        <w:rPr>
          <w:rFonts w:ascii="Times New Roman" w:eastAsia="Times New Roman" w:hAnsi="Times New Roman" w:cs="David"/>
          <w:sz w:val="24"/>
          <w:szCs w:val="24"/>
          <w:rtl/>
          <w:lang w:eastAsia="he-IL"/>
        </w:rPr>
        <w:t>חוזה זה.</w:t>
      </w:r>
    </w:p>
    <w:p w14:paraId="17D9425F"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אין לו ולא תהינה לו </w:t>
      </w:r>
      <w:r w:rsidRPr="00BA31BA">
        <w:rPr>
          <w:rFonts w:ascii="Times New Roman" w:eastAsia="Times New Roman" w:hAnsi="Times New Roman" w:cs="David" w:hint="cs"/>
          <w:sz w:val="24"/>
          <w:szCs w:val="24"/>
          <w:rtl/>
          <w:lang w:eastAsia="he-IL"/>
        </w:rPr>
        <w:t xml:space="preserve">כל </w:t>
      </w:r>
      <w:r w:rsidRPr="00BA31BA">
        <w:rPr>
          <w:rFonts w:ascii="Times New Roman" w:eastAsia="Times New Roman" w:hAnsi="Times New Roman" w:cs="David"/>
          <w:sz w:val="24"/>
          <w:szCs w:val="24"/>
          <w:rtl/>
          <w:lang w:eastAsia="he-IL"/>
        </w:rPr>
        <w:t>תביעות ו/או טענות</w:t>
      </w:r>
      <w:r w:rsidRPr="00BA31BA">
        <w:rPr>
          <w:rFonts w:ascii="Times New Roman" w:eastAsia="Times New Roman" w:hAnsi="Times New Roman" w:cs="David" w:hint="cs"/>
          <w:sz w:val="24"/>
          <w:szCs w:val="24"/>
          <w:rtl/>
          <w:lang w:eastAsia="he-IL"/>
        </w:rPr>
        <w:t xml:space="preserve"> ו/או דרישות ו/או תלונות</w:t>
      </w:r>
      <w:r w:rsidRPr="00BA31BA">
        <w:rPr>
          <w:rFonts w:ascii="Times New Roman" w:eastAsia="Times New Roman" w:hAnsi="Times New Roman" w:cs="David"/>
          <w:sz w:val="24"/>
          <w:szCs w:val="24"/>
          <w:rtl/>
          <w:lang w:eastAsia="he-IL"/>
        </w:rPr>
        <w:t xml:space="preserve"> כלפי המזמין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כלפי המתכננים האחרים בגין מסירת העבודות</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כאמור. משמסר המזמין </w:t>
      </w:r>
      <w:r w:rsidRPr="00BA31BA">
        <w:rPr>
          <w:rFonts w:ascii="Times New Roman" w:eastAsia="Times New Roman" w:hAnsi="Times New Roman" w:cs="David" w:hint="cs"/>
          <w:sz w:val="24"/>
          <w:szCs w:val="24"/>
          <w:rtl/>
          <w:lang w:eastAsia="he-IL"/>
        </w:rPr>
        <w:t xml:space="preserve">את </w:t>
      </w:r>
      <w:r w:rsidRPr="00BA31BA">
        <w:rPr>
          <w:rFonts w:ascii="Times New Roman" w:eastAsia="Times New Roman" w:hAnsi="Times New Roman" w:cs="David"/>
          <w:sz w:val="24"/>
          <w:szCs w:val="24"/>
          <w:rtl/>
          <w:lang w:eastAsia="he-IL"/>
        </w:rPr>
        <w:t xml:space="preserve">ביצוע </w:t>
      </w:r>
      <w:r w:rsidRPr="00BA31BA">
        <w:rPr>
          <w:rFonts w:ascii="Times New Roman" w:eastAsia="Times New Roman" w:hAnsi="Times New Roman" w:cs="David" w:hint="cs"/>
          <w:sz w:val="24"/>
          <w:szCs w:val="24"/>
          <w:rtl/>
          <w:lang w:eastAsia="he-IL"/>
        </w:rPr>
        <w:t>ה</w:t>
      </w:r>
      <w:r w:rsidRPr="00BA31BA">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04D3E3B3" w14:textId="77777777" w:rsidR="00DE0948" w:rsidRPr="00BA31BA"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BA31BA">
        <w:rPr>
          <w:rFonts w:ascii="Times New Roman" w:eastAsia="Times New Roman" w:hAnsi="Times New Roman" w:cs="David"/>
          <w:sz w:val="24"/>
          <w:szCs w:val="24"/>
          <w:lang w:eastAsia="he-IL"/>
        </w:rPr>
        <w:t>view</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hint="cs"/>
          <w:sz w:val="24"/>
          <w:szCs w:val="24"/>
          <w:rtl/>
          <w:lang w:eastAsia="he-IL"/>
        </w:rPr>
        <w:t>", "רמדורנט"</w:t>
      </w:r>
      <w:r w:rsidRPr="00BA31BA">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BA31BA">
        <w:rPr>
          <w:rFonts w:ascii="Times New Roman" w:eastAsia="Times New Roman" w:hAnsi="Times New Roman" w:cs="David" w:hint="cs"/>
          <w:sz w:val="24"/>
          <w:szCs w:val="24"/>
          <w:rtl/>
          <w:lang w:eastAsia="he-IL"/>
        </w:rPr>
        <w:t>.</w:t>
      </w:r>
    </w:p>
    <w:p w14:paraId="4FD2EB72" w14:textId="77777777" w:rsidR="00DE0948" w:rsidRPr="00BA31BA"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u w:val="single"/>
          <w:rtl/>
          <w:lang w:eastAsia="he-IL"/>
        </w:rPr>
        <w:t>צוות עובדים ואמצעים</w:t>
      </w:r>
    </w:p>
    <w:p w14:paraId="699F4EB3"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lastRenderedPageBreak/>
        <w:t>היועץ מתחייב</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במשך כל תקופת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שרותי היועץ יקיים משרד מאויש</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מאורגן ומצויד</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באופן שיאפשר </w:t>
      </w:r>
      <w:r w:rsidRPr="00BA31BA">
        <w:rPr>
          <w:rFonts w:ascii="Times New Roman" w:eastAsia="Times New Roman" w:hAnsi="Times New Roman" w:cs="David" w:hint="cs"/>
          <w:sz w:val="24"/>
          <w:szCs w:val="24"/>
          <w:rtl/>
          <w:lang w:eastAsia="he-IL"/>
        </w:rPr>
        <w:t xml:space="preserve">את </w:t>
      </w:r>
      <w:r w:rsidRPr="00BA31BA">
        <w:rPr>
          <w:rFonts w:ascii="Times New Roman" w:eastAsia="Times New Roman" w:hAnsi="Times New Roman" w:cs="David"/>
          <w:sz w:val="24"/>
          <w:szCs w:val="24"/>
          <w:rtl/>
          <w:lang w:eastAsia="he-IL"/>
        </w:rPr>
        <w:t>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היועץ בהתאם להוראות חוזה זה.</w:t>
      </w:r>
    </w:p>
    <w:p w14:paraId="1F9B2483"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מתחייב</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שהרכבם המספרי והמקצועי של צוות עובדיו, כמפורט בנספח </w:t>
      </w:r>
      <w:r w:rsidRPr="00BA31BA">
        <w:rPr>
          <w:rFonts w:ascii="Times New Roman" w:eastAsia="Times New Roman" w:hAnsi="Times New Roman" w:cs="David"/>
          <w:bCs/>
          <w:sz w:val="24"/>
          <w:szCs w:val="24"/>
          <w:rtl/>
          <w:lang w:eastAsia="he-IL"/>
        </w:rPr>
        <w:t>א'</w:t>
      </w:r>
      <w:r w:rsidRPr="00BA31BA">
        <w:rPr>
          <w:rFonts w:ascii="Times New Roman" w:eastAsia="Times New Roman" w:hAnsi="Times New Roman" w:cs="David" w:hint="cs"/>
          <w:bCs/>
          <w:sz w:val="24"/>
          <w:szCs w:val="24"/>
          <w:rtl/>
          <w:lang w:eastAsia="he-IL"/>
        </w:rPr>
        <w:t xml:space="preserve"> </w:t>
      </w:r>
      <w:r w:rsidRPr="00BA31BA">
        <w:rPr>
          <w:rFonts w:ascii="Times New Roman" w:eastAsia="Times New Roman" w:hAnsi="Times New Roman" w:cs="David" w:hint="cs"/>
          <w:b/>
          <w:sz w:val="24"/>
          <w:szCs w:val="24"/>
          <w:rtl/>
          <w:lang w:eastAsia="he-IL"/>
        </w:rPr>
        <w:t>המצ"ב,</w:t>
      </w:r>
      <w:r w:rsidRPr="00BA31BA">
        <w:rPr>
          <w:rFonts w:ascii="Times New Roman" w:eastAsia="Times New Roman" w:hAnsi="Times New Roman" w:cs="David"/>
          <w:sz w:val="24"/>
          <w:szCs w:val="24"/>
          <w:rtl/>
          <w:lang w:eastAsia="he-IL"/>
        </w:rPr>
        <w:t xml:space="preserve"> יתאים לביצוע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היועץ ברמה ובמועדים</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DD47641"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BA31BA">
        <w:rPr>
          <w:rFonts w:ascii="Times New Roman" w:eastAsia="Times New Roman" w:hAnsi="Times New Roman" w:cs="David" w:hint="cs"/>
          <w:sz w:val="24"/>
          <w:szCs w:val="24"/>
          <w:rtl/>
          <w:lang w:eastAsia="he-IL"/>
        </w:rPr>
        <w:t xml:space="preserve">המוחלט </w:t>
      </w:r>
      <w:r w:rsidRPr="00BA31BA">
        <w:rPr>
          <w:rFonts w:ascii="Times New Roman" w:eastAsia="Times New Roman" w:hAnsi="Times New Roman" w:cs="David"/>
          <w:sz w:val="24"/>
          <w:szCs w:val="24"/>
          <w:rtl/>
          <w:lang w:eastAsia="he-IL"/>
        </w:rPr>
        <w:t>- להורות ליועץ מ</w:t>
      </w:r>
      <w:r w:rsidRPr="00BA31BA">
        <w:rPr>
          <w:rFonts w:ascii="Times New Roman" w:eastAsia="Times New Roman" w:hAnsi="Times New Roman" w:cs="David" w:hint="cs"/>
          <w:sz w:val="24"/>
          <w:szCs w:val="24"/>
          <w:rtl/>
          <w:lang w:eastAsia="he-IL"/>
        </w:rPr>
        <w:t>עת לעת,</w:t>
      </w:r>
      <w:r w:rsidRPr="00BA31BA">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7AC96C15" w14:textId="77777777" w:rsidR="00DE0948" w:rsidRPr="00BA31BA" w:rsidRDefault="00DE0948" w:rsidP="00A17DE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מוסכם בזה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BA31BA">
        <w:rPr>
          <w:rFonts w:ascii="Times New Roman" w:eastAsia="Times New Roman" w:hAnsi="Times New Roman" w:cs="David"/>
          <w:bCs/>
          <w:sz w:val="24"/>
          <w:szCs w:val="24"/>
          <w:rtl/>
          <w:lang w:eastAsia="he-IL"/>
        </w:rPr>
        <w:t>א'</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המצ"ב</w:t>
      </w:r>
      <w:r w:rsidRPr="00BA31BA">
        <w:rPr>
          <w:rFonts w:ascii="Times New Roman" w:eastAsia="Times New Roman" w:hAnsi="Times New Roman" w:cs="David"/>
          <w:sz w:val="24"/>
          <w:szCs w:val="24"/>
          <w:rtl/>
          <w:lang w:eastAsia="he-IL"/>
        </w:rPr>
        <w:t>, מנהלו הראשי של היועץ למטרת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(להלן: "</w:t>
      </w:r>
      <w:r w:rsidRPr="00BA31BA">
        <w:rPr>
          <w:rFonts w:ascii="Times New Roman" w:eastAsia="Times New Roman" w:hAnsi="Times New Roman" w:cs="David"/>
          <w:b/>
          <w:bCs/>
          <w:sz w:val="24"/>
          <w:szCs w:val="24"/>
          <w:rtl/>
          <w:lang w:eastAsia="he-IL"/>
        </w:rPr>
        <w:t>המנהל הראשי</w:t>
      </w:r>
      <w:r w:rsidRPr="00BA31BA">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BA31BA">
        <w:rPr>
          <w:rFonts w:ascii="Times New Roman" w:eastAsia="Times New Roman" w:hAnsi="Times New Roman" w:cs="David" w:hint="cs"/>
          <w:sz w:val="24"/>
          <w:szCs w:val="24"/>
          <w:rtl/>
          <w:lang w:eastAsia="he-IL"/>
        </w:rPr>
        <w:t xml:space="preserve"> מראש ובכתב</w:t>
      </w:r>
      <w:r w:rsidRPr="00BA31BA">
        <w:rPr>
          <w:rFonts w:ascii="Times New Roman" w:eastAsia="Times New Roman" w:hAnsi="Times New Roman" w:cs="David"/>
          <w:sz w:val="24"/>
          <w:szCs w:val="24"/>
          <w:rtl/>
          <w:lang w:eastAsia="he-IL"/>
        </w:rPr>
        <w:t>.</w:t>
      </w:r>
    </w:p>
    <w:p w14:paraId="1C4464FB" w14:textId="77777777" w:rsidR="00DE0948" w:rsidRPr="00BA31BA" w:rsidRDefault="00DE0948" w:rsidP="00A17DE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מ</w:t>
      </w:r>
      <w:r w:rsidRPr="00BA31BA">
        <w:rPr>
          <w:rFonts w:ascii="Times New Roman" w:eastAsia="Times New Roman" w:hAnsi="Times New Roman" w:cs="David" w:hint="cs"/>
          <w:sz w:val="24"/>
          <w:szCs w:val="24"/>
          <w:rtl/>
          <w:lang w:eastAsia="he-IL"/>
        </w:rPr>
        <w:t>צהיר, כי ידוע לו, ש</w:t>
      </w:r>
      <w:r w:rsidRPr="00BA31BA">
        <w:rPr>
          <w:rFonts w:ascii="Times New Roman" w:eastAsia="Times New Roman" w:hAnsi="Times New Roman" w:cs="David"/>
          <w:sz w:val="24"/>
          <w:szCs w:val="24"/>
          <w:rtl/>
          <w:lang w:eastAsia="he-IL"/>
        </w:rPr>
        <w:t>במשך כל ת</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קפ</w:t>
      </w:r>
      <w:r w:rsidRPr="00BA31BA">
        <w:rPr>
          <w:rFonts w:ascii="Times New Roman" w:eastAsia="Times New Roman" w:hAnsi="Times New Roman" w:cs="David" w:hint="cs"/>
          <w:sz w:val="24"/>
          <w:szCs w:val="24"/>
          <w:rtl/>
          <w:lang w:eastAsia="he-IL"/>
        </w:rPr>
        <w:t>ו של</w:t>
      </w:r>
      <w:r w:rsidRPr="00BA31BA">
        <w:rPr>
          <w:rFonts w:ascii="Times New Roman" w:eastAsia="Times New Roman" w:hAnsi="Times New Roman" w:cs="David"/>
          <w:sz w:val="24"/>
          <w:szCs w:val="24"/>
          <w:rtl/>
          <w:lang w:eastAsia="he-IL"/>
        </w:rPr>
        <w:t xml:space="preserve">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יעמוד המנהל הראשי בראשו, יהיה מעורב אישית בב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התכנון. מבלי לגרוע מהתחייבויות היועץ כמתחייב מ</w:t>
      </w:r>
      <w:r w:rsidRPr="00BA31BA">
        <w:rPr>
          <w:rFonts w:ascii="Times New Roman" w:eastAsia="Times New Roman" w:hAnsi="Times New Roman" w:cs="David" w:hint="cs"/>
          <w:sz w:val="24"/>
          <w:szCs w:val="24"/>
          <w:rtl/>
          <w:lang w:eastAsia="he-IL"/>
        </w:rPr>
        <w:t>חוזה זה,</w:t>
      </w:r>
      <w:r w:rsidRPr="00BA31BA">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6E2B4B3" w14:textId="77777777" w:rsidR="00DE0948" w:rsidRPr="00BA31BA"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p>
    <w:p w14:paraId="423ADD64" w14:textId="77777777" w:rsidR="00DE0948" w:rsidRPr="00BA31BA"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המזמין רשאי </w:t>
      </w:r>
      <w:r w:rsidRPr="00BA31BA">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BA31BA">
        <w:rPr>
          <w:rFonts w:ascii="Times New Roman" w:eastAsia="Times New Roman" w:hAnsi="Times New Roman" w:cs="David" w:hint="cs"/>
          <w:sz w:val="24"/>
          <w:szCs w:val="24"/>
          <w:rtl/>
          <w:lang w:eastAsia="he-IL"/>
        </w:rPr>
        <w:t xml:space="preserve">אחר </w:t>
      </w:r>
      <w:r w:rsidRPr="00BA31BA">
        <w:rPr>
          <w:rFonts w:ascii="Times New Roman" w:eastAsia="Times New Roman" w:hAnsi="Times New Roman" w:cs="David"/>
          <w:sz w:val="24"/>
          <w:szCs w:val="24"/>
          <w:rtl/>
          <w:lang w:eastAsia="he-IL"/>
        </w:rPr>
        <w:t>דרישת המזמין לאלתר.</w:t>
      </w:r>
    </w:p>
    <w:p w14:paraId="674C1F2A" w14:textId="77777777" w:rsidR="00DE0948" w:rsidRPr="00BA31BA"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lastRenderedPageBreak/>
        <w:t>החלטות המזמין בדבר א</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שור ו/או החלפת עובד מעובדי היועץ תינתנה לפי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קול דעתו המוחלט</w:t>
      </w:r>
      <w:r w:rsidRPr="00BA31BA">
        <w:rPr>
          <w:rFonts w:ascii="Times New Roman" w:eastAsia="Times New Roman" w:hAnsi="Times New Roman" w:cs="David" w:hint="cs"/>
          <w:sz w:val="24"/>
          <w:szCs w:val="24"/>
          <w:rtl/>
          <w:lang w:eastAsia="he-IL"/>
        </w:rPr>
        <w:t xml:space="preserve"> של המזמין</w:t>
      </w:r>
      <w:r w:rsidRPr="00BA31BA">
        <w:rPr>
          <w:rFonts w:ascii="Times New Roman" w:eastAsia="Times New Roman" w:hAnsi="Times New Roman" w:cs="David"/>
          <w:sz w:val="24"/>
          <w:szCs w:val="24"/>
          <w:rtl/>
          <w:lang w:eastAsia="he-IL"/>
        </w:rPr>
        <w:t xml:space="preserve"> וללא צורך במתן נימוקים</w:t>
      </w:r>
      <w:r w:rsidRPr="00BA31BA">
        <w:rPr>
          <w:rFonts w:ascii="Times New Roman" w:eastAsia="Times New Roman" w:hAnsi="Times New Roman" w:cs="David" w:hint="cs"/>
          <w:sz w:val="24"/>
          <w:szCs w:val="24"/>
          <w:rtl/>
          <w:lang w:eastAsia="he-IL"/>
        </w:rPr>
        <w:t xml:space="preserve"> כאלה ואחרים</w:t>
      </w:r>
      <w:r w:rsidRPr="00BA31BA">
        <w:rPr>
          <w:rFonts w:ascii="Times New Roman" w:eastAsia="Times New Roman" w:hAnsi="Times New Roman" w:cs="David"/>
          <w:sz w:val="24"/>
          <w:szCs w:val="24"/>
          <w:rtl/>
          <w:lang w:eastAsia="he-IL"/>
        </w:rPr>
        <w:t>. אין בהחלטות אלה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כדי לשחרר את היועץ מאי</w:t>
      </w:r>
      <w:r w:rsidRPr="00BA31BA">
        <w:rPr>
          <w:rFonts w:ascii="Times New Roman" w:eastAsia="Times New Roman" w:hAnsi="Times New Roman" w:cs="David" w:hint="cs"/>
          <w:sz w:val="24"/>
          <w:szCs w:val="24"/>
          <w:rtl/>
          <w:lang w:eastAsia="he-IL"/>
        </w:rPr>
        <w:t>לו</w:t>
      </w:r>
      <w:r w:rsidRPr="00BA31BA">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BA31BA">
        <w:rPr>
          <w:rFonts w:ascii="Times New Roman" w:eastAsia="Times New Roman" w:hAnsi="Times New Roman" w:cs="David" w:hint="cs"/>
          <w:sz w:val="24"/>
          <w:szCs w:val="24"/>
          <w:rtl/>
          <w:lang w:eastAsia="he-IL"/>
        </w:rPr>
        <w:t xml:space="preserve"> ו/או חבות</w:t>
      </w:r>
      <w:r w:rsidRPr="00BA31BA">
        <w:rPr>
          <w:rFonts w:ascii="Times New Roman" w:eastAsia="Times New Roman" w:hAnsi="Times New Roman" w:cs="David"/>
          <w:sz w:val="24"/>
          <w:szCs w:val="24"/>
          <w:rtl/>
          <w:lang w:eastAsia="he-IL"/>
        </w:rPr>
        <w:t xml:space="preserve"> שהיא.</w:t>
      </w:r>
    </w:p>
    <w:p w14:paraId="6E54864A" w14:textId="77777777" w:rsidR="00DE0948" w:rsidRPr="00BA31BA"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מתחייב</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לצייד על חשבונו את צוות עובדיו בכל הציוד הדרוש לב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צוע שרותי היועץ. </w:t>
      </w:r>
      <w:r w:rsidRPr="00BA31BA">
        <w:rPr>
          <w:rFonts w:ascii="Times New Roman" w:eastAsia="Times New Roman" w:hAnsi="Times New Roman" w:cs="David" w:hint="cs"/>
          <w:sz w:val="24"/>
          <w:szCs w:val="24"/>
          <w:rtl/>
          <w:lang w:eastAsia="he-IL"/>
        </w:rPr>
        <w:t>האחריות בגין אחזקת</w:t>
      </w:r>
      <w:r w:rsidRPr="00BA31BA">
        <w:rPr>
          <w:rFonts w:ascii="Times New Roman" w:eastAsia="Times New Roman" w:hAnsi="Times New Roman" w:cs="David"/>
          <w:sz w:val="24"/>
          <w:szCs w:val="24"/>
          <w:rtl/>
          <w:lang w:eastAsia="he-IL"/>
        </w:rPr>
        <w:t xml:space="preserve"> ושמיר</w:t>
      </w:r>
      <w:r w:rsidRPr="00BA31BA">
        <w:rPr>
          <w:rFonts w:ascii="Times New Roman" w:eastAsia="Times New Roman" w:hAnsi="Times New Roman" w:cs="David" w:hint="cs"/>
          <w:sz w:val="24"/>
          <w:szCs w:val="24"/>
          <w:rtl/>
          <w:lang w:eastAsia="he-IL"/>
        </w:rPr>
        <w:t>ת</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ה</w:t>
      </w:r>
      <w:r w:rsidRPr="00BA31BA">
        <w:rPr>
          <w:rFonts w:ascii="Times New Roman" w:eastAsia="Times New Roman" w:hAnsi="Times New Roman" w:cs="David"/>
          <w:sz w:val="24"/>
          <w:szCs w:val="24"/>
          <w:rtl/>
          <w:lang w:eastAsia="he-IL"/>
        </w:rPr>
        <w:t>ציוד</w:t>
      </w:r>
      <w:r w:rsidRPr="00BA31BA">
        <w:rPr>
          <w:rFonts w:ascii="Times New Roman" w:eastAsia="Times New Roman" w:hAnsi="Times New Roman" w:cs="David" w:hint="cs"/>
          <w:sz w:val="24"/>
          <w:szCs w:val="24"/>
          <w:rtl/>
          <w:lang w:eastAsia="he-IL"/>
        </w:rPr>
        <w:t xml:space="preserve"> כאמור,</w:t>
      </w:r>
      <w:r w:rsidRPr="00BA31BA">
        <w:rPr>
          <w:rFonts w:ascii="Times New Roman" w:eastAsia="Times New Roman" w:hAnsi="Times New Roman" w:cs="David"/>
          <w:sz w:val="24"/>
          <w:szCs w:val="24"/>
          <w:rtl/>
          <w:lang w:eastAsia="he-IL"/>
        </w:rPr>
        <w:t xml:space="preserve"> תהיה בידי היועץ ועל חשבונו, והמזמין לא </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ישא בכל אחריות </w:t>
      </w:r>
      <w:r w:rsidRPr="00BA31BA">
        <w:rPr>
          <w:rFonts w:ascii="Times New Roman" w:eastAsia="Times New Roman" w:hAnsi="Times New Roman" w:cs="David" w:hint="cs"/>
          <w:sz w:val="24"/>
          <w:szCs w:val="24"/>
          <w:rtl/>
          <w:lang w:eastAsia="he-IL"/>
        </w:rPr>
        <w:t xml:space="preserve">ו/או חבות </w:t>
      </w:r>
      <w:r w:rsidRPr="00BA31BA">
        <w:rPr>
          <w:rFonts w:ascii="Times New Roman" w:eastAsia="Times New Roman" w:hAnsi="Times New Roman" w:cs="David"/>
          <w:sz w:val="24"/>
          <w:szCs w:val="24"/>
          <w:rtl/>
          <w:lang w:eastAsia="he-IL"/>
        </w:rPr>
        <w:t>בגין א</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בדן </w:t>
      </w:r>
      <w:r w:rsidRPr="00BA31BA">
        <w:rPr>
          <w:rFonts w:ascii="Times New Roman" w:eastAsia="Times New Roman" w:hAnsi="Times New Roman" w:cs="David" w:hint="cs"/>
          <w:sz w:val="24"/>
          <w:szCs w:val="24"/>
          <w:rtl/>
          <w:lang w:eastAsia="he-IL"/>
        </w:rPr>
        <w:t>ן/</w:t>
      </w:r>
      <w:r w:rsidRPr="00BA31BA">
        <w:rPr>
          <w:rFonts w:ascii="Times New Roman" w:eastAsia="Times New Roman" w:hAnsi="Times New Roman" w:cs="David"/>
          <w:sz w:val="24"/>
          <w:szCs w:val="24"/>
          <w:rtl/>
          <w:lang w:eastAsia="he-IL"/>
        </w:rPr>
        <w:t>או נזק</w:t>
      </w:r>
      <w:r w:rsidRPr="00BA31BA">
        <w:rPr>
          <w:rFonts w:ascii="Times New Roman" w:eastAsia="Times New Roman" w:hAnsi="Times New Roman" w:cs="David" w:hint="cs"/>
          <w:sz w:val="24"/>
          <w:szCs w:val="24"/>
          <w:rtl/>
          <w:lang w:eastAsia="he-IL"/>
        </w:rPr>
        <w:t xml:space="preserve"> ו/או קלקול</w:t>
      </w:r>
      <w:r w:rsidRPr="00BA31BA">
        <w:rPr>
          <w:rFonts w:ascii="Times New Roman" w:eastAsia="Times New Roman" w:hAnsi="Times New Roman" w:cs="David"/>
          <w:sz w:val="24"/>
          <w:szCs w:val="24"/>
          <w:rtl/>
          <w:lang w:eastAsia="he-IL"/>
        </w:rPr>
        <w:t xml:space="preserve"> כלשהו לציוד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לכל חלק ממנו מכל סיבה שהיא.</w:t>
      </w:r>
    </w:p>
    <w:p w14:paraId="3BB0C4A3" w14:textId="77777777" w:rsidR="00DE0948" w:rsidRPr="00BA31BA"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u w:val="single"/>
          <w:rtl/>
          <w:lang w:eastAsia="he-IL"/>
        </w:rPr>
        <w:t>סמכויות היועץ</w:t>
      </w:r>
    </w:p>
    <w:p w14:paraId="07746F85"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במגעים עם רשויות מוסמכות</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לרבות עם הרשות המקומית</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בכל הנוגע לש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היועץ וכל הכרוך בכך</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ובלבד:</w:t>
      </w:r>
    </w:p>
    <w:p w14:paraId="18E6EDAD" w14:textId="77777777" w:rsidR="00DE0948" w:rsidRPr="00BA31BA"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שהיועץ לא יגיש תכניות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תיקונים לתכניות לא</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שור הרשויות המוסמכות</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אלא אם כן אושרו קודם לכן</w:t>
      </w:r>
      <w:r w:rsidRPr="00BA31BA">
        <w:rPr>
          <w:rFonts w:ascii="Times New Roman" w:eastAsia="Times New Roman" w:hAnsi="Times New Roman" w:cs="David" w:hint="cs"/>
          <w:sz w:val="24"/>
          <w:szCs w:val="24"/>
          <w:rtl/>
          <w:lang w:eastAsia="he-IL"/>
        </w:rPr>
        <w:t>, מראש ובכתב,</w:t>
      </w:r>
      <w:r w:rsidRPr="00BA31BA">
        <w:rPr>
          <w:rFonts w:ascii="Times New Roman" w:eastAsia="Times New Roman" w:hAnsi="Times New Roman" w:cs="David"/>
          <w:sz w:val="24"/>
          <w:szCs w:val="24"/>
          <w:rtl/>
          <w:lang w:eastAsia="he-IL"/>
        </w:rPr>
        <w:t xml:space="preserve"> ע"י המזמין.</w:t>
      </w:r>
    </w:p>
    <w:p w14:paraId="6E38CDB4" w14:textId="77777777" w:rsidR="00DE0948" w:rsidRPr="00BA31BA"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שהיועץ לא יקבל כל החלטה ולא יפעל ולא יחייב את המזמין בכל עניין</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הכרוך בהתחייבות חוקית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כספית</w:t>
      </w:r>
      <w:r w:rsidRPr="00BA31BA">
        <w:rPr>
          <w:rFonts w:ascii="Times New Roman" w:eastAsia="Times New Roman" w:hAnsi="Times New Roman" w:cs="David" w:hint="cs"/>
          <w:sz w:val="24"/>
          <w:szCs w:val="24"/>
          <w:rtl/>
          <w:lang w:eastAsia="he-IL"/>
        </w:rPr>
        <w:t xml:space="preserve"> ו/או אחרת,</w:t>
      </w:r>
      <w:r w:rsidRPr="00BA31BA">
        <w:rPr>
          <w:rFonts w:ascii="Times New Roman" w:eastAsia="Times New Roman" w:hAnsi="Times New Roman" w:cs="David"/>
          <w:sz w:val="24"/>
          <w:szCs w:val="24"/>
          <w:rtl/>
          <w:lang w:eastAsia="he-IL"/>
        </w:rPr>
        <w:t xml:space="preserve"> אלא בא</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שורו של המזמין</w:t>
      </w:r>
      <w:r w:rsidRPr="00BA31BA">
        <w:rPr>
          <w:rFonts w:ascii="Times New Roman" w:eastAsia="Times New Roman" w:hAnsi="Times New Roman" w:cs="David" w:hint="cs"/>
          <w:sz w:val="24"/>
          <w:szCs w:val="24"/>
          <w:rtl/>
          <w:lang w:eastAsia="he-IL"/>
        </w:rPr>
        <w:t xml:space="preserve"> מראש ובכתב</w:t>
      </w:r>
      <w:r w:rsidRPr="00BA31BA">
        <w:rPr>
          <w:rFonts w:ascii="Times New Roman" w:eastAsia="Times New Roman" w:hAnsi="Times New Roman" w:cs="David"/>
          <w:sz w:val="24"/>
          <w:szCs w:val="24"/>
          <w:rtl/>
          <w:lang w:eastAsia="he-IL"/>
        </w:rPr>
        <w:t>.</w:t>
      </w:r>
    </w:p>
    <w:p w14:paraId="143853A7" w14:textId="77777777" w:rsidR="00DE0948" w:rsidRPr="00BA31BA"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זולת אם</w:t>
      </w:r>
      <w:r w:rsidRPr="00BA31BA">
        <w:rPr>
          <w:rFonts w:ascii="Times New Roman" w:eastAsia="Times New Roman" w:hAnsi="Times New Roman" w:cs="David"/>
          <w:sz w:val="24"/>
          <w:szCs w:val="24"/>
          <w:rtl/>
          <w:lang w:eastAsia="he-IL"/>
        </w:rPr>
        <w:t xml:space="preserve"> יוסמך לכך ע"י המזמין </w:t>
      </w:r>
      <w:r w:rsidRPr="00BA31BA">
        <w:rPr>
          <w:rFonts w:ascii="Times New Roman" w:eastAsia="Times New Roman" w:hAnsi="Times New Roman" w:cs="David" w:hint="cs"/>
          <w:sz w:val="24"/>
          <w:szCs w:val="24"/>
          <w:rtl/>
          <w:lang w:eastAsia="he-IL"/>
        </w:rPr>
        <w:t>מראש ו</w:t>
      </w:r>
      <w:r w:rsidRPr="00BA31BA">
        <w:rPr>
          <w:rFonts w:ascii="Times New Roman" w:eastAsia="Times New Roman" w:hAnsi="Times New Roman" w:cs="David"/>
          <w:sz w:val="24"/>
          <w:szCs w:val="24"/>
          <w:rtl/>
          <w:lang w:eastAsia="he-IL"/>
        </w:rPr>
        <w:t>בכתב</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לא יהיה היועץ רשאי ליתן הוראות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הנחיות</w:t>
      </w:r>
      <w:r w:rsidRPr="00BA31BA">
        <w:rPr>
          <w:rFonts w:ascii="Times New Roman" w:eastAsia="Times New Roman" w:hAnsi="Times New Roman" w:cs="David" w:hint="cs"/>
          <w:sz w:val="24"/>
          <w:szCs w:val="24"/>
          <w:rtl/>
          <w:lang w:eastAsia="he-IL"/>
        </w:rPr>
        <w:t>, בין</w:t>
      </w:r>
      <w:r w:rsidRPr="00BA31BA">
        <w:rPr>
          <w:rFonts w:ascii="Times New Roman" w:eastAsia="Times New Roman" w:hAnsi="Times New Roman" w:cs="David"/>
          <w:sz w:val="24"/>
          <w:szCs w:val="24"/>
          <w:rtl/>
          <w:lang w:eastAsia="he-IL"/>
        </w:rPr>
        <w:t xml:space="preserve"> במישרין</w:t>
      </w:r>
      <w:r w:rsidRPr="00BA31BA">
        <w:rPr>
          <w:rFonts w:ascii="Times New Roman" w:eastAsia="Times New Roman" w:hAnsi="Times New Roman" w:cs="David" w:hint="cs"/>
          <w:sz w:val="24"/>
          <w:szCs w:val="24"/>
          <w:rtl/>
          <w:lang w:eastAsia="he-IL"/>
        </w:rPr>
        <w:t xml:space="preserve"> ובין בעקיפין,</w:t>
      </w:r>
      <w:r w:rsidRPr="00BA31BA">
        <w:rPr>
          <w:rFonts w:ascii="Times New Roman" w:eastAsia="Times New Roman" w:hAnsi="Times New Roman" w:cs="David"/>
          <w:sz w:val="24"/>
          <w:szCs w:val="24"/>
          <w:rtl/>
          <w:lang w:eastAsia="he-IL"/>
        </w:rPr>
        <w:t xml:space="preserve"> לקבלן הראשי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לקבלן העבודות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לנהל עמם מו"מ ביחס למחירים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w:t>
      </w:r>
      <w:r w:rsidRPr="00BA31BA">
        <w:rPr>
          <w:rFonts w:ascii="Times New Roman" w:eastAsia="Times New Roman" w:hAnsi="Times New Roman" w:cs="David" w:hint="cs"/>
          <w:sz w:val="24"/>
          <w:szCs w:val="24"/>
          <w:rtl/>
          <w:lang w:eastAsia="he-IL"/>
        </w:rPr>
        <w:t>ל</w:t>
      </w:r>
      <w:r w:rsidRPr="00BA31BA">
        <w:rPr>
          <w:rFonts w:ascii="Times New Roman" w:eastAsia="Times New Roman" w:hAnsi="Times New Roman" w:cs="David"/>
          <w:sz w:val="24"/>
          <w:szCs w:val="24"/>
          <w:rtl/>
          <w:lang w:eastAsia="he-IL"/>
        </w:rPr>
        <w:t>דרכי ביצוע הכרוכים בש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נוי מחירים</w:t>
      </w:r>
      <w:r w:rsidRPr="00BA31BA">
        <w:rPr>
          <w:rFonts w:ascii="Times New Roman" w:eastAsia="Times New Roman" w:hAnsi="Times New Roman" w:cs="David" w:hint="cs"/>
          <w:sz w:val="24"/>
          <w:szCs w:val="24"/>
          <w:rtl/>
          <w:lang w:eastAsia="he-IL"/>
        </w:rPr>
        <w:t xml:space="preserve"> ו/או כמויות</w:t>
      </w:r>
      <w:r w:rsidRPr="00BA31BA">
        <w:rPr>
          <w:rFonts w:ascii="Times New Roman" w:eastAsia="Times New Roman" w:hAnsi="Times New Roman" w:cs="David"/>
          <w:sz w:val="24"/>
          <w:szCs w:val="24"/>
          <w:rtl/>
          <w:lang w:eastAsia="he-IL"/>
        </w:rPr>
        <w:t>, אלא באמצעות המזמין או המנהל.</w:t>
      </w:r>
    </w:p>
    <w:p w14:paraId="4FEDD874" w14:textId="77777777" w:rsidR="00DE0948" w:rsidRPr="00BA31BA"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u w:val="single"/>
          <w:rtl/>
          <w:lang w:eastAsia="he-IL"/>
        </w:rPr>
        <w:t>סמכויות המנהל</w:t>
      </w:r>
    </w:p>
    <w:p w14:paraId="7295A91D"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BA31BA">
        <w:rPr>
          <w:rFonts w:ascii="Times New Roman" w:eastAsia="Times New Roman" w:hAnsi="Times New Roman" w:cs="David"/>
          <w:sz w:val="24"/>
          <w:szCs w:val="24"/>
          <w:rtl/>
          <w:lang w:eastAsia="he-IL"/>
        </w:rPr>
        <w:t>המנהל רשאי לבדוק</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בכל עת</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את שרותי היועץ כולם או </w:t>
      </w:r>
      <w:r w:rsidRPr="00BA31BA">
        <w:rPr>
          <w:rFonts w:ascii="Times New Roman" w:eastAsia="Times New Roman" w:hAnsi="Times New Roman" w:cs="David" w:hint="cs"/>
          <w:sz w:val="24"/>
          <w:szCs w:val="24"/>
          <w:rtl/>
          <w:lang w:eastAsia="he-IL"/>
        </w:rPr>
        <w:t>מקצתם</w:t>
      </w:r>
      <w:r w:rsidRPr="00BA31BA">
        <w:rPr>
          <w:rFonts w:ascii="Times New Roman" w:eastAsia="Times New Roman" w:hAnsi="Times New Roman" w:cs="David"/>
          <w:sz w:val="24"/>
          <w:szCs w:val="24"/>
          <w:rtl/>
          <w:lang w:eastAsia="he-IL"/>
        </w:rPr>
        <w:t xml:space="preserve">, להשגיח </w:t>
      </w:r>
      <w:r w:rsidRPr="00BA31BA">
        <w:rPr>
          <w:rFonts w:ascii="Times New Roman" w:eastAsia="Times New Roman" w:hAnsi="Times New Roman" w:cs="David"/>
          <w:sz w:val="24"/>
          <w:szCs w:val="24"/>
          <w:rtl/>
          <w:lang w:eastAsia="he-IL"/>
        </w:rPr>
        <w:lastRenderedPageBreak/>
        <w:t xml:space="preserve">על ביצוע שרותי היועץ וכן לבדוק את טיב שירותי היועץ הנעשים על ידי היועץ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w:t>
      </w:r>
      <w:r w:rsidRPr="00BA31BA">
        <w:rPr>
          <w:rFonts w:ascii="Times New Roman" w:eastAsia="Times New Roman" w:hAnsi="Times New Roman" w:cs="David" w:hint="cs"/>
          <w:sz w:val="24"/>
          <w:szCs w:val="24"/>
          <w:rtl/>
          <w:lang w:eastAsia="he-IL"/>
        </w:rPr>
        <w:t xml:space="preserve">על ידי מי </w:t>
      </w:r>
      <w:r w:rsidRPr="00BA31BA">
        <w:rPr>
          <w:rFonts w:ascii="Times New Roman" w:eastAsia="Times New Roman" w:hAnsi="Times New Roman" w:cs="David"/>
          <w:sz w:val="24"/>
          <w:szCs w:val="24"/>
          <w:rtl/>
          <w:lang w:eastAsia="he-IL"/>
        </w:rPr>
        <w:t>מטעמו. כן רשאי המנהל</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7285A89B" w14:textId="77777777" w:rsidR="00C2594C" w:rsidRPr="00BA31BA" w:rsidRDefault="00C2594C" w:rsidP="00C2594C">
      <w:pPr>
        <w:widowControl w:val="0"/>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0CA231E1"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A31BA">
        <w:rPr>
          <w:rFonts w:ascii="Times New Roman" w:eastAsia="Times New Roman" w:hAnsi="Times New Roman" w:cs="David"/>
          <w:bCs/>
          <w:sz w:val="24"/>
          <w:szCs w:val="24"/>
          <w:rtl/>
          <w:lang w:eastAsia="he-IL"/>
        </w:rPr>
        <w:t>א'</w:t>
      </w:r>
      <w:r w:rsidRPr="00BA31BA">
        <w:rPr>
          <w:rFonts w:ascii="Times New Roman" w:eastAsia="Times New Roman" w:hAnsi="Times New Roman" w:cs="David" w:hint="cs"/>
          <w:b/>
          <w:sz w:val="24"/>
          <w:szCs w:val="24"/>
          <w:rtl/>
          <w:lang w:eastAsia="he-IL"/>
        </w:rPr>
        <w:t xml:space="preserve"> המצ"ב</w:t>
      </w:r>
      <w:r w:rsidRPr="00BA31BA">
        <w:rPr>
          <w:rFonts w:ascii="Times New Roman" w:eastAsia="Times New Roman" w:hAnsi="Times New Roman" w:cs="David"/>
          <w:sz w:val="24"/>
          <w:szCs w:val="24"/>
          <w:rtl/>
          <w:lang w:eastAsia="he-IL"/>
        </w:rPr>
        <w:t>.</w:t>
      </w:r>
    </w:p>
    <w:p w14:paraId="45604A0C"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לצורך הפעלת סמכויותיו</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רשאי המנהל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מי מטעמו לבקר במשרד היועץ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בכל מקום אחר</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BA31BA">
        <w:rPr>
          <w:rFonts w:ascii="Times New Roman" w:eastAsia="Times New Roman" w:hAnsi="Times New Roman" w:cs="David" w:hint="cs"/>
          <w:sz w:val="24"/>
          <w:szCs w:val="24"/>
          <w:rtl/>
          <w:lang w:eastAsia="he-IL"/>
        </w:rPr>
        <w:t>י המנהל ו/</w:t>
      </w:r>
      <w:r w:rsidRPr="00BA31BA">
        <w:rPr>
          <w:rFonts w:ascii="Times New Roman" w:eastAsia="Times New Roman" w:hAnsi="Times New Roman" w:cs="David"/>
          <w:sz w:val="24"/>
          <w:szCs w:val="24"/>
          <w:rtl/>
          <w:lang w:eastAsia="he-IL"/>
        </w:rPr>
        <w:t xml:space="preserve">או </w:t>
      </w:r>
      <w:r w:rsidRPr="00BA31BA">
        <w:rPr>
          <w:rFonts w:ascii="Times New Roman" w:eastAsia="Times New Roman" w:hAnsi="Times New Roman" w:cs="David" w:hint="cs"/>
          <w:sz w:val="24"/>
          <w:szCs w:val="24"/>
          <w:rtl/>
          <w:lang w:eastAsia="he-IL"/>
        </w:rPr>
        <w:t xml:space="preserve">על ידי מי </w:t>
      </w:r>
      <w:r w:rsidRPr="00BA31BA">
        <w:rPr>
          <w:rFonts w:ascii="Times New Roman" w:eastAsia="Times New Roman" w:hAnsi="Times New Roman" w:cs="David"/>
          <w:sz w:val="24"/>
          <w:szCs w:val="24"/>
          <w:rtl/>
          <w:lang w:eastAsia="he-IL"/>
        </w:rPr>
        <w:t>מטעמו.</w:t>
      </w:r>
    </w:p>
    <w:p w14:paraId="1A0588E0"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אין בהפעלת סמכויות המנהל על פי חוזה זה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כדי לגרוע </w:t>
      </w:r>
      <w:r w:rsidRPr="00BA31BA">
        <w:rPr>
          <w:rFonts w:ascii="Times New Roman" w:eastAsia="Times New Roman" w:hAnsi="Times New Roman" w:cs="David" w:hint="cs"/>
          <w:sz w:val="24"/>
          <w:szCs w:val="24"/>
          <w:rtl/>
          <w:lang w:eastAsia="he-IL"/>
        </w:rPr>
        <w:t xml:space="preserve">ו/או לשחרר </w:t>
      </w:r>
      <w:r w:rsidRPr="00BA31BA">
        <w:rPr>
          <w:rFonts w:ascii="Times New Roman" w:eastAsia="Times New Roman" w:hAnsi="Times New Roman" w:cs="David"/>
          <w:sz w:val="24"/>
          <w:szCs w:val="24"/>
          <w:rtl/>
          <w:lang w:eastAsia="he-IL"/>
        </w:rPr>
        <w:t xml:space="preserve">מאחריות </w:t>
      </w:r>
      <w:r w:rsidRPr="00BA31BA">
        <w:rPr>
          <w:rFonts w:ascii="Times New Roman" w:eastAsia="Times New Roman" w:hAnsi="Times New Roman" w:cs="David" w:hint="cs"/>
          <w:sz w:val="24"/>
          <w:szCs w:val="24"/>
          <w:rtl/>
          <w:lang w:eastAsia="he-IL"/>
        </w:rPr>
        <w:t>היועץ על פי חוזה זה ו/או על פי כל דין.</w:t>
      </w:r>
      <w:r w:rsidRPr="00BA31BA">
        <w:rPr>
          <w:rFonts w:ascii="Times New Roman" w:eastAsia="Times New Roman" w:hAnsi="Times New Roman" w:cs="David"/>
          <w:sz w:val="24"/>
          <w:szCs w:val="24"/>
          <w:rtl/>
          <w:lang w:eastAsia="he-IL"/>
        </w:rPr>
        <w:t xml:space="preserve"> בהקשר זה מובהר</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6160BD09" w14:textId="77777777" w:rsidR="00DE0948" w:rsidRPr="00BA31BA"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אישר המנהל תכניות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BA31BA">
        <w:rPr>
          <w:rFonts w:ascii="Times New Roman" w:eastAsia="Times New Roman" w:hAnsi="Times New Roman" w:cs="David" w:hint="cs"/>
          <w:sz w:val="24"/>
          <w:szCs w:val="24"/>
          <w:rtl/>
          <w:lang w:eastAsia="he-IL"/>
        </w:rPr>
        <w:t>חוזה</w:t>
      </w:r>
      <w:r w:rsidRPr="00BA31BA">
        <w:rPr>
          <w:rFonts w:ascii="Times New Roman" w:eastAsia="Times New Roman" w:hAnsi="Times New Roman" w:cs="David"/>
          <w:sz w:val="24"/>
          <w:szCs w:val="24"/>
          <w:rtl/>
          <w:lang w:eastAsia="he-IL"/>
        </w:rPr>
        <w:t xml:space="preserve"> זה, </w:t>
      </w:r>
      <w:r w:rsidRPr="00BA31BA">
        <w:rPr>
          <w:rFonts w:ascii="Times New Roman" w:eastAsia="Times New Roman" w:hAnsi="Times New Roman" w:cs="David" w:hint="cs"/>
          <w:sz w:val="24"/>
          <w:szCs w:val="24"/>
          <w:rtl/>
          <w:lang w:eastAsia="he-IL"/>
        </w:rPr>
        <w:t>לא יהא</w:t>
      </w:r>
      <w:r w:rsidRPr="00BA31BA">
        <w:rPr>
          <w:rFonts w:ascii="Times New Roman" w:eastAsia="Times New Roman" w:hAnsi="Times New Roman" w:cs="David"/>
          <w:sz w:val="24"/>
          <w:szCs w:val="24"/>
          <w:rtl/>
          <w:lang w:eastAsia="he-IL"/>
        </w:rPr>
        <w:t xml:space="preserve"> בכך כדי לשחרר את היועץ מאחריותו המקצועית המלאה ו</w:t>
      </w:r>
      <w:r w:rsidRPr="00BA31BA">
        <w:rPr>
          <w:rFonts w:ascii="Times New Roman" w:eastAsia="Times New Roman" w:hAnsi="Times New Roman" w:cs="David" w:hint="cs"/>
          <w:sz w:val="24"/>
          <w:szCs w:val="24"/>
          <w:rtl/>
          <w:lang w:eastAsia="he-IL"/>
        </w:rPr>
        <w:t>לא יהא</w:t>
      </w:r>
      <w:r w:rsidRPr="00BA31BA">
        <w:rPr>
          <w:rFonts w:ascii="Times New Roman" w:eastAsia="Times New Roman" w:hAnsi="Times New Roman" w:cs="David"/>
          <w:sz w:val="24"/>
          <w:szCs w:val="24"/>
          <w:rtl/>
          <w:lang w:eastAsia="he-IL"/>
        </w:rPr>
        <w:t xml:space="preserve"> בכך כדי להטיל על המנהל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על המזמין אחריות כלשהי לטיב התכניות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המסמכים האמורים.</w:t>
      </w:r>
    </w:p>
    <w:p w14:paraId="5740DCEF" w14:textId="77777777" w:rsidR="00DE0948" w:rsidRPr="00BA31BA"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u w:val="single"/>
          <w:rtl/>
          <w:lang w:eastAsia="he-IL"/>
        </w:rPr>
        <w:t>לוח זמנים ושלבי ב</w:t>
      </w:r>
      <w:r w:rsidRPr="00BA31BA">
        <w:rPr>
          <w:rFonts w:ascii="Times New Roman" w:eastAsia="Times New Roman" w:hAnsi="Times New Roman" w:cs="David" w:hint="cs"/>
          <w:bCs/>
          <w:sz w:val="24"/>
          <w:szCs w:val="24"/>
          <w:u w:val="single"/>
          <w:rtl/>
          <w:lang w:eastAsia="he-IL"/>
        </w:rPr>
        <w:t>י</w:t>
      </w:r>
      <w:r w:rsidRPr="00BA31BA">
        <w:rPr>
          <w:rFonts w:ascii="Times New Roman" w:eastAsia="Times New Roman" w:hAnsi="Times New Roman" w:cs="David"/>
          <w:bCs/>
          <w:sz w:val="24"/>
          <w:szCs w:val="24"/>
          <w:u w:val="single"/>
          <w:rtl/>
          <w:lang w:eastAsia="he-IL"/>
        </w:rPr>
        <w:t>צוע</w:t>
      </w:r>
    </w:p>
    <w:p w14:paraId="6E688E6B"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BA31BA">
        <w:rPr>
          <w:rFonts w:ascii="Times New Roman" w:eastAsia="Times New Roman" w:hAnsi="Times New Roman" w:cs="David"/>
          <w:b/>
          <w:bCs/>
          <w:sz w:val="24"/>
          <w:szCs w:val="24"/>
          <w:rtl/>
          <w:lang w:eastAsia="he-IL"/>
        </w:rPr>
        <w:t>ג'</w:t>
      </w:r>
      <w:r w:rsidRPr="00BA31BA">
        <w:rPr>
          <w:rFonts w:ascii="Times New Roman" w:eastAsia="Times New Roman" w:hAnsi="Times New Roman" w:cs="David" w:hint="cs"/>
          <w:sz w:val="24"/>
          <w:szCs w:val="24"/>
          <w:rtl/>
          <w:lang w:eastAsia="he-IL"/>
        </w:rPr>
        <w:t xml:space="preserve"> המצ"ב</w:t>
      </w:r>
      <w:r w:rsidRPr="00BA31BA">
        <w:rPr>
          <w:rFonts w:ascii="Times New Roman" w:eastAsia="Times New Roman" w:hAnsi="Times New Roman" w:cs="David"/>
          <w:sz w:val="24"/>
          <w:szCs w:val="24"/>
          <w:rtl/>
          <w:lang w:eastAsia="he-IL"/>
        </w:rPr>
        <w:t xml:space="preserve"> (להלן: "</w:t>
      </w:r>
      <w:r w:rsidRPr="00BA31BA">
        <w:rPr>
          <w:rFonts w:ascii="Times New Roman" w:eastAsia="Times New Roman" w:hAnsi="Times New Roman" w:cs="David"/>
          <w:b/>
          <w:bCs/>
          <w:sz w:val="24"/>
          <w:szCs w:val="24"/>
          <w:rtl/>
          <w:lang w:eastAsia="he-IL"/>
        </w:rPr>
        <w:t>לוח הזמנים</w:t>
      </w:r>
      <w:r w:rsidRPr="00BA31BA">
        <w:rPr>
          <w:rFonts w:ascii="Times New Roman" w:eastAsia="Times New Roman" w:hAnsi="Times New Roman" w:cs="David"/>
          <w:sz w:val="24"/>
          <w:szCs w:val="24"/>
          <w:rtl/>
          <w:lang w:eastAsia="he-IL"/>
        </w:rPr>
        <w:t>"). כל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 הכלול בשרותי היועץ</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אשר לא נקבע לו מועד בלוח הזמנים</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יבוצע על ידי היועץ במועד שיהיה דרוש על מנת להבטיח</w:t>
      </w:r>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hint="cs"/>
          <w:sz w:val="24"/>
          <w:szCs w:val="24"/>
          <w:rtl/>
          <w:lang w:eastAsia="he-IL"/>
        </w:rPr>
        <w:lastRenderedPageBreak/>
        <w:t>את</w:t>
      </w:r>
      <w:r w:rsidRPr="00BA31BA">
        <w:rPr>
          <w:rFonts w:ascii="Times New Roman" w:eastAsia="Times New Roman" w:hAnsi="Times New Roman" w:cs="David"/>
          <w:sz w:val="24"/>
          <w:szCs w:val="24"/>
          <w:rtl/>
          <w:lang w:eastAsia="he-IL"/>
        </w:rPr>
        <w:t xml:space="preserve">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BA31BA">
        <w:rPr>
          <w:rFonts w:ascii="Times New Roman" w:eastAsia="Times New Roman" w:hAnsi="Times New Roman" w:cs="David" w:hint="cs"/>
          <w:sz w:val="24"/>
          <w:szCs w:val="24"/>
          <w:rtl/>
          <w:lang w:eastAsia="he-IL"/>
        </w:rPr>
        <w:t>ה</w:t>
      </w:r>
      <w:r w:rsidRPr="00BA31BA">
        <w:rPr>
          <w:rFonts w:ascii="Times New Roman" w:eastAsia="Times New Roman" w:hAnsi="Times New Roman" w:cs="David"/>
          <w:sz w:val="24"/>
          <w:szCs w:val="24"/>
          <w:rtl/>
          <w:lang w:eastAsia="he-IL"/>
        </w:rPr>
        <w:t xml:space="preserve">קבלנים </w:t>
      </w:r>
      <w:r w:rsidRPr="00BA31BA">
        <w:rPr>
          <w:rFonts w:ascii="Times New Roman" w:eastAsia="Times New Roman" w:hAnsi="Times New Roman" w:cs="David" w:hint="cs"/>
          <w:sz w:val="24"/>
          <w:szCs w:val="24"/>
          <w:rtl/>
          <w:lang w:eastAsia="he-IL"/>
        </w:rPr>
        <w:t>ה</w:t>
      </w:r>
      <w:r w:rsidRPr="00BA31BA">
        <w:rPr>
          <w:rFonts w:ascii="Times New Roman" w:eastAsia="Times New Roman" w:hAnsi="Times New Roman" w:cs="David"/>
          <w:sz w:val="24"/>
          <w:szCs w:val="24"/>
          <w:rtl/>
          <w:lang w:eastAsia="he-IL"/>
        </w:rPr>
        <w:t>אחרים בהתאם ללוח הזמנים המוסכם ע</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מם.</w:t>
      </w:r>
    </w:p>
    <w:p w14:paraId="3C2C97A8"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לא יתחיל היועץ בב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צוע קטע מהפרויקט ו/או שלב משלבי העבודה כמפורט בנספח </w:t>
      </w:r>
      <w:r w:rsidRPr="00BA31BA">
        <w:rPr>
          <w:rFonts w:ascii="Times New Roman" w:eastAsia="Times New Roman" w:hAnsi="Times New Roman" w:cs="David"/>
          <w:bCs/>
          <w:sz w:val="24"/>
          <w:szCs w:val="24"/>
          <w:rtl/>
          <w:lang w:eastAsia="he-IL"/>
        </w:rPr>
        <w:t>ב'</w:t>
      </w:r>
      <w:r w:rsidRPr="00BA31BA">
        <w:rPr>
          <w:rFonts w:ascii="Times New Roman" w:eastAsia="Times New Roman" w:hAnsi="Times New Roman" w:cs="David"/>
          <w:sz w:val="24"/>
          <w:szCs w:val="24"/>
          <w:rtl/>
          <w:lang w:eastAsia="he-IL"/>
        </w:rPr>
        <w:t xml:space="preserve"> או </w:t>
      </w:r>
      <w:r w:rsidRPr="00BA31BA">
        <w:rPr>
          <w:rFonts w:ascii="Times New Roman" w:eastAsia="Times New Roman" w:hAnsi="Times New Roman" w:cs="David"/>
          <w:b/>
          <w:bCs/>
          <w:sz w:val="24"/>
          <w:szCs w:val="24"/>
          <w:rtl/>
          <w:lang w:eastAsia="he-IL"/>
        </w:rPr>
        <w:t xml:space="preserve">ג' </w:t>
      </w:r>
      <w:r w:rsidRPr="00BA31BA">
        <w:rPr>
          <w:rFonts w:ascii="Times New Roman" w:eastAsia="Times New Roman" w:hAnsi="Times New Roman" w:cs="David" w:hint="cs"/>
          <w:sz w:val="24"/>
          <w:szCs w:val="24"/>
          <w:rtl/>
          <w:lang w:eastAsia="he-IL"/>
        </w:rPr>
        <w:t xml:space="preserve">המצ"ב, </w:t>
      </w:r>
      <w:r w:rsidRPr="00BA31BA">
        <w:rPr>
          <w:rFonts w:ascii="Times New Roman" w:eastAsia="Times New Roman" w:hAnsi="Times New Roman" w:cs="David"/>
          <w:sz w:val="24"/>
          <w:szCs w:val="24"/>
          <w:rtl/>
          <w:lang w:eastAsia="he-IL"/>
        </w:rPr>
        <w:t>אלא אם כן הודיע למזמין תחילה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הגיע לדעתו מועד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שלב זה וק</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בל מהמזמין א</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שור בכתב לביצועו.</w:t>
      </w:r>
    </w:p>
    <w:p w14:paraId="15C2DA61"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יש לראות </w:t>
      </w:r>
      <w:r w:rsidRPr="00BA31BA">
        <w:rPr>
          <w:rFonts w:ascii="Times New Roman" w:eastAsia="Times New Roman" w:hAnsi="Times New Roman" w:cs="David" w:hint="cs"/>
          <w:sz w:val="24"/>
          <w:szCs w:val="24"/>
          <w:rtl/>
          <w:lang w:eastAsia="he-IL"/>
        </w:rPr>
        <w:t>ב</w:t>
      </w:r>
      <w:r w:rsidRPr="00BA31BA">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6F40869D" w14:textId="77777777" w:rsidR="00DE0948" w:rsidRPr="00BA31BA"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ידוע ליועץ</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התחייבויות היועצים</w:t>
      </w:r>
      <w:r w:rsidRPr="00BA31BA">
        <w:rPr>
          <w:rFonts w:ascii="Times New Roman" w:eastAsia="Times New Roman" w:hAnsi="Times New Roman" w:cs="David" w:hint="cs"/>
          <w:sz w:val="24"/>
          <w:szCs w:val="24"/>
          <w:rtl/>
          <w:lang w:eastAsia="he-IL"/>
        </w:rPr>
        <w:t xml:space="preserve"> ו/או</w:t>
      </w:r>
      <w:r w:rsidRPr="00BA31BA">
        <w:rPr>
          <w:rFonts w:ascii="Times New Roman" w:eastAsia="Times New Roman" w:hAnsi="Times New Roman" w:cs="David"/>
          <w:sz w:val="24"/>
          <w:szCs w:val="24"/>
          <w:rtl/>
          <w:lang w:eastAsia="he-IL"/>
        </w:rPr>
        <w:t xml:space="preserve"> הקבלנים ו</w:t>
      </w:r>
      <w:r w:rsidRPr="00BA31BA">
        <w:rPr>
          <w:rFonts w:ascii="Times New Roman" w:eastAsia="Times New Roman" w:hAnsi="Times New Roman" w:cs="David" w:hint="cs"/>
          <w:sz w:val="24"/>
          <w:szCs w:val="24"/>
          <w:rtl/>
          <w:lang w:eastAsia="he-IL"/>
        </w:rPr>
        <w:t xml:space="preserve">/או </w:t>
      </w:r>
      <w:r w:rsidRPr="00BA31BA">
        <w:rPr>
          <w:rFonts w:ascii="Times New Roman" w:eastAsia="Times New Roman" w:hAnsi="Times New Roman" w:cs="David"/>
          <w:sz w:val="24"/>
          <w:szCs w:val="24"/>
          <w:rtl/>
          <w:lang w:eastAsia="he-IL"/>
        </w:rPr>
        <w:t>יתר הגורמים, מותנות בכך שיסופקו להם כל התכניות</w:t>
      </w:r>
      <w:r w:rsidRPr="00BA31BA">
        <w:rPr>
          <w:rFonts w:ascii="Times New Roman" w:eastAsia="Times New Roman" w:hAnsi="Times New Roman" w:cs="David" w:hint="cs"/>
          <w:sz w:val="24"/>
          <w:szCs w:val="24"/>
          <w:rtl/>
          <w:lang w:eastAsia="he-IL"/>
        </w:rPr>
        <w:t xml:space="preserve"> ו/או</w:t>
      </w:r>
      <w:r w:rsidRPr="00BA31BA">
        <w:rPr>
          <w:rFonts w:ascii="Times New Roman" w:eastAsia="Times New Roman" w:hAnsi="Times New Roman" w:cs="David"/>
          <w:sz w:val="24"/>
          <w:szCs w:val="24"/>
          <w:rtl/>
          <w:lang w:eastAsia="he-IL"/>
        </w:rPr>
        <w:t xml:space="preserve"> ההנחיות</w:t>
      </w:r>
      <w:r w:rsidRPr="00BA31BA">
        <w:rPr>
          <w:rFonts w:ascii="Times New Roman" w:eastAsia="Times New Roman" w:hAnsi="Times New Roman" w:cs="David" w:hint="cs"/>
          <w:sz w:val="24"/>
          <w:szCs w:val="24"/>
          <w:rtl/>
          <w:lang w:eastAsia="he-IL"/>
        </w:rPr>
        <w:t xml:space="preserve"> ו/או</w:t>
      </w:r>
      <w:r w:rsidRPr="00BA31BA">
        <w:rPr>
          <w:rFonts w:ascii="Times New Roman" w:eastAsia="Times New Roman" w:hAnsi="Times New Roman" w:cs="David"/>
          <w:sz w:val="24"/>
          <w:szCs w:val="24"/>
          <w:rtl/>
          <w:lang w:eastAsia="he-IL"/>
        </w:rPr>
        <w:t xml:space="preserve"> ההוראות</w:t>
      </w:r>
      <w:r w:rsidRPr="00BA31BA">
        <w:rPr>
          <w:rFonts w:ascii="Times New Roman" w:eastAsia="Times New Roman" w:hAnsi="Times New Roman" w:cs="David" w:hint="cs"/>
          <w:sz w:val="24"/>
          <w:szCs w:val="24"/>
          <w:rtl/>
          <w:lang w:eastAsia="he-IL"/>
        </w:rPr>
        <w:t xml:space="preserve"> ו/או</w:t>
      </w:r>
      <w:r w:rsidRPr="00BA31BA">
        <w:rPr>
          <w:rFonts w:ascii="Times New Roman" w:eastAsia="Times New Roman" w:hAnsi="Times New Roman" w:cs="David"/>
          <w:sz w:val="24"/>
          <w:szCs w:val="24"/>
          <w:rtl/>
          <w:lang w:eastAsia="he-IL"/>
        </w:rPr>
        <w:t xml:space="preserve"> הפרטים ו</w:t>
      </w:r>
      <w:r w:rsidRPr="00BA31BA">
        <w:rPr>
          <w:rFonts w:ascii="Times New Roman" w:eastAsia="Times New Roman" w:hAnsi="Times New Roman" w:cs="David" w:hint="cs"/>
          <w:sz w:val="24"/>
          <w:szCs w:val="24"/>
          <w:rtl/>
          <w:lang w:eastAsia="he-IL"/>
        </w:rPr>
        <w:t xml:space="preserve">/או </w:t>
      </w:r>
      <w:r w:rsidRPr="00BA31BA">
        <w:rPr>
          <w:rFonts w:ascii="Times New Roman" w:eastAsia="Times New Roman" w:hAnsi="Times New Roman" w:cs="David"/>
          <w:sz w:val="24"/>
          <w:szCs w:val="24"/>
          <w:rtl/>
          <w:lang w:eastAsia="he-IL"/>
        </w:rPr>
        <w:t>הביאורים שידרשו לב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BA31BA">
        <w:rPr>
          <w:rFonts w:ascii="Times New Roman" w:eastAsia="Times New Roman" w:hAnsi="Times New Roman" w:cs="David" w:hint="cs"/>
          <w:sz w:val="24"/>
          <w:szCs w:val="24"/>
          <w:rtl/>
          <w:lang w:eastAsia="he-IL"/>
        </w:rPr>
        <w:t xml:space="preserve">/או </w:t>
      </w:r>
      <w:r w:rsidRPr="00BA31BA">
        <w:rPr>
          <w:rFonts w:ascii="Times New Roman" w:eastAsia="Times New Roman" w:hAnsi="Times New Roman" w:cs="David"/>
          <w:sz w:val="24"/>
          <w:szCs w:val="24"/>
          <w:rtl/>
          <w:lang w:eastAsia="he-IL"/>
        </w:rPr>
        <w:t>מהקבלנים מלטעון לעיכוב מוצדק בב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9792AE6" w14:textId="77777777" w:rsidR="00DE0948" w:rsidRPr="00BA31BA"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BA31BA">
        <w:rPr>
          <w:rFonts w:ascii="Times New Roman" w:eastAsia="Times New Roman" w:hAnsi="Times New Roman" w:cs="David"/>
          <w:sz w:val="24"/>
          <w:szCs w:val="24"/>
          <w:rtl/>
          <w:lang w:eastAsia="he-IL"/>
        </w:rPr>
        <w:t>עיכוב בב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שירותי היועץ יוכר כמוצדק</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אך ו</w:t>
      </w:r>
      <w:r w:rsidRPr="00BA31BA">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586F88C1" w14:textId="77777777" w:rsidR="00DE0948" w:rsidRPr="00BA31BA"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הוא נובע מכ</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ח עליון או גורם אחר (להלן יחדיו: "</w:t>
      </w:r>
      <w:r w:rsidRPr="00BA31BA">
        <w:rPr>
          <w:rFonts w:ascii="Times New Roman" w:eastAsia="Times New Roman" w:hAnsi="Times New Roman" w:cs="David"/>
          <w:b/>
          <w:bCs/>
          <w:sz w:val="24"/>
          <w:szCs w:val="24"/>
          <w:rtl/>
          <w:lang w:eastAsia="he-IL"/>
        </w:rPr>
        <w:t>אירוע דוחה</w:t>
      </w:r>
      <w:r w:rsidRPr="00BA31BA">
        <w:rPr>
          <w:rFonts w:ascii="Times New Roman" w:eastAsia="Times New Roman" w:hAnsi="Times New Roman" w:cs="David"/>
          <w:sz w:val="24"/>
          <w:szCs w:val="24"/>
          <w:rtl/>
          <w:lang w:eastAsia="he-IL"/>
        </w:rPr>
        <w:t>") שלדעת המנהל לא הייתה ליועץ שליטה עליו.</w:t>
      </w:r>
    </w:p>
    <w:p w14:paraId="49DE2DBA" w14:textId="77777777" w:rsidR="00DE0948" w:rsidRPr="00BA31BA"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6B8D1BB3" w14:textId="77777777" w:rsidR="00DE0948" w:rsidRPr="00BA31BA"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לא קיבל תכניות, הנחיות, הוראות, פרטים וב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אורים שנדרשו על ידו ונדרשים לביצוע התכנון מהמזמין או היועצים במועד שסוכם </w:t>
      </w:r>
      <w:r w:rsidRPr="00BA31BA">
        <w:rPr>
          <w:rFonts w:ascii="Times New Roman" w:eastAsia="Times New Roman" w:hAnsi="Times New Roman" w:cs="David"/>
          <w:sz w:val="24"/>
          <w:szCs w:val="24"/>
          <w:rtl/>
          <w:lang w:eastAsia="he-IL"/>
        </w:rPr>
        <w:lastRenderedPageBreak/>
        <w:t>עימם.</w:t>
      </w:r>
    </w:p>
    <w:p w14:paraId="1F6C87C8" w14:textId="77777777" w:rsidR="00DE0948" w:rsidRPr="00BA31BA" w:rsidRDefault="00DE0948" w:rsidP="00A17DE8">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המנהל אישר</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האירוע הדוחה אכן מצדיק עיכוב בב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השירות ואת משך הדחייה.</w:t>
      </w:r>
    </w:p>
    <w:p w14:paraId="21A1D0E9" w14:textId="77777777" w:rsidR="00DE0948" w:rsidRPr="00BA31BA" w:rsidRDefault="00DE0948" w:rsidP="00A17DE8">
      <w:pPr>
        <w:widowControl w:val="0"/>
        <w:spacing w:before="0" w:beforeAutospacing="0" w:after="200" w:afterAutospacing="0" w:line="240" w:lineRule="auto"/>
        <w:ind w:left="1440" w:right="85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מבלי לגרוע מ</w:t>
      </w:r>
      <w:r w:rsidRPr="00BA31BA">
        <w:rPr>
          <w:rFonts w:ascii="Times New Roman" w:eastAsia="Times New Roman" w:hAnsi="Times New Roman" w:cs="David" w:hint="cs"/>
          <w:sz w:val="24"/>
          <w:szCs w:val="24"/>
          <w:rtl/>
          <w:lang w:eastAsia="he-IL"/>
        </w:rPr>
        <w:t xml:space="preserve">כלליות </w:t>
      </w:r>
      <w:r w:rsidRPr="00BA31BA">
        <w:rPr>
          <w:rFonts w:ascii="Times New Roman" w:eastAsia="Times New Roman" w:hAnsi="Times New Roman" w:cs="David"/>
          <w:sz w:val="24"/>
          <w:szCs w:val="24"/>
          <w:rtl/>
          <w:lang w:eastAsia="he-IL"/>
        </w:rPr>
        <w:t>האמור לעיל</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מותנה בזה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א</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חור בב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עבודות תכנון ע"י אחרים לא יהווה עילה לעיכוב בב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שירותי היועץ</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אלא בא</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שור המנהל </w:t>
      </w:r>
      <w:r w:rsidRPr="00BA31BA">
        <w:rPr>
          <w:rFonts w:ascii="Times New Roman" w:eastAsia="Times New Roman" w:hAnsi="Times New Roman" w:cs="David" w:hint="cs"/>
          <w:sz w:val="24"/>
          <w:szCs w:val="24"/>
          <w:rtl/>
          <w:lang w:eastAsia="he-IL"/>
        </w:rPr>
        <w:t>מראש ו</w:t>
      </w:r>
      <w:r w:rsidRPr="00BA31BA">
        <w:rPr>
          <w:rFonts w:ascii="Times New Roman" w:eastAsia="Times New Roman" w:hAnsi="Times New Roman" w:cs="David"/>
          <w:sz w:val="24"/>
          <w:szCs w:val="24"/>
          <w:rtl/>
          <w:lang w:eastAsia="he-IL"/>
        </w:rPr>
        <w:t>בכתב.</w:t>
      </w:r>
    </w:p>
    <w:p w14:paraId="57D83889"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מתחייב להודיע למנהל מידית, על כל עיכוב</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אשר לפי הערכתו עלול לגרום לאיחור בקיום לוח הזמנים.</w:t>
      </w:r>
    </w:p>
    <w:p w14:paraId="1CFDBAF6"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CFA2504" w14:textId="77777777" w:rsidR="00DE0948" w:rsidRPr="00BA31BA" w:rsidRDefault="00DE0948" w:rsidP="002E5E3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המנהל רשאי לבקר במשרד היועץ ולעיין בהתקדמות ובאופן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צוע שרותי היועץ, והיועץ ימסור למנהל כל הסבר </w:t>
      </w:r>
      <w:r w:rsidRPr="00BA31BA">
        <w:rPr>
          <w:rFonts w:ascii="Times New Roman" w:eastAsia="Times New Roman" w:hAnsi="Times New Roman" w:cs="David" w:hint="cs"/>
          <w:sz w:val="24"/>
          <w:szCs w:val="24"/>
          <w:rtl/>
          <w:lang w:eastAsia="he-IL"/>
        </w:rPr>
        <w:t xml:space="preserve">ו/או </w:t>
      </w:r>
      <w:r w:rsidRPr="00BA31BA">
        <w:rPr>
          <w:rFonts w:ascii="Times New Roman" w:eastAsia="Times New Roman" w:hAnsi="Times New Roman" w:cs="David"/>
          <w:sz w:val="24"/>
          <w:szCs w:val="24"/>
          <w:rtl/>
          <w:lang w:eastAsia="he-IL"/>
        </w:rPr>
        <w:t>פרט ו</w:t>
      </w:r>
      <w:r w:rsidRPr="00BA31BA">
        <w:rPr>
          <w:rFonts w:ascii="Times New Roman" w:eastAsia="Times New Roman" w:hAnsi="Times New Roman" w:cs="David" w:hint="cs"/>
          <w:sz w:val="24"/>
          <w:szCs w:val="24"/>
          <w:rtl/>
          <w:lang w:eastAsia="he-IL"/>
        </w:rPr>
        <w:t xml:space="preserve">/או </w:t>
      </w:r>
      <w:r w:rsidRPr="00BA31BA">
        <w:rPr>
          <w:rFonts w:ascii="Times New Roman" w:eastAsia="Times New Roman" w:hAnsi="Times New Roman" w:cs="David"/>
          <w:sz w:val="24"/>
          <w:szCs w:val="24"/>
          <w:rtl/>
          <w:lang w:eastAsia="he-IL"/>
        </w:rPr>
        <w:t>דיווח</w:t>
      </w:r>
      <w:r w:rsidRPr="00BA31BA">
        <w:rPr>
          <w:rFonts w:ascii="Times New Roman" w:eastAsia="Times New Roman" w:hAnsi="Times New Roman" w:cs="David" w:hint="cs"/>
          <w:sz w:val="24"/>
          <w:szCs w:val="24"/>
          <w:rtl/>
          <w:lang w:eastAsia="he-IL"/>
        </w:rPr>
        <w:t>, מיד</w:t>
      </w:r>
      <w:r w:rsidRPr="00BA31BA">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BA31BA">
        <w:rPr>
          <w:rFonts w:ascii="Times New Roman" w:eastAsia="Times New Roman" w:hAnsi="Times New Roman" w:cs="David" w:hint="cs"/>
          <w:sz w:val="24"/>
          <w:szCs w:val="24"/>
          <w:rtl/>
          <w:lang w:eastAsia="he-IL"/>
        </w:rPr>
        <w:t xml:space="preserve"> זה ו/או לפי כל דין</w:t>
      </w:r>
      <w:r w:rsidRPr="00BA31BA">
        <w:rPr>
          <w:rFonts w:ascii="Times New Roman" w:eastAsia="Times New Roman" w:hAnsi="Times New Roman" w:cs="David"/>
          <w:sz w:val="24"/>
          <w:szCs w:val="24"/>
          <w:rtl/>
          <w:lang w:eastAsia="he-IL"/>
        </w:rPr>
        <w:t>.</w:t>
      </w:r>
    </w:p>
    <w:p w14:paraId="336AE664" w14:textId="77777777" w:rsidR="00DE0948" w:rsidRPr="00BA31BA"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Cs/>
          <w:sz w:val="24"/>
          <w:szCs w:val="24"/>
          <w:u w:val="single"/>
          <w:rtl/>
          <w:lang w:eastAsia="he-IL"/>
        </w:rPr>
      </w:pPr>
      <w:r w:rsidRPr="00BA31BA">
        <w:rPr>
          <w:rFonts w:ascii="Times New Roman" w:eastAsia="Times New Roman" w:hAnsi="Times New Roman" w:cs="David"/>
          <w:bCs/>
          <w:sz w:val="24"/>
          <w:szCs w:val="24"/>
          <w:u w:val="single"/>
          <w:rtl/>
          <w:lang w:eastAsia="he-IL"/>
        </w:rPr>
        <w:t>שכר היועץ</w:t>
      </w:r>
    </w:p>
    <w:p w14:paraId="27155F4C" w14:textId="77777777" w:rsidR="00DE0948" w:rsidRPr="00BA31BA"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תמורת שרותי היועץ וכל יתר התחייבויותיו לפי חוזה זה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ישלם המזמין ליועץ שכר כמפורט בנספח </w:t>
      </w:r>
      <w:r w:rsidRPr="00BA31BA">
        <w:rPr>
          <w:rFonts w:ascii="Times New Roman" w:eastAsia="Times New Roman" w:hAnsi="Times New Roman" w:cs="David"/>
          <w:bCs/>
          <w:sz w:val="24"/>
          <w:szCs w:val="24"/>
          <w:rtl/>
          <w:lang w:eastAsia="he-IL"/>
        </w:rPr>
        <w:t xml:space="preserve">ד' </w:t>
      </w:r>
      <w:r w:rsidRPr="00BA31BA">
        <w:rPr>
          <w:rFonts w:ascii="Times New Roman" w:eastAsia="Times New Roman" w:hAnsi="Times New Roman" w:cs="David" w:hint="cs"/>
          <w:b/>
          <w:sz w:val="24"/>
          <w:szCs w:val="24"/>
          <w:rtl/>
          <w:lang w:eastAsia="he-IL"/>
        </w:rPr>
        <w:t xml:space="preserve">המצ"ב </w:t>
      </w:r>
      <w:r w:rsidRPr="00BA31BA">
        <w:rPr>
          <w:rFonts w:ascii="Times New Roman" w:eastAsia="Times New Roman" w:hAnsi="Times New Roman" w:cs="David"/>
          <w:sz w:val="24"/>
          <w:szCs w:val="24"/>
          <w:rtl/>
          <w:lang w:eastAsia="he-IL"/>
        </w:rPr>
        <w:t>(להלן: "</w:t>
      </w:r>
      <w:r w:rsidRPr="00BA31BA">
        <w:rPr>
          <w:rFonts w:ascii="Times New Roman" w:eastAsia="Times New Roman" w:hAnsi="Times New Roman" w:cs="David"/>
          <w:b/>
          <w:bCs/>
          <w:sz w:val="24"/>
          <w:szCs w:val="24"/>
          <w:rtl/>
          <w:lang w:eastAsia="he-IL"/>
        </w:rPr>
        <w:t>שכר היועץ</w:t>
      </w:r>
      <w:r w:rsidRPr="00BA31BA">
        <w:rPr>
          <w:rFonts w:ascii="Times New Roman" w:eastAsia="Times New Roman" w:hAnsi="Times New Roman" w:cs="David"/>
          <w:sz w:val="24"/>
          <w:szCs w:val="24"/>
          <w:rtl/>
          <w:lang w:eastAsia="he-IL"/>
        </w:rPr>
        <w:t>").</w:t>
      </w:r>
    </w:p>
    <w:p w14:paraId="79F5BFB2" w14:textId="77777777" w:rsidR="00DE0948" w:rsidRPr="00BA31BA"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בהוצאות הממשיות בשרותי העזר המפורטים להלן</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שא המזמין:</w:t>
      </w:r>
    </w:p>
    <w:p w14:paraId="63C80EBE" w14:textId="77777777" w:rsidR="00DE0948" w:rsidRPr="00BA31BA"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הדפסות בתוויין המיועדות להפצה לאחרים</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BA31BA">
        <w:rPr>
          <w:rFonts w:ascii="Times New Roman" w:eastAsia="Times New Roman" w:hAnsi="Times New Roman" w:cs="David" w:hint="cs"/>
          <w:sz w:val="24"/>
          <w:szCs w:val="24"/>
          <w:rtl/>
          <w:lang w:eastAsia="he-IL"/>
        </w:rPr>
        <w:t>ת</w:t>
      </w:r>
      <w:r w:rsidRPr="00BA31BA">
        <w:rPr>
          <w:rFonts w:ascii="Times New Roman" w:eastAsia="Times New Roman" w:hAnsi="Times New Roman" w:cs="David"/>
          <w:sz w:val="24"/>
          <w:szCs w:val="24"/>
          <w:rtl/>
          <w:lang w:eastAsia="he-IL"/>
        </w:rPr>
        <w:t xml:space="preserve"> החזר.</w:t>
      </w:r>
    </w:p>
    <w:p w14:paraId="0CEA6B43" w14:textId="77777777" w:rsidR="00DE0948" w:rsidRPr="00BA31BA"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העתקות שנמסרו ע"י היועץ למזמין</w:t>
      </w:r>
      <w:r w:rsidRPr="00BA31BA">
        <w:rPr>
          <w:rFonts w:ascii="Times New Roman" w:eastAsia="Times New Roman" w:hAnsi="Times New Roman" w:cs="David" w:hint="cs"/>
          <w:sz w:val="24"/>
          <w:szCs w:val="24"/>
          <w:rtl/>
          <w:lang w:eastAsia="he-IL"/>
        </w:rPr>
        <w:t xml:space="preserve"> ו/או</w:t>
      </w:r>
      <w:r w:rsidRPr="00BA31BA">
        <w:rPr>
          <w:rFonts w:ascii="Times New Roman" w:eastAsia="Times New Roman" w:hAnsi="Times New Roman" w:cs="David"/>
          <w:sz w:val="24"/>
          <w:szCs w:val="24"/>
          <w:rtl/>
          <w:lang w:eastAsia="he-IL"/>
        </w:rPr>
        <w:t xml:space="preserve"> לרשויות המוסמכות</w:t>
      </w:r>
      <w:r w:rsidRPr="00BA31BA">
        <w:rPr>
          <w:rFonts w:ascii="Times New Roman" w:eastAsia="Times New Roman" w:hAnsi="Times New Roman" w:cs="David" w:hint="cs"/>
          <w:sz w:val="24"/>
          <w:szCs w:val="24"/>
          <w:rtl/>
          <w:lang w:eastAsia="he-IL"/>
        </w:rPr>
        <w:t xml:space="preserve"> ו/או</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sz w:val="24"/>
          <w:szCs w:val="24"/>
          <w:rtl/>
          <w:lang w:eastAsia="he-IL"/>
        </w:rPr>
        <w:lastRenderedPageBreak/>
        <w:t>ליועצים, למעט העתקות וצילומים שיפיק היועץ במשרדו.</w:t>
      </w:r>
    </w:p>
    <w:p w14:paraId="1821B3D2" w14:textId="77777777" w:rsidR="00DE0948" w:rsidRPr="00BA31BA"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שכפול מסמכים.</w:t>
      </w:r>
    </w:p>
    <w:p w14:paraId="5FFC47E5" w14:textId="77777777" w:rsidR="00DE0948" w:rsidRPr="00BA31BA"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6C5EF667" w14:textId="77777777" w:rsidR="00DE0948" w:rsidRPr="00BA31BA"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מדידות וצילומי אויר.</w:t>
      </w:r>
    </w:p>
    <w:p w14:paraId="121FC1EF" w14:textId="77777777" w:rsidR="00DE0948" w:rsidRPr="00BA31BA"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קידוחים ובדיקות קרקע.</w:t>
      </w:r>
    </w:p>
    <w:p w14:paraId="675FB2AE" w14:textId="77777777" w:rsidR="00DE0948" w:rsidRPr="00BA31BA" w:rsidRDefault="00DE0948" w:rsidP="00DE0948">
      <w:pPr>
        <w:widowControl w:val="0"/>
        <w:numPr>
          <w:ilvl w:val="2"/>
          <w:numId w:val="1"/>
        </w:numPr>
        <w:tabs>
          <w:tab w:val="num" w:pos="1507"/>
        </w:tabs>
        <w:spacing w:before="0" w:beforeAutospacing="0" w:after="200" w:afterAutospacing="0" w:line="240" w:lineRule="auto"/>
        <w:ind w:left="1508" w:right="3062"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שליחויות.</w:t>
      </w:r>
    </w:p>
    <w:p w14:paraId="5D56BAA4" w14:textId="77777777" w:rsidR="00DE0948" w:rsidRPr="00BA31BA"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העזר המפורטים בסעיפים 7.2.1 עד 7.2.3 לעיל</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יוזמנו על ידי היועץ באמצעות מערכת ניהול פרויקטים </w:t>
      </w:r>
      <w:r w:rsidRPr="00BA31BA">
        <w:rPr>
          <w:rFonts w:ascii="Times New Roman" w:eastAsia="Times New Roman" w:hAnsi="Times New Roman" w:cs="David"/>
          <w:sz w:val="24"/>
          <w:szCs w:val="24"/>
          <w:lang w:eastAsia="he-IL"/>
        </w:rPr>
        <w:t>VIEW</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 מערכת רמדורנט מודול ניהול מסמכים (</w:t>
      </w:r>
      <w:r w:rsidRPr="00BA31BA">
        <w:rPr>
          <w:rFonts w:ascii="Times New Roman" w:eastAsia="Times New Roman" w:hAnsi="Times New Roman" w:cs="David"/>
          <w:sz w:val="24"/>
          <w:szCs w:val="24"/>
          <w:lang w:eastAsia="he-IL"/>
        </w:rPr>
        <w:t>DM</w:t>
      </w:r>
      <w:r w:rsidRPr="00BA31BA">
        <w:rPr>
          <w:rFonts w:ascii="Times New Roman" w:eastAsia="Times New Roman" w:hAnsi="Times New Roman" w:cs="David"/>
          <w:sz w:val="24"/>
          <w:szCs w:val="24"/>
          <w:rtl/>
          <w:lang w:eastAsia="he-IL"/>
        </w:rPr>
        <w:t>) רק ממכונים המאושרים ע"י המזמין לבצע עבודות עבורו</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34301F6"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על חשבון שכר היועץ ישולמו ליועץ תשלומי ביניים בש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עורים ובמועדים המפורטים בנספח</w:t>
      </w:r>
      <w:r w:rsidRPr="00BA31BA">
        <w:rPr>
          <w:rFonts w:ascii="Times New Roman" w:eastAsia="Times New Roman" w:hAnsi="Times New Roman" w:cs="David"/>
          <w:bCs/>
          <w:sz w:val="24"/>
          <w:szCs w:val="24"/>
          <w:rtl/>
          <w:lang w:eastAsia="he-IL"/>
        </w:rPr>
        <w:t xml:space="preserve"> ה'</w:t>
      </w:r>
      <w:r w:rsidRPr="00BA31BA">
        <w:rPr>
          <w:rFonts w:ascii="Times New Roman" w:eastAsia="Times New Roman" w:hAnsi="Times New Roman" w:cs="David" w:hint="cs"/>
          <w:sz w:val="24"/>
          <w:szCs w:val="24"/>
          <w:rtl/>
          <w:lang w:eastAsia="he-IL"/>
        </w:rPr>
        <w:t xml:space="preserve"> המצ"ב,</w:t>
      </w:r>
      <w:r w:rsidRPr="00BA31BA">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קול דעתו הבלעדי.</w:t>
      </w:r>
    </w:p>
    <w:p w14:paraId="1CAF3926" w14:textId="77777777" w:rsidR="00DE0948" w:rsidRPr="00BA31BA"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כל תשלומי הביניים לפי פסקה זו</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שלב משלבי שירותי היועץ ו/או טיב הש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0930272C"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trike/>
          <w:sz w:val="24"/>
          <w:szCs w:val="24"/>
          <w:rtl/>
          <w:lang w:eastAsia="he-IL"/>
        </w:rPr>
      </w:pPr>
      <w:r w:rsidRPr="00BA31BA">
        <w:rPr>
          <w:rFonts w:ascii="Times New Roman" w:eastAsia="Times New Roman" w:hAnsi="Times New Roman" w:cs="David"/>
          <w:sz w:val="24"/>
          <w:szCs w:val="24"/>
          <w:rtl/>
          <w:lang w:eastAsia="he-IL"/>
        </w:rPr>
        <w:t>מוסכם במפורש</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השכר האמור בנספח </w:t>
      </w:r>
      <w:r w:rsidRPr="00BA31BA">
        <w:rPr>
          <w:rFonts w:ascii="Times New Roman" w:eastAsia="Times New Roman" w:hAnsi="Times New Roman" w:cs="David"/>
          <w:b/>
          <w:bCs/>
          <w:sz w:val="24"/>
          <w:szCs w:val="24"/>
          <w:rtl/>
          <w:lang w:eastAsia="he-IL"/>
        </w:rPr>
        <w:t xml:space="preserve">ד' </w:t>
      </w:r>
      <w:r w:rsidRPr="00BA31BA">
        <w:rPr>
          <w:rFonts w:ascii="Times New Roman" w:eastAsia="Times New Roman" w:hAnsi="Times New Roman" w:cs="David" w:hint="cs"/>
          <w:sz w:val="24"/>
          <w:szCs w:val="24"/>
          <w:rtl/>
          <w:lang w:eastAsia="he-IL"/>
        </w:rPr>
        <w:t xml:space="preserve">המצ"ב, </w:t>
      </w:r>
      <w:r w:rsidRPr="00BA31BA">
        <w:rPr>
          <w:rFonts w:ascii="Times New Roman" w:eastAsia="Times New Roman" w:hAnsi="Times New Roman" w:cs="David"/>
          <w:sz w:val="24"/>
          <w:szCs w:val="24"/>
          <w:rtl/>
          <w:lang w:eastAsia="he-IL"/>
        </w:rPr>
        <w:t>ה</w:t>
      </w:r>
      <w:r w:rsidRPr="00BA31BA">
        <w:rPr>
          <w:rFonts w:ascii="Times New Roman" w:eastAsia="Times New Roman" w:hAnsi="Times New Roman" w:cs="David" w:hint="cs"/>
          <w:sz w:val="24"/>
          <w:szCs w:val="24"/>
          <w:rtl/>
          <w:lang w:eastAsia="he-IL"/>
        </w:rPr>
        <w:t xml:space="preserve">ינו </w:t>
      </w:r>
      <w:r w:rsidRPr="00BA31BA">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w:t>
      </w:r>
      <w:r w:rsidRPr="00BA31BA">
        <w:rPr>
          <w:rFonts w:ascii="Times New Roman" w:eastAsia="Times New Roman" w:hAnsi="Times New Roman" w:cs="David"/>
          <w:sz w:val="24"/>
          <w:szCs w:val="24"/>
          <w:rtl/>
          <w:lang w:eastAsia="he-IL"/>
        </w:rPr>
        <w:lastRenderedPageBreak/>
        <w:t xml:space="preserve">אלא אם נאמר בחוזה </w:t>
      </w:r>
      <w:r w:rsidRPr="00BA31BA">
        <w:rPr>
          <w:rFonts w:ascii="Times New Roman" w:eastAsia="Times New Roman" w:hAnsi="Times New Roman" w:cs="David" w:hint="cs"/>
          <w:sz w:val="24"/>
          <w:szCs w:val="24"/>
          <w:rtl/>
          <w:lang w:eastAsia="he-IL"/>
        </w:rPr>
        <w:t xml:space="preserve">זה </w:t>
      </w:r>
      <w:r w:rsidRPr="00BA31BA">
        <w:rPr>
          <w:rFonts w:ascii="Times New Roman" w:eastAsia="Times New Roman" w:hAnsi="Times New Roman" w:cs="David"/>
          <w:sz w:val="24"/>
          <w:szCs w:val="24"/>
          <w:rtl/>
          <w:lang w:eastAsia="he-IL"/>
        </w:rPr>
        <w:t>במפורש אחרת. תנאי לתשלום שכר היועץ במלואו</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הינו המצאת הצהרה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BA31BA">
        <w:rPr>
          <w:rFonts w:ascii="Times New Roman" w:eastAsia="Times New Roman" w:hAnsi="Times New Roman" w:cs="David"/>
          <w:b/>
          <w:bCs/>
          <w:sz w:val="24"/>
          <w:szCs w:val="24"/>
          <w:rtl/>
          <w:lang w:eastAsia="he-IL"/>
        </w:rPr>
        <w:t>ט'</w:t>
      </w:r>
      <w:r w:rsidRPr="00BA31BA">
        <w:rPr>
          <w:rFonts w:ascii="Times New Roman" w:eastAsia="Times New Roman" w:hAnsi="Times New Roman" w:cs="David"/>
          <w:sz w:val="24"/>
          <w:szCs w:val="24"/>
          <w:rtl/>
          <w:lang w:eastAsia="he-IL"/>
        </w:rPr>
        <w:t xml:space="preserve"> לחוזה זה וכתב היעדר תביעות המצורף כנספח</w:t>
      </w:r>
      <w:r w:rsidRPr="00BA31BA">
        <w:rPr>
          <w:rFonts w:ascii="Times New Roman" w:eastAsia="Times New Roman" w:hAnsi="Times New Roman" w:cs="David"/>
          <w:b/>
          <w:bCs/>
          <w:sz w:val="24"/>
          <w:szCs w:val="24"/>
          <w:rtl/>
          <w:lang w:eastAsia="he-IL"/>
        </w:rPr>
        <w:t xml:space="preserve"> י'</w:t>
      </w:r>
      <w:r w:rsidRPr="00BA31BA">
        <w:rPr>
          <w:rFonts w:ascii="Times New Roman" w:eastAsia="Times New Roman" w:hAnsi="Times New Roman" w:cs="David"/>
          <w:sz w:val="24"/>
          <w:szCs w:val="24"/>
          <w:rtl/>
          <w:lang w:eastAsia="he-IL"/>
        </w:rPr>
        <w:t xml:space="preserve"> לחוזה זה למזמין, חתום ע"י היועץ ומאומת כנדרש בו.</w:t>
      </w:r>
    </w:p>
    <w:p w14:paraId="175B7796"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BA31BA">
        <w:rPr>
          <w:rFonts w:ascii="Times New Roman" w:eastAsia="Times New Roman" w:hAnsi="Times New Roman" w:cs="David"/>
          <w:sz w:val="24"/>
          <w:szCs w:val="24"/>
          <w:rtl/>
          <w:lang w:eastAsia="he-IL"/>
        </w:rPr>
        <w:t xml:space="preserve">מבלי לפגוע בכלליות האמור בסעיף </w:t>
      </w:r>
      <w:r w:rsidRPr="00BA31BA">
        <w:rPr>
          <w:rFonts w:ascii="Times New Roman" w:eastAsia="Times New Roman" w:hAnsi="Times New Roman" w:cs="David" w:hint="cs"/>
          <w:sz w:val="24"/>
          <w:szCs w:val="24"/>
          <w:rtl/>
          <w:lang w:eastAsia="he-IL"/>
        </w:rPr>
        <w:t>7 לעיל</w:t>
      </w:r>
      <w:r w:rsidRPr="00BA31BA">
        <w:rPr>
          <w:rFonts w:ascii="Times New Roman" w:eastAsia="Times New Roman" w:hAnsi="Times New Roman" w:cs="David"/>
          <w:sz w:val="24"/>
          <w:szCs w:val="24"/>
          <w:rtl/>
          <w:lang w:eastAsia="he-IL"/>
        </w:rPr>
        <w:t>, מוסכם בזה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יהיה רכוש ה</w:t>
      </w:r>
      <w:r w:rsidRPr="00BA31BA">
        <w:rPr>
          <w:rFonts w:ascii="Times New Roman" w:eastAsia="Times New Roman" w:hAnsi="Times New Roman" w:cs="David" w:hint="cs"/>
          <w:sz w:val="24"/>
          <w:szCs w:val="24"/>
          <w:rtl/>
          <w:lang w:eastAsia="he-IL"/>
        </w:rPr>
        <w:t>מזמין</w:t>
      </w:r>
      <w:r w:rsidRPr="00BA31BA">
        <w:rPr>
          <w:rFonts w:ascii="Times New Roman" w:eastAsia="Times New Roman" w:hAnsi="Times New Roman" w:cs="David"/>
          <w:sz w:val="24"/>
          <w:szCs w:val="24"/>
          <w:rtl/>
          <w:lang w:eastAsia="he-IL"/>
        </w:rPr>
        <w:t>. מובהר בזה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הפרת סעיף זה על ידי היועץ תה</w:t>
      </w:r>
      <w:r w:rsidRPr="00BA31BA">
        <w:rPr>
          <w:rFonts w:ascii="Times New Roman" w:eastAsia="Times New Roman" w:hAnsi="Times New Roman" w:cs="David" w:hint="cs"/>
          <w:sz w:val="24"/>
          <w:szCs w:val="24"/>
          <w:rtl/>
          <w:lang w:eastAsia="he-IL"/>
        </w:rPr>
        <w:t>ווה</w:t>
      </w:r>
      <w:r w:rsidRPr="00BA31BA">
        <w:rPr>
          <w:rFonts w:ascii="Times New Roman" w:eastAsia="Times New Roman" w:hAnsi="Times New Roman" w:cs="David"/>
          <w:sz w:val="24"/>
          <w:szCs w:val="24"/>
          <w:rtl/>
          <w:lang w:eastAsia="he-IL"/>
        </w:rPr>
        <w:t xml:space="preserve"> הפרה יסודית של חוזה</w:t>
      </w:r>
      <w:r w:rsidRPr="00BA31BA">
        <w:rPr>
          <w:rFonts w:ascii="Times New Roman" w:eastAsia="Times New Roman" w:hAnsi="Times New Roman" w:cs="David" w:hint="cs"/>
          <w:sz w:val="24"/>
          <w:szCs w:val="24"/>
          <w:rtl/>
          <w:lang w:eastAsia="he-IL"/>
        </w:rPr>
        <w:t xml:space="preserve"> זה. </w:t>
      </w:r>
    </w:p>
    <w:p w14:paraId="2B077C9A" w14:textId="77777777" w:rsidR="00DE0948" w:rsidRPr="00BA31BA"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תנאים מקדמיים לביצוע תשלום כלשהו ע"ח שכר היועץ</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הינם הצגת ר</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BA31BA">
        <w:rPr>
          <w:rFonts w:ascii="Times New Roman" w:eastAsia="Times New Roman" w:hAnsi="Times New Roman" w:cs="David" w:hint="cs"/>
          <w:sz w:val="24"/>
          <w:szCs w:val="24"/>
          <w:rtl/>
          <w:lang w:eastAsia="he-IL"/>
        </w:rPr>
        <w:t>עובר</w:t>
      </w:r>
      <w:r w:rsidRPr="00BA31BA">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5943E1E2" w14:textId="77777777" w:rsidR="00DE0948" w:rsidRPr="00BA31BA" w:rsidRDefault="00DE0948" w:rsidP="00DE094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C3D6EF3" w14:textId="77777777" w:rsidR="00DE0948" w:rsidRPr="00BA31BA"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u w:val="single"/>
          <w:rtl/>
          <w:lang w:eastAsia="he-IL"/>
        </w:rPr>
        <w:t>שנויים בתכנון</w:t>
      </w:r>
    </w:p>
    <w:p w14:paraId="7BD61D91" w14:textId="77777777" w:rsidR="005D7684" w:rsidRPr="00BA31BA"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BA31BA">
        <w:rPr>
          <w:rFonts w:ascii="Times New Roman" w:eastAsia="Times New Roman" w:hAnsi="Times New Roman" w:cs="David"/>
          <w:sz w:val="24"/>
          <w:szCs w:val="24"/>
          <w:rtl/>
          <w:lang w:eastAsia="he-IL"/>
        </w:rPr>
        <w:t>היועץ מתחייב</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לפי דרישת המנהל</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03933D8" w14:textId="77777777" w:rsidR="00DE0948" w:rsidRPr="00BA31BA"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BA31BA">
        <w:rPr>
          <w:rFonts w:ascii="Times New Roman" w:eastAsia="Times New Roman" w:hAnsi="Times New Roman" w:cs="David" w:hint="cs"/>
          <w:sz w:val="24"/>
          <w:szCs w:val="24"/>
          <w:rtl/>
          <w:lang w:eastAsia="he-IL"/>
        </w:rPr>
        <w:t>ים</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bCs/>
          <w:sz w:val="24"/>
          <w:szCs w:val="24"/>
          <w:rtl/>
          <w:lang w:eastAsia="he-IL"/>
        </w:rPr>
        <w:t>ב' או ג'</w:t>
      </w:r>
      <w:r w:rsidRPr="00BA31BA">
        <w:rPr>
          <w:rFonts w:ascii="Times New Roman" w:eastAsia="Times New Roman" w:hAnsi="Times New Roman" w:cs="David" w:hint="cs"/>
          <w:b/>
          <w:sz w:val="24"/>
          <w:szCs w:val="24"/>
          <w:rtl/>
          <w:lang w:eastAsia="he-IL"/>
        </w:rPr>
        <w:t xml:space="preserve"> המצ"ב</w:t>
      </w:r>
      <w:r w:rsidRPr="00BA31BA">
        <w:rPr>
          <w:rFonts w:ascii="Times New Roman" w:eastAsia="Times New Roman" w:hAnsi="Times New Roman" w:cs="David"/>
          <w:sz w:val="24"/>
          <w:szCs w:val="24"/>
          <w:rtl/>
          <w:lang w:eastAsia="he-IL"/>
        </w:rPr>
        <w:t>, וב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היועץ</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אלמלא השנויים</w:t>
      </w:r>
      <w:r w:rsidRPr="00BA31BA">
        <w:rPr>
          <w:rFonts w:ascii="Times New Roman" w:eastAsia="Times New Roman" w:hAnsi="Times New Roman" w:cs="David" w:hint="cs"/>
          <w:sz w:val="24"/>
          <w:szCs w:val="24"/>
          <w:rtl/>
          <w:lang w:eastAsia="he-IL"/>
        </w:rPr>
        <w:t xml:space="preserve"> כאמור</w:t>
      </w:r>
      <w:r w:rsidRPr="00BA31BA">
        <w:rPr>
          <w:rFonts w:ascii="Times New Roman" w:eastAsia="Times New Roman" w:hAnsi="Times New Roman" w:cs="David"/>
          <w:sz w:val="24"/>
          <w:szCs w:val="24"/>
          <w:rtl/>
          <w:lang w:eastAsia="he-IL"/>
        </w:rPr>
        <w:t>, יהיה</w:t>
      </w:r>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sz w:val="24"/>
          <w:szCs w:val="24"/>
          <w:rtl/>
          <w:lang w:eastAsia="he-IL"/>
        </w:rPr>
        <w:lastRenderedPageBreak/>
        <w:t>זכאי לפיצוי בעד העבודה הנוספת שב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צע עקב השנויים</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כאמור</w:t>
      </w:r>
      <w:r w:rsidRPr="00BA31BA">
        <w:rPr>
          <w:rFonts w:ascii="Times New Roman" w:eastAsia="Times New Roman" w:hAnsi="Times New Roman" w:cs="David"/>
          <w:sz w:val="24"/>
          <w:szCs w:val="24"/>
          <w:rtl/>
          <w:lang w:eastAsia="he-IL"/>
        </w:rPr>
        <w:t>. הפיצוי ישולם בגין העבודה הנוספת שהיועץ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sz w:val="24"/>
          <w:szCs w:val="24"/>
          <w:rtl/>
          <w:lang w:eastAsia="he-IL"/>
        </w:rPr>
        <w:t xml:space="preserve"> היועץ ושכר היועץ. בכל מקרה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ה</w:t>
      </w:r>
      <w:r w:rsidRPr="00BA31BA">
        <w:rPr>
          <w:rFonts w:ascii="Times New Roman" w:eastAsia="Times New Roman" w:hAnsi="Times New Roman" w:cs="David"/>
          <w:sz w:val="24"/>
          <w:szCs w:val="24"/>
          <w:rtl/>
          <w:lang w:eastAsia="he-IL"/>
        </w:rPr>
        <w:t>שנויים</w:t>
      </w:r>
      <w:r w:rsidRPr="00BA31BA">
        <w:rPr>
          <w:rFonts w:ascii="Times New Roman" w:eastAsia="Times New Roman" w:hAnsi="Times New Roman" w:cs="David" w:hint="cs"/>
          <w:sz w:val="24"/>
          <w:szCs w:val="24"/>
          <w:rtl/>
          <w:lang w:eastAsia="he-IL"/>
        </w:rPr>
        <w:t xml:space="preserve"> כאמור, לא יהוו</w:t>
      </w:r>
      <w:r w:rsidRPr="00BA31BA">
        <w:rPr>
          <w:rFonts w:ascii="Times New Roman" w:eastAsia="Times New Roman" w:hAnsi="Times New Roman" w:cs="David"/>
          <w:sz w:val="24"/>
          <w:szCs w:val="24"/>
          <w:rtl/>
          <w:lang w:eastAsia="he-IL"/>
        </w:rPr>
        <w:t xml:space="preserve"> עילה לש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נוי בלוח הזמנים</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אלא בא</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שור המנהל </w:t>
      </w:r>
      <w:r w:rsidRPr="00BA31BA">
        <w:rPr>
          <w:rFonts w:ascii="Times New Roman" w:eastAsia="Times New Roman" w:hAnsi="Times New Roman" w:cs="David" w:hint="cs"/>
          <w:sz w:val="24"/>
          <w:szCs w:val="24"/>
          <w:rtl/>
          <w:lang w:eastAsia="he-IL"/>
        </w:rPr>
        <w:t>מראש ו</w:t>
      </w:r>
      <w:r w:rsidRPr="00BA31BA">
        <w:rPr>
          <w:rFonts w:ascii="Times New Roman" w:eastAsia="Times New Roman" w:hAnsi="Times New Roman" w:cs="David"/>
          <w:sz w:val="24"/>
          <w:szCs w:val="24"/>
          <w:rtl/>
          <w:lang w:eastAsia="he-IL"/>
        </w:rPr>
        <w:t>בכתב.</w:t>
      </w:r>
    </w:p>
    <w:p w14:paraId="0D86BC2A"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על אף</w:t>
      </w:r>
      <w:r w:rsidRPr="00BA31BA">
        <w:rPr>
          <w:rFonts w:ascii="Times New Roman" w:eastAsia="Times New Roman" w:hAnsi="Times New Roman" w:cs="David"/>
          <w:sz w:val="24"/>
          <w:szCs w:val="24"/>
          <w:rtl/>
          <w:lang w:eastAsia="he-IL"/>
        </w:rPr>
        <w:t xml:space="preserve"> האמור בסעיף 8.2 לעיל</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לא יגיע ליועץ דבר בגין שינויים הנובעים מ:</w:t>
      </w:r>
    </w:p>
    <w:p w14:paraId="04ED50CF" w14:textId="77777777" w:rsidR="00DE0948" w:rsidRPr="00BA31BA"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טעות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ל</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קוי בתכנון ו/או באומדן של היועץ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של היועצים.</w:t>
      </w:r>
    </w:p>
    <w:p w14:paraId="1F41B57F" w14:textId="77777777" w:rsidR="00DE0948" w:rsidRPr="00BA31BA"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התכנון אינו התכנון היעיל ביותר.</w:t>
      </w:r>
    </w:p>
    <w:p w14:paraId="36DC87A1" w14:textId="77777777" w:rsidR="00DE0948" w:rsidRPr="00BA31BA"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454BF1B2" w14:textId="77777777" w:rsidR="00DE0948" w:rsidRPr="00BA31BA" w:rsidRDefault="00DE0948" w:rsidP="007107E4">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השינויים מתחייבים מדרישת רשויות מוסמכות. </w:t>
      </w:r>
    </w:p>
    <w:p w14:paraId="08F4E11F" w14:textId="77777777" w:rsidR="006A2EA5" w:rsidRPr="00BA31BA" w:rsidRDefault="006A2EA5"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p>
    <w:p w14:paraId="356D099A" w14:textId="77777777" w:rsidR="002E5E38" w:rsidRPr="00BA31BA" w:rsidRDefault="002E5E38"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br w:type="page"/>
      </w:r>
    </w:p>
    <w:p w14:paraId="33161A49" w14:textId="77777777" w:rsidR="006A2EA5" w:rsidRPr="00BA31BA" w:rsidRDefault="006A2EA5"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p>
    <w:p w14:paraId="71FB24FA" w14:textId="77777777" w:rsidR="00DE0948" w:rsidRPr="00BA31BA"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lang w:eastAsia="he-IL"/>
        </w:rPr>
      </w:pPr>
      <w:r w:rsidRPr="00BA31BA">
        <w:rPr>
          <w:rFonts w:ascii="Times New Roman" w:eastAsia="Times New Roman" w:hAnsi="Times New Roman" w:cs="David"/>
          <w:bCs/>
          <w:sz w:val="24"/>
          <w:szCs w:val="24"/>
          <w:u w:val="single"/>
          <w:rtl/>
          <w:lang w:eastAsia="he-IL"/>
        </w:rPr>
        <w:t>אחריות וביטוח</w:t>
      </w:r>
    </w:p>
    <w:p w14:paraId="4AC68F71" w14:textId="77777777" w:rsidR="006A2EA5" w:rsidRPr="00BA31BA" w:rsidRDefault="006A2EA5" w:rsidP="006A2EA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BA31BA">
        <w:rPr>
          <w:rFonts w:ascii="Times New Roman" w:eastAsia="Times New Roman" w:hAnsi="Times New Roman" w:cs="David" w:hint="cs"/>
          <w:b/>
          <w:bCs/>
          <w:sz w:val="20"/>
          <w:szCs w:val="24"/>
          <w:u w:val="single"/>
          <w:rtl/>
          <w:lang w:eastAsia="he-IL"/>
        </w:rPr>
        <w:t>אחריות</w:t>
      </w:r>
    </w:p>
    <w:p w14:paraId="3E79CF5F" w14:textId="77777777" w:rsidR="006A2EA5" w:rsidRPr="00BA31BA" w:rsidRDefault="006A2EA5" w:rsidP="006A2EA5">
      <w:pPr>
        <w:pStyle w:val="a4"/>
        <w:numPr>
          <w:ilvl w:val="1"/>
          <w:numId w:val="1"/>
        </w:numPr>
        <w:ind w:right="0"/>
        <w:rPr>
          <w:rFonts w:eastAsia="Times New Roman" w:cs="David"/>
          <w:color w:val="auto"/>
          <w:szCs w:val="24"/>
        </w:rPr>
      </w:pPr>
      <w:r w:rsidRPr="00BA31BA">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21549E0" w14:textId="77777777" w:rsidR="006A2EA5" w:rsidRPr="00BA31BA" w:rsidRDefault="006A2EA5" w:rsidP="006A2EA5">
      <w:pPr>
        <w:pStyle w:val="a4"/>
        <w:ind w:left="792" w:right="0" w:firstLine="0"/>
        <w:rPr>
          <w:rFonts w:eastAsia="Times New Roman" w:cs="David"/>
          <w:color w:val="auto"/>
          <w:szCs w:val="24"/>
          <w:rtl/>
        </w:rPr>
      </w:pPr>
      <w:r w:rsidRPr="00BA31BA">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5BFF276" w14:textId="77777777" w:rsidR="006A2EA5" w:rsidRPr="00BA31BA" w:rsidRDefault="006A2EA5" w:rsidP="006A2EA5">
      <w:pPr>
        <w:pStyle w:val="a4"/>
        <w:numPr>
          <w:ilvl w:val="1"/>
          <w:numId w:val="1"/>
        </w:numPr>
        <w:ind w:right="0"/>
        <w:rPr>
          <w:rFonts w:eastAsia="Times New Roman" w:cs="David"/>
          <w:color w:val="auto"/>
          <w:szCs w:val="24"/>
        </w:rPr>
      </w:pPr>
      <w:r w:rsidRPr="00BA31BA">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FC57BC7" w14:textId="77777777" w:rsidR="006A2EA5" w:rsidRPr="00BA31BA" w:rsidRDefault="006A2EA5" w:rsidP="006A2EA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62A2BC7" w14:textId="77777777" w:rsidR="00535F97" w:rsidRPr="00BA31BA" w:rsidRDefault="00535F97" w:rsidP="00535F9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BA31BA">
        <w:rPr>
          <w:rFonts w:ascii="Times New Roman" w:eastAsia="Times New Roman" w:hAnsi="Times New Roman" w:cs="David" w:hint="cs"/>
          <w:b/>
          <w:bCs/>
          <w:sz w:val="20"/>
          <w:szCs w:val="24"/>
          <w:u w:val="single"/>
          <w:rtl/>
          <w:lang w:eastAsia="he-IL"/>
        </w:rPr>
        <w:t>ביטוח</w:t>
      </w:r>
    </w:p>
    <w:p w14:paraId="3ADE4AC2" w14:textId="77777777" w:rsidR="00535F97" w:rsidRPr="00BA31BA" w:rsidRDefault="00535F97" w:rsidP="00535F97">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sidRPr="00BA31BA">
        <w:rPr>
          <w:rFonts w:ascii="Times New Roman" w:eastAsia="Times New Roman" w:hAnsi="Times New Roman" w:cs="David" w:hint="cs"/>
          <w:sz w:val="20"/>
          <w:szCs w:val="24"/>
          <w:rtl/>
          <w:lang w:eastAsia="he-IL"/>
        </w:rPr>
        <w:t>מבלי לגרוע מאחריות היועץ על פי הסכם זה או על פי כל דין, על המתכנן</w:t>
      </w:r>
      <w:r w:rsidRPr="00BA31BA">
        <w:rPr>
          <w:rFonts w:ascii="Times New Roman" w:eastAsia="Times New Roman" w:hAnsi="Times New Roman" w:cs="David"/>
          <w:sz w:val="20"/>
          <w:szCs w:val="24"/>
          <w:rtl/>
          <w:lang w:eastAsia="he-IL"/>
        </w:rPr>
        <w:t xml:space="preserve"> </w:t>
      </w:r>
      <w:r w:rsidRPr="00BA31BA">
        <w:rPr>
          <w:rFonts w:ascii="Times New Roman" w:eastAsia="Times New Roman" w:hAnsi="Times New Roman" w:cs="David" w:hint="cs"/>
          <w:sz w:val="20"/>
          <w:szCs w:val="24"/>
          <w:rtl/>
          <w:lang w:eastAsia="he-IL"/>
        </w:rPr>
        <w:t xml:space="preserve"> לערוך ולקיים, על חשבון המתכנן, למשך כל תקופת ההסכם וכל עוד אחריות המתכנן קיימת, את הביטוחים המפורטים במפרט ביטוחי היועץ המצורף להסכם זה </w:t>
      </w:r>
      <w:r w:rsidRPr="00BA31BA">
        <w:rPr>
          <w:rFonts w:ascii="Times New Roman" w:eastAsia="Times New Roman" w:hAnsi="Times New Roman" w:cs="David" w:hint="eastAsia"/>
          <w:b/>
          <w:bCs/>
          <w:sz w:val="20"/>
          <w:szCs w:val="24"/>
          <w:u w:val="single"/>
          <w:rtl/>
          <w:lang w:eastAsia="he-IL"/>
        </w:rPr>
        <w:t>כ</w:t>
      </w:r>
      <w:r w:rsidRPr="00BA31BA">
        <w:rPr>
          <w:rFonts w:ascii="Times New Roman" w:eastAsia="Times New Roman" w:hAnsi="Times New Roman" w:cs="David" w:hint="cs"/>
          <w:b/>
          <w:bCs/>
          <w:sz w:val="20"/>
          <w:szCs w:val="24"/>
          <w:u w:val="single"/>
          <w:rtl/>
          <w:lang w:eastAsia="he-IL"/>
        </w:rPr>
        <w:t xml:space="preserve">נספח </w:t>
      </w:r>
      <w:r w:rsidRPr="00BA31BA">
        <w:rPr>
          <w:rFonts w:ascii="Times New Roman" w:eastAsia="Times New Roman" w:hAnsi="Times New Roman" w:cs="David" w:hint="eastAsia"/>
          <w:b/>
          <w:bCs/>
          <w:sz w:val="20"/>
          <w:szCs w:val="24"/>
          <w:u w:val="single"/>
          <w:rtl/>
          <w:lang w:eastAsia="he-IL"/>
        </w:rPr>
        <w:t>ז</w:t>
      </w:r>
      <w:r w:rsidRPr="00BA31BA">
        <w:rPr>
          <w:rFonts w:ascii="Times New Roman" w:eastAsia="Times New Roman" w:hAnsi="Times New Roman" w:cs="David" w:hint="cs"/>
          <w:b/>
          <w:bCs/>
          <w:sz w:val="20"/>
          <w:szCs w:val="24"/>
          <w:u w:val="single"/>
          <w:rtl/>
          <w:lang w:eastAsia="he-IL"/>
        </w:rPr>
        <w:t>'</w:t>
      </w:r>
      <w:r w:rsidRPr="00BA31BA">
        <w:rPr>
          <w:rFonts w:ascii="Times New Roman" w:eastAsia="Times New Roman" w:hAnsi="Times New Roman" w:cs="David" w:hint="cs"/>
          <w:sz w:val="20"/>
          <w:szCs w:val="24"/>
          <w:rtl/>
          <w:lang w:eastAsia="he-IL"/>
        </w:rPr>
        <w:t xml:space="preserve"> וכן אישור עריכת הביטוח המצורף להסכם זה כ</w:t>
      </w:r>
      <w:r w:rsidRPr="00BA31BA">
        <w:rPr>
          <w:rFonts w:ascii="Times New Roman" w:eastAsia="Times New Roman" w:hAnsi="Times New Roman" w:cs="David" w:hint="cs"/>
          <w:b/>
          <w:bCs/>
          <w:sz w:val="20"/>
          <w:szCs w:val="24"/>
          <w:u w:val="single"/>
          <w:rtl/>
          <w:lang w:eastAsia="he-IL"/>
        </w:rPr>
        <w:t>נספח ז1'</w:t>
      </w:r>
      <w:r w:rsidRPr="00BA31BA">
        <w:rPr>
          <w:rFonts w:ascii="Times New Roman" w:eastAsia="Times New Roman" w:hAnsi="Times New Roman" w:cs="David" w:hint="cs"/>
          <w:sz w:val="20"/>
          <w:szCs w:val="24"/>
          <w:rtl/>
          <w:lang w:eastAsia="he-IL"/>
        </w:rPr>
        <w:t xml:space="preserve">, והמהווה חלק בלתי </w:t>
      </w:r>
      <w:r w:rsidRPr="00BA31BA">
        <w:rPr>
          <w:rFonts w:ascii="Times New Roman" w:eastAsia="Times New Roman" w:hAnsi="Times New Roman" w:cs="David" w:hint="cs"/>
          <w:sz w:val="20"/>
          <w:szCs w:val="24"/>
          <w:rtl/>
          <w:lang w:eastAsia="he-IL"/>
        </w:rPr>
        <w:lastRenderedPageBreak/>
        <w:t>נפרד ממנו ("מפרט ביטוחי היועץ"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BA31BA">
        <w:rPr>
          <w:rFonts w:ascii="Times New Roman" w:eastAsia="Times New Roman" w:hAnsi="Times New Roman" w:cs="David"/>
          <w:sz w:val="20"/>
          <w:szCs w:val="24"/>
          <w:rtl/>
          <w:lang w:eastAsia="he-IL"/>
        </w:rPr>
        <w:t xml:space="preserve"> </w:t>
      </w:r>
      <w:r w:rsidRPr="00BA31BA">
        <w:rPr>
          <w:rFonts w:ascii="Times New Roman" w:eastAsia="Times New Roman" w:hAnsi="Times New Roman" w:cs="David" w:hint="cs"/>
          <w:sz w:val="20"/>
          <w:szCs w:val="24"/>
          <w:rtl/>
          <w:lang w:eastAsia="he-IL"/>
        </w:rPr>
        <w:t>שלא לערוך את הביטוח המצוין בסעיף א' לאישור עריכת הביטוח.</w:t>
      </w:r>
    </w:p>
    <w:p w14:paraId="7CE6C9AB" w14:textId="77777777" w:rsidR="00535F97" w:rsidRPr="00BA31BA"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hint="cs"/>
          <w:sz w:val="20"/>
          <w:szCs w:val="24"/>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CD3931E" w14:textId="77777777" w:rsidR="00535F97" w:rsidRPr="00BA31BA"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hint="cs"/>
          <w:sz w:val="20"/>
          <w:szCs w:val="24"/>
          <w:rtl/>
          <w:lang w:eastAsia="he-IL"/>
        </w:rPr>
        <w:t>כמו כן, מיד בתום תקופת הביטוח, על המתכנן 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1BBFB241" w14:textId="77777777" w:rsidR="00535F97" w:rsidRPr="00BA31BA"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hint="cs"/>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24261E9D" w14:textId="77777777" w:rsidR="00535F97" w:rsidRPr="00BA31BA"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hint="cs"/>
          <w:sz w:val="20"/>
          <w:szCs w:val="24"/>
          <w:rtl/>
          <w:lang w:eastAsia="he-IL"/>
        </w:rPr>
        <w:t>מוסכם בזאת, כי למתכנן לא תהיה כל טענה כלפי המזמין או מי מטעם המזמין, בכל הקשור לגבולות האחריות כאמור.</w:t>
      </w:r>
    </w:p>
    <w:p w14:paraId="65712CF2" w14:textId="77777777" w:rsidR="00535F97" w:rsidRPr="00BA31BA"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hint="cs"/>
          <w:sz w:val="20"/>
          <w:szCs w:val="24"/>
          <w:rtl/>
          <w:lang w:eastAsia="he-IL"/>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היועץ על פי הסכם זה.</w:t>
      </w:r>
    </w:p>
    <w:p w14:paraId="41D63DCB" w14:textId="77777777" w:rsidR="00535F97" w:rsidRPr="00BA31BA"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hint="cs"/>
          <w:sz w:val="20"/>
          <w:szCs w:val="24"/>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530D7494" w14:textId="77777777" w:rsidR="00535F97" w:rsidRPr="00BA31BA"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hint="cs"/>
          <w:sz w:val="20"/>
          <w:szCs w:val="24"/>
          <w:rtl/>
          <w:lang w:eastAsia="he-IL"/>
        </w:rPr>
        <w:t xml:space="preserve">המתכנן פוטר את המזמין ואת הבאים מטעם המזמין מאחריות לכל אובדן או נזק לרכוש, המובא על ידי המתכנן או על ידי מי מטעם המתכנן לחצרי המזמין או המשמש </w:t>
      </w:r>
      <w:r w:rsidRPr="00BA31BA">
        <w:rPr>
          <w:rFonts w:ascii="Times New Roman" w:eastAsia="Times New Roman" w:hAnsi="Times New Roman" w:cs="David" w:hint="cs"/>
          <w:sz w:val="20"/>
          <w:szCs w:val="24"/>
          <w:rtl/>
          <w:lang w:eastAsia="he-IL"/>
        </w:rPr>
        <w:lastRenderedPageBreak/>
        <w:t>את המתכנן לצורך מתן השירותים, ולא תהיה למתכנן כל טענה, דרישה או תביעה כלפי הנזכרים לעיל, בגין אובדן או נזק כאמור.</w:t>
      </w:r>
    </w:p>
    <w:p w14:paraId="463E37D1" w14:textId="77777777" w:rsidR="00535F97" w:rsidRPr="00BA31BA"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hint="cs"/>
          <w:sz w:val="20"/>
          <w:szCs w:val="24"/>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5BF035E6" w14:textId="77777777" w:rsidR="00535F97" w:rsidRPr="00BA31BA"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hint="cs"/>
          <w:sz w:val="20"/>
          <w:szCs w:val="24"/>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950A4C1" w14:textId="77777777" w:rsidR="00535F97" w:rsidRPr="00BA31BA"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המתכנן. </w:t>
      </w:r>
    </w:p>
    <w:p w14:paraId="15CD3EAE" w14:textId="77777777" w:rsidR="00535F97" w:rsidRPr="00BA31BA"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hint="cs"/>
          <w:sz w:val="20"/>
          <w:szCs w:val="24"/>
          <w:rtl/>
          <w:lang w:eastAsia="he-IL"/>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DEA6662" w14:textId="77777777" w:rsidR="00535F97" w:rsidRPr="00BA31BA"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hint="cs"/>
          <w:sz w:val="20"/>
          <w:szCs w:val="24"/>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2466C141" w14:textId="77777777" w:rsidR="00535F97" w:rsidRPr="00BA31BA"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A31BA">
        <w:rPr>
          <w:rFonts w:ascii="Times New Roman" w:eastAsia="Times New Roman" w:hAnsi="Times New Roman" w:cs="David" w:hint="cs"/>
          <w:sz w:val="20"/>
          <w:szCs w:val="24"/>
          <w:rtl/>
          <w:lang w:eastAsia="he-IL"/>
        </w:rPr>
        <w:t xml:space="preserve">המתכנן 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w:t>
      </w:r>
      <w:r w:rsidRPr="00BA31BA">
        <w:rPr>
          <w:rFonts w:ascii="Times New Roman" w:eastAsia="Times New Roman" w:hAnsi="Times New Roman" w:cs="David" w:hint="cs"/>
          <w:sz w:val="20"/>
          <w:szCs w:val="24"/>
          <w:rtl/>
          <w:lang w:eastAsia="he-IL"/>
        </w:rPr>
        <w:lastRenderedPageBreak/>
        <w:t>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51093A3" w14:textId="77777777" w:rsidR="00535F97" w:rsidRPr="00BA31BA"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sz w:val="20"/>
          <w:szCs w:val="24"/>
          <w:rtl/>
          <w:lang w:eastAsia="he-IL"/>
        </w:rPr>
        <w:t>הפרת סעיף זה על כל תנאיו תיחשב להפרה יסודית של ההסכם.</w:t>
      </w:r>
    </w:p>
    <w:p w14:paraId="37FC9075" w14:textId="014D77A7" w:rsidR="00DE0948" w:rsidRPr="00BA31BA"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u w:val="single"/>
          <w:rtl/>
          <w:lang w:eastAsia="he-IL"/>
        </w:rPr>
        <w:t>אספקת תכניות</w:t>
      </w:r>
      <w:r w:rsidR="005607AF" w:rsidRPr="00BA31BA">
        <w:rPr>
          <w:rFonts w:ascii="Times New Roman" w:eastAsia="Times New Roman" w:hAnsi="Times New Roman" w:cs="David" w:hint="cs"/>
          <w:sz w:val="24"/>
          <w:szCs w:val="24"/>
          <w:rtl/>
          <w:lang w:eastAsia="he-IL"/>
        </w:rPr>
        <w:t xml:space="preserve"> / הנחיות / דו"ח  ( בסעיף 10 - להלן : "</w:t>
      </w:r>
      <w:r w:rsidR="005607AF" w:rsidRPr="00BA31BA">
        <w:rPr>
          <w:rFonts w:ascii="Times New Roman" w:eastAsia="Times New Roman" w:hAnsi="Times New Roman" w:cs="David" w:hint="eastAsia"/>
          <w:b/>
          <w:bCs/>
          <w:sz w:val="24"/>
          <w:szCs w:val="24"/>
          <w:rtl/>
          <w:lang w:eastAsia="he-IL"/>
        </w:rPr>
        <w:t>תכניות</w:t>
      </w:r>
      <w:r w:rsidR="005607AF" w:rsidRPr="00BA31BA">
        <w:rPr>
          <w:rFonts w:ascii="Times New Roman" w:eastAsia="Times New Roman" w:hAnsi="Times New Roman" w:cs="David"/>
          <w:b/>
          <w:bCs/>
          <w:sz w:val="24"/>
          <w:szCs w:val="24"/>
          <w:rtl/>
          <w:lang w:eastAsia="he-IL"/>
        </w:rPr>
        <w:t xml:space="preserve"> </w:t>
      </w:r>
      <w:r w:rsidR="005607AF" w:rsidRPr="00BA31BA">
        <w:rPr>
          <w:rFonts w:ascii="Times New Roman" w:eastAsia="Times New Roman" w:hAnsi="Times New Roman" w:cs="David" w:hint="cs"/>
          <w:sz w:val="24"/>
          <w:szCs w:val="24"/>
          <w:rtl/>
          <w:lang w:eastAsia="he-IL"/>
        </w:rPr>
        <w:t xml:space="preserve">") </w:t>
      </w:r>
      <w:r w:rsidR="005607AF" w:rsidRPr="00BA31BA">
        <w:rPr>
          <w:rFonts w:ascii="Times New Roman" w:eastAsia="Times New Roman" w:hAnsi="Times New Roman" w:cs="David"/>
          <w:sz w:val="24"/>
          <w:szCs w:val="24"/>
          <w:rtl/>
          <w:lang w:eastAsia="he-IL"/>
        </w:rPr>
        <w:t>–</w:t>
      </w:r>
      <w:r w:rsidR="005607AF" w:rsidRPr="00BA31BA">
        <w:rPr>
          <w:rFonts w:ascii="Times New Roman" w:eastAsia="Times New Roman" w:hAnsi="Times New Roman" w:cs="David" w:hint="cs"/>
          <w:sz w:val="24"/>
          <w:szCs w:val="24"/>
          <w:rtl/>
          <w:lang w:eastAsia="he-IL"/>
        </w:rPr>
        <w:t xml:space="preserve"> הכל לפי הענין .</w:t>
      </w:r>
    </w:p>
    <w:p w14:paraId="6F3EB3D7"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בכל עת במהלך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היועץ וכן בתקופת הבדק של העבודות</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BA31BA">
        <w:rPr>
          <w:rFonts w:ascii="Times New Roman" w:eastAsia="Times New Roman" w:hAnsi="Times New Roman" w:cs="David"/>
          <w:b/>
          <w:bCs/>
          <w:sz w:val="24"/>
          <w:szCs w:val="24"/>
          <w:rtl/>
          <w:lang w:eastAsia="he-IL"/>
        </w:rPr>
        <w:t>ח'</w:t>
      </w:r>
      <w:r w:rsidRPr="00BA31BA">
        <w:rPr>
          <w:rFonts w:ascii="Times New Roman" w:eastAsia="Times New Roman" w:hAnsi="Times New Roman" w:cs="David"/>
          <w:sz w:val="24"/>
          <w:szCs w:val="24"/>
          <w:rtl/>
          <w:lang w:eastAsia="he-IL"/>
        </w:rPr>
        <w:t xml:space="preserve"> לחוזה זה, ובמידה והדרישה מתייחסת לתכניות שאינ</w:t>
      </w:r>
      <w:r w:rsidRPr="00BA31BA">
        <w:rPr>
          <w:rFonts w:ascii="Times New Roman" w:eastAsia="Times New Roman" w:hAnsi="Times New Roman" w:cs="David" w:hint="cs"/>
          <w:sz w:val="24"/>
          <w:szCs w:val="24"/>
          <w:rtl/>
          <w:lang w:eastAsia="he-IL"/>
        </w:rPr>
        <w:t>ן</w:t>
      </w:r>
      <w:r w:rsidRPr="00BA31BA">
        <w:rPr>
          <w:rFonts w:ascii="Times New Roman" w:eastAsia="Times New Roman" w:hAnsi="Times New Roman" w:cs="David"/>
          <w:sz w:val="24"/>
          <w:szCs w:val="24"/>
          <w:rtl/>
          <w:lang w:eastAsia="he-IL"/>
        </w:rPr>
        <w:t xml:space="preserve"> בידו</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יערכ</w:t>
      </w:r>
      <w:r w:rsidRPr="00BA31BA">
        <w:rPr>
          <w:rFonts w:ascii="Times New Roman" w:eastAsia="Times New Roman" w:hAnsi="Times New Roman" w:cs="David" w:hint="cs"/>
          <w:sz w:val="24"/>
          <w:szCs w:val="24"/>
          <w:rtl/>
          <w:lang w:eastAsia="he-IL"/>
        </w:rPr>
        <w:t>ן</w:t>
      </w:r>
      <w:r w:rsidRPr="00BA31BA">
        <w:rPr>
          <w:rFonts w:ascii="Times New Roman" w:eastAsia="Times New Roman" w:hAnsi="Times New Roman" w:cs="David"/>
          <w:sz w:val="24"/>
          <w:szCs w:val="24"/>
          <w:rtl/>
          <w:lang w:eastAsia="he-IL"/>
        </w:rPr>
        <w:t xml:space="preserve"> היועץ בהקדם האפשרי וימסר</w:t>
      </w:r>
      <w:r w:rsidRPr="00BA31BA">
        <w:rPr>
          <w:rFonts w:ascii="Times New Roman" w:eastAsia="Times New Roman" w:hAnsi="Times New Roman" w:cs="David" w:hint="cs"/>
          <w:sz w:val="24"/>
          <w:szCs w:val="24"/>
          <w:rtl/>
          <w:lang w:eastAsia="he-IL"/>
        </w:rPr>
        <w:t>ן</w:t>
      </w:r>
      <w:r w:rsidRPr="00BA31BA">
        <w:rPr>
          <w:rFonts w:ascii="Times New Roman" w:eastAsia="Times New Roman" w:hAnsi="Times New Roman" w:cs="David"/>
          <w:sz w:val="24"/>
          <w:szCs w:val="24"/>
          <w:rtl/>
          <w:lang w:eastAsia="he-IL"/>
        </w:rPr>
        <w:t xml:space="preserve"> למזמין.</w:t>
      </w:r>
    </w:p>
    <w:p w14:paraId="5386290E"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עם גמר שרותי </w:t>
      </w:r>
      <w:r w:rsidRPr="00BA31BA">
        <w:rPr>
          <w:rFonts w:ascii="Times New Roman" w:eastAsia="Times New Roman" w:hAnsi="Times New Roman" w:cs="David" w:hint="cs"/>
          <w:sz w:val="24"/>
          <w:szCs w:val="24"/>
          <w:rtl/>
          <w:lang w:eastAsia="he-IL"/>
        </w:rPr>
        <w:t>היועץ,</w:t>
      </w:r>
      <w:r w:rsidRPr="00BA31BA">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צוע הסופי בשטח </w:t>
      </w:r>
      <w:r w:rsidRPr="00BA31BA">
        <w:rPr>
          <w:rFonts w:ascii="Times New Roman" w:eastAsia="Times New Roman" w:hAnsi="Times New Roman" w:cs="David"/>
          <w:sz w:val="24"/>
          <w:szCs w:val="24"/>
          <w:lang w:eastAsia="he-IL"/>
        </w:rPr>
        <w:t>(AS MADE)</w:t>
      </w:r>
      <w:r w:rsidRPr="00BA31BA">
        <w:rPr>
          <w:rFonts w:ascii="Times New Roman" w:eastAsia="Times New Roman" w:hAnsi="Times New Roman" w:cs="David"/>
          <w:sz w:val="24"/>
          <w:szCs w:val="24"/>
          <w:rtl/>
          <w:lang w:eastAsia="he-IL"/>
        </w:rPr>
        <w:t xml:space="preserve">, למעט שינויי דיירים, </w:t>
      </w:r>
      <w:r w:rsidRPr="00BA31BA">
        <w:rPr>
          <w:rFonts w:ascii="Times New Roman" w:eastAsia="Times New Roman" w:hAnsi="Times New Roman" w:cs="David" w:hint="cs"/>
          <w:sz w:val="24"/>
          <w:szCs w:val="24"/>
          <w:rtl/>
          <w:lang w:eastAsia="he-IL"/>
        </w:rPr>
        <w:t xml:space="preserve">וקבצים </w:t>
      </w:r>
      <w:r w:rsidRPr="00BA31BA">
        <w:rPr>
          <w:rFonts w:ascii="Times New Roman" w:eastAsia="Times New Roman" w:hAnsi="Times New Roman" w:cs="David"/>
          <w:sz w:val="24"/>
          <w:szCs w:val="24"/>
          <w:rtl/>
          <w:lang w:eastAsia="he-IL"/>
        </w:rPr>
        <w:t>המכילים את התכנון במדיה ממוחשבת.</w:t>
      </w:r>
    </w:p>
    <w:p w14:paraId="5CE1D1EE"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BA31BA">
        <w:rPr>
          <w:rFonts w:ascii="Times New Roman" w:eastAsia="Times New Roman" w:hAnsi="Times New Roman" w:cs="David" w:hint="cs"/>
          <w:sz w:val="24"/>
          <w:szCs w:val="24"/>
          <w:rtl/>
          <w:lang w:eastAsia="he-IL"/>
        </w:rPr>
        <w:t>הקבצים</w:t>
      </w:r>
      <w:r w:rsidRPr="00BA31BA">
        <w:rPr>
          <w:rFonts w:ascii="Times New Roman" w:eastAsia="Times New Roman" w:hAnsi="Times New Roman" w:cs="David"/>
          <w:sz w:val="24"/>
          <w:szCs w:val="24"/>
          <w:rtl/>
          <w:lang w:eastAsia="he-IL"/>
        </w:rPr>
        <w:t xml:space="preserve"> כשה</w:t>
      </w:r>
      <w:r w:rsidRPr="00BA31BA">
        <w:rPr>
          <w:rFonts w:ascii="Times New Roman" w:eastAsia="Times New Roman" w:hAnsi="Times New Roman" w:cs="David" w:hint="cs"/>
          <w:sz w:val="24"/>
          <w:szCs w:val="24"/>
          <w:rtl/>
          <w:lang w:eastAsia="he-IL"/>
        </w:rPr>
        <w:t>ם</w:t>
      </w:r>
      <w:r w:rsidRPr="00BA31BA">
        <w:rPr>
          <w:rFonts w:ascii="Times New Roman" w:eastAsia="Times New Roman" w:hAnsi="Times New Roman" w:cs="David"/>
          <w:sz w:val="24"/>
          <w:szCs w:val="24"/>
          <w:rtl/>
          <w:lang w:eastAsia="he-IL"/>
        </w:rPr>
        <w:t xml:space="preserve"> מעודכנ</w:t>
      </w:r>
      <w:r w:rsidRPr="00BA31BA">
        <w:rPr>
          <w:rFonts w:ascii="Times New Roman" w:eastAsia="Times New Roman" w:hAnsi="Times New Roman" w:cs="David" w:hint="cs"/>
          <w:sz w:val="24"/>
          <w:szCs w:val="24"/>
          <w:rtl/>
          <w:lang w:eastAsia="he-IL"/>
        </w:rPr>
        <w:t>ים</w:t>
      </w:r>
      <w:r w:rsidRPr="00BA31BA">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5E3F7B1D" w14:textId="77777777" w:rsidR="00DE0948" w:rsidRPr="00BA31BA"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כמו כן</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462F7B4" w14:textId="77777777" w:rsidR="00DE0948" w:rsidRPr="00BA31BA"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BA31BA">
        <w:rPr>
          <w:rFonts w:ascii="Times New Roman" w:eastAsia="Times New Roman" w:hAnsi="Times New Roman" w:cs="David"/>
          <w:sz w:val="24"/>
          <w:szCs w:val="24"/>
          <w:rtl/>
          <w:lang w:eastAsia="he-IL"/>
        </w:rPr>
        <w:t>היועץ לא יהיה זכאי לכל תשלום נוסף בעד תכניות שימסור למזמין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סעיף 10 זה.</w:t>
      </w:r>
    </w:p>
    <w:p w14:paraId="23C58B03" w14:textId="77777777" w:rsidR="00DE0948" w:rsidRPr="00BA31BA"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זכות הקניין בכל התכניות שייכת למזמין</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ובלבד ששולם שכר היועץ בהתאם להוראות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w:t>
      </w:r>
      <w:r w:rsidRPr="00BA31BA">
        <w:rPr>
          <w:rFonts w:ascii="Times New Roman" w:eastAsia="Times New Roman" w:hAnsi="Times New Roman" w:cs="David"/>
          <w:sz w:val="24"/>
          <w:szCs w:val="24"/>
          <w:rtl/>
          <w:lang w:eastAsia="he-IL"/>
        </w:rPr>
        <w:lastRenderedPageBreak/>
        <w:t>שחוזה זה חל לגביו. האמור לעיל לגבי זכות הקניין בתכניות</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6C72A4AA" w14:textId="77777777" w:rsidR="00DE0948" w:rsidRPr="00BA31BA"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u w:val="single"/>
          <w:rtl/>
          <w:lang w:eastAsia="he-IL"/>
        </w:rPr>
        <w:t>מעמד היועץ</w:t>
      </w:r>
    </w:p>
    <w:p w14:paraId="0523FEE7"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מוסכם ומובהר על ידי הצדדים לחוזה זה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BA31BA">
        <w:rPr>
          <w:rFonts w:ascii="Times New Roman" w:eastAsia="Times New Roman" w:hAnsi="Times New Roman" w:cs="David" w:hint="cs"/>
          <w:sz w:val="24"/>
          <w:szCs w:val="24"/>
          <w:rtl/>
          <w:lang w:eastAsia="he-IL"/>
        </w:rPr>
        <w:t xml:space="preserve"> של היועץ</w:t>
      </w:r>
      <w:r w:rsidRPr="00BA31BA">
        <w:rPr>
          <w:rFonts w:ascii="Times New Roman" w:eastAsia="Times New Roman" w:hAnsi="Times New Roman" w:cs="David"/>
          <w:sz w:val="24"/>
          <w:szCs w:val="24"/>
          <w:rtl/>
          <w:lang w:eastAsia="he-IL"/>
        </w:rPr>
        <w:t>.</w:t>
      </w:r>
    </w:p>
    <w:p w14:paraId="50F6A22F"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BA31BA">
        <w:rPr>
          <w:rFonts w:ascii="Times New Roman" w:eastAsia="Times New Roman" w:hAnsi="Times New Roman" w:cs="David"/>
          <w:sz w:val="24"/>
          <w:szCs w:val="24"/>
          <w:rtl/>
          <w:lang w:eastAsia="he-IL"/>
        </w:rPr>
        <w:t xml:space="preserve">אין ולא יהיו יחסי עובד-מעביד בין המזמין ובין היועץ ו/או </w:t>
      </w:r>
      <w:r w:rsidRPr="00BA31BA">
        <w:rPr>
          <w:rFonts w:ascii="Times New Roman" w:eastAsia="Times New Roman" w:hAnsi="Times New Roman" w:cs="David" w:hint="cs"/>
          <w:sz w:val="24"/>
          <w:szCs w:val="24"/>
          <w:rtl/>
          <w:lang w:eastAsia="he-IL"/>
        </w:rPr>
        <w:t>מי מטעמו ו</w:t>
      </w:r>
      <w:r w:rsidRPr="00BA31BA">
        <w:rPr>
          <w:rFonts w:ascii="Times New Roman" w:eastAsia="Times New Roman" w:hAnsi="Times New Roman" w:cs="David"/>
          <w:sz w:val="24"/>
          <w:szCs w:val="24"/>
          <w:rtl/>
          <w:lang w:eastAsia="he-IL"/>
        </w:rPr>
        <w:t xml:space="preserve">בין המזמין לבין עובדי </w:t>
      </w:r>
      <w:r w:rsidRPr="00BA31BA">
        <w:rPr>
          <w:rFonts w:ascii="Times New Roman" w:eastAsia="Times New Roman" w:hAnsi="Times New Roman" w:cs="David" w:hint="cs"/>
          <w:sz w:val="24"/>
          <w:szCs w:val="24"/>
          <w:rtl/>
          <w:lang w:eastAsia="he-IL"/>
        </w:rPr>
        <w:t xml:space="preserve"> היועץ ו/או מי מטעמיהם</w:t>
      </w:r>
      <w:r w:rsidRPr="00BA31BA">
        <w:rPr>
          <w:rFonts w:ascii="Times New Roman" w:eastAsia="Times New Roman" w:hAnsi="Times New Roman" w:cs="David"/>
          <w:sz w:val="24"/>
          <w:szCs w:val="24"/>
          <w:rtl/>
          <w:lang w:eastAsia="he-IL"/>
        </w:rPr>
        <w:t xml:space="preserve"> ואין בהוראות חוזה זה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כדי ליצור בין היועץ ו/או מי מעובדיו</w:t>
      </w:r>
      <w:r w:rsidRPr="00BA31BA">
        <w:rPr>
          <w:rFonts w:ascii="Times New Roman" w:eastAsia="Times New Roman" w:hAnsi="Times New Roman" w:cs="David" w:hint="cs"/>
          <w:sz w:val="24"/>
          <w:szCs w:val="24"/>
          <w:rtl/>
          <w:lang w:eastAsia="he-IL"/>
        </w:rPr>
        <w:t xml:space="preserve"> ו/או מי מטעמו</w:t>
      </w:r>
      <w:r w:rsidRPr="00BA31BA">
        <w:rPr>
          <w:rFonts w:ascii="Times New Roman" w:eastAsia="Times New Roman" w:hAnsi="Times New Roman" w:cs="David"/>
          <w:sz w:val="24"/>
          <w:szCs w:val="24"/>
          <w:rtl/>
          <w:lang w:eastAsia="he-IL"/>
        </w:rPr>
        <w:t xml:space="preserve"> לבין המזמין ו/או המנהל ו/או מי מטעמו יחסי עובד מעביד, לכל ענין ודבר. בכלל זה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מוסכם ומובהר בין הצדדים</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היועץ ו/או עובדיו לא יהיו זכאים כלפי המזמין לכל זכות החלה ע</w:t>
      </w:r>
      <w:r w:rsidRPr="00BA31BA">
        <w:rPr>
          <w:rFonts w:ascii="Times New Roman" w:eastAsia="Times New Roman" w:hAnsi="Times New Roman" w:cs="David" w:hint="cs"/>
          <w:sz w:val="24"/>
          <w:szCs w:val="24"/>
          <w:rtl/>
          <w:lang w:eastAsia="he-IL"/>
        </w:rPr>
        <w:t>ל פ</w:t>
      </w:r>
      <w:r w:rsidRPr="00BA31BA">
        <w:rPr>
          <w:rFonts w:ascii="Times New Roman" w:eastAsia="Times New Roman" w:hAnsi="Times New Roman" w:cs="David"/>
          <w:sz w:val="24"/>
          <w:szCs w:val="24"/>
          <w:rtl/>
          <w:lang w:eastAsia="he-IL"/>
        </w:rPr>
        <w:t>י הדין ו/או מכח צו הרחבה ו/או מכח הסכם כלשהו על עובד</w:t>
      </w:r>
      <w:r w:rsidRPr="00BA31BA">
        <w:rPr>
          <w:rFonts w:ascii="Times New Roman" w:eastAsia="Times New Roman" w:hAnsi="Times New Roman" w:cs="David" w:hint="cs"/>
          <w:sz w:val="24"/>
          <w:szCs w:val="24"/>
          <w:rtl/>
          <w:lang w:eastAsia="he-IL"/>
        </w:rPr>
        <w:t>.</w:t>
      </w:r>
    </w:p>
    <w:p w14:paraId="20B8BCBE"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מוסכם בזה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היועץ ו/או עובדיו</w:t>
      </w:r>
      <w:r w:rsidRPr="00BA31BA">
        <w:rPr>
          <w:rFonts w:ascii="Times New Roman" w:eastAsia="Times New Roman" w:hAnsi="Times New Roman" w:cs="David" w:hint="cs"/>
          <w:sz w:val="24"/>
          <w:szCs w:val="24"/>
          <w:rtl/>
          <w:lang w:eastAsia="he-IL"/>
        </w:rPr>
        <w:t xml:space="preserve"> ו/או שלוחיו ו/או אחר מטעמו או מטעמם של אלו</w:t>
      </w:r>
      <w:r w:rsidRPr="00BA31BA">
        <w:rPr>
          <w:rFonts w:ascii="Times New Roman" w:eastAsia="Times New Roman" w:hAnsi="Times New Roman" w:cs="David"/>
          <w:sz w:val="24"/>
          <w:szCs w:val="24"/>
          <w:rtl/>
          <w:lang w:eastAsia="he-IL"/>
        </w:rPr>
        <w:t xml:space="preserve"> מוותרים על כל טענות ו/או</w:t>
      </w:r>
      <w:r w:rsidRPr="00BA31BA">
        <w:rPr>
          <w:rFonts w:ascii="Times New Roman" w:eastAsia="Times New Roman" w:hAnsi="Times New Roman" w:cs="David" w:hint="cs"/>
          <w:sz w:val="24"/>
          <w:szCs w:val="24"/>
          <w:rtl/>
          <w:lang w:eastAsia="he-IL"/>
        </w:rPr>
        <w:t xml:space="preserve"> דרישות ו/או תלונות ו/או</w:t>
      </w:r>
      <w:r w:rsidRPr="00BA31BA">
        <w:rPr>
          <w:rFonts w:ascii="Times New Roman" w:eastAsia="Times New Roman" w:hAnsi="Times New Roman" w:cs="David"/>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A2D8C6E"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מצהיר ומתחייב</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w:t>
      </w:r>
      <w:r w:rsidRPr="00BA31BA">
        <w:rPr>
          <w:rFonts w:ascii="Times New Roman" w:eastAsia="Times New Roman" w:hAnsi="Times New Roman" w:cs="David" w:hint="cs"/>
          <w:sz w:val="24"/>
          <w:szCs w:val="24"/>
          <w:rtl/>
          <w:lang w:eastAsia="he-IL"/>
        </w:rPr>
        <w:t>ייש</w:t>
      </w:r>
      <w:r w:rsidRPr="00BA31BA">
        <w:rPr>
          <w:rFonts w:ascii="Times New Roman" w:eastAsia="Times New Roman" w:hAnsi="Times New Roman" w:cs="David" w:hint="eastAsia"/>
          <w:sz w:val="24"/>
          <w:szCs w:val="24"/>
          <w:rtl/>
          <w:lang w:eastAsia="he-IL"/>
        </w:rPr>
        <w:t>א</w:t>
      </w:r>
      <w:r w:rsidRPr="00BA31BA">
        <w:rPr>
          <w:rFonts w:ascii="Times New Roman" w:eastAsia="Times New Roman" w:hAnsi="Times New Roman" w:cs="David"/>
          <w:sz w:val="24"/>
          <w:szCs w:val="24"/>
          <w:rtl/>
          <w:lang w:eastAsia="he-IL"/>
        </w:rPr>
        <w:t xml:space="preserve"> לבדו בכל התשלומים ו/או המסים ו/או תשלומי חובה אחרים, החלים ו/או שיחולו על היועץ ו/או עובדי היועץ בגין מתן השירותים ו/או בגין התקבולים שיקבל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חוזה זה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ובכלל זה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תשלומי מס הכנסה והב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טוח הלאומי שהוא חב בגין מתן שרותי היועץ.</w:t>
      </w:r>
    </w:p>
    <w:p w14:paraId="707135C5"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היועץ </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טוח לאומי, תשלומים לקרנות איגודים מקצוע</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228B04A"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מבלי לגרוע מ</w:t>
      </w:r>
      <w:r w:rsidRPr="00BA31BA">
        <w:rPr>
          <w:rFonts w:ascii="Times New Roman" w:eastAsia="Times New Roman" w:hAnsi="Times New Roman" w:cs="David" w:hint="cs"/>
          <w:sz w:val="24"/>
          <w:szCs w:val="24"/>
          <w:rtl/>
          <w:lang w:eastAsia="he-IL"/>
        </w:rPr>
        <w:t xml:space="preserve">כלליות </w:t>
      </w:r>
      <w:r w:rsidRPr="00BA31BA">
        <w:rPr>
          <w:rFonts w:ascii="Times New Roman" w:eastAsia="Times New Roman" w:hAnsi="Times New Roman" w:cs="David"/>
          <w:sz w:val="24"/>
          <w:szCs w:val="24"/>
          <w:rtl/>
          <w:lang w:eastAsia="he-IL"/>
        </w:rPr>
        <w:t>האמור לעיל, היועץ מצהיר ומתחייב</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אם י</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דרש </w:t>
      </w:r>
      <w:r w:rsidRPr="00BA31BA">
        <w:rPr>
          <w:rFonts w:ascii="Times New Roman" w:eastAsia="Times New Roman" w:hAnsi="Times New Roman" w:cs="David"/>
          <w:sz w:val="24"/>
          <w:szCs w:val="24"/>
          <w:rtl/>
          <w:lang w:eastAsia="he-IL"/>
        </w:rPr>
        <w:lastRenderedPageBreak/>
        <w:t>המזמין על ידי היועץ ו/או על ידי מי מ</w:t>
      </w:r>
      <w:r w:rsidRPr="00BA31BA">
        <w:rPr>
          <w:rFonts w:ascii="Times New Roman" w:eastAsia="Times New Roman" w:hAnsi="Times New Roman" w:cs="David" w:hint="cs"/>
          <w:sz w:val="24"/>
          <w:szCs w:val="24"/>
          <w:rtl/>
          <w:lang w:eastAsia="he-IL"/>
        </w:rPr>
        <w:t>שלוחיו ו/או עובדיו</w:t>
      </w:r>
      <w:r w:rsidRPr="00BA31BA">
        <w:rPr>
          <w:rFonts w:ascii="Times New Roman" w:eastAsia="Times New Roman" w:hAnsi="Times New Roman" w:cs="David"/>
          <w:sz w:val="24"/>
          <w:szCs w:val="24"/>
          <w:rtl/>
          <w:lang w:eastAsia="he-IL"/>
        </w:rPr>
        <w:t xml:space="preserve"> ו/או</w:t>
      </w:r>
      <w:r w:rsidRPr="00BA31BA">
        <w:rPr>
          <w:rFonts w:ascii="Times New Roman" w:eastAsia="Times New Roman" w:hAnsi="Times New Roman" w:cs="David" w:hint="cs"/>
          <w:sz w:val="24"/>
          <w:szCs w:val="24"/>
          <w:rtl/>
          <w:lang w:eastAsia="he-IL"/>
        </w:rPr>
        <w:t xml:space="preserve"> אחר מטעמו ו/או</w:t>
      </w:r>
      <w:r w:rsidRPr="00BA31BA">
        <w:rPr>
          <w:rFonts w:ascii="Times New Roman" w:eastAsia="Times New Roman" w:hAnsi="Times New Roman" w:cs="David"/>
          <w:sz w:val="24"/>
          <w:szCs w:val="24"/>
          <w:rtl/>
          <w:lang w:eastAsia="he-IL"/>
        </w:rPr>
        <w:t xml:space="preserve"> על ידי כל צד ג' לשאת בתשלום ו/או הוצאה ו/או עלות</w:t>
      </w:r>
      <w:r w:rsidRPr="00BA31BA">
        <w:rPr>
          <w:rFonts w:ascii="Times New Roman" w:eastAsia="Times New Roman" w:hAnsi="Times New Roman" w:cs="David" w:hint="cs"/>
          <w:sz w:val="24"/>
          <w:szCs w:val="24"/>
          <w:rtl/>
          <w:lang w:eastAsia="he-IL"/>
        </w:rPr>
        <w:t xml:space="preserve"> ו/או פיצוי ו/או שיפוי</w:t>
      </w:r>
      <w:r w:rsidRPr="00BA31BA">
        <w:rPr>
          <w:rFonts w:ascii="Times New Roman" w:eastAsia="Times New Roman" w:hAnsi="Times New Roman" w:cs="David"/>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A31BA">
        <w:rPr>
          <w:rFonts w:ascii="Times New Roman" w:eastAsia="Times New Roman" w:hAnsi="Times New Roman" w:cs="David" w:hint="cs"/>
          <w:sz w:val="24"/>
          <w:szCs w:val="24"/>
          <w:rtl/>
          <w:lang w:eastAsia="he-IL"/>
        </w:rPr>
        <w:t xml:space="preserve"> ו/או פיצוי ו/או שיפוי</w:t>
      </w:r>
      <w:r w:rsidRPr="00BA31BA">
        <w:rPr>
          <w:rFonts w:ascii="Times New Roman" w:eastAsia="Times New Roman" w:hAnsi="Times New Roman" w:cs="David"/>
          <w:sz w:val="24"/>
          <w:szCs w:val="24"/>
          <w:rtl/>
          <w:lang w:eastAsia="he-IL"/>
        </w:rPr>
        <w:t xml:space="preserve"> כלשהם כאמור, אזי ישפה היועץ את המזמין מיד עם דרישתו הראשונה של המזמין, בגין כל תשלום ו/או הוצאה ו/או עלות</w:t>
      </w:r>
      <w:r w:rsidRPr="00BA31BA">
        <w:rPr>
          <w:rFonts w:ascii="Times New Roman" w:eastAsia="Times New Roman" w:hAnsi="Times New Roman" w:cs="David" w:hint="cs"/>
          <w:sz w:val="24"/>
          <w:szCs w:val="24"/>
          <w:rtl/>
          <w:lang w:eastAsia="he-IL"/>
        </w:rPr>
        <w:t xml:space="preserve"> ו/או פיצוי ו/או שיפוי</w:t>
      </w:r>
      <w:r w:rsidRPr="00BA31BA">
        <w:rPr>
          <w:rFonts w:ascii="Times New Roman" w:eastAsia="Times New Roman" w:hAnsi="Times New Roman" w:cs="David"/>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ייחשב </w:t>
      </w:r>
      <w:r w:rsidRPr="00BA31BA">
        <w:rPr>
          <w:rFonts w:ascii="Times New Roman" w:eastAsia="Times New Roman" w:hAnsi="Times New Roman" w:cs="David" w:hint="cs"/>
          <w:sz w:val="24"/>
          <w:szCs w:val="24"/>
          <w:rtl/>
          <w:lang w:eastAsia="he-IL"/>
        </w:rPr>
        <w:t>כ</w:t>
      </w:r>
      <w:r w:rsidRPr="00BA31BA">
        <w:rPr>
          <w:rFonts w:ascii="Times New Roman" w:eastAsia="Times New Roman" w:hAnsi="Times New Roman" w:cs="David"/>
          <w:sz w:val="24"/>
          <w:szCs w:val="24"/>
          <w:rtl/>
          <w:lang w:eastAsia="he-IL"/>
        </w:rPr>
        <w:t>חוב המגיע למזמין מאת היועץ על פי הוראות חוזה זה, אשר המזמין רשאי לקזז בגינו סכומים ע"ח התמורה המגיעה ליועץ.</w:t>
      </w:r>
    </w:p>
    <w:p w14:paraId="2DFFEC1D" w14:textId="77777777" w:rsidR="00DE0948" w:rsidRPr="00BA31BA"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בשים לב לאמור לעיל, אם יקבע פורום מוסמך כלשהו</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נתקיימו יחסי עובד ומעביד בין היועץ ו/או מי מעובדיו</w:t>
      </w:r>
      <w:r w:rsidRPr="00BA31BA">
        <w:rPr>
          <w:rFonts w:ascii="Times New Roman" w:eastAsia="Times New Roman" w:hAnsi="Times New Roman" w:cs="David" w:hint="cs"/>
          <w:sz w:val="24"/>
          <w:szCs w:val="24"/>
          <w:rtl/>
          <w:lang w:eastAsia="he-IL"/>
        </w:rPr>
        <w:t xml:space="preserve"> ו/או מי משלוחיו ו/או אחר מטעמו</w:t>
      </w:r>
      <w:r w:rsidRPr="00BA31BA">
        <w:rPr>
          <w:rFonts w:ascii="Times New Roman" w:eastAsia="Times New Roman" w:hAnsi="Times New Roman" w:cs="David"/>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A31BA">
        <w:rPr>
          <w:rFonts w:ascii="Times New Roman" w:eastAsia="Times New Roman" w:hAnsi="Times New Roman" w:cs="David" w:hint="cs"/>
          <w:sz w:val="24"/>
          <w:szCs w:val="24"/>
          <w:rtl/>
          <w:lang w:eastAsia="he-IL"/>
        </w:rPr>
        <w:t>.</w:t>
      </w:r>
    </w:p>
    <w:p w14:paraId="4E11D739" w14:textId="77777777" w:rsidR="00DE0948" w:rsidRPr="00BA31BA"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bCs/>
          <w:sz w:val="24"/>
          <w:szCs w:val="24"/>
          <w:u w:val="single"/>
          <w:rtl/>
          <w:lang w:eastAsia="he-IL"/>
        </w:rPr>
      </w:pPr>
      <w:r w:rsidRPr="00BA31BA">
        <w:rPr>
          <w:rFonts w:ascii="Times New Roman" w:eastAsia="Times New Roman" w:hAnsi="Times New Roman" w:cs="David"/>
          <w:bCs/>
          <w:sz w:val="24"/>
          <w:szCs w:val="24"/>
          <w:u w:val="single"/>
          <w:rtl/>
          <w:lang w:eastAsia="he-IL"/>
        </w:rPr>
        <w:t>הבאת החוזה לגמר או ביטולו</w:t>
      </w:r>
    </w:p>
    <w:p w14:paraId="1D7A7283"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p>
    <w:p w14:paraId="7D87C608" w14:textId="77777777" w:rsidR="00DE0948" w:rsidRPr="00BA31BA"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על אף האמור בכל מקום אחר בחוזה </w:t>
      </w:r>
      <w:r w:rsidRPr="00BA31BA">
        <w:rPr>
          <w:rFonts w:ascii="Times New Roman" w:eastAsia="Times New Roman" w:hAnsi="Times New Roman" w:cs="David" w:hint="cs"/>
          <w:sz w:val="24"/>
          <w:szCs w:val="24"/>
          <w:rtl/>
          <w:lang w:eastAsia="he-IL"/>
        </w:rPr>
        <w:t xml:space="preserve">זה על נספחיו, </w:t>
      </w:r>
      <w:r w:rsidRPr="00BA31BA">
        <w:rPr>
          <w:rFonts w:ascii="Times New Roman" w:eastAsia="Times New Roman" w:hAnsi="Times New Roman" w:cs="David"/>
          <w:sz w:val="24"/>
          <w:szCs w:val="24"/>
          <w:rtl/>
          <w:lang w:eastAsia="he-IL"/>
        </w:rPr>
        <w:t>רשאי המזמין, לפי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BA31BA">
        <w:rPr>
          <w:rFonts w:ascii="Times New Roman" w:eastAsia="Times New Roman" w:hAnsi="Times New Roman" w:cs="David" w:hint="cs"/>
          <w:sz w:val="24"/>
          <w:szCs w:val="24"/>
          <w:rtl/>
          <w:lang w:eastAsia="he-IL"/>
        </w:rPr>
        <w:t>-7</w:t>
      </w:r>
      <w:r w:rsidRPr="00BA31BA">
        <w:rPr>
          <w:rFonts w:ascii="Times New Roman" w:eastAsia="Times New Roman" w:hAnsi="Times New Roman" w:cs="David"/>
          <w:sz w:val="24"/>
          <w:szCs w:val="24"/>
          <w:rtl/>
          <w:lang w:eastAsia="he-IL"/>
        </w:rPr>
        <w:t xml:space="preserve"> י</w:t>
      </w:r>
      <w:r w:rsidRPr="00BA31BA">
        <w:rPr>
          <w:rFonts w:ascii="Times New Roman" w:eastAsia="Times New Roman" w:hAnsi="Times New Roman" w:cs="David" w:hint="cs"/>
          <w:sz w:val="24"/>
          <w:szCs w:val="24"/>
          <w:rtl/>
          <w:lang w:eastAsia="he-IL"/>
        </w:rPr>
        <w:t>מים</w:t>
      </w:r>
      <w:r w:rsidRPr="00BA31BA">
        <w:rPr>
          <w:rFonts w:ascii="Times New Roman" w:eastAsia="Times New Roman" w:hAnsi="Times New Roman" w:cs="David"/>
          <w:sz w:val="24"/>
          <w:szCs w:val="24"/>
          <w:rtl/>
          <w:lang w:eastAsia="he-IL"/>
        </w:rPr>
        <w:t xml:space="preserve"> מיום משלוחה (להלן: "</w:t>
      </w:r>
      <w:r w:rsidRPr="00BA31BA">
        <w:rPr>
          <w:rFonts w:ascii="Times New Roman" w:eastAsia="Times New Roman" w:hAnsi="Times New Roman" w:cs="David"/>
          <w:b/>
          <w:bCs/>
          <w:sz w:val="24"/>
          <w:szCs w:val="24"/>
          <w:rtl/>
          <w:lang w:eastAsia="he-IL"/>
        </w:rPr>
        <w:t>תאריך הפסקת השרות</w:t>
      </w:r>
      <w:r w:rsidRPr="00BA31BA">
        <w:rPr>
          <w:rFonts w:ascii="Times New Roman" w:eastAsia="Times New Roman" w:hAnsi="Times New Roman" w:cs="David"/>
          <w:sz w:val="24"/>
          <w:szCs w:val="24"/>
          <w:rtl/>
          <w:lang w:eastAsia="he-IL"/>
        </w:rPr>
        <w:t>").</w:t>
      </w:r>
    </w:p>
    <w:p w14:paraId="5CC514D2" w14:textId="77777777" w:rsidR="00DE0948" w:rsidRPr="00BA31BA"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צע עד לתאריך הפסקת הש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וזאת לפי השיעור המפורט בנספחים </w:t>
      </w:r>
      <w:r w:rsidRPr="00BA31BA">
        <w:rPr>
          <w:rFonts w:ascii="Times New Roman" w:eastAsia="Times New Roman" w:hAnsi="Times New Roman" w:cs="David"/>
          <w:bCs/>
          <w:sz w:val="24"/>
          <w:szCs w:val="24"/>
          <w:rtl/>
          <w:lang w:eastAsia="he-IL"/>
        </w:rPr>
        <w:t>ד' ו - ה'</w:t>
      </w:r>
      <w:r w:rsidRPr="00BA31BA">
        <w:rPr>
          <w:rFonts w:ascii="Times New Roman" w:eastAsia="Times New Roman" w:hAnsi="Times New Roman" w:cs="David"/>
          <w:sz w:val="24"/>
          <w:szCs w:val="24"/>
          <w:rtl/>
          <w:lang w:eastAsia="he-IL"/>
        </w:rPr>
        <w:t>. במקרה שבוצע חלק של קטע ו/או שלב</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ישולם חלק יחסי מתאים </w:t>
      </w:r>
      <w:r w:rsidRPr="00BA31BA">
        <w:rPr>
          <w:rFonts w:ascii="Times New Roman" w:eastAsia="Times New Roman" w:hAnsi="Times New Roman" w:cs="David"/>
          <w:sz w:val="24"/>
          <w:szCs w:val="24"/>
          <w:rtl/>
          <w:lang w:eastAsia="he-IL"/>
        </w:rPr>
        <w:lastRenderedPageBreak/>
        <w:t xml:space="preserve">מהשכר הקבוע בנספחים </w:t>
      </w:r>
      <w:r w:rsidRPr="00BA31BA">
        <w:rPr>
          <w:rFonts w:ascii="Times New Roman" w:eastAsia="Times New Roman" w:hAnsi="Times New Roman" w:cs="David"/>
          <w:bCs/>
          <w:sz w:val="24"/>
          <w:szCs w:val="24"/>
          <w:rtl/>
          <w:lang w:eastAsia="he-IL"/>
        </w:rPr>
        <w:t xml:space="preserve">ד' ו-ה' </w:t>
      </w:r>
      <w:r w:rsidRPr="00BA31BA">
        <w:rPr>
          <w:rFonts w:ascii="Times New Roman" w:eastAsia="Times New Roman" w:hAnsi="Times New Roman" w:cs="David"/>
          <w:sz w:val="24"/>
          <w:szCs w:val="24"/>
          <w:rtl/>
          <w:lang w:eastAsia="he-IL"/>
        </w:rPr>
        <w:t>לאותו שלב</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כפי שיקבע המנהל.</w:t>
      </w:r>
    </w:p>
    <w:p w14:paraId="0FBC9622" w14:textId="77777777" w:rsidR="00DE0948" w:rsidRPr="00BA31BA"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BA31BA">
        <w:rPr>
          <w:rFonts w:ascii="Times New Roman" w:eastAsia="Times New Roman" w:hAnsi="Times New Roman" w:cs="David" w:hint="cs"/>
          <w:sz w:val="24"/>
          <w:szCs w:val="24"/>
          <w:rtl/>
          <w:lang w:eastAsia="he-IL"/>
        </w:rPr>
        <w:t xml:space="preserve"> ו/או</w:t>
      </w:r>
      <w:r w:rsidRPr="00BA31BA">
        <w:rPr>
          <w:rFonts w:ascii="Times New Roman" w:eastAsia="Times New Roman" w:hAnsi="Times New Roman" w:cs="David"/>
          <w:sz w:val="24"/>
          <w:szCs w:val="24"/>
          <w:rtl/>
          <w:lang w:eastAsia="he-IL"/>
        </w:rPr>
        <w:t xml:space="preserve"> לטענה </w:t>
      </w:r>
      <w:r w:rsidRPr="00BA31BA">
        <w:rPr>
          <w:rFonts w:ascii="Times New Roman" w:eastAsia="Times New Roman" w:hAnsi="Times New Roman" w:cs="David" w:hint="cs"/>
          <w:sz w:val="24"/>
          <w:szCs w:val="24"/>
          <w:rtl/>
          <w:lang w:eastAsia="he-IL"/>
        </w:rPr>
        <w:t>ו/או דרישה ו/או תלונה ו/</w:t>
      </w:r>
      <w:r w:rsidRPr="00BA31BA">
        <w:rPr>
          <w:rFonts w:ascii="Times New Roman" w:eastAsia="Times New Roman" w:hAnsi="Times New Roman" w:cs="David"/>
          <w:sz w:val="24"/>
          <w:szCs w:val="24"/>
          <w:rtl/>
          <w:lang w:eastAsia="he-IL"/>
        </w:rPr>
        <w:t>או תביעה כלשהי, פרט לאמור בסעיף 12.1.2 לעיל</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והשכר שישולם לפי סעיף 12.1.2 לעיל</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יהיה לסילוק כל המגיע ליועץ מהמזמין לפי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ו/או עקב הבאתו לידי גמר כאמור, בין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ובין מכוח עילה כלשהי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הדין.</w:t>
      </w:r>
    </w:p>
    <w:p w14:paraId="50D841A9" w14:textId="77777777" w:rsidR="00DE0948" w:rsidRPr="00BA31BA"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תוך 12 חודש</w:t>
      </w:r>
      <w:r w:rsidRPr="00BA31BA">
        <w:rPr>
          <w:rFonts w:ascii="Times New Roman" w:eastAsia="Times New Roman" w:hAnsi="Times New Roman" w:cs="David" w:hint="cs"/>
          <w:sz w:val="24"/>
          <w:szCs w:val="24"/>
          <w:rtl/>
          <w:lang w:eastAsia="he-IL"/>
        </w:rPr>
        <w:t>ים</w:t>
      </w:r>
      <w:r w:rsidRPr="00BA31BA">
        <w:rPr>
          <w:rFonts w:ascii="Times New Roman" w:eastAsia="Times New Roman" w:hAnsi="Times New Roman" w:cs="David"/>
          <w:sz w:val="24"/>
          <w:szCs w:val="24"/>
          <w:rtl/>
          <w:lang w:eastAsia="he-IL"/>
        </w:rPr>
        <w:t xml:space="preserve"> מהבאת חוזה</w:t>
      </w:r>
      <w:r w:rsidRPr="00BA31BA">
        <w:rPr>
          <w:rFonts w:ascii="Times New Roman" w:eastAsia="Times New Roman" w:hAnsi="Times New Roman" w:cs="David" w:hint="cs"/>
          <w:sz w:val="24"/>
          <w:szCs w:val="24"/>
          <w:rtl/>
          <w:lang w:eastAsia="he-IL"/>
        </w:rPr>
        <w:t xml:space="preserve"> זה לידי</w:t>
      </w:r>
      <w:r w:rsidRPr="00BA31BA">
        <w:rPr>
          <w:rFonts w:ascii="Times New Roman" w:eastAsia="Times New Roman" w:hAnsi="Times New Roman" w:cs="David"/>
          <w:sz w:val="24"/>
          <w:szCs w:val="24"/>
          <w:rtl/>
          <w:lang w:eastAsia="he-IL"/>
        </w:rPr>
        <w:t xml:space="preserve"> גמר כאמור</w:t>
      </w:r>
      <w:r w:rsidRPr="00BA31BA">
        <w:rPr>
          <w:rFonts w:ascii="Times New Roman" w:eastAsia="Times New Roman" w:hAnsi="Times New Roman" w:cs="David" w:hint="cs"/>
          <w:sz w:val="24"/>
          <w:szCs w:val="24"/>
          <w:rtl/>
          <w:lang w:eastAsia="he-IL"/>
        </w:rPr>
        <w:t>, רשאי המזמין</w:t>
      </w:r>
      <w:r w:rsidRPr="00BA31BA">
        <w:rPr>
          <w:rFonts w:ascii="Times New Roman" w:eastAsia="Times New Roman" w:hAnsi="Times New Roman" w:cs="David"/>
          <w:sz w:val="24"/>
          <w:szCs w:val="24"/>
          <w:rtl/>
          <w:lang w:eastAsia="he-IL"/>
        </w:rPr>
        <w:t xml:space="preserve"> לחדשו</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במקרה זה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יהיה היועץ חייב</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לפי דרישת המזמין</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לחדש את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היועץ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תנאי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w:t>
      </w:r>
    </w:p>
    <w:p w14:paraId="135BC9C9" w14:textId="77777777" w:rsidR="00DE0948" w:rsidRPr="00BA31BA"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במקרה שחוזה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מצוות הדין)</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יהיה היועץ זכאי לתשלום כמוגדר בסעיף 12.3.2 להלן</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ויחולו הסעיפים 12.1.3 ו- 12.1.4 לעיל.</w:t>
      </w:r>
    </w:p>
    <w:p w14:paraId="4358F23F"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465226A4" w14:textId="77777777" w:rsidR="00DE0948" w:rsidRPr="00BA31BA"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מבלי לגרוע מזכויות מזמין לפי סעיף 12.1 לעיל</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זכאי המזמין לבטל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לפי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קול דעתו הבלעדי</w:t>
      </w:r>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sz w:val="24"/>
          <w:szCs w:val="24"/>
          <w:rtl/>
          <w:lang w:eastAsia="he-IL"/>
        </w:rPr>
        <w:t>בלא צורך בהודעה מוקדמת</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בכל אחד מהמקרים הבאים:</w:t>
      </w:r>
    </w:p>
    <w:p w14:paraId="58A12D8E" w14:textId="77777777" w:rsidR="00DE0948" w:rsidRPr="00BA31BA"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הפר ו/או לא קיים איזה מהוראות החוזה ולא ת</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קן </w:t>
      </w:r>
      <w:r w:rsidRPr="00BA31BA">
        <w:rPr>
          <w:rFonts w:ascii="Times New Roman" w:eastAsia="Times New Roman" w:hAnsi="Times New Roman" w:cs="David" w:hint="cs"/>
          <w:sz w:val="24"/>
          <w:szCs w:val="24"/>
          <w:rtl/>
          <w:lang w:eastAsia="he-IL"/>
        </w:rPr>
        <w:t>את ה</w:t>
      </w:r>
      <w:r w:rsidRPr="00BA31BA">
        <w:rPr>
          <w:rFonts w:ascii="Times New Roman" w:eastAsia="Times New Roman" w:hAnsi="Times New Roman" w:cs="David"/>
          <w:sz w:val="24"/>
          <w:szCs w:val="24"/>
          <w:rtl/>
          <w:lang w:eastAsia="he-IL"/>
        </w:rPr>
        <w:t>הפרה</w:t>
      </w:r>
      <w:r w:rsidRPr="00BA31BA">
        <w:rPr>
          <w:rFonts w:ascii="Times New Roman" w:eastAsia="Times New Roman" w:hAnsi="Times New Roman" w:cs="David" w:hint="cs"/>
          <w:sz w:val="24"/>
          <w:szCs w:val="24"/>
          <w:rtl/>
          <w:lang w:eastAsia="he-IL"/>
        </w:rPr>
        <w:t xml:space="preserve"> כאמור,</w:t>
      </w:r>
      <w:r w:rsidRPr="00BA31BA">
        <w:rPr>
          <w:rFonts w:ascii="Times New Roman" w:eastAsia="Times New Roman" w:hAnsi="Times New Roman" w:cs="David"/>
          <w:sz w:val="24"/>
          <w:szCs w:val="24"/>
          <w:rtl/>
          <w:lang w:eastAsia="he-IL"/>
        </w:rPr>
        <w:t xml:space="preserve"> לאחר שק</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בל התראה על כך מהמזמין בתוך הזמן הנקוב בהתראה.</w:t>
      </w:r>
    </w:p>
    <w:p w14:paraId="3A5D8178" w14:textId="77777777" w:rsidR="00DE0948" w:rsidRPr="00BA31BA"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המזמין התרה ביועץ</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שאין הוא מבצע את עבודתו בצורה המבטיחה את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צועה התקין ו/או התקדמותה וסיומה לפי לוח הזמנים.</w:t>
      </w:r>
    </w:p>
    <w:p w14:paraId="303CAD1D" w14:textId="77777777" w:rsidR="00DE0948" w:rsidRPr="00BA31BA"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lastRenderedPageBreak/>
        <w:t>היועץ הפר את הוראת סעיף 7.5 לעיל.</w:t>
      </w:r>
    </w:p>
    <w:p w14:paraId="22CA072E" w14:textId="77777777" w:rsidR="00DE0948" w:rsidRPr="00BA31BA"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lang w:eastAsia="he-IL"/>
        </w:rPr>
      </w:pPr>
      <w:r w:rsidRPr="00BA31BA">
        <w:rPr>
          <w:rFonts w:ascii="Times New Roman" w:eastAsia="Times New Roman" w:hAnsi="Times New Roman" w:cs="David"/>
          <w:sz w:val="24"/>
          <w:szCs w:val="24"/>
          <w:rtl/>
          <w:lang w:eastAsia="he-IL"/>
        </w:rPr>
        <w:t>נבצר מהיועץ או מהמנהל הראשי לקיים את ה</w:t>
      </w:r>
      <w:r w:rsidRPr="00BA31BA">
        <w:rPr>
          <w:rFonts w:ascii="Times New Roman" w:eastAsia="Times New Roman" w:hAnsi="Times New Roman" w:cs="David" w:hint="cs"/>
          <w:sz w:val="24"/>
          <w:szCs w:val="24"/>
          <w:rtl/>
          <w:lang w:eastAsia="he-IL"/>
        </w:rPr>
        <w:t xml:space="preserve">וראות </w:t>
      </w:r>
      <w:r w:rsidRPr="00BA31BA">
        <w:rPr>
          <w:rFonts w:ascii="Times New Roman" w:eastAsia="Times New Roman" w:hAnsi="Times New Roman" w:cs="David"/>
          <w:sz w:val="24"/>
          <w:szCs w:val="24"/>
          <w:rtl/>
          <w:lang w:eastAsia="he-IL"/>
        </w:rPr>
        <w:t>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 לפעולה משפטית או בלתי כש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 למתן שירותי היועץ או אם ארע אירוע דומה.</w:t>
      </w:r>
    </w:p>
    <w:p w14:paraId="3B823ACA" w14:textId="77777777" w:rsidR="00DE0948" w:rsidRPr="00BA31BA"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חל שינוי בהחזקת המניות ו/או בהרכב המנהלים של היועץ.</w:t>
      </w:r>
    </w:p>
    <w:p w14:paraId="0E163160" w14:textId="77777777" w:rsidR="00DE0948" w:rsidRPr="00BA31BA"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בוטל החוזה כאמור בסעיף 12.3.1 לעיל</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צע עד לב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טול החוזה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וזאת לפי השיעור המפורט בנספחים </w:t>
      </w:r>
      <w:r w:rsidRPr="00BA31BA">
        <w:rPr>
          <w:rFonts w:ascii="Times New Roman" w:eastAsia="Times New Roman" w:hAnsi="Times New Roman" w:cs="David"/>
          <w:bCs/>
          <w:sz w:val="24"/>
          <w:szCs w:val="24"/>
          <w:rtl/>
          <w:lang w:eastAsia="he-IL"/>
        </w:rPr>
        <w:t>ד'</w:t>
      </w:r>
      <w:r w:rsidRPr="00BA31BA">
        <w:rPr>
          <w:rFonts w:ascii="Times New Roman" w:eastAsia="Times New Roman" w:hAnsi="Times New Roman" w:cs="David" w:hint="cs"/>
          <w:bCs/>
          <w:sz w:val="24"/>
          <w:szCs w:val="24"/>
          <w:rtl/>
          <w:lang w:eastAsia="he-IL"/>
        </w:rPr>
        <w:t xml:space="preserve"> </w:t>
      </w:r>
      <w:r w:rsidRPr="00BA31BA">
        <w:rPr>
          <w:rFonts w:ascii="Times New Roman" w:eastAsia="Times New Roman" w:hAnsi="Times New Roman" w:cs="David"/>
          <w:bCs/>
          <w:sz w:val="24"/>
          <w:szCs w:val="24"/>
          <w:rtl/>
          <w:lang w:eastAsia="he-IL"/>
        </w:rPr>
        <w:t xml:space="preserve">ו -ה' </w:t>
      </w:r>
      <w:r w:rsidRPr="00BA31BA">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BA31BA">
        <w:rPr>
          <w:rFonts w:ascii="Times New Roman" w:eastAsia="Times New Roman" w:hAnsi="Times New Roman" w:cs="David"/>
          <w:bCs/>
          <w:sz w:val="24"/>
          <w:szCs w:val="24"/>
          <w:rtl/>
          <w:lang w:eastAsia="he-IL"/>
        </w:rPr>
        <w:t xml:space="preserve">ד' ו-ה' </w:t>
      </w:r>
      <w:r w:rsidRPr="00BA31BA">
        <w:rPr>
          <w:rFonts w:ascii="Times New Roman" w:eastAsia="Times New Roman" w:hAnsi="Times New Roman" w:cs="David"/>
          <w:sz w:val="24"/>
          <w:szCs w:val="24"/>
          <w:rtl/>
          <w:lang w:eastAsia="he-IL"/>
        </w:rPr>
        <w:t>לאותו שלב כפי שיקבע המנהל, וזאת לסילוק כל המגיע ליועץ מהמזמין.</w:t>
      </w:r>
    </w:p>
    <w:p w14:paraId="0470E920" w14:textId="77777777" w:rsidR="00DE0948" w:rsidRPr="00BA31BA"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הודעה בדבר הבאת החוזה לידי גמר כאמור בסעיף 12.3.1 לעיל</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לא תשמש עילה ליועץ לתביעת פיצויים כלשהם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לטענה</w:t>
      </w:r>
      <w:r w:rsidRPr="00BA31BA">
        <w:rPr>
          <w:rFonts w:ascii="Times New Roman" w:eastAsia="Times New Roman" w:hAnsi="Times New Roman" w:cs="David" w:hint="cs"/>
          <w:sz w:val="24"/>
          <w:szCs w:val="24"/>
          <w:rtl/>
          <w:lang w:eastAsia="he-IL"/>
        </w:rPr>
        <w:t xml:space="preserve"> ו/או לדרישה ו/או לתלונה</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w:t>
      </w:r>
      <w:r w:rsidRPr="00BA31BA">
        <w:rPr>
          <w:rFonts w:ascii="Times New Roman" w:eastAsia="Times New Roman" w:hAnsi="Times New Roman" w:cs="David" w:hint="cs"/>
          <w:sz w:val="24"/>
          <w:szCs w:val="24"/>
          <w:rtl/>
          <w:lang w:eastAsia="he-IL"/>
        </w:rPr>
        <w:t>ל</w:t>
      </w:r>
      <w:r w:rsidRPr="00BA31BA">
        <w:rPr>
          <w:rFonts w:ascii="Times New Roman" w:eastAsia="Times New Roman" w:hAnsi="Times New Roman" w:cs="David"/>
          <w:sz w:val="24"/>
          <w:szCs w:val="24"/>
          <w:rtl/>
          <w:lang w:eastAsia="he-IL"/>
        </w:rPr>
        <w:t>תביעה כלשהי, פרט לאמור בסעיף 12.3.2 לעיל, והשכר שישולם לפי סעיף 12.3.2</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ובין מכוח עילה כלשהי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הדין.</w:t>
      </w:r>
    </w:p>
    <w:p w14:paraId="7AAC1B68"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 למתן השירותים ע</w:t>
      </w:r>
      <w:r w:rsidRPr="00BA31BA">
        <w:rPr>
          <w:rFonts w:ascii="Times New Roman" w:eastAsia="Times New Roman" w:hAnsi="Times New Roman" w:cs="David" w:hint="cs"/>
          <w:sz w:val="24"/>
          <w:szCs w:val="24"/>
          <w:rtl/>
          <w:lang w:eastAsia="he-IL"/>
        </w:rPr>
        <w:t>ל פ</w:t>
      </w:r>
      <w:r w:rsidRPr="00BA31BA">
        <w:rPr>
          <w:rFonts w:ascii="Times New Roman" w:eastAsia="Times New Roman" w:hAnsi="Times New Roman" w:cs="David"/>
          <w:sz w:val="24"/>
          <w:szCs w:val="24"/>
          <w:rtl/>
          <w:lang w:eastAsia="he-IL"/>
        </w:rPr>
        <w:t>י חוזה זה או אם אירע אירוע דומה ליועץ</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יהיה המזמין זכאי לבטל </w:t>
      </w:r>
      <w:r w:rsidRPr="00BA31BA">
        <w:rPr>
          <w:rFonts w:ascii="Times New Roman" w:eastAsia="Times New Roman" w:hAnsi="Times New Roman" w:cs="David" w:hint="cs"/>
          <w:sz w:val="24"/>
          <w:szCs w:val="24"/>
          <w:rtl/>
          <w:lang w:eastAsia="he-IL"/>
        </w:rPr>
        <w:t xml:space="preserve">את </w:t>
      </w:r>
      <w:r w:rsidRPr="00BA31BA">
        <w:rPr>
          <w:rFonts w:ascii="Times New Roman" w:eastAsia="Times New Roman" w:hAnsi="Times New Roman" w:cs="David"/>
          <w:sz w:val="24"/>
          <w:szCs w:val="24"/>
          <w:rtl/>
          <w:lang w:eastAsia="he-IL"/>
        </w:rPr>
        <w:t>החוזה ויחולו הוראות סעיפים 12.3.2 ו - 12.3.3 לעיל.</w:t>
      </w:r>
    </w:p>
    <w:p w14:paraId="37A45A1F"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התשלום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סעיפים 12.1, 12.2 ו-12.3 לעיל</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הסעיפים הנ"ל.</w:t>
      </w:r>
    </w:p>
    <w:p w14:paraId="37221C1F"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lastRenderedPageBreak/>
        <w:t>בכל מקרה של הבאת חוזה</w:t>
      </w:r>
      <w:r w:rsidRPr="00BA31BA">
        <w:rPr>
          <w:rFonts w:ascii="Times New Roman" w:eastAsia="Times New Roman" w:hAnsi="Times New Roman" w:cs="David" w:hint="cs"/>
          <w:sz w:val="24"/>
          <w:szCs w:val="24"/>
          <w:rtl/>
          <w:lang w:eastAsia="he-IL"/>
        </w:rPr>
        <w:t xml:space="preserve"> זה לידי</w:t>
      </w:r>
      <w:r w:rsidRPr="00BA31BA">
        <w:rPr>
          <w:rFonts w:ascii="Times New Roman" w:eastAsia="Times New Roman" w:hAnsi="Times New Roman" w:cs="David"/>
          <w:sz w:val="24"/>
          <w:szCs w:val="24"/>
          <w:rtl/>
          <w:lang w:eastAsia="he-IL"/>
        </w:rPr>
        <w:t xml:space="preserve"> גמר או ביטולו</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יהיה המזמין זכאי למסור את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המשך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29DA854"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כל אימת שהיועץ לא יקיים איזו מהתחייבויותיו לפי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54F7AE6"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BA31BA">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352AC856" w14:textId="77777777" w:rsidR="00DE0948" w:rsidRPr="00BA31BA" w:rsidRDefault="00DE0948" w:rsidP="00DE0948">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45544B9B" w14:textId="77777777" w:rsidR="002E5E38" w:rsidRPr="00BA31BA" w:rsidRDefault="002E5E38" w:rsidP="00DE094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br w:type="page"/>
      </w:r>
    </w:p>
    <w:p w14:paraId="4DE55445" w14:textId="77777777" w:rsidR="00DE0948" w:rsidRPr="00BA31BA" w:rsidRDefault="00DE0948" w:rsidP="00DE094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1DEC889" w14:textId="77777777" w:rsidR="00DE0948" w:rsidRPr="00BA31BA"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u w:val="single"/>
          <w:rtl/>
          <w:lang w:eastAsia="he-IL"/>
        </w:rPr>
        <w:t>העברת זכויות</w:t>
      </w:r>
    </w:p>
    <w:p w14:paraId="0AC01813"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אין היועץ רשאי להסב לאחר את החוזה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כל חלק ממנו, וכן אין הוא רשאי להעביר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להסב לאחר כל זכות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חובה לפי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אלא בהסכמת המזמין בכתב ומראש.</w:t>
      </w:r>
    </w:p>
    <w:p w14:paraId="06683E63"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אין היועץ רשאי למסור לאחר את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שרותי היועץ, כולם או מקצתם, אלא בהסכמת המזמין בכתב ומראש.</w:t>
      </w:r>
    </w:p>
    <w:p w14:paraId="682E1941"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ניתנה הסכמת המזמין לפי סעיפים 13.1 או 13.2 לעיל, הרי </w:t>
      </w:r>
      <w:r w:rsidRPr="00BA31BA">
        <w:rPr>
          <w:rFonts w:ascii="Times New Roman" w:eastAsia="Times New Roman" w:hAnsi="Times New Roman" w:cs="David" w:hint="cs"/>
          <w:sz w:val="24"/>
          <w:szCs w:val="24"/>
          <w:rtl/>
          <w:lang w:eastAsia="he-IL"/>
        </w:rPr>
        <w:t>ש</w:t>
      </w:r>
      <w:r w:rsidRPr="00BA31BA">
        <w:rPr>
          <w:rFonts w:ascii="Times New Roman" w:eastAsia="Times New Roman" w:hAnsi="Times New Roman" w:cs="David"/>
          <w:sz w:val="24"/>
          <w:szCs w:val="24"/>
          <w:rtl/>
          <w:lang w:eastAsia="he-IL"/>
        </w:rPr>
        <w:t>אין בכך כדי לפטור את היועץ מאחריותו והתחייבויותיו לפי חוזה</w:t>
      </w:r>
      <w:r w:rsidRPr="00BA31BA">
        <w:rPr>
          <w:rFonts w:ascii="Times New Roman" w:eastAsia="Times New Roman" w:hAnsi="Times New Roman" w:cs="David" w:hint="cs"/>
          <w:sz w:val="24"/>
          <w:szCs w:val="24"/>
          <w:rtl/>
          <w:lang w:eastAsia="he-IL"/>
        </w:rPr>
        <w:t xml:space="preserve"> זה על נספחיו</w:t>
      </w:r>
      <w:r w:rsidRPr="00BA31BA">
        <w:rPr>
          <w:rFonts w:ascii="Times New Roman" w:eastAsia="Times New Roman" w:hAnsi="Times New Roman" w:cs="David"/>
          <w:sz w:val="24"/>
          <w:szCs w:val="24"/>
          <w:rtl/>
          <w:lang w:eastAsia="he-IL"/>
        </w:rPr>
        <w:t xml:space="preserve"> ומזכויות המזמין על פיו, והיועץ </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ישא באחריות מלאה, כלפי המזמין וכלפי </w:t>
      </w:r>
      <w:r w:rsidRPr="00BA31BA">
        <w:rPr>
          <w:rFonts w:ascii="Times New Roman" w:eastAsia="Times New Roman" w:hAnsi="Times New Roman" w:cs="David" w:hint="cs"/>
          <w:sz w:val="24"/>
          <w:szCs w:val="24"/>
          <w:rtl/>
          <w:lang w:eastAsia="he-IL"/>
        </w:rPr>
        <w:t xml:space="preserve">כל </w:t>
      </w:r>
      <w:r w:rsidRPr="00BA31BA">
        <w:rPr>
          <w:rFonts w:ascii="Times New Roman" w:eastAsia="Times New Roman" w:hAnsi="Times New Roman" w:cs="David"/>
          <w:sz w:val="24"/>
          <w:szCs w:val="24"/>
          <w:rtl/>
          <w:lang w:eastAsia="he-IL"/>
        </w:rPr>
        <w:t xml:space="preserve">צד שלישי שהוא, גם לכל מעשה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BA31BA">
        <w:rPr>
          <w:rFonts w:ascii="Times New Roman" w:eastAsia="Times New Roman" w:hAnsi="Times New Roman" w:cs="David" w:hint="cs"/>
          <w:sz w:val="24"/>
          <w:szCs w:val="24"/>
          <w:rtl/>
          <w:lang w:eastAsia="he-IL"/>
        </w:rPr>
        <w:t xml:space="preserve"> ו/או</w:t>
      </w:r>
      <w:r w:rsidRPr="00BA31BA">
        <w:rPr>
          <w:rFonts w:ascii="Times New Roman" w:eastAsia="Times New Roman" w:hAnsi="Times New Roman" w:cs="David"/>
          <w:sz w:val="24"/>
          <w:szCs w:val="24"/>
          <w:rtl/>
          <w:lang w:eastAsia="he-IL"/>
        </w:rPr>
        <w:t xml:space="preserve"> באי כחם ו</w:t>
      </w:r>
      <w:r w:rsidRPr="00BA31BA">
        <w:rPr>
          <w:rFonts w:ascii="Times New Roman" w:eastAsia="Times New Roman" w:hAnsi="Times New Roman" w:cs="David" w:hint="cs"/>
          <w:sz w:val="24"/>
          <w:szCs w:val="24"/>
          <w:rtl/>
          <w:lang w:eastAsia="he-IL"/>
        </w:rPr>
        <w:t xml:space="preserve">/או </w:t>
      </w:r>
      <w:r w:rsidRPr="00BA31BA">
        <w:rPr>
          <w:rFonts w:ascii="Times New Roman" w:eastAsia="Times New Roman" w:hAnsi="Times New Roman" w:cs="David"/>
          <w:sz w:val="24"/>
          <w:szCs w:val="24"/>
          <w:rtl/>
          <w:lang w:eastAsia="he-IL"/>
        </w:rPr>
        <w:t>עובדיהם</w:t>
      </w:r>
      <w:r w:rsidRPr="00BA31BA">
        <w:rPr>
          <w:rFonts w:ascii="Times New Roman" w:eastAsia="Times New Roman" w:hAnsi="Times New Roman" w:cs="David" w:hint="cs"/>
          <w:sz w:val="24"/>
          <w:szCs w:val="24"/>
          <w:rtl/>
          <w:lang w:eastAsia="he-IL"/>
        </w:rPr>
        <w:t xml:space="preserve"> ו/או מי מטעמם</w:t>
      </w:r>
      <w:r w:rsidRPr="00BA31BA">
        <w:rPr>
          <w:rFonts w:ascii="Times New Roman" w:eastAsia="Times New Roman" w:hAnsi="Times New Roman" w:cs="David"/>
          <w:sz w:val="24"/>
          <w:szCs w:val="24"/>
          <w:rtl/>
          <w:lang w:eastAsia="he-IL"/>
        </w:rPr>
        <w:t>, ואילו למזמין ישמרו כל זכויותיו כלפי היועץ.</w:t>
      </w:r>
    </w:p>
    <w:p w14:paraId="4B8BC2C8"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בות היועץ כמתחייב מהאמור</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BA31BA">
        <w:rPr>
          <w:rFonts w:ascii="Times New Roman" w:eastAsia="Times New Roman" w:hAnsi="Times New Roman" w:cs="David" w:hint="cs"/>
          <w:sz w:val="24"/>
          <w:szCs w:val="24"/>
          <w:rtl/>
          <w:lang w:eastAsia="he-IL"/>
        </w:rPr>
        <w:t xml:space="preserve">את </w:t>
      </w:r>
      <w:r w:rsidRPr="00BA31BA">
        <w:rPr>
          <w:rFonts w:ascii="Times New Roman" w:eastAsia="Times New Roman" w:hAnsi="Times New Roman" w:cs="David"/>
          <w:sz w:val="24"/>
          <w:szCs w:val="24"/>
          <w:rtl/>
          <w:lang w:eastAsia="he-IL"/>
        </w:rPr>
        <w:t>החוזה ויחולו הוראות סעיף 12.3.2 ו-12.3.3 לעיל.</w:t>
      </w:r>
    </w:p>
    <w:p w14:paraId="4BBC4946" w14:textId="77777777" w:rsidR="007107E4" w:rsidRPr="00BA31BA" w:rsidRDefault="00DE0948" w:rsidP="00C0395E">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1153DB5F" w14:textId="77777777" w:rsidR="00DE0948" w:rsidRPr="00BA31BA" w:rsidRDefault="00DE0948" w:rsidP="00DE0948">
      <w:pPr>
        <w:widowControl w:val="0"/>
        <w:numPr>
          <w:ilvl w:val="0"/>
          <w:numId w:val="1"/>
        </w:numPr>
        <w:spacing w:before="0" w:beforeAutospacing="0" w:after="200" w:afterAutospacing="0" w:line="240" w:lineRule="auto"/>
        <w:ind w:left="363" w:right="360" w:hanging="272"/>
        <w:jc w:val="both"/>
        <w:rPr>
          <w:rFonts w:ascii="Times New Roman" w:eastAsia="Times New Roman" w:hAnsi="Times New Roman" w:cs="David"/>
          <w:sz w:val="24"/>
          <w:szCs w:val="24"/>
          <w:lang w:eastAsia="he-IL"/>
        </w:rPr>
      </w:pPr>
      <w:r w:rsidRPr="00BA31BA">
        <w:rPr>
          <w:rFonts w:ascii="Times New Roman" w:eastAsia="Times New Roman" w:hAnsi="Times New Roman" w:cs="David"/>
          <w:bCs/>
          <w:sz w:val="24"/>
          <w:szCs w:val="24"/>
          <w:u w:val="single"/>
          <w:rtl/>
          <w:lang w:eastAsia="he-IL"/>
        </w:rPr>
        <w:t>סיום שרותי היועץ</w:t>
      </w:r>
    </w:p>
    <w:p w14:paraId="5913964A" w14:textId="77777777" w:rsidR="00DE0948" w:rsidRPr="00BA31BA"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היועץ יחושבו כבאים לסיום בכל אחד מהמקרים הבאים:</w:t>
      </w:r>
    </w:p>
    <w:p w14:paraId="5F79795C" w14:textId="77777777" w:rsidR="00DE0948" w:rsidRPr="00BA31BA"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הובא לידי </w:t>
      </w:r>
      <w:r w:rsidRPr="00BA31BA">
        <w:rPr>
          <w:rFonts w:ascii="Times New Roman" w:eastAsia="Times New Roman" w:hAnsi="Times New Roman" w:cs="David" w:hint="cs"/>
          <w:sz w:val="24"/>
          <w:szCs w:val="24"/>
          <w:rtl/>
          <w:lang w:eastAsia="he-IL"/>
        </w:rPr>
        <w:t>גמר</w:t>
      </w:r>
      <w:r w:rsidRPr="00BA31BA">
        <w:rPr>
          <w:rFonts w:ascii="Times New Roman" w:eastAsia="Times New Roman" w:hAnsi="Times New Roman" w:cs="David"/>
          <w:sz w:val="24"/>
          <w:szCs w:val="24"/>
          <w:rtl/>
          <w:lang w:eastAsia="he-IL"/>
        </w:rPr>
        <w:t xml:space="preserve"> או בוטל כאמור בסעיף 12 לעיל, והחל במועד </w:t>
      </w:r>
      <w:r w:rsidRPr="00BA31BA">
        <w:rPr>
          <w:rFonts w:ascii="Times New Roman" w:eastAsia="Times New Roman" w:hAnsi="Times New Roman" w:cs="David"/>
          <w:sz w:val="24"/>
          <w:szCs w:val="24"/>
          <w:rtl/>
          <w:lang w:eastAsia="he-IL"/>
        </w:rPr>
        <w:lastRenderedPageBreak/>
        <w:t>הנקוב בהודעה שניתנה ע"י המזמין ליועץ במסגרת הוראות אותו סעיף.</w:t>
      </w:r>
    </w:p>
    <w:p w14:paraId="5231AE84" w14:textId="77777777" w:rsidR="00DE0948" w:rsidRPr="00BA31BA"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עם מתן א</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שור בכתב ע"י המזמין ליועץ</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הושלם מתן שרותי היועץ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w:t>
      </w:r>
    </w:p>
    <w:p w14:paraId="5700CD9A" w14:textId="77777777" w:rsidR="00DE0948" w:rsidRPr="00BA31BA"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BA31BA">
        <w:rPr>
          <w:rFonts w:ascii="Times New Roman" w:eastAsia="Times New Roman" w:hAnsi="Times New Roman" w:cs="David"/>
          <w:bCs/>
          <w:sz w:val="24"/>
          <w:szCs w:val="24"/>
          <w:u w:val="single"/>
          <w:rtl/>
          <w:lang w:eastAsia="he-IL"/>
        </w:rPr>
        <w:t>סודיות והמצאת מסמכים</w:t>
      </w:r>
    </w:p>
    <w:p w14:paraId="54DC6A01"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היועץ</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לרבות העתקים וניירות עבודה, בין שהוכנו על ידי היועץ </w:t>
      </w:r>
      <w:r w:rsidRPr="00BA31BA">
        <w:rPr>
          <w:rFonts w:ascii="Times New Roman" w:eastAsia="Times New Roman" w:hAnsi="Times New Roman" w:cs="David" w:hint="cs"/>
          <w:sz w:val="24"/>
          <w:szCs w:val="24"/>
          <w:rtl/>
          <w:lang w:eastAsia="he-IL"/>
        </w:rPr>
        <w:t>ו/או על ידי</w:t>
      </w:r>
      <w:r w:rsidRPr="00BA31BA">
        <w:rPr>
          <w:rFonts w:ascii="Times New Roman" w:eastAsia="Times New Roman" w:hAnsi="Times New Roman" w:cs="David"/>
          <w:sz w:val="24"/>
          <w:szCs w:val="24"/>
          <w:rtl/>
          <w:lang w:eastAsia="he-IL"/>
        </w:rPr>
        <w:t xml:space="preserve"> מ</w:t>
      </w:r>
      <w:r w:rsidRPr="00BA31BA">
        <w:rPr>
          <w:rFonts w:ascii="Times New Roman" w:eastAsia="Times New Roman" w:hAnsi="Times New Roman" w:cs="David" w:hint="cs"/>
          <w:sz w:val="24"/>
          <w:szCs w:val="24"/>
          <w:rtl/>
          <w:lang w:eastAsia="he-IL"/>
        </w:rPr>
        <w:t>י מ</w:t>
      </w:r>
      <w:r w:rsidRPr="00BA31BA">
        <w:rPr>
          <w:rFonts w:ascii="Times New Roman" w:eastAsia="Times New Roman" w:hAnsi="Times New Roman" w:cs="David"/>
          <w:sz w:val="24"/>
          <w:szCs w:val="24"/>
          <w:rtl/>
          <w:lang w:eastAsia="he-IL"/>
        </w:rPr>
        <w:t xml:space="preserve">טעמו ובין שהוכנו על ידי המזמין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המנהל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w:t>
      </w:r>
      <w:r w:rsidRPr="00BA31BA">
        <w:rPr>
          <w:rFonts w:ascii="Times New Roman" w:eastAsia="Times New Roman" w:hAnsi="Times New Roman" w:cs="David" w:hint="cs"/>
          <w:sz w:val="24"/>
          <w:szCs w:val="24"/>
          <w:rtl/>
          <w:lang w:eastAsia="he-IL"/>
        </w:rPr>
        <w:t xml:space="preserve">מי </w:t>
      </w:r>
      <w:r w:rsidRPr="00BA31BA">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6DB9922"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מבלי לגרוע מאחריותו </w:t>
      </w:r>
      <w:r w:rsidRPr="00BA31BA">
        <w:rPr>
          <w:rFonts w:ascii="Times New Roman" w:eastAsia="Times New Roman" w:hAnsi="Times New Roman" w:cs="David" w:hint="cs"/>
          <w:sz w:val="24"/>
          <w:szCs w:val="24"/>
          <w:rtl/>
          <w:lang w:eastAsia="he-IL"/>
        </w:rPr>
        <w:t xml:space="preserve">של היועץ </w:t>
      </w:r>
      <w:r w:rsidRPr="00BA31BA">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יציית היועץ לכל דרישה של המנהל בדבר נקיטת אמצעי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518E6EFD"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יחתים את עובדיו</w:t>
      </w:r>
      <w:r w:rsidRPr="00BA31BA">
        <w:rPr>
          <w:rFonts w:ascii="Times New Roman" w:eastAsia="Times New Roman" w:hAnsi="Times New Roman" w:cs="David" w:hint="cs"/>
          <w:sz w:val="24"/>
          <w:szCs w:val="24"/>
          <w:rtl/>
          <w:lang w:eastAsia="he-IL"/>
        </w:rPr>
        <w:t xml:space="preserve"> ו/או שלוחיו ו/או אחר מטעמו</w:t>
      </w:r>
      <w:r w:rsidRPr="00BA31BA">
        <w:rPr>
          <w:rFonts w:ascii="Times New Roman" w:eastAsia="Times New Roman" w:hAnsi="Times New Roman" w:cs="David"/>
          <w:sz w:val="24"/>
          <w:szCs w:val="24"/>
          <w:rtl/>
          <w:lang w:eastAsia="he-IL"/>
        </w:rPr>
        <w:t xml:space="preserve"> בקשר עם ביצוע הסכם זה</w:t>
      </w:r>
      <w:r w:rsidRPr="00BA31BA">
        <w:rPr>
          <w:rFonts w:ascii="Times New Roman" w:eastAsia="Times New Roman" w:hAnsi="Times New Roman" w:cs="David" w:hint="cs"/>
          <w:sz w:val="24"/>
          <w:szCs w:val="24"/>
          <w:rtl/>
          <w:lang w:eastAsia="he-IL"/>
        </w:rPr>
        <w:t xml:space="preserve"> על נספחיו,</w:t>
      </w:r>
      <w:r w:rsidRPr="00BA31BA">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BA31BA">
        <w:rPr>
          <w:rFonts w:ascii="Times New Roman" w:eastAsia="Times New Roman" w:hAnsi="Times New Roman" w:cs="David"/>
          <w:bCs/>
          <w:sz w:val="24"/>
          <w:szCs w:val="24"/>
          <w:rtl/>
          <w:lang w:eastAsia="he-IL"/>
        </w:rPr>
        <w:t>ו'</w:t>
      </w:r>
      <w:r w:rsidRPr="00BA31BA">
        <w:rPr>
          <w:rFonts w:ascii="Times New Roman" w:eastAsia="Times New Roman" w:hAnsi="Times New Roman" w:cs="David"/>
          <w:sz w:val="24"/>
          <w:szCs w:val="24"/>
          <w:rtl/>
          <w:lang w:eastAsia="he-IL"/>
        </w:rPr>
        <w:t>.</w:t>
      </w:r>
    </w:p>
    <w:p w14:paraId="6044BE3E" w14:textId="77777777" w:rsidR="00DE0948" w:rsidRPr="00BA31BA"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לפי דרישת המזמין ועם סיום שרותי היועץ</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BA31BA">
        <w:rPr>
          <w:rFonts w:ascii="Times New Roman" w:eastAsia="Times New Roman" w:hAnsi="Times New Roman" w:cs="David" w:hint="cs"/>
          <w:sz w:val="24"/>
          <w:szCs w:val="24"/>
          <w:rtl/>
          <w:lang w:eastAsia="he-IL"/>
        </w:rPr>
        <w:t>.</w:t>
      </w:r>
    </w:p>
    <w:p w14:paraId="484344A9" w14:textId="77777777" w:rsidR="00DE0948" w:rsidRPr="00BA31BA"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BA31BA">
        <w:rPr>
          <w:rFonts w:ascii="Times New Roman" w:eastAsia="Times New Roman" w:hAnsi="Times New Roman" w:cs="David"/>
          <w:bCs/>
          <w:sz w:val="24"/>
          <w:szCs w:val="24"/>
          <w:u w:val="single"/>
          <w:rtl/>
          <w:lang w:eastAsia="he-IL"/>
        </w:rPr>
        <w:t>ויתור על זכויות מצד היועץ</w:t>
      </w:r>
    </w:p>
    <w:p w14:paraId="57ADF610" w14:textId="77777777" w:rsidR="00DE0948" w:rsidRPr="00BA31BA"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lastRenderedPageBreak/>
        <w:t xml:space="preserve">השתמש המזמין כדין בסמכות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A31BA">
        <w:rPr>
          <w:rFonts w:ascii="Times New Roman" w:eastAsia="Times New Roman" w:hAnsi="Times New Roman" w:cs="David" w:hint="cs"/>
          <w:sz w:val="24"/>
          <w:szCs w:val="24"/>
          <w:rtl/>
          <w:lang w:eastAsia="he-IL"/>
        </w:rPr>
        <w:t>יועץ כל טענה ו/או דרישה ו/או תלונה ו/או</w:t>
      </w:r>
      <w:r w:rsidRPr="00BA31BA">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w:t>
      </w:r>
      <w:r w:rsidRPr="00BA31BA">
        <w:rPr>
          <w:rFonts w:ascii="Times New Roman" w:eastAsia="Times New Roman" w:hAnsi="Times New Roman" w:cs="David" w:hint="cs"/>
          <w:sz w:val="24"/>
          <w:szCs w:val="24"/>
          <w:rtl/>
          <w:lang w:eastAsia="he-IL"/>
        </w:rPr>
        <w:t xml:space="preserve"> שיפוי ו/או</w:t>
      </w:r>
      <w:r w:rsidRPr="00BA31BA">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BA31BA">
        <w:rPr>
          <w:rFonts w:ascii="Times New Roman" w:eastAsia="Times New Roman" w:hAnsi="Times New Roman" w:cs="David" w:hint="cs"/>
          <w:sz w:val="24"/>
          <w:szCs w:val="24"/>
          <w:rtl/>
          <w:lang w:eastAsia="he-IL"/>
        </w:rPr>
        <w:t xml:space="preserve"> ו/או</w:t>
      </w:r>
      <w:r w:rsidRPr="00BA31BA">
        <w:rPr>
          <w:rFonts w:ascii="Times New Roman" w:eastAsia="Times New Roman" w:hAnsi="Times New Roman" w:cs="David"/>
          <w:sz w:val="24"/>
          <w:szCs w:val="24"/>
          <w:rtl/>
          <w:lang w:eastAsia="he-IL"/>
        </w:rPr>
        <w:t xml:space="preserve"> פגיעה במוניטין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הפסד</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לרבות הפסד רווח העלולים להיגרם לו עקב הביטול</w:t>
      </w:r>
      <w:r w:rsidRPr="00BA31BA">
        <w:rPr>
          <w:rFonts w:ascii="Times New Roman" w:eastAsia="Times New Roman" w:hAnsi="Times New Roman" w:cs="David" w:hint="cs"/>
          <w:sz w:val="24"/>
          <w:szCs w:val="24"/>
          <w:rtl/>
          <w:lang w:eastAsia="he-IL"/>
        </w:rPr>
        <w:t xml:space="preserve"> או</w:t>
      </w:r>
      <w:r w:rsidRPr="00BA31BA">
        <w:rPr>
          <w:rFonts w:ascii="Times New Roman" w:eastAsia="Times New Roman" w:hAnsi="Times New Roman" w:cs="David"/>
          <w:sz w:val="24"/>
          <w:szCs w:val="24"/>
          <w:rtl/>
          <w:lang w:eastAsia="he-IL"/>
        </w:rPr>
        <w:t xml:space="preserve"> ההפסקה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מכל סיבה אחרת.</w:t>
      </w:r>
    </w:p>
    <w:p w14:paraId="47C5A884" w14:textId="77777777" w:rsidR="00DE0948" w:rsidRPr="00BA31BA" w:rsidRDefault="00DE0948" w:rsidP="00B90A18">
      <w:pPr>
        <w:widowControl w:val="0"/>
        <w:spacing w:before="0" w:beforeAutospacing="0" w:after="200" w:afterAutospacing="0" w:line="240" w:lineRule="auto"/>
        <w:ind w:left="794" w:right="85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sz w:val="24"/>
          <w:szCs w:val="24"/>
          <w:rtl/>
          <w:lang w:eastAsia="he-IL"/>
        </w:rPr>
        <w:t>שביצע היועץ על פי חוזה זה.</w:t>
      </w:r>
    </w:p>
    <w:p w14:paraId="04DEAE97" w14:textId="77777777" w:rsidR="00DE0948" w:rsidRPr="00BA31BA"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lang w:eastAsia="he-IL"/>
        </w:rPr>
      </w:pPr>
      <w:r w:rsidRPr="00BA31BA">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BA31BA">
        <w:rPr>
          <w:rFonts w:ascii="Times New Roman" w:eastAsia="Times New Roman" w:hAnsi="Times New Roman" w:cs="David" w:hint="cs"/>
          <w:sz w:val="24"/>
          <w:szCs w:val="24"/>
          <w:rtl/>
          <w:lang w:eastAsia="he-IL"/>
        </w:rPr>
        <w:t xml:space="preserve">את </w:t>
      </w:r>
      <w:r w:rsidRPr="00BA31BA">
        <w:rPr>
          <w:rFonts w:ascii="Times New Roman" w:eastAsia="Times New Roman" w:hAnsi="Times New Roman" w:cs="David"/>
          <w:sz w:val="24"/>
          <w:szCs w:val="24"/>
          <w:rtl/>
          <w:lang w:eastAsia="he-IL"/>
        </w:rPr>
        <w:t>המשך ביצוע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רותי היועץ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מסירתם לידי יועץ אחר, והינו מתחייב</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6DDC9A23" w14:textId="77777777" w:rsidR="00DE0948" w:rsidRPr="00BA31BA"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u w:val="single"/>
          <w:rtl/>
          <w:lang w:eastAsia="he-IL"/>
        </w:rPr>
        <w:t>שונות</w:t>
      </w:r>
    </w:p>
    <w:p w14:paraId="43123543"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המנהל הראשי במשרד היועץ</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מתחייב לבצע את השירותים שעליו לבצע אישית ע</w:t>
      </w:r>
      <w:r w:rsidRPr="00BA31BA">
        <w:rPr>
          <w:rFonts w:ascii="Times New Roman" w:eastAsia="Times New Roman" w:hAnsi="Times New Roman" w:cs="David" w:hint="cs"/>
          <w:sz w:val="24"/>
          <w:szCs w:val="24"/>
          <w:rtl/>
          <w:lang w:eastAsia="he-IL"/>
        </w:rPr>
        <w:t>ל פ</w:t>
      </w:r>
      <w:r w:rsidRPr="00BA31BA">
        <w:rPr>
          <w:rFonts w:ascii="Times New Roman" w:eastAsia="Times New Roman" w:hAnsi="Times New Roman" w:cs="David"/>
          <w:sz w:val="24"/>
          <w:szCs w:val="24"/>
          <w:rtl/>
          <w:lang w:eastAsia="he-IL"/>
        </w:rPr>
        <w:t>י חוזה</w:t>
      </w:r>
      <w:r w:rsidRPr="00BA31BA">
        <w:rPr>
          <w:rFonts w:ascii="Times New Roman" w:eastAsia="Times New Roman" w:hAnsi="Times New Roman" w:cs="David" w:hint="cs"/>
          <w:sz w:val="24"/>
          <w:szCs w:val="24"/>
          <w:rtl/>
          <w:lang w:eastAsia="he-IL"/>
        </w:rPr>
        <w:t xml:space="preserve"> זה והינו</w:t>
      </w:r>
      <w:r w:rsidRPr="00BA31BA">
        <w:rPr>
          <w:rFonts w:ascii="Times New Roman" w:eastAsia="Times New Roman" w:hAnsi="Times New Roman" w:cs="David"/>
          <w:sz w:val="24"/>
          <w:szCs w:val="24"/>
          <w:rtl/>
          <w:lang w:eastAsia="he-IL"/>
        </w:rPr>
        <w:t xml:space="preserve"> אחראי וערב כלפי המזמין לב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התחייבויות היועץ לפי חוזה</w:t>
      </w:r>
      <w:r w:rsidRPr="00BA31BA">
        <w:rPr>
          <w:rFonts w:ascii="Times New Roman" w:eastAsia="Times New Roman" w:hAnsi="Times New Roman" w:cs="David" w:hint="cs"/>
          <w:sz w:val="24"/>
          <w:szCs w:val="24"/>
          <w:rtl/>
          <w:lang w:eastAsia="he-IL"/>
        </w:rPr>
        <w:t xml:space="preserve"> זה על נספחיו</w:t>
      </w:r>
      <w:r w:rsidRPr="00BA31BA">
        <w:rPr>
          <w:rFonts w:ascii="Times New Roman" w:eastAsia="Times New Roman" w:hAnsi="Times New Roman" w:cs="David"/>
          <w:sz w:val="24"/>
          <w:szCs w:val="24"/>
          <w:rtl/>
          <w:lang w:eastAsia="he-IL"/>
        </w:rPr>
        <w:t>.</w:t>
      </w:r>
    </w:p>
    <w:p w14:paraId="2C92319E"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כל צד אשר יפר או לא יקיים איזו מהתחייבויותיו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יהיה חייב לפצות את הצד המקיים על כל הנזקים ו</w:t>
      </w:r>
      <w:r w:rsidRPr="00BA31BA">
        <w:rPr>
          <w:rFonts w:ascii="Times New Roman" w:eastAsia="Times New Roman" w:hAnsi="Times New Roman" w:cs="David" w:hint="cs"/>
          <w:sz w:val="24"/>
          <w:szCs w:val="24"/>
          <w:rtl/>
          <w:lang w:eastAsia="he-IL"/>
        </w:rPr>
        <w:t xml:space="preserve">/או </w:t>
      </w:r>
      <w:r w:rsidRPr="00BA31BA">
        <w:rPr>
          <w:rFonts w:ascii="Times New Roman" w:eastAsia="Times New Roman" w:hAnsi="Times New Roman" w:cs="David"/>
          <w:sz w:val="24"/>
          <w:szCs w:val="24"/>
          <w:rtl/>
          <w:lang w:eastAsia="he-IL"/>
        </w:rPr>
        <w:t>ההפסדים שיגרמו לו עקב כך</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וזאת מבלי לגרוע מזכות הצד המקיים לכל סעד ו</w:t>
      </w:r>
      <w:r w:rsidRPr="00BA31BA">
        <w:rPr>
          <w:rFonts w:ascii="Times New Roman" w:eastAsia="Times New Roman" w:hAnsi="Times New Roman" w:cs="David" w:hint="cs"/>
          <w:sz w:val="24"/>
          <w:szCs w:val="24"/>
          <w:rtl/>
          <w:lang w:eastAsia="he-IL"/>
        </w:rPr>
        <w:t xml:space="preserve">/או </w:t>
      </w:r>
      <w:r w:rsidRPr="00BA31BA">
        <w:rPr>
          <w:rFonts w:ascii="Times New Roman" w:eastAsia="Times New Roman" w:hAnsi="Times New Roman" w:cs="David"/>
          <w:sz w:val="24"/>
          <w:szCs w:val="24"/>
          <w:rtl/>
          <w:lang w:eastAsia="he-IL"/>
        </w:rPr>
        <w:t>תרופה אחרים ו/או נוספים.</w:t>
      </w:r>
    </w:p>
    <w:p w14:paraId="7F8651E9" w14:textId="77777777" w:rsidR="00DE0948" w:rsidRPr="00BA31BA"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למניעת ספקות מוצהר במפורש</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w:t>
      </w:r>
      <w:r w:rsidRPr="00BA31BA">
        <w:rPr>
          <w:rFonts w:ascii="Times New Roman" w:eastAsia="Times New Roman" w:hAnsi="Times New Roman" w:cs="David"/>
          <w:sz w:val="24"/>
          <w:szCs w:val="24"/>
          <w:rtl/>
          <w:lang w:eastAsia="he-IL"/>
        </w:rPr>
        <w:lastRenderedPageBreak/>
        <w:t>המזמין כלפי צד ג'.</w:t>
      </w:r>
    </w:p>
    <w:p w14:paraId="5F015DD7" w14:textId="77777777" w:rsidR="00DE0948" w:rsidRPr="00BA31BA"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היועץ מצהיר</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A31BA">
        <w:rPr>
          <w:rFonts w:ascii="Times New Roman" w:eastAsia="Times New Roman" w:hAnsi="Times New Roman" w:cs="David" w:hint="cs"/>
          <w:sz w:val="24"/>
          <w:szCs w:val="24"/>
          <w:rtl/>
          <w:lang w:eastAsia="he-IL"/>
        </w:rPr>
        <w:t>נבע</w:t>
      </w:r>
      <w:r w:rsidRPr="00BA31BA">
        <w:rPr>
          <w:rFonts w:ascii="Times New Roman" w:eastAsia="Times New Roman" w:hAnsi="Times New Roman" w:cs="David"/>
          <w:sz w:val="24"/>
          <w:szCs w:val="24"/>
          <w:rtl/>
          <w:lang w:eastAsia="he-IL"/>
        </w:rPr>
        <w:t xml:space="preserve"> מאי עמידתו בהתחייבויותיו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חוזה זה.</w:t>
      </w:r>
    </w:p>
    <w:p w14:paraId="5279E73B"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המזמין זכאי לקזז כנגד כל סכום המגיע ליועץ מאת המזמין לפי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29A8B261"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מוסכם במפורש</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צוע כל </w:t>
      </w:r>
      <w:r w:rsidRPr="00BA31BA">
        <w:rPr>
          <w:rFonts w:ascii="Times New Roman" w:eastAsia="Times New Roman" w:hAnsi="Times New Roman" w:cs="David" w:hint="cs"/>
          <w:sz w:val="24"/>
          <w:szCs w:val="24"/>
          <w:rtl/>
          <w:lang w:eastAsia="he-IL"/>
        </w:rPr>
        <w:t>אחת</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אחת מהתחייבויות המזמין ע</w:t>
      </w:r>
      <w:r w:rsidRPr="00BA31BA">
        <w:rPr>
          <w:rFonts w:ascii="Times New Roman" w:eastAsia="Times New Roman" w:hAnsi="Times New Roman" w:cs="David" w:hint="cs"/>
          <w:sz w:val="24"/>
          <w:szCs w:val="24"/>
          <w:rtl/>
          <w:lang w:eastAsia="he-IL"/>
        </w:rPr>
        <w:t>ל פ</w:t>
      </w:r>
      <w:r w:rsidRPr="00BA31BA">
        <w:rPr>
          <w:rFonts w:ascii="Times New Roman" w:eastAsia="Times New Roman" w:hAnsi="Times New Roman" w:cs="David"/>
          <w:sz w:val="24"/>
          <w:szCs w:val="24"/>
          <w:rtl/>
          <w:lang w:eastAsia="he-IL"/>
        </w:rPr>
        <w:t>י</w:t>
      </w:r>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sz w:val="24"/>
          <w:szCs w:val="24"/>
          <w:rtl/>
          <w:lang w:eastAsia="he-IL"/>
        </w:rPr>
        <w:t>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מותנה בכך שהיועץ יקיים תחילה את התחייבויותיו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עד לאותו מועד. המזמין זכאי, מבלי לפגוע </w:t>
      </w:r>
      <w:r w:rsidRPr="00BA31BA">
        <w:rPr>
          <w:rFonts w:ascii="Times New Roman" w:eastAsia="Times New Roman" w:hAnsi="Times New Roman" w:cs="David" w:hint="cs"/>
          <w:sz w:val="24"/>
          <w:szCs w:val="24"/>
          <w:rtl/>
          <w:lang w:eastAsia="he-IL"/>
        </w:rPr>
        <w:t>מכלליות ה</w:t>
      </w:r>
      <w:r w:rsidRPr="00BA31BA">
        <w:rPr>
          <w:rFonts w:ascii="Times New Roman" w:eastAsia="Times New Roman" w:hAnsi="Times New Roman" w:cs="David"/>
          <w:sz w:val="24"/>
          <w:szCs w:val="24"/>
          <w:rtl/>
          <w:lang w:eastAsia="he-IL"/>
        </w:rPr>
        <w:t>אמור בכל מקום אחר בחוזה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לעכב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התחי</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7CFF4F3"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שום התנהגות מצד</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של מי</w:t>
      </w:r>
      <w:r w:rsidRPr="00BA31BA">
        <w:rPr>
          <w:rFonts w:ascii="Times New Roman" w:eastAsia="Times New Roman" w:hAnsi="Times New Roman" w:cs="David"/>
          <w:sz w:val="24"/>
          <w:szCs w:val="24"/>
          <w:rtl/>
          <w:lang w:eastAsia="he-IL"/>
        </w:rPr>
        <w:t xml:space="preserve"> מהצדדים לא תחשב כויתור על איזה מזכויותיו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ו/או</w:t>
      </w:r>
      <w:r w:rsidRPr="00BA31BA">
        <w:rPr>
          <w:rFonts w:ascii="Times New Roman" w:eastAsia="Times New Roman" w:hAnsi="Times New Roman" w:cs="David"/>
          <w:sz w:val="24"/>
          <w:szCs w:val="24"/>
          <w:rtl/>
          <w:lang w:eastAsia="he-IL"/>
        </w:rPr>
        <w:t xml:space="preserve"> ע</w:t>
      </w:r>
      <w:r w:rsidRPr="00BA31BA">
        <w:rPr>
          <w:rFonts w:ascii="Times New Roman" w:eastAsia="Times New Roman" w:hAnsi="Times New Roman" w:cs="David" w:hint="cs"/>
          <w:sz w:val="24"/>
          <w:szCs w:val="24"/>
          <w:rtl/>
          <w:lang w:eastAsia="he-IL"/>
        </w:rPr>
        <w:t>ל פי כל</w:t>
      </w:r>
      <w:r w:rsidRPr="00BA31BA">
        <w:rPr>
          <w:rFonts w:ascii="Times New Roman" w:eastAsia="Times New Roman" w:hAnsi="Times New Roman" w:cs="David"/>
          <w:sz w:val="24"/>
          <w:szCs w:val="24"/>
          <w:rtl/>
          <w:lang w:eastAsia="he-IL"/>
        </w:rPr>
        <w:t xml:space="preserve"> דין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כויתור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כהסכמה מצדו לאיזה הפרה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אי קיום של תנאי מתנאי חוזה</w:t>
      </w:r>
      <w:r w:rsidRPr="00BA31BA">
        <w:rPr>
          <w:rFonts w:ascii="Times New Roman" w:eastAsia="Times New Roman" w:hAnsi="Times New Roman" w:cs="David" w:hint="cs"/>
          <w:sz w:val="24"/>
          <w:szCs w:val="24"/>
          <w:rtl/>
          <w:lang w:eastAsia="he-IL"/>
        </w:rPr>
        <w:t xml:space="preserve"> זה ו/</w:t>
      </w:r>
      <w:r w:rsidRPr="00BA31BA">
        <w:rPr>
          <w:rFonts w:ascii="Times New Roman" w:eastAsia="Times New Roman" w:hAnsi="Times New Roman" w:cs="David"/>
          <w:sz w:val="24"/>
          <w:szCs w:val="24"/>
          <w:rtl/>
          <w:lang w:eastAsia="he-IL"/>
        </w:rPr>
        <w:t xml:space="preserve"> או כנותנת דחייה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ארכה לב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צוע כל פעולה</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ש</w:t>
      </w:r>
      <w:r w:rsidRPr="00BA31BA">
        <w:rPr>
          <w:rFonts w:ascii="Times New Roman" w:eastAsia="Times New Roman" w:hAnsi="Times New Roman" w:cs="David"/>
          <w:sz w:val="24"/>
          <w:szCs w:val="24"/>
          <w:rtl/>
          <w:lang w:eastAsia="he-IL"/>
        </w:rPr>
        <w:t>יש לעשותה ע</w:t>
      </w:r>
      <w:r w:rsidRPr="00BA31BA">
        <w:rPr>
          <w:rFonts w:ascii="Times New Roman" w:eastAsia="Times New Roman" w:hAnsi="Times New Roman" w:cs="David" w:hint="cs"/>
          <w:sz w:val="24"/>
          <w:szCs w:val="24"/>
          <w:rtl/>
          <w:lang w:eastAsia="he-IL"/>
        </w:rPr>
        <w:t>ל פי</w:t>
      </w:r>
      <w:r w:rsidRPr="00BA31BA">
        <w:rPr>
          <w:rFonts w:ascii="Times New Roman" w:eastAsia="Times New Roman" w:hAnsi="Times New Roman" w:cs="David"/>
          <w:sz w:val="24"/>
          <w:szCs w:val="24"/>
          <w:rtl/>
          <w:lang w:eastAsia="he-IL"/>
        </w:rPr>
        <w:t xml:space="preserve"> חוזה</w:t>
      </w:r>
      <w:r w:rsidRPr="00BA31BA">
        <w:rPr>
          <w:rFonts w:ascii="Times New Roman" w:eastAsia="Times New Roman" w:hAnsi="Times New Roman" w:cs="David" w:hint="cs"/>
          <w:sz w:val="24"/>
          <w:szCs w:val="24"/>
          <w:rtl/>
          <w:lang w:eastAsia="he-IL"/>
        </w:rPr>
        <w:t xml:space="preserve"> זה</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או כש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נוי</w:t>
      </w:r>
      <w:r w:rsidRPr="00BA31BA">
        <w:rPr>
          <w:rFonts w:ascii="Times New Roman" w:eastAsia="Times New Roman" w:hAnsi="Times New Roman" w:cs="David" w:hint="cs"/>
          <w:sz w:val="24"/>
          <w:szCs w:val="24"/>
          <w:rtl/>
          <w:lang w:eastAsia="he-IL"/>
        </w:rPr>
        <w:t xml:space="preserve"> ו/או</w:t>
      </w:r>
      <w:r w:rsidRPr="00BA31BA">
        <w:rPr>
          <w:rFonts w:ascii="Times New Roman" w:eastAsia="Times New Roman" w:hAnsi="Times New Roman" w:cs="David"/>
          <w:sz w:val="24"/>
          <w:szCs w:val="24"/>
          <w:rtl/>
          <w:lang w:eastAsia="he-IL"/>
        </w:rPr>
        <w:t xml:space="preserve">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טול </w:t>
      </w: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 xml:space="preserve">או תוספת של תנאי </w:t>
      </w:r>
      <w:r w:rsidRPr="00BA31BA">
        <w:rPr>
          <w:rFonts w:ascii="Times New Roman" w:eastAsia="Times New Roman" w:hAnsi="Times New Roman" w:cs="David" w:hint="cs"/>
          <w:sz w:val="24"/>
          <w:szCs w:val="24"/>
          <w:rtl/>
          <w:lang w:eastAsia="he-IL"/>
        </w:rPr>
        <w:t>כלשהו</w:t>
      </w:r>
      <w:r w:rsidRPr="00BA31BA">
        <w:rPr>
          <w:rFonts w:ascii="Times New Roman" w:eastAsia="Times New Roman" w:hAnsi="Times New Roman" w:cs="David"/>
          <w:sz w:val="24"/>
          <w:szCs w:val="24"/>
          <w:rtl/>
          <w:lang w:eastAsia="he-IL"/>
        </w:rPr>
        <w:t>, אלא אם נעשו במפורש ובכתב.</w:t>
      </w:r>
    </w:p>
    <w:p w14:paraId="0FF4F395" w14:textId="77777777" w:rsidR="00DE0948" w:rsidRPr="00BA31BA" w:rsidRDefault="00DE0948" w:rsidP="00DE094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מבלי לגרוע מכלליות האמור לעיל -</w:t>
      </w:r>
    </w:p>
    <w:p w14:paraId="433164C9" w14:textId="77777777" w:rsidR="00DE0948" w:rsidRPr="00BA31BA"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58F43BB3" w14:textId="77777777" w:rsidR="00DE0948" w:rsidRPr="00BA31BA"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תור כלשהו על זכויות וחובות לפי החוזה.</w:t>
      </w:r>
    </w:p>
    <w:p w14:paraId="2CA32336" w14:textId="77777777" w:rsidR="00DE0948" w:rsidRPr="00BA31BA" w:rsidRDefault="00DE0948" w:rsidP="00B90A18">
      <w:pPr>
        <w:widowControl w:val="0"/>
        <w:numPr>
          <w:ilvl w:val="1"/>
          <w:numId w:val="1"/>
        </w:numPr>
        <w:spacing w:before="0" w:beforeAutospacing="0" w:after="200" w:afterAutospacing="0" w:line="240" w:lineRule="auto"/>
        <w:ind w:left="788" w:right="851" w:hanging="43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במידה והיועץ כולל מספר גופים או יחידים</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יהיו הם אחראים ביחד ולחוד </w:t>
      </w:r>
      <w:r w:rsidRPr="00BA31BA">
        <w:rPr>
          <w:rFonts w:ascii="Times New Roman" w:eastAsia="Times New Roman" w:hAnsi="Times New Roman" w:cs="David"/>
          <w:sz w:val="24"/>
          <w:szCs w:val="24"/>
          <w:rtl/>
          <w:lang w:eastAsia="he-IL"/>
        </w:rPr>
        <w:lastRenderedPageBreak/>
        <w:t>כלפי המזמין למילוי התחייבויות היועץ לפי חוזה זה.</w:t>
      </w:r>
    </w:p>
    <w:p w14:paraId="098A98A6" w14:textId="77777777" w:rsidR="00DE0948" w:rsidRPr="00BA31BA"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lang w:eastAsia="he-IL"/>
        </w:rPr>
      </w:pPr>
      <w:r w:rsidRPr="00BA31BA">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BA31BA">
        <w:rPr>
          <w:rFonts w:ascii="Times New Roman" w:eastAsia="Times New Roman" w:hAnsi="Times New Roman" w:cs="David" w:hint="cs"/>
          <w:b/>
          <w:bCs/>
          <w:sz w:val="24"/>
          <w:szCs w:val="24"/>
          <w:rtl/>
          <w:lang w:eastAsia="he-IL"/>
        </w:rPr>
        <w:t>א</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בגין כל חיוב מחיובי המזמין </w:t>
      </w:r>
      <w:r w:rsidRPr="00BA31BA">
        <w:rPr>
          <w:rFonts w:ascii="Times New Roman" w:eastAsia="Times New Roman" w:hAnsi="Times New Roman" w:cs="David" w:hint="cs"/>
          <w:sz w:val="24"/>
          <w:szCs w:val="24"/>
          <w:rtl/>
          <w:lang w:eastAsia="he-IL"/>
        </w:rPr>
        <w:t>על פי</w:t>
      </w:r>
      <w:r w:rsidRPr="00BA31BA">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BA31BA">
        <w:rPr>
          <w:rFonts w:ascii="Times New Roman" w:eastAsia="Times New Roman" w:hAnsi="Times New Roman" w:cs="David" w:hint="cs"/>
          <w:sz w:val="24"/>
          <w:szCs w:val="24"/>
          <w:rtl/>
          <w:lang w:eastAsia="he-IL"/>
        </w:rPr>
        <w:t>על פ</w:t>
      </w:r>
      <w:r w:rsidRPr="00BA31BA">
        <w:rPr>
          <w:rFonts w:ascii="Times New Roman" w:eastAsia="Times New Roman" w:hAnsi="Times New Roman" w:cs="David"/>
          <w:sz w:val="24"/>
          <w:szCs w:val="24"/>
          <w:rtl/>
          <w:lang w:eastAsia="he-IL"/>
        </w:rPr>
        <w:t>י חוזה זה. וזאת מבלי לגרוע מהאמור להלן בסיפא לס"ק זה.</w:t>
      </w:r>
    </w:p>
    <w:p w14:paraId="250EDD77" w14:textId="77777777" w:rsidR="00DE0948" w:rsidRPr="00BA31BA" w:rsidRDefault="00DE0948" w:rsidP="00B90A18">
      <w:pPr>
        <w:keepNext/>
        <w:widowControl w:val="0"/>
        <w:spacing w:before="0" w:beforeAutospacing="0" w:after="200" w:afterAutospacing="0" w:line="240" w:lineRule="auto"/>
        <w:ind w:left="798" w:right="851"/>
        <w:jc w:val="both"/>
        <w:outlineLvl w:val="1"/>
        <w:rPr>
          <w:rFonts w:ascii="Times New Roman" w:eastAsia="Times New Roman" w:hAnsi="Times New Roman" w:cs="David"/>
          <w:bCs/>
          <w:sz w:val="20"/>
          <w:szCs w:val="24"/>
          <w:rtl/>
          <w:lang w:eastAsia="he-IL"/>
        </w:rPr>
      </w:pPr>
      <w:r w:rsidRPr="00BA31BA">
        <w:rPr>
          <w:rFonts w:ascii="Times New Roman" w:eastAsia="Times New Roman" w:hAnsi="Times New Roman" w:cs="David"/>
          <w:b/>
          <w:sz w:val="20"/>
          <w:szCs w:val="24"/>
          <w:rtl/>
          <w:lang w:eastAsia="he-IL"/>
        </w:rPr>
        <w:t>היועץ מתחייב בזה</w:t>
      </w:r>
      <w:r w:rsidRPr="00BA31BA">
        <w:rPr>
          <w:rFonts w:ascii="Times New Roman" w:eastAsia="Times New Roman" w:hAnsi="Times New Roman" w:cs="David" w:hint="cs"/>
          <w:b/>
          <w:sz w:val="20"/>
          <w:szCs w:val="24"/>
          <w:rtl/>
          <w:lang w:eastAsia="he-IL"/>
        </w:rPr>
        <w:t>,</w:t>
      </w:r>
      <w:r w:rsidRPr="00BA31BA">
        <w:rPr>
          <w:rFonts w:ascii="Times New Roman" w:eastAsia="Times New Roman" w:hAnsi="Times New Roman" w:cs="David"/>
          <w:b/>
          <w:sz w:val="20"/>
          <w:szCs w:val="24"/>
          <w:rtl/>
          <w:lang w:eastAsia="he-IL"/>
        </w:rPr>
        <w:t xml:space="preserve"> כי כל דרישה</w:t>
      </w:r>
      <w:r w:rsidRPr="00BA31BA">
        <w:rPr>
          <w:rFonts w:ascii="Times New Roman" w:eastAsia="Times New Roman" w:hAnsi="Times New Roman" w:cs="David" w:hint="cs"/>
          <w:b/>
          <w:sz w:val="20"/>
          <w:szCs w:val="24"/>
          <w:rtl/>
          <w:lang w:eastAsia="he-IL"/>
        </w:rPr>
        <w:t xml:space="preserve"> ו/או תלונה</w:t>
      </w:r>
      <w:r w:rsidRPr="00BA31BA">
        <w:rPr>
          <w:rFonts w:ascii="Times New Roman" w:eastAsia="Times New Roman" w:hAnsi="Times New Roman" w:cs="David"/>
          <w:b/>
          <w:sz w:val="20"/>
          <w:szCs w:val="24"/>
          <w:rtl/>
          <w:lang w:eastAsia="he-IL"/>
        </w:rPr>
        <w:t xml:space="preserve"> </w:t>
      </w:r>
      <w:r w:rsidRPr="00BA31BA">
        <w:rPr>
          <w:rFonts w:ascii="Times New Roman" w:eastAsia="Times New Roman" w:hAnsi="Times New Roman" w:cs="David" w:hint="cs"/>
          <w:b/>
          <w:sz w:val="20"/>
          <w:szCs w:val="24"/>
          <w:rtl/>
          <w:lang w:eastAsia="he-IL"/>
        </w:rPr>
        <w:t xml:space="preserve">ו/או </w:t>
      </w:r>
      <w:r w:rsidRPr="00BA31BA">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BA31BA">
        <w:rPr>
          <w:rFonts w:ascii="Times New Roman" w:eastAsia="Times New Roman" w:hAnsi="Times New Roman" w:cs="David" w:hint="cs"/>
          <w:b/>
          <w:sz w:val="20"/>
          <w:szCs w:val="24"/>
          <w:rtl/>
          <w:lang w:eastAsia="he-IL"/>
        </w:rPr>
        <w:t>ל פי</w:t>
      </w:r>
      <w:r w:rsidRPr="00BA31BA">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BA31BA">
        <w:rPr>
          <w:rFonts w:ascii="Times New Roman" w:eastAsia="Times New Roman" w:hAnsi="Times New Roman" w:cs="David" w:hint="cs"/>
          <w:bCs/>
          <w:sz w:val="20"/>
          <w:szCs w:val="24"/>
          <w:rtl/>
          <w:lang w:eastAsia="he-IL"/>
        </w:rPr>
        <w:t>א</w:t>
      </w:r>
      <w:r w:rsidRPr="00BA31BA">
        <w:rPr>
          <w:rFonts w:ascii="Times New Roman" w:eastAsia="Times New Roman" w:hAnsi="Times New Roman" w:cs="David" w:hint="cs"/>
          <w:b/>
          <w:sz w:val="20"/>
          <w:szCs w:val="24"/>
          <w:rtl/>
          <w:lang w:eastAsia="he-IL"/>
        </w:rPr>
        <w:t>'</w:t>
      </w:r>
      <w:r w:rsidRPr="00BA31BA">
        <w:rPr>
          <w:rFonts w:ascii="Times New Roman" w:eastAsia="Times New Roman" w:hAnsi="Times New Roman" w:cs="David"/>
          <w:b/>
          <w:sz w:val="20"/>
          <w:szCs w:val="24"/>
          <w:rtl/>
          <w:lang w:eastAsia="he-IL"/>
        </w:rPr>
        <w:t>. אותו דין</w:t>
      </w:r>
      <w:r w:rsidRPr="00BA31BA">
        <w:rPr>
          <w:rFonts w:ascii="Times New Roman" w:eastAsia="Times New Roman" w:hAnsi="Times New Roman" w:cs="David" w:hint="cs"/>
          <w:b/>
          <w:sz w:val="20"/>
          <w:szCs w:val="24"/>
          <w:rtl/>
          <w:lang w:eastAsia="he-IL"/>
        </w:rPr>
        <w:t>,</w:t>
      </w:r>
      <w:r w:rsidRPr="00BA31BA">
        <w:rPr>
          <w:rFonts w:ascii="Times New Roman" w:eastAsia="Times New Roman" w:hAnsi="Times New Roman" w:cs="David"/>
          <w:b/>
          <w:sz w:val="20"/>
          <w:szCs w:val="24"/>
          <w:rtl/>
          <w:lang w:eastAsia="he-IL"/>
        </w:rPr>
        <w:t xml:space="preserve"> יחול לגבי תביעה של מי מיחידי המזמין כנגד היועץ</w:t>
      </w:r>
      <w:r w:rsidRPr="00BA31BA">
        <w:rPr>
          <w:rFonts w:ascii="Times New Roman" w:eastAsia="Times New Roman" w:hAnsi="Times New Roman" w:cs="David" w:hint="cs"/>
          <w:b/>
          <w:sz w:val="20"/>
          <w:szCs w:val="24"/>
          <w:rtl/>
          <w:lang w:eastAsia="he-IL"/>
        </w:rPr>
        <w:t>.</w:t>
      </w:r>
      <w:r w:rsidRPr="00BA31BA">
        <w:rPr>
          <w:rFonts w:ascii="Times New Roman" w:eastAsia="Times New Roman" w:hAnsi="Times New Roman" w:cs="David"/>
          <w:b/>
          <w:sz w:val="20"/>
          <w:szCs w:val="24"/>
          <w:rtl/>
          <w:lang w:eastAsia="he-IL"/>
        </w:rPr>
        <w:t xml:space="preserve"> קרי</w:t>
      </w:r>
      <w:r w:rsidRPr="00BA31BA">
        <w:rPr>
          <w:rFonts w:ascii="Times New Roman" w:eastAsia="Times New Roman" w:hAnsi="Times New Roman" w:cs="David" w:hint="cs"/>
          <w:b/>
          <w:sz w:val="20"/>
          <w:szCs w:val="24"/>
          <w:rtl/>
          <w:lang w:eastAsia="he-IL"/>
        </w:rPr>
        <w:t>,</w:t>
      </w:r>
      <w:r w:rsidRPr="00BA31BA">
        <w:rPr>
          <w:rFonts w:ascii="Times New Roman" w:eastAsia="Times New Roman" w:hAnsi="Times New Roman" w:cs="David"/>
          <w:b/>
          <w:sz w:val="20"/>
          <w:szCs w:val="24"/>
          <w:rtl/>
          <w:lang w:eastAsia="he-IL"/>
        </w:rPr>
        <w:t xml:space="preserve"> תביעה כאמור</w:t>
      </w:r>
      <w:r w:rsidRPr="00BA31BA">
        <w:rPr>
          <w:rFonts w:ascii="Times New Roman" w:eastAsia="Times New Roman" w:hAnsi="Times New Roman" w:cs="David" w:hint="cs"/>
          <w:b/>
          <w:sz w:val="20"/>
          <w:szCs w:val="24"/>
          <w:rtl/>
          <w:lang w:eastAsia="he-IL"/>
        </w:rPr>
        <w:t>,</w:t>
      </w:r>
      <w:r w:rsidRPr="00BA31BA">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BA31BA">
        <w:rPr>
          <w:rFonts w:ascii="Times New Roman" w:eastAsia="Times New Roman" w:hAnsi="Times New Roman" w:cs="David" w:hint="cs"/>
          <w:bCs/>
          <w:sz w:val="20"/>
          <w:szCs w:val="24"/>
          <w:rtl/>
          <w:lang w:eastAsia="he-IL"/>
        </w:rPr>
        <w:t>א</w:t>
      </w:r>
      <w:r w:rsidRPr="00BA31BA">
        <w:rPr>
          <w:rFonts w:ascii="Times New Roman" w:eastAsia="Times New Roman" w:hAnsi="Times New Roman" w:cs="David" w:hint="cs"/>
          <w:b/>
          <w:sz w:val="20"/>
          <w:szCs w:val="24"/>
          <w:rtl/>
          <w:lang w:eastAsia="he-IL"/>
        </w:rPr>
        <w:t>'</w:t>
      </w:r>
      <w:r w:rsidRPr="00BA31BA">
        <w:rPr>
          <w:rFonts w:ascii="Times New Roman" w:eastAsia="Times New Roman" w:hAnsi="Times New Roman" w:cs="David"/>
          <w:b/>
          <w:sz w:val="20"/>
          <w:szCs w:val="24"/>
          <w:rtl/>
          <w:lang w:eastAsia="he-IL"/>
        </w:rPr>
        <w:t>.</w:t>
      </w:r>
    </w:p>
    <w:p w14:paraId="4652EACF" w14:textId="77777777" w:rsidR="00DE0948" w:rsidRPr="00BA31BA"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606D319" w14:textId="77777777" w:rsidR="00DE0948" w:rsidRPr="00BA31BA"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למען הסר ספק</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מוסכם ומוצהר</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EDD665B"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0EACB011" w14:textId="77777777" w:rsidR="00DE0948" w:rsidRPr="00BA31BA"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חוזה זה על נספחיו</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11EB2B29" w14:textId="77777777" w:rsidR="00A17DE8" w:rsidRPr="00BA31BA" w:rsidRDefault="00DE0948" w:rsidP="00A17DE8">
      <w:pPr>
        <w:widowControl w:val="0"/>
        <w:numPr>
          <w:ilvl w:val="1"/>
          <w:numId w:val="1"/>
        </w:numPr>
        <w:spacing w:before="0" w:beforeAutospacing="0" w:after="0" w:afterAutospacing="0" w:line="240" w:lineRule="auto"/>
        <w:ind w:left="788" w:right="792" w:hanging="431"/>
        <w:jc w:val="both"/>
        <w:rPr>
          <w:rFonts w:ascii="Times New Roman" w:eastAsia="Times New Roman" w:hAnsi="Times New Roman" w:cs="David"/>
          <w:sz w:val="24"/>
          <w:szCs w:val="24"/>
          <w:lang w:eastAsia="he-IL"/>
        </w:rPr>
      </w:pPr>
      <w:r w:rsidRPr="00BA31BA">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A31BA">
        <w:rPr>
          <w:rFonts w:ascii="Times New Roman" w:eastAsia="Times New Roman" w:hAnsi="Times New Roman" w:cs="David" w:hint="cs"/>
          <w:sz w:val="24"/>
          <w:szCs w:val="24"/>
          <w:rtl/>
          <w:lang w:eastAsia="he-IL"/>
        </w:rPr>
        <w:t>רשום</w:t>
      </w:r>
      <w:r w:rsidRPr="00BA31BA">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תחשב היא כמתקבלת ביום משלוח או </w:t>
      </w:r>
      <w:r w:rsidRPr="00BA31BA">
        <w:rPr>
          <w:rFonts w:ascii="Times New Roman" w:eastAsia="Times New Roman" w:hAnsi="Times New Roman" w:cs="David"/>
          <w:sz w:val="24"/>
          <w:szCs w:val="24"/>
          <w:rtl/>
          <w:lang w:eastAsia="he-IL"/>
        </w:rPr>
        <w:lastRenderedPageBreak/>
        <w:t>מסירתה כאמור.</w:t>
      </w:r>
    </w:p>
    <w:p w14:paraId="05E3731A" w14:textId="77777777" w:rsidR="00A17DE8" w:rsidRPr="00BA31BA"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01C3708F" w14:textId="77777777" w:rsidR="00A17DE8" w:rsidRPr="00BA31BA"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41C1D5B2" w14:textId="77777777" w:rsidR="00DE0948" w:rsidRPr="00BA31BA" w:rsidRDefault="00DE0948" w:rsidP="00A17DE8">
      <w:pPr>
        <w:widowControl w:val="0"/>
        <w:spacing w:before="0" w:beforeAutospacing="0" w:after="0" w:afterAutospacing="0" w:line="240" w:lineRule="auto"/>
        <w:ind w:left="788" w:right="792"/>
        <w:jc w:val="center"/>
        <w:rPr>
          <w:rFonts w:ascii="Times New Roman" w:eastAsia="Times New Roman" w:hAnsi="Times New Roman" w:cs="David"/>
          <w:sz w:val="24"/>
          <w:szCs w:val="24"/>
          <w:rtl/>
          <w:lang w:eastAsia="he-IL"/>
        </w:rPr>
      </w:pPr>
      <w:r w:rsidRPr="00BA31BA">
        <w:rPr>
          <w:rFonts w:ascii="Times New Roman" w:eastAsia="Times New Roman" w:hAnsi="Times New Roman" w:cs="David"/>
          <w:bCs/>
          <w:sz w:val="24"/>
          <w:szCs w:val="24"/>
          <w:rtl/>
          <w:lang w:eastAsia="he-IL"/>
        </w:rPr>
        <w:t>ולראיה באו הצדדים על החתום:</w:t>
      </w:r>
    </w:p>
    <w:p w14:paraId="442FECE6" w14:textId="77777777" w:rsidR="006B6001" w:rsidRPr="00BA31BA"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DA01F39" w14:textId="77B8E83D" w:rsidR="006B6001" w:rsidRPr="00BA31BA" w:rsidRDefault="006B6001" w:rsidP="005607A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A31BA">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431858896"/>
          <w:placeholder>
            <w:docPart w:val="7911AC70D17949CDB9EB7C625CCC9B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620AB" w:rsidRPr="00BA31BA">
            <w:rPr>
              <w:rFonts w:ascii="Times New Roman" w:eastAsia="Times New Roman" w:hAnsi="Times New Roman" w:cs="David"/>
              <w:sz w:val="20"/>
              <w:szCs w:val="24"/>
              <w:rtl/>
              <w:lang w:eastAsia="he-IL"/>
            </w:rPr>
            <w:t>מ.רוזנטל מהנדסים בע"מ</w:t>
          </w:r>
        </w:sdtContent>
      </w:sdt>
      <w:r w:rsidRPr="00BA31BA">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u w:val="single"/>
            <w:rtl/>
            <w:lang w:eastAsia="he-IL"/>
          </w:rPr>
          <w:alias w:val="שם צד א"/>
          <w:tag w:val="cmtTzadAName"/>
          <w:id w:val="-1697851747"/>
          <w:placeholder>
            <w:docPart w:val="40725C5275C947BAA2B30F402BD9F2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5607AF" w:rsidRPr="00BA31BA">
            <w:rPr>
              <w:rFonts w:ascii="Times New Roman" w:eastAsia="Times New Roman" w:hAnsi="Times New Roman" w:cs="David" w:hint="cs"/>
              <w:sz w:val="20"/>
              <w:szCs w:val="24"/>
              <w:u w:val="single"/>
              <w:rtl/>
              <w:lang w:eastAsia="he-IL"/>
            </w:rPr>
            <w:t xml:space="preserve">אפריקה ישראל מגורים בע"מ </w:t>
          </w:r>
        </w:sdtContent>
      </w:sdt>
    </w:p>
    <w:p w14:paraId="02DACE96" w14:textId="77777777" w:rsidR="006B6001" w:rsidRPr="00BA31BA" w:rsidRDefault="006B6001" w:rsidP="006B600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sz w:val="20"/>
          <w:szCs w:val="24"/>
          <w:rtl/>
          <w:lang w:eastAsia="he-IL"/>
        </w:rPr>
        <w:tab/>
        <w:t>המתכנן</w:t>
      </w:r>
      <w:r w:rsidRPr="00BA31BA">
        <w:rPr>
          <w:rFonts w:ascii="Times New Roman" w:eastAsia="Times New Roman" w:hAnsi="Times New Roman" w:cs="David"/>
          <w:sz w:val="20"/>
          <w:szCs w:val="24"/>
          <w:lang w:eastAsia="he-IL"/>
        </w:rPr>
        <w:t xml:space="preserve"> </w:t>
      </w:r>
      <w:r w:rsidRPr="00BA31BA">
        <w:rPr>
          <w:rFonts w:ascii="Times New Roman" w:eastAsia="Times New Roman" w:hAnsi="Times New Roman" w:cs="David"/>
          <w:sz w:val="20"/>
          <w:szCs w:val="24"/>
          <w:rtl/>
          <w:lang w:eastAsia="he-IL"/>
        </w:rPr>
        <w:tab/>
      </w:r>
      <w:r w:rsidRPr="00BA31BA">
        <w:rPr>
          <w:rFonts w:ascii="Times New Roman" w:eastAsia="Times New Roman" w:hAnsi="Times New Roman" w:cs="David"/>
          <w:sz w:val="20"/>
          <w:szCs w:val="24"/>
          <w:lang w:eastAsia="he-IL"/>
        </w:rPr>
        <w:t xml:space="preserve"> </w:t>
      </w:r>
      <w:r w:rsidRPr="00BA31BA">
        <w:rPr>
          <w:rFonts w:ascii="Times New Roman" w:eastAsia="Times New Roman" w:hAnsi="Times New Roman" w:cs="David"/>
          <w:sz w:val="20"/>
          <w:szCs w:val="24"/>
          <w:rtl/>
          <w:lang w:eastAsia="he-IL"/>
        </w:rPr>
        <w:t>המזמין</w:t>
      </w:r>
    </w:p>
    <w:p w14:paraId="1F341428" w14:textId="77777777" w:rsidR="006B6001" w:rsidRPr="00BA31BA"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A31BA">
        <w:rPr>
          <w:rFonts w:ascii="Times New Roman" w:eastAsia="Times New Roman" w:hAnsi="Times New Roman" w:cs="David" w:hint="cs"/>
          <w:sz w:val="20"/>
          <w:szCs w:val="24"/>
          <w:rtl/>
          <w:lang w:eastAsia="he-IL"/>
        </w:rPr>
        <w:t>י</w:t>
      </w:r>
      <w:r w:rsidRPr="00BA31BA">
        <w:rPr>
          <w:rFonts w:ascii="Times New Roman" w:eastAsia="Times New Roman" w:hAnsi="Times New Roman" w:cs="David"/>
          <w:sz w:val="20"/>
          <w:szCs w:val="24"/>
          <w:rtl/>
          <w:lang w:eastAsia="he-IL"/>
        </w:rPr>
        <w:t xml:space="preserve">ן זה. </w:t>
      </w:r>
    </w:p>
    <w:p w14:paraId="2BF5F6D6" w14:textId="77777777" w:rsidR="006B6001" w:rsidRPr="00BA31BA"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sz w:val="20"/>
          <w:szCs w:val="24"/>
          <w:rtl/>
          <w:lang w:eastAsia="he-IL"/>
        </w:rPr>
        <w:t>תאריך :  _______________</w:t>
      </w:r>
      <w:r w:rsidRPr="00BA31BA">
        <w:rPr>
          <w:rFonts w:ascii="Times New Roman" w:eastAsia="Times New Roman" w:hAnsi="Times New Roman" w:cs="David"/>
          <w:sz w:val="20"/>
          <w:szCs w:val="24"/>
          <w:rtl/>
          <w:lang w:eastAsia="he-IL"/>
        </w:rPr>
        <w:tab/>
      </w:r>
      <w:r w:rsidRPr="00BA31BA">
        <w:rPr>
          <w:rFonts w:ascii="Times New Roman" w:eastAsia="Times New Roman" w:hAnsi="Times New Roman" w:cs="David"/>
          <w:sz w:val="20"/>
          <w:szCs w:val="24"/>
          <w:rtl/>
          <w:lang w:eastAsia="he-IL"/>
        </w:rPr>
        <w:tab/>
      </w:r>
      <w:r w:rsidRPr="00BA31BA">
        <w:rPr>
          <w:rFonts w:ascii="Times New Roman" w:eastAsia="Times New Roman" w:hAnsi="Times New Roman" w:cs="David"/>
          <w:sz w:val="20"/>
          <w:szCs w:val="24"/>
          <w:rtl/>
          <w:lang w:eastAsia="he-IL"/>
        </w:rPr>
        <w:tab/>
      </w:r>
    </w:p>
    <w:p w14:paraId="160B31FB" w14:textId="77777777" w:rsidR="006B6001" w:rsidRPr="00BA31BA"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sz w:val="20"/>
          <w:szCs w:val="24"/>
          <w:rtl/>
          <w:lang w:eastAsia="he-IL"/>
        </w:rPr>
        <w:t>חתימה וחותמת עו"ד/ רו"ח : ________________</w:t>
      </w:r>
    </w:p>
    <w:p w14:paraId="4689338A" w14:textId="77777777" w:rsidR="00FE4560" w:rsidRPr="00BA31BA" w:rsidRDefault="00FE4560"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A31BA">
        <w:rPr>
          <w:rFonts w:ascii="Times New Roman" w:eastAsia="Times New Roman" w:hAnsi="Times New Roman" w:cs="David"/>
          <w:sz w:val="20"/>
          <w:szCs w:val="24"/>
          <w:rtl/>
          <w:lang w:eastAsia="he-IL"/>
        </w:rPr>
        <w:br w:type="page"/>
      </w:r>
    </w:p>
    <w:p w14:paraId="188B084E" w14:textId="77777777" w:rsidR="006B6001" w:rsidRPr="00BA31BA"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8CA63A4" w14:textId="77777777" w:rsidR="00DE0948" w:rsidRPr="00BA31BA" w:rsidRDefault="00DE0948" w:rsidP="00A17DE8">
      <w:pPr>
        <w:bidi w:val="0"/>
        <w:spacing w:before="0" w:beforeAutospacing="0" w:after="160" w:afterAutospacing="0" w:line="259" w:lineRule="auto"/>
        <w:jc w:val="center"/>
        <w:rPr>
          <w:rFonts w:ascii="Calibri" w:eastAsia="Times New Roman" w:hAnsi="Calibri" w:cs="David"/>
          <w:b/>
          <w:bCs/>
          <w:sz w:val="24"/>
          <w:szCs w:val="24"/>
          <w:lang w:eastAsia="he-IL"/>
        </w:rPr>
      </w:pPr>
      <w:r w:rsidRPr="00BA31BA">
        <w:rPr>
          <w:rFonts w:ascii="Calibri" w:eastAsia="Times New Roman" w:hAnsi="Calibri" w:cs="David"/>
          <w:b/>
          <w:bCs/>
          <w:sz w:val="24"/>
          <w:szCs w:val="24"/>
          <w:u w:val="single"/>
          <w:rtl/>
          <w:lang w:eastAsia="he-IL"/>
        </w:rPr>
        <w:t xml:space="preserve">נספח </w:t>
      </w:r>
      <w:r w:rsidRPr="00BA31BA">
        <w:rPr>
          <w:rFonts w:ascii="Calibri" w:eastAsia="Times New Roman" w:hAnsi="Calibri" w:cs="David" w:hint="cs"/>
          <w:b/>
          <w:bCs/>
          <w:sz w:val="24"/>
          <w:szCs w:val="24"/>
          <w:u w:val="single"/>
          <w:rtl/>
          <w:lang w:eastAsia="he-IL"/>
        </w:rPr>
        <w:t>"</w:t>
      </w:r>
      <w:r w:rsidRPr="00BA31BA">
        <w:rPr>
          <w:rFonts w:ascii="Calibri" w:eastAsia="Times New Roman" w:hAnsi="Calibri" w:cs="David"/>
          <w:b/>
          <w:bCs/>
          <w:sz w:val="24"/>
          <w:szCs w:val="24"/>
          <w:u w:val="single"/>
          <w:rtl/>
          <w:lang w:eastAsia="he-IL"/>
        </w:rPr>
        <w:t>א</w:t>
      </w:r>
      <w:r w:rsidRPr="00BA31BA">
        <w:rPr>
          <w:rFonts w:ascii="Calibri" w:eastAsia="Times New Roman" w:hAnsi="Calibri" w:cs="David" w:hint="cs"/>
          <w:b/>
          <w:bCs/>
          <w:sz w:val="24"/>
          <w:szCs w:val="24"/>
          <w:u w:val="single"/>
          <w:rtl/>
          <w:lang w:eastAsia="he-IL"/>
        </w:rPr>
        <w:t>"</w:t>
      </w:r>
    </w:p>
    <w:p w14:paraId="775D531B" w14:textId="77777777" w:rsidR="00DE0948" w:rsidRPr="00BA31BA"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A31BA">
        <w:rPr>
          <w:rFonts w:ascii="Times New Roman" w:eastAsia="Times New Roman" w:hAnsi="Times New Roman" w:cs="David" w:hint="cs"/>
          <w:b/>
          <w:bCs/>
          <w:sz w:val="24"/>
          <w:szCs w:val="24"/>
          <w:u w:val="single"/>
          <w:rtl/>
          <w:lang w:eastAsia="he-IL"/>
        </w:rPr>
        <w:t>נספח כללי</w:t>
      </w:r>
    </w:p>
    <w:p w14:paraId="524A2C6B" w14:textId="77777777" w:rsidR="00DE0948" w:rsidRPr="00BA31BA"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1.1</w:t>
      </w:r>
      <w:r w:rsidR="00DE0948" w:rsidRPr="00BA31BA">
        <w:rPr>
          <w:rFonts w:ascii="Times New Roman" w:eastAsia="Times New Roman" w:hAnsi="Times New Roman" w:cs="David"/>
          <w:sz w:val="24"/>
          <w:szCs w:val="24"/>
          <w:rtl/>
          <w:lang w:eastAsia="he-IL"/>
        </w:rPr>
        <w:tab/>
        <w:t>הגדרות</w:t>
      </w:r>
      <w:r w:rsidR="000613F6" w:rsidRPr="00BA31BA">
        <w:rPr>
          <w:rFonts w:ascii="Times New Roman" w:eastAsia="Times New Roman" w:hAnsi="Times New Roman" w:cs="David" w:hint="cs"/>
          <w:sz w:val="24"/>
          <w:szCs w:val="24"/>
          <w:rtl/>
          <w:lang w:eastAsia="he-IL"/>
        </w:rPr>
        <w:t xml:space="preserve"> </w:t>
      </w:r>
      <w:r w:rsidR="00DE0948" w:rsidRPr="00BA31BA">
        <w:rPr>
          <w:rFonts w:ascii="Times New Roman" w:eastAsia="Times New Roman" w:hAnsi="Times New Roman" w:cs="David"/>
          <w:sz w:val="24"/>
          <w:szCs w:val="24"/>
          <w:rtl/>
          <w:lang w:eastAsia="he-IL"/>
        </w:rPr>
        <w:t>-</w:t>
      </w:r>
    </w:p>
    <w:p w14:paraId="0296D739"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CB4AB8" w14:textId="0EB58B24" w:rsidR="00DE0948" w:rsidRPr="00BA31BA" w:rsidRDefault="00DE0948" w:rsidP="00B22C6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b/>
          <w:bCs/>
          <w:sz w:val="24"/>
          <w:szCs w:val="24"/>
          <w:rtl/>
          <w:lang w:eastAsia="he-IL"/>
        </w:rPr>
        <w:t>הפרויקט</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lang w:eastAsia="he-IL"/>
        </w:rPr>
        <w:t xml:space="preserve"> </w:t>
      </w:r>
      <w:r w:rsidRPr="00BA31BA">
        <w:rPr>
          <w:rFonts w:ascii="Times New Roman" w:eastAsia="Times New Roman" w:hAnsi="Times New Roman" w:cs="David"/>
          <w:sz w:val="24"/>
          <w:szCs w:val="24"/>
          <w:rtl/>
          <w:lang w:eastAsia="he-IL"/>
        </w:rPr>
        <w:t>פרויקט לבניית יחידות דיור,  חניונים ועבודות פיתוח ב</w:t>
      </w:r>
      <w:r w:rsidRPr="00BA31BA">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rPr>
          <w:alias w:val="שם אתר"/>
          <w:tag w:val="cntSite"/>
          <w:id w:val="-883868177"/>
          <w:placeholder>
            <w:docPart w:val="07CCB7DCC1D24418827B6E9A2DE443B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BD6B70" w:rsidRPr="00BA31BA">
            <w:rPr>
              <w:rFonts w:ascii="Times New Roman" w:eastAsia="Times New Roman" w:hAnsi="Times New Roman" w:cs="David"/>
              <w:sz w:val="24"/>
              <w:szCs w:val="24"/>
              <w:rtl/>
            </w:rPr>
            <w:t>גבעת הכלניות</w:t>
          </w:r>
        </w:sdtContent>
      </w:sdt>
      <w:r w:rsidRPr="00BA31BA">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ם הפרויקט"/>
          <w:tag w:val="cntProjectName"/>
          <w:id w:val="-1354097995"/>
          <w:placeholder>
            <w:docPart w:val="67A72140154F4A92950F3C3BC68582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112984" w:rsidRPr="00BA31BA">
            <w:rPr>
              <w:rFonts w:ascii="Times New Roman" w:eastAsia="Times New Roman" w:hAnsi="Times New Roman" w:cs="David" w:hint="cs"/>
              <w:sz w:val="24"/>
              <w:szCs w:val="24"/>
              <w:rtl/>
              <w:lang w:eastAsia="he-IL"/>
            </w:rPr>
            <w:t>גבעת הכלניות ( טרם ניתן שם לפרויקט )</w:t>
          </w:r>
        </w:sdtContent>
      </w:sdt>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64FE6AB5"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5087E2" w14:textId="64038153" w:rsidR="00DE0948" w:rsidRPr="00BA31BA"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b/>
          <w:bCs/>
          <w:sz w:val="24"/>
          <w:szCs w:val="24"/>
          <w:rtl/>
          <w:lang w:eastAsia="he-IL"/>
        </w:rPr>
        <w:t>התכנית</w:t>
      </w:r>
      <w:r w:rsidRPr="00BA31BA">
        <w:rPr>
          <w:rFonts w:ascii="Times New Roman" w:eastAsia="Times New Roman" w:hAnsi="Times New Roman" w:cs="David"/>
          <w:sz w:val="24"/>
          <w:szCs w:val="24"/>
          <w:rtl/>
          <w:lang w:eastAsia="he-IL"/>
        </w:rPr>
        <w:t xml:space="preserve">" או </w:t>
      </w:r>
      <w:r w:rsidRPr="00BA31BA">
        <w:rPr>
          <w:rFonts w:ascii="Times New Roman" w:eastAsia="Times New Roman" w:hAnsi="Times New Roman" w:cs="David"/>
          <w:b/>
          <w:bCs/>
          <w:sz w:val="24"/>
          <w:szCs w:val="24"/>
          <w:rtl/>
          <w:lang w:eastAsia="he-IL"/>
        </w:rPr>
        <w:t xml:space="preserve">"המקרקעין" </w:t>
      </w:r>
      <w:r w:rsidRPr="00BA31BA">
        <w:rPr>
          <w:rFonts w:ascii="Times New Roman" w:eastAsia="Times New Roman" w:hAnsi="Times New Roman" w:cs="David"/>
          <w:sz w:val="24"/>
          <w:szCs w:val="24"/>
          <w:lang w:eastAsia="he-IL"/>
        </w:rPr>
        <w:t>–</w:t>
      </w:r>
      <w:r w:rsidRPr="00BA31BA">
        <w:rPr>
          <w:rFonts w:ascii="Times New Roman" w:eastAsia="Times New Roman" w:hAnsi="Times New Roman" w:cs="David"/>
          <w:sz w:val="24"/>
          <w:szCs w:val="24"/>
          <w:rtl/>
          <w:lang w:eastAsia="he-IL"/>
        </w:rPr>
        <w:t xml:space="preserve"> תכנית בנין עיר מס'</w:t>
      </w:r>
      <w:r w:rsidRPr="00BA31BA">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rPr>
          <w:alias w:val="שדה נוסף 2"/>
          <w:tag w:val="cntCustomField2"/>
          <w:id w:val="-1600871895"/>
          <w:placeholder>
            <w:docPart w:val="86AEE5E2F0B241329C6ED1A091D067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337C21" w:rsidRPr="00BA31BA">
            <w:rPr>
              <w:rFonts w:ascii="Times New Roman" w:eastAsia="Times New Roman" w:hAnsi="Times New Roman" w:cs="David"/>
              <w:sz w:val="24"/>
              <w:szCs w:val="24"/>
              <w:rtl/>
            </w:rPr>
            <w:t>כ/248</w:t>
          </w:r>
        </w:sdtContent>
      </w:sdt>
      <w:r w:rsidRPr="00BA31BA">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BA31BA">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rPr>
          <w:alias w:val="שדה נוסף 1"/>
          <w:tag w:val="cntCustomField1"/>
          <w:id w:val="476349004"/>
          <w:placeholder>
            <w:docPart w:val="BA08B92974E84F86AEE7317EB5FDFE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BD5DF2" w:rsidRPr="00BA31BA">
            <w:rPr>
              <w:rFonts w:ascii="Times New Roman" w:eastAsia="Times New Roman" w:hAnsi="Times New Roman" w:cs="David"/>
              <w:sz w:val="24"/>
              <w:szCs w:val="24"/>
              <w:rtl/>
            </w:rPr>
            <w:t>גוש 10255</w:t>
          </w:r>
        </w:sdtContent>
      </w:sdt>
    </w:p>
    <w:p w14:paraId="1F79B2AF" w14:textId="77777777" w:rsidR="00DE0948" w:rsidRPr="00BA31BA"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1AC8A54A" w14:textId="77777777" w:rsidR="00DE0948" w:rsidRPr="00BA31BA"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E79C6D3" w14:textId="638355D1" w:rsidR="00DE0948" w:rsidRPr="00BA31BA" w:rsidRDefault="00DE0948" w:rsidP="00DE0948">
      <w:pPr>
        <w:spacing w:before="0" w:beforeAutospacing="0" w:after="0" w:afterAutospacing="0" w:line="240" w:lineRule="auto"/>
        <w:ind w:left="720"/>
        <w:rPr>
          <w:rFonts w:ascii="Times New Roman" w:eastAsia="Times New Roman" w:hAnsi="Times New Roman" w:cs="David"/>
          <w:sz w:val="24"/>
          <w:szCs w:val="24"/>
          <w:rtl/>
        </w:rPr>
      </w:pPr>
      <w:r w:rsidRPr="00BA31BA">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sz w:val="24"/>
            <w:szCs w:val="24"/>
            <w:rtl/>
          </w:rPr>
          <w:alias w:val="רשות מקומית"/>
          <w:tag w:val="cntLocalAuth"/>
          <w:id w:val="165450358"/>
          <w:placeholder>
            <w:docPart w:val="C7CF35A0A9E54692AD2CEE93004BF7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r w:rsidR="00BD6B70" w:rsidRPr="00BA31BA">
            <w:rPr>
              <w:rFonts w:ascii="Times New Roman" w:eastAsia="Times New Roman" w:hAnsi="Times New Roman" w:cs="David"/>
              <w:sz w:val="24"/>
              <w:szCs w:val="24"/>
              <w:rtl/>
            </w:rPr>
            <w:t xml:space="preserve">קרית אתא </w:t>
          </w:r>
        </w:sdtContent>
      </w:sdt>
    </w:p>
    <w:p w14:paraId="40CD564F" w14:textId="77777777" w:rsidR="00DE0948" w:rsidRPr="00BA31BA" w:rsidRDefault="00DE0948" w:rsidP="00DE0948">
      <w:pPr>
        <w:spacing w:before="0" w:beforeAutospacing="0" w:after="0" w:afterAutospacing="0" w:line="240" w:lineRule="auto"/>
        <w:ind w:left="720"/>
        <w:rPr>
          <w:rFonts w:ascii="Times New Roman" w:eastAsia="Times New Roman" w:hAnsi="Times New Roman" w:cs="David"/>
          <w:sz w:val="24"/>
          <w:szCs w:val="24"/>
          <w:rtl/>
        </w:rPr>
      </w:pPr>
    </w:p>
    <w:p w14:paraId="2074DD62" w14:textId="77777777" w:rsidR="00DE0948" w:rsidRPr="00BA31BA" w:rsidRDefault="00DE0948" w:rsidP="00DE0948">
      <w:pPr>
        <w:spacing w:before="0" w:beforeAutospacing="0" w:after="0" w:afterAutospacing="0" w:line="240" w:lineRule="auto"/>
        <w:ind w:left="720"/>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rPr>
        <w:t xml:space="preserve">"חוזה הפיתוח" </w:t>
      </w:r>
      <w:r w:rsidRPr="00BA31BA">
        <w:rPr>
          <w:rFonts w:ascii="Times New Roman" w:eastAsia="Times New Roman" w:hAnsi="Times New Roman" w:cs="David"/>
          <w:sz w:val="24"/>
          <w:szCs w:val="24"/>
        </w:rPr>
        <w:t>–</w:t>
      </w:r>
      <w:r w:rsidRPr="00BA31BA">
        <w:rPr>
          <w:rFonts w:ascii="Times New Roman" w:eastAsia="Times New Roman" w:hAnsi="Times New Roman" w:cs="David"/>
          <w:sz w:val="24"/>
          <w:szCs w:val="24"/>
          <w:rtl/>
        </w:rPr>
        <w:t xml:space="preserve"> חוזה הפיתוח אשר נחתם בין המזמין לבין הרשות המקומית.</w:t>
      </w:r>
    </w:p>
    <w:p w14:paraId="3E5DB36C"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B90044" w14:textId="7646BE4A" w:rsidR="00DE0948" w:rsidRPr="00BA31BA" w:rsidRDefault="00C2594C" w:rsidP="00DE094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BA31BA">
        <w:rPr>
          <w:rFonts w:ascii="Times New Roman" w:eastAsia="Times New Roman" w:hAnsi="Times New Roman" w:cs="David" w:hint="cs"/>
          <w:sz w:val="24"/>
          <w:szCs w:val="24"/>
          <w:rtl/>
          <w:lang w:eastAsia="he-IL"/>
        </w:rPr>
        <w:t>2.2</w:t>
      </w:r>
      <w:r w:rsidR="00DE0948" w:rsidRPr="00BA31BA">
        <w:rPr>
          <w:rFonts w:ascii="Times New Roman" w:eastAsia="Times New Roman" w:hAnsi="Times New Roman" w:cs="David"/>
          <w:sz w:val="24"/>
          <w:szCs w:val="24"/>
          <w:rtl/>
          <w:lang w:eastAsia="he-IL"/>
        </w:rPr>
        <w:tab/>
        <w:t>המנהל הוא:</w:t>
      </w:r>
      <w:r w:rsidR="00DE0948" w:rsidRPr="00BA31BA">
        <w:rPr>
          <w:rFonts w:ascii="Times New Roman" w:eastAsia="Times New Roman" w:hAnsi="Times New Roman" w:cs="David" w:hint="cs"/>
          <w:sz w:val="24"/>
          <w:szCs w:val="24"/>
          <w:rtl/>
          <w:lang w:eastAsia="he-IL"/>
        </w:rPr>
        <w:t xml:space="preserve"> </w:t>
      </w:r>
      <w:r w:rsidR="00DE0948" w:rsidRPr="00BA31BA">
        <w:rPr>
          <w:rFonts w:ascii="Times New Roman" w:eastAsia="Times New Roman" w:hAnsi="Times New Roman" w:cs="David" w:hint="cs"/>
          <w:sz w:val="24"/>
          <w:szCs w:val="24"/>
          <w:lang w:eastAsia="he-IL"/>
        </w:rPr>
        <w:t xml:space="preserve"> </w:t>
      </w:r>
      <w:sdt>
        <w:sdtPr>
          <w:rPr>
            <w:rFonts w:ascii="Times New Roman" w:eastAsia="Times New Roman" w:hAnsi="Times New Roman" w:cs="David"/>
            <w:sz w:val="24"/>
            <w:szCs w:val="24"/>
            <w:rtl/>
            <w:lang w:eastAsia="he-IL"/>
          </w:rPr>
          <w:alias w:val="שדה נוסף 3"/>
          <w:tag w:val="cntCustomField3"/>
          <w:id w:val="-2032713036"/>
          <w:placeholder>
            <w:docPart w:val="95B8DFCCFB3446779227AA645BECFE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BD5DF2" w:rsidRPr="00BA31BA">
            <w:rPr>
              <w:rFonts w:ascii="Times New Roman" w:eastAsia="Times New Roman" w:hAnsi="Times New Roman" w:cs="David"/>
              <w:sz w:val="24"/>
              <w:szCs w:val="24"/>
              <w:rtl/>
              <w:lang w:eastAsia="he-IL"/>
            </w:rPr>
            <w:t xml:space="preserve">אבי כהן מחברת אפריקה ישראל מגורים בע"מ </w:t>
          </w:r>
        </w:sdtContent>
      </w:sdt>
    </w:p>
    <w:p w14:paraId="734BF5DC"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423EBDD" w14:textId="1CDB1784" w:rsidR="00DE0948" w:rsidRPr="00BA31BA" w:rsidRDefault="00C2594C" w:rsidP="005607AF">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2.10</w:t>
      </w:r>
      <w:r w:rsidR="00DE0948"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hint="cs"/>
          <w:sz w:val="24"/>
          <w:szCs w:val="24"/>
          <w:rtl/>
          <w:lang w:eastAsia="he-IL"/>
        </w:rPr>
        <w:t>התכנון יתבצע ב</w:t>
      </w:r>
      <w:r w:rsidR="005607AF" w:rsidRPr="00BA31BA">
        <w:rPr>
          <w:rFonts w:ascii="Times New Roman" w:eastAsia="Times New Roman" w:hAnsi="Times New Roman" w:cs="David" w:hint="cs"/>
          <w:sz w:val="24"/>
          <w:szCs w:val="24"/>
          <w:rtl/>
          <w:lang w:eastAsia="he-IL"/>
        </w:rPr>
        <w:t>אוטוקאד</w:t>
      </w:r>
      <w:r w:rsidRPr="00BA31BA">
        <w:rPr>
          <w:rFonts w:ascii="Times New Roman" w:eastAsia="Times New Roman" w:hAnsi="Times New Roman" w:cs="David" w:hint="cs"/>
          <w:sz w:val="24"/>
          <w:szCs w:val="24"/>
          <w:rtl/>
          <w:lang w:eastAsia="he-IL"/>
        </w:rPr>
        <w:t xml:space="preserve">, תוך שיתוף, תיאום וקליטת הקבצים ממתכננים ויועצים אחרים באמצעות תוכנה כדוגמת - </w:t>
      </w:r>
      <w:r w:rsidRPr="00BA31BA">
        <w:rPr>
          <w:rFonts w:ascii="Times New Roman" w:eastAsia="Times New Roman" w:hAnsi="Times New Roman" w:cs="David"/>
          <w:sz w:val="24"/>
          <w:szCs w:val="24"/>
          <w:lang w:eastAsia="he-IL"/>
        </w:rPr>
        <w:t>@view</w:t>
      </w:r>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sz w:val="24"/>
          <w:szCs w:val="24"/>
          <w:rtl/>
          <w:lang w:eastAsia="he-IL"/>
        </w:rPr>
        <w:t>כל תעבורת הקבצים תבוצע באמצע</w:t>
      </w:r>
      <w:r w:rsidRPr="00BA31BA">
        <w:rPr>
          <w:rFonts w:ascii="Times New Roman" w:eastAsia="Times New Roman" w:hAnsi="Times New Roman" w:cs="David" w:hint="cs"/>
          <w:sz w:val="24"/>
          <w:szCs w:val="24"/>
          <w:rtl/>
          <w:lang w:eastAsia="he-IL"/>
        </w:rPr>
        <w:t>ות התוכנה בלבד או תוכנה אחרת לפי החלטת המזמין.</w:t>
      </w:r>
    </w:p>
    <w:p w14:paraId="311C4957"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365018" w14:textId="77777777" w:rsidR="00DE0948" w:rsidRPr="00BA31BA"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3.2</w:t>
      </w:r>
      <w:r w:rsidR="00DE0948" w:rsidRPr="00BA31BA">
        <w:rPr>
          <w:rFonts w:ascii="Times New Roman" w:eastAsia="Times New Roman" w:hAnsi="Times New Roman" w:cs="David"/>
          <w:sz w:val="24"/>
          <w:szCs w:val="24"/>
          <w:rtl/>
          <w:lang w:eastAsia="he-IL"/>
        </w:rPr>
        <w:tab/>
        <w:t>בעלי המקצוע במשרד היועץ הם:</w:t>
      </w:r>
    </w:p>
    <w:p w14:paraId="2FAB791E"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5249EA" w14:textId="16E54C84" w:rsidR="00DE0948" w:rsidRPr="00BA31BA" w:rsidRDefault="00DE0948" w:rsidP="007466F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א.</w:t>
      </w:r>
      <w:r w:rsidRPr="00BA31BA">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sz w:val="24"/>
            <w:szCs w:val="24"/>
            <w:rtl/>
            <w:lang w:eastAsia="he-IL"/>
          </w:rPr>
          <w:alias w:val="שדה נוסף 4"/>
          <w:tag w:val="cntCustomField4"/>
          <w:id w:val="1273129718"/>
          <w:placeholder>
            <w:docPart w:val="80D86BDB674F4059B71DCFC9F384E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E47ED0" w:rsidRPr="00BA31BA">
            <w:rPr>
              <w:rFonts w:ascii="Times New Roman" w:eastAsia="Times New Roman" w:hAnsi="Times New Roman" w:cs="David"/>
              <w:sz w:val="24"/>
              <w:szCs w:val="24"/>
              <w:rtl/>
              <w:lang w:eastAsia="he-IL"/>
            </w:rPr>
            <w:t xml:space="preserve">מר מאיר רוזנטל </w:t>
          </w:r>
        </w:sdtContent>
      </w:sdt>
    </w:p>
    <w:p w14:paraId="4FEA83ED" w14:textId="66227FBE" w:rsidR="00DE0948" w:rsidRPr="00BA31BA" w:rsidRDefault="00DE0948" w:rsidP="005D7684">
      <w:pPr>
        <w:widowControl w:val="0"/>
        <w:spacing w:before="240" w:beforeAutospacing="0" w:after="60" w:afterAutospacing="0" w:line="240" w:lineRule="auto"/>
        <w:ind w:left="1440" w:right="1440" w:hanging="720"/>
        <w:outlineLvl w:val="7"/>
        <w:rPr>
          <w:rFonts w:ascii="Calibri" w:eastAsia="Times New Roman" w:hAnsi="Calibri" w:cs="David"/>
          <w:i/>
          <w:iCs/>
          <w:sz w:val="24"/>
          <w:szCs w:val="24"/>
          <w:rtl/>
          <w:lang w:eastAsia="he-IL"/>
        </w:rPr>
      </w:pPr>
      <w:r w:rsidRPr="00BA31BA">
        <w:rPr>
          <w:rFonts w:ascii="Calibri" w:eastAsia="Times New Roman" w:hAnsi="Calibri" w:cs="David"/>
          <w:i/>
          <w:iCs/>
          <w:sz w:val="24"/>
          <w:szCs w:val="24"/>
          <w:rtl/>
          <w:lang w:eastAsia="he-IL"/>
        </w:rPr>
        <w:t xml:space="preserve">ב. </w:t>
      </w:r>
      <w:r w:rsidRPr="00BA31BA">
        <w:rPr>
          <w:rFonts w:ascii="Calibri" w:eastAsia="Times New Roman" w:hAnsi="Calibri" w:cs="David"/>
          <w:i/>
          <w:iCs/>
          <w:sz w:val="24"/>
          <w:szCs w:val="24"/>
          <w:rtl/>
          <w:lang w:eastAsia="he-IL"/>
        </w:rPr>
        <w:tab/>
        <w:t>מספר העובדים המקצועיים במשרד היועץ לצור</w:t>
      </w:r>
      <w:r w:rsidR="005D7684" w:rsidRPr="00BA31BA">
        <w:rPr>
          <w:rFonts w:ascii="Calibri" w:eastAsia="Times New Roman" w:hAnsi="Calibri" w:cs="David"/>
          <w:i/>
          <w:iCs/>
          <w:sz w:val="24"/>
          <w:szCs w:val="24"/>
          <w:rtl/>
          <w:lang w:eastAsia="he-IL"/>
        </w:rPr>
        <w:t xml:space="preserve">ך מתן </w:t>
      </w:r>
      <w:r w:rsidR="005D7684" w:rsidRPr="00BA31BA">
        <w:rPr>
          <w:rFonts w:ascii="Calibri" w:eastAsia="Times New Roman" w:hAnsi="Calibri" w:cs="David"/>
          <w:i/>
          <w:iCs/>
          <w:sz w:val="24"/>
          <w:szCs w:val="24"/>
          <w:rtl/>
          <w:lang w:eastAsia="he-IL"/>
        </w:rPr>
        <w:lastRenderedPageBreak/>
        <w:t>שירותי היועץ ע"פ חוזה ז</w:t>
      </w:r>
      <w:r w:rsidR="005D7684" w:rsidRPr="00BA31BA">
        <w:rPr>
          <w:rFonts w:ascii="Calibri" w:eastAsia="Times New Roman" w:hAnsi="Calibri" w:cs="David" w:hint="cs"/>
          <w:i/>
          <w:iCs/>
          <w:sz w:val="24"/>
          <w:szCs w:val="24"/>
          <w:rtl/>
          <w:lang w:eastAsia="he-IL"/>
        </w:rPr>
        <w:t xml:space="preserve">ה: </w:t>
      </w:r>
      <w:sdt>
        <w:sdtPr>
          <w:rPr>
            <w:rFonts w:ascii="Calibri" w:eastAsia="Times New Roman" w:hAnsi="Calibri" w:cs="David" w:hint="cs"/>
            <w:i/>
            <w:iCs/>
            <w:sz w:val="24"/>
            <w:szCs w:val="24"/>
            <w:rtl/>
            <w:lang w:eastAsia="he-IL"/>
          </w:rPr>
          <w:alias w:val="שדה נוסף 5"/>
          <w:tag w:val="cntCustomField5"/>
          <w:id w:val="1125498268"/>
          <w:placeholder>
            <w:docPart w:val="0511D846A6E34AD781BC7EE87C6591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BD5DF2" w:rsidRPr="00BA31BA">
            <w:rPr>
              <w:rFonts w:ascii="Calibri" w:eastAsia="Times New Roman" w:hAnsi="Calibri" w:cs="David" w:hint="cs"/>
              <w:i/>
              <w:iCs/>
              <w:sz w:val="24"/>
              <w:szCs w:val="24"/>
              <w:rtl/>
              <w:lang w:eastAsia="he-IL"/>
            </w:rPr>
            <w:t>2</w:t>
          </w:r>
        </w:sdtContent>
      </w:sdt>
    </w:p>
    <w:p w14:paraId="72D406D7"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176DF3" w14:textId="116E8A15" w:rsidR="00DE0948" w:rsidRPr="00BA31BA"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3.4</w:t>
      </w:r>
      <w:r w:rsidR="00DE0948" w:rsidRPr="00BA31BA">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sz w:val="24"/>
            <w:szCs w:val="24"/>
            <w:rtl/>
            <w:lang w:eastAsia="he-IL"/>
          </w:rPr>
          <w:alias w:val="שדה נוסף 6"/>
          <w:tag w:val="cntCustomField6"/>
          <w:id w:val="1607773074"/>
          <w:placeholder>
            <w:docPart w:val="35ABE3E6ACCD4CBBAB06DE00CF8410D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337C21" w:rsidRPr="00BA31BA">
            <w:rPr>
              <w:rFonts w:ascii="Times New Roman" w:eastAsia="Times New Roman" w:hAnsi="Times New Roman" w:cs="David"/>
              <w:sz w:val="24"/>
              <w:szCs w:val="24"/>
              <w:rtl/>
              <w:lang w:eastAsia="he-IL"/>
            </w:rPr>
            <w:t xml:space="preserve">אבי כהן </w:t>
          </w:r>
        </w:sdtContent>
      </w:sdt>
    </w:p>
    <w:p w14:paraId="5CE1E941"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BE449E" w14:textId="77777777" w:rsidR="00C2594C" w:rsidRPr="00BA31BA" w:rsidRDefault="00C2594C" w:rsidP="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5.2</w:t>
      </w:r>
      <w:r w:rsidRPr="00BA31BA">
        <w:rPr>
          <w:rFonts w:ascii="Times New Roman" w:eastAsia="Times New Roman" w:hAnsi="Times New Roman" w:cs="David" w:hint="cs"/>
          <w:sz w:val="24"/>
          <w:szCs w:val="24"/>
          <w:rtl/>
          <w:lang w:eastAsia="he-IL"/>
        </w:rPr>
        <w:tab/>
        <w:t>הנושאים הם:</w:t>
      </w:r>
    </w:p>
    <w:p w14:paraId="5B5B51B7" w14:textId="77777777" w:rsidR="00C2594C" w:rsidRPr="00BA31BA" w:rsidRDefault="00C2594C" w:rsidP="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5ABE08" w14:textId="77777777" w:rsidR="00C2594C" w:rsidRPr="00BA31BA"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א.</w:t>
      </w:r>
      <w:r w:rsidRPr="00BA31BA">
        <w:rPr>
          <w:rFonts w:ascii="Times New Roman" w:eastAsia="Times New Roman" w:hAnsi="Times New Roman" w:cs="David" w:hint="cs"/>
          <w:sz w:val="24"/>
          <w:szCs w:val="24"/>
          <w:rtl/>
          <w:lang w:eastAsia="he-IL"/>
        </w:rPr>
        <w:tab/>
        <w:t>התקדמות שרותי המתכנן.</w:t>
      </w:r>
    </w:p>
    <w:p w14:paraId="09392FF9" w14:textId="77777777" w:rsidR="00C2594C" w:rsidRPr="00BA31BA"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ב.</w:t>
      </w:r>
      <w:r w:rsidRPr="00BA31BA">
        <w:rPr>
          <w:rFonts w:ascii="Times New Roman" w:eastAsia="Times New Roman" w:hAnsi="Times New Roman" w:cs="David" w:hint="cs"/>
          <w:sz w:val="24"/>
          <w:szCs w:val="24"/>
          <w:rtl/>
          <w:lang w:eastAsia="he-IL"/>
        </w:rPr>
        <w:tab/>
        <w:t>סטיות מלוח הזמנים לרבות סיבת הסטייה.</w:t>
      </w:r>
    </w:p>
    <w:p w14:paraId="71F2089E" w14:textId="77777777" w:rsidR="00C2594C" w:rsidRPr="00BA31BA"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ג.</w:t>
      </w:r>
      <w:r w:rsidRPr="00BA31BA">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6D419932" w14:textId="77777777" w:rsidR="00C2594C" w:rsidRPr="00BA31BA"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ד.</w:t>
      </w:r>
      <w:r w:rsidRPr="00BA31BA">
        <w:rPr>
          <w:rFonts w:ascii="Times New Roman" w:eastAsia="Times New Roman" w:hAnsi="Times New Roman" w:cs="David" w:hint="cs"/>
          <w:sz w:val="24"/>
          <w:szCs w:val="24"/>
          <w:rtl/>
          <w:lang w:eastAsia="he-IL"/>
        </w:rPr>
        <w:tab/>
        <w:t>סטיות מהערכות ו/או תחזיות תקציביות והשלכותיהן.</w:t>
      </w:r>
    </w:p>
    <w:p w14:paraId="089F007D" w14:textId="77777777" w:rsidR="00C2594C" w:rsidRPr="00BA31BA"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ה.</w:t>
      </w:r>
      <w:r w:rsidRPr="00BA31BA">
        <w:rPr>
          <w:rFonts w:ascii="Times New Roman" w:eastAsia="Times New Roman" w:hAnsi="Times New Roman" w:cs="David" w:hint="cs"/>
          <w:sz w:val="24"/>
          <w:szCs w:val="24"/>
          <w:rtl/>
          <w:lang w:eastAsia="he-IL"/>
        </w:rPr>
        <w:tab/>
        <w:t>ריכוז הוראות שנויים.</w:t>
      </w:r>
    </w:p>
    <w:p w14:paraId="56E26F7C" w14:textId="77777777" w:rsidR="00DE0948" w:rsidRPr="00BA31BA" w:rsidRDefault="00DE0948" w:rsidP="00C2594C">
      <w:pPr>
        <w:spacing w:before="0" w:beforeAutospacing="0" w:after="0" w:afterAutospacing="0" w:line="240" w:lineRule="auto"/>
        <w:rPr>
          <w:rFonts w:ascii="Times New Roman" w:eastAsia="Times New Roman" w:hAnsi="Times New Roman" w:cs="David"/>
          <w:sz w:val="24"/>
          <w:szCs w:val="24"/>
          <w:rtl/>
        </w:rPr>
      </w:pPr>
      <w:r w:rsidRPr="00BA31BA">
        <w:rPr>
          <w:rFonts w:ascii="Times New Roman" w:eastAsia="Times New Roman" w:hAnsi="Times New Roman" w:cs="David"/>
          <w:sz w:val="24"/>
          <w:szCs w:val="24"/>
          <w:rtl/>
        </w:rPr>
        <w:br/>
      </w:r>
      <w:r w:rsidRPr="00BA31BA">
        <w:rPr>
          <w:rFonts w:ascii="Times New Roman" w:eastAsia="Times New Roman" w:hAnsi="Times New Roman" w:cs="David" w:hint="cs"/>
          <w:sz w:val="24"/>
          <w:szCs w:val="24"/>
          <w:rtl/>
        </w:rPr>
        <w:t xml:space="preserve"> </w:t>
      </w:r>
      <w:r w:rsidR="00C2594C" w:rsidRPr="00BA31BA">
        <w:rPr>
          <w:rFonts w:ascii="Times New Roman" w:eastAsia="Times New Roman" w:hAnsi="Times New Roman" w:cs="David" w:hint="cs"/>
          <w:sz w:val="24"/>
          <w:szCs w:val="24"/>
          <w:rtl/>
        </w:rPr>
        <w:t>17.7</w:t>
      </w:r>
      <w:r w:rsidRPr="00BA31BA">
        <w:rPr>
          <w:rFonts w:ascii="Times New Roman" w:eastAsia="Times New Roman" w:hAnsi="Times New Roman" w:cs="David" w:hint="cs"/>
          <w:sz w:val="24"/>
          <w:szCs w:val="24"/>
          <w:rtl/>
        </w:rPr>
        <w:t xml:space="preserve"> </w:t>
      </w:r>
      <w:r w:rsidRPr="00BA31BA">
        <w:rPr>
          <w:rFonts w:ascii="Times New Roman" w:eastAsia="Times New Roman" w:hAnsi="Times New Roman" w:cs="David" w:hint="cs"/>
          <w:sz w:val="24"/>
          <w:szCs w:val="24"/>
          <w:rtl/>
        </w:rPr>
        <w:tab/>
      </w:r>
      <w:r w:rsidRPr="00BA31BA">
        <w:rPr>
          <w:rFonts w:ascii="Times New Roman" w:eastAsia="Times New Roman" w:hAnsi="Times New Roman" w:cs="David"/>
          <w:sz w:val="24"/>
          <w:szCs w:val="24"/>
          <w:rtl/>
        </w:rPr>
        <w:t xml:space="preserve">שיעור חלקו היחסי של כל אחד מיחידי המזמין הינו כדלקמן </w:t>
      </w:r>
      <w:r w:rsidRPr="00BA31BA">
        <w:rPr>
          <w:rFonts w:ascii="Times New Roman" w:eastAsia="Times New Roman" w:hAnsi="Times New Roman" w:cs="David" w:hint="cs"/>
          <w:sz w:val="24"/>
          <w:szCs w:val="24"/>
          <w:rtl/>
        </w:rPr>
        <w:t>:</w:t>
      </w:r>
    </w:p>
    <w:p w14:paraId="47DBCB1A" w14:textId="4A1A1EFF" w:rsidR="00DE0948" w:rsidRPr="00BA31BA" w:rsidRDefault="00BA31BA" w:rsidP="00DE0948">
      <w:pPr>
        <w:spacing w:before="0" w:beforeAutospacing="0" w:after="0" w:afterAutospacing="0" w:line="240" w:lineRule="auto"/>
        <w:ind w:left="720"/>
        <w:rPr>
          <w:rFonts w:ascii="Times New Roman" w:eastAsia="Times New Roman" w:hAnsi="Times New Roman" w:cs="David"/>
          <w:sz w:val="24"/>
          <w:szCs w:val="24"/>
          <w:rtl/>
        </w:rPr>
      </w:pPr>
      <w:sdt>
        <w:sdtPr>
          <w:rPr>
            <w:rFonts w:ascii="Times New Roman" w:eastAsia="Times New Roman" w:hAnsi="Times New Roman" w:cs="David"/>
            <w:sz w:val="24"/>
            <w:szCs w:val="24"/>
            <w:rtl/>
          </w:rPr>
          <w:alias w:val="אחוז השתתפות צד א"/>
          <w:tag w:val="cmtTzadAPercent"/>
          <w:id w:val="1011420312"/>
          <w:placeholder>
            <w:docPart w:val="1876C24E93F6490CA908D13BB1D34F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r w:rsidR="00620B5A" w:rsidRPr="00BA31BA">
            <w:rPr>
              <w:rFonts w:ascii="Times New Roman" w:eastAsia="Times New Roman" w:hAnsi="Times New Roman" w:cs="David"/>
              <w:sz w:val="24"/>
              <w:szCs w:val="24"/>
              <w:rtl/>
            </w:rPr>
            <w:t>100%</w:t>
          </w:r>
        </w:sdtContent>
      </w:sdt>
      <w:r w:rsidR="0012688C" w:rsidRPr="00BA31BA">
        <w:rPr>
          <w:rFonts w:ascii="Times New Roman" w:eastAsia="Times New Roman" w:hAnsi="Times New Roman" w:cs="David" w:hint="cs"/>
          <w:sz w:val="24"/>
          <w:szCs w:val="24"/>
          <w:rtl/>
        </w:rPr>
        <w:t xml:space="preserve"> </w:t>
      </w:r>
    </w:p>
    <w:p w14:paraId="560B833B" w14:textId="77777777" w:rsidR="00C2594C" w:rsidRPr="00BA31BA"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12B63FA9" w14:textId="77777777" w:rsidR="00C2594C" w:rsidRPr="00BA31BA"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74B4E5F9" w14:textId="77777777" w:rsidR="00C2594C" w:rsidRPr="00BA31BA"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5AE76868" w14:textId="77777777" w:rsidR="00C2594C" w:rsidRPr="00BA31BA"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7A9D4DCC" w14:textId="77777777" w:rsidR="00C2594C" w:rsidRPr="00BA31BA"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7FBE7A26" w14:textId="77777777" w:rsidR="00C2594C" w:rsidRPr="00BA31BA"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49610B80" w14:textId="77777777" w:rsidR="00C2594C" w:rsidRPr="00BA31BA"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2B03058B" w14:textId="77777777" w:rsidR="00FE4560" w:rsidRPr="00BA31BA" w:rsidRDefault="00FE4560" w:rsidP="00C2594C">
      <w:pPr>
        <w:widowControl w:val="0"/>
        <w:spacing w:before="120" w:beforeAutospacing="0" w:after="60" w:afterAutospacing="0" w:line="240" w:lineRule="auto"/>
        <w:rPr>
          <w:rFonts w:ascii="Times New Roman" w:eastAsia="Times New Roman" w:hAnsi="Times New Roman" w:cs="David"/>
          <w:sz w:val="24"/>
          <w:szCs w:val="20"/>
          <w:rtl/>
        </w:rPr>
      </w:pPr>
      <w:r w:rsidRPr="00BA31BA">
        <w:rPr>
          <w:rFonts w:ascii="Times New Roman" w:eastAsia="Times New Roman" w:hAnsi="Times New Roman" w:cs="David"/>
          <w:sz w:val="24"/>
          <w:szCs w:val="20"/>
          <w:rtl/>
        </w:rPr>
        <w:br w:type="page"/>
      </w:r>
    </w:p>
    <w:p w14:paraId="2DF86962" w14:textId="77777777" w:rsidR="00C2594C" w:rsidRPr="00BA31BA"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2DEF9DCF" w14:textId="77777777" w:rsidR="00DE0948" w:rsidRPr="00BA31BA" w:rsidRDefault="00DE0948" w:rsidP="00C2594C">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BA31BA">
        <w:rPr>
          <w:rFonts w:ascii="Times New Roman" w:eastAsia="Times New Roman" w:hAnsi="Times New Roman" w:cs="David"/>
          <w:b/>
          <w:bCs/>
          <w:sz w:val="24"/>
          <w:szCs w:val="24"/>
          <w:u w:val="single"/>
          <w:rtl/>
          <w:lang w:eastAsia="he-IL"/>
        </w:rPr>
        <w:t xml:space="preserve">נספח </w:t>
      </w:r>
      <w:r w:rsidR="00C2594C" w:rsidRPr="00BA31BA">
        <w:rPr>
          <w:rFonts w:ascii="Times New Roman" w:eastAsia="Times New Roman" w:hAnsi="Times New Roman" w:cs="David" w:hint="cs"/>
          <w:b/>
          <w:bCs/>
          <w:sz w:val="24"/>
          <w:szCs w:val="24"/>
          <w:u w:val="single"/>
          <w:rtl/>
          <w:lang w:eastAsia="he-IL"/>
        </w:rPr>
        <w:t>"</w:t>
      </w:r>
      <w:r w:rsidRPr="00BA31BA">
        <w:rPr>
          <w:rFonts w:ascii="Times New Roman" w:eastAsia="Times New Roman" w:hAnsi="Times New Roman" w:cs="David"/>
          <w:b/>
          <w:bCs/>
          <w:sz w:val="24"/>
          <w:szCs w:val="24"/>
          <w:u w:val="single"/>
          <w:rtl/>
          <w:lang w:eastAsia="he-IL"/>
        </w:rPr>
        <w:t>ב</w:t>
      </w:r>
      <w:r w:rsidR="00C2594C" w:rsidRPr="00BA31BA">
        <w:rPr>
          <w:rFonts w:ascii="Times New Roman" w:eastAsia="Times New Roman" w:hAnsi="Times New Roman" w:cs="David" w:hint="cs"/>
          <w:b/>
          <w:bCs/>
          <w:sz w:val="24"/>
          <w:szCs w:val="24"/>
          <w:u w:val="single"/>
          <w:rtl/>
          <w:lang w:eastAsia="he-IL"/>
        </w:rPr>
        <w:t>'</w:t>
      </w:r>
      <w:r w:rsidRPr="00BA31BA">
        <w:rPr>
          <w:rFonts w:ascii="Times New Roman" w:eastAsia="Times New Roman" w:hAnsi="Times New Roman" w:cs="David"/>
          <w:b/>
          <w:bCs/>
          <w:sz w:val="24"/>
          <w:szCs w:val="24"/>
          <w:u w:val="single"/>
          <w:rtl/>
          <w:lang w:eastAsia="he-IL"/>
        </w:rPr>
        <w:t>'</w:t>
      </w:r>
    </w:p>
    <w:p w14:paraId="5C85D36E" w14:textId="77777777" w:rsidR="00DE0948" w:rsidRPr="00BA31BA"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BA31BA">
        <w:rPr>
          <w:rFonts w:ascii="Times New Roman" w:eastAsia="Times New Roman" w:hAnsi="Times New Roman" w:cs="David"/>
          <w:b/>
          <w:bCs/>
          <w:sz w:val="24"/>
          <w:szCs w:val="24"/>
          <w:u w:val="single"/>
          <w:rtl/>
          <w:lang w:eastAsia="he-IL"/>
        </w:rPr>
        <w:t>ש</w:t>
      </w:r>
      <w:r w:rsidRPr="00BA31BA">
        <w:rPr>
          <w:rFonts w:ascii="Times New Roman" w:eastAsia="Times New Roman" w:hAnsi="Times New Roman" w:cs="David" w:hint="cs"/>
          <w:b/>
          <w:bCs/>
          <w:sz w:val="24"/>
          <w:szCs w:val="24"/>
          <w:u w:val="single"/>
          <w:rtl/>
          <w:lang w:eastAsia="he-IL"/>
        </w:rPr>
        <w:t>י</w:t>
      </w:r>
      <w:r w:rsidRPr="00BA31BA">
        <w:rPr>
          <w:rFonts w:ascii="Times New Roman" w:eastAsia="Times New Roman" w:hAnsi="Times New Roman" w:cs="David"/>
          <w:b/>
          <w:bCs/>
          <w:sz w:val="24"/>
          <w:szCs w:val="24"/>
          <w:u w:val="single"/>
          <w:rtl/>
          <w:lang w:eastAsia="he-IL"/>
        </w:rPr>
        <w:t>רותי המתכנן</w:t>
      </w:r>
    </w:p>
    <w:p w14:paraId="150D1CDF" w14:textId="77777777" w:rsidR="00DE0948" w:rsidRPr="00BA31BA"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1.</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b/>
          <w:bCs/>
          <w:sz w:val="24"/>
          <w:szCs w:val="24"/>
          <w:u w:val="single"/>
          <w:rtl/>
          <w:lang w:eastAsia="he-IL"/>
        </w:rPr>
        <w:t>כללי</w:t>
      </w:r>
      <w:r w:rsidRPr="00BA31BA">
        <w:rPr>
          <w:rFonts w:ascii="Times New Roman" w:eastAsia="Times New Roman" w:hAnsi="Times New Roman" w:cs="David"/>
          <w:sz w:val="24"/>
          <w:szCs w:val="24"/>
          <w:rtl/>
          <w:lang w:eastAsia="he-IL"/>
        </w:rPr>
        <w:t>:</w:t>
      </w:r>
    </w:p>
    <w:p w14:paraId="33195ECB" w14:textId="52308D21" w:rsidR="00DE0948" w:rsidRPr="00BA31BA" w:rsidRDefault="00DE0948" w:rsidP="008F5459">
      <w:pPr>
        <w:spacing w:line="360" w:lineRule="auto"/>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1.1</w:t>
      </w:r>
      <w:r w:rsidRPr="00BA31BA">
        <w:rPr>
          <w:rFonts w:ascii="Times New Roman" w:eastAsia="Times New Roman" w:hAnsi="Times New Roman" w:cs="David"/>
          <w:sz w:val="24"/>
          <w:szCs w:val="24"/>
          <w:rtl/>
          <w:lang w:eastAsia="he-IL"/>
        </w:rPr>
        <w:tab/>
        <w:t>שירותי המתכנן יכללו</w:t>
      </w:r>
      <w:r w:rsidR="00751613" w:rsidRPr="00BA31BA">
        <w:rPr>
          <w:rFonts w:ascii="Times New Roman" w:eastAsia="Times New Roman" w:hAnsi="Times New Roman" w:cs="David"/>
          <w:sz w:val="24"/>
          <w:szCs w:val="24"/>
          <w:rtl/>
          <w:lang w:eastAsia="he-IL"/>
        </w:rPr>
        <w:t xml:space="preserve">,הכנה והגשה של  </w:t>
      </w:r>
      <w:r w:rsidR="008F5459" w:rsidRPr="00BA31BA">
        <w:rPr>
          <w:rFonts w:ascii="Times New Roman" w:eastAsia="Times New Roman" w:hAnsi="Times New Roman" w:cs="David" w:hint="cs"/>
          <w:sz w:val="24"/>
          <w:szCs w:val="24"/>
          <w:rtl/>
          <w:lang w:eastAsia="he-IL"/>
        </w:rPr>
        <w:t xml:space="preserve">דוח הידולוגי </w:t>
      </w:r>
      <w:r w:rsidR="00751613" w:rsidRPr="00BA31BA">
        <w:rPr>
          <w:rFonts w:ascii="Times New Roman" w:eastAsia="Times New Roman" w:hAnsi="Times New Roman" w:cs="David"/>
          <w:sz w:val="24"/>
          <w:szCs w:val="24"/>
          <w:rtl/>
          <w:lang w:eastAsia="he-IL"/>
        </w:rPr>
        <w:t xml:space="preserve">לכל הרשויות (כפי שיידרש  בתנאי היתר) וקבלת אישורם בכתב </w:t>
      </w:r>
      <w:r w:rsidR="00751613" w:rsidRPr="00BA31BA">
        <w:rPr>
          <w:rFonts w:ascii="Times New Roman" w:eastAsia="Times New Roman" w:hAnsi="Times New Roman" w:cs="David" w:hint="cs"/>
          <w:sz w:val="24"/>
          <w:szCs w:val="24"/>
          <w:rtl/>
          <w:lang w:eastAsia="he-IL"/>
        </w:rPr>
        <w:t xml:space="preserve">לרבות </w:t>
      </w:r>
      <w:r w:rsidRPr="00BA31BA">
        <w:rPr>
          <w:rFonts w:ascii="Times New Roman" w:eastAsia="Times New Roman" w:hAnsi="Times New Roman" w:cs="David"/>
          <w:sz w:val="24"/>
          <w:szCs w:val="24"/>
          <w:rtl/>
          <w:lang w:eastAsia="he-IL"/>
        </w:rPr>
        <w:t>תכנון</w:t>
      </w:r>
      <w:r w:rsidRPr="00BA31BA">
        <w:rPr>
          <w:rFonts w:ascii="Times New Roman" w:eastAsia="Times New Roman" w:hAnsi="Times New Roman" w:cs="David" w:hint="cs"/>
          <w:sz w:val="24"/>
          <w:szCs w:val="24"/>
          <w:rtl/>
          <w:lang w:eastAsia="he-IL"/>
        </w:rPr>
        <w:t xml:space="preserve"> וייעוץ</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 xml:space="preserve">הידרולוגי </w:t>
      </w:r>
      <w:r w:rsidR="00863775" w:rsidRPr="00BA31BA">
        <w:rPr>
          <w:rFonts w:ascii="Times New Roman" w:eastAsia="Times New Roman" w:hAnsi="Times New Roman" w:cs="David" w:hint="cs"/>
          <w:sz w:val="24"/>
          <w:szCs w:val="24"/>
          <w:rtl/>
          <w:lang w:eastAsia="he-IL"/>
        </w:rPr>
        <w:t xml:space="preserve">לרבות הכנת נספח ניקוז וקבלת אישורים דרושים </w:t>
      </w:r>
      <w:r w:rsidRPr="00BA31BA">
        <w:rPr>
          <w:rFonts w:ascii="Times New Roman" w:eastAsia="Times New Roman" w:hAnsi="Times New Roman" w:cs="David"/>
          <w:sz w:val="24"/>
          <w:szCs w:val="24"/>
          <w:rtl/>
          <w:lang w:eastAsia="he-IL"/>
        </w:rPr>
        <w:t>בפרויקט ובין היתר את הנושאים המפורטים להלן:</w:t>
      </w:r>
    </w:p>
    <w:p w14:paraId="6F566C08"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bookmarkStart w:id="1" w:name="OLE_LINK3"/>
      <w:bookmarkStart w:id="2" w:name="OLE_LINK4"/>
      <w:r w:rsidRPr="00BA31BA">
        <w:rPr>
          <w:rFonts w:ascii="Times New Roman" w:eastAsia="Times New Roman" w:hAnsi="Times New Roman" w:cs="David"/>
          <w:sz w:val="24"/>
          <w:szCs w:val="24"/>
          <w:rtl/>
          <w:lang w:eastAsia="he-IL"/>
        </w:rPr>
        <w:t>א.</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hint="cs"/>
          <w:sz w:val="24"/>
          <w:szCs w:val="24"/>
          <w:u w:val="single"/>
          <w:rtl/>
          <w:lang w:eastAsia="he-IL"/>
        </w:rPr>
        <w:t>מי נגר עילי</w:t>
      </w:r>
      <w:r w:rsidRPr="00BA31BA">
        <w:rPr>
          <w:rFonts w:ascii="Times New Roman" w:eastAsia="Times New Roman" w:hAnsi="Times New Roman" w:cs="David" w:hint="cs"/>
          <w:sz w:val="24"/>
          <w:szCs w:val="24"/>
          <w:rtl/>
          <w:lang w:eastAsia="he-IL"/>
        </w:rPr>
        <w:t>:</w:t>
      </w:r>
    </w:p>
    <w:p w14:paraId="617B6A63" w14:textId="77777777" w:rsidR="00DE0948" w:rsidRPr="00BA31BA"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hint="cs"/>
          <w:sz w:val="24"/>
          <w:szCs w:val="24"/>
          <w:rtl/>
          <w:lang w:eastAsia="he-IL"/>
        </w:rPr>
        <w:tab/>
        <w:t>תיאום שיטת ניהול מי נגר עילי במתחם הפרויקט (תוך תיאום עם המתחמים הסמוכים ).</w:t>
      </w:r>
    </w:p>
    <w:p w14:paraId="56AD3EFD" w14:textId="49ECF774" w:rsidR="00DE0948" w:rsidRPr="00BA31BA" w:rsidRDefault="00DE0948" w:rsidP="00A50FAE">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hint="cs"/>
          <w:sz w:val="24"/>
          <w:szCs w:val="24"/>
          <w:rtl/>
          <w:lang w:eastAsia="he-IL"/>
        </w:rPr>
        <w:tab/>
        <w:t xml:space="preserve">תכנון מערך ניהול מי הנגר העילי ע"י השהייה, חלחול ו/או </w:t>
      </w:r>
      <w:r w:rsidR="00A50FAE" w:rsidRPr="00BA31BA">
        <w:rPr>
          <w:rFonts w:ascii="Times New Roman" w:eastAsia="Times New Roman" w:hAnsi="Times New Roman" w:cs="David" w:hint="cs"/>
          <w:sz w:val="24"/>
          <w:szCs w:val="24"/>
          <w:rtl/>
          <w:lang w:eastAsia="he-IL"/>
        </w:rPr>
        <w:t xml:space="preserve"> גלישה למערכת הניקוז העירונית </w:t>
      </w:r>
      <w:r w:rsidRPr="00BA31BA">
        <w:rPr>
          <w:rFonts w:ascii="Times New Roman" w:eastAsia="Times New Roman" w:hAnsi="Times New Roman" w:cs="David" w:hint="cs"/>
          <w:sz w:val="24"/>
          <w:szCs w:val="24"/>
          <w:rtl/>
          <w:lang w:eastAsia="he-IL"/>
        </w:rPr>
        <w:t>("משמרת מים") של מי הנגר העילי.</w:t>
      </w:r>
    </w:p>
    <w:p w14:paraId="4F5666BF" w14:textId="3A051996" w:rsidR="00DE0948" w:rsidRPr="00BA31BA" w:rsidRDefault="00DE0948" w:rsidP="00A50FAE">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hint="cs"/>
          <w:sz w:val="24"/>
          <w:szCs w:val="24"/>
          <w:rtl/>
          <w:lang w:eastAsia="he-IL"/>
        </w:rPr>
        <w:tab/>
        <w:t>תיאום התכנון עם תכנית האב העירונית לניקוז וניהול מי נגר .</w:t>
      </w:r>
    </w:p>
    <w:p w14:paraId="40B08A5F" w14:textId="70B368A7" w:rsidR="00DE0948" w:rsidRPr="00BA31BA" w:rsidRDefault="00DE0948" w:rsidP="00A50FAE">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hint="cs"/>
          <w:sz w:val="24"/>
          <w:szCs w:val="24"/>
          <w:rtl/>
          <w:lang w:eastAsia="he-IL"/>
        </w:rPr>
        <w:tab/>
        <w:t>תכנון מערך למחזור</w:t>
      </w:r>
      <w:r w:rsidR="00A50FAE" w:rsidRPr="00BA31BA">
        <w:rPr>
          <w:rFonts w:ascii="Times New Roman" w:eastAsia="Times New Roman" w:hAnsi="Times New Roman" w:cs="David" w:hint="cs"/>
          <w:sz w:val="24"/>
          <w:szCs w:val="24"/>
          <w:rtl/>
          <w:lang w:eastAsia="he-IL"/>
        </w:rPr>
        <w:t xml:space="preserve">/ניקוז/סילוק </w:t>
      </w:r>
      <w:r w:rsidRPr="00BA31BA">
        <w:rPr>
          <w:rFonts w:ascii="Times New Roman" w:eastAsia="Times New Roman" w:hAnsi="Times New Roman" w:cs="David" w:hint="cs"/>
          <w:sz w:val="24"/>
          <w:szCs w:val="24"/>
          <w:rtl/>
          <w:lang w:eastAsia="he-IL"/>
        </w:rPr>
        <w:t>מי מזגנים, דלוחין ומי גשם במרפסות.</w:t>
      </w:r>
    </w:p>
    <w:p w14:paraId="4FB9484F" w14:textId="2DC2D4B7" w:rsidR="00DE0948" w:rsidRPr="00BA31BA" w:rsidRDefault="00DE0948" w:rsidP="00A50FAE">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hint="cs"/>
          <w:sz w:val="24"/>
          <w:szCs w:val="24"/>
          <w:rtl/>
          <w:lang w:eastAsia="he-IL"/>
        </w:rPr>
        <w:tab/>
        <w:t>תכנון מערך לאגירת מי גשמים (מאגרי מים, הובלת המים למאגרים והערכות לכמויות המים לאגירה בחורף ובקיץ) תוך מציאת פתרונות עקרוניים בתחום התכנית.</w:t>
      </w:r>
    </w:p>
    <w:p w14:paraId="684AB7C5" w14:textId="2A4FC4B1" w:rsidR="00DE0948" w:rsidRPr="00BA31BA" w:rsidRDefault="00DE0948" w:rsidP="006A2696">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hint="cs"/>
          <w:sz w:val="24"/>
          <w:szCs w:val="24"/>
          <w:rtl/>
          <w:lang w:eastAsia="he-IL"/>
        </w:rPr>
        <w:tab/>
        <w:t>כל התכנון יותאם לדרישות הרשויות (רשות המים, הרשות המקומית וכדומה)</w:t>
      </w:r>
      <w:r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hint="cs"/>
          <w:sz w:val="24"/>
          <w:szCs w:val="24"/>
          <w:rtl/>
          <w:lang w:eastAsia="he-IL"/>
        </w:rPr>
        <w:t xml:space="preserve"> כולל קבלת כל האישורים הנדרשים .</w:t>
      </w:r>
    </w:p>
    <w:p w14:paraId="4835F738" w14:textId="792EED9C" w:rsidR="00751613" w:rsidRPr="00BA31BA" w:rsidRDefault="00751613" w:rsidP="00C2594C">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bookmarkStart w:id="3" w:name="OLE_LINK5"/>
      <w:bookmarkStart w:id="4" w:name="OLE_LINK6"/>
      <w:bookmarkEnd w:id="1"/>
      <w:bookmarkEnd w:id="2"/>
    </w:p>
    <w:p w14:paraId="59B89566" w14:textId="77777777" w:rsidR="00DE0948" w:rsidRPr="00BA31BA" w:rsidRDefault="00DE0948" w:rsidP="00C2594C">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1.</w:t>
      </w:r>
      <w:r w:rsidRPr="00BA31BA">
        <w:rPr>
          <w:rFonts w:ascii="Times New Roman" w:eastAsia="Times New Roman" w:hAnsi="Times New Roman" w:cs="David" w:hint="cs"/>
          <w:sz w:val="24"/>
          <w:szCs w:val="24"/>
          <w:rtl/>
          <w:lang w:eastAsia="he-IL"/>
        </w:rPr>
        <w:t>2</w:t>
      </w:r>
      <w:r w:rsidRPr="00BA31BA">
        <w:rPr>
          <w:rFonts w:ascii="Times New Roman" w:eastAsia="Times New Roman" w:hAnsi="Times New Roman" w:cs="David"/>
          <w:sz w:val="24"/>
          <w:szCs w:val="24"/>
          <w:rtl/>
          <w:lang w:eastAsia="he-IL"/>
        </w:rPr>
        <w:tab/>
      </w:r>
      <w:bookmarkStart w:id="5" w:name="OLE_LINK7"/>
      <w:bookmarkStart w:id="6" w:name="OLE_LINK8"/>
      <w:r w:rsidRPr="00BA31BA">
        <w:rPr>
          <w:rFonts w:ascii="Times New Roman" w:eastAsia="Times New Roman" w:hAnsi="Times New Roman" w:cs="David"/>
          <w:sz w:val="24"/>
          <w:szCs w:val="24"/>
          <w:u w:val="single"/>
          <w:rtl/>
        </w:rPr>
        <w:t>המהנדס, צוות עובדים ואמצעים</w:t>
      </w:r>
      <w:r w:rsidRPr="00BA31BA">
        <w:rPr>
          <w:rFonts w:ascii="Times New Roman" w:eastAsia="Times New Roman" w:hAnsi="Times New Roman" w:cs="David" w:hint="cs"/>
          <w:sz w:val="24"/>
          <w:szCs w:val="24"/>
          <w:u w:val="single"/>
          <w:rtl/>
          <w:lang w:eastAsia="he-IL"/>
        </w:rPr>
        <w:t xml:space="preserve"> של המתכנן</w:t>
      </w:r>
      <w:r w:rsidRPr="00BA31BA">
        <w:rPr>
          <w:rFonts w:ascii="Times New Roman" w:eastAsia="Times New Roman" w:hAnsi="Times New Roman" w:cs="David" w:hint="cs"/>
          <w:sz w:val="24"/>
          <w:szCs w:val="24"/>
          <w:rtl/>
          <w:lang w:eastAsia="he-IL"/>
        </w:rPr>
        <w:t>:</w:t>
      </w:r>
    </w:p>
    <w:p w14:paraId="508C810F" w14:textId="77777777" w:rsidR="00751613" w:rsidRPr="00BA31BA" w:rsidRDefault="00751613" w:rsidP="00C2594C">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19483FA0" w14:textId="77777777" w:rsidR="00DE0948" w:rsidRPr="00BA31BA"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lastRenderedPageBreak/>
        <w:t>א</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03BDA13D" w14:textId="77777777" w:rsidR="00DE0948" w:rsidRPr="00BA31BA"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ב</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1CDF58E9" w14:textId="77777777" w:rsidR="00DE0948" w:rsidRPr="00BA31BA"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ג</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hint="cs"/>
          <w:sz w:val="24"/>
          <w:szCs w:val="24"/>
          <w:rtl/>
          <w:lang w:eastAsia="he-IL"/>
        </w:rPr>
        <w:t>ר</w:t>
      </w:r>
      <w:r w:rsidRPr="00BA31BA">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3F629B84" w14:textId="77777777" w:rsidR="00DE0948" w:rsidRPr="00BA31BA"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ד</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3"/>
    <w:bookmarkEnd w:id="4"/>
    <w:bookmarkEnd w:id="5"/>
    <w:bookmarkEnd w:id="6"/>
    <w:p w14:paraId="44F4EB9F" w14:textId="77777777" w:rsidR="00DE0948" w:rsidRPr="00BA31BA"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1.</w:t>
      </w:r>
      <w:r w:rsidRPr="00BA31BA">
        <w:rPr>
          <w:rFonts w:ascii="Times New Roman" w:eastAsia="Times New Roman" w:hAnsi="Times New Roman" w:cs="David" w:hint="cs"/>
          <w:sz w:val="24"/>
          <w:szCs w:val="24"/>
          <w:rtl/>
          <w:lang w:eastAsia="he-IL"/>
        </w:rPr>
        <w:t>3</w:t>
      </w:r>
      <w:r w:rsidRPr="00BA31BA">
        <w:rPr>
          <w:rFonts w:ascii="Times New Roman" w:eastAsia="Times New Roman" w:hAnsi="Times New Roman" w:cs="David"/>
          <w:sz w:val="24"/>
          <w:szCs w:val="24"/>
          <w:rtl/>
          <w:lang w:eastAsia="he-IL"/>
        </w:rPr>
        <w:tab/>
        <w:t xml:space="preserve">על </w:t>
      </w:r>
      <w:r w:rsidRPr="00BA31BA">
        <w:rPr>
          <w:rFonts w:ascii="Times New Roman" w:eastAsia="Times New Roman" w:hAnsi="Times New Roman" w:cs="David" w:hint="cs"/>
          <w:sz w:val="24"/>
          <w:szCs w:val="24"/>
          <w:rtl/>
          <w:lang w:eastAsia="he-IL"/>
        </w:rPr>
        <w:t>המתכנן</w:t>
      </w:r>
      <w:r w:rsidRPr="00BA31BA">
        <w:rPr>
          <w:rFonts w:ascii="Times New Roman" w:eastAsia="Times New Roman" w:hAnsi="Times New Roman" w:cs="David"/>
          <w:sz w:val="24"/>
          <w:szCs w:val="24"/>
          <w:rtl/>
          <w:lang w:eastAsia="he-IL"/>
        </w:rPr>
        <w:t xml:space="preserve"> לקבל אישור בכתב מאת המנהל לפני התחלת כל קטע וכל שלב ולפני כל ש</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רות חלקי.</w:t>
      </w:r>
      <w:r w:rsidRPr="00BA31BA">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03001658" w14:textId="77777777" w:rsidR="00DE0948" w:rsidRPr="00BA31BA" w:rsidRDefault="00DE0948"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1.4</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hint="cs"/>
          <w:sz w:val="24"/>
          <w:szCs w:val="24"/>
          <w:rtl/>
          <w:lang w:eastAsia="he-IL"/>
        </w:rPr>
        <w:t xml:space="preserve">התכנון והייעוץ ההידרולוגי יתבצע בסביבת תוכנת </w:t>
      </w:r>
      <w:r w:rsidRPr="00BA31BA">
        <w:rPr>
          <w:rFonts w:ascii="Times New Roman" w:eastAsia="Times New Roman" w:hAnsi="Times New Roman" w:cs="David"/>
          <w:sz w:val="24"/>
          <w:szCs w:val="24"/>
          <w:lang w:eastAsia="he-IL"/>
        </w:rPr>
        <w:t>REVIT</w:t>
      </w:r>
      <w:r w:rsidRPr="00BA31BA">
        <w:rPr>
          <w:rFonts w:ascii="Times New Roman" w:eastAsia="Times New Roman" w:hAnsi="Times New Roman" w:cs="David" w:hint="cs"/>
          <w:sz w:val="24"/>
          <w:szCs w:val="24"/>
          <w:rtl/>
          <w:lang w:eastAsia="he-IL"/>
        </w:rPr>
        <w:t xml:space="preserve"> בתלת-מימד, תוך שיתוף, תיאום וקליטת הקבצים</w:t>
      </w:r>
      <w:r w:rsidR="00CC2293" w:rsidRPr="00BA31BA">
        <w:rPr>
          <w:rFonts w:ascii="Times New Roman" w:eastAsia="Times New Roman" w:hAnsi="Times New Roman" w:cs="David" w:hint="cs"/>
          <w:sz w:val="24"/>
          <w:szCs w:val="24"/>
          <w:rtl/>
          <w:lang w:eastAsia="he-IL"/>
        </w:rPr>
        <w:t xml:space="preserve"> מ</w:t>
      </w:r>
      <w:r w:rsidRPr="00BA31BA">
        <w:rPr>
          <w:rFonts w:ascii="Times New Roman" w:eastAsia="Times New Roman" w:hAnsi="Times New Roman" w:cs="David" w:hint="cs"/>
          <w:sz w:val="24"/>
          <w:szCs w:val="24"/>
          <w:rtl/>
          <w:lang w:eastAsia="he-IL"/>
        </w:rPr>
        <w:t>אדריכל</w:t>
      </w:r>
      <w:r w:rsidR="00CC2293" w:rsidRPr="00BA31BA">
        <w:rPr>
          <w:rFonts w:ascii="Times New Roman" w:eastAsia="Times New Roman" w:hAnsi="Times New Roman" w:cs="David" w:hint="cs"/>
          <w:sz w:val="24"/>
          <w:szCs w:val="24"/>
          <w:rtl/>
          <w:lang w:eastAsia="he-IL"/>
        </w:rPr>
        <w:t xml:space="preserve">ים ויועצים </w:t>
      </w:r>
      <w:r w:rsidR="00CF5395" w:rsidRPr="00BA31BA">
        <w:rPr>
          <w:rFonts w:ascii="Times New Roman" w:eastAsia="Times New Roman" w:hAnsi="Times New Roman" w:cs="David" w:hint="cs"/>
          <w:sz w:val="24"/>
          <w:szCs w:val="24"/>
          <w:rtl/>
          <w:lang w:eastAsia="he-IL"/>
        </w:rPr>
        <w:t>אחרים באמצעות תוכנה כדוגמת -</w:t>
      </w:r>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sz w:val="24"/>
          <w:szCs w:val="24"/>
          <w:lang w:eastAsia="he-IL"/>
        </w:rPr>
        <w:t>@view</w:t>
      </w:r>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sz w:val="24"/>
          <w:szCs w:val="24"/>
          <w:rtl/>
          <w:lang w:eastAsia="he-IL"/>
        </w:rPr>
        <w:t xml:space="preserve">כל תעבורת הקבצים תבוצע באמצעות מערכת </w:t>
      </w:r>
      <w:r w:rsidR="00CF5395" w:rsidRPr="00BA31BA">
        <w:rPr>
          <w:rFonts w:ascii="Times New Roman" w:eastAsia="Times New Roman" w:hAnsi="Times New Roman" w:cs="David" w:hint="cs"/>
          <w:sz w:val="24"/>
          <w:szCs w:val="24"/>
          <w:rtl/>
          <w:lang w:eastAsia="he-IL"/>
        </w:rPr>
        <w:t>זו</w:t>
      </w:r>
      <w:r w:rsidRPr="00BA31BA">
        <w:rPr>
          <w:rFonts w:ascii="Times New Roman" w:eastAsia="Times New Roman" w:hAnsi="Times New Roman" w:cs="David"/>
          <w:sz w:val="24"/>
          <w:szCs w:val="24"/>
          <w:rtl/>
          <w:lang w:eastAsia="he-IL"/>
        </w:rPr>
        <w:t xml:space="preserve"> בלבד.</w:t>
      </w:r>
    </w:p>
    <w:p w14:paraId="3565F0CE" w14:textId="77777777" w:rsidR="00FE4560" w:rsidRPr="00BA31BA" w:rsidRDefault="00FE4560"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br w:type="page"/>
      </w:r>
    </w:p>
    <w:p w14:paraId="22D3E994" w14:textId="77777777" w:rsidR="00C2594C" w:rsidRPr="00BA31BA" w:rsidRDefault="00C2594C"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36B49BF9" w14:textId="77777777" w:rsidR="00DE0948" w:rsidRPr="00BA31BA"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b/>
          <w:bCs/>
          <w:sz w:val="24"/>
          <w:szCs w:val="24"/>
          <w:rtl/>
          <w:lang w:eastAsia="he-IL"/>
        </w:rPr>
      </w:pPr>
      <w:r w:rsidRPr="00BA31BA">
        <w:rPr>
          <w:rFonts w:ascii="Times New Roman" w:eastAsia="Times New Roman" w:hAnsi="Times New Roman" w:cs="David"/>
          <w:b/>
          <w:bCs/>
          <w:sz w:val="24"/>
          <w:szCs w:val="24"/>
          <w:rtl/>
          <w:lang w:eastAsia="he-IL"/>
        </w:rPr>
        <w:t>2.</w:t>
      </w:r>
      <w:r w:rsidRPr="00BA31BA">
        <w:rPr>
          <w:rFonts w:ascii="Times New Roman" w:eastAsia="Times New Roman" w:hAnsi="Times New Roman" w:cs="David"/>
          <w:b/>
          <w:bCs/>
          <w:sz w:val="24"/>
          <w:szCs w:val="24"/>
          <w:rtl/>
          <w:lang w:eastAsia="he-IL"/>
        </w:rPr>
        <w:tab/>
      </w:r>
      <w:r w:rsidRPr="00BA31BA">
        <w:rPr>
          <w:rFonts w:ascii="Times New Roman" w:eastAsia="Times New Roman" w:hAnsi="Times New Roman" w:cs="David"/>
          <w:b/>
          <w:bCs/>
          <w:sz w:val="24"/>
          <w:szCs w:val="24"/>
          <w:u w:val="single"/>
          <w:rtl/>
          <w:lang w:eastAsia="he-IL"/>
        </w:rPr>
        <w:t>שלבי העבודה ההנדסית ופירוט השירותים</w:t>
      </w:r>
      <w:r w:rsidRPr="00BA31BA">
        <w:rPr>
          <w:rFonts w:ascii="Times New Roman" w:eastAsia="Times New Roman" w:hAnsi="Times New Roman" w:cs="David"/>
          <w:b/>
          <w:bCs/>
          <w:sz w:val="24"/>
          <w:szCs w:val="24"/>
          <w:rtl/>
          <w:lang w:eastAsia="he-IL"/>
        </w:rPr>
        <w:t>:</w:t>
      </w:r>
    </w:p>
    <w:p w14:paraId="49D064B1" w14:textId="77777777" w:rsidR="00DE0948" w:rsidRPr="00BA31BA"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5AB3ADD8" w14:textId="77777777" w:rsidR="00DE0948" w:rsidRPr="00BA31BA" w:rsidRDefault="00DE0948" w:rsidP="00DE094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העבודה תבוצע בשלבים הכוללים את השירותים כלהלן:</w:t>
      </w:r>
    </w:p>
    <w:p w14:paraId="3A21259D" w14:textId="2BA30880" w:rsidR="00DE0948" w:rsidRPr="00BA31BA"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2.1</w:t>
      </w:r>
      <w:r w:rsidRPr="00BA31BA">
        <w:rPr>
          <w:rFonts w:ascii="Times New Roman" w:eastAsia="Times New Roman" w:hAnsi="Times New Roman" w:cs="David"/>
          <w:sz w:val="24"/>
          <w:szCs w:val="24"/>
          <w:rtl/>
          <w:lang w:eastAsia="he-IL"/>
        </w:rPr>
        <w:tab/>
      </w:r>
      <w:r w:rsidR="005607AF" w:rsidRPr="00BA31BA">
        <w:rPr>
          <w:rFonts w:ascii="Times New Roman" w:eastAsia="Times New Roman" w:hAnsi="Times New Roman" w:cs="David" w:hint="cs"/>
          <w:sz w:val="24"/>
          <w:szCs w:val="24"/>
          <w:u w:val="single"/>
          <w:rtl/>
          <w:lang w:eastAsia="he-IL"/>
        </w:rPr>
        <w:t xml:space="preserve">דו"ח </w:t>
      </w:r>
      <w:r w:rsidRPr="00BA31BA">
        <w:rPr>
          <w:rFonts w:ascii="Times New Roman" w:eastAsia="Times New Roman" w:hAnsi="Times New Roman" w:cs="David"/>
          <w:sz w:val="24"/>
          <w:szCs w:val="24"/>
          <w:u w:val="single"/>
          <w:rtl/>
          <w:lang w:eastAsia="he-IL"/>
        </w:rPr>
        <w:t>מוקדם</w:t>
      </w:r>
      <w:r w:rsidRPr="00BA31BA">
        <w:rPr>
          <w:rFonts w:ascii="Times New Roman" w:eastAsia="Times New Roman" w:hAnsi="Times New Roman" w:cs="David"/>
          <w:sz w:val="24"/>
          <w:szCs w:val="24"/>
          <w:rtl/>
          <w:lang w:eastAsia="he-IL"/>
        </w:rPr>
        <w:t>:</w:t>
      </w:r>
    </w:p>
    <w:p w14:paraId="24ACD253"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א.</w:t>
      </w:r>
      <w:r w:rsidRPr="00BA31BA">
        <w:rPr>
          <w:rFonts w:ascii="Times New Roman" w:eastAsia="Times New Roman" w:hAnsi="Times New Roman" w:cs="David"/>
          <w:sz w:val="24"/>
          <w:szCs w:val="24"/>
          <w:rtl/>
          <w:lang w:eastAsia="he-IL"/>
        </w:rPr>
        <w:tab/>
        <w:t>קבלת תדריך תכנון מנציג המזמין, מהאדריכל, מהקונסטרוקטור,</w:t>
      </w:r>
      <w:r w:rsidRPr="00BA31BA">
        <w:rPr>
          <w:rFonts w:ascii="Times New Roman" w:eastAsia="Times New Roman" w:hAnsi="Times New Roman" w:cs="David" w:hint="cs"/>
          <w:sz w:val="24"/>
          <w:szCs w:val="24"/>
          <w:rtl/>
          <w:lang w:eastAsia="he-IL"/>
        </w:rPr>
        <w:t xml:space="preserve"> מיועץ הקרקע, מיועץ האינסטלציה/ניקוז,</w:t>
      </w:r>
      <w:r w:rsidRPr="00BA31BA">
        <w:rPr>
          <w:rFonts w:ascii="Times New Roman" w:eastAsia="Times New Roman" w:hAnsi="Times New Roman" w:cs="David"/>
          <w:sz w:val="24"/>
          <w:szCs w:val="24"/>
          <w:rtl/>
          <w:lang w:eastAsia="he-IL"/>
        </w:rPr>
        <w:t xml:space="preserve"> ממתכנן הפיתוח</w:t>
      </w:r>
      <w:r w:rsidRPr="00BA31BA">
        <w:rPr>
          <w:rFonts w:ascii="Times New Roman" w:eastAsia="Times New Roman" w:hAnsi="Times New Roman" w:cs="David" w:hint="cs"/>
          <w:sz w:val="24"/>
          <w:szCs w:val="24"/>
          <w:rtl/>
          <w:lang w:eastAsia="he-IL"/>
        </w:rPr>
        <w:t xml:space="preserve"> ומיועץ הבניה הירוקה</w:t>
      </w:r>
      <w:r w:rsidRPr="00BA31BA">
        <w:rPr>
          <w:rFonts w:ascii="Times New Roman" w:eastAsia="Times New Roman" w:hAnsi="Times New Roman" w:cs="David"/>
          <w:sz w:val="24"/>
          <w:szCs w:val="24"/>
          <w:rtl/>
          <w:lang w:eastAsia="he-IL"/>
        </w:rPr>
        <w:t xml:space="preserve"> ומהיועצים האחרים. </w:t>
      </w:r>
    </w:p>
    <w:p w14:paraId="150D8F46"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ב.</w:t>
      </w:r>
      <w:r w:rsidRPr="00BA31BA">
        <w:rPr>
          <w:rFonts w:ascii="Times New Roman" w:eastAsia="Times New Roman" w:hAnsi="Times New Roman" w:cs="David"/>
          <w:sz w:val="24"/>
          <w:szCs w:val="24"/>
          <w:rtl/>
          <w:lang w:eastAsia="he-IL"/>
        </w:rPr>
        <w:tab/>
        <w:t>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רורים עם נציג המזמין,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רורים באתר במידת הצורך, התייעצות ותיאום עם היועצים האחרים.</w:t>
      </w:r>
    </w:p>
    <w:p w14:paraId="443E3118" w14:textId="05B832C6" w:rsidR="00DE0948" w:rsidRPr="00BA31BA" w:rsidRDefault="00DE0948" w:rsidP="00525B8A">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ג.</w:t>
      </w:r>
      <w:r w:rsidRPr="00BA31BA">
        <w:rPr>
          <w:rFonts w:ascii="Times New Roman" w:eastAsia="Times New Roman" w:hAnsi="Times New Roman" w:cs="David" w:hint="cs"/>
          <w:sz w:val="24"/>
          <w:szCs w:val="24"/>
          <w:rtl/>
          <w:lang w:eastAsia="he-IL"/>
        </w:rPr>
        <w:tab/>
        <w:t>עריכת בדיקה מקדימה ברשויות של הדרישות למערך ניקוז וניהול מי הנגר העילי.</w:t>
      </w:r>
    </w:p>
    <w:p w14:paraId="20EE3632"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lang w:eastAsia="he-IL"/>
        </w:rPr>
      </w:pPr>
      <w:r w:rsidRPr="00BA31BA">
        <w:rPr>
          <w:rFonts w:ascii="Times New Roman" w:eastAsia="Times New Roman" w:hAnsi="Times New Roman" w:cs="David" w:hint="eastAsia"/>
          <w:sz w:val="24"/>
          <w:szCs w:val="24"/>
          <w:rtl/>
          <w:lang w:eastAsia="he-IL"/>
        </w:rPr>
        <w:t>ד</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hint="cs"/>
          <w:sz w:val="24"/>
          <w:szCs w:val="24"/>
          <w:rtl/>
          <w:lang w:eastAsia="he-IL"/>
        </w:rPr>
        <w:t>הכנת חוות דעת מוקדמת ותיאור הבעיות העקרוניות ותכנון קונספציה בתחום ההידרולוגי סביבתי בנוגע לניהול מי הנגר העילי ומי התהום.</w:t>
      </w:r>
    </w:p>
    <w:p w14:paraId="6DA1D2C9"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ה.</w:t>
      </w:r>
      <w:r w:rsidRPr="00BA31BA">
        <w:rPr>
          <w:rFonts w:ascii="Times New Roman" w:eastAsia="Times New Roman" w:hAnsi="Times New Roman" w:cs="David" w:hint="cs"/>
          <w:sz w:val="24"/>
          <w:szCs w:val="24"/>
          <w:rtl/>
          <w:lang w:eastAsia="he-IL"/>
        </w:rPr>
        <w:tab/>
        <w:t>הכנת פרוגראמה של האלטרנטיבות השונות, המצאת דו"ח הכולל תיאור השיטות, יתרונות וחסרונות, עלויות הקמה, עלויות תפעול והיבטי תפעול ותחזוקה וכיו"ב.</w:t>
      </w:r>
    </w:p>
    <w:p w14:paraId="742052D1"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0"/>
          <w:szCs w:val="20"/>
          <w:rtl/>
          <w:lang w:eastAsia="he-IL"/>
        </w:rPr>
      </w:pP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hint="cs"/>
          <w:sz w:val="24"/>
          <w:szCs w:val="24"/>
          <w:rtl/>
          <w:lang w:eastAsia="he-IL"/>
        </w:rPr>
        <w:tab/>
        <w:t>מסירת הנתונים, הפרוגראמה וחוות הדעת למזמין, למתכנן וכן ליועצים ולמתכננים ולכל גורם אחר שייקבע על ידי המזמין.</w:t>
      </w:r>
    </w:p>
    <w:p w14:paraId="1716080D" w14:textId="0022072B" w:rsidR="00DE0948" w:rsidRPr="00BA31BA"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ab/>
        <w:t>2.2</w:t>
      </w:r>
      <w:r w:rsidRPr="00BA31BA">
        <w:rPr>
          <w:rFonts w:ascii="Times New Roman" w:eastAsia="Times New Roman" w:hAnsi="Times New Roman" w:cs="David"/>
          <w:sz w:val="24"/>
          <w:szCs w:val="24"/>
          <w:rtl/>
          <w:lang w:eastAsia="he-IL"/>
        </w:rPr>
        <w:tab/>
      </w:r>
      <w:r w:rsidR="005607AF" w:rsidRPr="00BA31BA">
        <w:rPr>
          <w:rFonts w:ascii="Times New Roman" w:eastAsia="Times New Roman" w:hAnsi="Times New Roman" w:cs="David" w:hint="cs"/>
          <w:sz w:val="24"/>
          <w:szCs w:val="24"/>
          <w:u w:val="single"/>
          <w:rtl/>
          <w:lang w:eastAsia="he-IL"/>
        </w:rPr>
        <w:t xml:space="preserve">דו"ח והנחיות </w:t>
      </w:r>
      <w:r w:rsidRPr="00BA31BA">
        <w:rPr>
          <w:rFonts w:ascii="Times New Roman" w:eastAsia="Times New Roman" w:hAnsi="Times New Roman" w:cs="David"/>
          <w:sz w:val="24"/>
          <w:szCs w:val="24"/>
          <w:u w:val="single"/>
          <w:rtl/>
          <w:lang w:eastAsia="he-IL"/>
        </w:rPr>
        <w:t>תכנון סופי</w:t>
      </w:r>
      <w:r w:rsidRPr="00BA31BA">
        <w:rPr>
          <w:rFonts w:ascii="Times New Roman" w:eastAsia="Times New Roman" w:hAnsi="Times New Roman" w:cs="David"/>
          <w:sz w:val="24"/>
          <w:szCs w:val="24"/>
          <w:rtl/>
          <w:lang w:eastAsia="he-IL"/>
        </w:rPr>
        <w:t xml:space="preserve">:    </w:t>
      </w:r>
    </w:p>
    <w:p w14:paraId="433F9265"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א.</w:t>
      </w:r>
      <w:r w:rsidRPr="00BA31BA">
        <w:rPr>
          <w:rFonts w:ascii="Times New Roman" w:eastAsia="Times New Roman" w:hAnsi="Times New Roman" w:cs="David"/>
          <w:sz w:val="24"/>
          <w:szCs w:val="24"/>
          <w:rtl/>
          <w:lang w:eastAsia="he-IL"/>
        </w:rPr>
        <w:tab/>
        <w:t xml:space="preserve">חתימה על בקשות להוצאת היתרי בניה כאחראי לתכנון, לפקוח העליון ולביקורת בתחום </w:t>
      </w:r>
      <w:r w:rsidRPr="00BA31BA">
        <w:rPr>
          <w:rFonts w:ascii="Times New Roman" w:eastAsia="Times New Roman" w:hAnsi="Times New Roman" w:cs="David" w:hint="cs"/>
          <w:sz w:val="24"/>
          <w:szCs w:val="24"/>
          <w:rtl/>
          <w:lang w:eastAsia="he-IL"/>
        </w:rPr>
        <w:t>ההידרולוגי</w:t>
      </w:r>
      <w:r w:rsidRPr="00BA31BA">
        <w:rPr>
          <w:rFonts w:ascii="Times New Roman" w:eastAsia="Times New Roman" w:hAnsi="Times New Roman" w:cs="David"/>
          <w:sz w:val="24"/>
          <w:szCs w:val="24"/>
          <w:rtl/>
          <w:lang w:eastAsia="he-IL"/>
        </w:rPr>
        <w:t>. כמו כן יכין ויחתום המתכנן על כל מסמך שיידרש ע"י הרשויות מהמתכנן בתהליך הבקשה להיתר, במהלך הב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צוע ועד לקבלת תעודת גמר. </w:t>
      </w:r>
    </w:p>
    <w:p w14:paraId="78E004F4"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ב.</w:t>
      </w:r>
      <w:r w:rsidRPr="00BA31BA">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452B03CB" w14:textId="068090FA" w:rsidR="00DE0948" w:rsidRPr="00BA31BA" w:rsidRDefault="00973EDE" w:rsidP="00525B8A">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lastRenderedPageBreak/>
        <w:t>ג.</w:t>
      </w:r>
      <w:r w:rsidRPr="00BA31BA">
        <w:rPr>
          <w:rFonts w:ascii="Times New Roman" w:eastAsia="Times New Roman" w:hAnsi="Times New Roman" w:cs="David"/>
          <w:sz w:val="24"/>
          <w:szCs w:val="24"/>
          <w:rtl/>
          <w:lang w:eastAsia="he-IL"/>
        </w:rPr>
        <w:tab/>
        <w:t>הכנת ת</w:t>
      </w:r>
      <w:r w:rsidR="00DE0948" w:rsidRPr="00BA31BA">
        <w:rPr>
          <w:rFonts w:ascii="Times New Roman" w:eastAsia="Times New Roman" w:hAnsi="Times New Roman" w:cs="David"/>
          <w:sz w:val="24"/>
          <w:szCs w:val="24"/>
          <w:rtl/>
          <w:lang w:eastAsia="he-IL"/>
        </w:rPr>
        <w:t>כניות לאישור סופי של ה</w:t>
      </w:r>
      <w:r w:rsidRPr="00BA31BA">
        <w:rPr>
          <w:rFonts w:ascii="Times New Roman" w:eastAsia="Times New Roman" w:hAnsi="Times New Roman" w:cs="David"/>
          <w:sz w:val="24"/>
          <w:szCs w:val="24"/>
          <w:rtl/>
          <w:lang w:eastAsia="he-IL"/>
        </w:rPr>
        <w:t>יועצים והמזמין לפני התחלת שלב ת</w:t>
      </w:r>
      <w:r w:rsidR="00DE0948" w:rsidRPr="00BA31BA">
        <w:rPr>
          <w:rFonts w:ascii="Times New Roman" w:eastAsia="Times New Roman" w:hAnsi="Times New Roman" w:cs="David"/>
          <w:sz w:val="24"/>
          <w:szCs w:val="24"/>
          <w:rtl/>
          <w:lang w:eastAsia="he-IL"/>
        </w:rPr>
        <w:t>כנית העבודה</w:t>
      </w:r>
      <w:r w:rsidR="00DE0948" w:rsidRPr="00BA31BA">
        <w:rPr>
          <w:rFonts w:ascii="Times New Roman" w:eastAsia="Times New Roman" w:hAnsi="Times New Roman" w:cs="David" w:hint="cs"/>
          <w:sz w:val="24"/>
          <w:szCs w:val="24"/>
          <w:rtl/>
          <w:lang w:eastAsia="he-IL"/>
        </w:rPr>
        <w:t xml:space="preserve"> (משמרת מים, מאגרי מים,)</w:t>
      </w:r>
      <w:r w:rsidR="00DE0948" w:rsidRPr="00BA31BA">
        <w:rPr>
          <w:rFonts w:ascii="Times New Roman" w:eastAsia="Times New Roman" w:hAnsi="Times New Roman" w:cs="David"/>
          <w:sz w:val="24"/>
          <w:szCs w:val="24"/>
          <w:rtl/>
          <w:lang w:eastAsia="he-IL"/>
        </w:rPr>
        <w:t>.</w:t>
      </w:r>
    </w:p>
    <w:p w14:paraId="1E3D6607"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ד.</w:t>
      </w:r>
      <w:r w:rsidRPr="00BA31BA">
        <w:rPr>
          <w:rFonts w:ascii="Times New Roman" w:eastAsia="Times New Roman" w:hAnsi="Times New Roman" w:cs="David"/>
          <w:sz w:val="24"/>
          <w:szCs w:val="24"/>
          <w:rtl/>
          <w:lang w:eastAsia="he-IL"/>
        </w:rPr>
        <w:tab/>
        <w:t xml:space="preserve">אישור התכנון הסופי של </w:t>
      </w:r>
      <w:r w:rsidRPr="00BA31BA">
        <w:rPr>
          <w:rFonts w:ascii="Times New Roman" w:eastAsia="Times New Roman" w:hAnsi="Times New Roman" w:cs="David" w:hint="cs"/>
          <w:sz w:val="24"/>
          <w:szCs w:val="24"/>
          <w:rtl/>
          <w:lang w:eastAsia="he-IL"/>
        </w:rPr>
        <w:t xml:space="preserve">האדריכל, </w:t>
      </w:r>
      <w:r w:rsidRPr="00BA31BA">
        <w:rPr>
          <w:rFonts w:ascii="Times New Roman" w:eastAsia="Times New Roman" w:hAnsi="Times New Roman" w:cs="David"/>
          <w:sz w:val="24"/>
          <w:szCs w:val="24"/>
          <w:rtl/>
          <w:lang w:eastAsia="he-IL"/>
        </w:rPr>
        <w:t>יוע</w:t>
      </w:r>
      <w:r w:rsidRPr="00BA31BA">
        <w:rPr>
          <w:rFonts w:ascii="Times New Roman" w:eastAsia="Times New Roman" w:hAnsi="Times New Roman" w:cs="David" w:hint="cs"/>
          <w:sz w:val="24"/>
          <w:szCs w:val="24"/>
          <w:rtl/>
          <w:lang w:eastAsia="he-IL"/>
        </w:rPr>
        <w:t>ץ האינסטלציה, יועץ הבניה הירוקה ואיכות הסביבה.</w:t>
      </w:r>
    </w:p>
    <w:p w14:paraId="347FE7DF" w14:textId="0D467F65" w:rsidR="00DE0948" w:rsidRPr="00BA31BA" w:rsidRDefault="00DE0948" w:rsidP="00525B8A">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ה</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 xml:space="preserve">עדכון האומדן המשוער של ערך עבודות </w:t>
      </w:r>
      <w:r w:rsidRPr="00BA31BA">
        <w:rPr>
          <w:rFonts w:ascii="Times New Roman" w:eastAsia="Times New Roman" w:hAnsi="Times New Roman" w:cs="David" w:hint="cs"/>
          <w:sz w:val="24"/>
          <w:szCs w:val="24"/>
          <w:rtl/>
          <w:lang w:eastAsia="he-IL"/>
        </w:rPr>
        <w:t>הקמת משמרת מים, מאגרי מים, וכו'.</w:t>
      </w:r>
    </w:p>
    <w:p w14:paraId="29EF1ADF"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ו</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כל יתר הדרוש לתכנון סופי.</w:t>
      </w:r>
    </w:p>
    <w:p w14:paraId="54E6B414" w14:textId="77777777" w:rsidR="00DE0948" w:rsidRPr="00BA31BA"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ab/>
        <w:t>2.3</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sz w:val="24"/>
          <w:szCs w:val="24"/>
          <w:u w:val="single"/>
          <w:rtl/>
          <w:lang w:eastAsia="he-IL"/>
        </w:rPr>
        <w:t>תכנון מפורט</w:t>
      </w:r>
      <w:r w:rsidRPr="00BA31BA">
        <w:rPr>
          <w:rFonts w:ascii="Times New Roman" w:eastAsia="Times New Roman" w:hAnsi="Times New Roman" w:cs="David"/>
          <w:sz w:val="24"/>
          <w:szCs w:val="24"/>
          <w:rtl/>
          <w:lang w:eastAsia="he-IL"/>
        </w:rPr>
        <w:t xml:space="preserve">: </w:t>
      </w:r>
    </w:p>
    <w:p w14:paraId="31973FA7"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א.</w:t>
      </w:r>
      <w:r w:rsidRPr="00BA31BA">
        <w:rPr>
          <w:rFonts w:ascii="Times New Roman" w:eastAsia="Times New Roman" w:hAnsi="Times New Roman" w:cs="David"/>
          <w:sz w:val="24"/>
          <w:szCs w:val="24"/>
          <w:rtl/>
          <w:lang w:eastAsia="he-IL"/>
        </w:rPr>
        <w:tab/>
        <w:t xml:space="preserve">התכנון המפורט יתאים לסוג </w:t>
      </w:r>
      <w:r w:rsidRPr="00BA31BA">
        <w:rPr>
          <w:rFonts w:ascii="Times New Roman" w:eastAsia="Times New Roman" w:hAnsi="Times New Roman" w:cs="David" w:hint="cs"/>
          <w:sz w:val="24"/>
          <w:szCs w:val="24"/>
          <w:rtl/>
          <w:lang w:eastAsia="he-IL"/>
        </w:rPr>
        <w:t>הדרישות</w:t>
      </w:r>
      <w:r w:rsidRPr="00BA31BA">
        <w:rPr>
          <w:rFonts w:ascii="Times New Roman" w:eastAsia="Times New Roman" w:hAnsi="Times New Roman" w:cs="David"/>
          <w:sz w:val="24"/>
          <w:szCs w:val="24"/>
          <w:rtl/>
          <w:lang w:eastAsia="he-IL"/>
        </w:rPr>
        <w:t xml:space="preserve"> שתבחר ע"י המזמין/הקבלן המבצע.</w:t>
      </w:r>
    </w:p>
    <w:p w14:paraId="1271C216" w14:textId="4FDCCF1C" w:rsidR="00DE0948" w:rsidRPr="00BA31BA" w:rsidRDefault="00DE0948" w:rsidP="00525B8A">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ג.</w:t>
      </w:r>
      <w:r w:rsidRPr="00BA31BA">
        <w:rPr>
          <w:rFonts w:ascii="Times New Roman" w:eastAsia="Times New Roman" w:hAnsi="Times New Roman" w:cs="David"/>
          <w:sz w:val="24"/>
          <w:szCs w:val="24"/>
          <w:rtl/>
          <w:lang w:eastAsia="he-IL"/>
        </w:rPr>
        <w:tab/>
        <w:t xml:space="preserve">פרטי </w:t>
      </w:r>
      <w:r w:rsidR="00973EDE" w:rsidRPr="00BA31BA">
        <w:rPr>
          <w:rFonts w:ascii="Times New Roman" w:eastAsia="Times New Roman" w:hAnsi="Times New Roman" w:cs="David" w:hint="cs"/>
          <w:sz w:val="24"/>
          <w:szCs w:val="24"/>
          <w:rtl/>
          <w:lang w:eastAsia="he-IL"/>
        </w:rPr>
        <w:t>ת</w:t>
      </w:r>
      <w:r w:rsidRPr="00BA31BA">
        <w:rPr>
          <w:rFonts w:ascii="Times New Roman" w:eastAsia="Times New Roman" w:hAnsi="Times New Roman" w:cs="David" w:hint="cs"/>
          <w:sz w:val="24"/>
          <w:szCs w:val="24"/>
          <w:rtl/>
          <w:lang w:eastAsia="he-IL"/>
        </w:rPr>
        <w:t xml:space="preserve">כניות הקמת משמרת מים, מאגרי מים וכו', </w:t>
      </w:r>
      <w:r w:rsidRPr="00BA31BA">
        <w:rPr>
          <w:rFonts w:ascii="Times New Roman" w:eastAsia="Times New Roman" w:hAnsi="Times New Roman" w:cs="David"/>
          <w:sz w:val="24"/>
          <w:szCs w:val="24"/>
          <w:rtl/>
          <w:lang w:eastAsia="he-IL"/>
        </w:rPr>
        <w:t xml:space="preserve">יפורטו בקנ"מ הנדרש, השיפועים, האביזרים וכד'. </w:t>
      </w:r>
    </w:p>
    <w:p w14:paraId="312F865B"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ד.</w:t>
      </w:r>
      <w:r w:rsidRPr="00BA31BA">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העבודות המתוכננות ע"י המתכנן תוך בדיקה של העדר כפילות עם מפרט מלאכה אחר בבניין או אי כיסוי נושאים הנופלים בין המתכננים והיועצים השונים. </w:t>
      </w:r>
    </w:p>
    <w:p w14:paraId="07422C06"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w:t>
      </w:r>
      <w:r w:rsidRPr="00BA31BA">
        <w:rPr>
          <w:rFonts w:ascii="Times New Roman" w:eastAsia="Times New Roman" w:hAnsi="Times New Roman" w:cs="David"/>
          <w:sz w:val="24"/>
          <w:szCs w:val="24"/>
          <w:rtl/>
          <w:lang w:eastAsia="he-IL"/>
        </w:rPr>
        <w:tab/>
        <w:t>המ</w:t>
      </w:r>
      <w:r w:rsidR="00973EDE" w:rsidRPr="00BA31BA">
        <w:rPr>
          <w:rFonts w:ascii="Times New Roman" w:eastAsia="Times New Roman" w:hAnsi="Times New Roman" w:cs="David"/>
          <w:sz w:val="24"/>
          <w:szCs w:val="24"/>
          <w:rtl/>
          <w:lang w:eastAsia="he-IL"/>
        </w:rPr>
        <w:t>פרטים וכתבי הכמויות יתבססו על ת</w:t>
      </w:r>
      <w:r w:rsidRPr="00BA31BA">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109FA94A"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ו.</w:t>
      </w:r>
      <w:r w:rsidRPr="00BA31BA">
        <w:rPr>
          <w:rFonts w:ascii="Times New Roman" w:eastAsia="Times New Roman" w:hAnsi="Times New Roman" w:cs="David"/>
          <w:sz w:val="24"/>
          <w:szCs w:val="24"/>
          <w:rtl/>
          <w:lang w:eastAsia="he-IL"/>
        </w:rPr>
        <w:tab/>
        <w:t>המפרטים יודפסו באמצעות מעבד תמלילים והם יוצאו בקבצי "</w:t>
      </w:r>
      <w:r w:rsidRPr="00BA31BA">
        <w:rPr>
          <w:rFonts w:ascii="Times New Roman" w:eastAsia="Times New Roman" w:hAnsi="Times New Roman" w:cs="David" w:hint="cs"/>
          <w:sz w:val="24"/>
          <w:szCs w:val="24"/>
          <w:lang w:eastAsia="he-IL"/>
        </w:rPr>
        <w:t>WORD</w:t>
      </w:r>
      <w:r w:rsidRPr="00BA31BA">
        <w:rPr>
          <w:rFonts w:ascii="Times New Roman" w:eastAsia="Times New Roman" w:hAnsi="Times New Roman" w:cs="David"/>
          <w:sz w:val="24"/>
          <w:szCs w:val="24"/>
          <w:rtl/>
          <w:lang w:eastAsia="he-IL"/>
        </w:rPr>
        <w:t xml:space="preserve">", כך שניתן יהיה להעתיקם </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w:t>
      </w:r>
    </w:p>
    <w:p w14:paraId="582E3DD2"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ז.</w:t>
      </w:r>
      <w:r w:rsidRPr="00BA31BA">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01067523" w14:textId="65024CDF" w:rsidR="00DE0948" w:rsidRPr="00BA31BA" w:rsidRDefault="00DE0948" w:rsidP="00525B8A">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ח.</w:t>
      </w:r>
      <w:r w:rsidRPr="00BA31BA">
        <w:rPr>
          <w:rFonts w:ascii="Times New Roman" w:eastAsia="Times New Roman" w:hAnsi="Times New Roman" w:cs="David"/>
          <w:sz w:val="24"/>
          <w:szCs w:val="24"/>
          <w:rtl/>
          <w:lang w:eastAsia="he-IL"/>
        </w:rPr>
        <w:tab/>
        <w:t xml:space="preserve">עדכון האומדן לביצוע של עבודות </w:t>
      </w:r>
      <w:r w:rsidRPr="00BA31BA">
        <w:rPr>
          <w:rFonts w:ascii="Times New Roman" w:eastAsia="Times New Roman" w:hAnsi="Times New Roman" w:cs="David" w:hint="cs"/>
          <w:sz w:val="24"/>
          <w:szCs w:val="24"/>
          <w:rtl/>
          <w:lang w:eastAsia="he-IL"/>
        </w:rPr>
        <w:t xml:space="preserve">הקמת משמרת מים, מאגרי מים, </w:t>
      </w:r>
      <w:r w:rsidRPr="00BA31BA">
        <w:rPr>
          <w:rFonts w:ascii="Times New Roman" w:eastAsia="Times New Roman" w:hAnsi="Times New Roman" w:cs="David" w:hint="cs"/>
          <w:sz w:val="24"/>
          <w:szCs w:val="24"/>
          <w:rtl/>
          <w:lang w:eastAsia="he-IL"/>
        </w:rPr>
        <w:lastRenderedPageBreak/>
        <w:t xml:space="preserve">וכו', </w:t>
      </w:r>
      <w:r w:rsidRPr="00BA31BA">
        <w:rPr>
          <w:rFonts w:ascii="Times New Roman" w:eastAsia="Times New Roman" w:hAnsi="Times New Roman" w:cs="David"/>
          <w:sz w:val="24"/>
          <w:szCs w:val="24"/>
          <w:rtl/>
          <w:lang w:eastAsia="he-IL"/>
        </w:rPr>
        <w:t>שיהיה מבוסס על המפרטים וכתבי הכמויות, תוך ציון המדד התקף במועד הכנת האומדן.</w:t>
      </w:r>
    </w:p>
    <w:p w14:paraId="6FC87D01"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ט.</w:t>
      </w:r>
      <w:r w:rsidRPr="00BA31BA">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79707F87"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י.</w:t>
      </w:r>
      <w:r w:rsidRPr="00BA31BA">
        <w:rPr>
          <w:rFonts w:ascii="Times New Roman" w:eastAsia="Times New Roman" w:hAnsi="Times New Roman" w:cs="David"/>
          <w:sz w:val="24"/>
          <w:szCs w:val="24"/>
          <w:rtl/>
          <w:lang w:eastAsia="he-IL"/>
        </w:rPr>
        <w:tab/>
        <w:t>מתן חוות דעת טכנית ויעוץ בכל הקשור בהכנת המכרזים ופרסומם.</w:t>
      </w:r>
    </w:p>
    <w:p w14:paraId="6BD966A3"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יא.</w:t>
      </w:r>
      <w:r w:rsidRPr="00BA31BA">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0E435A27"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יב.</w:t>
      </w:r>
      <w:r w:rsidRPr="00BA31BA">
        <w:rPr>
          <w:rFonts w:ascii="Times New Roman" w:eastAsia="Times New Roman" w:hAnsi="Times New Roman" w:cs="David"/>
          <w:sz w:val="24"/>
          <w:szCs w:val="24"/>
          <w:rtl/>
          <w:lang w:eastAsia="he-IL"/>
        </w:rPr>
        <w:tab/>
        <w:t>מתן חוות דעת טכנית, בכל הקשור להצעות הקבלנים</w:t>
      </w:r>
      <w:r w:rsidRPr="00BA31BA">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BA31BA">
        <w:rPr>
          <w:rFonts w:ascii="Times New Roman" w:eastAsia="Times New Roman" w:hAnsi="Times New Roman" w:cs="David"/>
          <w:sz w:val="24"/>
          <w:szCs w:val="24"/>
          <w:rtl/>
          <w:lang w:eastAsia="he-IL"/>
        </w:rPr>
        <w:t>.</w:t>
      </w:r>
    </w:p>
    <w:p w14:paraId="48E6430A" w14:textId="77777777" w:rsidR="00DE0948" w:rsidRPr="00BA31BA" w:rsidRDefault="00973EDE"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יג.</w:t>
      </w:r>
      <w:r w:rsidRPr="00BA31BA">
        <w:rPr>
          <w:rFonts w:ascii="Times New Roman" w:eastAsia="Times New Roman" w:hAnsi="Times New Roman" w:cs="David"/>
          <w:sz w:val="24"/>
          <w:szCs w:val="24"/>
          <w:rtl/>
          <w:lang w:eastAsia="he-IL"/>
        </w:rPr>
        <w:tab/>
        <w:t>הכנת ת</w:t>
      </w:r>
      <w:r w:rsidR="00DE0948" w:rsidRPr="00BA31BA">
        <w:rPr>
          <w:rFonts w:ascii="Times New Roman" w:eastAsia="Times New Roman" w:hAnsi="Times New Roman" w:cs="David"/>
          <w:sz w:val="24"/>
          <w:szCs w:val="24"/>
          <w:rtl/>
          <w:lang w:eastAsia="he-IL"/>
        </w:rPr>
        <w:t>כניות עבודה, פרטים ומפרטים משלימים ככל ש</w:t>
      </w:r>
      <w:r w:rsidR="00DE0948" w:rsidRPr="00BA31BA">
        <w:rPr>
          <w:rFonts w:ascii="Times New Roman" w:eastAsia="Times New Roman" w:hAnsi="Times New Roman" w:cs="David" w:hint="cs"/>
          <w:sz w:val="24"/>
          <w:szCs w:val="24"/>
          <w:rtl/>
          <w:lang w:eastAsia="he-IL"/>
        </w:rPr>
        <w:t>י</w:t>
      </w:r>
      <w:r w:rsidR="00DE0948" w:rsidRPr="00BA31BA">
        <w:rPr>
          <w:rFonts w:ascii="Times New Roman" w:eastAsia="Times New Roman" w:hAnsi="Times New Roman" w:cs="David"/>
          <w:sz w:val="24"/>
          <w:szCs w:val="24"/>
          <w:rtl/>
          <w:lang w:eastAsia="he-IL"/>
        </w:rPr>
        <w:t>ידרש לבצוע עבודות האיטום</w:t>
      </w:r>
      <w:r w:rsidR="00DE0948" w:rsidRPr="00BA31BA">
        <w:rPr>
          <w:rFonts w:ascii="Times New Roman" w:eastAsia="Times New Roman" w:hAnsi="Times New Roman" w:cs="David" w:hint="cs"/>
          <w:sz w:val="24"/>
          <w:szCs w:val="24"/>
          <w:rtl/>
          <w:lang w:eastAsia="he-IL"/>
        </w:rPr>
        <w:t xml:space="preserve"> והבידוד התרמי</w:t>
      </w:r>
      <w:r w:rsidR="00DE0948" w:rsidRPr="00BA31BA">
        <w:rPr>
          <w:rFonts w:ascii="Times New Roman" w:eastAsia="Times New Roman" w:hAnsi="Times New Roman" w:cs="David"/>
          <w:sz w:val="24"/>
          <w:szCs w:val="24"/>
          <w:rtl/>
          <w:lang w:eastAsia="he-IL"/>
        </w:rPr>
        <w:t>.</w:t>
      </w:r>
    </w:p>
    <w:p w14:paraId="44A6AB4D" w14:textId="3674A086" w:rsidR="00DE0948" w:rsidRPr="00BA31BA" w:rsidRDefault="00DE0948" w:rsidP="00DE094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מובהר בזאת שהמתכנן יכין, באם </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ידרש, מסמכים למכרזים עוד לפני השלמת המסמכים המפורטים לבצוע</w:t>
      </w:r>
      <w:r w:rsidR="00863775" w:rsidRPr="00BA31BA">
        <w:rPr>
          <w:rFonts w:ascii="Times New Roman" w:eastAsia="Times New Roman" w:hAnsi="Times New Roman" w:cs="David" w:hint="cs"/>
          <w:sz w:val="24"/>
          <w:szCs w:val="24"/>
          <w:rtl/>
          <w:lang w:eastAsia="he-IL"/>
        </w:rPr>
        <w:t xml:space="preserve"> לרבות נספח ניקוז כללי אשר יכלול כל סוגי מערכות הניקוז וקבלת האישורים הנדרשים במהלך התכנון , במהלך העב' ובסיום העב' לקבלת אישורי אכלוס נדרשים </w:t>
      </w:r>
    </w:p>
    <w:p w14:paraId="49068C8D" w14:textId="77777777" w:rsidR="00DE0948" w:rsidRPr="00BA31BA" w:rsidRDefault="00DE0948" w:rsidP="00DE094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ab/>
        <w:t>2.4</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sz w:val="24"/>
          <w:szCs w:val="24"/>
          <w:u w:val="single"/>
          <w:rtl/>
          <w:lang w:eastAsia="he-IL"/>
        </w:rPr>
        <w:t>פיקוח עליון</w:t>
      </w:r>
      <w:r w:rsidRPr="00BA31BA">
        <w:rPr>
          <w:rFonts w:ascii="Times New Roman" w:eastAsia="Times New Roman" w:hAnsi="Times New Roman" w:cs="David"/>
          <w:sz w:val="24"/>
          <w:szCs w:val="24"/>
          <w:rtl/>
          <w:lang w:eastAsia="he-IL"/>
        </w:rPr>
        <w:t>:</w:t>
      </w:r>
    </w:p>
    <w:p w14:paraId="1B4AE66D" w14:textId="77777777" w:rsidR="00DE0948" w:rsidRPr="00BA31BA" w:rsidRDefault="00DE0948" w:rsidP="00C2594C">
      <w:pPr>
        <w:widowControl w:val="0"/>
        <w:spacing w:before="120" w:beforeAutospacing="0" w:after="60" w:afterAutospacing="0" w:line="240" w:lineRule="auto"/>
        <w:ind w:left="1785" w:hanging="34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א.</w:t>
      </w:r>
      <w:r w:rsidRPr="00BA31BA">
        <w:rPr>
          <w:rFonts w:ascii="Times New Roman" w:eastAsia="Times New Roman" w:hAnsi="Times New Roman" w:cs="David"/>
          <w:sz w:val="24"/>
          <w:szCs w:val="24"/>
          <w:rtl/>
          <w:lang w:eastAsia="he-IL"/>
        </w:rPr>
        <w:tab/>
        <w:t>הפ</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קוח העליון של המתכנן על 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צוע עבודות </w:t>
      </w:r>
      <w:r w:rsidRPr="00BA31BA">
        <w:rPr>
          <w:rFonts w:ascii="Times New Roman" w:eastAsia="Times New Roman" w:hAnsi="Times New Roman" w:cs="David" w:hint="cs"/>
          <w:sz w:val="24"/>
          <w:szCs w:val="24"/>
          <w:rtl/>
          <w:lang w:eastAsia="he-IL"/>
        </w:rPr>
        <w:t>ההידרולוגיות</w:t>
      </w:r>
      <w:r w:rsidRPr="00BA31BA">
        <w:rPr>
          <w:rFonts w:ascii="Times New Roman" w:eastAsia="Times New Roman" w:hAnsi="Times New Roman" w:cs="David"/>
          <w:sz w:val="24"/>
          <w:szCs w:val="24"/>
          <w:rtl/>
          <w:lang w:eastAsia="he-IL"/>
        </w:rPr>
        <w:t xml:space="preserve"> יכלול:</w:t>
      </w:r>
    </w:p>
    <w:p w14:paraId="237697F9" w14:textId="77777777" w:rsidR="00DE0948" w:rsidRPr="00BA31BA"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17B10406" w14:textId="77777777" w:rsidR="00DE0948" w:rsidRPr="00BA31BA"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7CF4287A" w14:textId="77777777" w:rsidR="00DE0948" w:rsidRPr="00BA31BA"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י</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עוץ והמלצה לגבי בחירה, בדיקה ואישור של חומרים</w:t>
      </w:r>
      <w:r w:rsidRPr="00BA31BA">
        <w:rPr>
          <w:rFonts w:ascii="Times New Roman" w:eastAsia="Times New Roman" w:hAnsi="Times New Roman" w:cs="David" w:hint="cs"/>
          <w:sz w:val="24"/>
          <w:szCs w:val="24"/>
          <w:rtl/>
          <w:lang w:eastAsia="he-IL"/>
        </w:rPr>
        <w:t>,</w:t>
      </w:r>
      <w:r w:rsidRPr="00BA31BA">
        <w:rPr>
          <w:rFonts w:ascii="Times New Roman" w:eastAsia="Times New Roman" w:hAnsi="Times New Roman" w:cs="David"/>
          <w:sz w:val="24"/>
          <w:szCs w:val="24"/>
          <w:rtl/>
          <w:lang w:eastAsia="he-IL"/>
        </w:rPr>
        <w:t xml:space="preserve"> ציוד</w:t>
      </w:r>
      <w:r w:rsidRPr="00BA31BA">
        <w:rPr>
          <w:rFonts w:ascii="Times New Roman" w:eastAsia="Times New Roman" w:hAnsi="Times New Roman" w:cs="David" w:hint="cs"/>
          <w:sz w:val="24"/>
          <w:szCs w:val="24"/>
          <w:rtl/>
          <w:lang w:eastAsia="he-IL"/>
        </w:rPr>
        <w:t xml:space="preserve"> ושיטות יישום</w:t>
      </w:r>
      <w:r w:rsidRPr="00BA31BA">
        <w:rPr>
          <w:rFonts w:ascii="Times New Roman" w:eastAsia="Times New Roman" w:hAnsi="Times New Roman" w:cs="David"/>
          <w:sz w:val="24"/>
          <w:szCs w:val="24"/>
          <w:rtl/>
          <w:lang w:eastAsia="he-IL"/>
        </w:rPr>
        <w:t>.</w:t>
      </w:r>
    </w:p>
    <w:p w14:paraId="3DC1C968" w14:textId="77777777" w:rsidR="00DE0948" w:rsidRPr="00BA31BA"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בדיקה באתר ומחוצה</w:t>
      </w:r>
      <w:r w:rsidR="00973EDE" w:rsidRPr="00BA31BA">
        <w:rPr>
          <w:rFonts w:ascii="Times New Roman" w:eastAsia="Times New Roman" w:hAnsi="Times New Roman" w:cs="David"/>
          <w:sz w:val="24"/>
          <w:szCs w:val="24"/>
          <w:rtl/>
          <w:lang w:eastAsia="he-IL"/>
        </w:rPr>
        <w:t xml:space="preserve"> לו באם הקבלן והמפקח הבינו את ת</w:t>
      </w:r>
      <w:r w:rsidRPr="00BA31BA">
        <w:rPr>
          <w:rFonts w:ascii="Times New Roman" w:eastAsia="Times New Roman" w:hAnsi="Times New Roman" w:cs="David"/>
          <w:sz w:val="24"/>
          <w:szCs w:val="24"/>
          <w:rtl/>
          <w:lang w:eastAsia="he-IL"/>
        </w:rPr>
        <w:t>כניות המתכנן ואת הוראותיו.</w:t>
      </w:r>
    </w:p>
    <w:p w14:paraId="4E5862A3" w14:textId="77777777" w:rsidR="00DE0948" w:rsidRPr="00BA31BA"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 xml:space="preserve">הדרכה ומתן הסברים למפקח, במידה ונתמנה כזה לפקוח על העבודות, </w:t>
      </w:r>
      <w:r w:rsidRPr="00BA31BA">
        <w:rPr>
          <w:rFonts w:ascii="Times New Roman" w:eastAsia="Times New Roman" w:hAnsi="Times New Roman" w:cs="David"/>
          <w:sz w:val="24"/>
          <w:szCs w:val="24"/>
          <w:rtl/>
          <w:lang w:eastAsia="he-IL"/>
        </w:rPr>
        <w:lastRenderedPageBreak/>
        <w:t>הדרכה ומתן הסברים לקבלני העבודות באתר ומחוצה לו.</w:t>
      </w:r>
    </w:p>
    <w:p w14:paraId="2FCCE879" w14:textId="77777777" w:rsidR="00DE0948" w:rsidRPr="00BA31BA"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62FF3AF4" w14:textId="77777777" w:rsidR="00DE0948" w:rsidRPr="00BA31BA"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74858A0A" w14:textId="77777777" w:rsidR="00DE0948" w:rsidRPr="00BA31BA"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420D94F3" w14:textId="77777777" w:rsidR="00DE0948" w:rsidRPr="00BA31BA"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י</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1E17F6BC" w14:textId="77777777" w:rsidR="00DE0948" w:rsidRPr="00BA31BA"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מתן י</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עוץ לפתרונות במקרים של כשלים בבצוע העבודות לעומת התכנון.</w:t>
      </w:r>
    </w:p>
    <w:p w14:paraId="18615694" w14:textId="77777777" w:rsidR="00DE0948" w:rsidRPr="00BA31BA"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י</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69431BCB" w14:textId="77777777" w:rsidR="00DE0948" w:rsidRPr="00BA31BA"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י</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E8E2525" w14:textId="77777777" w:rsidR="00DE0948" w:rsidRPr="00BA31BA"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 xml:space="preserve">הכנה וחתימה על כל מסמך </w:t>
      </w:r>
      <w:r w:rsidRPr="00BA31BA">
        <w:rPr>
          <w:rFonts w:ascii="Times New Roman" w:eastAsia="Times New Roman" w:hAnsi="Times New Roman" w:cs="David" w:hint="cs"/>
          <w:sz w:val="24"/>
          <w:szCs w:val="24"/>
          <w:rtl/>
          <w:lang w:eastAsia="he-IL"/>
        </w:rPr>
        <w:t>שיידר</w:t>
      </w:r>
      <w:r w:rsidRPr="00BA31BA">
        <w:rPr>
          <w:rFonts w:ascii="Times New Roman" w:eastAsia="Times New Roman" w:hAnsi="Times New Roman" w:cs="David" w:hint="eastAsia"/>
          <w:sz w:val="24"/>
          <w:szCs w:val="24"/>
          <w:rtl/>
          <w:lang w:eastAsia="he-IL"/>
        </w:rPr>
        <w:t>ש</w:t>
      </w:r>
      <w:r w:rsidRPr="00BA31BA">
        <w:rPr>
          <w:rFonts w:ascii="Times New Roman" w:eastAsia="Times New Roman" w:hAnsi="Times New Roman" w:cs="David"/>
          <w:sz w:val="24"/>
          <w:szCs w:val="24"/>
          <w:rtl/>
          <w:lang w:eastAsia="he-IL"/>
        </w:rPr>
        <w:t xml:space="preserve"> ע"י הרשויות מהמתכנן במהלך הבניה, על אישור לחיבור הפרויקט למערכות, ועל אישור לאכלוס ולתעודת גמר.</w:t>
      </w:r>
    </w:p>
    <w:p w14:paraId="3E33D395" w14:textId="77777777" w:rsidR="00DE0948" w:rsidRPr="00BA31BA"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6548DE7B" w14:textId="77777777" w:rsidR="00DE0948" w:rsidRPr="00BA31BA"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378C0F58" w14:textId="77777777" w:rsidR="00DE0948" w:rsidRPr="00BA31BA"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133563B6" w14:textId="77777777" w:rsidR="00DE0948" w:rsidRPr="00BA31BA"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השתתפות עם המזמין בהגנה מפני תביעות בקשר עם תכנון וב</w:t>
      </w:r>
      <w:r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sz w:val="24"/>
          <w:szCs w:val="24"/>
          <w:rtl/>
          <w:lang w:eastAsia="he-IL"/>
        </w:rPr>
        <w:t xml:space="preserve">צוע </w:t>
      </w:r>
      <w:r w:rsidRPr="00BA31BA">
        <w:rPr>
          <w:rFonts w:ascii="Times New Roman" w:eastAsia="Times New Roman" w:hAnsi="Times New Roman" w:cs="David"/>
          <w:sz w:val="24"/>
          <w:szCs w:val="24"/>
          <w:rtl/>
          <w:lang w:eastAsia="he-IL"/>
        </w:rPr>
        <w:lastRenderedPageBreak/>
        <w:t>העבודות</w:t>
      </w:r>
      <w:r w:rsidRPr="00BA31BA">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BA31BA">
        <w:rPr>
          <w:rFonts w:ascii="Times New Roman" w:eastAsia="Times New Roman" w:hAnsi="Times New Roman" w:cs="David"/>
          <w:sz w:val="24"/>
          <w:szCs w:val="24"/>
          <w:rtl/>
          <w:lang w:eastAsia="he-IL"/>
        </w:rPr>
        <w:t>.</w:t>
      </w:r>
    </w:p>
    <w:p w14:paraId="023EEE33" w14:textId="77777777" w:rsidR="00DE0948" w:rsidRPr="00BA31BA"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כל יתר הדרוש לפיקוח עליון, ולביקורת על הבניה.</w:t>
      </w:r>
    </w:p>
    <w:p w14:paraId="4344CD07" w14:textId="77777777" w:rsidR="00DE0948" w:rsidRPr="00BA31BA" w:rsidRDefault="00973EDE"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עיבוד ת</w:t>
      </w:r>
      <w:r w:rsidR="00DE0948" w:rsidRPr="00BA31BA">
        <w:rPr>
          <w:rFonts w:ascii="Times New Roman" w:eastAsia="Times New Roman" w:hAnsi="Times New Roman" w:cs="David"/>
          <w:sz w:val="24"/>
          <w:szCs w:val="24"/>
          <w:rtl/>
          <w:lang w:eastAsia="he-IL"/>
        </w:rPr>
        <w:t>כניות הפרויקט כפי שבוצעו למעשה (</w:t>
      </w:r>
      <w:r w:rsidR="00DE0948" w:rsidRPr="00BA31BA">
        <w:rPr>
          <w:rFonts w:ascii="Times New Roman" w:eastAsia="Times New Roman" w:hAnsi="Times New Roman" w:cs="David"/>
          <w:sz w:val="24"/>
          <w:szCs w:val="24"/>
          <w:lang w:eastAsia="he-IL"/>
        </w:rPr>
        <w:t>AS-MADE</w:t>
      </w:r>
      <w:r w:rsidRPr="00BA31BA">
        <w:rPr>
          <w:rFonts w:ascii="Times New Roman" w:eastAsia="Times New Roman" w:hAnsi="Times New Roman" w:cs="David"/>
          <w:sz w:val="24"/>
          <w:szCs w:val="24"/>
          <w:rtl/>
          <w:lang w:eastAsia="he-IL"/>
        </w:rPr>
        <w:t>) על בסיס ת</w:t>
      </w:r>
      <w:r w:rsidR="00DE0948" w:rsidRPr="00BA31BA">
        <w:rPr>
          <w:rFonts w:ascii="Times New Roman" w:eastAsia="Times New Roman" w:hAnsi="Times New Roman" w:cs="David"/>
          <w:sz w:val="24"/>
          <w:szCs w:val="24"/>
          <w:rtl/>
          <w:lang w:eastAsia="he-IL"/>
        </w:rPr>
        <w:t xml:space="preserve">כניות </w:t>
      </w:r>
      <w:r w:rsidR="00DE0948" w:rsidRPr="00BA31BA">
        <w:rPr>
          <w:rFonts w:ascii="Times New Roman" w:eastAsia="Times New Roman" w:hAnsi="Times New Roman" w:cs="David"/>
          <w:sz w:val="24"/>
          <w:szCs w:val="24"/>
          <w:lang w:eastAsia="he-IL"/>
        </w:rPr>
        <w:t>AS-MADE</w:t>
      </w:r>
      <w:r w:rsidR="00DE0948" w:rsidRPr="00BA31BA">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417A6FB8"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ב</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111CBF16" w14:textId="77777777" w:rsidR="00DE0948" w:rsidRPr="00BA31BA" w:rsidRDefault="00DE0948" w:rsidP="00A24B63">
      <w:pPr>
        <w:widowControl w:val="0"/>
        <w:spacing w:before="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ג</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לאחר כל ביקור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w:t>
      </w:r>
      <w:r w:rsidR="00973EDE" w:rsidRPr="00BA31BA">
        <w:rPr>
          <w:rFonts w:ascii="Times New Roman" w:eastAsia="Times New Roman" w:hAnsi="Times New Roman" w:cs="David"/>
          <w:sz w:val="24"/>
          <w:szCs w:val="24"/>
          <w:rtl/>
          <w:lang w:eastAsia="he-IL"/>
        </w:rPr>
        <w:t>צוע העבודות, מצא אותן תואמות לת</w:t>
      </w:r>
      <w:r w:rsidRPr="00BA31BA">
        <w:rPr>
          <w:rFonts w:ascii="Times New Roman" w:eastAsia="Times New Roman" w:hAnsi="Times New Roman" w:cs="David"/>
          <w:sz w:val="24"/>
          <w:szCs w:val="24"/>
          <w:rtl/>
          <w:lang w:eastAsia="he-IL"/>
        </w:rPr>
        <w:t xml:space="preserve">כניותיו ולתקנים מחייבים וכי בוצעו לשביעות רצונו.  </w:t>
      </w:r>
    </w:p>
    <w:p w14:paraId="16DB6F49" w14:textId="77777777" w:rsidR="00DE0948" w:rsidRPr="00BA31BA" w:rsidRDefault="00DE0948" w:rsidP="00A24B63">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sz w:val="24"/>
          <w:szCs w:val="24"/>
          <w:rtl/>
          <w:lang w:eastAsia="he-IL"/>
        </w:rPr>
        <w:tab/>
        <w:t>ללא דו"חות והצהרה אלה לא תשולם למתכנן יתרת שכרו עבור פיקוח עליון.</w:t>
      </w:r>
    </w:p>
    <w:p w14:paraId="7B48F126" w14:textId="77777777" w:rsidR="00DE0948" w:rsidRPr="00BA31BA"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ד</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 xml:space="preserve">יעוץ למזמין בדבר אחזקת הפרויקט. </w:t>
      </w:r>
    </w:p>
    <w:p w14:paraId="38583066" w14:textId="4D0A1FF8" w:rsidR="00DE0948" w:rsidRPr="00BA31BA" w:rsidRDefault="00DE0948" w:rsidP="00E95663">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3.</w:t>
      </w:r>
      <w:r w:rsidRPr="00BA31BA">
        <w:rPr>
          <w:rFonts w:ascii="Times New Roman" w:eastAsia="Times New Roman" w:hAnsi="Times New Roman" w:cs="David"/>
          <w:sz w:val="24"/>
          <w:szCs w:val="24"/>
          <w:rtl/>
          <w:lang w:eastAsia="he-IL"/>
        </w:rPr>
        <w:tab/>
      </w:r>
      <w:r w:rsidR="00E95663" w:rsidRPr="00BA31BA">
        <w:rPr>
          <w:rFonts w:ascii="Times New Roman" w:eastAsia="Times New Roman" w:hAnsi="Times New Roman" w:cs="David" w:hint="cs"/>
          <w:sz w:val="24"/>
          <w:szCs w:val="24"/>
          <w:u w:val="single"/>
          <w:rtl/>
          <w:lang w:eastAsia="he-IL"/>
        </w:rPr>
        <w:t xml:space="preserve">מבוטל </w:t>
      </w:r>
    </w:p>
    <w:p w14:paraId="467DD6C4" w14:textId="5A0F0E8F" w:rsidR="00DE0948" w:rsidRPr="00BA31BA" w:rsidRDefault="00DE0948" w:rsidP="00E95663">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ab/>
        <w:t xml:space="preserve"> </w:t>
      </w:r>
    </w:p>
    <w:p w14:paraId="64A4EF19" w14:textId="77777777" w:rsidR="00DE0948" w:rsidRPr="00BA31BA"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4.</w:t>
      </w:r>
      <w:r w:rsidRPr="00BA31BA">
        <w:rPr>
          <w:rFonts w:ascii="Times New Roman" w:eastAsia="Times New Roman" w:hAnsi="Times New Roman" w:cs="David"/>
          <w:sz w:val="24"/>
          <w:szCs w:val="24"/>
          <w:rtl/>
          <w:lang w:eastAsia="he-IL"/>
        </w:rPr>
        <w:tab/>
        <w:t xml:space="preserve">המתכנן מתחייב לשמור על דיסקט </w:t>
      </w:r>
      <w:r w:rsidR="00973EDE" w:rsidRPr="00BA31BA">
        <w:rPr>
          <w:rFonts w:ascii="Times New Roman" w:eastAsia="Times New Roman" w:hAnsi="Times New Roman" w:cs="David" w:hint="cs"/>
          <w:sz w:val="24"/>
          <w:szCs w:val="24"/>
          <w:rtl/>
          <w:lang w:eastAsia="he-IL"/>
        </w:rPr>
        <w:t>ואוריגינלי</w:t>
      </w:r>
      <w:r w:rsidR="00973EDE" w:rsidRPr="00BA31BA">
        <w:rPr>
          <w:rFonts w:ascii="Times New Roman" w:eastAsia="Times New Roman" w:hAnsi="Times New Roman" w:cs="David" w:hint="eastAsia"/>
          <w:sz w:val="24"/>
          <w:szCs w:val="24"/>
          <w:rtl/>
          <w:lang w:eastAsia="he-IL"/>
        </w:rPr>
        <w:t>ים</w:t>
      </w:r>
      <w:r w:rsidRPr="00BA31BA">
        <w:rPr>
          <w:rFonts w:ascii="Times New Roman" w:eastAsia="Times New Roman" w:hAnsi="Times New Roman" w:cs="David"/>
          <w:sz w:val="24"/>
          <w:szCs w:val="24"/>
          <w:rtl/>
          <w:lang w:eastAsia="he-IL"/>
        </w:rPr>
        <w:t xml:space="preserve"> ש</w:t>
      </w:r>
      <w:r w:rsidR="00510E77" w:rsidRPr="00BA31BA">
        <w:rPr>
          <w:rFonts w:ascii="Times New Roman" w:eastAsia="Times New Roman" w:hAnsi="Times New Roman" w:cs="David"/>
          <w:sz w:val="24"/>
          <w:szCs w:val="24"/>
          <w:rtl/>
          <w:lang w:eastAsia="he-IL"/>
        </w:rPr>
        <w:t xml:space="preserve">ל התוכניות עד לאחר סיום הביצוע </w:t>
      </w:r>
      <w:r w:rsidRPr="00BA31BA">
        <w:rPr>
          <w:rFonts w:ascii="Times New Roman" w:eastAsia="Times New Roman" w:hAnsi="Times New Roman" w:cs="David"/>
          <w:sz w:val="24"/>
          <w:szCs w:val="24"/>
          <w:rtl/>
          <w:lang w:eastAsia="he-IL"/>
        </w:rPr>
        <w:t>בשטח</w:t>
      </w:r>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sz w:val="24"/>
          <w:szCs w:val="24"/>
          <w:rtl/>
          <w:lang w:eastAsia="he-IL"/>
        </w:rPr>
        <w:t>של</w:t>
      </w:r>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sz w:val="24"/>
          <w:szCs w:val="24"/>
          <w:rtl/>
          <w:lang w:eastAsia="he-IL"/>
        </w:rPr>
        <w:t>העבודות נשוא התכנון, כך שניתן יהיה לבצע מהם העתקות, צילומים וכו' וכן ניתן יהיה לבצע בהם תיקונים ושינויים.</w:t>
      </w:r>
    </w:p>
    <w:p w14:paraId="26758061" w14:textId="77777777" w:rsidR="00DE0948" w:rsidRPr="00BA31BA"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5.</w:t>
      </w:r>
      <w:r w:rsidRPr="00BA31BA">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04CACB1B" w14:textId="77777777" w:rsidR="00DE0948" w:rsidRPr="00BA31BA"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6.</w:t>
      </w:r>
      <w:r w:rsidRPr="00BA31BA">
        <w:rPr>
          <w:rFonts w:ascii="Times New Roman" w:eastAsia="Times New Roman" w:hAnsi="Times New Roman" w:cs="David" w:hint="cs"/>
          <w:sz w:val="24"/>
          <w:szCs w:val="24"/>
          <w:rtl/>
          <w:lang w:eastAsia="he-IL"/>
        </w:rPr>
        <w:tab/>
        <w:t>יובהר כדלקמן:</w:t>
      </w:r>
    </w:p>
    <w:p w14:paraId="72DE7152" w14:textId="77777777" w:rsidR="00DE0948" w:rsidRPr="00BA31BA"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sz w:val="24"/>
          <w:szCs w:val="24"/>
          <w:lang w:eastAsia="he-IL"/>
        </w:rPr>
      </w:pPr>
      <w:r w:rsidRPr="00BA31BA">
        <w:rPr>
          <w:rFonts w:ascii="Times New Roman" w:eastAsia="Times New Roman" w:hAnsi="Times New Roman" w:cs="David"/>
          <w:sz w:val="24"/>
          <w:szCs w:val="24"/>
          <w:rtl/>
          <w:lang w:eastAsia="he-IL"/>
        </w:rPr>
        <w:t xml:space="preserve">העבודה הממוחשבת בפרויקט תיערך בתכנת </w:t>
      </w:r>
      <w:r w:rsidRPr="00BA31BA">
        <w:rPr>
          <w:rFonts w:ascii="Times New Roman" w:eastAsia="Times New Roman" w:hAnsi="Times New Roman" w:cs="David"/>
          <w:sz w:val="24"/>
          <w:szCs w:val="24"/>
          <w:lang w:eastAsia="he-IL"/>
        </w:rPr>
        <w:t>REVIT</w:t>
      </w:r>
      <w:r w:rsidRPr="00BA31BA">
        <w:rPr>
          <w:rFonts w:ascii="Times New Roman" w:eastAsia="Times New Roman" w:hAnsi="Times New Roman" w:cs="David"/>
          <w:sz w:val="24"/>
          <w:szCs w:val="24"/>
          <w:rtl/>
          <w:lang w:eastAsia="he-IL"/>
        </w:rPr>
        <w:t xml:space="preserve"> על </w:t>
      </w:r>
      <w:r w:rsidRPr="00BA31BA">
        <w:rPr>
          <w:rFonts w:ascii="Times New Roman" w:eastAsia="Times New Roman" w:hAnsi="Times New Roman" w:cs="David" w:hint="cs"/>
          <w:sz w:val="24"/>
          <w:szCs w:val="24"/>
          <w:rtl/>
          <w:lang w:eastAsia="he-IL"/>
        </w:rPr>
        <w:t>המתכנן</w:t>
      </w:r>
      <w:r w:rsidRPr="00BA31BA">
        <w:rPr>
          <w:rFonts w:ascii="Times New Roman" w:eastAsia="Times New Roman" w:hAnsi="Times New Roman" w:cs="David"/>
          <w:sz w:val="24"/>
          <w:szCs w:val="24"/>
          <w:rtl/>
          <w:lang w:eastAsia="he-IL"/>
        </w:rPr>
        <w:t xml:space="preserve"> לדאוג לעמדות עבודה וכ"א מוכשר במשרדו בהתאם.</w:t>
      </w:r>
    </w:p>
    <w:p w14:paraId="5AAE3E90" w14:textId="77777777" w:rsidR="00DE0948" w:rsidRPr="00BA31BA"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כל קבצי התכנון והמסמכים השונים יוטענו למערכת </w:t>
      </w:r>
      <w:r w:rsidR="00510E77" w:rsidRPr="00BA31BA">
        <w:rPr>
          <w:rFonts w:ascii="Times New Roman" w:eastAsia="Times New Roman" w:hAnsi="Times New Roman" w:cs="David" w:hint="cs"/>
          <w:sz w:val="24"/>
          <w:szCs w:val="24"/>
          <w:rtl/>
          <w:lang w:eastAsia="he-IL"/>
        </w:rPr>
        <w:t xml:space="preserve">כדוגמת </w:t>
      </w:r>
      <w:r w:rsidRPr="00BA31BA">
        <w:rPr>
          <w:rFonts w:ascii="Times New Roman" w:eastAsia="Times New Roman" w:hAnsi="Times New Roman" w:cs="David"/>
          <w:sz w:val="24"/>
          <w:szCs w:val="24"/>
          <w:rtl/>
          <w:lang w:eastAsia="he-IL"/>
        </w:rPr>
        <w:t>ה-</w:t>
      </w:r>
      <w:r w:rsidRPr="00BA31BA">
        <w:rPr>
          <w:rFonts w:ascii="Times New Roman" w:eastAsia="Times New Roman" w:hAnsi="Times New Roman" w:cs="David"/>
          <w:sz w:val="24"/>
          <w:szCs w:val="24"/>
          <w:lang w:eastAsia="he-IL"/>
        </w:rPr>
        <w:lastRenderedPageBreak/>
        <w:t>@view</w:t>
      </w:r>
      <w:r w:rsidRPr="00BA31BA">
        <w:rPr>
          <w:rFonts w:ascii="Times New Roman" w:eastAsia="Times New Roman" w:hAnsi="Times New Roman" w:cs="David"/>
          <w:sz w:val="24"/>
          <w:szCs w:val="24"/>
          <w:rtl/>
          <w:lang w:eastAsia="he-IL"/>
        </w:rPr>
        <w:t xml:space="preserve">, תעבורת המידע היחידה הקבילה בפרויקט. </w:t>
      </w:r>
    </w:p>
    <w:p w14:paraId="69A30A2E" w14:textId="77777777" w:rsidR="00DE0948" w:rsidRPr="00BA31BA"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sz w:val="24"/>
          <w:szCs w:val="24"/>
          <w:lang w:eastAsia="he-IL"/>
        </w:rPr>
      </w:pPr>
      <w:r w:rsidRPr="00BA31BA">
        <w:rPr>
          <w:rFonts w:ascii="Times New Roman" w:eastAsia="Times New Roman" w:hAnsi="Times New Roman" w:cs="David"/>
          <w:sz w:val="24"/>
          <w:szCs w:val="24"/>
          <w:rtl/>
          <w:lang w:eastAsia="he-IL"/>
        </w:rPr>
        <w:t xml:space="preserve">חשבונות המתכנן יוטענו ע"י </w:t>
      </w:r>
      <w:r w:rsidRPr="00BA31BA">
        <w:rPr>
          <w:rFonts w:ascii="Times New Roman" w:eastAsia="Times New Roman" w:hAnsi="Times New Roman" w:cs="David" w:hint="cs"/>
          <w:sz w:val="24"/>
          <w:szCs w:val="24"/>
          <w:rtl/>
          <w:lang w:eastAsia="he-IL"/>
        </w:rPr>
        <w:t>המפקח</w:t>
      </w:r>
      <w:r w:rsidRPr="00BA31BA">
        <w:rPr>
          <w:rFonts w:ascii="Times New Roman" w:eastAsia="Times New Roman" w:hAnsi="Times New Roman" w:cs="David"/>
          <w:sz w:val="24"/>
          <w:szCs w:val="24"/>
          <w:rtl/>
          <w:lang w:eastAsia="he-IL"/>
        </w:rPr>
        <w:t xml:space="preserve"> למערכת </w:t>
      </w:r>
      <w:r w:rsidR="00510E77" w:rsidRPr="00BA31BA">
        <w:rPr>
          <w:rFonts w:ascii="Times New Roman" w:eastAsia="Times New Roman" w:hAnsi="Times New Roman" w:cs="David" w:hint="cs"/>
          <w:sz w:val="24"/>
          <w:szCs w:val="24"/>
          <w:rtl/>
          <w:lang w:eastAsia="he-IL"/>
        </w:rPr>
        <w:t xml:space="preserve">כדוגמת </w:t>
      </w:r>
      <w:r w:rsidRPr="00BA31BA">
        <w:rPr>
          <w:rFonts w:ascii="Times New Roman" w:eastAsia="Times New Roman" w:hAnsi="Times New Roman" w:cs="David"/>
          <w:sz w:val="24"/>
          <w:szCs w:val="24"/>
          <w:rtl/>
          <w:lang w:eastAsia="he-IL"/>
        </w:rPr>
        <w:t>ה-</w:t>
      </w:r>
      <w:r w:rsidRPr="00BA31BA">
        <w:rPr>
          <w:rFonts w:ascii="Times New Roman" w:eastAsia="Times New Roman" w:hAnsi="Times New Roman" w:cs="David"/>
          <w:sz w:val="24"/>
          <w:szCs w:val="24"/>
          <w:lang w:eastAsia="he-IL"/>
        </w:rPr>
        <w:t>@view</w:t>
      </w:r>
      <w:r w:rsidRPr="00BA31BA">
        <w:rPr>
          <w:rFonts w:ascii="Times New Roman" w:eastAsia="Times New Roman" w:hAnsi="Times New Roman" w:cs="David"/>
          <w:sz w:val="24"/>
          <w:szCs w:val="24"/>
          <w:rtl/>
          <w:lang w:eastAsia="he-IL"/>
        </w:rPr>
        <w:t xml:space="preserve"> לתיקיית "חשבונות מוגשים", כתנאי לטיפול בהם.</w:t>
      </w:r>
    </w:p>
    <w:p w14:paraId="2ECA67D2" w14:textId="77777777" w:rsidR="00DE0948" w:rsidRPr="00BA31BA"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FDA65A" w14:textId="77777777" w:rsidR="00FE4560" w:rsidRPr="00BA31BA" w:rsidRDefault="00FE4560"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A31BA">
        <w:rPr>
          <w:rFonts w:ascii="Times New Roman" w:eastAsia="Times New Roman" w:hAnsi="Times New Roman" w:cs="David"/>
          <w:bCs/>
          <w:sz w:val="20"/>
          <w:szCs w:val="24"/>
          <w:u w:val="single"/>
          <w:rtl/>
          <w:lang w:eastAsia="he-IL"/>
        </w:rPr>
        <w:br w:type="page"/>
      </w:r>
    </w:p>
    <w:p w14:paraId="0EE393FA"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BB0AA06"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A31BA">
        <w:rPr>
          <w:rFonts w:ascii="Times New Roman" w:eastAsia="Times New Roman" w:hAnsi="Times New Roman" w:cs="David"/>
          <w:bCs/>
          <w:sz w:val="20"/>
          <w:szCs w:val="24"/>
          <w:u w:val="single"/>
          <w:rtl/>
          <w:lang w:eastAsia="he-IL"/>
        </w:rPr>
        <w:t xml:space="preserve">נספח </w:t>
      </w:r>
      <w:r w:rsidR="00FE0659" w:rsidRPr="00BA31BA">
        <w:rPr>
          <w:rFonts w:ascii="Times New Roman" w:eastAsia="Times New Roman" w:hAnsi="Times New Roman" w:cs="David" w:hint="cs"/>
          <w:bCs/>
          <w:sz w:val="20"/>
          <w:szCs w:val="24"/>
          <w:u w:val="single"/>
          <w:rtl/>
          <w:lang w:eastAsia="he-IL"/>
        </w:rPr>
        <w:t>"</w:t>
      </w:r>
      <w:r w:rsidRPr="00BA31BA">
        <w:rPr>
          <w:rFonts w:ascii="Times New Roman" w:eastAsia="Times New Roman" w:hAnsi="Times New Roman" w:cs="David"/>
          <w:bCs/>
          <w:sz w:val="20"/>
          <w:szCs w:val="24"/>
          <w:u w:val="single"/>
          <w:rtl/>
          <w:lang w:eastAsia="he-IL"/>
        </w:rPr>
        <w:t>ג'</w:t>
      </w:r>
      <w:r w:rsidR="00FE0659" w:rsidRPr="00BA31BA">
        <w:rPr>
          <w:rFonts w:ascii="Times New Roman" w:eastAsia="Times New Roman" w:hAnsi="Times New Roman" w:cs="David" w:hint="cs"/>
          <w:bCs/>
          <w:sz w:val="20"/>
          <w:szCs w:val="24"/>
          <w:u w:val="single"/>
          <w:rtl/>
          <w:lang w:eastAsia="he-IL"/>
        </w:rPr>
        <w:t>'</w:t>
      </w:r>
    </w:p>
    <w:p w14:paraId="5377779A"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9343D77"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A31BA">
        <w:rPr>
          <w:rFonts w:ascii="Times New Roman" w:eastAsia="Times New Roman" w:hAnsi="Times New Roman" w:cs="David"/>
          <w:bCs/>
          <w:sz w:val="20"/>
          <w:szCs w:val="24"/>
          <w:u w:val="single"/>
          <w:rtl/>
          <w:lang w:eastAsia="he-IL"/>
        </w:rPr>
        <w:t>לוח זמנים ושלבי עבודה</w:t>
      </w:r>
    </w:p>
    <w:p w14:paraId="5426D4FF"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0C62183"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C00877C" w14:textId="77777777" w:rsidR="00DE0948" w:rsidRPr="00BA31BA"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BA31BA">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BA31BA">
        <w:rPr>
          <w:rFonts w:ascii="Times New Roman" w:eastAsia="Times New Roman" w:hAnsi="Times New Roman" w:cs="David"/>
          <w:sz w:val="20"/>
          <w:szCs w:val="24"/>
          <w:lang w:eastAsia="he-IL"/>
        </w:rPr>
        <w:t>–</w:t>
      </w:r>
      <w:r w:rsidRPr="00BA31BA">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B5AABA4"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0777557" w14:textId="77777777" w:rsidR="00DE0948" w:rsidRPr="00BA31BA"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BA31BA">
        <w:rPr>
          <w:rFonts w:ascii="Times New Roman" w:eastAsia="Times New Roman" w:hAnsi="Times New Roman" w:cs="David"/>
          <w:sz w:val="20"/>
          <w:szCs w:val="24"/>
          <w:rtl/>
          <w:lang w:eastAsia="he-IL"/>
        </w:rPr>
        <w:t>המהנדס וצוותו יעסקו בפרויקט לפי הצורך וללא הגבלת זמן.</w:t>
      </w:r>
    </w:p>
    <w:p w14:paraId="21DD5E61"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447A6590" w14:textId="77777777" w:rsidR="00DE0948" w:rsidRPr="00BA31BA"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BA31BA">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2697133D"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C9E168" w14:textId="77777777" w:rsidR="00DE0948" w:rsidRPr="00BA31BA"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BA31BA">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BA31BA">
        <w:rPr>
          <w:rFonts w:ascii="Times New Roman" w:eastAsia="Times New Roman" w:hAnsi="Times New Roman" w:cs="David" w:hint="cs"/>
          <w:sz w:val="20"/>
          <w:szCs w:val="24"/>
          <w:rtl/>
          <w:lang w:eastAsia="he-IL"/>
        </w:rPr>
        <w:t>ב</w:t>
      </w:r>
      <w:r w:rsidRPr="00BA31BA">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7D908E1"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367F20" w14:textId="77777777" w:rsidR="00DE0948" w:rsidRPr="00BA31BA"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BA31BA">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71B7AADD"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22E1FD" w14:textId="103CC301" w:rsidR="00DE0948" w:rsidRPr="00BA31BA" w:rsidRDefault="00DE0948" w:rsidP="00525B8A">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4"/>
          <w:szCs w:val="24"/>
          <w:lang w:eastAsia="he-IL"/>
        </w:rPr>
      </w:pPr>
      <w:r w:rsidRPr="00BA31BA">
        <w:rPr>
          <w:rFonts w:ascii="Times New Roman" w:eastAsia="Times New Roman" w:hAnsi="Times New Roman" w:cs="David"/>
          <w:sz w:val="20"/>
          <w:szCs w:val="24"/>
          <w:rtl/>
          <w:lang w:eastAsia="he-IL"/>
        </w:rPr>
        <w:t xml:space="preserve">התקדמות </w:t>
      </w:r>
      <w:r w:rsidRPr="00BA31BA">
        <w:rPr>
          <w:rFonts w:ascii="Times New Roman" w:eastAsia="Times New Roman" w:hAnsi="Times New Roman" w:cs="David" w:hint="cs"/>
          <w:sz w:val="20"/>
          <w:szCs w:val="24"/>
          <w:rtl/>
          <w:lang w:eastAsia="he-IL"/>
        </w:rPr>
        <w:t>הייעוץ</w:t>
      </w:r>
      <w:r w:rsidRPr="00BA31BA">
        <w:rPr>
          <w:rFonts w:ascii="Times New Roman" w:eastAsia="Times New Roman" w:hAnsi="Times New Roman" w:cs="David"/>
          <w:sz w:val="20"/>
          <w:szCs w:val="24"/>
          <w:rtl/>
          <w:lang w:eastAsia="he-IL"/>
        </w:rPr>
        <w:t xml:space="preserve"> </w:t>
      </w:r>
      <w:r w:rsidRPr="00BA31BA">
        <w:rPr>
          <w:rFonts w:ascii="Times New Roman" w:eastAsia="Times New Roman" w:hAnsi="Times New Roman" w:cs="David" w:hint="cs"/>
          <w:sz w:val="20"/>
          <w:szCs w:val="24"/>
          <w:rtl/>
          <w:lang w:eastAsia="he-IL"/>
        </w:rPr>
        <w:t xml:space="preserve">ההידרולוגי ותכנון </w:t>
      </w:r>
      <w:r w:rsidRPr="00BA31BA">
        <w:rPr>
          <w:rFonts w:ascii="Times New Roman" w:eastAsia="Times New Roman" w:hAnsi="Times New Roman" w:cs="David" w:hint="cs"/>
          <w:sz w:val="24"/>
          <w:szCs w:val="24"/>
          <w:rtl/>
          <w:lang w:eastAsia="he-IL"/>
        </w:rPr>
        <w:t>הקמת משמרת מים, מאגרי מים וכו'</w:t>
      </w:r>
      <w:r w:rsidRPr="00BA31BA">
        <w:rPr>
          <w:rFonts w:ascii="Times New Roman" w:eastAsia="Times New Roman" w:hAnsi="Times New Roman" w:cs="David" w:hint="cs"/>
          <w:sz w:val="20"/>
          <w:szCs w:val="24"/>
          <w:rtl/>
          <w:lang w:eastAsia="he-IL"/>
        </w:rPr>
        <w:t>,</w:t>
      </w:r>
      <w:r w:rsidRPr="00BA31BA">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0B446A93" w14:textId="77777777" w:rsidR="00DE0948" w:rsidRPr="00BA31BA"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28180905" w14:textId="34F01A84" w:rsidR="00DE0948" w:rsidRPr="00BA31BA"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BA31BA">
        <w:rPr>
          <w:rFonts w:ascii="Times New Roman" w:eastAsia="Times New Roman" w:hAnsi="Times New Roman" w:cs="David"/>
          <w:b/>
          <w:bCs/>
          <w:sz w:val="24"/>
          <w:szCs w:val="24"/>
          <w:u w:val="single"/>
          <w:rtl/>
          <w:lang w:eastAsia="he-IL"/>
        </w:rPr>
        <w:t xml:space="preserve">נספח </w:t>
      </w:r>
      <w:r w:rsidR="00FE0659" w:rsidRPr="00BA31BA">
        <w:rPr>
          <w:rFonts w:ascii="Times New Roman" w:eastAsia="Times New Roman" w:hAnsi="Times New Roman" w:cs="David" w:hint="cs"/>
          <w:b/>
          <w:bCs/>
          <w:sz w:val="24"/>
          <w:szCs w:val="24"/>
          <w:u w:val="single"/>
          <w:rtl/>
          <w:lang w:eastAsia="he-IL"/>
        </w:rPr>
        <w:t>"</w:t>
      </w:r>
      <w:r w:rsidRPr="00BA31BA">
        <w:rPr>
          <w:rFonts w:ascii="Times New Roman" w:eastAsia="Times New Roman" w:hAnsi="Times New Roman" w:cs="David"/>
          <w:b/>
          <w:bCs/>
          <w:sz w:val="24"/>
          <w:szCs w:val="24"/>
          <w:u w:val="single"/>
          <w:rtl/>
          <w:lang w:eastAsia="he-IL"/>
        </w:rPr>
        <w:t>ד</w:t>
      </w:r>
      <w:r w:rsidR="00FE0659" w:rsidRPr="00BA31BA">
        <w:rPr>
          <w:rFonts w:ascii="Times New Roman" w:eastAsia="Times New Roman" w:hAnsi="Times New Roman" w:cs="David" w:hint="cs"/>
          <w:b/>
          <w:bCs/>
          <w:sz w:val="24"/>
          <w:szCs w:val="24"/>
          <w:u w:val="single"/>
          <w:rtl/>
          <w:lang w:eastAsia="he-IL"/>
        </w:rPr>
        <w:t>'</w:t>
      </w:r>
      <w:r w:rsidRPr="00BA31BA">
        <w:rPr>
          <w:rFonts w:ascii="Times New Roman" w:eastAsia="Times New Roman" w:hAnsi="Times New Roman" w:cs="David"/>
          <w:b/>
          <w:bCs/>
          <w:sz w:val="24"/>
          <w:szCs w:val="24"/>
          <w:u w:val="single"/>
          <w:rtl/>
          <w:lang w:eastAsia="he-IL"/>
        </w:rPr>
        <w:t>'</w:t>
      </w:r>
    </w:p>
    <w:p w14:paraId="3D1EDCB5" w14:textId="77777777" w:rsidR="004538E5" w:rsidRPr="00BA31BA" w:rsidRDefault="004538E5" w:rsidP="004538E5">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BA31BA">
        <w:rPr>
          <w:rFonts w:ascii="Times New Roman" w:eastAsia="Times New Roman" w:hAnsi="Times New Roman" w:cs="David"/>
          <w:b/>
          <w:bCs/>
          <w:sz w:val="24"/>
          <w:szCs w:val="24"/>
          <w:u w:val="single"/>
          <w:rtl/>
          <w:lang w:eastAsia="he-IL"/>
        </w:rPr>
        <w:t>שכר היועץ</w:t>
      </w:r>
    </w:p>
    <w:p w14:paraId="6405E810" w14:textId="77777777" w:rsidR="004538E5" w:rsidRPr="00BA31BA" w:rsidRDefault="004538E5" w:rsidP="004538E5">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1A4A59F" w14:textId="3D2A4DDF" w:rsidR="004538E5" w:rsidRPr="00BA31BA" w:rsidRDefault="004538E5" w:rsidP="006E76C0">
      <w:pPr>
        <w:pStyle w:val="ListParagraph"/>
        <w:widowControl w:val="0"/>
        <w:numPr>
          <w:ilvl w:val="0"/>
          <w:numId w:val="13"/>
        </w:numPr>
        <w:spacing w:before="120" w:after="60" w:line="240" w:lineRule="auto"/>
        <w:ind w:right="-181"/>
        <w:rPr>
          <w:sz w:val="24"/>
          <w:szCs w:val="24"/>
          <w:rtl/>
          <w:lang w:eastAsia="he-IL"/>
        </w:rPr>
      </w:pPr>
      <w:r w:rsidRPr="00BA31BA">
        <w:rPr>
          <w:sz w:val="24"/>
          <w:szCs w:val="24"/>
          <w:rtl/>
          <w:lang w:eastAsia="he-IL"/>
        </w:rPr>
        <w:lastRenderedPageBreak/>
        <w:t>תמורת ביצוע שרותי היועץ, כמפורט בנספח ב', ישלם המזמין ליועץ בשעורים כדלקמן:</w:t>
      </w:r>
    </w:p>
    <w:p w14:paraId="1296C5AE" w14:textId="77777777" w:rsidR="006E76C0" w:rsidRPr="00BA31BA" w:rsidRDefault="006E76C0" w:rsidP="006E76C0">
      <w:pPr>
        <w:pStyle w:val="ListParagraph"/>
        <w:widowControl w:val="0"/>
        <w:spacing w:before="120" w:after="60" w:line="240" w:lineRule="auto"/>
        <w:ind w:left="1080" w:right="-181"/>
        <w:rPr>
          <w:sz w:val="24"/>
          <w:szCs w:val="24"/>
          <w:rtl/>
          <w:lang w:eastAsia="he-IL"/>
        </w:rPr>
      </w:pPr>
    </w:p>
    <w:p w14:paraId="3A107CDE" w14:textId="1B11BD45" w:rsidR="00E0627B" w:rsidRPr="00BA31BA" w:rsidRDefault="004538E5" w:rsidP="006E76C0">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hint="cs"/>
          <w:sz w:val="24"/>
          <w:szCs w:val="24"/>
          <w:rtl/>
          <w:lang w:eastAsia="he-IL"/>
        </w:rPr>
        <w:t xml:space="preserve">תמורת ביצוע שירותי היועץ ישולם </w:t>
      </w:r>
      <w:r w:rsidRPr="00BA31BA">
        <w:rPr>
          <w:rFonts w:ascii="Times New Roman" w:eastAsia="Times New Roman" w:hAnsi="Times New Roman" w:cs="David"/>
          <w:sz w:val="24"/>
          <w:szCs w:val="24"/>
          <w:rtl/>
          <w:lang w:eastAsia="he-IL"/>
        </w:rPr>
        <w:t xml:space="preserve">סכום קבוע ומוחלט </w:t>
      </w:r>
      <w:r w:rsidR="006E76C0" w:rsidRPr="00BA31BA">
        <w:rPr>
          <w:rFonts w:ascii="Times New Roman" w:eastAsia="Times New Roman" w:hAnsi="Times New Roman" w:cs="David" w:hint="cs"/>
          <w:sz w:val="24"/>
          <w:szCs w:val="24"/>
          <w:rtl/>
          <w:lang w:eastAsia="he-IL"/>
        </w:rPr>
        <w:t xml:space="preserve">בסך </w:t>
      </w:r>
      <w:r w:rsidR="006E76C0" w:rsidRPr="00BA31BA">
        <w:rPr>
          <w:rFonts w:ascii="Times New Roman" w:eastAsia="Times New Roman" w:hAnsi="Times New Roman" w:cs="David" w:hint="cs"/>
          <w:b/>
          <w:bCs/>
          <w:sz w:val="24"/>
          <w:szCs w:val="24"/>
          <w:rtl/>
          <w:lang w:eastAsia="he-IL"/>
        </w:rPr>
        <w:t xml:space="preserve">9,500 ₪ ( במילים :  תשעת אלפים וחמש מאות ₪ ) </w:t>
      </w:r>
      <w:r w:rsidR="003654FF" w:rsidRPr="00BA31BA">
        <w:rPr>
          <w:rFonts w:ascii="Times New Roman" w:eastAsia="Times New Roman" w:hAnsi="Times New Roman" w:cs="David" w:hint="cs"/>
          <w:b/>
          <w:bCs/>
          <w:sz w:val="24"/>
          <w:szCs w:val="24"/>
          <w:rtl/>
          <w:lang w:eastAsia="he-IL"/>
        </w:rPr>
        <w:t xml:space="preserve">לכל </w:t>
      </w:r>
      <w:r w:rsidR="00E0627B" w:rsidRPr="00BA31BA">
        <w:rPr>
          <w:rFonts w:ascii="Times New Roman" w:eastAsia="Times New Roman" w:hAnsi="Times New Roman" w:cs="David" w:hint="cs"/>
          <w:b/>
          <w:bCs/>
          <w:sz w:val="24"/>
          <w:szCs w:val="24"/>
          <w:rtl/>
          <w:lang w:eastAsia="he-IL"/>
        </w:rPr>
        <w:t>מגרש</w:t>
      </w:r>
      <w:r w:rsidR="00E0627B" w:rsidRPr="00BA31BA">
        <w:rPr>
          <w:rFonts w:ascii="Times New Roman" w:eastAsia="Times New Roman" w:hAnsi="Times New Roman" w:cs="David" w:hint="cs"/>
          <w:sz w:val="24"/>
          <w:szCs w:val="24"/>
          <w:rtl/>
          <w:lang w:eastAsia="he-IL"/>
        </w:rPr>
        <w:t xml:space="preserve"> </w:t>
      </w:r>
      <w:r w:rsidR="003654FF" w:rsidRPr="00BA31BA">
        <w:rPr>
          <w:rFonts w:ascii="Times New Roman" w:eastAsia="Times New Roman" w:hAnsi="Times New Roman" w:cs="David" w:hint="cs"/>
          <w:sz w:val="24"/>
          <w:szCs w:val="24"/>
          <w:rtl/>
          <w:lang w:eastAsia="he-IL"/>
        </w:rPr>
        <w:t xml:space="preserve"> </w:t>
      </w:r>
      <w:r w:rsidR="006E76C0" w:rsidRPr="00BA31BA">
        <w:rPr>
          <w:rFonts w:ascii="Times New Roman" w:eastAsia="Times New Roman" w:hAnsi="Times New Roman" w:cs="David" w:hint="cs"/>
          <w:sz w:val="24"/>
          <w:szCs w:val="24"/>
          <w:rtl/>
          <w:lang w:eastAsia="he-IL"/>
        </w:rPr>
        <w:t>מהמגרשים להלן : 57-65   .</w:t>
      </w:r>
    </w:p>
    <w:p w14:paraId="5EAA8EE0" w14:textId="77777777" w:rsidR="003654FF" w:rsidRPr="00BA31BA" w:rsidRDefault="003654FF" w:rsidP="00BD5DF2">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5BC9EAB0" w14:textId="59A261F4" w:rsidR="000C518C" w:rsidRPr="00BA31BA" w:rsidRDefault="000C518C" w:rsidP="00BA31BA">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במידה ויידרש פיקוח עליון ומזמין יזמן בכתב את היועץ לבדיקה ואישור והמצאת דו"ח מסכם </w:t>
      </w:r>
      <w:r w:rsidR="00E95663" w:rsidRPr="00BA31BA">
        <w:rPr>
          <w:rFonts w:ascii="Times New Roman" w:eastAsia="Times New Roman" w:hAnsi="Times New Roman" w:cs="David" w:hint="cs"/>
          <w:sz w:val="24"/>
          <w:szCs w:val="24"/>
          <w:rtl/>
          <w:lang w:eastAsia="he-IL"/>
        </w:rPr>
        <w:t xml:space="preserve">למזמין ו/או הרשויות </w:t>
      </w:r>
      <w:r w:rsidRPr="00BA31BA">
        <w:rPr>
          <w:rFonts w:ascii="Times New Roman" w:eastAsia="Times New Roman" w:hAnsi="Times New Roman" w:cs="David" w:hint="cs"/>
          <w:sz w:val="24"/>
          <w:szCs w:val="24"/>
          <w:rtl/>
          <w:lang w:eastAsia="he-IL"/>
        </w:rPr>
        <w:t>, אזי</w:t>
      </w:r>
      <w:r w:rsidR="00E95663"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hint="cs"/>
          <w:sz w:val="24"/>
          <w:szCs w:val="24"/>
          <w:rtl/>
          <w:lang w:eastAsia="he-IL"/>
        </w:rPr>
        <w:t xml:space="preserve">תשולם תוספת לנ"ל בסך 1,500 ₪ לביקור ( זאת ללא קשר לכמות הבנינים ו/או יח"ד להם יזומן ) . </w:t>
      </w:r>
    </w:p>
    <w:p w14:paraId="0C2F1717" w14:textId="65CD2BD9" w:rsidR="004538E5" w:rsidRPr="00BA31BA"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p>
    <w:p w14:paraId="05957389" w14:textId="45201F43" w:rsidR="004538E5" w:rsidRPr="00BA31BA" w:rsidRDefault="004538E5" w:rsidP="00E0627B">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BA31BA">
        <w:rPr>
          <w:rFonts w:ascii="Times New Roman" w:eastAsia="Times New Roman" w:hAnsi="Times New Roman" w:cs="David" w:hint="cs"/>
          <w:sz w:val="24"/>
          <w:szCs w:val="24"/>
          <w:rtl/>
          <w:lang w:eastAsia="he-IL"/>
        </w:rPr>
        <w:t>2</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r>
      <w:r w:rsidRPr="00BA31BA">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sz w:val="24"/>
            <w:szCs w:val="24"/>
            <w:rtl/>
          </w:rPr>
          <w:alias w:val="סוג מדד כותרת"/>
          <w:tag w:val="cntMadadTypeTitle"/>
          <w:id w:val="1394936735"/>
          <w:placeholder>
            <w:docPart w:val="39D7B864086341D5A7418104D730C7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620B5A" w:rsidRPr="00BA31BA">
            <w:rPr>
              <w:rFonts w:ascii="Times New Roman" w:eastAsia="Times New Roman" w:hAnsi="Times New Roman" w:cs="David" w:hint="cs"/>
              <w:sz w:val="24"/>
              <w:szCs w:val="24"/>
              <w:rtl/>
            </w:rPr>
            <w:t>מדד המחירים לצרכן</w:t>
          </w:r>
        </w:sdtContent>
      </w:sdt>
      <w:r w:rsidRPr="00BA31BA">
        <w:rPr>
          <w:rFonts w:ascii="Times New Roman" w:eastAsia="Times New Roman" w:hAnsi="Times New Roman" w:cs="David" w:hint="cs"/>
          <w:sz w:val="24"/>
          <w:szCs w:val="24"/>
          <w:rtl/>
        </w:rPr>
        <w:br/>
      </w:r>
      <w:sdt>
        <w:sdtPr>
          <w:rPr>
            <w:rFonts w:ascii="Times New Roman" w:eastAsia="Times New Roman" w:hAnsi="Times New Roman" w:cs="David" w:hint="cs"/>
            <w:sz w:val="24"/>
            <w:szCs w:val="24"/>
            <w:rtl/>
          </w:rPr>
          <w:alias w:val="מדד בגין/ידוע - כותרת"/>
          <w:tag w:val="cntIsKnownTitle"/>
          <w:id w:val="1149088069"/>
          <w:placeholder>
            <w:docPart w:val="0912113E5CFD40BA9CDE906099581E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7466FF" w:rsidRPr="00BA31BA">
            <w:rPr>
              <w:rFonts w:ascii="Times New Roman" w:eastAsia="Times New Roman" w:hAnsi="Times New Roman" w:cs="David" w:hint="cs"/>
              <w:sz w:val="24"/>
              <w:szCs w:val="24"/>
              <w:rtl/>
            </w:rPr>
            <w:t>בגין</w:t>
          </w:r>
        </w:sdtContent>
      </w:sdt>
      <w:r w:rsidRPr="00BA31BA">
        <w:rPr>
          <w:rFonts w:ascii="Times New Roman" w:eastAsia="Times New Roman" w:hAnsi="Times New Roman" w:cs="David" w:hint="cs"/>
          <w:sz w:val="24"/>
          <w:szCs w:val="24"/>
          <w:rtl/>
        </w:rPr>
        <w:t xml:space="preserve"> </w:t>
      </w:r>
      <w:sdt>
        <w:sdtPr>
          <w:rPr>
            <w:rFonts w:ascii="Times New Roman" w:eastAsia="Times New Roman" w:hAnsi="Times New Roman" w:cs="David" w:hint="cs"/>
            <w:sz w:val="24"/>
            <w:szCs w:val="24"/>
            <w:rtl/>
          </w:rPr>
          <w:alias w:val="מדד בסיס"/>
          <w:tag w:val="cntMadadBase"/>
          <w:id w:val="1021983075"/>
          <w:placeholder>
            <w:docPart w:val="68DBE2504AF149658750563BC51B3D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2-10T00:00:00Z">
            <w:dateFormat w:val="dd/MM/yyyy"/>
            <w:lid w:val="he-IL"/>
            <w:storeMappedDataAs w:val="dateTime"/>
            <w:calendar w:val="gregorian"/>
          </w:date>
        </w:sdtPr>
        <w:sdtEndPr/>
        <w:sdtContent>
          <w:r w:rsidR="007466FF" w:rsidRPr="00BA31BA">
            <w:rPr>
              <w:rFonts w:ascii="Times New Roman" w:eastAsia="Times New Roman" w:hAnsi="Times New Roman" w:cs="David" w:hint="cs"/>
              <w:sz w:val="24"/>
              <w:szCs w:val="24"/>
              <w:rtl/>
            </w:rPr>
            <w:t>‏10/02/2022</w:t>
          </w:r>
        </w:sdtContent>
      </w:sdt>
      <w:r w:rsidRPr="00BA31BA">
        <w:rPr>
          <w:rFonts w:ascii="Times New Roman" w:eastAsia="Times New Roman" w:hAnsi="Times New Roman" w:cs="David" w:hint="cs"/>
          <w:sz w:val="24"/>
          <w:szCs w:val="24"/>
          <w:rtl/>
        </w:rPr>
        <w:t xml:space="preserve"> </w:t>
      </w:r>
      <w:r w:rsidRPr="00BA31BA">
        <w:rPr>
          <w:rFonts w:ascii="Times New Roman" w:eastAsia="Times New Roman" w:hAnsi="Times New Roman" w:cs="David" w:hint="cs"/>
          <w:sz w:val="24"/>
          <w:szCs w:val="24"/>
          <w:rtl/>
          <w:lang w:eastAsia="he-IL"/>
        </w:rPr>
        <w:t>עד למדד הידוע ביום הגשת כל חשבון.</w:t>
      </w:r>
    </w:p>
    <w:p w14:paraId="517E0401" w14:textId="77777777" w:rsidR="004538E5" w:rsidRPr="00BA31BA" w:rsidRDefault="004538E5" w:rsidP="004538E5">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6A6C8984" w14:textId="77777777" w:rsidR="004538E5" w:rsidRPr="00BA31BA"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3.</w:t>
      </w:r>
      <w:r w:rsidRPr="00BA31BA">
        <w:rPr>
          <w:rFonts w:ascii="Times New Roman" w:eastAsia="Times New Roman" w:hAnsi="Times New Roman" w:cs="David"/>
          <w:sz w:val="24"/>
          <w:szCs w:val="24"/>
          <w:rtl/>
          <w:lang w:eastAsia="he-IL"/>
        </w:rPr>
        <w:tab/>
        <w:t>למען הסר ספק:</w:t>
      </w:r>
    </w:p>
    <w:p w14:paraId="60E48BBB" w14:textId="7FE5DB81" w:rsidR="004538E5" w:rsidRPr="00BA31BA" w:rsidRDefault="004538E5" w:rsidP="00E0627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3.1</w:t>
      </w:r>
      <w:r w:rsidRPr="00BA31BA">
        <w:rPr>
          <w:rFonts w:ascii="Times New Roman" w:eastAsia="Times New Roman" w:hAnsi="Times New Roman" w:cs="David"/>
          <w:sz w:val="24"/>
          <w:szCs w:val="24"/>
          <w:rtl/>
          <w:lang w:eastAsia="he-IL"/>
        </w:rPr>
        <w:tab/>
      </w:r>
      <w:r w:rsidR="00E0627B" w:rsidRPr="00BA31BA">
        <w:rPr>
          <w:rFonts w:ascii="Times New Roman" w:eastAsia="Times New Roman" w:hAnsi="Times New Roman" w:cs="David" w:hint="cs"/>
          <w:sz w:val="24"/>
          <w:szCs w:val="24"/>
          <w:rtl/>
          <w:lang w:eastAsia="he-IL"/>
        </w:rPr>
        <w:t xml:space="preserve">בוטל </w:t>
      </w:r>
      <w:r w:rsidRPr="00BA31BA">
        <w:rPr>
          <w:rFonts w:ascii="Times New Roman" w:eastAsia="Times New Roman" w:hAnsi="Times New Roman" w:cs="David"/>
          <w:sz w:val="24"/>
          <w:szCs w:val="24"/>
          <w:rtl/>
          <w:lang w:eastAsia="he-IL"/>
        </w:rPr>
        <w:t xml:space="preserve"> </w:t>
      </w:r>
    </w:p>
    <w:p w14:paraId="3AD16BA9" w14:textId="77777777" w:rsidR="004538E5" w:rsidRPr="00BA31BA"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3.2</w:t>
      </w:r>
      <w:r w:rsidRPr="00BA31BA">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0F1C0D5C" w14:textId="77777777" w:rsidR="004538E5" w:rsidRPr="00BA31BA"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3.3</w:t>
      </w:r>
      <w:r w:rsidRPr="00BA31BA">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42394987" w14:textId="77777777" w:rsidR="004538E5" w:rsidRPr="00BA31BA"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4.</w:t>
      </w:r>
      <w:r w:rsidRPr="00BA31BA">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עפ"י דין.</w:t>
      </w:r>
    </w:p>
    <w:p w14:paraId="2AC6A858" w14:textId="77777777" w:rsidR="004538E5" w:rsidRPr="00BA31BA"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5.</w:t>
      </w:r>
      <w:r w:rsidRPr="00BA31BA">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המתכנן הושלמו וכל המסמכים והתוכניות נמסרו למזמין. </w:t>
      </w:r>
    </w:p>
    <w:p w14:paraId="22350BD1" w14:textId="77777777" w:rsidR="00DE0948" w:rsidRPr="00BA31BA"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BA31BA">
        <w:rPr>
          <w:rFonts w:ascii="Times New Roman" w:eastAsia="Times New Roman" w:hAnsi="Times New Roman" w:cs="David"/>
          <w:sz w:val="20"/>
          <w:szCs w:val="20"/>
          <w:rtl/>
          <w:lang w:eastAsia="he-IL"/>
        </w:rPr>
        <w:br w:type="page"/>
      </w:r>
      <w:r w:rsidRPr="00BA31BA">
        <w:rPr>
          <w:rFonts w:ascii="Times New Roman" w:eastAsia="Times New Roman" w:hAnsi="Times New Roman" w:cs="David"/>
          <w:b/>
          <w:bCs/>
          <w:sz w:val="24"/>
          <w:szCs w:val="24"/>
          <w:u w:val="single"/>
          <w:rtl/>
          <w:lang w:eastAsia="he-IL"/>
        </w:rPr>
        <w:lastRenderedPageBreak/>
        <w:t xml:space="preserve">נספח </w:t>
      </w:r>
      <w:r w:rsidR="00270213" w:rsidRPr="00BA31BA">
        <w:rPr>
          <w:rFonts w:ascii="Times New Roman" w:eastAsia="Times New Roman" w:hAnsi="Times New Roman" w:cs="David" w:hint="cs"/>
          <w:b/>
          <w:bCs/>
          <w:sz w:val="24"/>
          <w:szCs w:val="24"/>
          <w:u w:val="single"/>
          <w:rtl/>
          <w:lang w:eastAsia="he-IL"/>
        </w:rPr>
        <w:t>"</w:t>
      </w:r>
      <w:r w:rsidRPr="00BA31BA">
        <w:rPr>
          <w:rFonts w:ascii="Times New Roman" w:eastAsia="Times New Roman" w:hAnsi="Times New Roman" w:cs="David"/>
          <w:b/>
          <w:bCs/>
          <w:sz w:val="24"/>
          <w:szCs w:val="24"/>
          <w:u w:val="single"/>
          <w:rtl/>
          <w:lang w:eastAsia="he-IL"/>
        </w:rPr>
        <w:t>ה'</w:t>
      </w:r>
      <w:r w:rsidR="00270213" w:rsidRPr="00BA31BA">
        <w:rPr>
          <w:rFonts w:ascii="Times New Roman" w:eastAsia="Times New Roman" w:hAnsi="Times New Roman" w:cs="David" w:hint="cs"/>
          <w:b/>
          <w:bCs/>
          <w:sz w:val="24"/>
          <w:szCs w:val="24"/>
          <w:u w:val="single"/>
          <w:rtl/>
          <w:lang w:eastAsia="he-IL"/>
        </w:rPr>
        <w:t>'</w:t>
      </w:r>
    </w:p>
    <w:p w14:paraId="68130E37"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E154426"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A31BA">
        <w:rPr>
          <w:rFonts w:ascii="Times New Roman" w:eastAsia="Times New Roman" w:hAnsi="Times New Roman" w:cs="David"/>
          <w:b/>
          <w:bCs/>
          <w:sz w:val="24"/>
          <w:szCs w:val="24"/>
          <w:u w:val="single"/>
          <w:rtl/>
          <w:lang w:eastAsia="he-IL"/>
        </w:rPr>
        <w:t>תשלומי שכר המתכנן</w:t>
      </w:r>
    </w:p>
    <w:p w14:paraId="50E43C6C" w14:textId="77777777" w:rsidR="00DE0948" w:rsidRPr="00BA31BA"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EEED42C" w14:textId="47715C74" w:rsidR="00DE0948" w:rsidRPr="00BA31BA" w:rsidRDefault="00DE0948" w:rsidP="005E70C9">
      <w:pPr>
        <w:pStyle w:val="ListParagraph"/>
        <w:widowControl w:val="0"/>
        <w:numPr>
          <w:ilvl w:val="0"/>
          <w:numId w:val="12"/>
        </w:numPr>
        <w:spacing w:before="120" w:after="60" w:line="240" w:lineRule="auto"/>
        <w:rPr>
          <w:sz w:val="22"/>
          <w:szCs w:val="22"/>
          <w:rtl/>
          <w:lang w:eastAsia="he-IL"/>
        </w:rPr>
      </w:pPr>
      <w:r w:rsidRPr="00BA31BA">
        <w:rPr>
          <w:sz w:val="22"/>
          <w:szCs w:val="22"/>
          <w:rtl/>
          <w:lang w:eastAsia="he-IL"/>
        </w:rPr>
        <w:t xml:space="preserve">שכר המתכנן ישולם לשיעורין כנגד גמר כל שלב ושלב של שרותי המתכנן כמוגדר בחוזה לרבות בנספחים ב' ו- ח' כדלקמן: </w:t>
      </w:r>
    </w:p>
    <w:p w14:paraId="7535ADC6" w14:textId="74CDABD8" w:rsidR="00F25A5D" w:rsidRPr="00BA31BA" w:rsidRDefault="000E7893" w:rsidP="00953A64">
      <w:pPr>
        <w:widowControl w:val="0"/>
        <w:spacing w:before="120" w:after="60" w:line="240" w:lineRule="auto"/>
        <w:rPr>
          <w:rtl/>
          <w:lang w:eastAsia="he-IL"/>
        </w:rPr>
      </w:pPr>
      <w:r w:rsidRPr="00BA31BA">
        <w:rPr>
          <w:rFonts w:ascii="Times New Roman" w:eastAsia="Times New Roman" w:hAnsi="Times New Roman" w:cs="David" w:hint="cs"/>
          <w:rtl/>
          <w:lang w:eastAsia="he-IL"/>
        </w:rPr>
        <w:t>א.</w:t>
      </w:r>
      <w:r w:rsidRPr="00BA31BA">
        <w:rPr>
          <w:rFonts w:ascii="Times New Roman" w:eastAsia="Times New Roman" w:hAnsi="Times New Roman" w:cs="David" w:hint="cs"/>
          <w:rtl/>
          <w:lang w:eastAsia="he-IL"/>
        </w:rPr>
        <w:tab/>
      </w:r>
      <w:r w:rsidRPr="00BA31BA">
        <w:rPr>
          <w:rFonts w:hint="cs"/>
          <w:rtl/>
          <w:lang w:eastAsia="he-IL"/>
        </w:rPr>
        <w:t>לאחר גמר תכנון ,</w:t>
      </w:r>
      <w:r w:rsidR="00F25A5D" w:rsidRPr="00BA31BA">
        <w:rPr>
          <w:rFonts w:hint="cs"/>
          <w:rtl/>
          <w:lang w:eastAsia="he-IL"/>
        </w:rPr>
        <w:t xml:space="preserve">הגשת דו"ח הידרולוגי ואישור שלב זה ע"י המזמין </w:t>
      </w:r>
      <w:r w:rsidR="00F25A5D" w:rsidRPr="00BA31BA">
        <w:rPr>
          <w:rtl/>
          <w:lang w:eastAsia="he-IL"/>
        </w:rPr>
        <w:tab/>
      </w:r>
      <w:r w:rsidR="00F25A5D" w:rsidRPr="00BA31BA">
        <w:rPr>
          <w:rtl/>
          <w:lang w:eastAsia="he-IL"/>
        </w:rPr>
        <w:tab/>
      </w:r>
      <w:r w:rsidR="00953A64" w:rsidRPr="00BA31BA">
        <w:rPr>
          <w:rFonts w:hint="cs"/>
          <w:rtl/>
          <w:lang w:eastAsia="he-IL"/>
        </w:rPr>
        <w:t>60</w:t>
      </w:r>
      <w:r w:rsidR="00F25A5D" w:rsidRPr="00BA31BA">
        <w:rPr>
          <w:rFonts w:hint="cs"/>
          <w:rtl/>
          <w:lang w:eastAsia="he-IL"/>
        </w:rPr>
        <w:t>%</w:t>
      </w:r>
    </w:p>
    <w:p w14:paraId="7F11018C" w14:textId="55564394" w:rsidR="00F25A5D" w:rsidRPr="00BA31BA" w:rsidRDefault="00F25A5D" w:rsidP="00953A64">
      <w:pPr>
        <w:widowControl w:val="0"/>
        <w:spacing w:before="120" w:after="60" w:line="240" w:lineRule="auto"/>
        <w:rPr>
          <w:rtl/>
          <w:lang w:eastAsia="he-IL"/>
        </w:rPr>
      </w:pPr>
      <w:r w:rsidRPr="00BA31BA">
        <w:rPr>
          <w:rFonts w:hint="cs"/>
          <w:rtl/>
          <w:lang w:eastAsia="he-IL"/>
        </w:rPr>
        <w:t xml:space="preserve">ב. </w:t>
      </w:r>
      <w:r w:rsidRPr="00BA31BA">
        <w:rPr>
          <w:rFonts w:hint="cs"/>
          <w:rtl/>
          <w:lang w:eastAsia="he-IL"/>
        </w:rPr>
        <w:tab/>
        <w:t>עם קבלת היתר בניה .</w:t>
      </w:r>
      <w:r w:rsidRPr="00BA31BA">
        <w:rPr>
          <w:rFonts w:hint="cs"/>
          <w:rtl/>
          <w:lang w:eastAsia="he-IL"/>
        </w:rPr>
        <w:tab/>
      </w:r>
      <w:r w:rsidRPr="00BA31BA">
        <w:rPr>
          <w:rFonts w:hint="cs"/>
          <w:rtl/>
          <w:lang w:eastAsia="he-IL"/>
        </w:rPr>
        <w:tab/>
      </w:r>
      <w:r w:rsidRPr="00BA31BA">
        <w:rPr>
          <w:rFonts w:hint="cs"/>
          <w:rtl/>
          <w:lang w:eastAsia="he-IL"/>
        </w:rPr>
        <w:tab/>
      </w:r>
      <w:r w:rsidRPr="00BA31BA">
        <w:rPr>
          <w:rFonts w:hint="cs"/>
          <w:rtl/>
          <w:lang w:eastAsia="he-IL"/>
        </w:rPr>
        <w:tab/>
      </w:r>
      <w:r w:rsidRPr="00BA31BA">
        <w:rPr>
          <w:rFonts w:hint="cs"/>
          <w:rtl/>
          <w:lang w:eastAsia="he-IL"/>
        </w:rPr>
        <w:tab/>
      </w:r>
      <w:r w:rsidRPr="00BA31BA">
        <w:rPr>
          <w:rFonts w:hint="cs"/>
          <w:rtl/>
          <w:lang w:eastAsia="he-IL"/>
        </w:rPr>
        <w:tab/>
      </w:r>
      <w:r w:rsidRPr="00BA31BA">
        <w:rPr>
          <w:rFonts w:hint="cs"/>
          <w:rtl/>
          <w:lang w:eastAsia="he-IL"/>
        </w:rPr>
        <w:tab/>
      </w:r>
      <w:r w:rsidR="00953A64" w:rsidRPr="00BA31BA">
        <w:rPr>
          <w:rFonts w:hint="cs"/>
          <w:rtl/>
          <w:lang w:eastAsia="he-IL"/>
        </w:rPr>
        <w:t>30</w:t>
      </w:r>
      <w:r w:rsidRPr="00BA31BA">
        <w:rPr>
          <w:rFonts w:hint="cs"/>
          <w:rtl/>
          <w:lang w:eastAsia="he-IL"/>
        </w:rPr>
        <w:t>%</w:t>
      </w:r>
    </w:p>
    <w:p w14:paraId="13E44689" w14:textId="48F2AF60" w:rsidR="00F25A5D" w:rsidRPr="00BA31BA" w:rsidRDefault="00F25A5D" w:rsidP="00525B8A">
      <w:pPr>
        <w:widowControl w:val="0"/>
        <w:spacing w:before="120" w:after="60" w:line="240" w:lineRule="auto"/>
        <w:rPr>
          <w:rtl/>
          <w:lang w:eastAsia="he-IL"/>
        </w:rPr>
      </w:pPr>
      <w:r w:rsidRPr="00BA31BA">
        <w:rPr>
          <w:rFonts w:hint="cs"/>
          <w:rtl/>
          <w:lang w:eastAsia="he-IL"/>
        </w:rPr>
        <w:t>ג.</w:t>
      </w:r>
      <w:r w:rsidRPr="00BA31BA">
        <w:rPr>
          <w:rFonts w:hint="cs"/>
          <w:rtl/>
          <w:lang w:eastAsia="he-IL"/>
        </w:rPr>
        <w:tab/>
        <w:t xml:space="preserve">במהלך הפקוח העליון </w:t>
      </w:r>
      <w:r w:rsidRPr="00BA31BA">
        <w:rPr>
          <w:rtl/>
          <w:lang w:eastAsia="he-IL"/>
        </w:rPr>
        <w:tab/>
      </w:r>
      <w:r w:rsidRPr="00BA31BA">
        <w:rPr>
          <w:rtl/>
          <w:lang w:eastAsia="he-IL"/>
        </w:rPr>
        <w:tab/>
      </w:r>
      <w:r w:rsidRPr="00BA31BA">
        <w:rPr>
          <w:rtl/>
          <w:lang w:eastAsia="he-IL"/>
        </w:rPr>
        <w:tab/>
      </w:r>
      <w:r w:rsidRPr="00BA31BA">
        <w:rPr>
          <w:rtl/>
          <w:lang w:eastAsia="he-IL"/>
        </w:rPr>
        <w:tab/>
      </w:r>
      <w:r w:rsidRPr="00BA31BA">
        <w:rPr>
          <w:rtl/>
          <w:lang w:eastAsia="he-IL"/>
        </w:rPr>
        <w:tab/>
      </w:r>
      <w:r w:rsidRPr="00BA31BA">
        <w:rPr>
          <w:rtl/>
          <w:lang w:eastAsia="he-IL"/>
        </w:rPr>
        <w:tab/>
      </w:r>
      <w:r w:rsidRPr="00BA31BA">
        <w:rPr>
          <w:rtl/>
          <w:lang w:eastAsia="he-IL"/>
        </w:rPr>
        <w:tab/>
      </w:r>
      <w:r w:rsidRPr="00BA31BA">
        <w:rPr>
          <w:rFonts w:hint="cs"/>
          <w:rtl/>
          <w:lang w:eastAsia="he-IL"/>
        </w:rPr>
        <w:t>1</w:t>
      </w:r>
      <w:r w:rsidR="00525B8A" w:rsidRPr="00BA31BA">
        <w:rPr>
          <w:rFonts w:hint="cs"/>
          <w:rtl/>
          <w:lang w:eastAsia="he-IL"/>
        </w:rPr>
        <w:t>0</w:t>
      </w:r>
      <w:r w:rsidRPr="00BA31BA">
        <w:rPr>
          <w:rFonts w:hint="cs"/>
          <w:rtl/>
          <w:lang w:eastAsia="he-IL"/>
        </w:rPr>
        <w:t>%</w:t>
      </w:r>
    </w:p>
    <w:p w14:paraId="60A0CD10" w14:textId="77777777" w:rsidR="004C1941" w:rsidRPr="00BA31BA" w:rsidRDefault="004C1941" w:rsidP="005E70C9">
      <w:pPr>
        <w:widowControl w:val="0"/>
        <w:spacing w:before="120" w:after="60" w:line="240" w:lineRule="auto"/>
        <w:rPr>
          <w:rtl/>
          <w:lang w:eastAsia="he-IL"/>
        </w:rPr>
      </w:pPr>
    </w:p>
    <w:p w14:paraId="74D33D64" w14:textId="59F0657C" w:rsidR="00F25A5D" w:rsidRPr="00BA31BA" w:rsidRDefault="00F25A5D" w:rsidP="005E70C9">
      <w:pPr>
        <w:widowControl w:val="0"/>
        <w:spacing w:before="120" w:after="60" w:line="240" w:lineRule="auto"/>
        <w:rPr>
          <w:rFonts w:ascii="Times New Roman" w:eastAsia="Times New Roman" w:hAnsi="Times New Roman" w:cs="David"/>
          <w:b/>
          <w:bCs/>
          <w:rtl/>
          <w:lang w:eastAsia="he-IL"/>
        </w:rPr>
      </w:pPr>
      <w:r w:rsidRPr="00BA31BA">
        <w:rPr>
          <w:rFonts w:hint="cs"/>
          <w:b/>
          <w:bCs/>
          <w:rtl/>
          <w:lang w:eastAsia="he-IL"/>
        </w:rPr>
        <w:t xml:space="preserve">סה"כ : </w:t>
      </w:r>
      <w:r w:rsidRPr="00BA31BA">
        <w:rPr>
          <w:rFonts w:hint="cs"/>
          <w:b/>
          <w:bCs/>
          <w:rtl/>
          <w:lang w:eastAsia="he-IL"/>
        </w:rPr>
        <w:tab/>
      </w:r>
      <w:r w:rsidRPr="00BA31BA">
        <w:rPr>
          <w:rFonts w:hint="cs"/>
          <w:b/>
          <w:bCs/>
          <w:rtl/>
          <w:lang w:eastAsia="he-IL"/>
        </w:rPr>
        <w:tab/>
      </w:r>
      <w:r w:rsidRPr="00BA31BA">
        <w:rPr>
          <w:rFonts w:hint="cs"/>
          <w:b/>
          <w:bCs/>
          <w:rtl/>
          <w:lang w:eastAsia="he-IL"/>
        </w:rPr>
        <w:tab/>
      </w:r>
      <w:r w:rsidRPr="00BA31BA">
        <w:rPr>
          <w:rFonts w:hint="cs"/>
          <w:b/>
          <w:bCs/>
          <w:rtl/>
          <w:lang w:eastAsia="he-IL"/>
        </w:rPr>
        <w:tab/>
      </w:r>
      <w:r w:rsidRPr="00BA31BA">
        <w:rPr>
          <w:rFonts w:hint="cs"/>
          <w:b/>
          <w:bCs/>
          <w:rtl/>
          <w:lang w:eastAsia="he-IL"/>
        </w:rPr>
        <w:tab/>
      </w:r>
      <w:r w:rsidRPr="00BA31BA">
        <w:rPr>
          <w:rFonts w:hint="cs"/>
          <w:b/>
          <w:bCs/>
          <w:rtl/>
          <w:lang w:eastAsia="he-IL"/>
        </w:rPr>
        <w:tab/>
      </w:r>
      <w:r w:rsidRPr="00BA31BA">
        <w:rPr>
          <w:rFonts w:hint="cs"/>
          <w:b/>
          <w:bCs/>
          <w:rtl/>
          <w:lang w:eastAsia="he-IL"/>
        </w:rPr>
        <w:tab/>
      </w:r>
      <w:r w:rsidRPr="00BA31BA">
        <w:rPr>
          <w:rFonts w:hint="cs"/>
          <w:b/>
          <w:bCs/>
          <w:rtl/>
          <w:lang w:eastAsia="he-IL"/>
        </w:rPr>
        <w:tab/>
      </w:r>
      <w:r w:rsidRPr="00BA31BA">
        <w:rPr>
          <w:rFonts w:hint="cs"/>
          <w:b/>
          <w:bCs/>
          <w:rtl/>
          <w:lang w:eastAsia="he-IL"/>
        </w:rPr>
        <w:tab/>
      </w:r>
      <w:r w:rsidRPr="00BA31BA">
        <w:rPr>
          <w:rFonts w:hint="cs"/>
          <w:b/>
          <w:bCs/>
          <w:rtl/>
          <w:lang w:eastAsia="he-IL"/>
        </w:rPr>
        <w:tab/>
        <w:t>100%</w:t>
      </w:r>
    </w:p>
    <w:p w14:paraId="5D14DD84" w14:textId="2F165DA4" w:rsidR="00DE0948" w:rsidRPr="00BA31BA" w:rsidRDefault="00DE0948" w:rsidP="005E70C9">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ab/>
      </w:r>
    </w:p>
    <w:p w14:paraId="0482FA9B" w14:textId="77777777" w:rsidR="00DE0948" w:rsidRPr="00BA31BA"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FD4C422" w14:textId="77777777" w:rsidR="00DE0948" w:rsidRPr="00BA31BA"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2.</w:t>
      </w:r>
      <w:r w:rsidRPr="00BA31BA">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w:t>
      </w:r>
    </w:p>
    <w:p w14:paraId="10750C32" w14:textId="77777777" w:rsidR="00DE0948" w:rsidRPr="00BA31BA"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3.</w:t>
      </w:r>
      <w:r w:rsidRPr="00BA31BA">
        <w:rPr>
          <w:rFonts w:ascii="Times New Roman" w:eastAsia="Times New Roman" w:hAnsi="Times New Roman" w:cs="David"/>
          <w:sz w:val="24"/>
          <w:szCs w:val="24"/>
          <w:rtl/>
          <w:lang w:eastAsia="he-IL"/>
        </w:rPr>
        <w:tab/>
        <w:t>המתכנן יגיש חשבון לא יותר מאשר פעם בחודש.</w:t>
      </w:r>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sz w:val="24"/>
          <w:szCs w:val="24"/>
          <w:rtl/>
          <w:lang w:eastAsia="he-IL"/>
        </w:rPr>
        <w:t>לכל חשבון יצרף המתכנן אישור מאת חברת הביטוח על קיומם של הביטוחים המפורטים בחוזה בנוסח המצורף כנספח "ז" לחוזה.</w:t>
      </w:r>
    </w:p>
    <w:p w14:paraId="75618459" w14:textId="08131AEC" w:rsidR="00DE0948" w:rsidRPr="00BA31BA" w:rsidRDefault="00DE0948" w:rsidP="005E70C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4.</w:t>
      </w:r>
      <w:r w:rsidRPr="00BA31BA">
        <w:rPr>
          <w:rFonts w:ascii="Times New Roman" w:eastAsia="Times New Roman" w:hAnsi="Times New Roman" w:cs="David"/>
          <w:sz w:val="24"/>
          <w:szCs w:val="24"/>
          <w:rtl/>
          <w:lang w:eastAsia="he-IL"/>
        </w:rPr>
        <w:tab/>
        <w:t xml:space="preserve">המזמין ישלם את שכר המתכנן </w:t>
      </w:r>
      <w:r w:rsidRPr="00BA31BA">
        <w:rPr>
          <w:rFonts w:ascii="Times New Roman" w:eastAsia="Times New Roman" w:hAnsi="Times New Roman" w:cs="David"/>
          <w:b/>
          <w:bCs/>
          <w:sz w:val="24"/>
          <w:szCs w:val="24"/>
          <w:rtl/>
          <w:lang w:eastAsia="he-IL"/>
        </w:rPr>
        <w:t xml:space="preserve">תוך </w:t>
      </w:r>
      <w:r w:rsidR="00240218" w:rsidRPr="00BA31BA">
        <w:rPr>
          <w:rFonts w:ascii="Times New Roman" w:eastAsia="Times New Roman" w:hAnsi="Times New Roman" w:cs="David" w:hint="cs"/>
          <w:b/>
          <w:bCs/>
          <w:sz w:val="24"/>
          <w:szCs w:val="24"/>
          <w:rtl/>
          <w:lang w:eastAsia="he-IL"/>
        </w:rPr>
        <w:t>45</w:t>
      </w:r>
      <w:r w:rsidRPr="00BA31BA">
        <w:rPr>
          <w:rFonts w:ascii="Times New Roman" w:eastAsia="Times New Roman" w:hAnsi="Times New Roman" w:cs="David"/>
          <w:b/>
          <w:bCs/>
          <w:sz w:val="24"/>
          <w:szCs w:val="24"/>
          <w:rtl/>
          <w:lang w:eastAsia="he-IL"/>
        </w:rPr>
        <w:t xml:space="preserve"> יום </w:t>
      </w:r>
      <w:r w:rsidRPr="00BA31BA">
        <w:rPr>
          <w:rFonts w:ascii="Times New Roman" w:eastAsia="Times New Roman" w:hAnsi="Times New Roman" w:cs="David"/>
          <w:sz w:val="24"/>
          <w:szCs w:val="24"/>
          <w:rtl/>
          <w:lang w:eastAsia="he-IL"/>
        </w:rPr>
        <w:t>מתאריך אישור החשבון ע"י המנהל.</w:t>
      </w:r>
    </w:p>
    <w:p w14:paraId="391F2E4A" w14:textId="77777777" w:rsidR="00DE0948" w:rsidRPr="00BA31BA"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5.          </w:t>
      </w:r>
      <w:r w:rsidRPr="00BA31BA">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BA31BA">
        <w:rPr>
          <w:rFonts w:ascii="Times New Roman" w:eastAsia="Times New Roman" w:hAnsi="Times New Roman" w:cs="David"/>
          <w:sz w:val="24"/>
          <w:szCs w:val="24"/>
          <w:lang w:eastAsia="he-IL"/>
        </w:rPr>
        <w:t>@view</w:t>
      </w:r>
      <w:r w:rsidRPr="00BA31BA">
        <w:rPr>
          <w:rFonts w:ascii="Times New Roman" w:eastAsia="Times New Roman" w:hAnsi="Times New Roman" w:cs="David"/>
          <w:sz w:val="24"/>
          <w:szCs w:val="24"/>
          <w:rtl/>
          <w:lang w:eastAsia="he-IL"/>
        </w:rPr>
        <w:t xml:space="preserve"> ויידוע המנהל בהתאם. מובהר כי הטענת החשבון למערכת מהווה תנאי לטיפול בו.</w:t>
      </w:r>
    </w:p>
    <w:p w14:paraId="7C3F8C58" w14:textId="77777777" w:rsidR="00DE0948" w:rsidRPr="00BA31BA"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CF80667" w14:textId="77777777" w:rsidR="00DE0948" w:rsidRPr="00BA31BA"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BA31BA">
        <w:rPr>
          <w:rFonts w:ascii="Times New Roman" w:eastAsia="Times New Roman" w:hAnsi="Times New Roman" w:cs="David"/>
          <w:sz w:val="24"/>
          <w:szCs w:val="24"/>
          <w:rtl/>
          <w:lang w:eastAsia="he-IL"/>
        </w:rPr>
        <w:br w:type="page"/>
      </w:r>
      <w:r w:rsidRPr="00BA31BA">
        <w:rPr>
          <w:rFonts w:ascii="Times New Roman" w:eastAsia="Times New Roman" w:hAnsi="Times New Roman" w:cs="David"/>
          <w:b/>
          <w:bCs/>
          <w:sz w:val="24"/>
          <w:szCs w:val="24"/>
          <w:u w:val="single"/>
          <w:rtl/>
          <w:lang w:eastAsia="he-IL"/>
        </w:rPr>
        <w:lastRenderedPageBreak/>
        <w:t xml:space="preserve">נספח </w:t>
      </w:r>
      <w:r w:rsidR="00270213" w:rsidRPr="00BA31BA">
        <w:rPr>
          <w:rFonts w:ascii="Times New Roman" w:eastAsia="Times New Roman" w:hAnsi="Times New Roman" w:cs="David" w:hint="cs"/>
          <w:b/>
          <w:bCs/>
          <w:sz w:val="24"/>
          <w:szCs w:val="24"/>
          <w:u w:val="single"/>
          <w:rtl/>
          <w:lang w:eastAsia="he-IL"/>
        </w:rPr>
        <w:t>"</w:t>
      </w:r>
      <w:r w:rsidRPr="00BA31BA">
        <w:rPr>
          <w:rFonts w:ascii="Times New Roman" w:eastAsia="Times New Roman" w:hAnsi="Times New Roman" w:cs="David"/>
          <w:b/>
          <w:bCs/>
          <w:sz w:val="24"/>
          <w:szCs w:val="24"/>
          <w:u w:val="single"/>
          <w:rtl/>
          <w:lang w:eastAsia="he-IL"/>
        </w:rPr>
        <w:t>ו</w:t>
      </w:r>
      <w:r w:rsidR="00270213" w:rsidRPr="00BA31BA">
        <w:rPr>
          <w:rFonts w:ascii="Times New Roman" w:eastAsia="Times New Roman" w:hAnsi="Times New Roman" w:cs="David" w:hint="cs"/>
          <w:b/>
          <w:bCs/>
          <w:sz w:val="24"/>
          <w:szCs w:val="24"/>
          <w:u w:val="single"/>
          <w:rtl/>
          <w:lang w:eastAsia="he-IL"/>
        </w:rPr>
        <w:t>'</w:t>
      </w:r>
      <w:r w:rsidRPr="00BA31BA">
        <w:rPr>
          <w:rFonts w:ascii="Times New Roman" w:eastAsia="Times New Roman" w:hAnsi="Times New Roman" w:cs="David"/>
          <w:b/>
          <w:bCs/>
          <w:sz w:val="24"/>
          <w:szCs w:val="24"/>
          <w:u w:val="single"/>
          <w:rtl/>
          <w:lang w:eastAsia="he-IL"/>
        </w:rPr>
        <w:t>'</w:t>
      </w:r>
    </w:p>
    <w:p w14:paraId="421A6FC4" w14:textId="2A6222D9" w:rsidR="00DE0948" w:rsidRPr="00BA31BA" w:rsidRDefault="00DE0948" w:rsidP="00DE0948">
      <w:pPr>
        <w:widowControl w:val="0"/>
        <w:spacing w:before="240" w:beforeAutospacing="0" w:after="60" w:afterAutospacing="0" w:line="240" w:lineRule="auto"/>
        <w:jc w:val="right"/>
        <w:outlineLvl w:val="4"/>
        <w:rPr>
          <w:rFonts w:ascii="Times New Roman" w:eastAsia="Times New Roman" w:hAnsi="Times New Roman" w:cs="David"/>
          <w:b/>
          <w:bCs/>
          <w:i/>
          <w:iCs/>
          <w:sz w:val="24"/>
          <w:szCs w:val="24"/>
          <w:rtl/>
          <w:lang w:eastAsia="he-IL"/>
        </w:rPr>
      </w:pPr>
      <w:r w:rsidRPr="00BA31BA">
        <w:rPr>
          <w:rFonts w:ascii="Times New Roman" w:eastAsia="Times New Roman" w:hAnsi="Times New Roman" w:cs="David"/>
          <w:sz w:val="24"/>
          <w:szCs w:val="24"/>
          <w:rtl/>
          <w:lang w:eastAsia="he-IL"/>
        </w:rPr>
        <w:t>תאריך</w:t>
      </w:r>
      <w:r w:rsidRPr="00BA31BA">
        <w:rPr>
          <w:rFonts w:ascii="Times New Roman" w:eastAsia="Times New Roman" w:hAnsi="Times New Roman" w:cs="David"/>
          <w:b/>
          <w:bCs/>
          <w:i/>
          <w:iCs/>
          <w:sz w:val="24"/>
          <w:szCs w:val="24"/>
          <w:rtl/>
          <w:lang w:eastAsia="he-IL"/>
        </w:rPr>
        <w:t xml:space="preserve"> : </w:t>
      </w:r>
      <w:sdt>
        <w:sdtPr>
          <w:rPr>
            <w:rFonts w:ascii="Times New Roman" w:eastAsia="Times New Roman" w:hAnsi="Times New Roman" w:cs="David"/>
            <w:b/>
            <w:bCs/>
            <w:i/>
            <w:iCs/>
            <w:sz w:val="24"/>
            <w:szCs w:val="24"/>
            <w:rtl/>
            <w:lang w:eastAsia="he-IL"/>
          </w:rPr>
          <w:alias w:val="תאריך חתימת חוזה"/>
          <w:tag w:val="cntSignDate"/>
          <w:id w:val="114489546"/>
          <w:placeholder>
            <w:docPart w:val="1E41B6FD745947EEB1E446D0D131DA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5-18T00:00:00Z">
            <w:dateFormat w:val="dd/MM/yyyy"/>
            <w:lid w:val="he-IL"/>
            <w:storeMappedDataAs w:val="dateTime"/>
            <w:calendar w:val="gregorian"/>
          </w:date>
        </w:sdtPr>
        <w:sdtEndPr/>
        <w:sdtContent>
          <w:r w:rsidR="007B0207" w:rsidRPr="00BA31BA">
            <w:rPr>
              <w:rFonts w:ascii="Times New Roman" w:eastAsia="Times New Roman" w:hAnsi="Times New Roman" w:cs="David" w:hint="cs"/>
              <w:b/>
              <w:bCs/>
              <w:i/>
              <w:iCs/>
              <w:sz w:val="24"/>
              <w:szCs w:val="24"/>
              <w:rtl/>
              <w:lang w:eastAsia="he-IL"/>
            </w:rPr>
            <w:t>‏18/05/2022</w:t>
          </w:r>
        </w:sdtContent>
      </w:sdt>
      <w:r w:rsidRPr="00BA31BA">
        <w:rPr>
          <w:rFonts w:ascii="Times New Roman" w:eastAsia="Times New Roman" w:hAnsi="Times New Roman" w:cs="David"/>
          <w:b/>
          <w:i/>
          <w:iCs/>
          <w:sz w:val="24"/>
          <w:szCs w:val="24"/>
          <w:rtl/>
          <w:lang w:eastAsia="he-IL"/>
        </w:rPr>
        <w:br/>
      </w:r>
    </w:p>
    <w:p w14:paraId="0B3E7D96"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לכבוד</w:t>
      </w:r>
      <w:r w:rsidRPr="00BA31BA">
        <w:rPr>
          <w:rFonts w:ascii="Times New Roman" w:eastAsia="Times New Roman" w:hAnsi="Times New Roman" w:cs="David"/>
          <w:sz w:val="24"/>
          <w:szCs w:val="24"/>
          <w:lang w:eastAsia="he-IL"/>
        </w:rPr>
        <w:t xml:space="preserve"> </w:t>
      </w:r>
    </w:p>
    <w:sdt>
      <w:sdtPr>
        <w:rPr>
          <w:rFonts w:ascii="Times New Roman" w:eastAsia="Times New Roman" w:hAnsi="Times New Roman" w:cs="David"/>
          <w:sz w:val="24"/>
          <w:szCs w:val="24"/>
          <w:rtl/>
          <w:lang w:eastAsia="he-IL"/>
        </w:rPr>
        <w:alias w:val="צד א בחוזה"/>
        <w:tag w:val="cntTzadA"/>
        <w:id w:val="-1356184015"/>
        <w:placeholder>
          <w:docPart w:val="6DCAED888915465E9D7B028BA4153F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7648CA0" w14:textId="0AF33C97" w:rsidR="00DE0948" w:rsidRPr="00BA31BA" w:rsidRDefault="00620B5A" w:rsidP="002E5E38">
          <w:pPr>
            <w:widowControl w:val="0"/>
            <w:spacing w:before="0" w:beforeAutospacing="0" w:after="0" w:afterAutospacing="0" w:line="240" w:lineRule="auto"/>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br/>
            <w:t>אפריקה ישראל מגורים בע"מ</w:t>
          </w:r>
          <w:r w:rsidRPr="00BA31BA">
            <w:rPr>
              <w:rFonts w:ascii="Times New Roman" w:eastAsia="Times New Roman" w:hAnsi="Times New Roman" w:cs="David"/>
              <w:sz w:val="24"/>
              <w:szCs w:val="24"/>
              <w:rtl/>
              <w:lang w:eastAsia="he-IL"/>
            </w:rPr>
            <w:br/>
            <w:t>יוני נתניהו 1 ג' אור יהודה</w:t>
          </w:r>
          <w:r w:rsidRPr="00BA31BA">
            <w:rPr>
              <w:rFonts w:ascii="Times New Roman" w:eastAsia="Times New Roman" w:hAnsi="Times New Roman" w:cs="David"/>
              <w:sz w:val="24"/>
              <w:szCs w:val="24"/>
              <w:rtl/>
              <w:lang w:eastAsia="he-IL"/>
            </w:rPr>
            <w:br/>
            <w:t>מ.ז 52-003476-0</w:t>
          </w:r>
          <w:r w:rsidRPr="00BA31BA">
            <w:rPr>
              <w:rFonts w:ascii="Times New Roman" w:eastAsia="Times New Roman" w:hAnsi="Times New Roman" w:cs="David"/>
              <w:sz w:val="24"/>
              <w:szCs w:val="24"/>
              <w:rtl/>
              <w:lang w:eastAsia="he-IL"/>
            </w:rPr>
            <w:br/>
          </w:r>
        </w:p>
      </w:sdtContent>
    </w:sdt>
    <w:p w14:paraId="605718AE" w14:textId="77777777" w:rsidR="00DE0948" w:rsidRPr="00BA31BA" w:rsidRDefault="00270213" w:rsidP="0027021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א.נ.,</w:t>
      </w:r>
    </w:p>
    <w:p w14:paraId="085AB277" w14:textId="77777777" w:rsidR="00DE0948" w:rsidRPr="00BA31BA" w:rsidRDefault="00DE0948" w:rsidP="00DE0948">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BA31BA">
        <w:rPr>
          <w:rFonts w:ascii="Calibri" w:eastAsia="Times New Roman" w:hAnsi="Calibri" w:cs="David"/>
          <w:b/>
          <w:bCs/>
          <w:sz w:val="24"/>
          <w:szCs w:val="24"/>
          <w:u w:val="single"/>
          <w:rtl/>
          <w:lang w:eastAsia="he-IL"/>
        </w:rPr>
        <w:t>הצהרה והתחייבות לשמירת סודיות</w:t>
      </w:r>
    </w:p>
    <w:p w14:paraId="1A7D3E3F"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C9C782" w14:textId="0DAFD89A" w:rsidR="00DE0948" w:rsidRPr="00BA31BA"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sz w:val="24"/>
            <w:szCs w:val="24"/>
            <w:rtl/>
            <w:lang w:eastAsia="he-IL"/>
          </w:rPr>
          <w:alias w:val="שם ספק"/>
          <w:tag w:val="cntSupllierName"/>
          <w:id w:val="184720224"/>
          <w:placeholder>
            <w:docPart w:val="8A16399AC2B543149592C7D26BD5B3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620AB" w:rsidRPr="00BA31BA">
            <w:rPr>
              <w:rFonts w:ascii="Times New Roman" w:eastAsia="Times New Roman" w:hAnsi="Times New Roman" w:cs="David"/>
              <w:sz w:val="24"/>
              <w:szCs w:val="24"/>
              <w:rtl/>
              <w:lang w:eastAsia="he-IL"/>
            </w:rPr>
            <w:t>מ.רוזנטל מהנדסים בע"מ</w:t>
          </w:r>
        </w:sdtContent>
      </w:sdt>
      <w:r w:rsidRPr="00BA31BA">
        <w:rPr>
          <w:rFonts w:ascii="Times New Roman" w:eastAsia="Times New Roman" w:hAnsi="Times New Roman" w:cs="David"/>
          <w:sz w:val="24"/>
          <w:szCs w:val="24"/>
          <w:rtl/>
          <w:lang w:eastAsia="he-IL"/>
        </w:rPr>
        <w:t xml:space="preserve"> / הפועל בשם חברת </w:t>
      </w:r>
      <w:r w:rsidRPr="00BA31BA">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5836421"/>
          <w:placeholder>
            <w:docPart w:val="01D416ACC3CD410CB3C43B0BA4FE1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620AB" w:rsidRPr="00BA31BA">
            <w:rPr>
              <w:rFonts w:ascii="Times New Roman" w:eastAsia="Times New Roman" w:hAnsi="Times New Roman" w:cs="David"/>
              <w:sz w:val="24"/>
              <w:szCs w:val="24"/>
              <w:rtl/>
              <w:lang w:eastAsia="he-IL"/>
            </w:rPr>
            <w:t>מ.רוזנטל מהנדסים בע"מ</w:t>
          </w:r>
        </w:sdtContent>
      </w:sdt>
      <w:r w:rsidRPr="00BA31BA">
        <w:rPr>
          <w:rFonts w:ascii="Times New Roman" w:eastAsia="Times New Roman" w:hAnsi="Times New Roman" w:cs="David"/>
          <w:bCs/>
          <w:sz w:val="24"/>
          <w:szCs w:val="24"/>
          <w:rtl/>
          <w:lang w:eastAsia="he-IL"/>
        </w:rPr>
        <w:t xml:space="preserve"> /</w:t>
      </w:r>
      <w:r w:rsidRPr="00BA31BA">
        <w:rPr>
          <w:rFonts w:ascii="Times New Roman" w:eastAsia="Times New Roman" w:hAnsi="Times New Roman" w:cs="David"/>
          <w:sz w:val="24"/>
          <w:szCs w:val="24"/>
          <w:rtl/>
          <w:lang w:eastAsia="he-IL"/>
        </w:rPr>
        <w:t xml:space="preserve"> המספק שירותים לחברת </w:t>
      </w:r>
      <w:r w:rsidRPr="00BA31BA">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162974847"/>
          <w:placeholder>
            <w:docPart w:val="4BC640A2EC6F43DF946C1BA19448D0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620AB" w:rsidRPr="00BA31BA">
            <w:rPr>
              <w:rFonts w:ascii="Times New Roman" w:eastAsia="Times New Roman" w:hAnsi="Times New Roman" w:cs="David"/>
              <w:sz w:val="24"/>
              <w:szCs w:val="24"/>
              <w:rtl/>
              <w:lang w:eastAsia="he-IL"/>
            </w:rPr>
            <w:t>מ.רוזנטל מהנדסים בע"מ</w:t>
          </w:r>
        </w:sdtContent>
      </w:sdt>
      <w:r w:rsidRPr="00BA31BA">
        <w:rPr>
          <w:rFonts w:ascii="Times New Roman" w:eastAsia="Times New Roman" w:hAnsi="Times New Roman" w:cs="David"/>
          <w:sz w:val="24"/>
          <w:szCs w:val="24"/>
          <w:rtl/>
          <w:lang w:eastAsia="he-IL"/>
        </w:rPr>
        <w:t xml:space="preserve"> *,מצהיר בזאת ומתחייב כלפיכם כדלקמן:</w:t>
      </w:r>
    </w:p>
    <w:p w14:paraId="44F7B126" w14:textId="77777777" w:rsidR="00DE0948" w:rsidRPr="00BA31BA"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D53E05C" w14:textId="3ADB71D0" w:rsidR="00DE0948" w:rsidRPr="00BA31BA" w:rsidRDefault="00DE0948" w:rsidP="00270213">
      <w:pPr>
        <w:widowControl w:val="0"/>
        <w:numPr>
          <w:ilvl w:val="0"/>
          <w:numId w:val="2"/>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sz w:val="24"/>
            <w:szCs w:val="24"/>
            <w:rtl/>
            <w:lang w:eastAsia="he-IL"/>
          </w:rPr>
          <w:alias w:val="שם ספק"/>
          <w:tag w:val="cntSupllierName"/>
          <w:id w:val="1803119870"/>
          <w:placeholder>
            <w:docPart w:val="14EF8D63DCA443479863DA51C6C004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620AB" w:rsidRPr="00BA31BA">
            <w:rPr>
              <w:rFonts w:ascii="Times New Roman" w:eastAsia="Times New Roman" w:hAnsi="Times New Roman" w:cs="David"/>
              <w:sz w:val="24"/>
              <w:szCs w:val="24"/>
              <w:rtl/>
              <w:lang w:eastAsia="he-IL"/>
            </w:rPr>
            <w:t>מ.רוזנטל מהנדסים בע"מ</w:t>
          </w:r>
        </w:sdtContent>
      </w:sdt>
      <w:r w:rsidRPr="00BA31BA">
        <w:rPr>
          <w:rFonts w:ascii="Times New Roman" w:eastAsia="Times New Roman" w:hAnsi="Times New Roman" w:cs="David"/>
          <w:sz w:val="24"/>
          <w:szCs w:val="24"/>
          <w:rtl/>
          <w:lang w:eastAsia="he-IL"/>
        </w:rPr>
        <w:t xml:space="preserve"> , המבצעת עבורכם </w:t>
      </w:r>
      <w:r w:rsidR="00CD21D7" w:rsidRPr="00BA31BA">
        <w:rPr>
          <w:rFonts w:ascii="Times New Roman" w:eastAsia="Times New Roman" w:hAnsi="Times New Roman" w:cs="David" w:hint="cs"/>
          <w:sz w:val="24"/>
          <w:szCs w:val="24"/>
          <w:rtl/>
          <w:lang w:eastAsia="he-IL"/>
        </w:rPr>
        <w:t>יועץ</w:t>
      </w:r>
      <w:r w:rsidRPr="00BA31BA">
        <w:rPr>
          <w:rFonts w:ascii="Times New Roman" w:eastAsia="Times New Roman" w:hAnsi="Times New Roman" w:cs="David"/>
          <w:sz w:val="24"/>
          <w:szCs w:val="24"/>
          <w:rtl/>
          <w:lang w:eastAsia="he-IL"/>
        </w:rPr>
        <w:t xml:space="preserve"> </w:t>
      </w:r>
      <w:sdt>
        <w:sdtPr>
          <w:rPr>
            <w:rStyle w:val="AutoFieldsChar"/>
            <w:color w:val="auto"/>
            <w:rtl/>
          </w:rPr>
          <w:alias w:val="תבנית חוזה"/>
          <w:tag w:val="cntContractType"/>
          <w:id w:val="-472452915"/>
          <w:placeholder>
            <w:docPart w:val="3679AD1659844A4199300360E7ACF9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sChar"/>
          </w:rPr>
        </w:sdtEndPr>
        <w:sdtContent>
          <w:r w:rsidR="00FE4560" w:rsidRPr="00BA31BA">
            <w:rPr>
              <w:rStyle w:val="AutoFieldsChar"/>
              <w:color w:val="auto"/>
              <w:rtl/>
            </w:rPr>
            <w:t>הידרולוג</w:t>
          </w:r>
        </w:sdtContent>
      </w:sdt>
      <w:r w:rsidRPr="00BA31BA">
        <w:rPr>
          <w:rFonts w:ascii="Times New Roman" w:eastAsia="Times New Roman" w:hAnsi="Times New Roman" w:cs="David"/>
          <w:bCs/>
          <w:sz w:val="24"/>
          <w:szCs w:val="24"/>
          <w:rtl/>
          <w:lang w:eastAsia="he-IL"/>
        </w:rPr>
        <w:t xml:space="preserve"> </w:t>
      </w:r>
      <w:r w:rsidR="00D32FC6" w:rsidRPr="00BA31BA">
        <w:rPr>
          <w:rFonts w:ascii="Times New Roman" w:eastAsia="Times New Roman" w:hAnsi="Times New Roman" w:cs="David"/>
          <w:sz w:val="24"/>
          <w:szCs w:val="24"/>
          <w:rtl/>
          <w:lang w:eastAsia="he-IL"/>
        </w:rPr>
        <w:t>בפרוי</w:t>
      </w:r>
      <w:r w:rsidRPr="00BA31BA">
        <w:rPr>
          <w:rFonts w:ascii="Times New Roman" w:eastAsia="Times New Roman" w:hAnsi="Times New Roman" w:cs="David"/>
          <w:sz w:val="24"/>
          <w:szCs w:val="24"/>
          <w:rtl/>
          <w:lang w:eastAsia="he-IL"/>
        </w:rPr>
        <w:t>קט</w:t>
      </w:r>
      <w:r w:rsidR="00270213" w:rsidRPr="00BA31BA">
        <w:rPr>
          <w:rFonts w:ascii="Times New Roman" w:eastAsia="Times New Roman" w:hAnsi="Times New Roman" w:cs="David" w:hint="cs"/>
          <w:sz w:val="24"/>
          <w:szCs w:val="24"/>
          <w:rtl/>
          <w:lang w:eastAsia="he-IL"/>
        </w:rPr>
        <w:t xml:space="preserve"> </w:t>
      </w:r>
      <w:r w:rsidR="001E0876" w:rsidRPr="00BA31BA">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u w:val="single"/>
            <w:rtl/>
            <w:lang w:eastAsia="he-IL"/>
          </w:rPr>
          <w:alias w:val="שם הפרויקט"/>
          <w:tag w:val="cntProjectName"/>
          <w:id w:val="-1828508544"/>
          <w:placeholder>
            <w:docPart w:val="CBBF114E956F41A29526507E4B1E8F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112984" w:rsidRPr="00BA31BA">
            <w:rPr>
              <w:rFonts w:ascii="Times New Roman" w:eastAsia="Times New Roman" w:hAnsi="Times New Roman" w:cs="David"/>
              <w:sz w:val="24"/>
              <w:szCs w:val="24"/>
              <w:u w:val="single"/>
              <w:rtl/>
              <w:lang w:eastAsia="he-IL"/>
            </w:rPr>
            <w:t>גבעת הכלניות ( טרם ניתן שם לפרויקט )</w:t>
          </w:r>
        </w:sdtContent>
      </w:sdt>
      <w:r w:rsidR="00270213" w:rsidRPr="00BA31BA">
        <w:rPr>
          <w:rFonts w:ascii="Times New Roman" w:eastAsia="Times New Roman" w:hAnsi="Times New Roman" w:cs="David"/>
          <w:sz w:val="24"/>
          <w:szCs w:val="24"/>
          <w:rtl/>
          <w:lang w:eastAsia="he-IL"/>
        </w:rPr>
        <w:t xml:space="preserve"> </w:t>
      </w:r>
      <w:r w:rsidRPr="00BA31BA">
        <w:rPr>
          <w:rFonts w:ascii="Times New Roman" w:eastAsia="Times New Roman" w:hAnsi="Times New Roman" w:cs="David"/>
          <w:sz w:val="24"/>
          <w:szCs w:val="24"/>
          <w:rtl/>
          <w:lang w:eastAsia="he-IL"/>
        </w:rPr>
        <w:t>.</w:t>
      </w:r>
    </w:p>
    <w:p w14:paraId="45D3164B" w14:textId="77777777" w:rsidR="00DE0948" w:rsidRPr="00BA31BA"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0B123D" w14:textId="30B28760" w:rsidR="00DE0948" w:rsidRPr="00BA31BA"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sz w:val="24"/>
            <w:szCs w:val="24"/>
            <w:rtl/>
            <w:lang w:eastAsia="he-IL"/>
          </w:rPr>
          <w:alias w:val="שם ספק"/>
          <w:tag w:val="cntSupllierName"/>
          <w:id w:val="-444620228"/>
          <w:placeholder>
            <w:docPart w:val="D7ABE23DACA34BF0A8FD0ADB543A57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620AB" w:rsidRPr="00BA31BA">
            <w:rPr>
              <w:rFonts w:ascii="Times New Roman" w:eastAsia="Times New Roman" w:hAnsi="Times New Roman" w:cs="David"/>
              <w:sz w:val="24"/>
              <w:szCs w:val="24"/>
              <w:rtl/>
              <w:lang w:eastAsia="he-IL"/>
            </w:rPr>
            <w:t>מ.רוזנטל מהנדסים בע"מ</w:t>
          </w:r>
        </w:sdtContent>
      </w:sdt>
      <w:r w:rsidRPr="00BA31BA">
        <w:rPr>
          <w:rFonts w:ascii="Times New Roman" w:eastAsia="Times New Roman" w:hAnsi="Times New Roman" w:cs="David"/>
          <w:bCs/>
          <w:sz w:val="24"/>
          <w:szCs w:val="24"/>
          <w:rtl/>
          <w:lang w:eastAsia="he-IL"/>
        </w:rPr>
        <w:t xml:space="preserve"> </w:t>
      </w:r>
      <w:r w:rsidRPr="00BA31BA">
        <w:rPr>
          <w:rFonts w:ascii="Times New Roman" w:eastAsia="Times New Roman" w:hAnsi="Times New Roman" w:cs="David"/>
          <w:sz w:val="24"/>
          <w:szCs w:val="24"/>
          <w:rtl/>
          <w:lang w:eastAsia="he-IL"/>
        </w:rPr>
        <w:t>עשוי להגיע לרשותי מידע חסוי כמוגדר להלן:</w:t>
      </w:r>
    </w:p>
    <w:p w14:paraId="19C78395" w14:textId="77777777" w:rsidR="00DE0948" w:rsidRPr="00BA31BA"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60FA14E" w14:textId="58165065" w:rsidR="00DE0948" w:rsidRPr="00BA31BA" w:rsidRDefault="00DE0948" w:rsidP="00DE0948">
      <w:pPr>
        <w:widowControl w:val="0"/>
        <w:tabs>
          <w:tab w:val="left" w:pos="515"/>
        </w:tabs>
        <w:spacing w:before="0" w:beforeAutospacing="0" w:after="0" w:afterAutospacing="0" w:line="360" w:lineRule="auto"/>
        <w:ind w:left="1790" w:hanging="1790"/>
        <w:jc w:val="both"/>
        <w:rPr>
          <w:rStyle w:val="AutoFieldsChar"/>
          <w:color w:val="auto"/>
          <w:rtl/>
          <w:lang w:eastAsia="he-IL"/>
        </w:rPr>
      </w:pPr>
      <w:r w:rsidRPr="00BA31BA">
        <w:rPr>
          <w:rFonts w:ascii="Times New Roman" w:eastAsia="Times New Roman" w:hAnsi="Times New Roman" w:cs="David"/>
          <w:sz w:val="24"/>
          <w:szCs w:val="24"/>
          <w:rtl/>
          <w:lang w:eastAsia="he-IL"/>
        </w:rPr>
        <w:tab/>
        <w:t>"</w:t>
      </w:r>
      <w:r w:rsidRPr="00BA31BA">
        <w:rPr>
          <w:rFonts w:ascii="Times New Roman" w:eastAsia="Times New Roman" w:hAnsi="Times New Roman" w:cs="David"/>
          <w:b/>
          <w:bCs/>
          <w:sz w:val="24"/>
          <w:szCs w:val="24"/>
          <w:rtl/>
          <w:lang w:eastAsia="he-IL"/>
        </w:rPr>
        <w:t>מידע חסוי</w:t>
      </w:r>
      <w:r w:rsidRPr="00BA31BA">
        <w:rPr>
          <w:rFonts w:ascii="Times New Roman" w:eastAsia="Times New Roman" w:hAnsi="Times New Roman" w:cs="David"/>
          <w:sz w:val="24"/>
          <w:szCs w:val="24"/>
          <w:rtl/>
          <w:lang w:eastAsia="he-IL"/>
        </w:rPr>
        <w:t>"-</w:t>
      </w:r>
      <w:r w:rsidRPr="00BA31BA">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w:t>
      </w:r>
      <w:r w:rsidRPr="00BA31BA">
        <w:rPr>
          <w:rFonts w:ascii="Times New Roman" w:eastAsia="Times New Roman" w:hAnsi="Times New Roman" w:cs="David"/>
          <w:sz w:val="24"/>
          <w:szCs w:val="24"/>
          <w:rtl/>
          <w:lang w:eastAsia="he-IL"/>
        </w:rPr>
        <w:lastRenderedPageBreak/>
        <w:t xml:space="preserve">הניתנים לכם ע"י  </w:t>
      </w:r>
      <w:sdt>
        <w:sdtPr>
          <w:rPr>
            <w:rStyle w:val="AutoFieldsChar"/>
            <w:color w:val="auto"/>
            <w:rtl/>
          </w:rPr>
          <w:alias w:val="שם ספק"/>
          <w:tag w:val="cntSupllierName"/>
          <w:id w:val="235902700"/>
          <w:placeholder>
            <w:docPart w:val="3952585EC8FF40AC998DE07A033CD2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Style w:val="AutoFieldsChar"/>
          </w:rPr>
        </w:sdtEndPr>
        <w:sdtContent>
          <w:r w:rsidR="00B620AB" w:rsidRPr="00BA31BA">
            <w:rPr>
              <w:rStyle w:val="AutoFieldsChar"/>
              <w:color w:val="auto"/>
              <w:rtl/>
            </w:rPr>
            <w:t>מ.רוזנטל מהנדסים בע"מ</w:t>
          </w:r>
        </w:sdtContent>
      </w:sdt>
      <w:r w:rsidR="00270213" w:rsidRPr="00BA31BA">
        <w:rPr>
          <w:rStyle w:val="AutoFieldsChar"/>
          <w:rFonts w:hint="cs"/>
          <w:color w:val="auto"/>
          <w:rtl/>
        </w:rPr>
        <w:t>.</w:t>
      </w:r>
    </w:p>
    <w:p w14:paraId="70ABED52" w14:textId="77777777" w:rsidR="00DE0948" w:rsidRPr="00BA31BA"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EBC67A4" w14:textId="77777777" w:rsidR="00DE0948" w:rsidRPr="00BA31BA"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6CE0B400" w14:textId="77777777" w:rsidR="00DE0948" w:rsidRPr="00BA31BA"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3665166" w14:textId="77777777" w:rsidR="00DE0948" w:rsidRPr="00BA31BA"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74D7107" w14:textId="77777777" w:rsidR="00DE0948" w:rsidRPr="00BA31BA"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07F2DB9" w14:textId="3BEDC3C9" w:rsidR="00DE0948" w:rsidRPr="00BA31BA" w:rsidRDefault="00DE0948" w:rsidP="005607AF">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1A09DF89" w14:textId="77777777" w:rsidR="00DE0948" w:rsidRPr="00BA31BA" w:rsidRDefault="00270213" w:rsidP="0027021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                                                                                                    </w:t>
      </w:r>
      <w:r w:rsidR="00DE0948" w:rsidRPr="00BA31BA">
        <w:rPr>
          <w:rFonts w:ascii="Times New Roman" w:eastAsia="Times New Roman" w:hAnsi="Times New Roman" w:cs="David"/>
          <w:sz w:val="24"/>
          <w:szCs w:val="24"/>
          <w:rtl/>
          <w:lang w:eastAsia="he-IL"/>
        </w:rPr>
        <w:t>בכבוד רב,</w:t>
      </w:r>
    </w:p>
    <w:p w14:paraId="07D14FA2" w14:textId="77777777" w:rsidR="00270213" w:rsidRPr="00BA31BA"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_______________________ </w:t>
      </w:r>
    </w:p>
    <w:p w14:paraId="03E8AA8F" w14:textId="41FFC6D3" w:rsidR="00270213" w:rsidRPr="00BA31BA" w:rsidRDefault="00270213" w:rsidP="006B600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                </w:t>
      </w:r>
      <w:sdt>
        <w:sdtPr>
          <w:rPr>
            <w:rStyle w:val="AutoFieldsChar"/>
            <w:color w:val="auto"/>
            <w:rtl/>
          </w:rPr>
          <w:alias w:val="שם ספק"/>
          <w:tag w:val="cntSupllierName"/>
          <w:id w:val="-588306306"/>
          <w:placeholder>
            <w:docPart w:val="1CF224759DD7493C9BFE8B080CC3B1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Style w:val="AutoFieldsChar"/>
          </w:rPr>
        </w:sdtEndPr>
        <w:sdtContent>
          <w:r w:rsidR="00B620AB" w:rsidRPr="00BA31BA">
            <w:rPr>
              <w:rStyle w:val="AutoFieldsChar"/>
              <w:color w:val="auto"/>
              <w:rtl/>
            </w:rPr>
            <w:t>מ.רוזנטל מהנדסים בע"מ</w:t>
          </w:r>
        </w:sdtContent>
      </w:sdt>
    </w:p>
    <w:p w14:paraId="34FA59E0" w14:textId="77777777" w:rsidR="00DE0948" w:rsidRPr="00BA31BA"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שם:____________</w:t>
      </w:r>
    </w:p>
    <w:p w14:paraId="0356A6BE" w14:textId="77777777" w:rsidR="00DE0948" w:rsidRPr="00BA31BA"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ת.ז:____________</w:t>
      </w:r>
    </w:p>
    <w:p w14:paraId="2E477BA0" w14:textId="77777777" w:rsidR="00DE0948" w:rsidRPr="00BA31BA"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כתובת:__________</w:t>
      </w:r>
    </w:p>
    <w:p w14:paraId="075E703C"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BA31BA">
        <w:rPr>
          <w:rFonts w:ascii="Times New Roman" w:eastAsia="Times New Roman" w:hAnsi="Times New Roman" w:cs="David"/>
          <w:sz w:val="24"/>
          <w:szCs w:val="24"/>
          <w:highlight w:val="yellow"/>
          <w:rtl/>
          <w:lang w:eastAsia="he-IL"/>
        </w:rPr>
        <w:t>*מחק את המיותר</w:t>
      </w:r>
    </w:p>
    <w:p w14:paraId="4D046FBC" w14:textId="77777777" w:rsidR="00FE4560" w:rsidRPr="00BA31BA" w:rsidRDefault="00FE4560"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BA31BA">
        <w:rPr>
          <w:rFonts w:ascii="Times New Roman" w:eastAsia="Times New Roman" w:hAnsi="Times New Roman" w:cs="David"/>
          <w:bCs/>
          <w:sz w:val="24"/>
          <w:szCs w:val="24"/>
          <w:u w:val="single"/>
          <w:rtl/>
          <w:lang w:eastAsia="he-IL"/>
        </w:rPr>
        <w:br w:type="page"/>
      </w:r>
    </w:p>
    <w:p w14:paraId="3E3F5324" w14:textId="77777777" w:rsidR="00151EFF" w:rsidRPr="00BA31BA" w:rsidRDefault="00151EFF"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E656FBC" w14:textId="77777777" w:rsidR="00151EFF"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BA31BA">
        <w:rPr>
          <w:rFonts w:ascii="Times New Roman" w:eastAsia="Times New Roman" w:hAnsi="Times New Roman" w:cs="David" w:hint="cs"/>
          <w:bCs/>
          <w:sz w:val="20"/>
          <w:szCs w:val="24"/>
          <w:u w:val="single"/>
          <w:rtl/>
          <w:lang w:eastAsia="he-IL"/>
        </w:rPr>
        <w:t>נספח "ז''</w:t>
      </w:r>
    </w:p>
    <w:p w14:paraId="347C491A" w14:textId="77777777" w:rsidR="00535F97" w:rsidRPr="00BA31BA" w:rsidRDefault="00535F97" w:rsidP="00535F97">
      <w:pPr>
        <w:bidi w:val="0"/>
        <w:spacing w:before="0" w:beforeAutospacing="0" w:after="0" w:afterAutospacing="0" w:line="240" w:lineRule="auto"/>
        <w:jc w:val="center"/>
        <w:rPr>
          <w:rFonts w:ascii="Times New Roman" w:eastAsia="Times New Roman" w:hAnsi="Times New Roman" w:cs="David"/>
          <w:sz w:val="20"/>
          <w:szCs w:val="24"/>
          <w:rtl/>
          <w:lang w:eastAsia="he-IL"/>
        </w:rPr>
      </w:pPr>
    </w:p>
    <w:p w14:paraId="1F0D4111" w14:textId="77777777" w:rsidR="00535F97" w:rsidRPr="00BA31BA" w:rsidRDefault="00535F97" w:rsidP="00535F97">
      <w:pPr>
        <w:widowControl w:val="0"/>
        <w:bidi w:val="0"/>
        <w:spacing w:before="0" w:beforeAutospacing="0" w:after="0" w:afterAutospacing="0" w:line="240" w:lineRule="auto"/>
        <w:jc w:val="center"/>
        <w:rPr>
          <w:rFonts w:eastAsia="Times New Roman" w:cs="David"/>
          <w:bCs/>
          <w:sz w:val="24"/>
          <w:szCs w:val="24"/>
          <w:u w:val="single"/>
          <w:rtl/>
          <w:lang w:eastAsia="he-IL"/>
        </w:rPr>
      </w:pPr>
      <w:r w:rsidRPr="00BA31BA">
        <w:rPr>
          <w:rFonts w:ascii="David" w:eastAsia="Times New Roman" w:hAnsi="David" w:cs="David" w:hint="cs"/>
          <w:bCs/>
          <w:sz w:val="24"/>
          <w:szCs w:val="24"/>
          <w:u w:val="single"/>
          <w:rtl/>
          <w:lang w:eastAsia="he-IL"/>
        </w:rPr>
        <w:t>מפרט ביטוחי</w:t>
      </w:r>
      <w:r w:rsidRPr="00BA31BA">
        <w:rPr>
          <w:rFonts w:ascii="Times New Roman" w:eastAsia="Times New Roman" w:hAnsi="Times New Roman" w:cs="David" w:hint="cs"/>
          <w:b/>
          <w:bCs/>
          <w:sz w:val="20"/>
          <w:szCs w:val="24"/>
          <w:u w:val="single"/>
          <w:rtl/>
          <w:lang w:eastAsia="he-IL"/>
        </w:rPr>
        <w:t xml:space="preserve"> המתכנן</w:t>
      </w:r>
      <w:r w:rsidRPr="00BA31BA">
        <w:rPr>
          <w:rFonts w:ascii="David" w:eastAsia="Times New Roman" w:hAnsi="David" w:cs="David" w:hint="cs"/>
          <w:bCs/>
          <w:sz w:val="24"/>
          <w:szCs w:val="24"/>
          <w:u w:val="single"/>
          <w:rtl/>
          <w:lang w:eastAsia="he-IL"/>
        </w:rPr>
        <w:t xml:space="preserve"> </w:t>
      </w:r>
    </w:p>
    <w:p w14:paraId="5A85DBC0" w14:textId="77777777" w:rsidR="00535F97" w:rsidRPr="00BA31BA" w:rsidRDefault="00535F97" w:rsidP="00535F97">
      <w:pPr>
        <w:tabs>
          <w:tab w:val="left" w:pos="283"/>
        </w:tabs>
        <w:spacing w:line="240" w:lineRule="auto"/>
        <w:jc w:val="both"/>
        <w:rPr>
          <w:rFonts w:ascii="David" w:eastAsia="Calibri" w:hAnsi="David" w:cs="David"/>
          <w:sz w:val="24"/>
          <w:szCs w:val="24"/>
          <w:rtl/>
        </w:rPr>
      </w:pPr>
      <w:r w:rsidRPr="00BA31BA">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C4C45E4" w14:textId="77777777" w:rsidR="00535F97" w:rsidRPr="00BA31BA"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BA31BA">
        <w:rPr>
          <w:rFonts w:ascii="David" w:eastAsia="Calibri" w:hAnsi="David" w:cs="David" w:hint="cs"/>
          <w:sz w:val="24"/>
          <w:szCs w:val="24"/>
          <w:rtl/>
        </w:rPr>
        <w:t>1.</w:t>
      </w:r>
      <w:r w:rsidRPr="00BA31BA">
        <w:rPr>
          <w:rFonts w:ascii="David" w:eastAsia="Calibri" w:hAnsi="David" w:cs="David" w:hint="cs"/>
          <w:sz w:val="24"/>
          <w:szCs w:val="24"/>
          <w:rtl/>
        </w:rPr>
        <w:tab/>
      </w:r>
      <w:r w:rsidRPr="00BA31BA">
        <w:rPr>
          <w:rFonts w:ascii="David" w:eastAsia="Calibri" w:hAnsi="David" w:cs="David" w:hint="cs"/>
          <w:b/>
          <w:bCs/>
          <w:sz w:val="24"/>
          <w:szCs w:val="24"/>
          <w:rtl/>
        </w:rPr>
        <w:t>ביטוח אחריות מקצועית</w:t>
      </w:r>
      <w:r w:rsidRPr="00BA31BA">
        <w:rPr>
          <w:rFonts w:ascii="David" w:eastAsia="Calibri" w:hAnsi="David" w:cs="David" w:hint="cs"/>
          <w:sz w:val="24"/>
          <w:szCs w:val="24"/>
          <w:rtl/>
        </w:rPr>
        <w:t>, לכיסוי חבותו המקצועית של היועץ ביחס להתחייבויותיו על פי ההסכם הנדון.</w:t>
      </w:r>
    </w:p>
    <w:p w14:paraId="7522204E" w14:textId="22E73B66" w:rsidR="00535F97" w:rsidRPr="00BA31BA" w:rsidRDefault="00535F97" w:rsidP="00AE5723">
      <w:pPr>
        <w:tabs>
          <w:tab w:val="left" w:pos="283"/>
          <w:tab w:val="left" w:pos="708"/>
        </w:tabs>
        <w:spacing w:line="240" w:lineRule="auto"/>
        <w:ind w:left="283" w:hanging="283"/>
        <w:jc w:val="both"/>
        <w:rPr>
          <w:rFonts w:ascii="David" w:eastAsia="Calibri" w:hAnsi="David" w:cs="David"/>
          <w:sz w:val="24"/>
          <w:szCs w:val="24"/>
          <w:rtl/>
        </w:rPr>
      </w:pPr>
      <w:r w:rsidRPr="00BA31BA">
        <w:rPr>
          <w:rFonts w:ascii="David" w:eastAsia="Calibri" w:hAnsi="David" w:cs="David" w:hint="cs"/>
          <w:sz w:val="24"/>
          <w:szCs w:val="24"/>
          <w:rtl/>
        </w:rPr>
        <w:tab/>
        <w:t>גבול האחריות על פי הפוליסה לא יפחת מ-</w:t>
      </w:r>
      <w:r w:rsidR="00AE5723" w:rsidRPr="00BA31BA">
        <w:rPr>
          <w:rFonts w:ascii="David" w:eastAsia="Calibri" w:hAnsi="David" w:cs="David" w:hint="cs"/>
          <w:sz w:val="24"/>
          <w:szCs w:val="24"/>
          <w:rtl/>
        </w:rPr>
        <w:t>1,000,000</w:t>
      </w:r>
      <w:r w:rsidRPr="00BA31BA">
        <w:rPr>
          <w:rFonts w:ascii="David" w:eastAsia="Calibri" w:hAnsi="David" w:cs="David" w:hint="cs"/>
          <w:sz w:val="24"/>
          <w:szCs w:val="24"/>
          <w:rtl/>
        </w:rPr>
        <w:t xml:space="preserve"> ₪  (מליון ₪) לאירוע ובסה"כ לתקופת הביטוח.</w:t>
      </w:r>
    </w:p>
    <w:p w14:paraId="393E406E" w14:textId="77777777" w:rsidR="00535F97" w:rsidRPr="00BA31BA"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BA31BA">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243A8B9D" w14:textId="77777777" w:rsidR="00535F97" w:rsidRPr="00BA31BA"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BA31BA">
        <w:rPr>
          <w:rFonts w:ascii="David" w:eastAsia="Calibri" w:hAnsi="David" w:cs="David" w:hint="cs"/>
          <w:sz w:val="24"/>
          <w:szCs w:val="24"/>
          <w:rtl/>
        </w:rPr>
        <w:t>2.</w:t>
      </w:r>
      <w:r w:rsidRPr="00BA31BA">
        <w:rPr>
          <w:rFonts w:ascii="David" w:eastAsia="Calibri" w:hAnsi="David" w:cs="David" w:hint="cs"/>
          <w:sz w:val="24"/>
          <w:szCs w:val="24"/>
          <w:rtl/>
        </w:rPr>
        <w:tab/>
      </w:r>
      <w:r w:rsidRPr="00BA31BA">
        <w:rPr>
          <w:rFonts w:ascii="David" w:eastAsia="Calibri" w:hAnsi="David" w:cs="David" w:hint="cs"/>
          <w:b/>
          <w:bCs/>
          <w:sz w:val="24"/>
          <w:szCs w:val="24"/>
          <w:rtl/>
        </w:rPr>
        <w:t>ביטוח אחריות מעבידים</w:t>
      </w:r>
      <w:r w:rsidRPr="00BA31BA">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w:t>
      </w:r>
      <w:r w:rsidRPr="00BA31BA">
        <w:rPr>
          <w:rFonts w:ascii="David" w:eastAsia="Calibri" w:hAnsi="David" w:cs="David" w:hint="cs"/>
          <w:sz w:val="24"/>
          <w:szCs w:val="24"/>
          <w:rtl/>
        </w:rPr>
        <w:lastRenderedPageBreak/>
        <w:t>האחריות שאינו נופל מ-20,000,000 ₪  (עשרים מיליון ₪ ) לעובד אחד, לאירוע ובסה"כ לתקופת ביטוח שנתית.</w:t>
      </w:r>
    </w:p>
    <w:p w14:paraId="750ABCBB" w14:textId="77777777" w:rsidR="00535F97" w:rsidRPr="00BA31BA"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BA31BA">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BA31BA">
        <w:rPr>
          <w:rFonts w:ascii="David" w:eastAsia="Calibri" w:hAnsi="David" w:cs="David" w:hint="cs"/>
          <w:sz w:val="24"/>
          <w:szCs w:val="24"/>
        </w:rPr>
        <w:t xml:space="preserve"> </w:t>
      </w:r>
      <w:r w:rsidRPr="00BA31BA">
        <w:rPr>
          <w:rFonts w:ascii="David" w:eastAsia="Calibri" w:hAnsi="David" w:cs="David" w:hint="cs"/>
          <w:sz w:val="24"/>
          <w:szCs w:val="24"/>
          <w:rtl/>
        </w:rPr>
        <w:t>לעניין קרות תאונת עבודה ו/או מחלה כלשהי</w:t>
      </w:r>
      <w:r w:rsidRPr="00BA31BA">
        <w:rPr>
          <w:rFonts w:ascii="David" w:eastAsia="Calibri" w:hAnsi="David" w:cs="David" w:hint="cs"/>
          <w:sz w:val="24"/>
          <w:szCs w:val="24"/>
        </w:rPr>
        <w:t xml:space="preserve"> </w:t>
      </w:r>
      <w:r w:rsidRPr="00BA31BA">
        <w:rPr>
          <w:rFonts w:ascii="David" w:eastAsia="Calibri" w:hAnsi="David" w:cs="David" w:hint="cs"/>
          <w:sz w:val="24"/>
          <w:szCs w:val="24"/>
          <w:rtl/>
        </w:rPr>
        <w:t>כי הוא נושא בחובות מעביד כלשהם כלפי מי מעובדי היועץ.</w:t>
      </w:r>
      <w:r w:rsidRPr="00BA31BA">
        <w:rPr>
          <w:rFonts w:ascii="David" w:eastAsia="Calibri" w:hAnsi="David" w:cs="David" w:hint="cs"/>
          <w:sz w:val="24"/>
          <w:szCs w:val="24"/>
          <w:rtl/>
        </w:rPr>
        <w:tab/>
      </w:r>
      <w:r w:rsidRPr="00BA31BA">
        <w:rPr>
          <w:rFonts w:ascii="David" w:eastAsia="Calibri" w:hAnsi="David" w:cs="David" w:hint="cs"/>
          <w:sz w:val="24"/>
          <w:szCs w:val="24"/>
          <w:rtl/>
        </w:rPr>
        <w:br/>
      </w:r>
    </w:p>
    <w:p w14:paraId="37F742B4" w14:textId="77777777" w:rsidR="00535F97" w:rsidRPr="00BA31BA"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BA31BA">
        <w:rPr>
          <w:rFonts w:ascii="David" w:eastAsia="Calibri" w:hAnsi="David" w:cs="David" w:hint="cs"/>
          <w:sz w:val="24"/>
          <w:szCs w:val="24"/>
          <w:rtl/>
        </w:rPr>
        <w:t>3</w:t>
      </w:r>
      <w:r w:rsidRPr="00BA31BA">
        <w:rPr>
          <w:rFonts w:ascii="David" w:eastAsia="Calibri" w:hAnsi="David" w:cs="David" w:hint="cs"/>
          <w:sz w:val="24"/>
          <w:szCs w:val="24"/>
          <w:rtl/>
        </w:rPr>
        <w:tab/>
      </w:r>
      <w:r w:rsidRPr="00BA31BA">
        <w:rPr>
          <w:rFonts w:ascii="David" w:eastAsia="Calibri" w:hAnsi="David" w:cs="David" w:hint="cs"/>
          <w:b/>
          <w:bCs/>
          <w:sz w:val="24"/>
          <w:szCs w:val="24"/>
          <w:rtl/>
        </w:rPr>
        <w:t>ביטוח אחריות כלפי צד שלישי</w:t>
      </w:r>
      <w:r w:rsidRPr="00BA31BA">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3C6B51B" w14:textId="77777777" w:rsidR="00535F97" w:rsidRPr="00BA31BA"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BA31BA">
        <w:rPr>
          <w:rFonts w:ascii="David" w:eastAsia="Calibri" w:hAnsi="David" w:cs="David" w:hint="cs"/>
          <w:sz w:val="24"/>
          <w:szCs w:val="24"/>
          <w:rtl/>
        </w:rPr>
        <w:tab/>
        <w:t>ביטוח זה לא  כפוף לכל הגבלה בדבר חבות הנובעת מאש, התפוצצות, בהלה, מכשירי הרמה, חבות</w:t>
      </w:r>
      <w:r w:rsidRPr="00BA31BA">
        <w:rPr>
          <w:rFonts w:ascii="David" w:eastAsia="Calibri" w:hAnsi="David" w:cs="David" w:hint="cs"/>
          <w:sz w:val="24"/>
          <w:szCs w:val="24"/>
        </w:rPr>
        <w:t xml:space="preserve"> </w:t>
      </w:r>
      <w:r w:rsidRPr="00BA31BA">
        <w:rPr>
          <w:rFonts w:ascii="David" w:eastAsia="Calibri" w:hAnsi="David" w:cs="David" w:hint="cs"/>
          <w:sz w:val="24"/>
          <w:szCs w:val="24"/>
          <w:rtl/>
        </w:rPr>
        <w:t>בגין וכלפי קבלנים, קבלני משנה</w:t>
      </w:r>
      <w:r w:rsidRPr="00BA31BA">
        <w:rPr>
          <w:rFonts w:ascii="David" w:eastAsia="Calibri" w:hAnsi="David" w:cs="David" w:hint="cs"/>
          <w:sz w:val="24"/>
          <w:szCs w:val="24"/>
        </w:rPr>
        <w:t xml:space="preserve"> </w:t>
      </w:r>
      <w:r w:rsidRPr="00BA31BA">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BA31BA">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191E8BC0" w14:textId="77777777" w:rsidR="00535F97" w:rsidRPr="00BA31BA"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tl/>
        </w:rPr>
      </w:pPr>
      <w:r w:rsidRPr="00BA31BA">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3E40E68" w14:textId="77777777" w:rsidR="00535F97" w:rsidRPr="00BA31BA"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Pr>
      </w:pPr>
      <w:r w:rsidRPr="00BA31BA">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F097477" w14:textId="77777777" w:rsidR="00535F97" w:rsidRPr="00BA31BA"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tl/>
        </w:rPr>
      </w:pPr>
      <w:r w:rsidRPr="00BA31BA">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8C5B40D" w14:textId="77777777" w:rsidR="00535F97" w:rsidRPr="00BA31BA"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Pr>
      </w:pPr>
      <w:r w:rsidRPr="00BA31BA">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639920C0" w14:textId="77777777" w:rsidR="00535F97" w:rsidRPr="00BA31BA" w:rsidRDefault="00535F97" w:rsidP="00535F97">
      <w:pPr>
        <w:jc w:val="both"/>
        <w:rPr>
          <w:rFonts w:ascii="David" w:eastAsia="Calibri" w:hAnsi="David" w:cs="David"/>
          <w:sz w:val="24"/>
          <w:szCs w:val="24"/>
          <w:rtl/>
        </w:rPr>
      </w:pPr>
      <w:r w:rsidRPr="00BA31BA">
        <w:rPr>
          <w:rFonts w:ascii="David" w:eastAsia="Calibri" w:hAnsi="David" w:cs="David" w:hint="cs"/>
          <w:sz w:val="24"/>
          <w:szCs w:val="24"/>
          <w:rtl/>
        </w:rPr>
        <w:lastRenderedPageBreak/>
        <w:t xml:space="preserve"> </w:t>
      </w:r>
    </w:p>
    <w:p w14:paraId="048A5147" w14:textId="77777777" w:rsidR="00535F97" w:rsidRPr="00BA31BA" w:rsidRDefault="00535F97" w:rsidP="00535F97">
      <w:pPr>
        <w:ind w:left="364"/>
        <w:contextualSpacing/>
        <w:rPr>
          <w:rFonts w:ascii="Times New Roman" w:eastAsia="Calibri" w:hAnsi="Times New Roman" w:cs="Arial"/>
          <w:rtl/>
        </w:rPr>
      </w:pPr>
    </w:p>
    <w:p w14:paraId="495CB702"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E593A2"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5D6166"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76E850E"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5F365CA"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94F264"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E23B167"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A59BCC5"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FABB141"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8BBBC5E"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5362D00"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A694473"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373B588"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90826BB"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C2A562"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E4F6516" w14:textId="77777777" w:rsidR="00535F97" w:rsidRPr="00BA31BA"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6E5D795"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8C39C2"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909E04"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0AF7CA"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D0CF48"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ACE142"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4A9497"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33491C"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889282"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696F2D"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DAE50B"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91ACB8"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9BBA87"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4FA2E9"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29A4A0"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9D821C"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957344"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73E4BA"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1A7222"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9975E3"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4C891E"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34FCEC"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D7A5FB"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074328"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A83F7B"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982561"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DECFF4"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DCBC0E"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A31BA">
        <w:rPr>
          <w:rFonts w:ascii="Times New Roman" w:eastAsia="Times New Roman" w:hAnsi="Times New Roman" w:cs="David"/>
          <w:bCs/>
          <w:sz w:val="20"/>
          <w:szCs w:val="24"/>
          <w:u w:val="single"/>
          <w:rtl/>
          <w:lang w:eastAsia="he-IL"/>
        </w:rPr>
        <w:br w:type="page"/>
      </w:r>
    </w:p>
    <w:p w14:paraId="0C271498"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A31BA">
        <w:rPr>
          <w:rFonts w:ascii="Times New Roman" w:eastAsia="Times New Roman" w:hAnsi="Times New Roman" w:cs="David" w:hint="cs"/>
          <w:bCs/>
          <w:sz w:val="20"/>
          <w:szCs w:val="24"/>
          <w:u w:val="single"/>
          <w:rtl/>
          <w:lang w:eastAsia="he-IL"/>
        </w:rPr>
        <w:lastRenderedPageBreak/>
        <w:t>נספח "</w:t>
      </w:r>
      <w:r w:rsidRPr="00BA31BA">
        <w:rPr>
          <w:rFonts w:ascii="Times New Roman" w:eastAsia="Times New Roman" w:hAnsi="Times New Roman" w:cs="David" w:hint="eastAsia"/>
          <w:bCs/>
          <w:sz w:val="20"/>
          <w:szCs w:val="24"/>
          <w:u w:val="single"/>
          <w:rtl/>
          <w:lang w:eastAsia="he-IL"/>
        </w:rPr>
        <w:t>ז</w:t>
      </w:r>
      <w:r w:rsidRPr="00BA31BA">
        <w:rPr>
          <w:rFonts w:ascii="Times New Roman" w:eastAsia="Times New Roman" w:hAnsi="Times New Roman" w:cs="David" w:hint="cs"/>
          <w:bCs/>
          <w:sz w:val="20"/>
          <w:szCs w:val="24"/>
          <w:u w:val="single"/>
          <w:rtl/>
          <w:lang w:eastAsia="he-IL"/>
        </w:rPr>
        <w:t>1'"</w:t>
      </w:r>
    </w:p>
    <w:p w14:paraId="524DC4D7"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A31BA">
        <w:rPr>
          <w:rFonts w:ascii="Times New Roman" w:eastAsia="Times New Roman" w:hAnsi="Times New Roman" w:cs="David" w:hint="cs"/>
          <w:b/>
          <w:bCs/>
          <w:sz w:val="20"/>
          <w:szCs w:val="24"/>
          <w:u w:val="single"/>
          <w:rtl/>
          <w:lang w:eastAsia="he-IL"/>
        </w:rPr>
        <w:t>אישור על קיום ביטוחי המתכנן</w:t>
      </w:r>
    </w:p>
    <w:p w14:paraId="0C8550BA" w14:textId="77777777" w:rsidR="00535F97" w:rsidRPr="00BA31BA" w:rsidRDefault="00535F97" w:rsidP="00535F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A31BA" w:rsidRPr="00BA31BA" w14:paraId="130BD4DE" w14:textId="77777777" w:rsidTr="0037378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176B7F3"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27BD0F2"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תאריך הנפקת האישור(</w:t>
            </w:r>
            <w:r w:rsidRPr="00BA31BA">
              <w:rPr>
                <w:rFonts w:ascii="David" w:eastAsia="Calibri" w:hAnsi="David" w:cs="David" w:hint="cs"/>
                <w:sz w:val="24"/>
                <w:szCs w:val="24"/>
                <w:lang w:eastAsia="he-IL"/>
              </w:rPr>
              <w:t>DD/MM/YYYY</w:t>
            </w:r>
            <w:r w:rsidRPr="00BA31BA">
              <w:rPr>
                <w:rFonts w:ascii="David" w:eastAsia="Calibri" w:hAnsi="David" w:cs="David" w:hint="cs"/>
                <w:sz w:val="24"/>
                <w:szCs w:val="24"/>
                <w:rtl/>
                <w:lang w:eastAsia="he-IL"/>
              </w:rPr>
              <w:t>)</w:t>
            </w:r>
          </w:p>
        </w:tc>
      </w:tr>
      <w:tr w:rsidR="00BA31BA" w:rsidRPr="00BA31BA" w14:paraId="2CDD4135" w14:textId="77777777" w:rsidTr="0037378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7F2135A"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A31BA" w:rsidRPr="00BA31BA" w14:paraId="570F5740" w14:textId="77777777" w:rsidTr="0037378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F1B5C1B"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7A94716"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418D136"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71EE3A0"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מעמד מבקש האישור*</w:t>
            </w:r>
          </w:p>
        </w:tc>
      </w:tr>
      <w:tr w:rsidR="00BA31BA" w:rsidRPr="00BA31BA" w14:paraId="5F93E346" w14:textId="77777777" w:rsidTr="0037378A">
        <w:trPr>
          <w:trHeight w:val="551"/>
        </w:trPr>
        <w:tc>
          <w:tcPr>
            <w:tcW w:w="4068" w:type="dxa"/>
            <w:tcBorders>
              <w:top w:val="single" w:sz="4" w:space="0" w:color="auto"/>
              <w:left w:val="single" w:sz="4" w:space="0" w:color="auto"/>
              <w:bottom w:val="single" w:sz="4" w:space="0" w:color="auto"/>
              <w:right w:val="single" w:sz="4" w:space="0" w:color="auto"/>
            </w:tcBorders>
            <w:hideMark/>
          </w:tcPr>
          <w:p w14:paraId="02932232"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שם</w:t>
            </w:r>
          </w:p>
          <w:p w14:paraId="619399E0"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6830BAD"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C63F2DF" w14:textId="77777777" w:rsidR="00535F97" w:rsidRPr="00BA31BA" w:rsidRDefault="00535F97" w:rsidP="0037378A">
            <w:pPr>
              <w:spacing w:before="0" w:beforeAutospacing="0" w:after="0" w:afterAutospacing="0" w:line="240" w:lineRule="auto"/>
              <w:ind w:left="50" w:right="78"/>
              <w:rPr>
                <w:rFonts w:ascii="David" w:eastAsia="Calibri" w:hAnsi="David" w:cs="David"/>
                <w:b/>
                <w:sz w:val="24"/>
                <w:szCs w:val="24"/>
                <w:rtl/>
                <w:lang w:eastAsia="he-IL"/>
              </w:rPr>
            </w:pPr>
          </w:p>
          <w:p w14:paraId="416914C7" w14:textId="77777777" w:rsidR="00535F97" w:rsidRPr="00BA31BA" w:rsidRDefault="00535F97" w:rsidP="0037378A">
            <w:pPr>
              <w:spacing w:before="0" w:beforeAutospacing="0" w:after="0" w:afterAutospacing="0" w:line="240" w:lineRule="auto"/>
              <w:ind w:left="50" w:right="78"/>
              <w:rPr>
                <w:rFonts w:ascii="David" w:eastAsia="Calibri" w:hAnsi="David" w:cs="David"/>
                <w:b/>
                <w:sz w:val="24"/>
                <w:szCs w:val="24"/>
                <w:rtl/>
                <w:lang w:eastAsia="he-IL"/>
              </w:rPr>
            </w:pPr>
            <w:r w:rsidRPr="00BA31BA">
              <w:rPr>
                <w:rFonts w:ascii="Segoe UI Symbol" w:eastAsia="MS Gothic" w:hAnsi="Segoe UI Symbol" w:cs="Segoe UI Symbol"/>
                <w:b/>
                <w:sz w:val="24"/>
                <w:szCs w:val="24"/>
                <w:rtl/>
                <w:lang w:eastAsia="he-IL"/>
              </w:rPr>
              <w:t>☒</w:t>
            </w:r>
            <w:r w:rsidRPr="00BA31BA">
              <w:rPr>
                <w:rFonts w:ascii="David" w:eastAsia="Calibri" w:hAnsi="David" w:cs="David" w:hint="cs"/>
                <w:b/>
                <w:sz w:val="24"/>
                <w:szCs w:val="24"/>
                <w:rtl/>
                <w:lang w:eastAsia="he-IL"/>
              </w:rPr>
              <w:t>שירותים - 085</w:t>
            </w:r>
          </w:p>
          <w:p w14:paraId="774EDFDF" w14:textId="77777777" w:rsidR="00535F97" w:rsidRPr="00BA31BA" w:rsidRDefault="00535F97" w:rsidP="0037378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7EF5617" w14:textId="77777777" w:rsidR="00535F97" w:rsidRPr="00BA31BA" w:rsidRDefault="00535F97" w:rsidP="0037378A">
            <w:pPr>
              <w:spacing w:before="0" w:beforeAutospacing="0" w:after="0" w:afterAutospacing="0" w:line="240" w:lineRule="auto"/>
              <w:ind w:left="50" w:right="78"/>
              <w:rPr>
                <w:rFonts w:ascii="David" w:eastAsia="Calibri" w:hAnsi="David" w:cs="David"/>
                <w:b/>
                <w:sz w:val="24"/>
                <w:szCs w:val="24"/>
                <w:rtl/>
                <w:lang w:eastAsia="he-IL"/>
              </w:rPr>
            </w:pPr>
          </w:p>
          <w:p w14:paraId="23C66F5F" w14:textId="77777777" w:rsidR="00535F97" w:rsidRPr="00BA31BA" w:rsidRDefault="00535F97" w:rsidP="0037378A">
            <w:pPr>
              <w:spacing w:before="0" w:beforeAutospacing="0" w:after="0" w:afterAutospacing="0" w:line="240" w:lineRule="auto"/>
              <w:ind w:left="50" w:right="78"/>
              <w:rPr>
                <w:rFonts w:ascii="David" w:eastAsia="Calibri" w:hAnsi="David" w:cs="David"/>
                <w:b/>
                <w:sz w:val="24"/>
                <w:szCs w:val="24"/>
                <w:rtl/>
                <w:lang w:eastAsia="he-IL"/>
              </w:rPr>
            </w:pPr>
            <w:r w:rsidRPr="00BA31BA">
              <w:rPr>
                <w:rFonts w:ascii="Segoe UI Symbol" w:eastAsia="MS Gothic" w:hAnsi="Segoe UI Symbol" w:cs="Segoe UI Symbol"/>
                <w:b/>
                <w:sz w:val="24"/>
                <w:szCs w:val="24"/>
                <w:rtl/>
                <w:lang w:eastAsia="he-IL"/>
              </w:rPr>
              <w:t>☒</w:t>
            </w:r>
            <w:r w:rsidRPr="00BA31BA">
              <w:rPr>
                <w:rFonts w:ascii="David" w:eastAsia="Calibri" w:hAnsi="David" w:cs="David" w:hint="cs"/>
                <w:b/>
                <w:sz w:val="24"/>
                <w:szCs w:val="24"/>
                <w:rtl/>
                <w:lang w:eastAsia="he-IL"/>
              </w:rPr>
              <w:t>מזמין שירותים</w:t>
            </w:r>
          </w:p>
          <w:p w14:paraId="0EAB6023" w14:textId="77777777" w:rsidR="00535F97" w:rsidRPr="00BA31BA" w:rsidRDefault="00535F97" w:rsidP="0037378A">
            <w:pPr>
              <w:spacing w:before="0" w:beforeAutospacing="0" w:after="0" w:afterAutospacing="0" w:line="240" w:lineRule="auto"/>
              <w:ind w:left="50" w:right="78"/>
              <w:rPr>
                <w:rFonts w:ascii="David" w:eastAsia="Calibri" w:hAnsi="David" w:cs="David"/>
                <w:b/>
                <w:sz w:val="24"/>
                <w:szCs w:val="24"/>
                <w:rtl/>
                <w:lang w:eastAsia="he-IL"/>
              </w:rPr>
            </w:pPr>
          </w:p>
        </w:tc>
      </w:tr>
      <w:tr w:rsidR="00BA31BA" w:rsidRPr="00BA31BA" w14:paraId="7BB3BE6E" w14:textId="77777777" w:rsidTr="0037378A">
        <w:trPr>
          <w:trHeight w:val="571"/>
        </w:trPr>
        <w:tc>
          <w:tcPr>
            <w:tcW w:w="4068" w:type="dxa"/>
            <w:tcBorders>
              <w:top w:val="single" w:sz="4" w:space="0" w:color="auto"/>
              <w:left w:val="single" w:sz="4" w:space="0" w:color="auto"/>
              <w:bottom w:val="single" w:sz="4" w:space="0" w:color="auto"/>
              <w:right w:val="single" w:sz="4" w:space="0" w:color="auto"/>
            </w:tcBorders>
            <w:hideMark/>
          </w:tcPr>
          <w:p w14:paraId="4782D5FC"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ת.ז./ח.פ./ח.צ.</w:t>
            </w:r>
          </w:p>
          <w:p w14:paraId="0158116C"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AA10CCA"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746FD5" w14:textId="77777777" w:rsidR="00535F97" w:rsidRPr="00BA31BA" w:rsidRDefault="00535F97" w:rsidP="0037378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F32A8A" w14:textId="77777777" w:rsidR="00535F97" w:rsidRPr="00BA31BA" w:rsidRDefault="00535F97" w:rsidP="0037378A">
            <w:pPr>
              <w:spacing w:before="0" w:beforeAutospacing="0" w:after="0" w:afterAutospacing="0" w:line="256" w:lineRule="auto"/>
              <w:rPr>
                <w:rFonts w:ascii="David" w:eastAsia="Calibri" w:hAnsi="David" w:cs="David"/>
                <w:b/>
                <w:sz w:val="24"/>
                <w:szCs w:val="24"/>
                <w:lang w:eastAsia="he-IL"/>
              </w:rPr>
            </w:pPr>
          </w:p>
        </w:tc>
      </w:tr>
      <w:tr w:rsidR="00BA31BA" w:rsidRPr="00BA31BA" w14:paraId="245D79C7" w14:textId="77777777" w:rsidTr="0037378A">
        <w:trPr>
          <w:trHeight w:val="391"/>
        </w:trPr>
        <w:tc>
          <w:tcPr>
            <w:tcW w:w="4068" w:type="dxa"/>
            <w:tcBorders>
              <w:top w:val="single" w:sz="4" w:space="0" w:color="auto"/>
              <w:left w:val="single" w:sz="4" w:space="0" w:color="auto"/>
              <w:bottom w:val="single" w:sz="4" w:space="0" w:color="auto"/>
              <w:right w:val="single" w:sz="4" w:space="0" w:color="auto"/>
            </w:tcBorders>
            <w:hideMark/>
          </w:tcPr>
          <w:p w14:paraId="399D7B0C"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 xml:space="preserve">מען </w:t>
            </w:r>
          </w:p>
          <w:p w14:paraId="69864337"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ECD763C" w14:textId="77777777" w:rsidR="00535F97" w:rsidRPr="00BA31BA" w:rsidRDefault="00535F97" w:rsidP="0037378A">
            <w:pPr>
              <w:spacing w:before="0" w:beforeAutospacing="0" w:after="0" w:afterAutospacing="0" w:line="240" w:lineRule="auto"/>
              <w:rPr>
                <w:rFonts w:ascii="David" w:eastAsia="Calibri" w:hAnsi="David" w:cs="David"/>
                <w:sz w:val="24"/>
                <w:szCs w:val="24"/>
                <w:lang w:eastAsia="he-IL"/>
              </w:rPr>
            </w:pPr>
            <w:r w:rsidRPr="00BA31BA">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3DD329" w14:textId="77777777" w:rsidR="00535F97" w:rsidRPr="00BA31BA" w:rsidRDefault="00535F97" w:rsidP="0037378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DA8CEE" w14:textId="77777777" w:rsidR="00535F97" w:rsidRPr="00BA31BA" w:rsidRDefault="00535F97" w:rsidP="0037378A">
            <w:pPr>
              <w:spacing w:before="0" w:beforeAutospacing="0" w:after="0" w:afterAutospacing="0" w:line="256" w:lineRule="auto"/>
              <w:rPr>
                <w:rFonts w:ascii="David" w:eastAsia="Calibri" w:hAnsi="David" w:cs="David"/>
                <w:b/>
                <w:sz w:val="24"/>
                <w:szCs w:val="24"/>
                <w:lang w:eastAsia="he-IL"/>
              </w:rPr>
            </w:pPr>
          </w:p>
        </w:tc>
      </w:tr>
    </w:tbl>
    <w:p w14:paraId="31158FAD" w14:textId="77777777" w:rsidR="00535F97" w:rsidRPr="00BA31BA" w:rsidRDefault="00535F97" w:rsidP="00535F97">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A31BA" w:rsidRPr="00BA31BA" w14:paraId="5C0DCA0B" w14:textId="77777777" w:rsidTr="0037378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335A529"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כיסויים</w:t>
            </w:r>
          </w:p>
        </w:tc>
      </w:tr>
      <w:tr w:rsidR="00BA31BA" w:rsidRPr="00BA31BA" w14:paraId="571E235E" w14:textId="77777777" w:rsidTr="0037378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80CF206"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סוג הביטוח</w:t>
            </w:r>
          </w:p>
          <w:p w14:paraId="43AD847B"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p>
          <w:p w14:paraId="72C03447"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2A28094"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F2B801D"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2DEA3EB"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2431782"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2E9A55A"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8795758"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 xml:space="preserve">כיסויים נוספים בתוקף וביטול חריגים </w:t>
            </w:r>
          </w:p>
          <w:p w14:paraId="1218A928"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יש לציין קוד כיסוי בהתאם לנספח ד'</w:t>
            </w:r>
          </w:p>
        </w:tc>
      </w:tr>
      <w:tr w:rsidR="00BA31BA" w:rsidRPr="00BA31BA" w14:paraId="3F466A6A" w14:textId="77777777" w:rsidTr="0037378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A3FC40F" w14:textId="77777777" w:rsidR="00535F97" w:rsidRPr="00BA31BA" w:rsidRDefault="00535F97" w:rsidP="0037378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B515767" w14:textId="77777777" w:rsidR="00535F97" w:rsidRPr="00BA31BA" w:rsidRDefault="00535F97" w:rsidP="0037378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A92F019" w14:textId="77777777" w:rsidR="00535F97" w:rsidRPr="00BA31BA" w:rsidRDefault="00535F97" w:rsidP="0037378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211B537" w14:textId="77777777" w:rsidR="00535F97" w:rsidRPr="00BA31BA" w:rsidRDefault="00535F97" w:rsidP="0037378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C61D96B" w14:textId="77777777" w:rsidR="00535F97" w:rsidRPr="00BA31BA" w:rsidRDefault="00535F97" w:rsidP="0037378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0DEC0EE"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C9C2307"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CF8C912" w14:textId="77777777" w:rsidR="00535F97" w:rsidRPr="00BA31BA" w:rsidRDefault="00535F97" w:rsidP="0037378A">
            <w:pPr>
              <w:spacing w:before="0" w:beforeAutospacing="0" w:after="0" w:afterAutospacing="0" w:line="256" w:lineRule="auto"/>
              <w:rPr>
                <w:rFonts w:ascii="David" w:eastAsia="Calibri" w:hAnsi="David" w:cs="David"/>
                <w:sz w:val="24"/>
                <w:szCs w:val="24"/>
                <w:lang w:eastAsia="he-IL"/>
              </w:rPr>
            </w:pPr>
          </w:p>
        </w:tc>
      </w:tr>
      <w:tr w:rsidR="00BA31BA" w:rsidRPr="00BA31BA" w14:paraId="04589D55" w14:textId="77777777" w:rsidTr="0037378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B6D4B2A"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AE937E3"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011F10E"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B598E03"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5A9E075"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114BA68"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33FC95A"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11C4390" w14:textId="77777777" w:rsidR="00535F97" w:rsidRPr="00BA31BA" w:rsidRDefault="00535F97" w:rsidP="0037378A">
            <w:pPr>
              <w:spacing w:before="0" w:beforeAutospacing="0" w:after="0" w:afterAutospacing="0" w:line="240" w:lineRule="auto"/>
              <w:ind w:left="50" w:right="78"/>
              <w:rPr>
                <w:rFonts w:ascii="David" w:eastAsia="Calibri" w:hAnsi="David" w:cs="David"/>
                <w:bCs/>
                <w:sz w:val="24"/>
                <w:szCs w:val="24"/>
                <w:rtl/>
                <w:lang w:eastAsia="he-IL"/>
              </w:rPr>
            </w:pPr>
            <w:r w:rsidRPr="00BA31BA">
              <w:rPr>
                <w:rFonts w:ascii="David" w:eastAsia="Calibri" w:hAnsi="David" w:cs="David" w:hint="cs"/>
                <w:bCs/>
                <w:sz w:val="24"/>
                <w:szCs w:val="24"/>
                <w:rtl/>
                <w:lang w:eastAsia="he-IL"/>
              </w:rPr>
              <w:t>304/302/307/315/328/329/321/309</w:t>
            </w:r>
          </w:p>
        </w:tc>
      </w:tr>
      <w:tr w:rsidR="00BA31BA" w:rsidRPr="00BA31BA" w14:paraId="5E4C9336" w14:textId="77777777" w:rsidTr="0037378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6986F93"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0FD4A9C"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024098F"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018F5FFC"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4620064"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EB5ED3B"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45ADB0E"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C929435" w14:textId="77777777" w:rsidR="00535F97" w:rsidRPr="00BA31BA" w:rsidRDefault="00535F97" w:rsidP="0037378A">
            <w:pPr>
              <w:spacing w:before="0" w:beforeAutospacing="0" w:after="0" w:afterAutospacing="0" w:line="240" w:lineRule="auto"/>
              <w:ind w:left="50" w:right="78"/>
              <w:rPr>
                <w:rFonts w:ascii="David" w:eastAsia="Calibri" w:hAnsi="David" w:cs="David"/>
                <w:bCs/>
                <w:sz w:val="24"/>
                <w:szCs w:val="24"/>
                <w:rtl/>
                <w:lang w:eastAsia="he-IL"/>
              </w:rPr>
            </w:pPr>
            <w:r w:rsidRPr="00BA31BA">
              <w:rPr>
                <w:rFonts w:ascii="David" w:eastAsia="Calibri" w:hAnsi="David" w:cs="David" w:hint="cs"/>
                <w:bCs/>
                <w:sz w:val="24"/>
                <w:szCs w:val="24"/>
                <w:rtl/>
                <w:lang w:eastAsia="he-IL"/>
              </w:rPr>
              <w:t>304/302/309/308/328/321</w:t>
            </w:r>
          </w:p>
        </w:tc>
      </w:tr>
      <w:tr w:rsidR="00BA31BA" w:rsidRPr="00BA31BA" w14:paraId="32BA416A" w14:textId="77777777" w:rsidTr="0037378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AB87647"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19E5EB4" w14:textId="77777777" w:rsidR="00535F97" w:rsidRPr="00BA31BA" w:rsidRDefault="00535F97" w:rsidP="0037378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3A40239" w14:textId="77777777" w:rsidR="00535F97" w:rsidRPr="00BA31BA" w:rsidRDefault="00535F97" w:rsidP="0037378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5F60E97" w14:textId="77777777" w:rsidR="00535F97" w:rsidRPr="00BA31BA" w:rsidRDefault="00535F97" w:rsidP="0037378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B9A6E14" w14:textId="77777777" w:rsidR="00535F97" w:rsidRPr="00BA31BA" w:rsidRDefault="00535F97" w:rsidP="0037378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E7DCA15" w14:textId="77777777" w:rsidR="00535F97" w:rsidRPr="00BA31BA" w:rsidRDefault="00535F97" w:rsidP="0037378A">
            <w:pPr>
              <w:spacing w:before="0" w:beforeAutospacing="0" w:after="0" w:afterAutospacing="0" w:line="240" w:lineRule="auto"/>
              <w:rPr>
                <w:rFonts w:ascii="David" w:eastAsia="Calibri" w:hAnsi="David" w:cs="David"/>
                <w:strike/>
                <w:sz w:val="24"/>
                <w:szCs w:val="24"/>
                <w:rtl/>
                <w:lang w:eastAsia="he-IL"/>
              </w:rPr>
            </w:pPr>
            <w:r w:rsidRPr="00BA31BA">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ABE7925" w14:textId="77777777" w:rsidR="00535F97" w:rsidRPr="00BA31BA" w:rsidRDefault="00535F97" w:rsidP="0037378A">
            <w:pPr>
              <w:spacing w:before="0" w:beforeAutospacing="0" w:after="0" w:afterAutospacing="0" w:line="240" w:lineRule="auto"/>
              <w:rPr>
                <w:rFonts w:ascii="David" w:eastAsia="Calibri" w:hAnsi="David" w:cs="David"/>
                <w:sz w:val="24"/>
                <w:szCs w:val="24"/>
                <w:rtl/>
                <w:lang w:eastAsia="he-IL"/>
              </w:rPr>
            </w:pPr>
            <w:r w:rsidRPr="00BA31BA">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83A6179" w14:textId="77777777" w:rsidR="00535F97" w:rsidRPr="00BA31BA" w:rsidRDefault="00535F97" w:rsidP="0037378A">
            <w:pPr>
              <w:spacing w:before="0" w:beforeAutospacing="0" w:after="0" w:afterAutospacing="0" w:line="240" w:lineRule="auto"/>
              <w:ind w:left="50" w:right="78"/>
              <w:rPr>
                <w:rFonts w:ascii="David" w:eastAsia="Calibri" w:hAnsi="David" w:cs="David"/>
                <w:bCs/>
                <w:strike/>
                <w:sz w:val="24"/>
                <w:szCs w:val="24"/>
                <w:rtl/>
                <w:lang w:eastAsia="he-IL"/>
              </w:rPr>
            </w:pPr>
            <w:r w:rsidRPr="00BA31BA">
              <w:rPr>
                <w:rFonts w:ascii="David" w:eastAsia="Calibri" w:hAnsi="David" w:cs="David" w:hint="cs"/>
                <w:bCs/>
                <w:sz w:val="24"/>
                <w:szCs w:val="24"/>
                <w:rtl/>
                <w:lang w:eastAsia="he-IL"/>
              </w:rPr>
              <w:t>302/318/328/332/301/303/325/326/327/321</w:t>
            </w:r>
          </w:p>
        </w:tc>
      </w:tr>
    </w:tbl>
    <w:p w14:paraId="2E6C4CE9" w14:textId="77777777" w:rsidR="00535F97" w:rsidRPr="00BA31BA" w:rsidRDefault="00535F97" w:rsidP="00535F97">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A31BA" w:rsidRPr="00BA31BA" w14:paraId="2B9BBEE7" w14:textId="77777777" w:rsidTr="0037378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BCF527A" w14:textId="77777777" w:rsidR="00535F97" w:rsidRPr="00BA31BA" w:rsidRDefault="00535F97" w:rsidP="0037378A">
            <w:pPr>
              <w:spacing w:before="0" w:beforeAutospacing="0" w:after="0" w:afterAutospacing="0" w:line="240" w:lineRule="auto"/>
              <w:ind w:left="50" w:right="78"/>
              <w:rPr>
                <w:rFonts w:ascii="David" w:eastAsia="Calibri" w:hAnsi="David" w:cs="David"/>
                <w:b/>
                <w:sz w:val="24"/>
                <w:szCs w:val="24"/>
                <w:rtl/>
                <w:lang w:eastAsia="he-IL"/>
              </w:rPr>
            </w:pPr>
            <w:r w:rsidRPr="00BA31BA">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BA31BA">
              <w:rPr>
                <w:rFonts w:ascii="David" w:eastAsia="Calibri" w:hAnsi="David" w:cs="David" w:hint="cs"/>
                <w:bCs/>
                <w:sz w:val="24"/>
                <w:szCs w:val="24"/>
                <w:rtl/>
                <w:lang w:eastAsia="he-IL"/>
              </w:rPr>
              <w:t>ג'</w:t>
            </w:r>
            <w:r w:rsidRPr="00BA31BA">
              <w:rPr>
                <w:rFonts w:ascii="David" w:eastAsia="Calibri" w:hAnsi="David" w:cs="David" w:hint="cs"/>
                <w:b/>
                <w:sz w:val="24"/>
                <w:szCs w:val="24"/>
                <w:rtl/>
                <w:lang w:eastAsia="he-IL"/>
              </w:rPr>
              <w:t>)*:</w:t>
            </w:r>
          </w:p>
        </w:tc>
      </w:tr>
      <w:tr w:rsidR="00BA31BA" w:rsidRPr="00BA31BA" w14:paraId="0210681C" w14:textId="77777777" w:rsidTr="0037378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10F780AF" w14:textId="77777777" w:rsidR="00535F97" w:rsidRPr="00BA31BA" w:rsidRDefault="00535F97" w:rsidP="0037378A">
            <w:pPr>
              <w:spacing w:before="0" w:beforeAutospacing="0" w:after="0" w:afterAutospacing="0" w:line="240" w:lineRule="auto"/>
              <w:ind w:left="50" w:right="78"/>
              <w:rPr>
                <w:rFonts w:ascii="David" w:eastAsia="Calibri" w:hAnsi="David" w:cs="David"/>
                <w:b/>
                <w:sz w:val="24"/>
                <w:szCs w:val="24"/>
                <w:rtl/>
                <w:lang w:eastAsia="he-IL"/>
              </w:rPr>
            </w:pPr>
            <w:r w:rsidRPr="00BA31BA">
              <w:rPr>
                <w:rFonts w:ascii="David" w:eastAsia="Calibri" w:hAnsi="David" w:cs="David" w:hint="cs"/>
                <w:b/>
                <w:sz w:val="24"/>
                <w:szCs w:val="24"/>
                <w:rtl/>
                <w:lang w:eastAsia="he-IL"/>
              </w:rPr>
              <w:t>038</w:t>
            </w:r>
          </w:p>
        </w:tc>
      </w:tr>
    </w:tbl>
    <w:p w14:paraId="4A76A5EE" w14:textId="77777777" w:rsidR="00535F97" w:rsidRPr="00BA31BA" w:rsidRDefault="00535F97" w:rsidP="00535F97">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A31BA" w:rsidRPr="00BA31BA" w14:paraId="59BBEE79" w14:textId="77777777" w:rsidTr="0037378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4C8784D" w14:textId="77777777" w:rsidR="00535F97" w:rsidRPr="00BA31BA" w:rsidRDefault="00535F97" w:rsidP="0037378A">
            <w:pPr>
              <w:spacing w:before="0" w:beforeAutospacing="0" w:after="0" w:afterAutospacing="0" w:line="240" w:lineRule="auto"/>
              <w:ind w:left="50" w:right="78"/>
              <w:rPr>
                <w:rFonts w:ascii="David" w:eastAsia="Calibri" w:hAnsi="David" w:cs="David"/>
                <w:b/>
                <w:sz w:val="24"/>
                <w:szCs w:val="24"/>
                <w:lang w:eastAsia="he-IL"/>
              </w:rPr>
            </w:pPr>
            <w:r w:rsidRPr="00BA31BA">
              <w:rPr>
                <w:rFonts w:ascii="David" w:eastAsia="Calibri" w:hAnsi="David" w:cs="David" w:hint="cs"/>
                <w:b/>
                <w:sz w:val="24"/>
                <w:szCs w:val="24"/>
                <w:rtl/>
                <w:lang w:eastAsia="he-IL"/>
              </w:rPr>
              <w:t>חתימת האישור</w:t>
            </w:r>
          </w:p>
        </w:tc>
      </w:tr>
      <w:tr w:rsidR="00BA31BA" w:rsidRPr="00BA31BA" w14:paraId="569032A6" w14:textId="77777777" w:rsidTr="0037378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9B88342" w14:textId="77777777" w:rsidR="00535F97" w:rsidRPr="00BA31BA" w:rsidRDefault="00535F97" w:rsidP="0037378A">
            <w:pPr>
              <w:spacing w:before="0" w:beforeAutospacing="0" w:after="0" w:afterAutospacing="0" w:line="240" w:lineRule="auto"/>
              <w:ind w:left="50" w:right="78"/>
              <w:rPr>
                <w:rFonts w:ascii="David" w:eastAsia="Calibri" w:hAnsi="David" w:cs="David"/>
                <w:b/>
                <w:sz w:val="24"/>
                <w:szCs w:val="24"/>
                <w:rtl/>
                <w:lang w:eastAsia="he-IL"/>
              </w:rPr>
            </w:pPr>
            <w:r w:rsidRPr="00BA31BA">
              <w:rPr>
                <w:rFonts w:ascii="David" w:eastAsia="Calibri" w:hAnsi="David" w:cs="David" w:hint="cs"/>
                <w:b/>
                <w:sz w:val="24"/>
                <w:szCs w:val="24"/>
                <w:rtl/>
                <w:lang w:eastAsia="he-IL"/>
              </w:rPr>
              <w:t>המבטח:</w:t>
            </w:r>
          </w:p>
        </w:tc>
      </w:tr>
    </w:tbl>
    <w:p w14:paraId="74F3E291" w14:textId="77777777" w:rsidR="00B63C59" w:rsidRPr="00BA31BA"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4B47D3D4" w14:textId="77777777" w:rsidR="00B63C59" w:rsidRPr="00BA31BA"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1D964F4C" w14:textId="77777777" w:rsidR="00B63C59" w:rsidRPr="00BA31BA"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A31BA" w:rsidRPr="00BA31BA" w14:paraId="2E71330C" w14:textId="77777777" w:rsidTr="0037378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A6CE3F0" w14:textId="77777777" w:rsidR="00B63C59" w:rsidRPr="00BA31BA" w:rsidRDefault="00B63C59" w:rsidP="0037378A">
            <w:pPr>
              <w:spacing w:before="0" w:beforeAutospacing="0" w:after="0" w:afterAutospacing="0" w:line="240" w:lineRule="auto"/>
              <w:ind w:left="50" w:right="78"/>
              <w:rPr>
                <w:rFonts w:ascii="David" w:eastAsia="Calibri" w:hAnsi="David" w:cs="David"/>
                <w:b/>
                <w:sz w:val="24"/>
                <w:szCs w:val="24"/>
                <w:rtl/>
                <w:lang w:eastAsia="he-IL"/>
              </w:rPr>
            </w:pPr>
            <w:r w:rsidRPr="00BA31BA">
              <w:rPr>
                <w:rFonts w:ascii="David" w:eastAsia="Calibri" w:hAnsi="David" w:cs="David" w:hint="cs"/>
                <w:b/>
                <w:sz w:val="24"/>
                <w:szCs w:val="24"/>
                <w:rtl/>
                <w:lang w:eastAsia="he-IL"/>
              </w:rPr>
              <w:t>ביטול/שינוי הפוליסה *</w:t>
            </w:r>
          </w:p>
        </w:tc>
      </w:tr>
      <w:tr w:rsidR="00BA31BA" w:rsidRPr="00BA31BA" w14:paraId="322873FC" w14:textId="77777777" w:rsidTr="0037378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7C02A6D" w14:textId="77777777" w:rsidR="00B63C59" w:rsidRPr="00BA31BA" w:rsidRDefault="00B63C59" w:rsidP="0037378A">
            <w:pPr>
              <w:spacing w:before="0" w:beforeAutospacing="0" w:after="0" w:afterAutospacing="0" w:line="240" w:lineRule="auto"/>
              <w:rPr>
                <w:rFonts w:ascii="David" w:eastAsia="Calibri" w:hAnsi="David" w:cs="David"/>
                <w:bCs/>
                <w:sz w:val="24"/>
                <w:szCs w:val="24"/>
                <w:rtl/>
                <w:lang w:eastAsia="he-IL"/>
              </w:rPr>
            </w:pPr>
            <w:r w:rsidRPr="00BA31BA">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BA31BA">
              <w:rPr>
                <w:rFonts w:ascii="David" w:eastAsia="Calibri" w:hAnsi="David" w:cs="David" w:hint="cs"/>
                <w:bCs/>
                <w:sz w:val="24"/>
                <w:szCs w:val="24"/>
                <w:rtl/>
                <w:lang w:eastAsia="he-IL"/>
              </w:rPr>
              <w:t>30 יום</w:t>
            </w:r>
            <w:r w:rsidRPr="00BA31BA">
              <w:rPr>
                <w:rFonts w:ascii="David" w:eastAsia="Calibri" w:hAnsi="David" w:cs="David" w:hint="cs"/>
                <w:b/>
                <w:sz w:val="24"/>
                <w:szCs w:val="24"/>
                <w:rtl/>
                <w:lang w:eastAsia="he-IL"/>
              </w:rPr>
              <w:t xml:space="preserve"> לאחר משלוח הודעה למבקש האישור בדבר השינוי או הביטול.</w:t>
            </w:r>
          </w:p>
        </w:tc>
      </w:tr>
    </w:tbl>
    <w:p w14:paraId="54F662F6" w14:textId="77777777" w:rsidR="00B63C59" w:rsidRPr="00BA31BA"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0B3F5E19" w14:textId="77777777" w:rsidR="00DE0948" w:rsidRPr="00BA31BA" w:rsidRDefault="00535F97"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sidRPr="00BA31BA">
        <w:rPr>
          <w:rFonts w:ascii="David" w:eastAsia="Calibri" w:hAnsi="David" w:cs="David" w:hint="cs"/>
          <w:b/>
          <w:bCs/>
          <w:sz w:val="24"/>
          <w:szCs w:val="24"/>
          <w:u w:val="single"/>
          <w:rtl/>
          <w:lang w:eastAsia="he-IL"/>
        </w:rPr>
        <w:t xml:space="preserve">* באישור ביטוח כללי </w:t>
      </w:r>
      <w:r w:rsidRPr="00BA31BA">
        <w:rPr>
          <w:rFonts w:ascii="David" w:eastAsia="Calibri" w:hAnsi="David" w:cs="David" w:hint="cs"/>
          <w:sz w:val="24"/>
          <w:szCs w:val="24"/>
          <w:rtl/>
          <w:lang w:eastAsia="he-IL"/>
        </w:rPr>
        <w:t xml:space="preserve">ניתן לסמן שדות אלה כשדות שאינם בתוקף. </w:t>
      </w:r>
    </w:p>
    <w:p w14:paraId="190999AF" w14:textId="77777777" w:rsidR="00DE0948" w:rsidRPr="00BA31BA" w:rsidRDefault="00DE0948"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05995AF" w14:textId="77777777" w:rsidR="00DE0948" w:rsidRPr="00BA31BA" w:rsidRDefault="00DE0948" w:rsidP="00DE0948">
      <w:pPr>
        <w:widowControl w:val="0"/>
        <w:spacing w:before="0" w:beforeAutospacing="0" w:after="0" w:afterAutospacing="0" w:line="240" w:lineRule="auto"/>
        <w:rPr>
          <w:rFonts w:ascii="Times New Roman" w:eastAsia="Times New Roman" w:hAnsi="Times New Roman" w:cs="David"/>
          <w:sz w:val="24"/>
          <w:szCs w:val="24"/>
          <w:lang w:eastAsia="he-IL"/>
        </w:rPr>
      </w:pPr>
    </w:p>
    <w:p w14:paraId="27D01C83" w14:textId="77777777" w:rsidR="00DE0948" w:rsidRPr="00BA31BA"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E2A16E" w14:textId="77777777" w:rsidR="00B63C59" w:rsidRPr="00BA31BA" w:rsidRDefault="00B63C59" w:rsidP="00535F9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A31BA">
        <w:rPr>
          <w:rFonts w:ascii="Times New Roman" w:eastAsia="Times New Roman" w:hAnsi="Times New Roman" w:cs="David"/>
          <w:b/>
          <w:bCs/>
          <w:sz w:val="24"/>
          <w:szCs w:val="24"/>
          <w:u w:val="single"/>
          <w:rtl/>
          <w:lang w:eastAsia="he-IL"/>
        </w:rPr>
        <w:br w:type="page"/>
      </w:r>
    </w:p>
    <w:p w14:paraId="125802FB" w14:textId="77777777" w:rsidR="00DE0948" w:rsidRPr="00BA31BA" w:rsidRDefault="00DE0948" w:rsidP="00535F9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A31BA">
        <w:rPr>
          <w:rFonts w:ascii="Times New Roman" w:eastAsia="Times New Roman" w:hAnsi="Times New Roman" w:cs="David"/>
          <w:b/>
          <w:bCs/>
          <w:sz w:val="24"/>
          <w:szCs w:val="24"/>
          <w:u w:val="single"/>
          <w:rtl/>
          <w:lang w:eastAsia="he-IL"/>
        </w:rPr>
        <w:lastRenderedPageBreak/>
        <w:t xml:space="preserve">נספח </w:t>
      </w:r>
      <w:r w:rsidR="000613F6" w:rsidRPr="00BA31BA">
        <w:rPr>
          <w:rFonts w:ascii="Times New Roman" w:eastAsia="Times New Roman" w:hAnsi="Times New Roman" w:cs="David" w:hint="cs"/>
          <w:b/>
          <w:bCs/>
          <w:sz w:val="24"/>
          <w:szCs w:val="24"/>
          <w:u w:val="single"/>
          <w:rtl/>
          <w:lang w:eastAsia="he-IL"/>
        </w:rPr>
        <w:t>"</w:t>
      </w:r>
      <w:r w:rsidRPr="00BA31BA">
        <w:rPr>
          <w:rFonts w:ascii="Times New Roman" w:eastAsia="Times New Roman" w:hAnsi="Times New Roman" w:cs="David"/>
          <w:b/>
          <w:bCs/>
          <w:sz w:val="24"/>
          <w:szCs w:val="24"/>
          <w:u w:val="single"/>
          <w:rtl/>
          <w:lang w:eastAsia="he-IL"/>
        </w:rPr>
        <w:t>ח'</w:t>
      </w:r>
      <w:r w:rsidR="000613F6" w:rsidRPr="00BA31BA">
        <w:rPr>
          <w:rFonts w:ascii="Times New Roman" w:eastAsia="Times New Roman" w:hAnsi="Times New Roman" w:cs="David" w:hint="cs"/>
          <w:b/>
          <w:bCs/>
          <w:sz w:val="24"/>
          <w:szCs w:val="24"/>
          <w:u w:val="single"/>
          <w:rtl/>
          <w:lang w:eastAsia="he-IL"/>
        </w:rPr>
        <w:t>'</w:t>
      </w:r>
    </w:p>
    <w:p w14:paraId="55772123" w14:textId="77777777" w:rsidR="00DE0948" w:rsidRPr="00BA31BA"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BA31BA">
        <w:rPr>
          <w:rFonts w:ascii="Times New Roman" w:eastAsia="Times New Roman" w:hAnsi="Times New Roman" w:cs="David"/>
          <w:b/>
          <w:bCs/>
          <w:sz w:val="24"/>
          <w:szCs w:val="24"/>
          <w:u w:val="single"/>
          <w:rtl/>
          <w:lang w:eastAsia="he-IL"/>
        </w:rPr>
        <w:t>רשימת התוכניות והמסמכים שעל המתכנן להנפיק</w:t>
      </w:r>
    </w:p>
    <w:p w14:paraId="563F2045" w14:textId="77777777" w:rsidR="00DE0948" w:rsidRPr="00BA31BA" w:rsidRDefault="00DE0948" w:rsidP="00DE0948">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BA31BA">
        <w:rPr>
          <w:rFonts w:ascii="Times New Roman" w:eastAsia="Times New Roman" w:hAnsi="Times New Roman" w:cs="David"/>
          <w:sz w:val="24"/>
          <w:szCs w:val="24"/>
          <w:u w:val="single"/>
          <w:rtl/>
          <w:lang w:eastAsia="he-IL"/>
        </w:rPr>
        <w:t>מסמך זה מהווה השלמה לנספח ב' ואינו גורע ממנו</w:t>
      </w:r>
    </w:p>
    <w:p w14:paraId="4EC5C7C3" w14:textId="77777777" w:rsidR="00DE0948" w:rsidRPr="00BA31BA" w:rsidRDefault="00DE0948" w:rsidP="00DE094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148D75BC" w14:textId="77777777" w:rsidR="00DE0948" w:rsidRPr="00BA31BA" w:rsidRDefault="00DE0948" w:rsidP="00DE0948">
      <w:pPr>
        <w:widowControl w:val="0"/>
        <w:spacing w:before="120" w:beforeAutospacing="0" w:after="60" w:afterAutospacing="0" w:line="240" w:lineRule="auto"/>
        <w:rPr>
          <w:rFonts w:ascii="Times New Roman" w:eastAsia="Times New Roman" w:hAnsi="Times New Roman" w:cs="David"/>
          <w:sz w:val="24"/>
          <w:szCs w:val="24"/>
          <w:u w:val="single"/>
          <w:rtl/>
          <w:lang w:eastAsia="he-IL"/>
        </w:rPr>
      </w:pPr>
      <w:r w:rsidRPr="00BA31BA">
        <w:rPr>
          <w:rFonts w:ascii="Times New Roman" w:eastAsia="Times New Roman" w:hAnsi="Times New Roman" w:cs="David" w:hint="cs"/>
          <w:sz w:val="24"/>
          <w:szCs w:val="24"/>
          <w:rtl/>
          <w:lang w:eastAsia="he-IL"/>
        </w:rPr>
        <w:t>1.</w:t>
      </w:r>
      <w:r w:rsidRPr="00BA31BA">
        <w:rPr>
          <w:rFonts w:ascii="Times New Roman" w:eastAsia="Times New Roman" w:hAnsi="Times New Roman" w:cs="David" w:hint="cs"/>
          <w:sz w:val="24"/>
          <w:szCs w:val="24"/>
          <w:rtl/>
          <w:lang w:eastAsia="he-IL"/>
        </w:rPr>
        <w:tab/>
      </w:r>
      <w:r w:rsidRPr="00BA31BA">
        <w:rPr>
          <w:rFonts w:ascii="Times New Roman" w:eastAsia="Times New Roman" w:hAnsi="Times New Roman" w:cs="David"/>
          <w:sz w:val="24"/>
          <w:szCs w:val="24"/>
          <w:rtl/>
          <w:lang w:eastAsia="he-IL"/>
        </w:rPr>
        <w:t>מ</w:t>
      </w:r>
      <w:r w:rsidRPr="00BA31BA">
        <w:rPr>
          <w:rFonts w:ascii="Times New Roman" w:eastAsia="Times New Roman" w:hAnsi="Times New Roman" w:cs="David"/>
          <w:sz w:val="24"/>
          <w:szCs w:val="24"/>
          <w:u w:val="single"/>
          <w:rtl/>
          <w:lang w:eastAsia="he-IL"/>
        </w:rPr>
        <w:t>י נגר עילי</w:t>
      </w:r>
      <w:r w:rsidRPr="00BA31BA">
        <w:rPr>
          <w:rFonts w:ascii="Times New Roman" w:eastAsia="Times New Roman" w:hAnsi="Times New Roman" w:cs="David" w:hint="cs"/>
          <w:sz w:val="24"/>
          <w:szCs w:val="24"/>
          <w:u w:val="single"/>
          <w:rtl/>
          <w:lang w:eastAsia="he-IL"/>
        </w:rPr>
        <w:t>:</w:t>
      </w:r>
    </w:p>
    <w:p w14:paraId="11EA645F" w14:textId="746E38B9" w:rsidR="00DE0948" w:rsidRPr="00BA31BA" w:rsidRDefault="00151EFF" w:rsidP="00F6166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BA31BA">
        <w:rPr>
          <w:rFonts w:ascii="Times New Roman" w:eastAsia="Times New Roman" w:hAnsi="Times New Roman" w:cs="David" w:hint="cs"/>
          <w:sz w:val="24"/>
          <w:szCs w:val="24"/>
          <w:rtl/>
          <w:lang w:eastAsia="he-IL"/>
        </w:rPr>
        <w:t>ת</w:t>
      </w:r>
      <w:r w:rsidR="00DE0948" w:rsidRPr="00BA31BA">
        <w:rPr>
          <w:rFonts w:ascii="Times New Roman" w:eastAsia="Times New Roman" w:hAnsi="Times New Roman" w:cs="David" w:hint="cs"/>
          <w:sz w:val="24"/>
          <w:szCs w:val="24"/>
          <w:rtl/>
          <w:lang w:eastAsia="he-IL"/>
        </w:rPr>
        <w:t>כניות כללית ל</w:t>
      </w:r>
      <w:r w:rsidR="00F61663" w:rsidRPr="00BA31BA">
        <w:rPr>
          <w:rFonts w:ascii="Times New Roman" w:eastAsia="Times New Roman" w:hAnsi="Times New Roman" w:cs="David" w:hint="cs"/>
          <w:sz w:val="24"/>
          <w:szCs w:val="24"/>
          <w:rtl/>
          <w:lang w:eastAsia="he-IL"/>
        </w:rPr>
        <w:t xml:space="preserve">ניקוז מי הנגר העיליע כולל חיבור למערכת הניקוז בכבישים , הכל לפי הנחיית הרשות , </w:t>
      </w:r>
      <w:r w:rsidR="00DE0948" w:rsidRPr="00BA31BA">
        <w:rPr>
          <w:rFonts w:ascii="Times New Roman" w:eastAsia="Times New Roman" w:hAnsi="Times New Roman" w:cs="David" w:hint="cs"/>
          <w:sz w:val="24"/>
          <w:szCs w:val="24"/>
          <w:rtl/>
          <w:lang w:eastAsia="he-IL"/>
        </w:rPr>
        <w:t xml:space="preserve">מיקום מאגרי </w:t>
      </w:r>
      <w:r w:rsidR="00F61663" w:rsidRPr="00BA31BA">
        <w:rPr>
          <w:rFonts w:ascii="Times New Roman" w:eastAsia="Times New Roman" w:hAnsi="Times New Roman" w:cs="David" w:hint="cs"/>
          <w:sz w:val="24"/>
          <w:szCs w:val="24"/>
          <w:rtl/>
          <w:lang w:eastAsia="he-IL"/>
        </w:rPr>
        <w:t xml:space="preserve">שיהוי </w:t>
      </w:r>
      <w:r w:rsidR="00DE0948" w:rsidRPr="00BA31BA">
        <w:rPr>
          <w:rFonts w:ascii="Times New Roman" w:eastAsia="Times New Roman" w:hAnsi="Times New Roman" w:cs="David" w:hint="cs"/>
          <w:sz w:val="24"/>
          <w:szCs w:val="24"/>
          <w:rtl/>
          <w:lang w:eastAsia="he-IL"/>
        </w:rPr>
        <w:t>המים, בורות החלחול ו</w:t>
      </w:r>
      <w:r w:rsidR="00F61663" w:rsidRPr="00BA31BA">
        <w:rPr>
          <w:rFonts w:ascii="Times New Roman" w:eastAsia="Times New Roman" w:hAnsi="Times New Roman" w:cs="David" w:hint="cs"/>
          <w:sz w:val="24"/>
          <w:szCs w:val="24"/>
          <w:rtl/>
          <w:lang w:eastAsia="he-IL"/>
        </w:rPr>
        <w:t xml:space="preserve">אמצעי </w:t>
      </w:r>
      <w:r w:rsidR="00DE0948" w:rsidRPr="00BA31BA">
        <w:rPr>
          <w:rFonts w:ascii="Times New Roman" w:eastAsia="Times New Roman" w:hAnsi="Times New Roman" w:cs="David" w:hint="cs"/>
          <w:sz w:val="24"/>
          <w:szCs w:val="24"/>
          <w:rtl/>
          <w:lang w:eastAsia="he-IL"/>
        </w:rPr>
        <w:t xml:space="preserve"> "משמרת מים".</w:t>
      </w:r>
    </w:p>
    <w:p w14:paraId="68195764" w14:textId="1237C93F" w:rsidR="00DE0948" w:rsidRPr="00BA31BA" w:rsidRDefault="00DE0948" w:rsidP="00F6166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BA31BA">
        <w:rPr>
          <w:rFonts w:ascii="Times New Roman" w:eastAsia="Times New Roman" w:hAnsi="Times New Roman" w:cs="David" w:hint="cs"/>
          <w:sz w:val="24"/>
          <w:szCs w:val="24"/>
          <w:rtl/>
          <w:lang w:eastAsia="he-IL"/>
        </w:rPr>
        <w:t xml:space="preserve">פרטים של </w:t>
      </w:r>
      <w:r w:rsidR="00F61663" w:rsidRPr="00BA31BA">
        <w:rPr>
          <w:rFonts w:ascii="Times New Roman" w:eastAsia="Times New Roman" w:hAnsi="Times New Roman" w:cs="David" w:hint="cs"/>
          <w:sz w:val="24"/>
          <w:szCs w:val="24"/>
          <w:rtl/>
          <w:lang w:eastAsia="he-IL"/>
        </w:rPr>
        <w:t xml:space="preserve">חיבור למערכת הניקוז בכבישים </w:t>
      </w:r>
      <w:r w:rsidRPr="00BA31BA">
        <w:rPr>
          <w:rFonts w:ascii="Times New Roman" w:eastAsia="Times New Roman" w:hAnsi="Times New Roman" w:cs="David" w:hint="cs"/>
          <w:sz w:val="24"/>
          <w:szCs w:val="24"/>
          <w:rtl/>
          <w:lang w:eastAsia="he-IL"/>
        </w:rPr>
        <w:t xml:space="preserve">מאגרי </w:t>
      </w:r>
      <w:r w:rsidR="00F61663" w:rsidRPr="00BA31BA">
        <w:rPr>
          <w:rFonts w:ascii="Times New Roman" w:eastAsia="Times New Roman" w:hAnsi="Times New Roman" w:cs="David" w:hint="cs"/>
          <w:sz w:val="24"/>
          <w:szCs w:val="24"/>
          <w:rtl/>
          <w:lang w:eastAsia="he-IL"/>
        </w:rPr>
        <w:t xml:space="preserve">שהוי </w:t>
      </w:r>
      <w:r w:rsidRPr="00BA31BA">
        <w:rPr>
          <w:rFonts w:ascii="Times New Roman" w:eastAsia="Times New Roman" w:hAnsi="Times New Roman" w:cs="David" w:hint="cs"/>
          <w:sz w:val="24"/>
          <w:szCs w:val="24"/>
          <w:rtl/>
          <w:lang w:eastAsia="he-IL"/>
        </w:rPr>
        <w:t>המים, בורות החלחול ו</w:t>
      </w:r>
      <w:r w:rsidR="00F61663" w:rsidRPr="00BA31BA">
        <w:rPr>
          <w:rFonts w:ascii="Times New Roman" w:eastAsia="Times New Roman" w:hAnsi="Times New Roman" w:cs="David" w:hint="cs"/>
          <w:sz w:val="24"/>
          <w:szCs w:val="24"/>
          <w:rtl/>
          <w:lang w:eastAsia="he-IL"/>
        </w:rPr>
        <w:t xml:space="preserve">אמצעי </w:t>
      </w:r>
      <w:r w:rsidRPr="00BA31BA">
        <w:rPr>
          <w:rFonts w:ascii="Times New Roman" w:eastAsia="Times New Roman" w:hAnsi="Times New Roman" w:cs="David" w:hint="cs"/>
          <w:sz w:val="24"/>
          <w:szCs w:val="24"/>
          <w:rtl/>
          <w:lang w:eastAsia="he-IL"/>
        </w:rPr>
        <w:t>משמרות המים.</w:t>
      </w:r>
    </w:p>
    <w:p w14:paraId="2F3A9117" w14:textId="0587E12D" w:rsidR="00DE0948" w:rsidRPr="00BA31BA"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BA31BA">
        <w:rPr>
          <w:rFonts w:ascii="Times New Roman" w:eastAsia="Times New Roman" w:hAnsi="Times New Roman" w:cs="David" w:hint="cs"/>
          <w:sz w:val="24"/>
          <w:szCs w:val="24"/>
          <w:rtl/>
          <w:lang w:eastAsia="he-IL"/>
        </w:rPr>
        <w:t>ת</w:t>
      </w:r>
      <w:r w:rsidR="00DE0948" w:rsidRPr="00BA31BA">
        <w:rPr>
          <w:rFonts w:ascii="Times New Roman" w:eastAsia="Times New Roman" w:hAnsi="Times New Roman" w:cs="David" w:hint="cs"/>
          <w:sz w:val="24"/>
          <w:szCs w:val="24"/>
          <w:rtl/>
          <w:lang w:eastAsia="he-IL"/>
        </w:rPr>
        <w:t xml:space="preserve">כניות לחיבור מערך האינסטלציה המנקז את </w:t>
      </w:r>
      <w:r w:rsidR="00DE0948" w:rsidRPr="00BA31BA">
        <w:rPr>
          <w:rFonts w:ascii="Times New Roman" w:eastAsia="Times New Roman" w:hAnsi="Times New Roman" w:cs="David"/>
          <w:sz w:val="24"/>
          <w:szCs w:val="24"/>
          <w:rtl/>
          <w:lang w:eastAsia="he-IL"/>
        </w:rPr>
        <w:t xml:space="preserve">מי </w:t>
      </w:r>
      <w:r w:rsidR="00DE0948" w:rsidRPr="00BA31BA">
        <w:rPr>
          <w:rFonts w:ascii="Times New Roman" w:eastAsia="Times New Roman" w:hAnsi="Times New Roman" w:cs="David" w:hint="cs"/>
          <w:sz w:val="24"/>
          <w:szCs w:val="24"/>
          <w:rtl/>
          <w:lang w:eastAsia="he-IL"/>
        </w:rPr>
        <w:t>ה</w:t>
      </w:r>
      <w:r w:rsidR="00DE0948" w:rsidRPr="00BA31BA">
        <w:rPr>
          <w:rFonts w:ascii="Times New Roman" w:eastAsia="Times New Roman" w:hAnsi="Times New Roman" w:cs="David"/>
          <w:sz w:val="24"/>
          <w:szCs w:val="24"/>
          <w:rtl/>
          <w:lang w:eastAsia="he-IL"/>
        </w:rPr>
        <w:t xml:space="preserve">מזגנים, </w:t>
      </w:r>
      <w:r w:rsidR="00DE0948" w:rsidRPr="00BA31BA">
        <w:rPr>
          <w:rFonts w:ascii="Times New Roman" w:eastAsia="Times New Roman" w:hAnsi="Times New Roman" w:cs="David" w:hint="cs"/>
          <w:sz w:val="24"/>
          <w:szCs w:val="24"/>
          <w:rtl/>
          <w:lang w:eastAsia="he-IL"/>
        </w:rPr>
        <w:t>ה</w:t>
      </w:r>
      <w:r w:rsidR="00DE0948" w:rsidRPr="00BA31BA">
        <w:rPr>
          <w:rFonts w:ascii="Times New Roman" w:eastAsia="Times New Roman" w:hAnsi="Times New Roman" w:cs="David"/>
          <w:sz w:val="24"/>
          <w:szCs w:val="24"/>
          <w:rtl/>
          <w:lang w:eastAsia="he-IL"/>
        </w:rPr>
        <w:t xml:space="preserve">דלוחין ומי </w:t>
      </w:r>
      <w:r w:rsidR="00DE0948" w:rsidRPr="00BA31BA">
        <w:rPr>
          <w:rFonts w:ascii="Times New Roman" w:eastAsia="Times New Roman" w:hAnsi="Times New Roman" w:cs="David" w:hint="cs"/>
          <w:sz w:val="24"/>
          <w:szCs w:val="24"/>
          <w:rtl/>
          <w:lang w:eastAsia="he-IL"/>
        </w:rPr>
        <w:t>ה</w:t>
      </w:r>
      <w:r w:rsidR="00DE0948" w:rsidRPr="00BA31BA">
        <w:rPr>
          <w:rFonts w:ascii="Times New Roman" w:eastAsia="Times New Roman" w:hAnsi="Times New Roman" w:cs="David"/>
          <w:sz w:val="24"/>
          <w:szCs w:val="24"/>
          <w:rtl/>
          <w:lang w:eastAsia="he-IL"/>
        </w:rPr>
        <w:t>גשם במרפסות</w:t>
      </w:r>
      <w:r w:rsidR="00DE0948" w:rsidRPr="00BA31BA">
        <w:rPr>
          <w:rFonts w:ascii="Times New Roman" w:eastAsia="Times New Roman" w:hAnsi="Times New Roman" w:cs="David" w:hint="cs"/>
          <w:sz w:val="24"/>
          <w:szCs w:val="24"/>
          <w:rtl/>
          <w:lang w:eastAsia="he-IL"/>
        </w:rPr>
        <w:t xml:space="preserve"> ל</w:t>
      </w:r>
      <w:r w:rsidR="00F61663" w:rsidRPr="00BA31BA">
        <w:rPr>
          <w:rFonts w:ascii="Times New Roman" w:eastAsia="Times New Roman" w:hAnsi="Times New Roman" w:cs="David" w:hint="cs"/>
          <w:sz w:val="24"/>
          <w:szCs w:val="24"/>
          <w:rtl/>
          <w:lang w:eastAsia="he-IL"/>
        </w:rPr>
        <w:t xml:space="preserve">מערכת הניקוז בכבישים </w:t>
      </w:r>
      <w:r w:rsidR="00DE0948" w:rsidRPr="00BA31BA">
        <w:rPr>
          <w:rFonts w:ascii="Times New Roman" w:eastAsia="Times New Roman" w:hAnsi="Times New Roman" w:cs="David" w:hint="cs"/>
          <w:sz w:val="24"/>
          <w:szCs w:val="24"/>
          <w:rtl/>
          <w:lang w:eastAsia="he-IL"/>
        </w:rPr>
        <w:t xml:space="preserve">מאגרי </w:t>
      </w:r>
      <w:r w:rsidR="00F61663" w:rsidRPr="00BA31BA">
        <w:rPr>
          <w:rFonts w:ascii="Times New Roman" w:eastAsia="Times New Roman" w:hAnsi="Times New Roman" w:cs="David" w:hint="cs"/>
          <w:sz w:val="24"/>
          <w:szCs w:val="24"/>
          <w:rtl/>
          <w:lang w:eastAsia="he-IL"/>
        </w:rPr>
        <w:t xml:space="preserve">שהוי </w:t>
      </w:r>
      <w:r w:rsidR="00DE0948" w:rsidRPr="00BA31BA">
        <w:rPr>
          <w:rFonts w:ascii="Times New Roman" w:eastAsia="Times New Roman" w:hAnsi="Times New Roman" w:cs="David" w:hint="cs"/>
          <w:sz w:val="24"/>
          <w:szCs w:val="24"/>
          <w:rtl/>
          <w:lang w:eastAsia="he-IL"/>
        </w:rPr>
        <w:t>המים, בורות החלחול ו</w:t>
      </w:r>
      <w:r w:rsidR="00F61663" w:rsidRPr="00BA31BA">
        <w:rPr>
          <w:rFonts w:ascii="Times New Roman" w:eastAsia="Times New Roman" w:hAnsi="Times New Roman" w:cs="David" w:hint="cs"/>
          <w:sz w:val="24"/>
          <w:szCs w:val="24"/>
          <w:rtl/>
          <w:lang w:eastAsia="he-IL"/>
        </w:rPr>
        <w:t xml:space="preserve">אמצעי </w:t>
      </w:r>
      <w:r w:rsidR="00DE0948" w:rsidRPr="00BA31BA">
        <w:rPr>
          <w:rFonts w:ascii="Times New Roman" w:eastAsia="Times New Roman" w:hAnsi="Times New Roman" w:cs="David" w:hint="cs"/>
          <w:sz w:val="24"/>
          <w:szCs w:val="24"/>
          <w:rtl/>
          <w:lang w:eastAsia="he-IL"/>
        </w:rPr>
        <w:t>"משמרות המים".</w:t>
      </w:r>
    </w:p>
    <w:p w14:paraId="74DCD932" w14:textId="01303E92" w:rsidR="00DE0948" w:rsidRPr="00BA31BA" w:rsidRDefault="00DE0948" w:rsidP="00F6166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מפרטים טכניים להקמת מאגרי </w:t>
      </w:r>
      <w:r w:rsidR="00F61663" w:rsidRPr="00BA31BA">
        <w:rPr>
          <w:rFonts w:ascii="Times New Roman" w:eastAsia="Times New Roman" w:hAnsi="Times New Roman" w:cs="David" w:hint="cs"/>
          <w:sz w:val="24"/>
          <w:szCs w:val="24"/>
          <w:rtl/>
          <w:lang w:eastAsia="he-IL"/>
        </w:rPr>
        <w:t xml:space="preserve">שהוי </w:t>
      </w:r>
      <w:r w:rsidRPr="00BA31BA">
        <w:rPr>
          <w:rFonts w:ascii="Times New Roman" w:eastAsia="Times New Roman" w:hAnsi="Times New Roman" w:cs="David" w:hint="cs"/>
          <w:sz w:val="24"/>
          <w:szCs w:val="24"/>
          <w:rtl/>
          <w:lang w:eastAsia="he-IL"/>
        </w:rPr>
        <w:t>מים, בורות החלחול ו</w:t>
      </w:r>
      <w:r w:rsidR="00F61663" w:rsidRPr="00BA31BA">
        <w:rPr>
          <w:rFonts w:ascii="Times New Roman" w:eastAsia="Times New Roman" w:hAnsi="Times New Roman" w:cs="David" w:hint="cs"/>
          <w:sz w:val="24"/>
          <w:szCs w:val="24"/>
          <w:rtl/>
          <w:lang w:eastAsia="he-IL"/>
        </w:rPr>
        <w:t xml:space="preserve">אמצעי </w:t>
      </w:r>
      <w:r w:rsidRPr="00BA31BA">
        <w:rPr>
          <w:rFonts w:ascii="Times New Roman" w:eastAsia="Times New Roman" w:hAnsi="Times New Roman" w:cs="David" w:hint="cs"/>
          <w:sz w:val="24"/>
          <w:szCs w:val="24"/>
          <w:rtl/>
          <w:lang w:eastAsia="he-IL"/>
        </w:rPr>
        <w:t>"משמרות המים".</w:t>
      </w:r>
    </w:p>
    <w:p w14:paraId="57855C0F" w14:textId="2E2EAA07" w:rsidR="00DE0948" w:rsidRPr="00BA31BA" w:rsidRDefault="00DB717C" w:rsidP="00DB717C">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הנחיות </w:t>
      </w:r>
      <w:r w:rsidR="00F61663" w:rsidRPr="00BA31BA">
        <w:rPr>
          <w:rFonts w:ascii="Times New Roman" w:eastAsia="Times New Roman" w:hAnsi="Times New Roman" w:cs="David" w:hint="cs"/>
          <w:sz w:val="24"/>
          <w:szCs w:val="24"/>
          <w:rtl/>
          <w:lang w:eastAsia="he-IL"/>
        </w:rPr>
        <w:t xml:space="preserve"> </w:t>
      </w:r>
      <w:r w:rsidR="00DE0948" w:rsidRPr="00BA31BA">
        <w:rPr>
          <w:rFonts w:ascii="Times New Roman" w:eastAsia="Times New Roman" w:hAnsi="Times New Roman" w:cs="David" w:hint="cs"/>
          <w:sz w:val="24"/>
          <w:szCs w:val="24"/>
          <w:rtl/>
          <w:lang w:eastAsia="he-IL"/>
        </w:rPr>
        <w:t xml:space="preserve"> להקמת מאגרי </w:t>
      </w:r>
      <w:r w:rsidR="00F61663" w:rsidRPr="00BA31BA">
        <w:rPr>
          <w:rFonts w:ascii="Times New Roman" w:eastAsia="Times New Roman" w:hAnsi="Times New Roman" w:cs="David" w:hint="cs"/>
          <w:sz w:val="24"/>
          <w:szCs w:val="24"/>
          <w:rtl/>
          <w:lang w:eastAsia="he-IL"/>
        </w:rPr>
        <w:t xml:space="preserve">שהוי </w:t>
      </w:r>
      <w:r w:rsidR="00DE0948" w:rsidRPr="00BA31BA">
        <w:rPr>
          <w:rFonts w:ascii="Times New Roman" w:eastAsia="Times New Roman" w:hAnsi="Times New Roman" w:cs="David" w:hint="cs"/>
          <w:sz w:val="24"/>
          <w:szCs w:val="24"/>
          <w:rtl/>
          <w:lang w:eastAsia="he-IL"/>
        </w:rPr>
        <w:t>המים, בורות החלחול ו</w:t>
      </w:r>
      <w:r w:rsidR="00F61663" w:rsidRPr="00BA31BA">
        <w:rPr>
          <w:rFonts w:ascii="Times New Roman" w:eastAsia="Times New Roman" w:hAnsi="Times New Roman" w:cs="David" w:hint="cs"/>
          <w:sz w:val="24"/>
          <w:szCs w:val="24"/>
          <w:rtl/>
          <w:lang w:eastAsia="he-IL"/>
        </w:rPr>
        <w:t xml:space="preserve">אמצעי </w:t>
      </w:r>
      <w:r w:rsidR="00DE0948" w:rsidRPr="00BA31BA">
        <w:rPr>
          <w:rFonts w:ascii="Times New Roman" w:eastAsia="Times New Roman" w:hAnsi="Times New Roman" w:cs="David" w:hint="cs"/>
          <w:sz w:val="24"/>
          <w:szCs w:val="24"/>
          <w:rtl/>
          <w:lang w:eastAsia="he-IL"/>
        </w:rPr>
        <w:t>"משמרות המים"</w:t>
      </w:r>
      <w:r w:rsidRPr="00BA31BA">
        <w:rPr>
          <w:rFonts w:ascii="Times New Roman" w:eastAsia="Times New Roman" w:hAnsi="Times New Roman" w:cs="David" w:hint="cs"/>
          <w:sz w:val="24"/>
          <w:szCs w:val="24"/>
          <w:rtl/>
          <w:lang w:eastAsia="he-IL"/>
        </w:rPr>
        <w:t xml:space="preserve"> ככל שיידרש , או פתרון אחר בתאום עם הרשות</w:t>
      </w:r>
      <w:r w:rsidR="00DE0948" w:rsidRPr="00BA31BA">
        <w:rPr>
          <w:rFonts w:ascii="Times New Roman" w:eastAsia="Times New Roman" w:hAnsi="Times New Roman" w:cs="David" w:hint="cs"/>
          <w:sz w:val="24"/>
          <w:szCs w:val="24"/>
          <w:rtl/>
          <w:lang w:eastAsia="he-IL"/>
        </w:rPr>
        <w:t>.</w:t>
      </w:r>
    </w:p>
    <w:p w14:paraId="32297FE5" w14:textId="77777777" w:rsidR="00DE0948" w:rsidRPr="00BA31BA"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p>
    <w:p w14:paraId="27A61786" w14:textId="331B12BA" w:rsidR="00DE0948" w:rsidRPr="00BA31BA" w:rsidRDefault="00DE0948" w:rsidP="006A2696">
      <w:pPr>
        <w:widowControl w:val="0"/>
        <w:spacing w:before="120" w:beforeAutospacing="0" w:after="60" w:afterAutospacing="0" w:line="276" w:lineRule="auto"/>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2.</w:t>
      </w:r>
      <w:r w:rsidRPr="00BA31BA">
        <w:rPr>
          <w:rFonts w:ascii="Times New Roman" w:eastAsia="Times New Roman" w:hAnsi="Times New Roman" w:cs="David" w:hint="cs"/>
          <w:sz w:val="24"/>
          <w:szCs w:val="24"/>
          <w:rtl/>
          <w:lang w:eastAsia="he-IL"/>
        </w:rPr>
        <w:tab/>
      </w:r>
      <w:r w:rsidR="00F61663" w:rsidRPr="00BA31BA">
        <w:rPr>
          <w:rFonts w:ascii="Times New Roman" w:eastAsia="Times New Roman" w:hAnsi="Times New Roman" w:cs="David" w:hint="cs"/>
          <w:sz w:val="24"/>
          <w:szCs w:val="24"/>
          <w:u w:val="single"/>
          <w:rtl/>
          <w:lang w:eastAsia="he-IL"/>
        </w:rPr>
        <w:t xml:space="preserve">מבוטל  </w:t>
      </w:r>
    </w:p>
    <w:p w14:paraId="29E1336B" w14:textId="77777777" w:rsidR="00DE0948" w:rsidRPr="00BA31BA"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3</w:t>
      </w:r>
      <w:r w:rsidR="00151EFF" w:rsidRPr="00BA31BA">
        <w:rPr>
          <w:rFonts w:ascii="Times New Roman" w:eastAsia="Times New Roman" w:hAnsi="Times New Roman" w:cs="David"/>
          <w:sz w:val="24"/>
          <w:szCs w:val="24"/>
          <w:rtl/>
          <w:lang w:eastAsia="he-IL"/>
        </w:rPr>
        <w:t>.</w:t>
      </w:r>
      <w:r w:rsidR="00151EFF" w:rsidRPr="00BA31BA">
        <w:rPr>
          <w:rFonts w:ascii="Times New Roman" w:eastAsia="Times New Roman" w:hAnsi="Times New Roman" w:cs="David"/>
          <w:sz w:val="24"/>
          <w:szCs w:val="24"/>
          <w:rtl/>
          <w:lang w:eastAsia="he-IL"/>
        </w:rPr>
        <w:tab/>
        <w:t>כל ת</w:t>
      </w:r>
      <w:r w:rsidRPr="00BA31BA">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3F7E4B24" w14:textId="0620B844" w:rsidR="00DE0948" w:rsidRPr="00BA31BA" w:rsidRDefault="00DE0948" w:rsidP="00DB717C">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4</w:t>
      </w:r>
      <w:r w:rsidR="00151EFF" w:rsidRPr="00BA31BA">
        <w:rPr>
          <w:rFonts w:ascii="Times New Roman" w:eastAsia="Times New Roman" w:hAnsi="Times New Roman" w:cs="David"/>
          <w:sz w:val="24"/>
          <w:szCs w:val="24"/>
          <w:rtl/>
          <w:lang w:eastAsia="he-IL"/>
        </w:rPr>
        <w:t>.</w:t>
      </w:r>
      <w:r w:rsidR="00151EFF" w:rsidRPr="00BA31BA">
        <w:rPr>
          <w:rFonts w:ascii="Times New Roman" w:eastAsia="Times New Roman" w:hAnsi="Times New Roman" w:cs="David"/>
          <w:sz w:val="24"/>
          <w:szCs w:val="24"/>
          <w:rtl/>
          <w:lang w:eastAsia="he-IL"/>
        </w:rPr>
        <w:tab/>
      </w:r>
    </w:p>
    <w:p w14:paraId="6B15718D" w14:textId="77777777" w:rsidR="00DE0948" w:rsidRPr="00BA31BA"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r w:rsidRPr="00BA31BA">
        <w:rPr>
          <w:rFonts w:ascii="Times New Roman" w:eastAsia="Times New Roman" w:hAnsi="Times New Roman" w:cs="David"/>
          <w:sz w:val="24"/>
          <w:szCs w:val="24"/>
          <w:rtl/>
          <w:lang w:eastAsia="he-IL"/>
        </w:rPr>
        <w:t xml:space="preserve">כל המסמכים והתוכניות יערכו בשפה העברית.  </w:t>
      </w:r>
    </w:p>
    <w:p w14:paraId="30B22762" w14:textId="77777777" w:rsidR="00DE0948" w:rsidRPr="00BA31BA"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9DA980" w14:textId="77777777" w:rsidR="00DE0948" w:rsidRPr="00BA31BA" w:rsidRDefault="00DE0948" w:rsidP="00DE0948">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BA31BA">
        <w:rPr>
          <w:rFonts w:ascii="Times New Roman" w:eastAsia="Times New Roman" w:hAnsi="Times New Roman" w:cs="David"/>
          <w:sz w:val="20"/>
          <w:szCs w:val="24"/>
          <w:rtl/>
          <w:lang w:eastAsia="he-IL"/>
        </w:rPr>
        <w:br w:type="page"/>
      </w:r>
    </w:p>
    <w:p w14:paraId="647C779A" w14:textId="77777777" w:rsidR="00DE0948" w:rsidRPr="00BA31BA" w:rsidRDefault="00DE0948" w:rsidP="00DE0948">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BA31BA">
        <w:rPr>
          <w:rFonts w:ascii="Times New Roman" w:eastAsia="Times New Roman" w:hAnsi="Times New Roman" w:cs="David" w:hint="cs"/>
          <w:b/>
          <w:bCs/>
          <w:sz w:val="24"/>
          <w:szCs w:val="24"/>
          <w:u w:val="single"/>
          <w:rtl/>
          <w:lang w:eastAsia="he-IL"/>
        </w:rPr>
        <w:lastRenderedPageBreak/>
        <w:t>נספח "ט"</w:t>
      </w:r>
    </w:p>
    <w:p w14:paraId="16054290" w14:textId="77777777" w:rsidR="00DE0948" w:rsidRPr="00BA31BA"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2D74C34" w14:textId="77777777" w:rsidR="00DE0948" w:rsidRPr="00BA31BA"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A31BA">
        <w:rPr>
          <w:rFonts w:ascii="Times New Roman" w:eastAsia="Times New Roman" w:hAnsi="Times New Roman" w:cs="David" w:hint="cs"/>
          <w:b/>
          <w:bCs/>
          <w:sz w:val="24"/>
          <w:szCs w:val="24"/>
          <w:u w:val="single"/>
          <w:rtl/>
          <w:lang w:eastAsia="he-IL"/>
        </w:rPr>
        <w:t>דוגמא לנוסח אישור השלמת הפרויקט/קטע מהפרויקט</w:t>
      </w:r>
    </w:p>
    <w:p w14:paraId="78934213" w14:textId="77777777" w:rsidR="00DE0948" w:rsidRPr="00BA31BA"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445AD547" w14:textId="77777777" w:rsidR="00DE0948" w:rsidRPr="00BA31BA"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6BB4E0BA" w14:textId="77777777" w:rsidR="00DE0948" w:rsidRPr="00BA31BA"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151E3AE8" w14:textId="77777777" w:rsidR="00DE0948" w:rsidRPr="00BA31BA"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לכבוד :</w:t>
      </w:r>
    </w:p>
    <w:p w14:paraId="43C68928" w14:textId="461F49D9" w:rsidR="00DE0948" w:rsidRPr="00BA31BA" w:rsidRDefault="00BA31BA" w:rsidP="00DE094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392012182"/>
          <w:placeholder>
            <w:docPart w:val="C7574A924C1D43C5B0AA79FE16E31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620B5A" w:rsidRPr="00BA31BA">
            <w:rPr>
              <w:rFonts w:ascii="Times New Roman" w:eastAsia="Times New Roman" w:hAnsi="Times New Roman" w:cs="David" w:hint="cs"/>
              <w:sz w:val="24"/>
              <w:szCs w:val="24"/>
              <w:rtl/>
              <w:lang w:eastAsia="he-IL"/>
            </w:rPr>
            <w:br/>
            <w:t>אפריקה ישראל מגורים בע"מ</w:t>
          </w:r>
          <w:r w:rsidR="00620B5A" w:rsidRPr="00BA31BA">
            <w:rPr>
              <w:rFonts w:ascii="Times New Roman" w:eastAsia="Times New Roman" w:hAnsi="Times New Roman" w:cs="David" w:hint="cs"/>
              <w:sz w:val="24"/>
              <w:szCs w:val="24"/>
              <w:rtl/>
              <w:lang w:eastAsia="he-IL"/>
            </w:rPr>
            <w:br/>
            <w:t>יוני נתניהו 1 ג' אור יהודה</w:t>
          </w:r>
          <w:r w:rsidR="00620B5A" w:rsidRPr="00BA31BA">
            <w:rPr>
              <w:rFonts w:ascii="Times New Roman" w:eastAsia="Times New Roman" w:hAnsi="Times New Roman" w:cs="David" w:hint="cs"/>
              <w:sz w:val="24"/>
              <w:szCs w:val="24"/>
              <w:rtl/>
              <w:lang w:eastAsia="he-IL"/>
            </w:rPr>
            <w:br/>
            <w:t>מ.ז 52-003476-0</w:t>
          </w:r>
          <w:r w:rsidR="00620B5A" w:rsidRPr="00BA31BA">
            <w:rPr>
              <w:rFonts w:ascii="Times New Roman" w:eastAsia="Times New Roman" w:hAnsi="Times New Roman" w:cs="David" w:hint="cs"/>
              <w:sz w:val="24"/>
              <w:szCs w:val="24"/>
              <w:rtl/>
              <w:lang w:eastAsia="he-IL"/>
            </w:rPr>
            <w:br/>
          </w:r>
        </w:sdtContent>
      </w:sdt>
      <w:r w:rsidR="00DE0948" w:rsidRPr="00BA31BA">
        <w:rPr>
          <w:rFonts w:ascii="Times New Roman" w:eastAsia="Times New Roman" w:hAnsi="Times New Roman" w:cs="David" w:hint="cs"/>
          <w:sz w:val="24"/>
          <w:szCs w:val="24"/>
          <w:rtl/>
          <w:lang w:eastAsia="he-IL"/>
        </w:rPr>
        <w:br/>
        <w:t>(</w:t>
      </w:r>
      <w:r w:rsidR="00DE0948" w:rsidRPr="00BA31BA">
        <w:rPr>
          <w:rFonts w:ascii="Times New Roman" w:eastAsia="Times New Roman" w:hAnsi="Times New Roman" w:cs="David" w:hint="cs"/>
          <w:sz w:val="24"/>
          <w:szCs w:val="24"/>
          <w:u w:val="single"/>
          <w:rtl/>
          <w:lang w:eastAsia="he-IL"/>
        </w:rPr>
        <w:t>המזמין</w:t>
      </w:r>
      <w:r w:rsidR="00DE0948" w:rsidRPr="00BA31BA">
        <w:rPr>
          <w:rFonts w:ascii="Times New Roman" w:eastAsia="Times New Roman" w:hAnsi="Times New Roman" w:cs="David" w:hint="cs"/>
          <w:sz w:val="24"/>
          <w:szCs w:val="24"/>
          <w:rtl/>
          <w:lang w:eastAsia="he-IL"/>
        </w:rPr>
        <w:t>)</w:t>
      </w:r>
    </w:p>
    <w:p w14:paraId="3288AA2F" w14:textId="77777777" w:rsidR="00DE0948" w:rsidRPr="00BA31BA"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FF5A112" w14:textId="77777777" w:rsidR="00DE0948" w:rsidRPr="00BA31BA"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D30FAC4" w14:textId="77777777" w:rsidR="00DE0948" w:rsidRPr="00BA31BA"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B111920" w14:textId="77777777" w:rsidR="00DE0948" w:rsidRPr="00BA31BA"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9FDDE5C" w14:textId="75683DD2" w:rsidR="00DE0948" w:rsidRPr="00BA31BA" w:rsidRDefault="00DE0948" w:rsidP="00270213">
      <w:pPr>
        <w:widowControl w:val="0"/>
        <w:spacing w:before="0" w:beforeAutospacing="0" w:after="0" w:afterAutospacing="0" w:line="480" w:lineRule="auto"/>
        <w:ind w:left="85" w:right="85" w:firstLine="6"/>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sz w:val="24"/>
            <w:szCs w:val="24"/>
            <w:rtl/>
            <w:lang w:eastAsia="he-IL"/>
          </w:rPr>
          <w:alias w:val="שם ספק"/>
          <w:tag w:val="cntSupllierName"/>
          <w:id w:val="-1135714105"/>
          <w:placeholder>
            <w:docPart w:val="B7C3BA06052F435F9152E26AFF8E30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620AB" w:rsidRPr="00BA31BA">
            <w:rPr>
              <w:rFonts w:ascii="Times New Roman" w:eastAsia="Times New Roman" w:hAnsi="Times New Roman" w:cs="David"/>
              <w:sz w:val="24"/>
              <w:szCs w:val="24"/>
              <w:rtl/>
              <w:lang w:eastAsia="he-IL"/>
            </w:rPr>
            <w:t>מ.רוזנטל מהנדסים בע"מ</w:t>
          </w:r>
        </w:sdtContent>
      </w:sdt>
      <w:r w:rsidRPr="00BA31BA">
        <w:rPr>
          <w:rFonts w:ascii="Times New Roman" w:eastAsia="Times New Roman" w:hAnsi="Times New Roman" w:cs="David" w:hint="cs"/>
          <w:bCs/>
          <w:sz w:val="24"/>
          <w:szCs w:val="24"/>
          <w:rtl/>
          <w:lang w:eastAsia="he-IL"/>
        </w:rPr>
        <w:t xml:space="preserve"> </w:t>
      </w:r>
      <w:r w:rsidRPr="00BA31BA">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שם אתר"/>
          <w:tag w:val="cntSite"/>
          <w:id w:val="-2035879818"/>
          <w:placeholder>
            <w:docPart w:val="2F22D2FB3172454496E1B59DFF0408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BD6B70" w:rsidRPr="00BA31BA">
            <w:rPr>
              <w:rFonts w:ascii="Times New Roman" w:eastAsia="Times New Roman" w:hAnsi="Times New Roman" w:cs="David" w:hint="cs"/>
              <w:sz w:val="24"/>
              <w:szCs w:val="24"/>
              <w:rtl/>
              <w:lang w:eastAsia="he-IL"/>
            </w:rPr>
            <w:t>גבעת הכלניות</w:t>
          </w:r>
        </w:sdtContent>
      </w:sdt>
      <w:r w:rsidR="006942D4"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hint="cs"/>
          <w:sz w:val="24"/>
          <w:szCs w:val="24"/>
          <w:rtl/>
          <w:lang w:eastAsia="he-IL"/>
        </w:rPr>
        <w:t xml:space="preserve">בקשר עם </w:t>
      </w:r>
      <w:sdt>
        <w:sdtPr>
          <w:rPr>
            <w:rFonts w:ascii="Times New Roman" w:eastAsia="Times New Roman" w:hAnsi="Times New Roman" w:cs="David" w:hint="cs"/>
            <w:sz w:val="24"/>
            <w:szCs w:val="24"/>
            <w:rtl/>
          </w:rPr>
          <w:alias w:val="תיאור עבודה"/>
          <w:tag w:val="cntJobDesc"/>
          <w:id w:val="1763263071"/>
          <w:placeholder>
            <w:docPart w:val="96B6E47B0D5B4710A9F67519F7FFA0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112984" w:rsidRPr="00BA31BA">
            <w:rPr>
              <w:rFonts w:ascii="Times New Roman" w:eastAsia="Times New Roman" w:hAnsi="Times New Roman" w:cs="David" w:hint="cs"/>
              <w:sz w:val="24"/>
              <w:szCs w:val="24"/>
              <w:rtl/>
            </w:rPr>
            <w:t xml:space="preserve">יעוץ ותכנון הידרולוגי </w:t>
          </w:r>
        </w:sdtContent>
      </w:sdt>
      <w:r w:rsidRPr="00BA31BA">
        <w:rPr>
          <w:rFonts w:ascii="Times New Roman" w:eastAsia="Times New Roman" w:hAnsi="Times New Roman" w:cs="David" w:hint="cs"/>
          <w:sz w:val="24"/>
          <w:szCs w:val="24"/>
          <w:rtl/>
          <w:lang w:eastAsia="he-IL"/>
        </w:rPr>
        <w:t xml:space="preserve"> , מאשר בזאת שהעבודות הנ"ל בוצעו והושלמו בהתאם להנחיותי</w:t>
      </w:r>
      <w:r w:rsidR="00151EFF"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hint="cs"/>
          <w:sz w:val="24"/>
          <w:szCs w:val="24"/>
          <w:rtl/>
          <w:lang w:eastAsia="he-IL"/>
        </w:rPr>
        <w:t>, לתכניות</w:t>
      </w:r>
      <w:r w:rsidR="00151EFF" w:rsidRPr="00BA31BA">
        <w:rPr>
          <w:rFonts w:ascii="Times New Roman" w:eastAsia="Times New Roman" w:hAnsi="Times New Roman" w:cs="David" w:hint="cs"/>
          <w:sz w:val="24"/>
          <w:szCs w:val="24"/>
          <w:rtl/>
          <w:lang w:eastAsia="he-IL"/>
        </w:rPr>
        <w:t>י</w:t>
      </w:r>
      <w:r w:rsidRPr="00BA31BA">
        <w:rPr>
          <w:rFonts w:ascii="Times New Roman" w:eastAsia="Times New Roman" w:hAnsi="Times New Roman" w:cs="David" w:hint="cs"/>
          <w:sz w:val="24"/>
          <w:szCs w:val="24"/>
          <w:rtl/>
          <w:lang w:eastAsia="he-IL"/>
        </w:rPr>
        <w:t>י, בהתאם לתקנים מחייבים ולשביעות רצוני.</w:t>
      </w:r>
    </w:p>
    <w:p w14:paraId="6B481B1A" w14:textId="77777777" w:rsidR="00DE0948" w:rsidRPr="00BA31BA"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844B0AD" w14:textId="77777777" w:rsidR="00DE0948" w:rsidRPr="00BA31BA"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0E3ABCFC" w14:textId="77777777" w:rsidR="00DE0948" w:rsidRPr="00BA31BA"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7E70C4BE" w14:textId="77777777" w:rsidR="00DE0948" w:rsidRPr="00BA31BA"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4738ABE0" w14:textId="77777777" w:rsidR="00DE0948" w:rsidRPr="00BA31BA"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64269E25" w14:textId="77777777" w:rsidR="00DE0948" w:rsidRPr="00BA31BA" w:rsidRDefault="00DE0948" w:rsidP="00DE094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                                                                                      בכבוד רב,</w:t>
      </w:r>
    </w:p>
    <w:p w14:paraId="388DCF41" w14:textId="77777777" w:rsidR="00DE0948" w:rsidRPr="00BA31BA"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r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hint="cs"/>
          <w:sz w:val="24"/>
          <w:szCs w:val="24"/>
          <w:rtl/>
          <w:lang w:eastAsia="he-IL"/>
        </w:rPr>
        <w:tab/>
      </w:r>
      <w:r w:rsidRPr="00BA31BA">
        <w:rPr>
          <w:rFonts w:ascii="Times New Roman" w:eastAsia="Times New Roman" w:hAnsi="Times New Roman" w:cs="David" w:hint="cs"/>
          <w:sz w:val="24"/>
          <w:szCs w:val="24"/>
          <w:rtl/>
          <w:lang w:eastAsia="he-IL"/>
        </w:rPr>
        <w:tab/>
      </w:r>
      <w:r w:rsidRPr="00BA31BA">
        <w:rPr>
          <w:rFonts w:ascii="Times New Roman" w:eastAsia="Times New Roman" w:hAnsi="Times New Roman" w:cs="David" w:hint="cs"/>
          <w:sz w:val="24"/>
          <w:szCs w:val="24"/>
          <w:rtl/>
          <w:lang w:eastAsia="he-IL"/>
        </w:rPr>
        <w:tab/>
      </w:r>
      <w:r w:rsidRPr="00BA31BA">
        <w:rPr>
          <w:rFonts w:ascii="Times New Roman" w:eastAsia="Times New Roman" w:hAnsi="Times New Roman" w:cs="David" w:hint="cs"/>
          <w:sz w:val="24"/>
          <w:szCs w:val="24"/>
          <w:rtl/>
          <w:lang w:eastAsia="he-IL"/>
        </w:rPr>
        <w:tab/>
      </w:r>
      <w:r w:rsidRPr="00BA31BA">
        <w:rPr>
          <w:rFonts w:ascii="Times New Roman" w:eastAsia="Times New Roman" w:hAnsi="Times New Roman" w:cs="David" w:hint="cs"/>
          <w:sz w:val="24"/>
          <w:szCs w:val="24"/>
          <w:rtl/>
          <w:lang w:eastAsia="he-IL"/>
        </w:rPr>
        <w:tab/>
        <w:t xml:space="preserve">   </w:t>
      </w:r>
    </w:p>
    <w:p w14:paraId="3354B3FA" w14:textId="77777777" w:rsidR="00DE0948" w:rsidRPr="00BA31BA" w:rsidRDefault="00CD21D7" w:rsidP="00CD21D7">
      <w:pPr>
        <w:widowControl w:val="0"/>
        <w:bidi w:val="0"/>
        <w:spacing w:before="0" w:beforeAutospacing="0" w:after="0" w:afterAutospacing="0" w:line="240" w:lineRule="auto"/>
        <w:jc w:val="right"/>
        <w:rPr>
          <w:rFonts w:ascii="Times New Roman" w:eastAsia="Times New Roman" w:hAnsi="Times New Roman" w:cs="David"/>
          <w:b/>
          <w:bCs/>
          <w:sz w:val="24"/>
          <w:szCs w:val="24"/>
          <w:lang w:eastAsia="he-IL"/>
        </w:rPr>
      </w:pPr>
      <w:r w:rsidRPr="00BA31BA">
        <w:rPr>
          <w:rFonts w:ascii="Times New Roman" w:eastAsia="Times New Roman" w:hAnsi="Times New Roman" w:cs="David"/>
          <w:b/>
          <w:bCs/>
          <w:sz w:val="24"/>
          <w:szCs w:val="24"/>
          <w:lang w:eastAsia="he-IL"/>
        </w:rPr>
        <w:t xml:space="preserve">    </w:t>
      </w:r>
      <w:r w:rsidRPr="00BA31BA">
        <w:rPr>
          <w:rFonts w:ascii="Times New Roman" w:eastAsia="Times New Roman" w:hAnsi="Times New Roman" w:cs="David" w:hint="cs"/>
          <w:b/>
          <w:bCs/>
          <w:sz w:val="24"/>
          <w:szCs w:val="24"/>
          <w:rtl/>
          <w:lang w:eastAsia="he-IL"/>
        </w:rPr>
        <w:t xml:space="preserve">                                                                                 _____________________</w:t>
      </w:r>
    </w:p>
    <w:p w14:paraId="53893C9C" w14:textId="69BC71F0" w:rsidR="00151EFF" w:rsidRPr="00BA31BA" w:rsidRDefault="00BA31BA" w:rsidP="00151EFF">
      <w:pPr>
        <w:widowControl w:val="0"/>
        <w:tabs>
          <w:tab w:val="center" w:pos="6920"/>
        </w:tabs>
        <w:spacing w:before="0" w:beforeAutospacing="0" w:after="0" w:afterAutospacing="0" w:line="240" w:lineRule="auto"/>
        <w:ind w:left="360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sz w:val="24"/>
            <w:szCs w:val="24"/>
            <w:rtl/>
            <w:lang w:eastAsia="he-IL"/>
          </w:rPr>
          <w:alias w:val="שם ספק"/>
          <w:tag w:val="cntSupllierName"/>
          <w:id w:val="-435596775"/>
          <w:placeholder>
            <w:docPart w:val="78023971A54844F2862BF98A3289251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620AB" w:rsidRPr="00BA31BA">
            <w:rPr>
              <w:rFonts w:ascii="Times New Roman" w:eastAsia="Times New Roman" w:hAnsi="Times New Roman" w:cs="David"/>
              <w:sz w:val="24"/>
              <w:szCs w:val="24"/>
              <w:rtl/>
              <w:lang w:eastAsia="he-IL"/>
            </w:rPr>
            <w:t>מ.רוזנטל מהנדסים בע"מ</w:t>
          </w:r>
        </w:sdtContent>
      </w:sdt>
    </w:p>
    <w:p w14:paraId="52E70EC1" w14:textId="77777777" w:rsidR="00DE0948" w:rsidRPr="00BA31BA" w:rsidRDefault="00151EFF" w:rsidP="00151EF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A31BA">
        <w:rPr>
          <w:rFonts w:ascii="Times New Roman" w:eastAsia="Times New Roman" w:hAnsi="Times New Roman" w:cs="David" w:hint="cs"/>
          <w:sz w:val="24"/>
          <w:szCs w:val="24"/>
          <w:rtl/>
          <w:lang w:eastAsia="he-IL"/>
        </w:rPr>
        <w:t xml:space="preserve"> </w:t>
      </w:r>
      <w:r w:rsidR="00DE0948" w:rsidRPr="00BA31BA">
        <w:rPr>
          <w:rFonts w:ascii="Times New Roman" w:eastAsia="Times New Roman" w:hAnsi="Times New Roman" w:cs="David" w:hint="cs"/>
          <w:sz w:val="24"/>
          <w:szCs w:val="24"/>
          <w:rtl/>
          <w:lang w:eastAsia="he-IL"/>
        </w:rPr>
        <w:br w:type="page"/>
      </w:r>
      <w:r w:rsidR="00DE0948" w:rsidRPr="00BA31BA">
        <w:rPr>
          <w:rFonts w:ascii="Times New Roman" w:eastAsia="Times New Roman" w:hAnsi="Times New Roman" w:cs="David" w:hint="cs"/>
          <w:b/>
          <w:bCs/>
          <w:sz w:val="24"/>
          <w:szCs w:val="24"/>
          <w:u w:val="single"/>
          <w:rtl/>
          <w:lang w:eastAsia="he-IL"/>
        </w:rPr>
        <w:lastRenderedPageBreak/>
        <w:t xml:space="preserve">נספח "י" </w:t>
      </w:r>
    </w:p>
    <w:p w14:paraId="052DD30A" w14:textId="77777777" w:rsidR="00DE0948" w:rsidRPr="00BA31BA"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A05E0B4" w14:textId="77777777" w:rsidR="00DE0948" w:rsidRPr="00BA31BA"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A31BA">
        <w:rPr>
          <w:rFonts w:ascii="Times New Roman" w:eastAsia="Times New Roman" w:hAnsi="Times New Roman" w:cs="David" w:hint="cs"/>
          <w:b/>
          <w:bCs/>
          <w:sz w:val="24"/>
          <w:szCs w:val="24"/>
          <w:u w:val="single"/>
          <w:rtl/>
          <w:lang w:eastAsia="he-IL"/>
        </w:rPr>
        <w:t>דוגמא לנוסח הצהרת היועץ בדבר היעדר תביעות</w:t>
      </w:r>
    </w:p>
    <w:p w14:paraId="5E8A2A76" w14:textId="77777777" w:rsidR="00DE0948" w:rsidRPr="00BA31BA" w:rsidRDefault="00DE0948" w:rsidP="00DE094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58BDF3C" w14:textId="02288096" w:rsidR="00DE0948" w:rsidRPr="00BA31BA" w:rsidRDefault="00DE0948" w:rsidP="000613F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לכבוד</w:t>
      </w:r>
      <w:r w:rsidRPr="00BA31BA">
        <w:rPr>
          <w:rFonts w:ascii="Times New Roman" w:eastAsia="Times New Roman" w:hAnsi="Times New Roman" w:cs="David" w:hint="cs"/>
          <w:sz w:val="24"/>
          <w:szCs w:val="24"/>
          <w:rtl/>
          <w:lang w:eastAsia="he-IL"/>
        </w:rPr>
        <w:tab/>
      </w:r>
      <w:r w:rsidRPr="00BA31BA">
        <w:rPr>
          <w:rFonts w:ascii="Times New Roman" w:eastAsia="Times New Roman" w:hAnsi="Times New Roman" w:cs="David" w:hint="cs"/>
          <w:sz w:val="24"/>
          <w:szCs w:val="24"/>
          <w:rtl/>
          <w:lang w:eastAsia="he-IL"/>
        </w:rPr>
        <w:br/>
      </w:r>
      <w:sdt>
        <w:sdtPr>
          <w:rPr>
            <w:rFonts w:ascii="Times New Roman" w:eastAsia="Times New Roman" w:hAnsi="Times New Roman" w:cs="David"/>
            <w:sz w:val="24"/>
            <w:szCs w:val="24"/>
            <w:rtl/>
            <w:lang w:eastAsia="he-IL"/>
          </w:rPr>
          <w:alias w:val="צד א בחוזה"/>
          <w:tag w:val="cntTzadA"/>
          <w:id w:val="983896768"/>
          <w:placeholder>
            <w:docPart w:val="6701CB41B052489888F71F6C52125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620B5A" w:rsidRPr="00BA31BA">
            <w:rPr>
              <w:rFonts w:ascii="Times New Roman" w:eastAsia="Times New Roman" w:hAnsi="Times New Roman" w:cs="David"/>
              <w:sz w:val="24"/>
              <w:szCs w:val="24"/>
              <w:rtl/>
              <w:lang w:eastAsia="he-IL"/>
            </w:rPr>
            <w:br/>
            <w:t>אפריקה ישראל מגורים בע"מ</w:t>
          </w:r>
          <w:r w:rsidR="00620B5A" w:rsidRPr="00BA31BA">
            <w:rPr>
              <w:rFonts w:ascii="Times New Roman" w:eastAsia="Times New Roman" w:hAnsi="Times New Roman" w:cs="David"/>
              <w:sz w:val="24"/>
              <w:szCs w:val="24"/>
              <w:rtl/>
              <w:lang w:eastAsia="he-IL"/>
            </w:rPr>
            <w:br/>
            <w:t>יוני נתניהו 1 ג' אור יהודה</w:t>
          </w:r>
          <w:r w:rsidR="00620B5A" w:rsidRPr="00BA31BA">
            <w:rPr>
              <w:rFonts w:ascii="Times New Roman" w:eastAsia="Times New Roman" w:hAnsi="Times New Roman" w:cs="David"/>
              <w:sz w:val="24"/>
              <w:szCs w:val="24"/>
              <w:rtl/>
              <w:lang w:eastAsia="he-IL"/>
            </w:rPr>
            <w:br/>
            <w:t>מ.ז 52-003476-0</w:t>
          </w:r>
          <w:r w:rsidR="00620B5A" w:rsidRPr="00BA31BA">
            <w:rPr>
              <w:rFonts w:ascii="Times New Roman" w:eastAsia="Times New Roman" w:hAnsi="Times New Roman" w:cs="David"/>
              <w:sz w:val="24"/>
              <w:szCs w:val="24"/>
              <w:rtl/>
              <w:lang w:eastAsia="he-IL"/>
            </w:rPr>
            <w:br/>
          </w:r>
        </w:sdtContent>
      </w:sdt>
    </w:p>
    <w:p w14:paraId="11FFEFFE"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A6AC08"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ג.א.נ.,</w:t>
      </w:r>
    </w:p>
    <w:p w14:paraId="6F2270B1"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74A2293" w14:textId="5D5BEBAA"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אנו הח"מ מצהירים בזאת שעם קבלת סך של </w:t>
      </w:r>
      <w:r w:rsidRPr="00BA31BA">
        <w:rPr>
          <w:rFonts w:ascii="Times New Roman" w:eastAsia="Times New Roman" w:hAnsi="Times New Roman" w:cs="David" w:hint="cs"/>
          <w:sz w:val="24"/>
          <w:szCs w:val="24"/>
          <w:u w:val="single"/>
          <w:rtl/>
          <w:lang w:eastAsia="he-IL"/>
        </w:rPr>
        <w:t xml:space="preserve">                </w:t>
      </w:r>
      <w:r w:rsidRPr="00BA31BA">
        <w:rPr>
          <w:rFonts w:ascii="Times New Roman" w:eastAsia="Times New Roman" w:hAnsi="Times New Roman" w:cs="David" w:hint="cs"/>
          <w:sz w:val="24"/>
          <w:szCs w:val="24"/>
          <w:rtl/>
          <w:lang w:eastAsia="he-IL"/>
        </w:rPr>
        <w:t xml:space="preserve"> ש"ח (להלן:"</w:t>
      </w:r>
      <w:r w:rsidRPr="00BA31BA">
        <w:rPr>
          <w:rFonts w:ascii="Times New Roman" w:eastAsia="Times New Roman" w:hAnsi="Times New Roman" w:cs="David" w:hint="cs"/>
          <w:b/>
          <w:bCs/>
          <w:sz w:val="24"/>
          <w:szCs w:val="24"/>
          <w:rtl/>
          <w:lang w:eastAsia="he-IL"/>
        </w:rPr>
        <w:t>היתרה הסופית</w:t>
      </w:r>
      <w:r w:rsidRPr="00BA31BA">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שם אתר"/>
          <w:tag w:val="cntSite"/>
          <w:id w:val="-440616210"/>
          <w:placeholder>
            <w:docPart w:val="E1120A28A33A41328D4494F614A85E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BD6B70" w:rsidRPr="00BA31BA">
            <w:rPr>
              <w:rFonts w:ascii="Times New Roman" w:eastAsia="Times New Roman" w:hAnsi="Times New Roman" w:cs="David" w:hint="cs"/>
              <w:sz w:val="24"/>
              <w:szCs w:val="24"/>
              <w:rtl/>
              <w:lang w:eastAsia="he-IL"/>
            </w:rPr>
            <w:t>גבעת הכלניות</w:t>
          </w:r>
        </w:sdtContent>
      </w:sdt>
      <w:r w:rsidRPr="00BA31BA">
        <w:rPr>
          <w:rFonts w:ascii="Times New Roman" w:eastAsia="Times New Roman" w:hAnsi="Times New Roman" w:cs="David" w:hint="cs"/>
          <w:sz w:val="24"/>
          <w:szCs w:val="24"/>
          <w:rtl/>
          <w:lang w:eastAsia="he-IL"/>
        </w:rPr>
        <w:t xml:space="preserve"> עפ"י חוזה מיום </w:t>
      </w:r>
      <w:r w:rsidRPr="00BA31BA">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תאריך חתימת חוזה"/>
          <w:tag w:val="cntSignDate"/>
          <w:id w:val="-1764371600"/>
          <w:placeholder>
            <w:docPart w:val="FAB9D5A5718E44908F06054A68B7BB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5-18T00:00:00Z">
            <w:dateFormat w:val="dd/MM/yyyy"/>
            <w:lid w:val="he-IL"/>
            <w:storeMappedDataAs w:val="dateTime"/>
            <w:calendar w:val="gregorian"/>
          </w:date>
        </w:sdtPr>
        <w:sdtEndPr>
          <w:rPr>
            <w:rFonts w:hint="cs"/>
          </w:rPr>
        </w:sdtEndPr>
        <w:sdtContent>
          <w:r w:rsidR="007B0207" w:rsidRPr="00BA31BA">
            <w:rPr>
              <w:rFonts w:ascii="Times New Roman" w:eastAsia="Times New Roman" w:hAnsi="Times New Roman" w:cs="David" w:hint="cs"/>
              <w:sz w:val="24"/>
              <w:szCs w:val="24"/>
              <w:rtl/>
              <w:lang w:eastAsia="he-IL"/>
            </w:rPr>
            <w:t>‏18/05/2022</w:t>
          </w:r>
        </w:sdtContent>
      </w:sdt>
      <w:r w:rsidR="00B90A18" w:rsidRPr="00BA31BA">
        <w:rPr>
          <w:rFonts w:ascii="Times New Roman" w:eastAsia="Times New Roman" w:hAnsi="Times New Roman" w:cs="David" w:hint="cs"/>
          <w:sz w:val="24"/>
          <w:szCs w:val="24"/>
          <w:rtl/>
          <w:lang w:eastAsia="he-IL"/>
        </w:rPr>
        <w:t xml:space="preserve"> </w:t>
      </w:r>
      <w:r w:rsidRPr="00BA31BA">
        <w:rPr>
          <w:rFonts w:ascii="Times New Roman" w:eastAsia="Times New Roman" w:hAnsi="Times New Roman" w:cs="David" w:hint="cs"/>
          <w:sz w:val="24"/>
          <w:szCs w:val="24"/>
          <w:rtl/>
          <w:lang w:eastAsia="he-IL"/>
        </w:rPr>
        <w:t>או עבור חלקן כמפורט להלן:</w:t>
      </w:r>
    </w:p>
    <w:p w14:paraId="121D2704"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w:t>
      </w:r>
      <w:r w:rsidR="00B90A18" w:rsidRPr="00BA31BA">
        <w:rPr>
          <w:rFonts w:ascii="Times New Roman" w:eastAsia="Times New Roman" w:hAnsi="Times New Roman" w:cs="David" w:hint="cs"/>
          <w:sz w:val="24"/>
          <w:szCs w:val="24"/>
          <w:rtl/>
          <w:lang w:eastAsia="he-IL"/>
        </w:rPr>
        <w:t>___________________________________________________</w:t>
      </w:r>
      <w:r w:rsidRPr="00BA31BA">
        <w:rPr>
          <w:rFonts w:ascii="Times New Roman" w:eastAsia="Times New Roman" w:hAnsi="Times New Roman" w:cs="David" w:hint="cs"/>
          <w:sz w:val="24"/>
          <w:szCs w:val="24"/>
          <w:rtl/>
          <w:lang w:eastAsia="he-IL"/>
        </w:rPr>
        <w:t>_</w:t>
      </w:r>
    </w:p>
    <w:p w14:paraId="036E6E1E"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832813"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8A53D10"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62478B1"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036C4AA"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023879A"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15CA41"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4FCF900"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E96996"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084919C"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A31BA">
        <w:rPr>
          <w:rFonts w:ascii="Times New Roman" w:eastAsia="Times New Roman" w:hAnsi="Times New Roman" w:cs="David" w:hint="cs"/>
          <w:b/>
          <w:bCs/>
          <w:sz w:val="24"/>
          <w:szCs w:val="24"/>
          <w:rtl/>
          <w:lang w:eastAsia="he-IL"/>
        </w:rPr>
        <w:t>ולראיה באנו על החתום:</w:t>
      </w:r>
    </w:p>
    <w:p w14:paraId="68D2D9A6"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F4962F"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היום </w:t>
      </w:r>
      <w:r w:rsidRPr="00BA31BA">
        <w:rPr>
          <w:rFonts w:ascii="Times New Roman" w:eastAsia="Times New Roman" w:hAnsi="Times New Roman" w:cs="David" w:hint="cs"/>
          <w:sz w:val="24"/>
          <w:szCs w:val="24"/>
          <w:u w:val="single"/>
          <w:rtl/>
          <w:lang w:eastAsia="he-IL"/>
        </w:rPr>
        <w:t xml:space="preserve">             </w:t>
      </w:r>
      <w:r w:rsidRPr="00BA31BA">
        <w:rPr>
          <w:rFonts w:ascii="Times New Roman" w:eastAsia="Times New Roman" w:hAnsi="Times New Roman" w:cs="David" w:hint="cs"/>
          <w:sz w:val="24"/>
          <w:szCs w:val="24"/>
          <w:rtl/>
          <w:lang w:eastAsia="he-IL"/>
        </w:rPr>
        <w:t xml:space="preserve"> לחודש </w:t>
      </w:r>
      <w:r w:rsidRPr="00BA31BA">
        <w:rPr>
          <w:rFonts w:ascii="Times New Roman" w:eastAsia="Times New Roman" w:hAnsi="Times New Roman" w:cs="David" w:hint="cs"/>
          <w:sz w:val="24"/>
          <w:szCs w:val="24"/>
          <w:u w:val="single"/>
          <w:rtl/>
          <w:lang w:eastAsia="he-IL"/>
        </w:rPr>
        <w:t xml:space="preserve">               </w:t>
      </w:r>
      <w:r w:rsidRPr="00BA31BA">
        <w:rPr>
          <w:rFonts w:ascii="Times New Roman" w:eastAsia="Times New Roman" w:hAnsi="Times New Roman" w:cs="David" w:hint="cs"/>
          <w:sz w:val="24"/>
          <w:szCs w:val="24"/>
          <w:rtl/>
          <w:lang w:eastAsia="he-IL"/>
        </w:rPr>
        <w:t xml:space="preserve"> לשנה _________</w:t>
      </w:r>
    </w:p>
    <w:p w14:paraId="713283F4" w14:textId="77777777" w:rsidR="00DE0948" w:rsidRPr="00BA31BA" w:rsidRDefault="00DE0948" w:rsidP="00DE094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9FD23A6" w14:textId="77777777" w:rsidR="00DE0948" w:rsidRPr="00BA31BA" w:rsidRDefault="00DE0948"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חתימה וחותמת היועץ: </w:t>
      </w:r>
    </w:p>
    <w:p w14:paraId="3F4D6275" w14:textId="77777777" w:rsidR="00270213" w:rsidRPr="00BA31BA"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6C70377" w14:textId="77777777" w:rsidR="00270213" w:rsidRPr="00BA31BA"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_______________________ </w:t>
      </w:r>
    </w:p>
    <w:p w14:paraId="6BDCA15A" w14:textId="46434DAA" w:rsidR="00270213" w:rsidRPr="00BA31BA" w:rsidRDefault="00270213" w:rsidP="006B600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580654766"/>
          <w:placeholder>
            <w:docPart w:val="552A05E7E02E4BACB79D9E45880648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620AB" w:rsidRPr="00BA31BA">
            <w:rPr>
              <w:rFonts w:ascii="Times New Roman" w:eastAsia="Times New Roman" w:hAnsi="Times New Roman" w:cs="David"/>
              <w:sz w:val="24"/>
              <w:szCs w:val="24"/>
              <w:rtl/>
              <w:lang w:eastAsia="he-IL"/>
            </w:rPr>
            <w:t>מ.רוזנטל מהנדסים בע"מ</w:t>
          </w:r>
        </w:sdtContent>
      </w:sdt>
    </w:p>
    <w:p w14:paraId="0A26F196" w14:textId="77777777" w:rsidR="00270213" w:rsidRPr="00BA31BA"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30EAC96"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4FFA699"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EA70696"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A31BA">
        <w:rPr>
          <w:rFonts w:ascii="Times New Roman" w:eastAsia="Times New Roman" w:hAnsi="Times New Roman" w:cs="David" w:hint="cs"/>
          <w:b/>
          <w:bCs/>
          <w:sz w:val="24"/>
          <w:szCs w:val="24"/>
          <w:rtl/>
          <w:lang w:eastAsia="he-IL"/>
        </w:rPr>
        <w:t>אישור</w:t>
      </w:r>
    </w:p>
    <w:p w14:paraId="78B47B82" w14:textId="77777777" w:rsidR="00DE0948" w:rsidRPr="00BA31BA"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A31BA">
        <w:rPr>
          <w:rFonts w:ascii="Times New Roman" w:eastAsia="Times New Roman" w:hAnsi="Times New Roman" w:cs="David" w:hint="cs"/>
          <w:b/>
          <w:bCs/>
          <w:sz w:val="24"/>
          <w:szCs w:val="24"/>
          <w:rtl/>
          <w:lang w:eastAsia="he-IL"/>
        </w:rPr>
        <w:t>החברה</w:t>
      </w:r>
      <w:r w:rsidRPr="00BA31BA">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EF33452" w14:textId="77777777" w:rsidR="00DE0948" w:rsidRPr="00BA31BA" w:rsidRDefault="00DE0948" w:rsidP="00DE094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32AFEA4" w14:textId="77777777" w:rsidR="00DE0948" w:rsidRPr="00BA31BA" w:rsidRDefault="00DE0948" w:rsidP="00DE094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A31BA">
        <w:rPr>
          <w:rFonts w:ascii="Times New Roman" w:eastAsia="Times New Roman" w:hAnsi="Times New Roman" w:cs="David" w:hint="cs"/>
          <w:sz w:val="24"/>
          <w:szCs w:val="24"/>
          <w:rtl/>
          <w:lang w:eastAsia="he-IL"/>
        </w:rPr>
        <w:t xml:space="preserve">    תאריך : _______   </w:t>
      </w:r>
      <w:r w:rsidRPr="00BA31BA">
        <w:rPr>
          <w:rFonts w:ascii="Times New Roman" w:eastAsia="Times New Roman" w:hAnsi="Times New Roman" w:cs="David" w:hint="cs"/>
          <w:sz w:val="24"/>
          <w:szCs w:val="24"/>
          <w:rtl/>
          <w:lang w:eastAsia="he-IL"/>
        </w:rPr>
        <w:tab/>
        <w:t>חתימה וחותמת עו"ד/רו"ח : _______________________</w:t>
      </w:r>
    </w:p>
    <w:p w14:paraId="73778CAD" w14:textId="77777777" w:rsidR="00DE0948" w:rsidRPr="00BA31BA"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5CC467" w14:textId="77777777" w:rsidR="00DE0948" w:rsidRPr="00BA31BA" w:rsidRDefault="00DE0948" w:rsidP="00DE094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lang w:eastAsia="he-IL"/>
        </w:rPr>
      </w:pPr>
    </w:p>
    <w:p w14:paraId="1DE7917D" w14:textId="77777777" w:rsidR="00DE0948" w:rsidRPr="00BA31BA"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C53BBB" w14:textId="77777777" w:rsidR="00DE0948" w:rsidRPr="00BA31BA" w:rsidRDefault="00DE0948" w:rsidP="00DE0948">
      <w:pPr>
        <w:spacing w:before="0" w:beforeAutospacing="0" w:after="0" w:afterAutospacing="0" w:line="240" w:lineRule="auto"/>
        <w:rPr>
          <w:rFonts w:ascii="Times New Roman" w:eastAsia="Times New Roman" w:hAnsi="Times New Roman" w:cs="David"/>
          <w:sz w:val="24"/>
          <w:szCs w:val="24"/>
          <w:rtl/>
        </w:rPr>
      </w:pPr>
    </w:p>
    <w:p w14:paraId="44914E2C" w14:textId="77777777" w:rsidR="00DE0948" w:rsidRPr="00BA31BA" w:rsidRDefault="00DE0948" w:rsidP="00DE0948">
      <w:pPr>
        <w:spacing w:before="0" w:beforeAutospacing="0" w:after="0" w:afterAutospacing="0" w:line="240" w:lineRule="auto"/>
        <w:rPr>
          <w:rFonts w:ascii="Times New Roman" w:eastAsia="Times New Roman" w:hAnsi="Times New Roman" w:cs="David"/>
          <w:sz w:val="24"/>
          <w:szCs w:val="24"/>
          <w:rtl/>
        </w:rPr>
      </w:pPr>
    </w:p>
    <w:p w14:paraId="1570D4A4" w14:textId="77777777" w:rsidR="00DE0948" w:rsidRPr="00BA31BA" w:rsidRDefault="00DE0948" w:rsidP="00DE0948">
      <w:pPr>
        <w:widowControl w:val="0"/>
        <w:spacing w:before="0" w:beforeAutospacing="0" w:after="0" w:afterAutospacing="0" w:line="240" w:lineRule="auto"/>
        <w:jc w:val="center"/>
        <w:outlineLvl w:val="7"/>
        <w:rPr>
          <w:rFonts w:ascii="Times New Roman" w:eastAsia="Times New Roman" w:hAnsi="Times New Roman" w:cs="David"/>
          <w:sz w:val="20"/>
          <w:szCs w:val="24"/>
          <w:rtl/>
        </w:rPr>
      </w:pPr>
    </w:p>
    <w:bookmarkEnd w:id="0"/>
    <w:p w14:paraId="249A4536" w14:textId="77777777" w:rsidR="001A69D5" w:rsidRPr="00BA31BA" w:rsidRDefault="001A69D5" w:rsidP="00DE0948">
      <w:pPr>
        <w:rPr>
          <w:rtl/>
        </w:rPr>
      </w:pPr>
    </w:p>
    <w:sectPr w:rsidR="001A69D5" w:rsidRPr="00BA31BA"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D53F19" w14:textId="77777777" w:rsidR="005607AF" w:rsidRDefault="005607AF" w:rsidP="00AF234B">
      <w:pPr>
        <w:spacing w:before="0" w:after="0" w:line="240" w:lineRule="auto"/>
      </w:pPr>
      <w:r>
        <w:separator/>
      </w:r>
    </w:p>
  </w:endnote>
  <w:endnote w:type="continuationSeparator" w:id="0">
    <w:p w14:paraId="5EACDC8B" w14:textId="77777777" w:rsidR="005607AF" w:rsidRDefault="005607AF" w:rsidP="00AF234B">
      <w:pPr>
        <w:spacing w:before="0" w:after="0" w:line="240" w:lineRule="auto"/>
      </w:pPr>
      <w:r>
        <w:continuationSeparator/>
      </w:r>
    </w:p>
  </w:endnote>
  <w:endnote w:type="continuationNotice" w:id="1">
    <w:p w14:paraId="0EE14052" w14:textId="77777777" w:rsidR="005607AF" w:rsidRDefault="005607A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5607AF" w:rsidRPr="005A1DAC" w14:paraId="03899B42" w14:textId="77777777" w:rsidTr="005A1DAC">
      <w:tc>
        <w:tcPr>
          <w:tcW w:w="810" w:type="dxa"/>
        </w:tcPr>
        <w:p w14:paraId="760932B8" w14:textId="77777777" w:rsidR="005607AF" w:rsidRPr="005A1DAC" w:rsidRDefault="005607AF"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59EBAC69" w14:textId="095708C4" w:rsidR="005607AF" w:rsidRPr="005A1DAC" w:rsidRDefault="005607AF" w:rsidP="005A1DAC">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גבעת הכלניות ( טרם ניתן שם לפרויקט )</w:t>
              </w:r>
            </w:p>
          </w:tc>
        </w:sdtContent>
      </w:sdt>
      <w:tc>
        <w:tcPr>
          <w:tcW w:w="2810" w:type="dxa"/>
        </w:tcPr>
        <w:p w14:paraId="414223D1" w14:textId="77777777" w:rsidR="005607AF" w:rsidRPr="005A1DAC" w:rsidRDefault="005607AF"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הידרולוג</w:t>
              </w:r>
            </w:sdtContent>
          </w:sdt>
        </w:p>
      </w:tc>
      <w:tc>
        <w:tcPr>
          <w:tcW w:w="233" w:type="dxa"/>
        </w:tcPr>
        <w:p w14:paraId="2164E371" w14:textId="77777777" w:rsidR="005607AF" w:rsidRPr="005A1DAC" w:rsidRDefault="005607AF" w:rsidP="005A1DAC">
          <w:pPr>
            <w:tabs>
              <w:tab w:val="center" w:pos="4153"/>
              <w:tab w:val="right" w:pos="8306"/>
            </w:tabs>
            <w:spacing w:before="0" w:after="0" w:line="240" w:lineRule="auto"/>
            <w:rPr>
              <w:rFonts w:ascii="David" w:hAnsi="David"/>
              <w:sz w:val="16"/>
              <w:szCs w:val="16"/>
              <w:rtl/>
            </w:rPr>
          </w:pPr>
        </w:p>
      </w:tc>
      <w:tc>
        <w:tcPr>
          <w:tcW w:w="1044" w:type="dxa"/>
        </w:tcPr>
        <w:p w14:paraId="367629B6" w14:textId="77777777" w:rsidR="005607AF" w:rsidRPr="005A1DAC" w:rsidRDefault="005607AF" w:rsidP="005A1DAC">
          <w:pPr>
            <w:tabs>
              <w:tab w:val="center" w:pos="4153"/>
              <w:tab w:val="right" w:pos="8306"/>
            </w:tabs>
            <w:spacing w:before="0" w:after="0" w:line="240" w:lineRule="auto"/>
            <w:rPr>
              <w:rFonts w:ascii="David" w:hAnsi="David"/>
              <w:sz w:val="20"/>
              <w:szCs w:val="20"/>
              <w:rtl/>
            </w:rPr>
          </w:pPr>
          <w:r w:rsidRPr="005A1DAC">
            <w:rPr>
              <w:rFonts w:ascii="David" w:hAnsi="David"/>
              <w:sz w:val="20"/>
              <w:szCs w:val="20"/>
              <w:rtl/>
            </w:rPr>
            <w:t>מס' חוזה</w:t>
          </w:r>
          <w:r w:rsidRPr="005A1DA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6E2B05C7" w14:textId="63B4C2BE" w:rsidR="005607AF" w:rsidRPr="005A1DAC" w:rsidRDefault="005607AF" w:rsidP="005A1DAC">
              <w:pPr>
                <w:tabs>
                  <w:tab w:val="center" w:pos="4153"/>
                  <w:tab w:val="right" w:pos="8306"/>
                </w:tabs>
                <w:spacing w:before="0" w:after="0" w:line="240" w:lineRule="auto"/>
                <w:rPr>
                  <w:rFonts w:ascii="David" w:hAnsi="David"/>
                  <w:sz w:val="20"/>
                  <w:szCs w:val="20"/>
                  <w:rtl/>
                </w:rPr>
              </w:pPr>
              <w:del w:id="7" w:author="Avi Cohen" w:date="2022-01-23T12:36:00Z">
                <w:r w:rsidDel="00B22C6E">
                  <w:rPr>
                    <w:rFonts w:ascii="David" w:hAnsi="David" w:hint="cs"/>
                    <w:sz w:val="20"/>
                    <w:szCs w:val="20"/>
                  </w:rPr>
                  <w:delText>CONT-5-667</w:delText>
                </w:r>
              </w:del>
              <w:ins w:id="8" w:author="Avi Cohen" w:date="2022-01-23T12:36:00Z">
                <w:r>
                  <w:rPr>
                    <w:rFonts w:ascii="David" w:hAnsi="David" w:hint="cs"/>
                    <w:sz w:val="20"/>
                    <w:szCs w:val="20"/>
                  </w:rPr>
                  <w:t>CO</w:t>
                </w:r>
                <w:r>
                  <w:rPr>
                    <w:rFonts w:ascii="David" w:hAnsi="David" w:hint="cs"/>
                    <w:sz w:val="20"/>
                    <w:szCs w:val="20"/>
                    <w:rtl/>
                  </w:rPr>
                  <w:t>NT-10-2163</w:t>
                </w:r>
              </w:ins>
            </w:p>
          </w:tc>
        </w:sdtContent>
      </w:sdt>
    </w:tr>
    <w:tr w:rsidR="005607AF" w:rsidRPr="005A1DAC" w14:paraId="5CF05107" w14:textId="77777777" w:rsidTr="005A1DAC">
      <w:tc>
        <w:tcPr>
          <w:tcW w:w="810" w:type="dxa"/>
        </w:tcPr>
        <w:p w14:paraId="5115DF1C" w14:textId="77777777" w:rsidR="005607AF" w:rsidRPr="005A1DAC" w:rsidRDefault="005607AF"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4F1D0E7C" w14:textId="7E6F84E4" w:rsidR="005607AF" w:rsidRPr="005A1DAC" w:rsidRDefault="00B620AB" w:rsidP="005A1DAC">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מ.רוזנטל מהנדסים בע"מ</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607AF" w:rsidRPr="005A1DAC" w14:paraId="01DBAD3E" w14:textId="77777777" w:rsidTr="0037378A">
            <w:trPr>
              <w:trHeight w:val="201"/>
            </w:trPr>
            <w:tc>
              <w:tcPr>
                <w:tcW w:w="926" w:type="dxa"/>
              </w:tcPr>
              <w:p w14:paraId="28C198AB" w14:textId="77777777" w:rsidR="005607AF" w:rsidRPr="005A1DAC" w:rsidRDefault="005607AF"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60AA7FF" w14:textId="5DF36C6E" w:rsidR="005607AF" w:rsidRPr="005A1DAC" w:rsidRDefault="00B620AB" w:rsidP="005A1DAC">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0.10</w:t>
                    </w:r>
                  </w:p>
                </w:tc>
              </w:sdtContent>
            </w:sdt>
          </w:tr>
        </w:tbl>
        <w:p w14:paraId="6391E190" w14:textId="77777777" w:rsidR="005607AF" w:rsidRPr="005A1DAC" w:rsidRDefault="005607AF" w:rsidP="005A1DAC">
          <w:pPr>
            <w:tabs>
              <w:tab w:val="center" w:pos="4153"/>
              <w:tab w:val="right" w:pos="8306"/>
            </w:tabs>
            <w:spacing w:before="0" w:after="0" w:line="240" w:lineRule="auto"/>
            <w:rPr>
              <w:rFonts w:ascii="David" w:hAnsi="David"/>
              <w:sz w:val="20"/>
              <w:szCs w:val="20"/>
              <w:rtl/>
            </w:rPr>
          </w:pPr>
        </w:p>
      </w:tc>
      <w:tc>
        <w:tcPr>
          <w:tcW w:w="233" w:type="dxa"/>
        </w:tcPr>
        <w:p w14:paraId="6E873A70" w14:textId="77777777" w:rsidR="005607AF" w:rsidRPr="005A1DAC" w:rsidRDefault="005607AF" w:rsidP="005A1DAC">
          <w:pPr>
            <w:tabs>
              <w:tab w:val="center" w:pos="4153"/>
              <w:tab w:val="right" w:pos="8306"/>
            </w:tabs>
            <w:spacing w:before="0" w:after="0" w:line="240" w:lineRule="auto"/>
            <w:rPr>
              <w:rFonts w:ascii="David" w:hAnsi="David"/>
              <w:sz w:val="20"/>
              <w:szCs w:val="20"/>
              <w:rtl/>
            </w:rPr>
          </w:pPr>
        </w:p>
      </w:tc>
      <w:tc>
        <w:tcPr>
          <w:tcW w:w="1044" w:type="dxa"/>
        </w:tcPr>
        <w:p w14:paraId="54D9C576" w14:textId="77777777" w:rsidR="005607AF" w:rsidRPr="005A1DAC" w:rsidRDefault="005607AF"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סטטוס:</w:t>
          </w:r>
        </w:p>
      </w:tc>
      <w:tc>
        <w:tcPr>
          <w:tcW w:w="1763" w:type="dxa"/>
        </w:tcPr>
        <w:p w14:paraId="41791390" w14:textId="6546C286" w:rsidR="005607AF" w:rsidRPr="005A1DAC" w:rsidRDefault="00BA31BA" w:rsidP="005A1DA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5607AF">
                <w:rPr>
                  <w:rFonts w:ascii="David" w:hAnsi="David"/>
                  <w:sz w:val="20"/>
                  <w:szCs w:val="20"/>
                  <w:rtl/>
                </w:rPr>
                <w:t>3;#</w:t>
              </w:r>
              <w:r w:rsidR="005607AF">
                <w:rPr>
                  <w:rFonts w:ascii="David" w:hAnsi="David"/>
                  <w:sz w:val="20"/>
                  <w:szCs w:val="20"/>
                </w:rPr>
                <w:t>Draft</w:t>
              </w:r>
            </w:sdtContent>
          </w:sdt>
        </w:p>
      </w:tc>
    </w:tr>
    <w:tr w:rsidR="005607AF" w:rsidRPr="005A1DAC" w14:paraId="56100BD5" w14:textId="77777777" w:rsidTr="005A1DAC">
      <w:trPr>
        <w:trHeight w:val="80"/>
      </w:trPr>
      <w:tc>
        <w:tcPr>
          <w:tcW w:w="810" w:type="dxa"/>
        </w:tcPr>
        <w:p w14:paraId="0A6171F5" w14:textId="77777777" w:rsidR="005607AF" w:rsidRPr="005A1DAC" w:rsidRDefault="005607AF" w:rsidP="005A1DAC">
          <w:pPr>
            <w:tabs>
              <w:tab w:val="center" w:pos="4153"/>
              <w:tab w:val="right" w:pos="8306"/>
            </w:tabs>
            <w:spacing w:before="0" w:after="0" w:line="240" w:lineRule="auto"/>
            <w:rPr>
              <w:rFonts w:ascii="David" w:hAnsi="David"/>
              <w:sz w:val="20"/>
              <w:szCs w:val="20"/>
              <w:rtl/>
            </w:rPr>
          </w:pPr>
        </w:p>
      </w:tc>
      <w:tc>
        <w:tcPr>
          <w:tcW w:w="1646" w:type="dxa"/>
        </w:tcPr>
        <w:p w14:paraId="575D7382" w14:textId="77777777" w:rsidR="005607AF" w:rsidRPr="005A1DAC" w:rsidRDefault="005607AF" w:rsidP="005A1DAC">
          <w:pPr>
            <w:tabs>
              <w:tab w:val="center" w:pos="4153"/>
              <w:tab w:val="right" w:pos="8306"/>
            </w:tabs>
            <w:spacing w:before="0" w:after="0" w:line="240" w:lineRule="auto"/>
            <w:rPr>
              <w:rFonts w:ascii="David" w:hAnsi="David"/>
              <w:color w:val="00B0F0"/>
              <w:sz w:val="20"/>
              <w:szCs w:val="20"/>
              <w:rtl/>
            </w:rPr>
          </w:pPr>
        </w:p>
      </w:tc>
      <w:tc>
        <w:tcPr>
          <w:tcW w:w="2810" w:type="dxa"/>
        </w:tcPr>
        <w:p w14:paraId="37252236" w14:textId="77777777" w:rsidR="005607AF" w:rsidRPr="005A1DAC" w:rsidRDefault="005607AF" w:rsidP="005A1DAC">
          <w:pPr>
            <w:tabs>
              <w:tab w:val="center" w:pos="4153"/>
              <w:tab w:val="right" w:pos="8306"/>
            </w:tabs>
            <w:spacing w:before="0" w:after="0" w:line="240" w:lineRule="auto"/>
            <w:rPr>
              <w:rFonts w:ascii="David" w:hAnsi="David"/>
              <w:sz w:val="20"/>
              <w:szCs w:val="20"/>
              <w:rtl/>
            </w:rPr>
          </w:pPr>
        </w:p>
      </w:tc>
      <w:tc>
        <w:tcPr>
          <w:tcW w:w="233" w:type="dxa"/>
        </w:tcPr>
        <w:p w14:paraId="269E3F3F" w14:textId="77777777" w:rsidR="005607AF" w:rsidRPr="005A1DAC" w:rsidRDefault="005607AF" w:rsidP="005A1DAC">
          <w:pPr>
            <w:tabs>
              <w:tab w:val="center" w:pos="4153"/>
              <w:tab w:val="right" w:pos="8306"/>
            </w:tabs>
            <w:spacing w:before="0" w:after="0" w:line="240" w:lineRule="auto"/>
            <w:rPr>
              <w:rFonts w:ascii="David" w:hAnsi="David"/>
              <w:sz w:val="20"/>
              <w:szCs w:val="20"/>
              <w:rtl/>
            </w:rPr>
          </w:pPr>
        </w:p>
      </w:tc>
      <w:tc>
        <w:tcPr>
          <w:tcW w:w="1044" w:type="dxa"/>
        </w:tcPr>
        <w:p w14:paraId="1FED0E42" w14:textId="77777777" w:rsidR="005607AF" w:rsidRPr="005A1DAC" w:rsidRDefault="005607AF" w:rsidP="005A1DAC">
          <w:pPr>
            <w:tabs>
              <w:tab w:val="center" w:pos="4153"/>
              <w:tab w:val="right" w:pos="8306"/>
            </w:tabs>
            <w:spacing w:before="0" w:after="0" w:line="240" w:lineRule="auto"/>
            <w:rPr>
              <w:rFonts w:ascii="David" w:hAnsi="David"/>
              <w:sz w:val="20"/>
              <w:szCs w:val="20"/>
              <w:rtl/>
            </w:rPr>
          </w:pPr>
        </w:p>
      </w:tc>
      <w:tc>
        <w:tcPr>
          <w:tcW w:w="1763" w:type="dxa"/>
        </w:tcPr>
        <w:p w14:paraId="6448C08F" w14:textId="77777777" w:rsidR="005607AF" w:rsidRPr="005A1DAC" w:rsidRDefault="005607AF" w:rsidP="005A1DAC">
          <w:pPr>
            <w:tabs>
              <w:tab w:val="center" w:pos="4153"/>
              <w:tab w:val="right" w:pos="8306"/>
            </w:tabs>
            <w:spacing w:before="0" w:after="0" w:line="240" w:lineRule="auto"/>
            <w:rPr>
              <w:rFonts w:ascii="David" w:hAnsi="David"/>
              <w:sz w:val="20"/>
              <w:szCs w:val="20"/>
              <w:rtl/>
            </w:rPr>
          </w:pPr>
        </w:p>
      </w:tc>
    </w:tr>
  </w:tbl>
  <w:p w14:paraId="40A2DB12" w14:textId="77777777" w:rsidR="005607AF" w:rsidRPr="0012688C" w:rsidRDefault="005607AF" w:rsidP="005A1DAC">
    <w:pPr>
      <w:spacing w:before="0" w:beforeAutospacing="0" w:after="0" w:afterAutospacing="0" w:line="240" w:lineRule="auto"/>
      <w:rPr>
        <w:rFonts w:ascii="Arial" w:hAnsi="Arial" w:cs="Arial"/>
        <w:sz w:val="16"/>
        <w:szCs w:val="16"/>
      </w:rPr>
    </w:pPr>
    <w:r w:rsidRPr="005A1DAC">
      <w:rPr>
        <w:rFonts w:ascii="Arial" w:hAnsi="Arial" w:cs="Arial" w:hint="cs"/>
        <w:sz w:val="16"/>
        <w:szCs w:val="16"/>
        <w:rtl/>
      </w:rPr>
      <w:t xml:space="preserve">   </w:t>
    </w:r>
    <w:r w:rsidRPr="005A1DA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3C9858" w14:textId="77777777" w:rsidR="005607AF" w:rsidRDefault="005607AF" w:rsidP="00AF234B">
      <w:pPr>
        <w:spacing w:before="0" w:after="0" w:line="240" w:lineRule="auto"/>
      </w:pPr>
      <w:r>
        <w:separator/>
      </w:r>
    </w:p>
  </w:footnote>
  <w:footnote w:type="continuationSeparator" w:id="0">
    <w:p w14:paraId="41D33091" w14:textId="77777777" w:rsidR="005607AF" w:rsidRDefault="005607AF" w:rsidP="00AF234B">
      <w:pPr>
        <w:spacing w:before="0" w:after="0" w:line="240" w:lineRule="auto"/>
      </w:pPr>
      <w:r>
        <w:continuationSeparator/>
      </w:r>
    </w:p>
  </w:footnote>
  <w:footnote w:type="continuationNotice" w:id="1">
    <w:p w14:paraId="7FF7C3FF" w14:textId="77777777" w:rsidR="005607AF" w:rsidRDefault="005607A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66C2699E" w14:textId="77777777" w:rsidR="005607AF" w:rsidRDefault="005607AF" w:rsidP="00CF334C">
        <w:pPr>
          <w:pStyle w:val="Header"/>
          <w:jc w:val="center"/>
        </w:pPr>
        <w:r>
          <w:fldChar w:fldCharType="begin"/>
        </w:r>
        <w:r>
          <w:instrText xml:space="preserve"> PAGE   \* MERGEFORMAT </w:instrText>
        </w:r>
        <w:r>
          <w:fldChar w:fldCharType="separate"/>
        </w:r>
        <w:r w:rsidR="00BA31BA">
          <w:rPr>
            <w:noProof/>
            <w:rtl/>
          </w:rPr>
          <w:t>30</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C47B8D"/>
    <w:multiLevelType w:val="hybridMultilevel"/>
    <w:tmpl w:val="180E3752"/>
    <w:lvl w:ilvl="0" w:tplc="50E85DCE">
      <w:start w:val="1"/>
      <w:numFmt w:val="decimal"/>
      <w:lvlText w:val="%1."/>
      <w:lvlJc w:val="left"/>
      <w:pPr>
        <w:ind w:left="675" w:hanging="705"/>
      </w:pPr>
      <w:rPr>
        <w:rFonts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 w15:restartNumberingAfterBreak="0">
    <w:nsid w:val="0A9F24B8"/>
    <w:multiLevelType w:val="hybridMultilevel"/>
    <w:tmpl w:val="7F2C334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A0D18"/>
    <w:multiLevelType w:val="hybridMultilevel"/>
    <w:tmpl w:val="1CE6EF80"/>
    <w:lvl w:ilvl="0" w:tplc="A67EBE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4" w15:restartNumberingAfterBreak="0">
    <w:nsid w:val="36E7759A"/>
    <w:multiLevelType w:val="hybridMultilevel"/>
    <w:tmpl w:val="A83237A4"/>
    <w:lvl w:ilvl="0" w:tplc="CE9CD31C">
      <w:start w:val="1"/>
      <w:numFmt w:val="hebrew1"/>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9" w15:restartNumberingAfterBreak="0">
    <w:nsid w:val="466B3EDC"/>
    <w:multiLevelType w:val="hybridMultilevel"/>
    <w:tmpl w:val="7FA66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2"/>
  </w:num>
  <w:num w:numId="2">
    <w:abstractNumId w:val="8"/>
  </w:num>
  <w:num w:numId="3">
    <w:abstractNumId w:val="6"/>
  </w:num>
  <w:num w:numId="4">
    <w:abstractNumId w:val="5"/>
  </w:num>
  <w:num w:numId="5">
    <w:abstractNumId w:val="11"/>
  </w:num>
  <w:num w:numId="6">
    <w:abstractNumId w:val="10"/>
  </w:num>
  <w:num w:numId="7">
    <w:abstractNumId w:val="1"/>
  </w:num>
  <w:num w:numId="8">
    <w:abstractNumId w:val="4"/>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0"/>
  </w:num>
  <w:num w:numId="13">
    <w:abstractNumId w:val="2"/>
  </w:num>
  <w:numIdMacAtCleanup w:val="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documentProtection w:edit="trackedChanges" w:enforcement="0"/>
  <w:defaultTabStop w:val="720"/>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1AEE"/>
    <w:rsid w:val="00041475"/>
    <w:rsid w:val="000613F6"/>
    <w:rsid w:val="000A39FE"/>
    <w:rsid w:val="000C518C"/>
    <w:rsid w:val="000E7893"/>
    <w:rsid w:val="000F0EF8"/>
    <w:rsid w:val="00112984"/>
    <w:rsid w:val="0012688C"/>
    <w:rsid w:val="00134C85"/>
    <w:rsid w:val="00151EFF"/>
    <w:rsid w:val="001A0C3C"/>
    <w:rsid w:val="001A69D5"/>
    <w:rsid w:val="001D4EC2"/>
    <w:rsid w:val="001E0876"/>
    <w:rsid w:val="00210955"/>
    <w:rsid w:val="00214ACF"/>
    <w:rsid w:val="00225FC0"/>
    <w:rsid w:val="00240218"/>
    <w:rsid w:val="002436F3"/>
    <w:rsid w:val="00264D14"/>
    <w:rsid w:val="00270213"/>
    <w:rsid w:val="00272745"/>
    <w:rsid w:val="00291ECA"/>
    <w:rsid w:val="002B2234"/>
    <w:rsid w:val="002E5E38"/>
    <w:rsid w:val="00337C21"/>
    <w:rsid w:val="003451DD"/>
    <w:rsid w:val="003654FF"/>
    <w:rsid w:val="0037378A"/>
    <w:rsid w:val="004538E5"/>
    <w:rsid w:val="004C1941"/>
    <w:rsid w:val="00501AE9"/>
    <w:rsid w:val="00510E77"/>
    <w:rsid w:val="00525B8A"/>
    <w:rsid w:val="00535F97"/>
    <w:rsid w:val="0054278A"/>
    <w:rsid w:val="00552E11"/>
    <w:rsid w:val="005607AF"/>
    <w:rsid w:val="005A1DAC"/>
    <w:rsid w:val="005B6AFF"/>
    <w:rsid w:val="005D6E29"/>
    <w:rsid w:val="005D7684"/>
    <w:rsid w:val="005E70C9"/>
    <w:rsid w:val="005F5943"/>
    <w:rsid w:val="00620B5A"/>
    <w:rsid w:val="00650D2D"/>
    <w:rsid w:val="00666119"/>
    <w:rsid w:val="006677CB"/>
    <w:rsid w:val="006942D4"/>
    <w:rsid w:val="006A2696"/>
    <w:rsid w:val="006A2EA5"/>
    <w:rsid w:val="006B6001"/>
    <w:rsid w:val="006E76C0"/>
    <w:rsid w:val="007107E4"/>
    <w:rsid w:val="0072103C"/>
    <w:rsid w:val="00735FC2"/>
    <w:rsid w:val="007466FF"/>
    <w:rsid w:val="00751613"/>
    <w:rsid w:val="007B0207"/>
    <w:rsid w:val="00863775"/>
    <w:rsid w:val="00877D5E"/>
    <w:rsid w:val="008B6A20"/>
    <w:rsid w:val="008C1725"/>
    <w:rsid w:val="008C64C6"/>
    <w:rsid w:val="008F5459"/>
    <w:rsid w:val="00942177"/>
    <w:rsid w:val="00953A64"/>
    <w:rsid w:val="00973EDE"/>
    <w:rsid w:val="009F52EC"/>
    <w:rsid w:val="00A17DE8"/>
    <w:rsid w:val="00A24B63"/>
    <w:rsid w:val="00A42271"/>
    <w:rsid w:val="00A50FAE"/>
    <w:rsid w:val="00AD327D"/>
    <w:rsid w:val="00AE1C58"/>
    <w:rsid w:val="00AE5723"/>
    <w:rsid w:val="00AF234B"/>
    <w:rsid w:val="00AF4DC5"/>
    <w:rsid w:val="00B22C6E"/>
    <w:rsid w:val="00B404AC"/>
    <w:rsid w:val="00B5510D"/>
    <w:rsid w:val="00B620AB"/>
    <w:rsid w:val="00B63C59"/>
    <w:rsid w:val="00B90A18"/>
    <w:rsid w:val="00BA31BA"/>
    <w:rsid w:val="00BD1E53"/>
    <w:rsid w:val="00BD5DF2"/>
    <w:rsid w:val="00BD5FDA"/>
    <w:rsid w:val="00BD6B70"/>
    <w:rsid w:val="00BD72C4"/>
    <w:rsid w:val="00BE0D09"/>
    <w:rsid w:val="00BE17B4"/>
    <w:rsid w:val="00BF0AA7"/>
    <w:rsid w:val="00C0395E"/>
    <w:rsid w:val="00C2594C"/>
    <w:rsid w:val="00CC2293"/>
    <w:rsid w:val="00CD21D7"/>
    <w:rsid w:val="00CF334C"/>
    <w:rsid w:val="00CF5395"/>
    <w:rsid w:val="00D32FC6"/>
    <w:rsid w:val="00DB717C"/>
    <w:rsid w:val="00DE0948"/>
    <w:rsid w:val="00E0627B"/>
    <w:rsid w:val="00E47ED0"/>
    <w:rsid w:val="00E679C7"/>
    <w:rsid w:val="00E870A8"/>
    <w:rsid w:val="00E95663"/>
    <w:rsid w:val="00EB4859"/>
    <w:rsid w:val="00EC37B6"/>
    <w:rsid w:val="00F02CD2"/>
    <w:rsid w:val="00F25A5D"/>
    <w:rsid w:val="00F61663"/>
    <w:rsid w:val="00F753B4"/>
    <w:rsid w:val="00FE0659"/>
    <w:rsid w:val="00FE456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2AC99FF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DE0948"/>
  </w:style>
  <w:style w:type="table" w:customStyle="1" w:styleId="11">
    <w:name w:val="רשת טבלה1"/>
    <w:basedOn w:val="TableNormal"/>
    <w:next w:val="TableGrid"/>
    <w:rsid w:val="005A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6A2EA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540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0EAF307C6914348A604378A7F04B112"/>
        <w:category>
          <w:name w:val="General"/>
          <w:gallery w:val="placeholder"/>
        </w:category>
        <w:types>
          <w:type w:val="bbPlcHdr"/>
        </w:types>
        <w:behaviors>
          <w:behavior w:val="content"/>
        </w:behaviors>
        <w:guid w:val="{27A1860C-8C03-470E-B417-C47BE7ECB8D7}"/>
      </w:docPartPr>
      <w:docPartBody>
        <w:p w:rsidR="00765A9F" w:rsidRDefault="00765A9F">
          <w:r w:rsidRPr="00C45A51">
            <w:rPr>
              <w:rStyle w:val="PlaceholderText"/>
              <w:rtl/>
            </w:rPr>
            <w:t>[שם הפרויקט]</w:t>
          </w:r>
        </w:p>
      </w:docPartBody>
    </w:docPart>
    <w:docPart>
      <w:docPartPr>
        <w:name w:val="1166699B2E6046A9802124A12EB7BA74"/>
        <w:category>
          <w:name w:val="General"/>
          <w:gallery w:val="placeholder"/>
        </w:category>
        <w:types>
          <w:type w:val="bbPlcHdr"/>
        </w:types>
        <w:behaviors>
          <w:behavior w:val="content"/>
        </w:behaviors>
        <w:guid w:val="{0FD46689-E853-4F8B-9703-7FEA6FE4144C}"/>
      </w:docPartPr>
      <w:docPartBody>
        <w:p w:rsidR="00765A9F" w:rsidRDefault="00765A9F">
          <w:r w:rsidRPr="00C45A51">
            <w:rPr>
              <w:rStyle w:val="PlaceholderText"/>
              <w:rtl/>
            </w:rPr>
            <w:t>[תאריך חתימת חוזה]</w:t>
          </w:r>
        </w:p>
      </w:docPartBody>
    </w:docPart>
    <w:docPart>
      <w:docPartPr>
        <w:name w:val="6E79E80757F74DF8AD26CD445F405638"/>
        <w:category>
          <w:name w:val="General"/>
          <w:gallery w:val="placeholder"/>
        </w:category>
        <w:types>
          <w:type w:val="bbPlcHdr"/>
        </w:types>
        <w:behaviors>
          <w:behavior w:val="content"/>
        </w:behaviors>
        <w:guid w:val="{1CF3BB70-B4F2-4497-8421-EFE8C45998C0}"/>
      </w:docPartPr>
      <w:docPartBody>
        <w:p w:rsidR="00765A9F" w:rsidRDefault="00765A9F">
          <w:r w:rsidRPr="00C45A51">
            <w:rPr>
              <w:rStyle w:val="PlaceholderText"/>
              <w:rtl/>
            </w:rPr>
            <w:t>[צד א בחוזה]</w:t>
          </w:r>
        </w:p>
      </w:docPartBody>
    </w:docPart>
    <w:docPart>
      <w:docPartPr>
        <w:name w:val="EB0BD9BA044A42B89ACDC44A6642BBA1"/>
        <w:category>
          <w:name w:val="General"/>
          <w:gallery w:val="placeholder"/>
        </w:category>
        <w:types>
          <w:type w:val="bbPlcHdr"/>
        </w:types>
        <w:behaviors>
          <w:behavior w:val="content"/>
        </w:behaviors>
        <w:guid w:val="{4B378550-0EAB-490F-AB97-D38AEACAF009}"/>
      </w:docPartPr>
      <w:docPartBody>
        <w:p w:rsidR="00765A9F" w:rsidRDefault="00765A9F">
          <w:r w:rsidRPr="00C45A51">
            <w:rPr>
              <w:rStyle w:val="PlaceholderText"/>
              <w:rtl/>
            </w:rPr>
            <w:t>[צדדים נוספים]</w:t>
          </w:r>
        </w:p>
      </w:docPartBody>
    </w:docPart>
    <w:docPart>
      <w:docPartPr>
        <w:name w:val="07CCB7DCC1D24418827B6E9A2DE443B1"/>
        <w:category>
          <w:name w:val="General"/>
          <w:gallery w:val="placeholder"/>
        </w:category>
        <w:types>
          <w:type w:val="bbPlcHdr"/>
        </w:types>
        <w:behaviors>
          <w:behavior w:val="content"/>
        </w:behaviors>
        <w:guid w:val="{55A39BD9-785A-4225-A5CE-77AD3D04C4A4}"/>
      </w:docPartPr>
      <w:docPartBody>
        <w:p w:rsidR="00765A9F" w:rsidRDefault="00765A9F">
          <w:r w:rsidRPr="00C45A51">
            <w:rPr>
              <w:rStyle w:val="PlaceholderText"/>
              <w:rtl/>
            </w:rPr>
            <w:t>[שם אתר]</w:t>
          </w:r>
        </w:p>
      </w:docPartBody>
    </w:docPart>
    <w:docPart>
      <w:docPartPr>
        <w:name w:val="67A72140154F4A92950F3C3BC6858255"/>
        <w:category>
          <w:name w:val="General"/>
          <w:gallery w:val="placeholder"/>
        </w:category>
        <w:types>
          <w:type w:val="bbPlcHdr"/>
        </w:types>
        <w:behaviors>
          <w:behavior w:val="content"/>
        </w:behaviors>
        <w:guid w:val="{FDC282D5-59D4-4031-82A4-14A1D0A24A0C}"/>
      </w:docPartPr>
      <w:docPartBody>
        <w:p w:rsidR="00765A9F" w:rsidRDefault="00765A9F">
          <w:r w:rsidRPr="00C45A51">
            <w:rPr>
              <w:rStyle w:val="PlaceholderText"/>
              <w:rtl/>
            </w:rPr>
            <w:t>[שם הפרויקט]</w:t>
          </w:r>
        </w:p>
      </w:docPartBody>
    </w:docPart>
    <w:docPart>
      <w:docPartPr>
        <w:name w:val="86AEE5E2F0B241329C6ED1A091D067BE"/>
        <w:category>
          <w:name w:val="General"/>
          <w:gallery w:val="placeholder"/>
        </w:category>
        <w:types>
          <w:type w:val="bbPlcHdr"/>
        </w:types>
        <w:behaviors>
          <w:behavior w:val="content"/>
        </w:behaviors>
        <w:guid w:val="{B993C15A-0663-45B8-914B-0AA68A70FC67}"/>
      </w:docPartPr>
      <w:docPartBody>
        <w:p w:rsidR="00765A9F" w:rsidRDefault="00765A9F">
          <w:r w:rsidRPr="00C45A51">
            <w:rPr>
              <w:rStyle w:val="PlaceholderText"/>
              <w:rtl/>
            </w:rPr>
            <w:t>[שדה נוסף 2]</w:t>
          </w:r>
        </w:p>
      </w:docPartBody>
    </w:docPart>
    <w:docPart>
      <w:docPartPr>
        <w:name w:val="BA08B92974E84F86AEE7317EB5FDFEAC"/>
        <w:category>
          <w:name w:val="General"/>
          <w:gallery w:val="placeholder"/>
        </w:category>
        <w:types>
          <w:type w:val="bbPlcHdr"/>
        </w:types>
        <w:behaviors>
          <w:behavior w:val="content"/>
        </w:behaviors>
        <w:guid w:val="{86CD4DCA-5B31-436D-A437-A9FF9E2F029C}"/>
      </w:docPartPr>
      <w:docPartBody>
        <w:p w:rsidR="00765A9F" w:rsidRDefault="00765A9F">
          <w:r w:rsidRPr="00C45A51">
            <w:rPr>
              <w:rStyle w:val="PlaceholderText"/>
              <w:rtl/>
            </w:rPr>
            <w:t>[שדה נוסף 1]</w:t>
          </w:r>
        </w:p>
      </w:docPartBody>
    </w:docPart>
    <w:docPart>
      <w:docPartPr>
        <w:name w:val="C7CF35A0A9E54692AD2CEE93004BF714"/>
        <w:category>
          <w:name w:val="General"/>
          <w:gallery w:val="placeholder"/>
        </w:category>
        <w:types>
          <w:type w:val="bbPlcHdr"/>
        </w:types>
        <w:behaviors>
          <w:behavior w:val="content"/>
        </w:behaviors>
        <w:guid w:val="{CD0F9616-7D05-45B3-A425-10BE7D4AA3E2}"/>
      </w:docPartPr>
      <w:docPartBody>
        <w:p w:rsidR="00765A9F" w:rsidRDefault="00765A9F">
          <w:r w:rsidRPr="00C45A51">
            <w:rPr>
              <w:rStyle w:val="PlaceholderText"/>
              <w:rtl/>
            </w:rPr>
            <w:t>[רשות מקומית]</w:t>
          </w:r>
        </w:p>
      </w:docPartBody>
    </w:docPart>
    <w:docPart>
      <w:docPartPr>
        <w:name w:val="95B8DFCCFB3446779227AA645BECFE78"/>
        <w:category>
          <w:name w:val="General"/>
          <w:gallery w:val="placeholder"/>
        </w:category>
        <w:types>
          <w:type w:val="bbPlcHdr"/>
        </w:types>
        <w:behaviors>
          <w:behavior w:val="content"/>
        </w:behaviors>
        <w:guid w:val="{E3A07786-D95A-4924-9770-E370BA9D2D3F}"/>
      </w:docPartPr>
      <w:docPartBody>
        <w:p w:rsidR="00765A9F" w:rsidRDefault="00765A9F">
          <w:r w:rsidRPr="00C45A51">
            <w:rPr>
              <w:rStyle w:val="PlaceholderText"/>
              <w:rtl/>
            </w:rPr>
            <w:t>[שדה נוסף 3]</w:t>
          </w:r>
        </w:p>
      </w:docPartBody>
    </w:docPart>
    <w:docPart>
      <w:docPartPr>
        <w:name w:val="80D86BDB674F4059B71DCFC9F384E622"/>
        <w:category>
          <w:name w:val="General"/>
          <w:gallery w:val="placeholder"/>
        </w:category>
        <w:types>
          <w:type w:val="bbPlcHdr"/>
        </w:types>
        <w:behaviors>
          <w:behavior w:val="content"/>
        </w:behaviors>
        <w:guid w:val="{99D7D47C-4596-41E4-9A91-156B554C960A}"/>
      </w:docPartPr>
      <w:docPartBody>
        <w:p w:rsidR="00765A9F" w:rsidRDefault="00765A9F">
          <w:r w:rsidRPr="00C45A51">
            <w:rPr>
              <w:rStyle w:val="PlaceholderText"/>
              <w:rtl/>
            </w:rPr>
            <w:t>[שדה נוסף 4]</w:t>
          </w:r>
        </w:p>
      </w:docPartBody>
    </w:docPart>
    <w:docPart>
      <w:docPartPr>
        <w:name w:val="0511D846A6E34AD781BC7EE87C659127"/>
        <w:category>
          <w:name w:val="General"/>
          <w:gallery w:val="placeholder"/>
        </w:category>
        <w:types>
          <w:type w:val="bbPlcHdr"/>
        </w:types>
        <w:behaviors>
          <w:behavior w:val="content"/>
        </w:behaviors>
        <w:guid w:val="{EC2A8E44-6C77-4264-A77F-641AF9CEBCAA}"/>
      </w:docPartPr>
      <w:docPartBody>
        <w:p w:rsidR="00765A9F" w:rsidRDefault="00765A9F">
          <w:r w:rsidRPr="00C45A51">
            <w:rPr>
              <w:rStyle w:val="PlaceholderText"/>
              <w:rtl/>
            </w:rPr>
            <w:t>[שדה נוסף 5]</w:t>
          </w:r>
        </w:p>
      </w:docPartBody>
    </w:docPart>
    <w:docPart>
      <w:docPartPr>
        <w:name w:val="35ABE3E6ACCD4CBBAB06DE00CF8410DF"/>
        <w:category>
          <w:name w:val="General"/>
          <w:gallery w:val="placeholder"/>
        </w:category>
        <w:types>
          <w:type w:val="bbPlcHdr"/>
        </w:types>
        <w:behaviors>
          <w:behavior w:val="content"/>
        </w:behaviors>
        <w:guid w:val="{01AE0E03-CC35-4B8E-81EF-CB0B91D8FEC0}"/>
      </w:docPartPr>
      <w:docPartBody>
        <w:p w:rsidR="00765A9F" w:rsidRDefault="00765A9F">
          <w:r w:rsidRPr="00C45A51">
            <w:rPr>
              <w:rStyle w:val="PlaceholderText"/>
              <w:rtl/>
            </w:rPr>
            <w:t>[שדה נוסף 6]</w:t>
          </w:r>
        </w:p>
      </w:docPartBody>
    </w:docPart>
    <w:docPart>
      <w:docPartPr>
        <w:name w:val="1876C24E93F6490CA908D13BB1D34F61"/>
        <w:category>
          <w:name w:val="General"/>
          <w:gallery w:val="placeholder"/>
        </w:category>
        <w:types>
          <w:type w:val="bbPlcHdr"/>
        </w:types>
        <w:behaviors>
          <w:behavior w:val="content"/>
        </w:behaviors>
        <w:guid w:val="{57ABEABA-D356-4D5D-8381-115E4BB20AF4}"/>
      </w:docPartPr>
      <w:docPartBody>
        <w:p w:rsidR="00765A9F" w:rsidRDefault="00765A9F">
          <w:r w:rsidRPr="00C45A51">
            <w:rPr>
              <w:rStyle w:val="PlaceholderText"/>
              <w:rtl/>
            </w:rPr>
            <w:t>[אחוז השתתפות צד א]</w:t>
          </w:r>
        </w:p>
      </w:docPartBody>
    </w:docPart>
    <w:docPart>
      <w:docPartPr>
        <w:name w:val="1E41B6FD745947EEB1E446D0D131DAA6"/>
        <w:category>
          <w:name w:val="General"/>
          <w:gallery w:val="placeholder"/>
        </w:category>
        <w:types>
          <w:type w:val="bbPlcHdr"/>
        </w:types>
        <w:behaviors>
          <w:behavior w:val="content"/>
        </w:behaviors>
        <w:guid w:val="{9C0D80BF-CE04-4C56-9F0B-C6E7F2DC9934}"/>
      </w:docPartPr>
      <w:docPartBody>
        <w:p w:rsidR="00765A9F" w:rsidRDefault="00765A9F">
          <w:r w:rsidRPr="00C45A51">
            <w:rPr>
              <w:rStyle w:val="PlaceholderText"/>
              <w:rtl/>
            </w:rPr>
            <w:t>[תאריך חתימת חוזה]</w:t>
          </w:r>
        </w:p>
      </w:docPartBody>
    </w:docPart>
    <w:docPart>
      <w:docPartPr>
        <w:name w:val="8A16399AC2B543149592C7D26BD5B39A"/>
        <w:category>
          <w:name w:val="General"/>
          <w:gallery w:val="placeholder"/>
        </w:category>
        <w:types>
          <w:type w:val="bbPlcHdr"/>
        </w:types>
        <w:behaviors>
          <w:behavior w:val="content"/>
        </w:behaviors>
        <w:guid w:val="{3FF5D813-C18B-40B3-BE1F-0ED0934410CD}"/>
      </w:docPartPr>
      <w:docPartBody>
        <w:p w:rsidR="00765A9F" w:rsidRDefault="00765A9F">
          <w:r w:rsidRPr="00C45A51">
            <w:rPr>
              <w:rStyle w:val="PlaceholderText"/>
              <w:rtl/>
            </w:rPr>
            <w:t>[שם ספק]</w:t>
          </w:r>
        </w:p>
      </w:docPartBody>
    </w:docPart>
    <w:docPart>
      <w:docPartPr>
        <w:name w:val="01D416ACC3CD410CB3C43B0BA4FE1C18"/>
        <w:category>
          <w:name w:val="General"/>
          <w:gallery w:val="placeholder"/>
        </w:category>
        <w:types>
          <w:type w:val="bbPlcHdr"/>
        </w:types>
        <w:behaviors>
          <w:behavior w:val="content"/>
        </w:behaviors>
        <w:guid w:val="{F368F01A-2783-491D-9BA8-D40C40A541FD}"/>
      </w:docPartPr>
      <w:docPartBody>
        <w:p w:rsidR="00765A9F" w:rsidRDefault="00765A9F">
          <w:r w:rsidRPr="00C45A51">
            <w:rPr>
              <w:rStyle w:val="PlaceholderText"/>
              <w:rtl/>
            </w:rPr>
            <w:t>[שם ספק]</w:t>
          </w:r>
        </w:p>
      </w:docPartBody>
    </w:docPart>
    <w:docPart>
      <w:docPartPr>
        <w:name w:val="4BC640A2EC6F43DF946C1BA19448D08E"/>
        <w:category>
          <w:name w:val="General"/>
          <w:gallery w:val="placeholder"/>
        </w:category>
        <w:types>
          <w:type w:val="bbPlcHdr"/>
        </w:types>
        <w:behaviors>
          <w:behavior w:val="content"/>
        </w:behaviors>
        <w:guid w:val="{A9A8219D-D3FD-474A-831D-C7F80A5AB09F}"/>
      </w:docPartPr>
      <w:docPartBody>
        <w:p w:rsidR="00765A9F" w:rsidRDefault="00765A9F">
          <w:r w:rsidRPr="00C45A51">
            <w:rPr>
              <w:rStyle w:val="PlaceholderText"/>
              <w:rtl/>
            </w:rPr>
            <w:t>[שם ספק]</w:t>
          </w:r>
        </w:p>
      </w:docPartBody>
    </w:docPart>
    <w:docPart>
      <w:docPartPr>
        <w:name w:val="14EF8D63DCA443479863DA51C6C00449"/>
        <w:category>
          <w:name w:val="General"/>
          <w:gallery w:val="placeholder"/>
        </w:category>
        <w:types>
          <w:type w:val="bbPlcHdr"/>
        </w:types>
        <w:behaviors>
          <w:behavior w:val="content"/>
        </w:behaviors>
        <w:guid w:val="{EE958B2D-D417-49B7-89CC-A05462710B2A}"/>
      </w:docPartPr>
      <w:docPartBody>
        <w:p w:rsidR="00765A9F" w:rsidRDefault="00765A9F">
          <w:r w:rsidRPr="00C45A51">
            <w:rPr>
              <w:rStyle w:val="PlaceholderText"/>
              <w:rtl/>
            </w:rPr>
            <w:t>[שם ספק]</w:t>
          </w:r>
        </w:p>
      </w:docPartBody>
    </w:docPart>
    <w:docPart>
      <w:docPartPr>
        <w:name w:val="3679AD1659844A4199300360E7ACF978"/>
        <w:category>
          <w:name w:val="General"/>
          <w:gallery w:val="placeholder"/>
        </w:category>
        <w:types>
          <w:type w:val="bbPlcHdr"/>
        </w:types>
        <w:behaviors>
          <w:behavior w:val="content"/>
        </w:behaviors>
        <w:guid w:val="{19387EEC-E2BC-43A6-BB45-A55ACA8956DB}"/>
      </w:docPartPr>
      <w:docPartBody>
        <w:p w:rsidR="00765A9F" w:rsidRDefault="00765A9F">
          <w:r w:rsidRPr="00C45A51">
            <w:rPr>
              <w:rStyle w:val="PlaceholderText"/>
              <w:rtl/>
            </w:rPr>
            <w:t>[תבנית חוזה]</w:t>
          </w:r>
        </w:p>
      </w:docPartBody>
    </w:docPart>
    <w:docPart>
      <w:docPartPr>
        <w:name w:val="D7ABE23DACA34BF0A8FD0ADB543A5741"/>
        <w:category>
          <w:name w:val="General"/>
          <w:gallery w:val="placeholder"/>
        </w:category>
        <w:types>
          <w:type w:val="bbPlcHdr"/>
        </w:types>
        <w:behaviors>
          <w:behavior w:val="content"/>
        </w:behaviors>
        <w:guid w:val="{5F3ADA22-1E87-4D49-A423-7A83D1B7A879}"/>
      </w:docPartPr>
      <w:docPartBody>
        <w:p w:rsidR="00765A9F" w:rsidRDefault="00765A9F">
          <w:r w:rsidRPr="00C45A51">
            <w:rPr>
              <w:rStyle w:val="PlaceholderText"/>
              <w:rtl/>
            </w:rPr>
            <w:t>[שם ספק]</w:t>
          </w:r>
        </w:p>
      </w:docPartBody>
    </w:docPart>
    <w:docPart>
      <w:docPartPr>
        <w:name w:val="3952585EC8FF40AC998DE07A033CD2E8"/>
        <w:category>
          <w:name w:val="General"/>
          <w:gallery w:val="placeholder"/>
        </w:category>
        <w:types>
          <w:type w:val="bbPlcHdr"/>
        </w:types>
        <w:behaviors>
          <w:behavior w:val="content"/>
        </w:behaviors>
        <w:guid w:val="{11E0AF6F-23C1-4CAC-A5F2-CB9B18E84757}"/>
      </w:docPartPr>
      <w:docPartBody>
        <w:p w:rsidR="00765A9F" w:rsidRDefault="00765A9F">
          <w:r w:rsidRPr="00C45A51">
            <w:rPr>
              <w:rStyle w:val="PlaceholderText"/>
              <w:rtl/>
            </w:rPr>
            <w:t>[שם ספק]</w:t>
          </w:r>
        </w:p>
      </w:docPartBody>
    </w:docPart>
    <w:docPart>
      <w:docPartPr>
        <w:name w:val="B7C3BA06052F435F9152E26AFF8E3047"/>
        <w:category>
          <w:name w:val="General"/>
          <w:gallery w:val="placeholder"/>
        </w:category>
        <w:types>
          <w:type w:val="bbPlcHdr"/>
        </w:types>
        <w:behaviors>
          <w:behavior w:val="content"/>
        </w:behaviors>
        <w:guid w:val="{6EF05C21-A38B-4119-92B7-15689AF327C7}"/>
      </w:docPartPr>
      <w:docPartBody>
        <w:p w:rsidR="00625A6F" w:rsidRDefault="00765A9F">
          <w:r w:rsidRPr="00C45A51">
            <w:rPr>
              <w:rStyle w:val="PlaceholderText"/>
              <w:rtl/>
            </w:rPr>
            <w:t>[שם ספק]</w:t>
          </w:r>
        </w:p>
      </w:docPartBody>
    </w:docPart>
    <w:docPart>
      <w:docPartPr>
        <w:name w:val="96B6E47B0D5B4710A9F67519F7FFA04C"/>
        <w:category>
          <w:name w:val="General"/>
          <w:gallery w:val="placeholder"/>
        </w:category>
        <w:types>
          <w:type w:val="bbPlcHdr"/>
        </w:types>
        <w:behaviors>
          <w:behavior w:val="content"/>
        </w:behaviors>
        <w:guid w:val="{415D7A2A-1FA9-4782-97E2-983BA4D44CCE}"/>
      </w:docPartPr>
      <w:docPartBody>
        <w:p w:rsidR="00625A6F" w:rsidRDefault="00765A9F">
          <w:r w:rsidRPr="00C45A51">
            <w:rPr>
              <w:rStyle w:val="PlaceholderText"/>
              <w:rtl/>
            </w:rPr>
            <w:t>[תיאור עבודה]</w:t>
          </w:r>
        </w:p>
      </w:docPartBody>
    </w:docPart>
    <w:docPart>
      <w:docPartPr>
        <w:name w:val="E1120A28A33A41328D4494F614A85E59"/>
        <w:category>
          <w:name w:val="General"/>
          <w:gallery w:val="placeholder"/>
        </w:category>
        <w:types>
          <w:type w:val="bbPlcHdr"/>
        </w:types>
        <w:behaviors>
          <w:behavior w:val="content"/>
        </w:behaviors>
        <w:guid w:val="{8C5FA77F-A9B2-46FB-8623-BA5076A880AA}"/>
      </w:docPartPr>
      <w:docPartBody>
        <w:p w:rsidR="00625A6F" w:rsidRDefault="00765A9F">
          <w:r w:rsidRPr="00C45A51">
            <w:rPr>
              <w:rStyle w:val="PlaceholderText"/>
              <w:rtl/>
            </w:rPr>
            <w:t>[שם אתר]</w:t>
          </w:r>
        </w:p>
      </w:docPartBody>
    </w:docPart>
    <w:docPart>
      <w:docPartPr>
        <w:name w:val="FAB9D5A5718E44908F06054A68B7BBCF"/>
        <w:category>
          <w:name w:val="General"/>
          <w:gallery w:val="placeholder"/>
        </w:category>
        <w:types>
          <w:type w:val="bbPlcHdr"/>
        </w:types>
        <w:behaviors>
          <w:behavior w:val="content"/>
        </w:behaviors>
        <w:guid w:val="{CDB1FE34-5FC5-4460-8023-36CF955BF2B5}"/>
      </w:docPartPr>
      <w:docPartBody>
        <w:p w:rsidR="00625A6F" w:rsidRDefault="00765A9F">
          <w:r w:rsidRPr="00C45A51">
            <w:rPr>
              <w:rStyle w:val="PlaceholderText"/>
              <w:rtl/>
            </w:rPr>
            <w:t>[תאריך חתימת חוזה]</w:t>
          </w:r>
        </w:p>
      </w:docPartBody>
    </w:docPart>
    <w:docPart>
      <w:docPartPr>
        <w:name w:val="97E284EA75A34FACB005DCAE06435E34"/>
        <w:category>
          <w:name w:val="כללי"/>
          <w:gallery w:val="placeholder"/>
        </w:category>
        <w:types>
          <w:type w:val="bbPlcHdr"/>
        </w:types>
        <w:behaviors>
          <w:behavior w:val="content"/>
        </w:behaviors>
        <w:guid w:val="{C3B1F630-15AE-4B14-9BE8-6131E097A4C0}"/>
      </w:docPartPr>
      <w:docPartBody>
        <w:p w:rsidR="00625A6F" w:rsidRDefault="00625A6F" w:rsidP="00625A6F">
          <w:pPr>
            <w:pStyle w:val="97E284EA75A34FACB005DCAE06435E34"/>
          </w:pPr>
          <w:r w:rsidRPr="00C45A51">
            <w:rPr>
              <w:rStyle w:val="PlaceholderText"/>
              <w:rtl/>
            </w:rPr>
            <w:t>[שם אתר]</w:t>
          </w:r>
        </w:p>
      </w:docPartBody>
    </w:docPart>
    <w:docPart>
      <w:docPartPr>
        <w:name w:val="CBBF114E956F41A29526507E4B1E8FEE"/>
        <w:category>
          <w:name w:val="כללי"/>
          <w:gallery w:val="placeholder"/>
        </w:category>
        <w:types>
          <w:type w:val="bbPlcHdr"/>
        </w:types>
        <w:behaviors>
          <w:behavior w:val="content"/>
        </w:behaviors>
        <w:guid w:val="{E7525FE0-8F2D-4A19-A5C0-176873AD0718}"/>
      </w:docPartPr>
      <w:docPartBody>
        <w:p w:rsidR="00DE018F" w:rsidRDefault="00CF309E">
          <w:r w:rsidRPr="00E53665">
            <w:rPr>
              <w:rStyle w:val="PlaceholderText"/>
              <w:rtl/>
            </w:rPr>
            <w:t>[שם הפרויקט]</w:t>
          </w:r>
        </w:p>
      </w:docPartBody>
    </w:docPart>
    <w:docPart>
      <w:docPartPr>
        <w:name w:val="C7574A924C1D43C5B0AA79FE16E31EFF"/>
        <w:category>
          <w:name w:val="כללי"/>
          <w:gallery w:val="placeholder"/>
        </w:category>
        <w:types>
          <w:type w:val="bbPlcHdr"/>
        </w:types>
        <w:behaviors>
          <w:behavior w:val="content"/>
        </w:behaviors>
        <w:guid w:val="{0E24DB76-545D-4D30-9035-C83B50274ECD}"/>
      </w:docPartPr>
      <w:docPartBody>
        <w:p w:rsidR="001605B5" w:rsidRDefault="00DE018F">
          <w:r w:rsidRPr="00EA366E">
            <w:rPr>
              <w:rStyle w:val="PlaceholderText"/>
              <w:rtl/>
            </w:rPr>
            <w:t>[צד א בחוזה]</w:t>
          </w:r>
        </w:p>
      </w:docPartBody>
    </w:docPart>
    <w:docPart>
      <w:docPartPr>
        <w:name w:val="6DCAED888915465E9D7B028BA4153FA6"/>
        <w:category>
          <w:name w:val="כללי"/>
          <w:gallery w:val="placeholder"/>
        </w:category>
        <w:types>
          <w:type w:val="bbPlcHdr"/>
        </w:types>
        <w:behaviors>
          <w:behavior w:val="content"/>
        </w:behaviors>
        <w:guid w:val="{E94A95A1-0519-46AC-9F9B-9EC89785305E}"/>
      </w:docPartPr>
      <w:docPartBody>
        <w:p w:rsidR="00EE2E49" w:rsidRDefault="0048792C">
          <w:r w:rsidRPr="00C5438E">
            <w:rPr>
              <w:rStyle w:val="PlaceholderText"/>
              <w:rtl/>
            </w:rPr>
            <w:t>[צד א בחוזה]</w:t>
          </w:r>
        </w:p>
      </w:docPartBody>
    </w:docPart>
    <w:docPart>
      <w:docPartPr>
        <w:name w:val="2F22D2FB3172454496E1B59DFF0408C3"/>
        <w:category>
          <w:name w:val="כללי"/>
          <w:gallery w:val="placeholder"/>
        </w:category>
        <w:types>
          <w:type w:val="bbPlcHdr"/>
        </w:types>
        <w:behaviors>
          <w:behavior w:val="content"/>
        </w:behaviors>
        <w:guid w:val="{4F9C617A-AF92-492B-8398-41DDD8946038}"/>
      </w:docPartPr>
      <w:docPartBody>
        <w:p w:rsidR="00EE2E49" w:rsidRDefault="0048792C">
          <w:r w:rsidRPr="00C5438E">
            <w:rPr>
              <w:rStyle w:val="PlaceholderText"/>
              <w:rtl/>
            </w:rPr>
            <w:t>[שם אתר]</w:t>
          </w:r>
        </w:p>
      </w:docPartBody>
    </w:docPart>
    <w:docPart>
      <w:docPartPr>
        <w:name w:val="6701CB41B052489888F71F6C52125CDE"/>
        <w:category>
          <w:name w:val="כללי"/>
          <w:gallery w:val="placeholder"/>
        </w:category>
        <w:types>
          <w:type w:val="bbPlcHdr"/>
        </w:types>
        <w:behaviors>
          <w:behavior w:val="content"/>
        </w:behaviors>
        <w:guid w:val="{51E626D0-230A-479C-969F-3D41006D74A6}"/>
      </w:docPartPr>
      <w:docPartBody>
        <w:p w:rsidR="00F939CD" w:rsidRDefault="00EE2E49">
          <w:r w:rsidRPr="00421C9D">
            <w:rPr>
              <w:rStyle w:val="PlaceholderText"/>
              <w:rtl/>
            </w:rPr>
            <w:t>[צד א בחוזה]</w:t>
          </w:r>
        </w:p>
      </w:docPartBody>
    </w:docPart>
    <w:docPart>
      <w:docPartPr>
        <w:name w:val="39D7B864086341D5A7418104D730C784"/>
        <w:category>
          <w:name w:val="כללי"/>
          <w:gallery w:val="placeholder"/>
        </w:category>
        <w:types>
          <w:type w:val="bbPlcHdr"/>
        </w:types>
        <w:behaviors>
          <w:behavior w:val="content"/>
        </w:behaviors>
        <w:guid w:val="{ABE61799-FB41-4A2E-9E45-1E7C614EB07B}"/>
      </w:docPartPr>
      <w:docPartBody>
        <w:p w:rsidR="00CA5CAB" w:rsidRDefault="00F939CD" w:rsidP="00F939CD">
          <w:pPr>
            <w:pStyle w:val="39D7B864086341D5A7418104D730C784"/>
          </w:pPr>
          <w:r w:rsidRPr="00064388">
            <w:rPr>
              <w:rStyle w:val="PlaceholderText"/>
              <w:rtl/>
            </w:rPr>
            <w:t>[סוג מדד כותרת]</w:t>
          </w:r>
        </w:p>
      </w:docPartBody>
    </w:docPart>
    <w:docPart>
      <w:docPartPr>
        <w:name w:val="0912113E5CFD40BA9CDE906099581E9A"/>
        <w:category>
          <w:name w:val="כללי"/>
          <w:gallery w:val="placeholder"/>
        </w:category>
        <w:types>
          <w:type w:val="bbPlcHdr"/>
        </w:types>
        <w:behaviors>
          <w:behavior w:val="content"/>
        </w:behaviors>
        <w:guid w:val="{BC7692E6-1A31-43C0-9A0A-937F96CE09CA}"/>
      </w:docPartPr>
      <w:docPartBody>
        <w:p w:rsidR="00CA5CAB" w:rsidRDefault="00F939CD" w:rsidP="00F939CD">
          <w:pPr>
            <w:pStyle w:val="0912113E5CFD40BA9CDE906099581E9A"/>
          </w:pPr>
          <w:r w:rsidRPr="00033B28">
            <w:rPr>
              <w:rStyle w:val="PlaceholderText"/>
              <w:rtl/>
            </w:rPr>
            <w:t>[מדד בגין/ידוע - כותרת]</w:t>
          </w:r>
        </w:p>
      </w:docPartBody>
    </w:docPart>
    <w:docPart>
      <w:docPartPr>
        <w:name w:val="68DBE2504AF149658750563BC51B3D2E"/>
        <w:category>
          <w:name w:val="כללי"/>
          <w:gallery w:val="placeholder"/>
        </w:category>
        <w:types>
          <w:type w:val="bbPlcHdr"/>
        </w:types>
        <w:behaviors>
          <w:behavior w:val="content"/>
        </w:behaviors>
        <w:guid w:val="{FE4D7525-5287-4D35-AAA4-2F9FE1C742B1}"/>
      </w:docPartPr>
      <w:docPartBody>
        <w:p w:rsidR="00CA5CAB" w:rsidRDefault="00F939CD" w:rsidP="00F939CD">
          <w:pPr>
            <w:pStyle w:val="68DBE2504AF149658750563BC51B3D2E"/>
          </w:pPr>
          <w:r w:rsidRPr="003059F5">
            <w:rPr>
              <w:rStyle w:val="PlaceholderText"/>
              <w:rtl/>
            </w:rPr>
            <w:t>[מדד בסיס]</w:t>
          </w:r>
        </w:p>
      </w:docPartBody>
    </w:docPart>
    <w:docPart>
      <w:docPartPr>
        <w:name w:val="7911AC70D17949CDB9EB7C625CCC9B69"/>
        <w:category>
          <w:name w:val="כללי"/>
          <w:gallery w:val="placeholder"/>
        </w:category>
        <w:types>
          <w:type w:val="bbPlcHdr"/>
        </w:types>
        <w:behaviors>
          <w:behavior w:val="content"/>
        </w:behaviors>
        <w:guid w:val="{B4CF15D6-7AE1-4D18-8206-3120020DACBB}"/>
      </w:docPartPr>
      <w:docPartBody>
        <w:p w:rsidR="00843B45" w:rsidRDefault="002B5C57" w:rsidP="002B5C57">
          <w:pPr>
            <w:pStyle w:val="7911AC70D17949CDB9EB7C625CCC9B69"/>
          </w:pPr>
          <w:r w:rsidRPr="003E6FC4">
            <w:rPr>
              <w:rStyle w:val="PlaceholderText"/>
              <w:rtl/>
            </w:rPr>
            <w:t>[שם ספק]</w:t>
          </w:r>
        </w:p>
      </w:docPartBody>
    </w:docPart>
    <w:docPart>
      <w:docPartPr>
        <w:name w:val="40725C5275C947BAA2B30F402BD9F210"/>
        <w:category>
          <w:name w:val="כללי"/>
          <w:gallery w:val="placeholder"/>
        </w:category>
        <w:types>
          <w:type w:val="bbPlcHdr"/>
        </w:types>
        <w:behaviors>
          <w:behavior w:val="content"/>
        </w:behaviors>
        <w:guid w:val="{F750973F-2B29-468A-8D8F-A9BFC5A65A2C}"/>
      </w:docPartPr>
      <w:docPartBody>
        <w:p w:rsidR="00843B45" w:rsidRDefault="002B5C57" w:rsidP="002B5C57">
          <w:pPr>
            <w:pStyle w:val="40725C5275C947BAA2B30F402BD9F210"/>
          </w:pPr>
          <w:r w:rsidRPr="003E6FC4">
            <w:rPr>
              <w:rStyle w:val="PlaceholderText"/>
              <w:rtl/>
            </w:rPr>
            <w:t>[שם צד א]</w:t>
          </w:r>
        </w:p>
      </w:docPartBody>
    </w:docPart>
    <w:docPart>
      <w:docPartPr>
        <w:name w:val="1CF224759DD7493C9BFE8B080CC3B1F6"/>
        <w:category>
          <w:name w:val="כללי"/>
          <w:gallery w:val="placeholder"/>
        </w:category>
        <w:types>
          <w:type w:val="bbPlcHdr"/>
        </w:types>
        <w:behaviors>
          <w:behavior w:val="content"/>
        </w:behaviors>
        <w:guid w:val="{7AABEE03-4FBF-456A-9003-63F2072AD0FD}"/>
      </w:docPartPr>
      <w:docPartBody>
        <w:p w:rsidR="00843B45" w:rsidRDefault="002B5C57" w:rsidP="002B5C57">
          <w:pPr>
            <w:pStyle w:val="1CF224759DD7493C9BFE8B080CC3B1F6"/>
          </w:pPr>
          <w:r w:rsidRPr="00C45A51">
            <w:rPr>
              <w:rStyle w:val="PlaceholderText"/>
              <w:rtl/>
            </w:rPr>
            <w:t>[שם ספק]</w:t>
          </w:r>
        </w:p>
      </w:docPartBody>
    </w:docPart>
    <w:docPart>
      <w:docPartPr>
        <w:name w:val="78023971A54844F2862BF98A32892515"/>
        <w:category>
          <w:name w:val="כללי"/>
          <w:gallery w:val="placeholder"/>
        </w:category>
        <w:types>
          <w:type w:val="bbPlcHdr"/>
        </w:types>
        <w:behaviors>
          <w:behavior w:val="content"/>
        </w:behaviors>
        <w:guid w:val="{46E560BE-6810-4A68-861C-CA3F7A86985A}"/>
      </w:docPartPr>
      <w:docPartBody>
        <w:p w:rsidR="00843B45" w:rsidRDefault="002B5C57" w:rsidP="002B5C57">
          <w:pPr>
            <w:pStyle w:val="78023971A54844F2862BF98A32892515"/>
          </w:pPr>
          <w:r w:rsidRPr="00C45A51">
            <w:rPr>
              <w:rStyle w:val="PlaceholderText"/>
              <w:rtl/>
            </w:rPr>
            <w:t>[שם ספק]</w:t>
          </w:r>
        </w:p>
      </w:docPartBody>
    </w:docPart>
    <w:docPart>
      <w:docPartPr>
        <w:name w:val="552A05E7E02E4BACB79D9E45880648F6"/>
        <w:category>
          <w:name w:val="כללי"/>
          <w:gallery w:val="placeholder"/>
        </w:category>
        <w:types>
          <w:type w:val="bbPlcHdr"/>
        </w:types>
        <w:behaviors>
          <w:behavior w:val="content"/>
        </w:behaviors>
        <w:guid w:val="{908BBDB1-F344-4C80-8BA8-85D960B15347}"/>
      </w:docPartPr>
      <w:docPartBody>
        <w:p w:rsidR="00843B45" w:rsidRDefault="002B5C57" w:rsidP="002B5C57">
          <w:pPr>
            <w:pStyle w:val="552A05E7E02E4BACB79D9E45880648F6"/>
          </w:pPr>
          <w:r w:rsidRPr="00C45A51">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44E9B"/>
    <w:rsid w:val="001605B5"/>
    <w:rsid w:val="00172407"/>
    <w:rsid w:val="002B5C57"/>
    <w:rsid w:val="0032380B"/>
    <w:rsid w:val="00396586"/>
    <w:rsid w:val="003D3172"/>
    <w:rsid w:val="0048792C"/>
    <w:rsid w:val="00625A6F"/>
    <w:rsid w:val="006865A5"/>
    <w:rsid w:val="00765A9F"/>
    <w:rsid w:val="00793945"/>
    <w:rsid w:val="00843B45"/>
    <w:rsid w:val="00874A5F"/>
    <w:rsid w:val="00C97BC6"/>
    <w:rsid w:val="00CA5CAB"/>
    <w:rsid w:val="00CF309E"/>
    <w:rsid w:val="00DE018F"/>
    <w:rsid w:val="00EE2E49"/>
    <w:rsid w:val="00F939C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3B4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D2FBA14F674E437E865037339D267F51">
    <w:name w:val="D2FBA14F674E437E865037339D267F51"/>
    <w:rsid w:val="00625A6F"/>
    <w:pPr>
      <w:bidi/>
    </w:pPr>
  </w:style>
  <w:style w:type="paragraph" w:customStyle="1" w:styleId="97E284EA75A34FACB005DCAE06435E34">
    <w:name w:val="97E284EA75A34FACB005DCAE06435E34"/>
    <w:rsid w:val="00625A6F"/>
    <w:pPr>
      <w:bidi/>
    </w:pPr>
  </w:style>
  <w:style w:type="paragraph" w:customStyle="1" w:styleId="3261740D3CA549FDAA41DADF852C1EFD">
    <w:name w:val="3261740D3CA549FDAA41DADF852C1EFD"/>
    <w:rsid w:val="00625A6F"/>
    <w:pPr>
      <w:bidi/>
    </w:pPr>
  </w:style>
  <w:style w:type="paragraph" w:customStyle="1" w:styleId="92C6E5245E5A4C92A630C31ECEBC3F22">
    <w:name w:val="92C6E5245E5A4C92A630C31ECEBC3F22"/>
    <w:rsid w:val="0048792C"/>
    <w:pPr>
      <w:bidi/>
    </w:pPr>
  </w:style>
  <w:style w:type="paragraph" w:customStyle="1" w:styleId="C8DE813B165744099237B63CE7F3471D">
    <w:name w:val="C8DE813B165744099237B63CE7F3471D"/>
    <w:rsid w:val="0048792C"/>
    <w:pPr>
      <w:bidi/>
    </w:pPr>
  </w:style>
  <w:style w:type="paragraph" w:customStyle="1" w:styleId="C1E27E0B98764899B74C81957ACFBBCE">
    <w:name w:val="C1E27E0B98764899B74C81957ACFBBCE"/>
    <w:rsid w:val="0048792C"/>
    <w:pPr>
      <w:bidi/>
    </w:pPr>
  </w:style>
  <w:style w:type="paragraph" w:customStyle="1" w:styleId="100F8D6EBF4D492CA1113BDD89F9A6DE">
    <w:name w:val="100F8D6EBF4D492CA1113BDD89F9A6DE"/>
    <w:rsid w:val="0048792C"/>
    <w:pPr>
      <w:bidi/>
    </w:pPr>
  </w:style>
  <w:style w:type="paragraph" w:customStyle="1" w:styleId="09BD84F0955440ABA7084C2F8A65293B">
    <w:name w:val="09BD84F0955440ABA7084C2F8A65293B"/>
    <w:rsid w:val="0048792C"/>
    <w:pPr>
      <w:bidi/>
    </w:pPr>
  </w:style>
  <w:style w:type="paragraph" w:customStyle="1" w:styleId="2D53514091734E568749FEB6FD908725">
    <w:name w:val="2D53514091734E568749FEB6FD908725"/>
    <w:rsid w:val="0048792C"/>
    <w:pPr>
      <w:bidi/>
    </w:pPr>
  </w:style>
  <w:style w:type="paragraph" w:customStyle="1" w:styleId="8F875825C426415990C94C9A78A126E7">
    <w:name w:val="8F875825C426415990C94C9A78A126E7"/>
    <w:rsid w:val="0048792C"/>
    <w:pPr>
      <w:bidi/>
    </w:pPr>
  </w:style>
  <w:style w:type="paragraph" w:customStyle="1" w:styleId="25D0311E27A342C8861984DAE7EFB40A">
    <w:name w:val="25D0311E27A342C8861984DAE7EFB40A"/>
    <w:rsid w:val="0048792C"/>
    <w:pPr>
      <w:bidi/>
    </w:pPr>
  </w:style>
  <w:style w:type="paragraph" w:customStyle="1" w:styleId="D18CCEA4B9C342C38E8CDBA78CD40BC8">
    <w:name w:val="D18CCEA4B9C342C38E8CDBA78CD40BC8"/>
    <w:rsid w:val="0048792C"/>
    <w:pPr>
      <w:bidi/>
    </w:pPr>
  </w:style>
  <w:style w:type="paragraph" w:customStyle="1" w:styleId="39D7B864086341D5A7418104D730C784">
    <w:name w:val="39D7B864086341D5A7418104D730C784"/>
    <w:rsid w:val="00F939CD"/>
    <w:pPr>
      <w:bidi/>
    </w:pPr>
  </w:style>
  <w:style w:type="paragraph" w:customStyle="1" w:styleId="0912113E5CFD40BA9CDE906099581E9A">
    <w:name w:val="0912113E5CFD40BA9CDE906099581E9A"/>
    <w:rsid w:val="00F939CD"/>
    <w:pPr>
      <w:bidi/>
    </w:pPr>
  </w:style>
  <w:style w:type="paragraph" w:customStyle="1" w:styleId="68DBE2504AF149658750563BC51B3D2E">
    <w:name w:val="68DBE2504AF149658750563BC51B3D2E"/>
    <w:rsid w:val="00F939CD"/>
    <w:pPr>
      <w:bidi/>
    </w:pPr>
  </w:style>
  <w:style w:type="paragraph" w:customStyle="1" w:styleId="6B4DAEC14F2947B6B65C9DA86C47C900">
    <w:name w:val="6B4DAEC14F2947B6B65C9DA86C47C900"/>
    <w:rsid w:val="00F939CD"/>
    <w:pPr>
      <w:bidi/>
    </w:pPr>
  </w:style>
  <w:style w:type="paragraph" w:customStyle="1" w:styleId="7911AC70D17949CDB9EB7C625CCC9B69">
    <w:name w:val="7911AC70D17949CDB9EB7C625CCC9B69"/>
    <w:rsid w:val="002B5C57"/>
    <w:pPr>
      <w:bidi/>
    </w:pPr>
  </w:style>
  <w:style w:type="paragraph" w:customStyle="1" w:styleId="40725C5275C947BAA2B30F402BD9F210">
    <w:name w:val="40725C5275C947BAA2B30F402BD9F210"/>
    <w:rsid w:val="002B5C57"/>
    <w:pPr>
      <w:bidi/>
    </w:pPr>
  </w:style>
  <w:style w:type="paragraph" w:customStyle="1" w:styleId="1CF224759DD7493C9BFE8B080CC3B1F6">
    <w:name w:val="1CF224759DD7493C9BFE8B080CC3B1F6"/>
    <w:rsid w:val="002B5C57"/>
    <w:pPr>
      <w:bidi/>
    </w:pPr>
  </w:style>
  <w:style w:type="paragraph" w:customStyle="1" w:styleId="7619B0219C3B41ADA171C6EC64F796A2">
    <w:name w:val="7619B0219C3B41ADA171C6EC64F796A2"/>
    <w:rsid w:val="002B5C57"/>
    <w:pPr>
      <w:bidi/>
    </w:pPr>
  </w:style>
  <w:style w:type="paragraph" w:customStyle="1" w:styleId="78023971A54844F2862BF98A32892515">
    <w:name w:val="78023971A54844F2862BF98A32892515"/>
    <w:rsid w:val="002B5C57"/>
    <w:pPr>
      <w:bidi/>
    </w:pPr>
  </w:style>
  <w:style w:type="paragraph" w:customStyle="1" w:styleId="552A05E7E02E4BACB79D9E45880648F6">
    <w:name w:val="552A05E7E02E4BACB79D9E45880648F6"/>
    <w:rsid w:val="002B5C57"/>
    <w:pPr>
      <w:bidi/>
    </w:pPr>
  </w:style>
  <w:style w:type="paragraph" w:customStyle="1" w:styleId="54D6459D1970477F88F12C93CA2362A1">
    <w:name w:val="54D6459D1970477F88F12C93CA2362A1"/>
    <w:rsid w:val="00843B45"/>
    <w:pPr>
      <w:bidi/>
    </w:pPr>
  </w:style>
  <w:style w:type="paragraph" w:customStyle="1" w:styleId="607E54105C234BC99FA6F97F249A76B2">
    <w:name w:val="607E54105C234BC99FA6F97F249A76B2"/>
    <w:rsid w:val="00843B45"/>
    <w:pPr>
      <w:bidi/>
    </w:pPr>
  </w:style>
  <w:style w:type="paragraph" w:customStyle="1" w:styleId="ADBB57557BB542EFACD9E5380FB54DBD">
    <w:name w:val="ADBB57557BB542EFACD9E5380FB54DBD"/>
    <w:rsid w:val="00843B45"/>
    <w:pPr>
      <w:bidi/>
    </w:pPr>
  </w:style>
  <w:style w:type="paragraph" w:customStyle="1" w:styleId="98E5B4BDEFF046EF94C9CE19C32B852C">
    <w:name w:val="98E5B4BDEFF046EF94C9CE19C32B852C"/>
    <w:rsid w:val="00843B45"/>
    <w:pPr>
      <w:bidi/>
    </w:pPr>
  </w:style>
  <w:style w:type="paragraph" w:customStyle="1" w:styleId="2653AE5CA11B43699E2078201B276021">
    <w:name w:val="2653AE5CA11B43699E2078201B276021"/>
    <w:rsid w:val="00843B45"/>
    <w:pPr>
      <w:bidi/>
    </w:pPr>
  </w:style>
  <w:style w:type="paragraph" w:customStyle="1" w:styleId="72C7766839FD403986C3CFC4A120398E">
    <w:name w:val="72C7766839FD403986C3CFC4A120398E"/>
    <w:rsid w:val="00843B4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96F07674-2271-4B79-B0A1-A5E31E3F7D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43EE94-41B9-40FE-BA9F-A2C890214EDB}"/>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81709D4C-33DC-48CC-AC7E-130A245806EE}">
  <ds:schemaRefs>
    <ds:schemaRef ds:uri="http://schemas.microsoft.com/office/2006/documentManagement/types"/>
    <ds:schemaRef ds:uri="http://schemas.microsoft.com/sharepoint/v3"/>
    <ds:schemaRef ds:uri="http://purl.org/dc/terms/"/>
    <ds:schemaRef ds:uri="http://schemas.openxmlformats.org/package/2006/metadata/core-properties"/>
    <ds:schemaRef ds:uri="http://purl.org/dc/dcmitype/"/>
    <ds:schemaRef ds:uri="e82e0497-401b-493b-ab66-61f85c09ed30"/>
    <ds:schemaRef ds:uri="http://purl.org/dc/elements/1.1/"/>
    <ds:schemaRef ds:uri="http://schemas.microsoft.com/office/2006/metadata/properties"/>
    <ds:schemaRef ds:uri="http://schemas.microsoft.com/office/infopath/2007/PartnerControls"/>
    <ds:schemaRef ds:uri="http://www.w3.org/XML/1998/namespace"/>
  </ds:schemaRefs>
</ds:datastoreItem>
</file>

<file path=customXml/itemProps6.xml><?xml version="1.0" encoding="utf-8"?>
<ds:datastoreItem xmlns:ds="http://schemas.openxmlformats.org/officeDocument/2006/customXml" ds:itemID="{C5BACA82-835A-407E-BABE-01E2B7189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36</Pages>
  <Words>9669</Words>
  <Characters>48346</Characters>
  <Application>Microsoft Office Word</Application>
  <DocSecurity>0</DocSecurity>
  <Lines>402</Lines>
  <Paragraphs>115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57900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44</cp:revision>
  <cp:lastPrinted>2022-02-20T06:59:00Z</cp:lastPrinted>
  <dcterms:created xsi:type="dcterms:W3CDTF">2022-01-19T11:16:00Z</dcterms:created>
  <dcterms:modified xsi:type="dcterms:W3CDTF">2022-05-24T06:01:00Z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e6e1a90d-6c89-4181-8456-3b7899843b15</vt:lpwstr>
  </property>
</Properties>
</file>