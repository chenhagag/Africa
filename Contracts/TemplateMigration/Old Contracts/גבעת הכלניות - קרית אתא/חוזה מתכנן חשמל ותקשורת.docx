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8BA98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0AF37A7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AEA3B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CC687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BCFAEA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96B792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B2234">
        <w:rPr>
          <w:rFonts w:ascii="Times New Roman" w:eastAsia="Times New Roman" w:hAnsi="Times New Roman" w:cs="David"/>
          <w:bCs/>
          <w:i/>
          <w:iCs/>
          <w:noProof/>
          <w:sz w:val="32"/>
          <w:szCs w:val="32"/>
        </w:rPr>
        <w:drawing>
          <wp:inline distT="0" distB="0" distL="0" distR="0" wp14:anchorId="21AF599B" wp14:editId="5F0D5045">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4B13DA8F" w14:textId="77777777" w:rsidR="002B2234" w:rsidRPr="002B2234" w:rsidRDefault="00D80A75"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Pr>
          <w:rFonts w:ascii="Times New Roman" w:eastAsia="Times New Roman" w:hAnsi="Times New Roman" w:cs="David" w:hint="cs"/>
          <w:bCs/>
          <w:sz w:val="32"/>
          <w:szCs w:val="32"/>
          <w:rtl/>
          <w:lang w:eastAsia="he-IL"/>
        </w:rPr>
        <w:t xml:space="preserve"> </w:t>
      </w:r>
    </w:p>
    <w:p w14:paraId="53B4706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49BC38"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C69A25"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14433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B2234">
        <w:rPr>
          <w:rFonts w:ascii="Times New Roman" w:eastAsia="Times New Roman" w:hAnsi="Times New Roman" w:cs="David" w:hint="cs"/>
          <w:bCs/>
          <w:sz w:val="32"/>
          <w:szCs w:val="32"/>
          <w:u w:val="single"/>
          <w:rtl/>
          <w:lang w:eastAsia="he-IL"/>
        </w:rPr>
        <w:t>חוזה מתכנן חשמל ותקשורת</w:t>
      </w:r>
    </w:p>
    <w:p w14:paraId="6562D97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3E61B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3739A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AC119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2B97BC"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63463E970C1443C92C1790F6B12BC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4068E4E3" w14:textId="5118624B" w:rsidR="00735E3D" w:rsidRPr="00B27B4C" w:rsidRDefault="00F61351"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בגבעת הכלניות ( שם זמני )</w:t>
          </w:r>
        </w:p>
      </w:sdtContent>
    </w:sdt>
    <w:p w14:paraId="13219DED"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C6AFC98E6AC341BFADBAA851F58CEBE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0BB44F30" w14:textId="02605F64" w:rsidR="00735E3D" w:rsidRPr="00B27B4C" w:rsidRDefault="00F61351"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11BAF">
            <w:rPr>
              <w:rStyle w:val="PlaceholderText"/>
              <w:rtl/>
            </w:rPr>
            <w:t>[שם אתר]</w:t>
          </w:r>
        </w:p>
      </w:sdtContent>
    </w:sdt>
    <w:p w14:paraId="1F4E9FD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576FF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6F6E0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DC38A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76A7D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1224B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178E7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C1737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76E54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47DC1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D2663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A9523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C3947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248C6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2C059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DF637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F6F45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0884F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E2168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8628B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D56DE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E69DF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48205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0EA31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93AD9B"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77DDA2" w14:textId="77777777" w:rsidR="002B2234" w:rsidRPr="00735E3D"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35E3D">
        <w:rPr>
          <w:rFonts w:ascii="Times New Roman" w:eastAsia="Times New Roman" w:hAnsi="Times New Roman" w:cs="David" w:hint="cs"/>
          <w:bCs/>
          <w:sz w:val="32"/>
          <w:szCs w:val="32"/>
          <w:u w:val="single"/>
          <w:rtl/>
          <w:lang w:eastAsia="he-IL"/>
        </w:rPr>
        <w:t>חוזה</w:t>
      </w:r>
      <w:r w:rsidR="00735E3D" w:rsidRPr="00735E3D">
        <w:rPr>
          <w:rFonts w:ascii="Times New Roman" w:eastAsia="Times New Roman" w:hAnsi="Times New Roman" w:cs="David" w:hint="cs"/>
          <w:bCs/>
          <w:sz w:val="32"/>
          <w:szCs w:val="32"/>
          <w:u w:val="single"/>
          <w:rtl/>
          <w:lang w:eastAsia="he-IL"/>
        </w:rPr>
        <w:t xml:space="preserve"> מתכנן חשמל ותקשורת</w:t>
      </w:r>
    </w:p>
    <w:p w14:paraId="127E974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D7D2E6B" w14:textId="7FE3D898"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B2234">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10083763"/>
          <w:placeholder>
            <w:docPart w:val="C32364423DFC4D9683D2AFC9A0512D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8-03T00:00:00Z">
            <w:dateFormat w:val="dd/MM/yyyy"/>
            <w:lid w:val="he-IL"/>
            <w:storeMappedDataAs w:val="dateTime"/>
            <w:calendar w:val="gregorian"/>
          </w:date>
        </w:sdtPr>
        <w:sdtEndPr>
          <w:rPr>
            <w:rFonts w:hint="cs"/>
          </w:rPr>
        </w:sdtEndPr>
        <w:sdtContent>
          <w:r w:rsidR="000B155E">
            <w:rPr>
              <w:rFonts w:ascii="Times New Roman" w:eastAsia="Times New Roman" w:hAnsi="Times New Roman" w:cs="David" w:hint="cs"/>
              <w:color w:val="800080"/>
              <w:sz w:val="24"/>
              <w:szCs w:val="24"/>
              <w:rtl/>
              <w:lang w:eastAsia="he-IL"/>
            </w:rPr>
            <w:t>‏03/08/2021</w:t>
          </w:r>
        </w:sdtContent>
      </w:sdt>
    </w:p>
    <w:p w14:paraId="666A933D"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Times New Roman"/>
          <w:sz w:val="20"/>
          <w:szCs w:val="20"/>
          <w:rtl/>
        </w:rPr>
      </w:pPr>
    </w:p>
    <w:p w14:paraId="219F793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DFA9FC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2CF885B" w14:textId="77777777" w:rsidR="002B2234" w:rsidRPr="002B2234" w:rsidRDefault="002B2234" w:rsidP="002B2234">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1350188"/>
        <w:placeholder>
          <w:docPart w:val="033689155C204D34AA30E9BCCBD4FC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3EAECB6C" w14:textId="33E328F6" w:rsidR="002B2234" w:rsidRPr="002B2234" w:rsidRDefault="00AC7DCB" w:rsidP="002B223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p>
      </w:sdtContent>
    </w:sdt>
    <w:p w14:paraId="52BEC932"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7C3970A2"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אחד;</w:t>
      </w:r>
    </w:p>
    <w:p w14:paraId="42A2DF27"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D57AF02"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ל ב י ן</w:t>
      </w:r>
    </w:p>
    <w:p w14:paraId="27E1E9B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578484169"/>
        <w:placeholder>
          <w:docPart w:val="18DFA901444646BB88ABDB7191A85B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20D10E58" w14:textId="5F3541B5" w:rsidR="002B2234" w:rsidRPr="002B2234" w:rsidRDefault="00CB2758"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color w:val="800080"/>
              <w:sz w:val="24"/>
              <w:szCs w:val="24"/>
              <w:rtl/>
            </w:rPr>
            <w:br/>
            <w:t>סער מהנדסים בע"מ</w:t>
          </w:r>
          <w:r>
            <w:rPr>
              <w:rFonts w:ascii="Times New Roman" w:eastAsia="Times New Roman" w:hAnsi="Times New Roman" w:cs="David"/>
              <w:color w:val="800080"/>
              <w:sz w:val="24"/>
              <w:szCs w:val="24"/>
              <w:rtl/>
            </w:rPr>
            <w:br/>
            <w:t xml:space="preserve">התעשיה 51 </w:t>
          </w:r>
          <w:r w:rsidR="00930795">
            <w:rPr>
              <w:rFonts w:ascii="Times New Roman" w:eastAsia="Times New Roman" w:hAnsi="Times New Roman" w:cs="David" w:hint="cs"/>
              <w:color w:val="800080"/>
              <w:sz w:val="24"/>
              <w:szCs w:val="24"/>
              <w:rtl/>
            </w:rPr>
            <w:t xml:space="preserve">ת"ד 448  </w:t>
          </w:r>
          <w:r>
            <w:rPr>
              <w:rFonts w:ascii="Times New Roman" w:eastAsia="Times New Roman" w:hAnsi="Times New Roman" w:cs="David"/>
              <w:color w:val="800080"/>
              <w:sz w:val="24"/>
              <w:szCs w:val="24"/>
              <w:rtl/>
            </w:rPr>
            <w:t>נשר</w:t>
          </w:r>
          <w:r w:rsidR="00930795">
            <w:rPr>
              <w:rFonts w:ascii="Times New Roman" w:eastAsia="Times New Roman" w:hAnsi="Times New Roman" w:cs="David" w:hint="cs"/>
              <w:color w:val="800080"/>
              <w:sz w:val="24"/>
              <w:szCs w:val="24"/>
              <w:rtl/>
            </w:rPr>
            <w:t xml:space="preserve">  מ. 3660301</w:t>
          </w:r>
          <w:r>
            <w:rPr>
              <w:rFonts w:ascii="Times New Roman" w:eastAsia="Times New Roman" w:hAnsi="Times New Roman" w:cs="David"/>
              <w:color w:val="800080"/>
              <w:sz w:val="24"/>
              <w:szCs w:val="24"/>
              <w:rtl/>
            </w:rPr>
            <w:br/>
          </w:r>
        </w:p>
      </w:sdtContent>
    </w:sdt>
    <w:p w14:paraId="0F20042A"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lastRenderedPageBreak/>
        <w:t>(להלן: "</w:t>
      </w:r>
      <w:r w:rsidRPr="002B2234">
        <w:rPr>
          <w:rFonts w:ascii="Times New Roman" w:eastAsia="Times New Roman" w:hAnsi="Times New Roman" w:cs="David" w:hint="cs"/>
          <w:b/>
          <w:bCs/>
          <w:sz w:val="20"/>
          <w:szCs w:val="24"/>
          <w:rtl/>
          <w:lang w:eastAsia="he-IL"/>
        </w:rPr>
        <w:t>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5A4C6997"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שני;</w:t>
      </w:r>
    </w:p>
    <w:p w14:paraId="407BB7BF"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544F7D2" w14:textId="77777777" w:rsidR="002B2234" w:rsidRPr="002B2234" w:rsidRDefault="002B2234" w:rsidP="002B2234">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והואיל:</w:t>
      </w:r>
      <w:r w:rsidRPr="002B2234">
        <w:rPr>
          <w:rFonts w:ascii="Times New Roman" w:eastAsia="Times New Roman" w:hAnsi="Times New Roman" w:cs="David"/>
          <w:bCs/>
          <w:sz w:val="20"/>
          <w:szCs w:val="24"/>
          <w:rtl/>
          <w:lang w:eastAsia="he-IL"/>
        </w:rPr>
        <w:tab/>
      </w:r>
      <w:r w:rsidRPr="002B2234">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21E42089" w14:textId="77777777" w:rsidR="002B2234" w:rsidRPr="002B2234" w:rsidRDefault="002B2234" w:rsidP="002B2234">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bCs/>
          <w:sz w:val="20"/>
          <w:szCs w:val="24"/>
          <w:rtl/>
          <w:lang w:eastAsia="he-IL"/>
        </w:rPr>
        <w:t>לפיכך הותנה והוסכם בין הצדדים כדלקמן:</w:t>
      </w:r>
    </w:p>
    <w:p w14:paraId="47C0FB2A"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u w:val="single"/>
          <w:rtl/>
          <w:lang w:eastAsia="he-IL"/>
        </w:rPr>
        <w:t>מבוא</w:t>
      </w:r>
    </w:p>
    <w:p w14:paraId="51705A77" w14:textId="77777777" w:rsidR="002B2234" w:rsidRPr="002B2234" w:rsidRDefault="002B2234" w:rsidP="002B2234">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למונחים הבאים יהא הפרוש הנקוב בצידם דהיינו:</w:t>
      </w:r>
    </w:p>
    <w:p w14:paraId="5E4B69C2"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E253236"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"הפרויקט"</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4404095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E68878"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"התכנית" </w:t>
      </w:r>
      <w:r w:rsidRPr="002B2234">
        <w:rPr>
          <w:rFonts w:ascii="Times New Roman" w:eastAsia="Times New Roman" w:hAnsi="Times New Roman" w:cs="David"/>
          <w:sz w:val="20"/>
          <w:szCs w:val="24"/>
          <w:rtl/>
          <w:lang w:eastAsia="he-IL"/>
        </w:rPr>
        <w:t>/</w:t>
      </w:r>
    </w:p>
    <w:p w14:paraId="4C0E6332"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"המקרקעין"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5F005BD0"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BCF34EC"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"האתר"</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72E0CF6"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CB4214B"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היועצים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356E119D"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AA685EE"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התכניות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כל המסמכים שיערכו ע"י המתכנן כאמור יערכו בשפה העברית.</w:t>
      </w:r>
    </w:p>
    <w:p w14:paraId="416CE9C1"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A507958"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שירותי</w:t>
      </w:r>
    </w:p>
    <w:p w14:paraId="4C4BCB7B"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המתכנן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p>
    <w:p w14:paraId="12CA1576"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השירותים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השירותים כמוגדר וכמפורט בחוזה זה ובנספח </w:t>
      </w:r>
      <w:r w:rsidRPr="002B2234">
        <w:rPr>
          <w:rFonts w:ascii="Times New Roman" w:eastAsia="Times New Roman" w:hAnsi="Times New Roman" w:cs="David"/>
          <w:b/>
          <w:bCs/>
          <w:sz w:val="20"/>
          <w:szCs w:val="24"/>
          <w:rtl/>
          <w:lang w:eastAsia="he-IL"/>
        </w:rPr>
        <w:t>ב'</w:t>
      </w:r>
      <w:r w:rsidRPr="002B2234">
        <w:rPr>
          <w:rFonts w:ascii="Times New Roman" w:eastAsia="Times New Roman" w:hAnsi="Times New Roman" w:cs="David" w:hint="cs"/>
          <w:b/>
          <w:bCs/>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w:t>
      </w:r>
    </w:p>
    <w:p w14:paraId="6DA6194B"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82552C0"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המנהל</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AE45701"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4EAB799"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מקום שמדובר בחוזה זה במזמין - גם המנהל במשמע.</w:t>
      </w:r>
    </w:p>
    <w:p w14:paraId="4B925AB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8AE5101"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החוזה</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hint="cs"/>
          <w:sz w:val="20"/>
          <w:szCs w:val="24"/>
          <w:rtl/>
          <w:lang w:eastAsia="he-IL"/>
        </w:rPr>
        <w:t>/</w:t>
      </w:r>
    </w:p>
    <w:p w14:paraId="6266743E"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
          <w:bCs/>
          <w:sz w:val="20"/>
          <w:szCs w:val="24"/>
          <w:rtl/>
          <w:lang w:eastAsia="he-IL"/>
        </w:rPr>
        <w:t>ההסכם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חוזה זה על נספחיו.</w:t>
      </w:r>
    </w:p>
    <w:p w14:paraId="0F866969"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3286906D"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w:t>
      </w:r>
      <w:r w:rsidRPr="002B2234">
        <w:rPr>
          <w:rFonts w:ascii="Times New Roman" w:eastAsia="Times New Roman" w:hAnsi="Times New Roman" w:cs="David"/>
          <w:b/>
          <w:bCs/>
          <w:sz w:val="20"/>
          <w:szCs w:val="24"/>
          <w:rtl/>
          <w:lang w:eastAsia="he-IL"/>
        </w:rPr>
        <w:t>הדין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כהגדרתו בחוק ה</w:t>
      </w:r>
      <w:r w:rsidRPr="002B2234">
        <w:rPr>
          <w:rFonts w:ascii="Times New Roman" w:eastAsia="Times New Roman" w:hAnsi="Times New Roman" w:cs="David" w:hint="cs"/>
          <w:sz w:val="20"/>
          <w:szCs w:val="24"/>
          <w:rtl/>
          <w:lang w:eastAsia="he-IL"/>
        </w:rPr>
        <w:t>פרשנות, התשמ"א-1981</w:t>
      </w:r>
      <w:r w:rsidRPr="002B2234">
        <w:rPr>
          <w:rFonts w:ascii="Times New Roman" w:eastAsia="Times New Roman" w:hAnsi="Times New Roman" w:cs="David"/>
          <w:sz w:val="20"/>
          <w:szCs w:val="24"/>
          <w:rtl/>
          <w:lang w:eastAsia="he-IL"/>
        </w:rPr>
        <w:t xml:space="preserve"> לרבות כל </w:t>
      </w:r>
      <w:r w:rsidRPr="002B2234">
        <w:rPr>
          <w:rFonts w:ascii="Times New Roman" w:eastAsia="Times New Roman" w:hAnsi="Times New Roman" w:cs="David" w:hint="cs"/>
          <w:sz w:val="20"/>
          <w:szCs w:val="24"/>
          <w:rtl/>
          <w:lang w:eastAsia="he-IL"/>
        </w:rPr>
        <w:t xml:space="preserve">תקנה ו/או </w:t>
      </w:r>
      <w:r w:rsidRPr="002B2234">
        <w:rPr>
          <w:rFonts w:ascii="Times New Roman" w:eastAsia="Times New Roman" w:hAnsi="Times New Roman" w:cs="David"/>
          <w:sz w:val="20"/>
          <w:szCs w:val="24"/>
          <w:rtl/>
          <w:lang w:eastAsia="he-IL"/>
        </w:rPr>
        <w:t>הוראה של רשות מוסמכת בתוקף סמכותה על פי הדין.</w:t>
      </w:r>
    </w:p>
    <w:p w14:paraId="6F5F70AC"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B7276D6"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הרשות</w:t>
      </w:r>
    </w:p>
    <w:p w14:paraId="3145CF6D"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המקומית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5E3360B6"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4121755"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חוזה</w:t>
      </w:r>
    </w:p>
    <w:p w14:paraId="75160353"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הפיתוח</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w:t>
      </w:r>
    </w:p>
    <w:p w14:paraId="688A7346"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22752278"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הכותרות בחוזה זה </w:t>
      </w:r>
      <w:r w:rsidRPr="002B2234">
        <w:rPr>
          <w:rFonts w:ascii="Times New Roman" w:eastAsia="Times New Roman" w:hAnsi="Times New Roman" w:cs="David" w:hint="cs"/>
          <w:sz w:val="20"/>
          <w:szCs w:val="24"/>
          <w:rtl/>
          <w:lang w:eastAsia="he-IL"/>
        </w:rPr>
        <w:t xml:space="preserve">הינן לנוחיות בלבד ובכל מקרה </w:t>
      </w:r>
      <w:r w:rsidRPr="002B2234">
        <w:rPr>
          <w:rFonts w:ascii="Times New Roman" w:eastAsia="Times New Roman" w:hAnsi="Times New Roman" w:cs="David"/>
          <w:sz w:val="20"/>
          <w:szCs w:val="24"/>
          <w:rtl/>
          <w:lang w:eastAsia="he-IL"/>
        </w:rPr>
        <w:t xml:space="preserve">לא ישמשו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פרש</w:t>
      </w:r>
      <w:r w:rsidRPr="002B2234">
        <w:rPr>
          <w:rFonts w:ascii="Times New Roman" w:eastAsia="Times New Roman" w:hAnsi="Times New Roman" w:cs="David" w:hint="cs"/>
          <w:sz w:val="20"/>
          <w:szCs w:val="24"/>
          <w:rtl/>
          <w:lang w:eastAsia="he-IL"/>
        </w:rPr>
        <w:t>נות</w:t>
      </w:r>
      <w:r w:rsidRPr="002B2234">
        <w:rPr>
          <w:rFonts w:ascii="Times New Roman" w:eastAsia="Times New Roman" w:hAnsi="Times New Roman" w:cs="David"/>
          <w:sz w:val="20"/>
          <w:szCs w:val="24"/>
          <w:rtl/>
          <w:lang w:eastAsia="he-IL"/>
        </w:rPr>
        <w:t>ו.</w:t>
      </w:r>
    </w:p>
    <w:p w14:paraId="02B80780"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הנספחים לחוזה זה מהווים חלק בלתי נפרד הימנו ואלה הם:</w:t>
      </w:r>
    </w:p>
    <w:p w14:paraId="69046BED"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9AD464E"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א'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כללי;</w:t>
      </w:r>
    </w:p>
    <w:p w14:paraId="376EFBB3"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נספח 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שירותי המתכנן;</w:t>
      </w:r>
    </w:p>
    <w:p w14:paraId="37BAC1F1"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ג'</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lang w:eastAsia="he-IL"/>
        </w:rPr>
        <w:t>–</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rtl/>
          <w:lang w:eastAsia="he-IL"/>
        </w:rPr>
        <w:tab/>
        <w:t>לוח זמנים;</w:t>
      </w:r>
    </w:p>
    <w:p w14:paraId="12AF1212"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ד'</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שכר המתכנן;</w:t>
      </w:r>
    </w:p>
    <w:p w14:paraId="6154F602"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ה'</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תשלומי שכר המתכנן;</w:t>
      </w:r>
    </w:p>
    <w:p w14:paraId="136E90C8"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ו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הצהרה והתחייבות לשמירת סודיות;</w:t>
      </w:r>
    </w:p>
    <w:p w14:paraId="13B50B45" w14:textId="77777777"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237E1BE7" w14:textId="77777777"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38012B7C"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ח'</w:t>
      </w:r>
      <w:r w:rsidRPr="002B2234">
        <w:rPr>
          <w:rFonts w:ascii="Times New Roman" w:eastAsia="Times New Roman" w:hAnsi="Times New Roman" w:cs="David"/>
          <w:sz w:val="20"/>
          <w:szCs w:val="24"/>
          <w:rtl/>
          <w:lang w:eastAsia="he-IL"/>
        </w:rPr>
        <w:t xml:space="preserve"> - </w:t>
      </w:r>
      <w:r w:rsidRPr="002B2234">
        <w:rPr>
          <w:rFonts w:ascii="Times New Roman" w:eastAsia="Times New Roman" w:hAnsi="Times New Roman" w:cs="David"/>
          <w:sz w:val="20"/>
          <w:szCs w:val="24"/>
          <w:rtl/>
          <w:lang w:eastAsia="he-IL"/>
        </w:rPr>
        <w:tab/>
        <w:t>רשימת התכניות והמסמכים שעל המתכנן להנפיק.</w:t>
      </w:r>
    </w:p>
    <w:p w14:paraId="1FEE013A"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ט'</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אישור להשלמת הפרויקט/קטע מהפרויקט.</w:t>
      </w:r>
    </w:p>
    <w:p w14:paraId="08B1C4FF" w14:textId="77777777" w:rsidR="002B2234" w:rsidRPr="002B2234" w:rsidRDefault="002B2234" w:rsidP="002B2234">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נספח י'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היעדר תביעות.</w:t>
      </w:r>
    </w:p>
    <w:p w14:paraId="26DF2396"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lastRenderedPageBreak/>
        <w:t>שירותי המתכנן</w:t>
      </w:r>
    </w:p>
    <w:p w14:paraId="5964E6C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מוסר בזה למתכנן והמתכנן מקבל על עצמו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p>
    <w:p w14:paraId="0EF5CCA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ומאשר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הינו מכיר ויודע את כל הנדרש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וכי הינו מורשה על 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דין למתן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 xml:space="preserve"> המתכנן, לרבות</w:t>
      </w:r>
      <w:r w:rsidRPr="002B2234">
        <w:rPr>
          <w:rFonts w:ascii="Times New Roman" w:eastAsia="Times New Roman" w:hAnsi="Times New Roman" w:cs="David" w:hint="cs"/>
          <w:sz w:val="20"/>
          <w:szCs w:val="24"/>
          <w:rtl/>
          <w:lang w:eastAsia="he-IL"/>
        </w:rPr>
        <w:t xml:space="preserve"> אך לא רק</w:t>
      </w:r>
      <w:r w:rsidRPr="002B2234">
        <w:rPr>
          <w:rFonts w:ascii="Times New Roman" w:eastAsia="Times New Roman" w:hAnsi="Times New Roman" w:cs="David"/>
          <w:sz w:val="20"/>
          <w:szCs w:val="24"/>
          <w:rtl/>
          <w:lang w:eastAsia="he-IL"/>
        </w:rPr>
        <w:t>,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חוק המהנדסים והאדריכלים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תשי"ח - 1958, כי יש בידו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שיון </w:t>
      </w:r>
      <w:r w:rsidRPr="002B2234">
        <w:rPr>
          <w:rFonts w:ascii="Times New Roman" w:eastAsia="Times New Roman" w:hAnsi="Times New Roman" w:cs="David" w:hint="cs"/>
          <w:sz w:val="20"/>
          <w:szCs w:val="24"/>
          <w:rtl/>
          <w:lang w:eastAsia="he-IL"/>
        </w:rPr>
        <w:t xml:space="preserve">בר </w:t>
      </w:r>
      <w:r w:rsidRPr="002B2234">
        <w:rPr>
          <w:rFonts w:ascii="Times New Roman" w:eastAsia="Times New Roman" w:hAnsi="Times New Roman" w:cs="David"/>
          <w:sz w:val="20"/>
          <w:szCs w:val="24"/>
          <w:rtl/>
          <w:lang w:eastAsia="he-IL"/>
        </w:rPr>
        <w:t>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קף לביצוע שירותי </w:t>
      </w:r>
      <w:r w:rsidRPr="002B2234">
        <w:rPr>
          <w:rFonts w:ascii="Times New Roman" w:eastAsia="Times New Roman" w:hAnsi="Times New Roman" w:cs="David" w:hint="cs"/>
          <w:sz w:val="20"/>
          <w:szCs w:val="24"/>
          <w:rtl/>
          <w:lang w:eastAsia="he-IL"/>
        </w:rPr>
        <w:t xml:space="preserve"> המתכנן על פי הדין</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כי הוא בעל הכישורים, הר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שיונות, הידע, הניסיון והאמצעים המאפשרים לו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ביצועם ברמה מקצועית גבוהה ובהתאם למותנה בחוזה.</w:t>
      </w:r>
    </w:p>
    <w:p w14:paraId="06B958F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 לו שש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שיקול דעתו</w:t>
      </w:r>
      <w:r w:rsidRPr="002B2234">
        <w:rPr>
          <w:rFonts w:ascii="Times New Roman" w:eastAsia="Times New Roman" w:hAnsi="Times New Roman" w:cs="David" w:hint="cs"/>
          <w:sz w:val="20"/>
          <w:szCs w:val="24"/>
          <w:rtl/>
          <w:lang w:eastAsia="he-IL"/>
        </w:rPr>
        <w:t xml:space="preserve"> הבלעדי</w:t>
      </w:r>
      <w:r w:rsidRPr="002B2234">
        <w:rPr>
          <w:rFonts w:ascii="Times New Roman" w:eastAsia="Times New Roman" w:hAnsi="Times New Roman" w:cs="David"/>
          <w:sz w:val="20"/>
          <w:szCs w:val="24"/>
          <w:rtl/>
          <w:lang w:eastAsia="he-IL"/>
        </w:rPr>
        <w:t xml:space="preserve"> ו</w:t>
      </w:r>
      <w:r w:rsidRPr="002B2234">
        <w:rPr>
          <w:rFonts w:ascii="Times New Roman" w:eastAsia="Times New Roman" w:hAnsi="Times New Roman" w:cs="David" w:hint="cs"/>
          <w:sz w:val="20"/>
          <w:szCs w:val="24"/>
          <w:rtl/>
          <w:lang w:eastAsia="he-IL"/>
        </w:rPr>
        <w:t xml:space="preserve">כי </w:t>
      </w:r>
      <w:r w:rsidRPr="002B2234">
        <w:rPr>
          <w:rFonts w:ascii="Times New Roman" w:eastAsia="Times New Roman" w:hAnsi="Times New Roman" w:cs="David"/>
          <w:sz w:val="20"/>
          <w:szCs w:val="24"/>
          <w:rtl/>
          <w:lang w:eastAsia="he-IL"/>
        </w:rPr>
        <w:t xml:space="preserve">הם יינתנו על ידו בשלבי 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עוד</w:t>
      </w:r>
      <w:r w:rsidRPr="002B2234">
        <w:rPr>
          <w:rFonts w:ascii="Times New Roman" w:eastAsia="Times New Roman" w:hAnsi="Times New Roman" w:cs="David"/>
          <w:sz w:val="20"/>
          <w:szCs w:val="24"/>
          <w:rtl/>
          <w:lang w:eastAsia="he-IL"/>
        </w:rPr>
        <w:t xml:space="preserve"> מוסיף ומצהיר</w:t>
      </w:r>
      <w:r w:rsidRPr="002B2234">
        <w:rPr>
          <w:rFonts w:ascii="Times New Roman" w:eastAsia="Times New Roman" w:hAnsi="Times New Roman" w:cs="David" w:hint="cs"/>
          <w:sz w:val="20"/>
          <w:szCs w:val="24"/>
          <w:rtl/>
          <w:lang w:eastAsia="he-IL"/>
        </w:rPr>
        <w:t xml:space="preserve"> המתכנן,</w:t>
      </w:r>
      <w:r w:rsidRPr="002B2234">
        <w:rPr>
          <w:rFonts w:ascii="Times New Roman" w:eastAsia="Times New Roman" w:hAnsi="Times New Roman" w:cs="David"/>
          <w:sz w:val="20"/>
          <w:szCs w:val="24"/>
          <w:rtl/>
          <w:lang w:eastAsia="he-IL"/>
        </w:rPr>
        <w:t xml:space="preserve"> כי ידוע לו שהמזמין אינו מתחייב להזמין מ</w:t>
      </w:r>
      <w:r w:rsidRPr="002B2234">
        <w:rPr>
          <w:rFonts w:ascii="Times New Roman" w:eastAsia="Times New Roman" w:hAnsi="Times New Roman" w:cs="David" w:hint="cs"/>
          <w:sz w:val="20"/>
          <w:szCs w:val="24"/>
          <w:rtl/>
          <w:lang w:eastAsia="he-IL"/>
        </w:rPr>
        <w:t>מנו</w:t>
      </w:r>
      <w:r w:rsidRPr="002B2234">
        <w:rPr>
          <w:rFonts w:ascii="Times New Roman" w:eastAsia="Times New Roman" w:hAnsi="Times New Roman" w:cs="David"/>
          <w:sz w:val="20"/>
          <w:szCs w:val="24"/>
          <w:rtl/>
          <w:lang w:eastAsia="he-IL"/>
        </w:rPr>
        <w:t xml:space="preserve"> שירותים נוספים מעבר לנקוב בחוזה זה ו</w:t>
      </w:r>
      <w:r w:rsidRPr="002B2234">
        <w:rPr>
          <w:rFonts w:ascii="Times New Roman" w:eastAsia="Times New Roman" w:hAnsi="Times New Roman" w:cs="David" w:hint="cs"/>
          <w:sz w:val="20"/>
          <w:szCs w:val="24"/>
          <w:rtl/>
          <w:lang w:eastAsia="he-IL"/>
        </w:rPr>
        <w:t xml:space="preserve">כמפורט </w:t>
      </w:r>
      <w:r w:rsidRPr="002B2234">
        <w:rPr>
          <w:rFonts w:ascii="Times New Roman" w:eastAsia="Times New Roman" w:hAnsi="Times New Roman" w:cs="David"/>
          <w:sz w:val="20"/>
          <w:szCs w:val="24"/>
          <w:rtl/>
          <w:lang w:eastAsia="he-IL"/>
        </w:rPr>
        <w:t xml:space="preserve">בנספח </w:t>
      </w:r>
      <w:r w:rsidRPr="002B2234">
        <w:rPr>
          <w:rFonts w:ascii="Times New Roman" w:eastAsia="Times New Roman" w:hAnsi="Times New Roman" w:cs="David"/>
          <w:bCs/>
          <w:sz w:val="20"/>
          <w:szCs w:val="24"/>
          <w:rtl/>
          <w:lang w:eastAsia="he-IL"/>
        </w:rPr>
        <w:t xml:space="preserve">ב'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w:t>
      </w:r>
    </w:p>
    <w:p w14:paraId="0F96F950"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DE7360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יבסס את שרותי המתכנן על הנתונים, קווי היסוד, התקציב וההנחיות שיקבעו ע"י המזמין ובתאום מלא עם הגורמים </w:t>
      </w:r>
      <w:r w:rsidRPr="002B2234">
        <w:rPr>
          <w:rFonts w:ascii="Times New Roman" w:eastAsia="Times New Roman" w:hAnsi="Times New Roman" w:cs="David"/>
          <w:sz w:val="20"/>
          <w:szCs w:val="24"/>
          <w:rtl/>
          <w:lang w:eastAsia="he-IL"/>
        </w:rPr>
        <w:lastRenderedPageBreak/>
        <w:t>השונים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שיקבעו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ע"י המזמין ויהיה חייב לנהוג לפיהם ולקיימם ללא סטייה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הוראה</w:t>
      </w:r>
      <w:r w:rsidRPr="002B2234">
        <w:rPr>
          <w:rFonts w:ascii="Times New Roman" w:eastAsia="Times New Roman" w:hAnsi="Times New Roman" w:cs="David" w:hint="cs"/>
          <w:sz w:val="20"/>
          <w:szCs w:val="24"/>
          <w:rtl/>
          <w:lang w:eastAsia="he-IL"/>
        </w:rPr>
        <w:t xml:space="preserve"> מפורשת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מהמזמין.</w:t>
      </w:r>
    </w:p>
    <w:p w14:paraId="1A10545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הכל כפי שיקבע ע"י המנהל. כן מתחייב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להשתתף בת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מראש בכל ישיבות התיאום אליהן יוזמן.</w:t>
      </w:r>
    </w:p>
    <w:p w14:paraId="7F80E82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ישמור על נוהלי קשר, תיאום,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שום וצורת המסמכים לפי דרישת המנהל.</w:t>
      </w:r>
    </w:p>
    <w:p w14:paraId="0F57B3E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עוד לא יקבע אחרת ע"י המזמין, יהיה המנהל כ</w:t>
      </w:r>
      <w:r w:rsidRPr="002B2234">
        <w:rPr>
          <w:rFonts w:ascii="Times New Roman" w:eastAsia="Times New Roman" w:hAnsi="Times New Roman" w:cs="David" w:hint="cs"/>
          <w:sz w:val="20"/>
          <w:szCs w:val="24"/>
          <w:rtl/>
          <w:lang w:eastAsia="he-IL"/>
        </w:rPr>
        <w:t>הגדרתו</w:t>
      </w:r>
      <w:r w:rsidRPr="002B2234">
        <w:rPr>
          <w:rFonts w:ascii="Times New Roman" w:eastAsia="Times New Roman" w:hAnsi="Times New Roman" w:cs="David"/>
          <w:sz w:val="20"/>
          <w:szCs w:val="24"/>
          <w:rtl/>
          <w:lang w:eastAsia="he-IL"/>
        </w:rPr>
        <w:t xml:space="preserve"> בנספח </w:t>
      </w:r>
      <w:r w:rsidRPr="002B2234">
        <w:rPr>
          <w:rFonts w:ascii="Times New Roman" w:eastAsia="Times New Roman" w:hAnsi="Times New Roman" w:cs="David"/>
          <w:bCs/>
          <w:sz w:val="20"/>
          <w:szCs w:val="24"/>
          <w:rtl/>
          <w:lang w:eastAsia="he-IL"/>
        </w:rPr>
        <w:t xml:space="preserve">א' </w:t>
      </w:r>
      <w:r w:rsidRPr="002B2234">
        <w:rPr>
          <w:rFonts w:ascii="Times New Roman" w:eastAsia="Times New Roman" w:hAnsi="Times New Roman" w:cs="David"/>
          <w:sz w:val="20"/>
          <w:szCs w:val="24"/>
          <w:rtl/>
          <w:lang w:eastAsia="he-IL"/>
        </w:rPr>
        <w:t>ועל המתכנן להיות</w:t>
      </w:r>
      <w:r w:rsidRPr="002B2234">
        <w:rPr>
          <w:rFonts w:ascii="Times New Roman" w:eastAsia="Times New Roman" w:hAnsi="Times New Roman" w:cs="David" w:hint="cs"/>
          <w:sz w:val="20"/>
          <w:szCs w:val="24"/>
          <w:rtl/>
          <w:lang w:eastAsia="he-IL"/>
        </w:rPr>
        <w:t xml:space="preserve"> עמו</w:t>
      </w:r>
      <w:r w:rsidRPr="002B2234">
        <w:rPr>
          <w:rFonts w:ascii="Times New Roman" w:eastAsia="Times New Roman" w:hAnsi="Times New Roman" w:cs="David"/>
          <w:sz w:val="20"/>
          <w:szCs w:val="24"/>
          <w:rtl/>
          <w:lang w:eastAsia="he-IL"/>
        </w:rPr>
        <w:t xml:space="preserve"> בקשר מתמי</w:t>
      </w:r>
      <w:r w:rsidRPr="002B2234">
        <w:rPr>
          <w:rFonts w:ascii="Times New Roman" w:eastAsia="Times New Roman" w:hAnsi="Times New Roman" w:cs="David" w:hint="cs"/>
          <w:sz w:val="20"/>
          <w:szCs w:val="24"/>
          <w:rtl/>
          <w:lang w:eastAsia="he-IL"/>
        </w:rPr>
        <w:t>ד</w:t>
      </w:r>
      <w:r w:rsidRPr="002B2234">
        <w:rPr>
          <w:rFonts w:ascii="Times New Roman" w:eastAsia="Times New Roman" w:hAnsi="Times New Roman" w:cs="David"/>
          <w:sz w:val="20"/>
          <w:szCs w:val="24"/>
          <w:rtl/>
          <w:lang w:eastAsia="he-IL"/>
        </w:rPr>
        <w:t xml:space="preserve"> ולתאם עמו את כל פעולותיו, אלא אם נקבע </w:t>
      </w:r>
      <w:r w:rsidRPr="002B2234">
        <w:rPr>
          <w:rFonts w:ascii="Times New Roman" w:eastAsia="Times New Roman" w:hAnsi="Times New Roman" w:cs="David" w:hint="cs"/>
          <w:sz w:val="20"/>
          <w:szCs w:val="24"/>
          <w:rtl/>
          <w:lang w:eastAsia="he-IL"/>
        </w:rPr>
        <w:t xml:space="preserve">מפורשות </w:t>
      </w:r>
      <w:r w:rsidRPr="002B2234">
        <w:rPr>
          <w:rFonts w:ascii="Times New Roman" w:eastAsia="Times New Roman" w:hAnsi="Times New Roman" w:cs="David"/>
          <w:sz w:val="20"/>
          <w:szCs w:val="24"/>
          <w:rtl/>
          <w:lang w:eastAsia="he-IL"/>
        </w:rPr>
        <w:t>אחרת ע"י המזמין.</w:t>
      </w:r>
    </w:p>
    <w:p w14:paraId="329D8F8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ידועות לו הוראות כל התכניות הקיימות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B2234">
        <w:rPr>
          <w:rFonts w:ascii="Times New Roman" w:eastAsia="Times New Roman" w:hAnsi="Times New Roman" w:cs="David" w:hint="cs"/>
          <w:sz w:val="20"/>
          <w:szCs w:val="24"/>
          <w:rtl/>
          <w:lang w:eastAsia="he-IL"/>
        </w:rPr>
        <w:t>יהם של</w:t>
      </w:r>
      <w:r w:rsidRPr="002B2234">
        <w:rPr>
          <w:rFonts w:ascii="Times New Roman" w:eastAsia="Times New Roman" w:hAnsi="Times New Roman" w:cs="David"/>
          <w:sz w:val="20"/>
          <w:szCs w:val="24"/>
          <w:rtl/>
          <w:lang w:eastAsia="he-IL"/>
        </w:rPr>
        <w:t xml:space="preserve"> הדין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הנהלים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התקנים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התקנות החלים בקשר עם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והוא מתחייב לפעול בהתאם לקבוע בהם.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מצהיר המתכנן כי </w:t>
      </w:r>
      <w:r w:rsidRPr="002B2234">
        <w:rPr>
          <w:rFonts w:ascii="Times New Roman" w:eastAsia="Times New Roman" w:hAnsi="Times New Roman" w:cs="David" w:hint="cs"/>
          <w:sz w:val="20"/>
          <w:szCs w:val="24"/>
          <w:rtl/>
          <w:lang w:eastAsia="he-IL"/>
        </w:rPr>
        <w:t xml:space="preserve">הוא </w:t>
      </w:r>
      <w:r w:rsidRPr="002B2234">
        <w:rPr>
          <w:rFonts w:ascii="Times New Roman" w:eastAsia="Times New Roman" w:hAnsi="Times New Roman" w:cs="David"/>
          <w:sz w:val="20"/>
          <w:szCs w:val="24"/>
          <w:rtl/>
          <w:lang w:eastAsia="he-IL"/>
        </w:rPr>
        <w:t xml:space="preserve">בדק בעצמו את כל הנושאים הרלוונטיים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w:t>
      </w:r>
      <w:r w:rsidRPr="002B2234">
        <w:rPr>
          <w:rFonts w:ascii="Times New Roman" w:eastAsia="Times New Roman" w:hAnsi="Times New Roman" w:cs="David"/>
          <w:sz w:val="20"/>
          <w:szCs w:val="24"/>
          <w:rtl/>
          <w:lang w:eastAsia="he-IL"/>
        </w:rPr>
        <w:lastRenderedPageBreak/>
        <w:t>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61988D2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להפיק את כל התכניות </w:t>
      </w:r>
      <w:r w:rsidRPr="002B2234">
        <w:rPr>
          <w:rFonts w:ascii="Times New Roman" w:eastAsia="Times New Roman" w:hAnsi="Times New Roman" w:cs="David" w:hint="cs"/>
          <w:sz w:val="20"/>
          <w:szCs w:val="24"/>
          <w:rtl/>
          <w:lang w:eastAsia="he-IL"/>
        </w:rPr>
        <w:t>נשוא</w:t>
      </w:r>
      <w:r w:rsidRPr="002B2234">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וע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B2234">
        <w:rPr>
          <w:rFonts w:ascii="Times New Roman" w:eastAsia="Times New Roman" w:hAnsi="Times New Roman" w:cs="David" w:hint="cs"/>
          <w:sz w:val="20"/>
          <w:szCs w:val="24"/>
          <w:rtl/>
          <w:lang w:eastAsia="he-IL"/>
        </w:rPr>
        <w:t xml:space="preserve"> בנספח </w:t>
      </w:r>
      <w:r w:rsidRPr="002B2234">
        <w:rPr>
          <w:rFonts w:ascii="Times New Roman" w:eastAsia="Times New Roman" w:hAnsi="Times New Roman" w:cs="David" w:hint="cs"/>
          <w:b/>
          <w:bCs/>
          <w:sz w:val="20"/>
          <w:szCs w:val="24"/>
          <w:rtl/>
          <w:lang w:eastAsia="he-IL"/>
        </w:rPr>
        <w:t>א'</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w:t>
      </w:r>
    </w:p>
    <w:p w14:paraId="346CF4B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יגיש ליועצים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B2234">
        <w:rPr>
          <w:rFonts w:ascii="Times New Roman" w:eastAsia="Times New Roman" w:hAnsi="Times New Roman" w:cs="David" w:hint="cs"/>
          <w:sz w:val="20"/>
          <w:szCs w:val="24"/>
          <w:rtl/>
          <w:lang w:eastAsia="he-IL"/>
        </w:rPr>
        <w:t xml:space="preserve">מפורשות על פי </w:t>
      </w:r>
      <w:r w:rsidRPr="002B2234">
        <w:rPr>
          <w:rFonts w:ascii="Times New Roman" w:eastAsia="Times New Roman" w:hAnsi="Times New Roman" w:cs="David"/>
          <w:sz w:val="20"/>
          <w:szCs w:val="24"/>
          <w:rtl/>
          <w:lang w:eastAsia="he-IL"/>
        </w:rPr>
        <w:t>חוזה זה.</w:t>
      </w:r>
    </w:p>
    <w:p w14:paraId="52F472C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אין לו ולא תהינה לו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תביעות ו/או טענות</w:t>
      </w:r>
      <w:r w:rsidRPr="002B2234">
        <w:rPr>
          <w:rFonts w:ascii="Times New Roman" w:eastAsia="Times New Roman" w:hAnsi="Times New Roman" w:cs="David" w:hint="cs"/>
          <w:sz w:val="20"/>
          <w:szCs w:val="24"/>
          <w:rtl/>
          <w:lang w:eastAsia="he-IL"/>
        </w:rPr>
        <w:t xml:space="preserve"> ו/או דרישות ו/או תלונות</w:t>
      </w:r>
      <w:r w:rsidRPr="002B2234">
        <w:rPr>
          <w:rFonts w:ascii="Times New Roman" w:eastAsia="Times New Roman" w:hAnsi="Times New Roman" w:cs="David"/>
          <w:sz w:val="20"/>
          <w:szCs w:val="24"/>
          <w:rtl/>
          <w:lang w:eastAsia="he-IL"/>
        </w:rPr>
        <w:t xml:space="preserve"> כלפי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כלפי המתכננים האחרים בגין מסירת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 משמסר המזמין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 xml:space="preserve">ביצוע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06E54BBD"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B2234">
        <w:rPr>
          <w:rFonts w:ascii="Times New Roman" w:eastAsia="Times New Roman" w:hAnsi="Times New Roman" w:cs="David"/>
          <w:sz w:val="24"/>
          <w:szCs w:val="24"/>
          <w:lang w:eastAsia="he-IL"/>
        </w:rPr>
        <w:t>view</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hint="cs"/>
          <w:sz w:val="20"/>
          <w:szCs w:val="24"/>
          <w:rtl/>
          <w:lang w:eastAsia="he-IL"/>
        </w:rPr>
        <w:t>", "רמדורנט"</w:t>
      </w:r>
      <w:r w:rsidRPr="002B2234">
        <w:rPr>
          <w:rFonts w:ascii="Times New Roman" w:eastAsia="Times New Roman" w:hAnsi="Times New Roman" w:cs="David"/>
          <w:sz w:val="20"/>
          <w:szCs w:val="24"/>
          <w:rtl/>
          <w:lang w:eastAsia="he-IL"/>
        </w:rPr>
        <w:t xml:space="preserve"> של רמדור או אחרת המאושרת ע"י המזמין ויפעל </w:t>
      </w:r>
      <w:r w:rsidRPr="002B2234">
        <w:rPr>
          <w:rFonts w:ascii="Times New Roman" w:eastAsia="Times New Roman" w:hAnsi="Times New Roman" w:cs="David"/>
          <w:sz w:val="20"/>
          <w:szCs w:val="24"/>
          <w:rtl/>
          <w:lang w:eastAsia="he-IL"/>
        </w:rPr>
        <w:lastRenderedPageBreak/>
        <w:t>במערכת זו ללא כל תמורה נוספת</w:t>
      </w:r>
      <w:r w:rsidRPr="002B2234">
        <w:rPr>
          <w:rFonts w:ascii="Times New Roman" w:eastAsia="Times New Roman" w:hAnsi="Times New Roman" w:cs="David" w:hint="cs"/>
          <w:sz w:val="20"/>
          <w:szCs w:val="24"/>
          <w:rtl/>
          <w:lang w:eastAsia="he-IL"/>
        </w:rPr>
        <w:t>.</w:t>
      </w:r>
    </w:p>
    <w:p w14:paraId="259751A7"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צוות עובדים ואמצעים</w:t>
      </w:r>
    </w:p>
    <w:p w14:paraId="39242BC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יקיים משרד מאויש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מאורגן ומצויד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באופן שיאפשר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בהתאם להוראות חוזה זה.</w:t>
      </w:r>
    </w:p>
    <w:p w14:paraId="3BB0C01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hint="cs"/>
          <w:b/>
          <w:sz w:val="20"/>
          <w:szCs w:val="24"/>
          <w:rtl/>
          <w:lang w:eastAsia="he-IL"/>
        </w:rPr>
        <w:t>המצ"ב,</w:t>
      </w:r>
      <w:r w:rsidRPr="002B2234">
        <w:rPr>
          <w:rFonts w:ascii="Times New Roman" w:eastAsia="Times New Roman" w:hAnsi="Times New Roman" w:cs="David"/>
          <w:sz w:val="20"/>
          <w:szCs w:val="24"/>
          <w:rtl/>
          <w:lang w:eastAsia="he-IL"/>
        </w:rPr>
        <w:t xml:space="preserve"> יתאים לביצוע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ברמה ובמועדים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6C63F2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B2234">
        <w:rPr>
          <w:rFonts w:ascii="Times New Roman" w:eastAsia="Times New Roman" w:hAnsi="Times New Roman" w:cs="David" w:hint="cs"/>
          <w:sz w:val="20"/>
          <w:szCs w:val="24"/>
          <w:rtl/>
          <w:lang w:eastAsia="he-IL"/>
        </w:rPr>
        <w:t xml:space="preserve">המוחלט </w:t>
      </w:r>
      <w:r w:rsidRPr="002B2234">
        <w:rPr>
          <w:rFonts w:ascii="Times New Roman" w:eastAsia="Times New Roman" w:hAnsi="Times New Roman" w:cs="David"/>
          <w:sz w:val="20"/>
          <w:szCs w:val="24"/>
          <w:rtl/>
          <w:lang w:eastAsia="he-IL"/>
        </w:rPr>
        <w:t>- להורות למתכנן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7E7153E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 מנהלו הראשי של המתכנן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המנהל הראשי</w:t>
      </w:r>
      <w:r w:rsidRPr="002B2234">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5CAC4FC8"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w:t>
      </w:r>
      <w:r w:rsidRPr="002B2234">
        <w:rPr>
          <w:rFonts w:ascii="Times New Roman" w:eastAsia="Times New Roman" w:hAnsi="Times New Roman" w:cs="David" w:hint="cs"/>
          <w:sz w:val="20"/>
          <w:szCs w:val="24"/>
          <w:rtl/>
          <w:lang w:eastAsia="he-IL"/>
        </w:rPr>
        <w:t>צהיר, כי ידוע לו, ש</w:t>
      </w:r>
      <w:r w:rsidRPr="002B2234">
        <w:rPr>
          <w:rFonts w:ascii="Times New Roman" w:eastAsia="Times New Roman" w:hAnsi="Times New Roman" w:cs="David"/>
          <w:sz w:val="20"/>
          <w:szCs w:val="24"/>
          <w:rtl/>
          <w:lang w:eastAsia="he-IL"/>
        </w:rPr>
        <w:t>במשך כל 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קפ</w:t>
      </w:r>
      <w:r w:rsidRPr="002B2234">
        <w:rPr>
          <w:rFonts w:ascii="Times New Roman" w:eastAsia="Times New Roman" w:hAnsi="Times New Roman" w:cs="David" w:hint="cs"/>
          <w:sz w:val="20"/>
          <w:szCs w:val="24"/>
          <w:rtl/>
          <w:lang w:eastAsia="he-IL"/>
        </w:rPr>
        <w:t>ו של</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יעמוד המנהל הראשי בראשו, יהיה מעורב אישית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החוזה, יקדיש למטרה זו את כל הזמן הנדרש, ויעמוד לרשות המזמין כל אימת </w:t>
      </w:r>
      <w:r w:rsidRPr="002B2234">
        <w:rPr>
          <w:rFonts w:ascii="Times New Roman" w:eastAsia="Times New Roman" w:hAnsi="Times New Roman" w:cs="David"/>
          <w:sz w:val="20"/>
          <w:szCs w:val="24"/>
          <w:rtl/>
          <w:lang w:eastAsia="he-IL"/>
        </w:rPr>
        <w:lastRenderedPageBreak/>
        <w:t>שיוזמן על ידו להשתתף בישיבות ודיונים למטרות הפרויקט ויפקח על הצוות המקצועי של המתכנן שיעסוק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התכנון. מבלי לגרוע מהתחייבויות המתכנן כמתחייב מ</w:t>
      </w:r>
      <w:r w:rsidRPr="002B2234">
        <w:rPr>
          <w:rFonts w:ascii="Times New Roman" w:eastAsia="Times New Roman" w:hAnsi="Times New Roman" w:cs="David" w:hint="cs"/>
          <w:sz w:val="20"/>
          <w:szCs w:val="24"/>
          <w:rtl/>
          <w:lang w:eastAsia="he-IL"/>
        </w:rPr>
        <w:t>חוזה זה,</w:t>
      </w:r>
      <w:r w:rsidRPr="002B2234">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97D9288"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416B544E"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המזמין רשאי </w:t>
      </w:r>
      <w:r w:rsidRPr="002B2234">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B2234">
        <w:rPr>
          <w:rFonts w:ascii="Times New Roman" w:eastAsia="Times New Roman" w:hAnsi="Times New Roman" w:cs="David" w:hint="cs"/>
          <w:sz w:val="20"/>
          <w:szCs w:val="24"/>
          <w:rtl/>
          <w:lang w:eastAsia="he-IL"/>
        </w:rPr>
        <w:t xml:space="preserve">אחר </w:t>
      </w:r>
      <w:r w:rsidRPr="002B2234">
        <w:rPr>
          <w:rFonts w:ascii="Times New Roman" w:eastAsia="Times New Roman" w:hAnsi="Times New Roman" w:cs="David"/>
          <w:sz w:val="20"/>
          <w:szCs w:val="24"/>
          <w:rtl/>
          <w:lang w:eastAsia="he-IL"/>
        </w:rPr>
        <w:t>דרישת המזמין לאלתר.</w:t>
      </w:r>
    </w:p>
    <w:p w14:paraId="4D8E1990"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החלטות המזמין בדבר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ו/או החלפת עובד מעובדי המתכנן תינתנה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המוחלט</w:t>
      </w:r>
      <w:r w:rsidRPr="002B2234">
        <w:rPr>
          <w:rFonts w:ascii="Times New Roman" w:eastAsia="Times New Roman" w:hAnsi="Times New Roman" w:cs="David" w:hint="cs"/>
          <w:sz w:val="20"/>
          <w:szCs w:val="24"/>
          <w:rtl/>
          <w:lang w:eastAsia="he-IL"/>
        </w:rPr>
        <w:t xml:space="preserve"> של המזמין</w:t>
      </w:r>
      <w:r w:rsidRPr="002B2234">
        <w:rPr>
          <w:rFonts w:ascii="Times New Roman" w:eastAsia="Times New Roman" w:hAnsi="Times New Roman" w:cs="David"/>
          <w:sz w:val="20"/>
          <w:szCs w:val="24"/>
          <w:rtl/>
          <w:lang w:eastAsia="he-IL"/>
        </w:rPr>
        <w:t xml:space="preserve"> וללא צורך במתן נימוקים</w:t>
      </w:r>
      <w:r w:rsidRPr="002B2234">
        <w:rPr>
          <w:rFonts w:ascii="Times New Roman" w:eastAsia="Times New Roman" w:hAnsi="Times New Roman" w:cs="David" w:hint="cs"/>
          <w:sz w:val="20"/>
          <w:szCs w:val="24"/>
          <w:rtl/>
          <w:lang w:eastAsia="he-IL"/>
        </w:rPr>
        <w:t xml:space="preserve"> כאלה ואחרים</w:t>
      </w:r>
      <w:r w:rsidRPr="002B2234">
        <w:rPr>
          <w:rFonts w:ascii="Times New Roman" w:eastAsia="Times New Roman" w:hAnsi="Times New Roman" w:cs="David"/>
          <w:sz w:val="20"/>
          <w:szCs w:val="24"/>
          <w:rtl/>
          <w:lang w:eastAsia="he-IL"/>
        </w:rPr>
        <w:t>. אין בהחלטות אלה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לשחרר את המתכנן מאי</w:t>
      </w:r>
      <w:r w:rsidRPr="002B2234">
        <w:rPr>
          <w:rFonts w:ascii="Times New Roman" w:eastAsia="Times New Roman" w:hAnsi="Times New Roman" w:cs="David" w:hint="cs"/>
          <w:sz w:val="20"/>
          <w:szCs w:val="24"/>
          <w:rtl/>
          <w:lang w:eastAsia="he-IL"/>
        </w:rPr>
        <w:t>לו</w:t>
      </w:r>
      <w:r w:rsidRPr="002B2234">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B2234">
        <w:rPr>
          <w:rFonts w:ascii="Times New Roman" w:eastAsia="Times New Roman" w:hAnsi="Times New Roman" w:cs="David" w:hint="cs"/>
          <w:sz w:val="20"/>
          <w:szCs w:val="24"/>
          <w:rtl/>
          <w:lang w:eastAsia="he-IL"/>
        </w:rPr>
        <w:t xml:space="preserve"> ו/או חבות</w:t>
      </w:r>
      <w:r w:rsidRPr="002B2234">
        <w:rPr>
          <w:rFonts w:ascii="Times New Roman" w:eastAsia="Times New Roman" w:hAnsi="Times New Roman" w:cs="David"/>
          <w:sz w:val="20"/>
          <w:szCs w:val="24"/>
          <w:rtl/>
          <w:lang w:eastAsia="he-IL"/>
        </w:rPr>
        <w:t xml:space="preserve"> שהיא.</w:t>
      </w:r>
    </w:p>
    <w:p w14:paraId="5F77925C"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לצייד על חשבונו את צוות עובדיו בכל הציוד הדרוש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w:t>
      </w:r>
      <w:r w:rsidRPr="002B2234">
        <w:rPr>
          <w:rFonts w:ascii="Times New Roman" w:eastAsia="Times New Roman" w:hAnsi="Times New Roman" w:cs="David" w:hint="cs"/>
          <w:sz w:val="20"/>
          <w:szCs w:val="24"/>
          <w:rtl/>
          <w:lang w:eastAsia="he-IL"/>
        </w:rPr>
        <w:t>האחריות בגין אחזקת</w:t>
      </w:r>
      <w:r w:rsidRPr="002B2234">
        <w:rPr>
          <w:rFonts w:ascii="Times New Roman" w:eastAsia="Times New Roman" w:hAnsi="Times New Roman" w:cs="David"/>
          <w:sz w:val="20"/>
          <w:szCs w:val="24"/>
          <w:rtl/>
          <w:lang w:eastAsia="he-IL"/>
        </w:rPr>
        <w:t xml:space="preserve"> ושמיר</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ציוד</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תהיה בידי המתכנן ועל חשבונו, והמזמין לא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בכל אחריות </w:t>
      </w:r>
      <w:r w:rsidRPr="002B2234">
        <w:rPr>
          <w:rFonts w:ascii="Times New Roman" w:eastAsia="Times New Roman" w:hAnsi="Times New Roman" w:cs="David" w:hint="cs"/>
          <w:sz w:val="20"/>
          <w:szCs w:val="24"/>
          <w:rtl/>
          <w:lang w:eastAsia="he-IL"/>
        </w:rPr>
        <w:t xml:space="preserve">ו/או חבות </w:t>
      </w:r>
      <w:r w:rsidRPr="002B2234">
        <w:rPr>
          <w:rFonts w:ascii="Times New Roman" w:eastAsia="Times New Roman" w:hAnsi="Times New Roman" w:cs="David"/>
          <w:sz w:val="20"/>
          <w:szCs w:val="24"/>
          <w:rtl/>
          <w:lang w:eastAsia="he-IL"/>
        </w:rPr>
        <w:t>בגין א</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בדן </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או נזק</w:t>
      </w:r>
      <w:r w:rsidRPr="002B2234">
        <w:rPr>
          <w:rFonts w:ascii="Times New Roman" w:eastAsia="Times New Roman" w:hAnsi="Times New Roman" w:cs="David" w:hint="cs"/>
          <w:sz w:val="20"/>
          <w:szCs w:val="24"/>
          <w:rtl/>
          <w:lang w:eastAsia="he-IL"/>
        </w:rPr>
        <w:t xml:space="preserve"> ו/או קלקול</w:t>
      </w:r>
      <w:r w:rsidRPr="002B2234">
        <w:rPr>
          <w:rFonts w:ascii="Times New Roman" w:eastAsia="Times New Roman" w:hAnsi="Times New Roman" w:cs="David"/>
          <w:sz w:val="20"/>
          <w:szCs w:val="24"/>
          <w:rtl/>
          <w:lang w:eastAsia="he-IL"/>
        </w:rPr>
        <w:t xml:space="preserve"> כלשהו לציוד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לכל חלק ממנו מכל סיבה שהיא.</w:t>
      </w:r>
    </w:p>
    <w:p w14:paraId="0936C697"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lastRenderedPageBreak/>
        <w:t>סמכויות המתכנן</w:t>
      </w:r>
    </w:p>
    <w:p w14:paraId="156D494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במגעים עם רשויות 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עם הרשות המקומית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הנוגע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וכל הכרוך בכך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w:t>
      </w:r>
    </w:p>
    <w:p w14:paraId="1CA1DC87"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שהמתכנן לא יגיש 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תיקונים לתכניות לא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הרשויות המוסמכות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אושרו קודם לכן</w:t>
      </w:r>
      <w:r w:rsidRPr="002B2234">
        <w:rPr>
          <w:rFonts w:ascii="Times New Roman" w:eastAsia="Times New Roman" w:hAnsi="Times New Roman" w:cs="David" w:hint="cs"/>
          <w:sz w:val="20"/>
          <w:szCs w:val="24"/>
          <w:rtl/>
          <w:lang w:eastAsia="he-IL"/>
        </w:rPr>
        <w:t>, מראש ובכתב,</w:t>
      </w:r>
      <w:r w:rsidRPr="002B2234">
        <w:rPr>
          <w:rFonts w:ascii="Times New Roman" w:eastAsia="Times New Roman" w:hAnsi="Times New Roman" w:cs="David"/>
          <w:sz w:val="20"/>
          <w:szCs w:val="24"/>
          <w:rtl/>
          <w:lang w:eastAsia="he-IL"/>
        </w:rPr>
        <w:t xml:space="preserve"> ע"י המזמין.</w:t>
      </w:r>
    </w:p>
    <w:p w14:paraId="0895DA7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הכרוך בהתחייבות חוקית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כספית</w:t>
      </w:r>
      <w:r w:rsidRPr="002B2234">
        <w:rPr>
          <w:rFonts w:ascii="Times New Roman" w:eastAsia="Times New Roman" w:hAnsi="Times New Roman" w:cs="David" w:hint="cs"/>
          <w:sz w:val="20"/>
          <w:szCs w:val="24"/>
          <w:rtl/>
          <w:lang w:eastAsia="he-IL"/>
        </w:rPr>
        <w:t xml:space="preserve"> ו/או אחרת,</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77EA121D"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זולת אם</w:t>
      </w:r>
      <w:r w:rsidRPr="002B2234">
        <w:rPr>
          <w:rFonts w:ascii="Times New Roman" w:eastAsia="Times New Roman" w:hAnsi="Times New Roman" w:cs="David"/>
          <w:sz w:val="20"/>
          <w:szCs w:val="24"/>
          <w:rtl/>
          <w:lang w:eastAsia="he-IL"/>
        </w:rPr>
        <w:t xml:space="preserve"> יוסמך לכך ע"י המזמין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יהיה המתכנן רשאי ליתן הוראות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הנחיות</w:t>
      </w:r>
      <w:r w:rsidRPr="002B2234">
        <w:rPr>
          <w:rFonts w:ascii="Times New Roman" w:eastAsia="Times New Roman" w:hAnsi="Times New Roman" w:cs="David" w:hint="cs"/>
          <w:sz w:val="20"/>
          <w:szCs w:val="24"/>
          <w:rtl/>
          <w:lang w:eastAsia="he-IL"/>
        </w:rPr>
        <w:t>, בין</w:t>
      </w:r>
      <w:r w:rsidRPr="002B2234">
        <w:rPr>
          <w:rFonts w:ascii="Times New Roman" w:eastAsia="Times New Roman" w:hAnsi="Times New Roman" w:cs="David"/>
          <w:sz w:val="20"/>
          <w:szCs w:val="24"/>
          <w:rtl/>
          <w:lang w:eastAsia="he-IL"/>
        </w:rPr>
        <w:t xml:space="preserve"> במישרין</w:t>
      </w:r>
      <w:r w:rsidRPr="002B2234">
        <w:rPr>
          <w:rFonts w:ascii="Times New Roman" w:eastAsia="Times New Roman" w:hAnsi="Times New Roman" w:cs="David" w:hint="cs"/>
          <w:sz w:val="20"/>
          <w:szCs w:val="24"/>
          <w:rtl/>
          <w:lang w:eastAsia="he-IL"/>
        </w:rPr>
        <w:t xml:space="preserve"> ובין בעקיפין,</w:t>
      </w:r>
      <w:r w:rsidRPr="002B2234">
        <w:rPr>
          <w:rFonts w:ascii="Times New Roman" w:eastAsia="Times New Roman" w:hAnsi="Times New Roman" w:cs="David"/>
          <w:sz w:val="20"/>
          <w:szCs w:val="24"/>
          <w:rtl/>
          <w:lang w:eastAsia="he-IL"/>
        </w:rPr>
        <w:t xml:space="preserve"> לקבלן הראשי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לקבלן העבודות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לנהל עמם מו"מ ביחס למחירים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דרכי ביצוע הכרוכים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 מחירים</w:t>
      </w:r>
      <w:r w:rsidRPr="002B2234">
        <w:rPr>
          <w:rFonts w:ascii="Times New Roman" w:eastAsia="Times New Roman" w:hAnsi="Times New Roman" w:cs="David" w:hint="cs"/>
          <w:sz w:val="20"/>
          <w:szCs w:val="24"/>
          <w:rtl/>
          <w:lang w:eastAsia="he-IL"/>
        </w:rPr>
        <w:t xml:space="preserve"> ו/או כמויות</w:t>
      </w:r>
      <w:r w:rsidRPr="002B2234">
        <w:rPr>
          <w:rFonts w:ascii="Times New Roman" w:eastAsia="Times New Roman" w:hAnsi="Times New Roman" w:cs="David"/>
          <w:sz w:val="20"/>
          <w:szCs w:val="24"/>
          <w:rtl/>
          <w:lang w:eastAsia="he-IL"/>
        </w:rPr>
        <w:t>, אלא באמצעות המזמין או המנהל.</w:t>
      </w:r>
    </w:p>
    <w:p w14:paraId="69C5E668"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המנהל</w:t>
      </w:r>
    </w:p>
    <w:p w14:paraId="682517F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לבדוק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עת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את שרותי המתכנן כולם או </w:t>
      </w:r>
      <w:r w:rsidRPr="002B2234">
        <w:rPr>
          <w:rFonts w:ascii="Times New Roman" w:eastAsia="Times New Roman" w:hAnsi="Times New Roman" w:cs="David" w:hint="cs"/>
          <w:sz w:val="20"/>
          <w:szCs w:val="24"/>
          <w:rtl/>
          <w:lang w:eastAsia="he-IL"/>
        </w:rPr>
        <w:t>מקצתם</w:t>
      </w:r>
      <w:r w:rsidRPr="002B2234">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 כן רשאי המנהל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721660E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
          <w:sz w:val="20"/>
          <w:szCs w:val="24"/>
          <w:rtl/>
          <w:lang w:eastAsia="he-IL"/>
        </w:rPr>
        <w:t xml:space="preserve"> המצ"ב</w:t>
      </w:r>
      <w:r w:rsidRPr="002B2234">
        <w:rPr>
          <w:rFonts w:ascii="Times New Roman" w:eastAsia="Times New Roman" w:hAnsi="Times New Roman" w:cs="David"/>
          <w:sz w:val="20"/>
          <w:szCs w:val="24"/>
          <w:rtl/>
          <w:lang w:eastAsia="he-IL"/>
        </w:rPr>
        <w:t>.</w:t>
      </w:r>
    </w:p>
    <w:p w14:paraId="5F90AB3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לצורך הפעלת סמכויותיו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רשאי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מי מטעמו לבקר במשרד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בכל מקום אחר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B2234">
        <w:rPr>
          <w:rFonts w:ascii="Times New Roman" w:eastAsia="Times New Roman" w:hAnsi="Times New Roman" w:cs="David" w:hint="cs"/>
          <w:sz w:val="20"/>
          <w:szCs w:val="24"/>
          <w:rtl/>
          <w:lang w:eastAsia="he-IL"/>
        </w:rPr>
        <w:t>י המנהל 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w:t>
      </w:r>
    </w:p>
    <w:p w14:paraId="4C05AF2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בהפעלת סמכויות המנהל על 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לגרוע </w:t>
      </w:r>
      <w:r w:rsidRPr="002B2234">
        <w:rPr>
          <w:rFonts w:ascii="Times New Roman" w:eastAsia="Times New Roman" w:hAnsi="Times New Roman" w:cs="David" w:hint="cs"/>
          <w:sz w:val="20"/>
          <w:szCs w:val="24"/>
          <w:rtl/>
          <w:lang w:eastAsia="he-IL"/>
        </w:rPr>
        <w:t xml:space="preserve">ו/או לשחרר </w:t>
      </w:r>
      <w:r w:rsidRPr="002B2234">
        <w:rPr>
          <w:rFonts w:ascii="Times New Roman" w:eastAsia="Times New Roman" w:hAnsi="Times New Roman" w:cs="David"/>
          <w:sz w:val="20"/>
          <w:szCs w:val="24"/>
          <w:rtl/>
          <w:lang w:eastAsia="he-IL"/>
        </w:rPr>
        <w:t xml:space="preserve">מאחריות </w:t>
      </w:r>
      <w:r w:rsidRPr="002B2234">
        <w:rPr>
          <w:rFonts w:ascii="Times New Roman" w:eastAsia="Times New Roman" w:hAnsi="Times New Roman" w:cs="David" w:hint="cs"/>
          <w:sz w:val="20"/>
          <w:szCs w:val="24"/>
          <w:rtl/>
          <w:lang w:eastAsia="he-IL"/>
        </w:rPr>
        <w:t>המתכנן על פי חוזה זה ו/או על פי כל דין.</w:t>
      </w:r>
      <w:r w:rsidRPr="002B2234">
        <w:rPr>
          <w:rFonts w:ascii="Times New Roman" w:eastAsia="Times New Roman" w:hAnsi="Times New Roman" w:cs="David"/>
          <w:sz w:val="20"/>
          <w:szCs w:val="24"/>
          <w:rtl/>
          <w:lang w:eastAsia="he-IL"/>
        </w:rPr>
        <w:t xml:space="preserve"> בהקשר זה מובהר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11D5844"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אישר המנהל 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B2234">
        <w:rPr>
          <w:rFonts w:ascii="Times New Roman" w:eastAsia="Times New Roman" w:hAnsi="Times New Roman" w:cs="David" w:hint="cs"/>
          <w:sz w:val="20"/>
          <w:szCs w:val="24"/>
          <w:rtl/>
          <w:lang w:eastAsia="he-IL"/>
        </w:rPr>
        <w:t>חוזה</w:t>
      </w:r>
      <w:r w:rsidRPr="002B2234">
        <w:rPr>
          <w:rFonts w:ascii="Times New Roman" w:eastAsia="Times New Roman" w:hAnsi="Times New Roman" w:cs="David"/>
          <w:sz w:val="20"/>
          <w:szCs w:val="24"/>
          <w:rtl/>
          <w:lang w:eastAsia="he-IL"/>
        </w:rPr>
        <w:t xml:space="preserve"> זה, </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לשחרר את המתכנן מאחריותו המקצועית המלאה ו</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להטיל על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על המזמין אחריות כלשהי לטיב התכניות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המסמכים האמורים.</w:t>
      </w:r>
    </w:p>
    <w:p w14:paraId="2DCFEE2A"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לוח זמנים ושלבי ב</w:t>
      </w:r>
      <w:r w:rsidRPr="002B2234">
        <w:rPr>
          <w:rFonts w:ascii="Times New Roman" w:eastAsia="Times New Roman" w:hAnsi="Times New Roman" w:cs="David" w:hint="cs"/>
          <w:bCs/>
          <w:sz w:val="20"/>
          <w:szCs w:val="24"/>
          <w:u w:val="single"/>
          <w:rtl/>
          <w:lang w:eastAsia="he-IL"/>
        </w:rPr>
        <w:t>י</w:t>
      </w:r>
      <w:r w:rsidRPr="002B2234">
        <w:rPr>
          <w:rFonts w:ascii="Times New Roman" w:eastAsia="Times New Roman" w:hAnsi="Times New Roman" w:cs="David"/>
          <w:bCs/>
          <w:sz w:val="20"/>
          <w:szCs w:val="24"/>
          <w:u w:val="single"/>
          <w:rtl/>
          <w:lang w:eastAsia="he-IL"/>
        </w:rPr>
        <w:t>צוע</w:t>
      </w:r>
    </w:p>
    <w:p w14:paraId="1CF0835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יבצע את שרותי המתכנן בשלבים ובמועדים כמפורט </w:t>
      </w:r>
      <w:r w:rsidRPr="002B2234">
        <w:rPr>
          <w:rFonts w:ascii="Times New Roman" w:eastAsia="Times New Roman" w:hAnsi="Times New Roman" w:cs="David"/>
          <w:sz w:val="20"/>
          <w:szCs w:val="24"/>
          <w:rtl/>
          <w:lang w:eastAsia="he-IL"/>
        </w:rPr>
        <w:lastRenderedPageBreak/>
        <w:t xml:space="preserve">בנספח </w:t>
      </w:r>
      <w:r w:rsidRPr="002B2234">
        <w:rPr>
          <w:rFonts w:ascii="Times New Roman" w:eastAsia="Times New Roman" w:hAnsi="Times New Roman" w:cs="David"/>
          <w:b/>
          <w:bCs/>
          <w:sz w:val="20"/>
          <w:szCs w:val="24"/>
          <w:rtl/>
          <w:lang w:eastAsia="he-IL"/>
        </w:rPr>
        <w:t>ג'</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לוח הזמנים</w:t>
      </w:r>
      <w:r w:rsidRPr="002B2234">
        <w:rPr>
          <w:rFonts w:ascii="Times New Roman" w:eastAsia="Times New Roman" w:hAnsi="Times New Roman" w:cs="David"/>
          <w:sz w:val="20"/>
          <w:szCs w:val="24"/>
          <w:rtl/>
          <w:lang w:eastAsia="he-IL"/>
        </w:rPr>
        <w:t>"). כל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 הכלול בשרותי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לא נקבע לו מועד בלוח הזמנים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יבוצע על ידי המתכנן במועד שיהיה דרוש על מנת להבטיח</w:t>
      </w:r>
      <w:r w:rsidRPr="002B2234">
        <w:rPr>
          <w:rFonts w:ascii="Times New Roman" w:eastAsia="Times New Roman" w:hAnsi="Times New Roman" w:cs="David" w:hint="cs"/>
          <w:sz w:val="20"/>
          <w:szCs w:val="24"/>
          <w:rtl/>
          <w:lang w:eastAsia="he-IL"/>
        </w:rPr>
        <w:t xml:space="preserve"> את</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 xml:space="preserve">קבלנים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אחרים בהתאם ללוח הזמנים המוסכם 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מם.</w:t>
      </w:r>
    </w:p>
    <w:p w14:paraId="51EBA8C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יתחיל המתכנן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קטע מהפרויקט ו/או שלב משלבי העבודה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או </w:t>
      </w:r>
      <w:r w:rsidRPr="002B2234">
        <w:rPr>
          <w:rFonts w:ascii="Times New Roman" w:eastAsia="Times New Roman" w:hAnsi="Times New Roman" w:cs="David"/>
          <w:b/>
          <w:bCs/>
          <w:sz w:val="20"/>
          <w:szCs w:val="24"/>
          <w:rtl/>
          <w:lang w:eastAsia="he-IL"/>
        </w:rPr>
        <w:t xml:space="preserve">ג'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אלא אם כן הודיע למזמין תחילה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הגיע לדעתו מועד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זה וק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מהמזמין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לביצועו.</w:t>
      </w:r>
    </w:p>
    <w:p w14:paraId="58B5A92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יש לראות </w:t>
      </w:r>
      <w:r w:rsidRPr="002B2234">
        <w:rPr>
          <w:rFonts w:ascii="Times New Roman" w:eastAsia="Times New Roman" w:hAnsi="Times New Roman" w:cs="David" w:hint="cs"/>
          <w:sz w:val="20"/>
          <w:szCs w:val="24"/>
          <w:rtl/>
          <w:lang w:eastAsia="he-IL"/>
        </w:rPr>
        <w:t>ב</w:t>
      </w:r>
      <w:r w:rsidRPr="002B2234">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4C277AD0"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ידוע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התחייבויות היועצים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יתר הגורמים, מותנות בכך שיסופקו להם כל התכניות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ההנחיות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ההוראות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הפרטים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הביאורים שידרשו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מהקבלנים מלטעון לעיכוב מוצדק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19F4D23"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lastRenderedPageBreak/>
        <w:t>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 יוכר כמוצדק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אך ו</w:t>
      </w:r>
      <w:r w:rsidRPr="002B2234">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775F0DCE"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הוא נובע מכ</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ח עליון או גורם אחר (להלן יחדיו: "</w:t>
      </w:r>
      <w:r w:rsidRPr="002B2234">
        <w:rPr>
          <w:rFonts w:ascii="Times New Roman" w:eastAsia="Times New Roman" w:hAnsi="Times New Roman" w:cs="David"/>
          <w:b/>
          <w:bCs/>
          <w:sz w:val="20"/>
          <w:szCs w:val="24"/>
          <w:rtl/>
          <w:lang w:eastAsia="he-IL"/>
        </w:rPr>
        <w:t>אירוע דוחה</w:t>
      </w:r>
      <w:r w:rsidRPr="002B2234">
        <w:rPr>
          <w:rFonts w:ascii="Times New Roman" w:eastAsia="Times New Roman" w:hAnsi="Times New Roman" w:cs="David"/>
          <w:sz w:val="20"/>
          <w:szCs w:val="24"/>
          <w:rtl/>
          <w:lang w:eastAsia="he-IL"/>
        </w:rPr>
        <w:t>") שלדעת המנהל לא הייתה למתכנן שליטה עליו.</w:t>
      </w:r>
    </w:p>
    <w:p w14:paraId="14A18CBA"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14A07CD6"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קיבל תכניות, הנחיות, הוראות, פרטים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6BE1D93C"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אישר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האירוע הדוחה אכן מצדיק 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השירות ואת משך הדחייה.</w:t>
      </w:r>
    </w:p>
    <w:p w14:paraId="5257B52D" w14:textId="77777777" w:rsidR="002B2234" w:rsidRPr="002B2234" w:rsidRDefault="002B2234" w:rsidP="002B2234">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w:t>
      </w:r>
      <w:r w:rsidRPr="002B2234">
        <w:rPr>
          <w:rFonts w:ascii="Times New Roman" w:eastAsia="Times New Roman" w:hAnsi="Times New Roman" w:cs="David" w:hint="cs"/>
          <w:sz w:val="20"/>
          <w:szCs w:val="24"/>
          <w:rtl/>
          <w:lang w:eastAsia="he-IL"/>
        </w:rPr>
        <w:t xml:space="preserve">כלליות </w:t>
      </w:r>
      <w:r w:rsidRPr="002B2234">
        <w:rPr>
          <w:rFonts w:ascii="Times New Roman" w:eastAsia="Times New Roman" w:hAnsi="Times New Roman" w:cs="David"/>
          <w:sz w:val="20"/>
          <w:szCs w:val="24"/>
          <w:rtl/>
          <w:lang w:eastAsia="he-IL"/>
        </w:rPr>
        <w:t>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חור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 תכנון ע"י אחרים לא יהווה עילה לעיכוב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שור המנהל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p>
    <w:p w14:paraId="09CE6C3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להודיע למנהל מידית, על כל עיכוב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לפי הערכתו עלול לגרום לאיחור בקיום לוח הזמנים.</w:t>
      </w:r>
    </w:p>
    <w:p w14:paraId="4F1A774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455E13CA"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המנהל רשאי לבקר במשרד המתכנן ולעיין בהתקדמות ובאופן </w:t>
      </w:r>
      <w:r w:rsidRPr="002B2234">
        <w:rPr>
          <w:rFonts w:ascii="Times New Roman" w:eastAsia="Times New Roman" w:hAnsi="Times New Roman" w:cs="David"/>
          <w:sz w:val="20"/>
          <w:szCs w:val="24"/>
          <w:rtl/>
          <w:lang w:eastAsia="he-IL"/>
        </w:rPr>
        <w:lastRenderedPageBreak/>
        <w:t>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והמתכנן ימסור למנהל כל הסבר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פרט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דיווח</w:t>
      </w:r>
      <w:r w:rsidRPr="002B2234">
        <w:rPr>
          <w:rFonts w:ascii="Times New Roman" w:eastAsia="Times New Roman" w:hAnsi="Times New Roman" w:cs="David" w:hint="cs"/>
          <w:sz w:val="20"/>
          <w:szCs w:val="24"/>
          <w:rtl/>
          <w:lang w:eastAsia="he-IL"/>
        </w:rPr>
        <w:t>, מיד</w:t>
      </w:r>
      <w:r w:rsidRPr="002B2234">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B2234">
        <w:rPr>
          <w:rFonts w:ascii="Times New Roman" w:eastAsia="Times New Roman" w:hAnsi="Times New Roman" w:cs="David" w:hint="cs"/>
          <w:sz w:val="20"/>
          <w:szCs w:val="24"/>
          <w:rtl/>
          <w:lang w:eastAsia="he-IL"/>
        </w:rPr>
        <w:t xml:space="preserve"> זה ו/או לפי כל דין</w:t>
      </w:r>
      <w:r w:rsidRPr="002B2234">
        <w:rPr>
          <w:rFonts w:ascii="Times New Roman" w:eastAsia="Times New Roman" w:hAnsi="Times New Roman" w:cs="David"/>
          <w:sz w:val="20"/>
          <w:szCs w:val="24"/>
          <w:rtl/>
          <w:lang w:eastAsia="he-IL"/>
        </w:rPr>
        <w:t>.</w:t>
      </w:r>
    </w:p>
    <w:p w14:paraId="452A0D0A"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שכר המתכנן</w:t>
      </w:r>
    </w:p>
    <w:p w14:paraId="79431E9B"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תמורת שרותי המתכנן וכל יתר התחייבויותיו לפי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כמפורט בנספח </w:t>
      </w:r>
      <w:r w:rsidRPr="002B2234">
        <w:rPr>
          <w:rFonts w:ascii="Times New Roman" w:eastAsia="Times New Roman" w:hAnsi="Times New Roman" w:cs="David"/>
          <w:bCs/>
          <w:sz w:val="20"/>
          <w:szCs w:val="24"/>
          <w:rtl/>
          <w:lang w:eastAsia="he-IL"/>
        </w:rPr>
        <w:t xml:space="preserve">ד' </w:t>
      </w:r>
      <w:r w:rsidRPr="002B2234">
        <w:rPr>
          <w:rFonts w:ascii="Times New Roman" w:eastAsia="Times New Roman" w:hAnsi="Times New Roman" w:cs="David" w:hint="cs"/>
          <w:b/>
          <w:sz w:val="20"/>
          <w:szCs w:val="24"/>
          <w:rtl/>
          <w:lang w:eastAsia="he-IL"/>
        </w:rPr>
        <w:t xml:space="preserve">המצ"ב </w:t>
      </w:r>
      <w:r w:rsidRPr="002B2234">
        <w:rPr>
          <w:rFonts w:ascii="Times New Roman" w:eastAsia="Times New Roman" w:hAnsi="Times New Roman" w:cs="David"/>
          <w:sz w:val="20"/>
          <w:szCs w:val="24"/>
          <w:rtl/>
          <w:lang w:eastAsia="he-IL"/>
        </w:rPr>
        <w:t>(להלן: "</w:t>
      </w:r>
      <w:r w:rsidRPr="002B2234">
        <w:rPr>
          <w:rFonts w:ascii="Times New Roman" w:eastAsia="Times New Roman" w:hAnsi="Times New Roman" w:cs="David"/>
          <w:b/>
          <w:bCs/>
          <w:sz w:val="20"/>
          <w:szCs w:val="24"/>
          <w:rtl/>
          <w:lang w:eastAsia="he-IL"/>
        </w:rPr>
        <w:t>שכר המתכנן</w:t>
      </w:r>
      <w:r w:rsidRPr="002B2234">
        <w:rPr>
          <w:rFonts w:ascii="Times New Roman" w:eastAsia="Times New Roman" w:hAnsi="Times New Roman" w:cs="David"/>
          <w:sz w:val="20"/>
          <w:szCs w:val="24"/>
          <w:rtl/>
          <w:lang w:eastAsia="he-IL"/>
        </w:rPr>
        <w:t>").</w:t>
      </w:r>
    </w:p>
    <w:p w14:paraId="1EFA28AE"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בהוצאות הממשיות בשרותי העזר המפורטים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שא המזמין:</w:t>
      </w:r>
    </w:p>
    <w:p w14:paraId="7DF7652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הדפסות בתוויין המיועדות להפצה לאחרים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החזר.</w:t>
      </w:r>
    </w:p>
    <w:p w14:paraId="16F0E0D0"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העתקות שנמסרו ע"י המתכנן למזמין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לרשויות המוסמכות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ליועצים, למעט העתקות וצילומים שיפיק המתכנן במשרדו.</w:t>
      </w:r>
    </w:p>
    <w:p w14:paraId="31ED5C6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שכפול מסמכים.</w:t>
      </w:r>
    </w:p>
    <w:p w14:paraId="79FF019B"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6ED92DE"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מדידות וצילומי אויר.</w:t>
      </w:r>
    </w:p>
    <w:p w14:paraId="2328165B"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קידוחים ובדיקות קרקע.</w:t>
      </w:r>
    </w:p>
    <w:p w14:paraId="53EE7461"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שליחויות.</w:t>
      </w:r>
    </w:p>
    <w:p w14:paraId="7DF38679"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העזר המפורטים בסעיפים 7.2.1 עד 7.2.3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יוזמנו על ידי המתכנן באמצעות מערכת ניהול פרויקטים </w:t>
      </w:r>
      <w:r w:rsidRPr="002B2234">
        <w:rPr>
          <w:rFonts w:ascii="Times New Roman" w:eastAsia="Times New Roman" w:hAnsi="Times New Roman" w:cs="David"/>
          <w:sz w:val="20"/>
          <w:szCs w:val="24"/>
          <w:lang w:eastAsia="he-IL"/>
        </w:rPr>
        <w:t>VIEW</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 מערכת רמדורנט מודול ניהול מסמכים (</w:t>
      </w:r>
      <w:r w:rsidRPr="002B2234">
        <w:rPr>
          <w:rFonts w:ascii="Times New Roman" w:eastAsia="Times New Roman" w:hAnsi="Times New Roman" w:cs="David"/>
          <w:sz w:val="20"/>
          <w:szCs w:val="24"/>
          <w:lang w:eastAsia="he-IL"/>
        </w:rPr>
        <w:t>DM</w:t>
      </w:r>
      <w:r w:rsidRPr="002B2234">
        <w:rPr>
          <w:rFonts w:ascii="Times New Roman" w:eastAsia="Times New Roman" w:hAnsi="Times New Roman" w:cs="David"/>
          <w:sz w:val="20"/>
          <w:szCs w:val="24"/>
          <w:rtl/>
          <w:lang w:eastAsia="he-IL"/>
        </w:rPr>
        <w:t>) רק ממכונים המאושרים ע"י המזמין לבצע עבודות עבורו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027ADCF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על חשבון שכר המתכנן ישולמו למתכנן תשלומי ביניים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עורים ובמועדים המפורטים בנספח</w:t>
      </w:r>
      <w:r w:rsidRPr="002B2234">
        <w:rPr>
          <w:rFonts w:ascii="Times New Roman" w:eastAsia="Times New Roman" w:hAnsi="Times New Roman" w:cs="David"/>
          <w:bCs/>
          <w:sz w:val="20"/>
          <w:szCs w:val="24"/>
          <w:rtl/>
          <w:lang w:eastAsia="he-IL"/>
        </w:rPr>
        <w:t xml:space="preserve"> ה'</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p>
    <w:p w14:paraId="3E7C109A"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תשלומי הביניים לפי פסקה זו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משלבי שירותי המתכנן ו/או טיב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3895BD1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השכר האמור בנספח </w:t>
      </w:r>
      <w:r w:rsidRPr="002B2234">
        <w:rPr>
          <w:rFonts w:ascii="Times New Roman" w:eastAsia="Times New Roman" w:hAnsi="Times New Roman" w:cs="David"/>
          <w:b/>
          <w:bCs/>
          <w:sz w:val="20"/>
          <w:szCs w:val="24"/>
          <w:rtl/>
          <w:lang w:eastAsia="he-IL"/>
        </w:rPr>
        <w:t xml:space="preserve">ד'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ה</w:t>
      </w:r>
      <w:r w:rsidRPr="002B2234">
        <w:rPr>
          <w:rFonts w:ascii="Times New Roman" w:eastAsia="Times New Roman" w:hAnsi="Times New Roman" w:cs="David" w:hint="cs"/>
          <w:sz w:val="20"/>
          <w:szCs w:val="24"/>
          <w:rtl/>
          <w:lang w:eastAsia="he-IL"/>
        </w:rPr>
        <w:t xml:space="preserve">ינו </w:t>
      </w:r>
      <w:r w:rsidRPr="002B2234">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B2234">
        <w:rPr>
          <w:rFonts w:ascii="Times New Roman" w:eastAsia="Times New Roman" w:hAnsi="Times New Roman" w:cs="David" w:hint="cs"/>
          <w:sz w:val="20"/>
          <w:szCs w:val="24"/>
          <w:rtl/>
          <w:lang w:eastAsia="he-IL"/>
        </w:rPr>
        <w:t xml:space="preserve">זה </w:t>
      </w:r>
      <w:r w:rsidRPr="002B2234">
        <w:rPr>
          <w:rFonts w:ascii="Times New Roman" w:eastAsia="Times New Roman" w:hAnsi="Times New Roman" w:cs="David"/>
          <w:sz w:val="20"/>
          <w:szCs w:val="24"/>
          <w:rtl/>
          <w:lang w:eastAsia="he-IL"/>
        </w:rPr>
        <w:t>במפורש אחרת. תנאי לתשלום שכר המתכנן במלואו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הינו המצאת הצהרה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לפיה בדק המתכנן את העבודות ומצא אותן תואמות </w:t>
      </w:r>
      <w:r w:rsidRPr="002B2234">
        <w:rPr>
          <w:rFonts w:ascii="Times New Roman" w:eastAsia="Times New Roman" w:hAnsi="Times New Roman" w:cs="David"/>
          <w:sz w:val="20"/>
          <w:szCs w:val="24"/>
          <w:rtl/>
          <w:lang w:eastAsia="he-IL"/>
        </w:rPr>
        <w:lastRenderedPageBreak/>
        <w:t xml:space="preserve">לתכניותיו ולתקנים המחייבים וכי הן בוצעו לשביעות רצונו בנוסח המצורף כנספח </w:t>
      </w:r>
      <w:r w:rsidRPr="002B2234">
        <w:rPr>
          <w:rFonts w:ascii="Times New Roman" w:eastAsia="Times New Roman" w:hAnsi="Times New Roman" w:cs="David"/>
          <w:b/>
          <w:bCs/>
          <w:sz w:val="20"/>
          <w:szCs w:val="24"/>
          <w:rtl/>
          <w:lang w:eastAsia="he-IL"/>
        </w:rPr>
        <w:t>ט'</w:t>
      </w:r>
      <w:r w:rsidRPr="002B2234">
        <w:rPr>
          <w:rFonts w:ascii="Times New Roman" w:eastAsia="Times New Roman" w:hAnsi="Times New Roman" w:cs="David"/>
          <w:sz w:val="20"/>
          <w:szCs w:val="24"/>
          <w:rtl/>
          <w:lang w:eastAsia="he-IL"/>
        </w:rPr>
        <w:t xml:space="preserve"> לחוזה זה וכתב היעדר תביעות המצורף כנספח</w:t>
      </w:r>
      <w:r w:rsidRPr="002B2234">
        <w:rPr>
          <w:rFonts w:ascii="Times New Roman" w:eastAsia="Times New Roman" w:hAnsi="Times New Roman" w:cs="David"/>
          <w:b/>
          <w:bCs/>
          <w:sz w:val="20"/>
          <w:szCs w:val="24"/>
          <w:rtl/>
          <w:lang w:eastAsia="he-IL"/>
        </w:rPr>
        <w:t xml:space="preserve"> י'</w:t>
      </w:r>
      <w:r w:rsidRPr="002B2234">
        <w:rPr>
          <w:rFonts w:ascii="Times New Roman" w:eastAsia="Times New Roman" w:hAnsi="Times New Roman" w:cs="David"/>
          <w:sz w:val="20"/>
          <w:szCs w:val="24"/>
          <w:rtl/>
          <w:lang w:eastAsia="he-IL"/>
        </w:rPr>
        <w:t xml:space="preserve"> לחוזה זה למזמין, חתום ע"י המתכנן ומאומת כנדרש בו.</w:t>
      </w:r>
    </w:p>
    <w:p w14:paraId="6384D1D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מבלי לפגוע בכלליות האמור בסעיף </w:t>
      </w:r>
      <w:r w:rsidRPr="002B2234">
        <w:rPr>
          <w:rFonts w:ascii="Times New Roman" w:eastAsia="Times New Roman" w:hAnsi="Times New Roman" w:cs="David" w:hint="cs"/>
          <w:sz w:val="20"/>
          <w:szCs w:val="24"/>
          <w:rtl/>
          <w:lang w:eastAsia="he-IL"/>
        </w:rPr>
        <w:t>7 לעיל</w:t>
      </w:r>
      <w:r w:rsidRPr="002B2234">
        <w:rPr>
          <w:rFonts w:ascii="Times New Roman" w:eastAsia="Times New Roman" w:hAnsi="Times New Roman" w:cs="David"/>
          <w:sz w:val="20"/>
          <w:szCs w:val="24"/>
          <w:rtl/>
          <w:lang w:eastAsia="he-IL"/>
        </w:rPr>
        <w:t>, 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רכוש ה</w:t>
      </w:r>
      <w:r w:rsidRPr="002B2234">
        <w:rPr>
          <w:rFonts w:ascii="Times New Roman" w:eastAsia="Times New Roman" w:hAnsi="Times New Roman" w:cs="David" w:hint="cs"/>
          <w:sz w:val="20"/>
          <w:szCs w:val="24"/>
          <w:rtl/>
          <w:lang w:eastAsia="he-IL"/>
        </w:rPr>
        <w:t>מזמין</w:t>
      </w:r>
      <w:r w:rsidRPr="002B2234">
        <w:rPr>
          <w:rFonts w:ascii="Times New Roman" w:eastAsia="Times New Roman" w:hAnsi="Times New Roman" w:cs="David"/>
          <w:sz w:val="20"/>
          <w:szCs w:val="24"/>
          <w:rtl/>
          <w:lang w:eastAsia="he-IL"/>
        </w:rPr>
        <w:t>. מובהר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הפרת סעיף זה על ידי המתכנן תה</w:t>
      </w:r>
      <w:r w:rsidRPr="002B2234">
        <w:rPr>
          <w:rFonts w:ascii="Times New Roman" w:eastAsia="Times New Roman" w:hAnsi="Times New Roman" w:cs="David" w:hint="cs"/>
          <w:sz w:val="20"/>
          <w:szCs w:val="24"/>
          <w:rtl/>
          <w:lang w:eastAsia="he-IL"/>
        </w:rPr>
        <w:t>ווה</w:t>
      </w:r>
      <w:r w:rsidRPr="002B2234">
        <w:rPr>
          <w:rFonts w:ascii="Times New Roman" w:eastAsia="Times New Roman" w:hAnsi="Times New Roman" w:cs="David"/>
          <w:sz w:val="20"/>
          <w:szCs w:val="24"/>
          <w:rtl/>
          <w:lang w:eastAsia="he-IL"/>
        </w:rPr>
        <w:t xml:space="preserve"> הפרה יסודית של חוזה</w:t>
      </w:r>
      <w:r w:rsidRPr="002B2234">
        <w:rPr>
          <w:rFonts w:ascii="Times New Roman" w:eastAsia="Times New Roman" w:hAnsi="Times New Roman" w:cs="David" w:hint="cs"/>
          <w:sz w:val="20"/>
          <w:szCs w:val="24"/>
          <w:rtl/>
          <w:lang w:eastAsia="he-IL"/>
        </w:rPr>
        <w:t xml:space="preserve"> זה. </w:t>
      </w:r>
    </w:p>
    <w:p w14:paraId="7973B3F8"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תנאים מקדמיים לביצוע תשלום כלשהו ע"ח שכר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הצגת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B2234">
        <w:rPr>
          <w:rFonts w:ascii="Times New Roman" w:eastAsia="Times New Roman" w:hAnsi="Times New Roman" w:cs="David" w:hint="cs"/>
          <w:sz w:val="20"/>
          <w:szCs w:val="24"/>
          <w:rtl/>
          <w:lang w:eastAsia="he-IL"/>
        </w:rPr>
        <w:t>עובר</w:t>
      </w:r>
      <w:r w:rsidRPr="002B2234">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w:t>
      </w:r>
      <w:r w:rsidRPr="00735E3D">
        <w:rPr>
          <w:rFonts w:ascii="Times New Roman" w:eastAsia="Times New Roman" w:hAnsi="Times New Roman" w:cs="David"/>
          <w:sz w:val="20"/>
          <w:szCs w:val="24"/>
          <w:rtl/>
          <w:lang w:eastAsia="he-IL"/>
        </w:rPr>
        <w:t xml:space="preserve">בגובה הסכום הנקוב באישור.  </w:t>
      </w:r>
    </w:p>
    <w:p w14:paraId="66CC2322" w14:textId="77777777" w:rsidR="002B2234" w:rsidRPr="00735E3D"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35E3D">
        <w:rPr>
          <w:rFonts w:ascii="Times New Roman" w:eastAsia="Times New Roman" w:hAnsi="Times New Roman" w:cs="David"/>
          <w:bCs/>
          <w:sz w:val="20"/>
          <w:szCs w:val="24"/>
          <w:u w:val="single"/>
          <w:rtl/>
          <w:lang w:eastAsia="he-IL"/>
        </w:rPr>
        <w:t>שנויים בתכנון</w:t>
      </w:r>
    </w:p>
    <w:p w14:paraId="406CBAE0" w14:textId="77777777" w:rsidR="002B2234" w:rsidRPr="00735E3D"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735E3D">
        <w:rPr>
          <w:rFonts w:ascii="Times New Roman" w:eastAsia="Times New Roman" w:hAnsi="Times New Roman" w:cs="David"/>
          <w:sz w:val="20"/>
          <w:szCs w:val="24"/>
          <w:rtl/>
          <w:lang w:eastAsia="he-IL"/>
        </w:rPr>
        <w:t>המתכנן מתחייב</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לפי דרישת המנהל</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649EFF4" w14:textId="77777777" w:rsidR="002B2234" w:rsidRPr="00735E3D"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735E3D">
        <w:rPr>
          <w:rFonts w:ascii="Times New Roman" w:eastAsia="Times New Roman" w:hAnsi="Times New Roman" w:cs="David"/>
          <w:sz w:val="20"/>
          <w:szCs w:val="24"/>
          <w:rtl/>
          <w:lang w:eastAsia="he-IL"/>
        </w:rPr>
        <w:lastRenderedPageBreak/>
        <w:t>נדרשו השינויים לאחר שלב התכנון המפורט שהוזמן ע"י המזמין כמפורט בנספח</w:t>
      </w:r>
      <w:r w:rsidRPr="00735E3D">
        <w:rPr>
          <w:rFonts w:ascii="Times New Roman" w:eastAsia="Times New Roman" w:hAnsi="Times New Roman" w:cs="David" w:hint="cs"/>
          <w:sz w:val="20"/>
          <w:szCs w:val="24"/>
          <w:rtl/>
          <w:lang w:eastAsia="he-IL"/>
        </w:rPr>
        <w:t>ים</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bCs/>
          <w:sz w:val="20"/>
          <w:szCs w:val="24"/>
          <w:rtl/>
          <w:lang w:eastAsia="he-IL"/>
        </w:rPr>
        <w:t>ב' או ג'</w:t>
      </w:r>
      <w:r w:rsidRPr="00735E3D">
        <w:rPr>
          <w:rFonts w:ascii="Times New Roman" w:eastAsia="Times New Roman" w:hAnsi="Times New Roman" w:cs="David" w:hint="cs"/>
          <w:b/>
          <w:sz w:val="20"/>
          <w:szCs w:val="24"/>
          <w:rtl/>
          <w:lang w:eastAsia="he-IL"/>
        </w:rPr>
        <w:t xml:space="preserve"> המצ"ב</w:t>
      </w:r>
      <w:r w:rsidRPr="00735E3D">
        <w:rPr>
          <w:rFonts w:ascii="Times New Roman" w:eastAsia="Times New Roman" w:hAnsi="Times New Roman" w:cs="David"/>
          <w:sz w:val="20"/>
          <w:szCs w:val="24"/>
          <w:rtl/>
          <w:lang w:eastAsia="he-IL"/>
        </w:rPr>
        <w:t>, וב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רותי המתכנן</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אלמלא השנויים</w:t>
      </w:r>
      <w:r w:rsidRPr="00735E3D">
        <w:rPr>
          <w:rFonts w:ascii="Times New Roman" w:eastAsia="Times New Roman" w:hAnsi="Times New Roman" w:cs="David" w:hint="cs"/>
          <w:sz w:val="20"/>
          <w:szCs w:val="24"/>
          <w:rtl/>
          <w:lang w:eastAsia="he-IL"/>
        </w:rPr>
        <w:t xml:space="preserve"> כאמור</w:t>
      </w:r>
      <w:r w:rsidRPr="00735E3D">
        <w:rPr>
          <w:rFonts w:ascii="Times New Roman" w:eastAsia="Times New Roman" w:hAnsi="Times New Roman" w:cs="David"/>
          <w:sz w:val="20"/>
          <w:szCs w:val="24"/>
          <w:rtl/>
          <w:lang w:eastAsia="he-IL"/>
        </w:rPr>
        <w:t>, יהיה</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זכאי לפיצוי בעד העבודה הנוספת שב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עקב השנויים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כאמור</w:t>
      </w:r>
      <w:r w:rsidRPr="00735E3D">
        <w:rPr>
          <w:rFonts w:ascii="Times New Roman" w:eastAsia="Times New Roman" w:hAnsi="Times New Roman" w:cs="David"/>
          <w:sz w:val="20"/>
          <w:szCs w:val="24"/>
          <w:rtl/>
          <w:lang w:eastAsia="he-IL"/>
        </w:rPr>
        <w:t>. הפיצוי ישולם בגין העבודה הנוספת שהמתכנן 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 xml:space="preserve"> המתכנן ושכר המתכנן. בכל מקרה</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ה</w:t>
      </w:r>
      <w:r w:rsidRPr="00735E3D">
        <w:rPr>
          <w:rFonts w:ascii="Times New Roman" w:eastAsia="Times New Roman" w:hAnsi="Times New Roman" w:cs="David"/>
          <w:sz w:val="20"/>
          <w:szCs w:val="24"/>
          <w:rtl/>
          <w:lang w:eastAsia="he-IL"/>
        </w:rPr>
        <w:t>שנויים</w:t>
      </w:r>
      <w:r w:rsidRPr="00735E3D">
        <w:rPr>
          <w:rFonts w:ascii="Times New Roman" w:eastAsia="Times New Roman" w:hAnsi="Times New Roman" w:cs="David" w:hint="cs"/>
          <w:sz w:val="20"/>
          <w:szCs w:val="24"/>
          <w:rtl/>
          <w:lang w:eastAsia="he-IL"/>
        </w:rPr>
        <w:t xml:space="preserve"> כאמור, לא יהוו</w:t>
      </w:r>
      <w:r w:rsidRPr="00735E3D">
        <w:rPr>
          <w:rFonts w:ascii="Times New Roman" w:eastAsia="Times New Roman" w:hAnsi="Times New Roman" w:cs="David"/>
          <w:sz w:val="20"/>
          <w:szCs w:val="24"/>
          <w:rtl/>
          <w:lang w:eastAsia="he-IL"/>
        </w:rPr>
        <w:t xml:space="preserve"> עילה לש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נוי בלוח הזמנים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אלא בא</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 xml:space="preserve">שור המנהל </w:t>
      </w:r>
      <w:r w:rsidRPr="00735E3D">
        <w:rPr>
          <w:rFonts w:ascii="Times New Roman" w:eastAsia="Times New Roman" w:hAnsi="Times New Roman" w:cs="David" w:hint="cs"/>
          <w:sz w:val="20"/>
          <w:szCs w:val="24"/>
          <w:rtl/>
          <w:lang w:eastAsia="he-IL"/>
        </w:rPr>
        <w:t>מראש ו</w:t>
      </w:r>
      <w:r w:rsidRPr="00735E3D">
        <w:rPr>
          <w:rFonts w:ascii="Times New Roman" w:eastAsia="Times New Roman" w:hAnsi="Times New Roman" w:cs="David"/>
          <w:sz w:val="20"/>
          <w:szCs w:val="24"/>
          <w:rtl/>
          <w:lang w:eastAsia="he-IL"/>
        </w:rPr>
        <w:t>בכתב.</w:t>
      </w:r>
    </w:p>
    <w:p w14:paraId="7D872F8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על אף</w:t>
      </w:r>
      <w:r w:rsidRPr="002B2234">
        <w:rPr>
          <w:rFonts w:ascii="Times New Roman" w:eastAsia="Times New Roman" w:hAnsi="Times New Roman" w:cs="David"/>
          <w:sz w:val="20"/>
          <w:szCs w:val="24"/>
          <w:rtl/>
          <w:lang w:eastAsia="he-IL"/>
        </w:rPr>
        <w:t xml:space="preserve"> האמור בסעיף 8.2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יגיע למתכנן דבר בגין שינויים הנובעים מ:</w:t>
      </w:r>
    </w:p>
    <w:p w14:paraId="4637C16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טעות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קוי בתכנון ו/או באומדן של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של היועצים.</w:t>
      </w:r>
    </w:p>
    <w:p w14:paraId="6403B1C8"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התכנון אינו התכנון היעיל ביותר.</w:t>
      </w:r>
    </w:p>
    <w:p w14:paraId="7CC8414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297D827C"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השינויים מתחייבים מדרישת רשויות מוסמכות. </w:t>
      </w:r>
    </w:p>
    <w:p w14:paraId="4F03975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להכין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עבור רוכשים שיבקשו זאת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7D23C66" w14:textId="77777777" w:rsidR="002B2234" w:rsidRPr="002B2234" w:rsidRDefault="002B2234" w:rsidP="002B2234">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מחיר השינויים ותנאי התשלום בגין תכנון השינויים </w:t>
      </w:r>
      <w:r w:rsidRPr="002B2234">
        <w:rPr>
          <w:rFonts w:ascii="Times New Roman" w:eastAsia="Times New Roman" w:hAnsi="Times New Roman" w:cs="David" w:hint="cs"/>
          <w:sz w:val="20"/>
          <w:szCs w:val="24"/>
          <w:rtl/>
          <w:lang w:eastAsia="he-IL"/>
        </w:rPr>
        <w:t xml:space="preserve">כאמור, </w:t>
      </w:r>
      <w:r w:rsidRPr="002B2234">
        <w:rPr>
          <w:rFonts w:ascii="Times New Roman" w:eastAsia="Times New Roman" w:hAnsi="Times New Roman" w:cs="David"/>
          <w:sz w:val="20"/>
          <w:szCs w:val="24"/>
          <w:rtl/>
          <w:lang w:eastAsia="he-IL"/>
        </w:rPr>
        <w:lastRenderedPageBreak/>
        <w:t>יסוכמו בין המתכנן לרוכשים. המתכנן יתקשר עם הרוכש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בענ</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ין קביעת מחיר השינויים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תובא בפני המנהל והוא יהיה המוסמך להכריע בה.</w:t>
      </w:r>
    </w:p>
    <w:p w14:paraId="3763F3B1"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אחריות וביטוח</w:t>
      </w:r>
    </w:p>
    <w:p w14:paraId="10889097" w14:textId="77777777" w:rsidR="00D80A75" w:rsidRPr="00013687" w:rsidRDefault="00D80A75" w:rsidP="00D80A7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21FA8AD" w14:textId="77777777" w:rsidR="00D80A75" w:rsidRPr="00013687" w:rsidRDefault="00D80A75" w:rsidP="00D80A75">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7396DB0C" w14:textId="77777777" w:rsidR="00D80A75" w:rsidRPr="00013687" w:rsidRDefault="00D80A75" w:rsidP="00D80A75">
      <w:pPr>
        <w:pStyle w:val="a2"/>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w:t>
      </w:r>
      <w:r w:rsidRPr="00013687">
        <w:rPr>
          <w:rFonts w:eastAsia="Times New Roman" w:cs="David" w:hint="cs"/>
          <w:color w:val="auto"/>
          <w:szCs w:val="24"/>
          <w:rtl/>
        </w:rPr>
        <w:lastRenderedPageBreak/>
        <w:t>על פי הוראות חוזה זה, אשר המזמין רשאי לקזז בגינו סכומים ע"ח התמורה המגיעה למתכנן.</w:t>
      </w:r>
    </w:p>
    <w:p w14:paraId="7D5E5244" w14:textId="77777777" w:rsidR="00D80A75" w:rsidRPr="00013687" w:rsidRDefault="00D80A75" w:rsidP="00D80A75">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6870519" w14:textId="77777777" w:rsidR="00D80A75" w:rsidRDefault="00D80A75"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4DB5671" w14:textId="77777777" w:rsidR="00790766" w:rsidRDefault="00790766"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D8FF609" w14:textId="77777777" w:rsidR="00D80A75" w:rsidRPr="00013687" w:rsidRDefault="00D80A75"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6DE6799" w14:textId="77777777" w:rsidR="00D80A75" w:rsidRDefault="00D80A75" w:rsidP="00D80A75">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D39387D"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739006F"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00D260E5"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21DBD802"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09FA7BA7"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69667A1D"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1B6794D3"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w:t>
      </w:r>
      <w:r>
        <w:rPr>
          <w:rFonts w:ascii="Times New Roman" w:eastAsia="Times New Roman" w:hAnsi="Times New Roman" w:cs="David" w:hint="cs"/>
          <w:sz w:val="20"/>
          <w:szCs w:val="24"/>
          <w:rtl/>
          <w:lang w:eastAsia="he-IL"/>
        </w:rPr>
        <w:lastRenderedPageBreak/>
        <w:t xml:space="preserve">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6FC51C32"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77D7972F"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4CFCB01"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52ABB29D"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w:t>
      </w:r>
      <w:r>
        <w:rPr>
          <w:rFonts w:ascii="Times New Roman" w:eastAsia="Times New Roman" w:hAnsi="Times New Roman" w:cs="David" w:hint="cs"/>
          <w:sz w:val="20"/>
          <w:szCs w:val="24"/>
          <w:rtl/>
          <w:lang w:eastAsia="he-IL"/>
        </w:rPr>
        <w:lastRenderedPageBreak/>
        <w:t>כאמור מכוסה במי מהפוליסות דלעיל ובין אם לאו.</w:t>
      </w:r>
    </w:p>
    <w:p w14:paraId="1FF0154B"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86D9312"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EAFF58C" w14:textId="77777777" w:rsidR="00D80A75" w:rsidRPr="00A42052"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F6BFE29"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אספקת תכניות</w:t>
      </w:r>
    </w:p>
    <w:p w14:paraId="2D023FF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עת במהלך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וכן בתקופת הבדק של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xml:space="preserve"> לחוזה זה, ובמידה והדרישה מתייחסת לתכניות שאינ</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בידו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יערכ</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lastRenderedPageBreak/>
        <w:t>המתכנן בהקדם האפשרי וימסר</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למזמין.</w:t>
      </w:r>
    </w:p>
    <w:p w14:paraId="4A5BBA3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עם גמר שרותי </w:t>
      </w:r>
      <w:r w:rsidRPr="002B2234">
        <w:rPr>
          <w:rFonts w:ascii="Times New Roman" w:eastAsia="Times New Roman" w:hAnsi="Times New Roman" w:cs="David" w:hint="cs"/>
          <w:sz w:val="20"/>
          <w:szCs w:val="24"/>
          <w:rtl/>
          <w:lang w:eastAsia="he-IL"/>
        </w:rPr>
        <w:t>המתכנן,</w:t>
      </w:r>
      <w:r w:rsidRPr="002B2234">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הסופי בשטח </w:t>
      </w:r>
      <w:r w:rsidRPr="002B2234">
        <w:rPr>
          <w:rFonts w:ascii="Times New Roman" w:eastAsia="Times New Roman" w:hAnsi="Times New Roman" w:cs="David"/>
          <w:color w:val="000000"/>
          <w:sz w:val="20"/>
          <w:szCs w:val="24"/>
          <w:lang w:eastAsia="he-IL"/>
        </w:rPr>
        <w:t>(AS MADE)</w:t>
      </w:r>
      <w:r w:rsidRPr="002B2234">
        <w:rPr>
          <w:rFonts w:ascii="Times New Roman" w:eastAsia="Times New Roman" w:hAnsi="Times New Roman" w:cs="David"/>
          <w:sz w:val="20"/>
          <w:szCs w:val="24"/>
          <w:rtl/>
          <w:lang w:eastAsia="he-IL"/>
        </w:rPr>
        <w:t xml:space="preserve">, למעט שינויי דיירים, </w:t>
      </w:r>
      <w:r w:rsidRPr="002B2234">
        <w:rPr>
          <w:rFonts w:ascii="Times New Roman" w:eastAsia="Times New Roman" w:hAnsi="Times New Roman" w:cs="David" w:hint="cs"/>
          <w:sz w:val="20"/>
          <w:szCs w:val="24"/>
          <w:rtl/>
          <w:lang w:eastAsia="he-IL"/>
        </w:rPr>
        <w:t xml:space="preserve">וקבצים </w:t>
      </w:r>
      <w:r w:rsidRPr="002B2234">
        <w:rPr>
          <w:rFonts w:ascii="Times New Roman" w:eastAsia="Times New Roman" w:hAnsi="Times New Roman" w:cs="David"/>
          <w:sz w:val="20"/>
          <w:szCs w:val="24"/>
          <w:rtl/>
          <w:lang w:eastAsia="he-IL"/>
        </w:rPr>
        <w:t>המכילים את התכנון במדיה ממוחשבת.</w:t>
      </w:r>
    </w:p>
    <w:p w14:paraId="3C04D77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B2234">
        <w:rPr>
          <w:rFonts w:ascii="Times New Roman" w:eastAsia="Times New Roman" w:hAnsi="Times New Roman" w:cs="David" w:hint="cs"/>
          <w:sz w:val="20"/>
          <w:szCs w:val="24"/>
          <w:rtl/>
          <w:lang w:eastAsia="he-IL"/>
        </w:rPr>
        <w:t>הקבצים</w:t>
      </w:r>
      <w:r w:rsidRPr="002B2234">
        <w:rPr>
          <w:rFonts w:ascii="Times New Roman" w:eastAsia="Times New Roman" w:hAnsi="Times New Roman" w:cs="David"/>
          <w:sz w:val="20"/>
          <w:szCs w:val="24"/>
          <w:rtl/>
          <w:lang w:eastAsia="he-IL"/>
        </w:rPr>
        <w:t xml:space="preserve"> כשה</w:t>
      </w:r>
      <w:r w:rsidRPr="002B2234">
        <w:rPr>
          <w:rFonts w:ascii="Times New Roman" w:eastAsia="Times New Roman" w:hAnsi="Times New Roman" w:cs="David" w:hint="cs"/>
          <w:sz w:val="20"/>
          <w:szCs w:val="24"/>
          <w:rtl/>
          <w:lang w:eastAsia="he-IL"/>
        </w:rPr>
        <w:t>ם</w:t>
      </w:r>
      <w:r w:rsidRPr="002B2234">
        <w:rPr>
          <w:rFonts w:ascii="Times New Roman" w:eastAsia="Times New Roman" w:hAnsi="Times New Roman" w:cs="David"/>
          <w:sz w:val="20"/>
          <w:szCs w:val="24"/>
          <w:rtl/>
          <w:lang w:eastAsia="he-IL"/>
        </w:rPr>
        <w:t xml:space="preserve"> מעודכנ</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20CB664C"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6203891"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המתכנן לא יהיה זכאי לכל תשלום נוסף בעד תכניות שימסור למזמין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סעיף 10 זה.</w:t>
      </w:r>
    </w:p>
    <w:p w14:paraId="0D26ED0B"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זכות הקניין בכל התכניות שייכת למזמין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 ששולם שכר המתכנן בהתאם להוראות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96074B9"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lastRenderedPageBreak/>
        <w:t>מעמד המתכנן</w:t>
      </w:r>
    </w:p>
    <w:p w14:paraId="746A99B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ומובהר על ידי הצדדים לחוזה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B2234">
        <w:rPr>
          <w:rFonts w:ascii="Times New Roman" w:eastAsia="Times New Roman" w:hAnsi="Times New Roman" w:cs="David" w:hint="cs"/>
          <w:sz w:val="20"/>
          <w:szCs w:val="24"/>
          <w:rtl/>
          <w:lang w:eastAsia="he-IL"/>
        </w:rPr>
        <w:t xml:space="preserve"> של המתכנן</w:t>
      </w:r>
      <w:r w:rsidRPr="002B2234">
        <w:rPr>
          <w:rFonts w:ascii="Times New Roman" w:eastAsia="Times New Roman" w:hAnsi="Times New Roman" w:cs="David"/>
          <w:sz w:val="20"/>
          <w:szCs w:val="24"/>
          <w:rtl/>
          <w:lang w:eastAsia="he-IL"/>
        </w:rPr>
        <w:t>.</w:t>
      </w:r>
    </w:p>
    <w:p w14:paraId="38992B9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אין ולא יהיו יחסי עובד-מעביד בין המזמין ובין </w:t>
      </w:r>
      <w:r w:rsidRPr="002B2234">
        <w:rPr>
          <w:rFonts w:ascii="Times New Roman" w:eastAsia="Times New Roman" w:hAnsi="Times New Roman" w:cs="David"/>
          <w:color w:val="000000"/>
          <w:sz w:val="24"/>
          <w:szCs w:val="24"/>
          <w:rtl/>
          <w:lang w:eastAsia="he-IL"/>
        </w:rPr>
        <w:t xml:space="preserve">המתכנן ו/או </w:t>
      </w:r>
      <w:r w:rsidRPr="002B2234">
        <w:rPr>
          <w:rFonts w:ascii="Times New Roman" w:eastAsia="Times New Roman" w:hAnsi="Times New Roman" w:cs="David" w:hint="cs"/>
          <w:color w:val="000000"/>
          <w:sz w:val="24"/>
          <w:szCs w:val="24"/>
          <w:rtl/>
          <w:lang w:eastAsia="he-IL"/>
        </w:rPr>
        <w:t>מי מטעמו ו</w:t>
      </w:r>
      <w:r w:rsidRPr="002B2234">
        <w:rPr>
          <w:rFonts w:ascii="Times New Roman" w:eastAsia="Times New Roman" w:hAnsi="Times New Roman" w:cs="David"/>
          <w:color w:val="000000"/>
          <w:sz w:val="24"/>
          <w:szCs w:val="24"/>
          <w:rtl/>
          <w:lang w:eastAsia="he-IL"/>
        </w:rPr>
        <w:t xml:space="preserve">בין המזמין לבין עובדי </w:t>
      </w:r>
      <w:r w:rsidRPr="002B2234">
        <w:rPr>
          <w:rFonts w:ascii="Times New Roman" w:eastAsia="Times New Roman" w:hAnsi="Times New Roman" w:cs="David" w:hint="cs"/>
          <w:color w:val="000000"/>
          <w:sz w:val="24"/>
          <w:szCs w:val="24"/>
          <w:rtl/>
          <w:lang w:eastAsia="he-IL"/>
        </w:rPr>
        <w:t xml:space="preserve"> המתכנן ו/או מי מטעמיהם</w:t>
      </w:r>
      <w:r w:rsidRPr="002B2234">
        <w:rPr>
          <w:rFonts w:ascii="Times New Roman" w:eastAsia="Times New Roman" w:hAnsi="Times New Roman" w:cs="David"/>
          <w:color w:val="000000"/>
          <w:sz w:val="24"/>
          <w:szCs w:val="24"/>
          <w:rtl/>
          <w:lang w:eastAsia="he-IL"/>
        </w:rPr>
        <w:t xml:space="preserve"> </w:t>
      </w:r>
      <w:r w:rsidRPr="002B2234">
        <w:rPr>
          <w:rFonts w:ascii="Times New Roman" w:eastAsia="Times New Roman" w:hAnsi="Times New Roman" w:cs="David"/>
          <w:sz w:val="20"/>
          <w:szCs w:val="24"/>
          <w:rtl/>
          <w:lang w:eastAsia="he-IL"/>
        </w:rPr>
        <w:t>ואין בהוראות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ליצור בין המתכנן ו/או מי מעובדיו</w:t>
      </w:r>
      <w:r w:rsidRPr="002B2234">
        <w:rPr>
          <w:rFonts w:ascii="Times New Roman" w:eastAsia="Times New Roman" w:hAnsi="Times New Roman" w:cs="David" w:hint="cs"/>
          <w:sz w:val="20"/>
          <w:szCs w:val="24"/>
          <w:rtl/>
          <w:lang w:eastAsia="he-IL"/>
        </w:rPr>
        <w:t xml:space="preserve"> ו/או מי מטעמו</w:t>
      </w:r>
      <w:r w:rsidRPr="002B2234">
        <w:rPr>
          <w:rFonts w:ascii="Times New Roman" w:eastAsia="Times New Roman" w:hAnsi="Times New Roman" w:cs="David"/>
          <w:sz w:val="20"/>
          <w:szCs w:val="24"/>
          <w:rtl/>
          <w:lang w:eastAsia="he-IL"/>
        </w:rPr>
        <w:t xml:space="preserve"> לבין המזמין ו/או המנהל ו/או מי מטעמו יחסי עובד מעביד</w:t>
      </w:r>
      <w:r w:rsidRPr="002B2234">
        <w:rPr>
          <w:rFonts w:ascii="Times New Roman" w:eastAsia="Times New Roman" w:hAnsi="Times New Roman" w:cs="David"/>
          <w:color w:val="000000"/>
          <w:sz w:val="24"/>
          <w:szCs w:val="24"/>
          <w:rtl/>
          <w:lang w:eastAsia="he-IL"/>
        </w:rPr>
        <w:t>, לכל ענין ודבר. 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מוסכם ומובהר בין הצדדים</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B2234">
        <w:rPr>
          <w:rFonts w:ascii="Times New Roman" w:eastAsia="Times New Roman" w:hAnsi="Times New Roman" w:cs="David" w:hint="cs"/>
          <w:color w:val="000000"/>
          <w:sz w:val="24"/>
          <w:szCs w:val="24"/>
          <w:rtl/>
          <w:lang w:eastAsia="he-IL"/>
        </w:rPr>
        <w:t>ל פ</w:t>
      </w:r>
      <w:r w:rsidRPr="002B2234">
        <w:rPr>
          <w:rFonts w:ascii="Times New Roman" w:eastAsia="Times New Roman" w:hAnsi="Times New Roman" w:cs="David"/>
          <w:color w:val="000000"/>
          <w:sz w:val="24"/>
          <w:szCs w:val="24"/>
          <w:rtl/>
          <w:lang w:eastAsia="he-IL"/>
        </w:rPr>
        <w:t>י הדין ו/או מכח צו הרחבה ו/או מכח הסכם כלשהו על עובד</w:t>
      </w:r>
      <w:r w:rsidRPr="002B2234">
        <w:rPr>
          <w:rFonts w:ascii="Times New Roman" w:eastAsia="Times New Roman" w:hAnsi="Times New Roman" w:cs="David" w:hint="cs"/>
          <w:sz w:val="20"/>
          <w:szCs w:val="24"/>
          <w:rtl/>
          <w:lang w:eastAsia="he-IL"/>
        </w:rPr>
        <w:t>.</w:t>
      </w:r>
    </w:p>
    <w:p w14:paraId="672A661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בזה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w:t>
      </w:r>
      <w:r w:rsidRPr="002B2234">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B2234">
        <w:rPr>
          <w:rFonts w:ascii="Times New Roman" w:eastAsia="Times New Roman" w:hAnsi="Times New Roman" w:cs="David"/>
          <w:color w:val="000000"/>
          <w:sz w:val="24"/>
          <w:szCs w:val="24"/>
          <w:rtl/>
          <w:lang w:eastAsia="he-IL"/>
        </w:rPr>
        <w:t xml:space="preserve"> מוותרים על כל טענות ו/או</w:t>
      </w:r>
      <w:r w:rsidRPr="002B2234">
        <w:rPr>
          <w:rFonts w:ascii="Times New Roman" w:eastAsia="Times New Roman" w:hAnsi="Times New Roman" w:cs="David" w:hint="cs"/>
          <w:color w:val="000000"/>
          <w:sz w:val="24"/>
          <w:szCs w:val="24"/>
          <w:rtl/>
          <w:lang w:eastAsia="he-IL"/>
        </w:rPr>
        <w:t xml:space="preserve"> דרישות ו/או תלונות ו/או</w:t>
      </w:r>
      <w:r w:rsidRPr="002B223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09C8F6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ישא לבדו </w:t>
      </w:r>
      <w:r w:rsidRPr="002B2234">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B2234">
        <w:rPr>
          <w:rFonts w:ascii="Times New Roman" w:eastAsia="Times New Roman" w:hAnsi="Times New Roman" w:cs="David" w:hint="cs"/>
          <w:color w:val="000000"/>
          <w:sz w:val="24"/>
          <w:szCs w:val="24"/>
          <w:rtl/>
          <w:lang w:eastAsia="he-IL"/>
        </w:rPr>
        <w:t>ל פי</w:t>
      </w:r>
      <w:r w:rsidRPr="002B2234">
        <w:rPr>
          <w:rFonts w:ascii="Times New Roman" w:eastAsia="Times New Roman" w:hAnsi="Times New Roman" w:cs="David"/>
          <w:color w:val="000000"/>
          <w:sz w:val="24"/>
          <w:szCs w:val="24"/>
          <w:rtl/>
          <w:lang w:eastAsia="he-IL"/>
        </w:rPr>
        <w:t xml:space="preserve"> 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ובכלל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sz w:val="20"/>
          <w:szCs w:val="24"/>
          <w:rtl/>
          <w:lang w:eastAsia="he-IL"/>
        </w:rPr>
        <w:t xml:space="preserve"> תשלומי מס הכנסה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הלאומי שהוא חב בגין מתן שרותי המתכנן.</w:t>
      </w:r>
    </w:p>
    <w:p w14:paraId="71370C1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לבדו באחריות לכל הזכויות הסוציאליות של עובדיו </w:t>
      </w:r>
      <w:r w:rsidRPr="002B2234">
        <w:rPr>
          <w:rFonts w:ascii="Times New Roman" w:eastAsia="Times New Roman" w:hAnsi="Times New Roman" w:cs="David"/>
          <w:sz w:val="20"/>
          <w:szCs w:val="24"/>
          <w:rtl/>
          <w:lang w:eastAsia="he-IL"/>
        </w:rPr>
        <w:lastRenderedPageBreak/>
        <w:t>(כגון - ניכויי מס הכנסה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לאומי, תשלומים לקרנות איגודים מקצוע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67D85AE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B2234">
        <w:rPr>
          <w:rFonts w:ascii="Times New Roman" w:eastAsia="Times New Roman" w:hAnsi="Times New Roman" w:cs="David"/>
          <w:color w:val="000000"/>
          <w:sz w:val="24"/>
          <w:szCs w:val="24"/>
          <w:rtl/>
          <w:lang w:eastAsia="he-IL"/>
        </w:rPr>
        <w:t>מבלי לגרוע מ</w:t>
      </w:r>
      <w:r w:rsidRPr="002B2234">
        <w:rPr>
          <w:rFonts w:ascii="Times New Roman" w:eastAsia="Times New Roman" w:hAnsi="Times New Roman" w:cs="David" w:hint="cs"/>
          <w:color w:val="000000"/>
          <w:sz w:val="24"/>
          <w:szCs w:val="24"/>
          <w:rtl/>
          <w:lang w:eastAsia="he-IL"/>
        </w:rPr>
        <w:t xml:space="preserve">כלליות </w:t>
      </w:r>
      <w:r w:rsidRPr="002B2234">
        <w:rPr>
          <w:rFonts w:ascii="Times New Roman" w:eastAsia="Times New Roman" w:hAnsi="Times New Roman" w:cs="David"/>
          <w:color w:val="000000"/>
          <w:sz w:val="24"/>
          <w:szCs w:val="24"/>
          <w:rtl/>
          <w:lang w:eastAsia="he-IL"/>
        </w:rPr>
        <w:t>האמור לעיל, המתכנן מצהיר ומתחייב</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אם י</w:t>
      </w:r>
      <w:r w:rsidRPr="002B2234">
        <w:rPr>
          <w:rFonts w:ascii="Times New Roman" w:eastAsia="Times New Roman" w:hAnsi="Times New Roman" w:cs="David" w:hint="cs"/>
          <w:color w:val="000000"/>
          <w:sz w:val="24"/>
          <w:szCs w:val="24"/>
          <w:rtl/>
          <w:lang w:eastAsia="he-IL"/>
        </w:rPr>
        <w:t>י</w:t>
      </w:r>
      <w:r w:rsidRPr="002B2234">
        <w:rPr>
          <w:rFonts w:ascii="Times New Roman" w:eastAsia="Times New Roman" w:hAnsi="Times New Roman" w:cs="David"/>
          <w:color w:val="000000"/>
          <w:sz w:val="24"/>
          <w:szCs w:val="24"/>
          <w:rtl/>
          <w:lang w:eastAsia="he-IL"/>
        </w:rPr>
        <w:t>דרש המזמין על ידי המתכנן ו/או על ידי מי מ</w:t>
      </w:r>
      <w:r w:rsidRPr="002B2234">
        <w:rPr>
          <w:rFonts w:ascii="Times New Roman" w:eastAsia="Times New Roman" w:hAnsi="Times New Roman" w:cs="David" w:hint="cs"/>
          <w:color w:val="000000"/>
          <w:sz w:val="24"/>
          <w:szCs w:val="24"/>
          <w:rtl/>
          <w:lang w:eastAsia="he-IL"/>
        </w:rPr>
        <w:t>שלוחיו ו/או עובדיו</w:t>
      </w:r>
      <w:r w:rsidRPr="002B2234">
        <w:rPr>
          <w:rFonts w:ascii="Times New Roman" w:eastAsia="Times New Roman" w:hAnsi="Times New Roman" w:cs="David"/>
          <w:color w:val="000000"/>
          <w:sz w:val="24"/>
          <w:szCs w:val="24"/>
          <w:rtl/>
          <w:lang w:eastAsia="he-IL"/>
        </w:rPr>
        <w:t xml:space="preserve"> ו/או</w:t>
      </w:r>
      <w:r w:rsidRPr="002B2234">
        <w:rPr>
          <w:rFonts w:ascii="Times New Roman" w:eastAsia="Times New Roman" w:hAnsi="Times New Roman" w:cs="David" w:hint="cs"/>
          <w:color w:val="000000"/>
          <w:sz w:val="24"/>
          <w:szCs w:val="24"/>
          <w:rtl/>
          <w:lang w:eastAsia="he-IL"/>
        </w:rPr>
        <w:t xml:space="preserve"> אחר מטעמו ו/או</w:t>
      </w:r>
      <w:r w:rsidRPr="002B223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ייחשב </w:t>
      </w:r>
      <w:r w:rsidRPr="002B2234">
        <w:rPr>
          <w:rFonts w:ascii="Times New Roman" w:eastAsia="Times New Roman" w:hAnsi="Times New Roman" w:cs="David" w:hint="cs"/>
          <w:color w:val="000000"/>
          <w:sz w:val="24"/>
          <w:szCs w:val="24"/>
          <w:rtl/>
          <w:lang w:eastAsia="he-IL"/>
        </w:rPr>
        <w:t>כ</w:t>
      </w:r>
      <w:r w:rsidRPr="002B2234">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72240364"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בשים לב לאמור לעיל, אם יקבע פורום מוסמך כלשהו</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B2234">
        <w:rPr>
          <w:rFonts w:ascii="Times New Roman" w:eastAsia="Times New Roman" w:hAnsi="Times New Roman" w:cs="David" w:hint="cs"/>
          <w:color w:val="000000"/>
          <w:sz w:val="24"/>
          <w:szCs w:val="24"/>
          <w:rtl/>
          <w:lang w:eastAsia="he-IL"/>
        </w:rPr>
        <w:t xml:space="preserve"> ו/או מי משלוחיו ו/או אחר מטעמו</w:t>
      </w:r>
      <w:r w:rsidRPr="002B223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B2234">
        <w:rPr>
          <w:rFonts w:ascii="Times New Roman" w:eastAsia="Times New Roman" w:hAnsi="Times New Roman" w:cs="David" w:hint="cs"/>
          <w:color w:val="000000"/>
          <w:sz w:val="24"/>
          <w:szCs w:val="24"/>
          <w:rtl/>
          <w:lang w:eastAsia="he-IL"/>
        </w:rPr>
        <w:t>.</w:t>
      </w:r>
    </w:p>
    <w:p w14:paraId="6AA30B5C"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הבאת החוזה לגמר או ביטולו</w:t>
      </w:r>
    </w:p>
    <w:p w14:paraId="0BF7C85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BCCF451"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על אף האמור בכל מקום אחר בחוזה </w:t>
      </w:r>
      <w:r w:rsidRPr="002B2234">
        <w:rPr>
          <w:rFonts w:ascii="Times New Roman" w:eastAsia="Times New Roman" w:hAnsi="Times New Roman" w:cs="David" w:hint="cs"/>
          <w:sz w:val="20"/>
          <w:szCs w:val="24"/>
          <w:rtl/>
          <w:lang w:eastAsia="he-IL"/>
        </w:rPr>
        <w:t xml:space="preserve">זה על נספחיו, </w:t>
      </w:r>
      <w:r w:rsidRPr="002B2234">
        <w:rPr>
          <w:rFonts w:ascii="Times New Roman" w:eastAsia="Times New Roman" w:hAnsi="Times New Roman" w:cs="David"/>
          <w:sz w:val="20"/>
          <w:szCs w:val="24"/>
          <w:rtl/>
          <w:lang w:eastAsia="he-IL"/>
        </w:rPr>
        <w:t>רשאי המזמין,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B2234">
        <w:rPr>
          <w:rFonts w:ascii="Times New Roman" w:eastAsia="Times New Roman" w:hAnsi="Times New Roman" w:cs="David" w:hint="cs"/>
          <w:sz w:val="20"/>
          <w:szCs w:val="24"/>
          <w:rtl/>
          <w:lang w:eastAsia="he-IL"/>
        </w:rPr>
        <w:t>-7</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מים</w:t>
      </w:r>
      <w:r w:rsidRPr="002B2234">
        <w:rPr>
          <w:rFonts w:ascii="Times New Roman" w:eastAsia="Times New Roman" w:hAnsi="Times New Roman" w:cs="David"/>
          <w:sz w:val="20"/>
          <w:szCs w:val="24"/>
          <w:rtl/>
          <w:lang w:eastAsia="he-IL"/>
        </w:rPr>
        <w:t xml:space="preserve"> מיום משלוחה (להלן: "</w:t>
      </w:r>
      <w:r w:rsidRPr="002B2234">
        <w:rPr>
          <w:rFonts w:ascii="Times New Roman" w:eastAsia="Times New Roman" w:hAnsi="Times New Roman" w:cs="David"/>
          <w:b/>
          <w:bCs/>
          <w:sz w:val="20"/>
          <w:szCs w:val="24"/>
          <w:rtl/>
          <w:lang w:eastAsia="he-IL"/>
        </w:rPr>
        <w:t>תאריך הפסקת השרות</w:t>
      </w:r>
      <w:r w:rsidRPr="002B2234">
        <w:rPr>
          <w:rFonts w:ascii="Times New Roman" w:eastAsia="Times New Roman" w:hAnsi="Times New Roman" w:cs="David"/>
          <w:sz w:val="20"/>
          <w:szCs w:val="24"/>
          <w:rtl/>
          <w:lang w:eastAsia="he-IL"/>
        </w:rPr>
        <w:t>").</w:t>
      </w:r>
    </w:p>
    <w:p w14:paraId="40C58AF0"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צע עד לתאריך הפסקת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 ו - ה'</w:t>
      </w:r>
      <w:r w:rsidRPr="002B2234">
        <w:rPr>
          <w:rFonts w:ascii="Times New Roman" w:eastAsia="Times New Roman" w:hAnsi="Times New Roman" w:cs="David"/>
          <w:sz w:val="20"/>
          <w:szCs w:val="24"/>
          <w:rtl/>
          <w:lang w:eastAsia="he-IL"/>
        </w:rPr>
        <w:t>. במקרה שבוצע חלק של קטע ו/או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ישולם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 המנהל.</w:t>
      </w:r>
    </w:p>
    <w:p w14:paraId="756FE5E9"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לטענה </w:t>
      </w:r>
      <w:r w:rsidRPr="002B2234">
        <w:rPr>
          <w:rFonts w:ascii="Times New Roman" w:eastAsia="Times New Roman" w:hAnsi="Times New Roman" w:cs="David" w:hint="cs"/>
          <w:sz w:val="20"/>
          <w:szCs w:val="24"/>
          <w:rtl/>
          <w:lang w:eastAsia="he-IL"/>
        </w:rPr>
        <w:t>ו/או דרישה ו/או תלונה ו/</w:t>
      </w:r>
      <w:r w:rsidRPr="002B2234">
        <w:rPr>
          <w:rFonts w:ascii="Times New Roman" w:eastAsia="Times New Roman" w:hAnsi="Times New Roman" w:cs="David"/>
          <w:sz w:val="20"/>
          <w:szCs w:val="24"/>
          <w:rtl/>
          <w:lang w:eastAsia="he-IL"/>
        </w:rPr>
        <w:t>או תביעה כלשהי, פרט לאמור בסעיף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והשכר שישולם לפי 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60D41BD8"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תוך 12 חודש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מהבאת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כאמור</w:t>
      </w:r>
      <w:r w:rsidRPr="002B2234">
        <w:rPr>
          <w:rFonts w:ascii="Times New Roman" w:eastAsia="Times New Roman" w:hAnsi="Times New Roman" w:cs="David" w:hint="cs"/>
          <w:sz w:val="20"/>
          <w:szCs w:val="24"/>
          <w:rtl/>
          <w:lang w:eastAsia="he-IL"/>
        </w:rPr>
        <w:t>, רשאי המזמין</w:t>
      </w:r>
      <w:r w:rsidRPr="002B2234">
        <w:rPr>
          <w:rFonts w:ascii="Times New Roman" w:eastAsia="Times New Roman" w:hAnsi="Times New Roman" w:cs="David"/>
          <w:sz w:val="20"/>
          <w:szCs w:val="24"/>
          <w:rtl/>
          <w:lang w:eastAsia="he-IL"/>
        </w:rPr>
        <w:t xml:space="preserve"> לחדשו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במקרה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 </w:t>
      </w:r>
      <w:r w:rsidRPr="002B2234">
        <w:rPr>
          <w:rFonts w:ascii="Times New Roman" w:eastAsia="Times New Roman" w:hAnsi="Times New Roman" w:cs="David"/>
          <w:sz w:val="20"/>
          <w:szCs w:val="24"/>
          <w:rtl/>
          <w:lang w:eastAsia="he-IL"/>
        </w:rPr>
        <w:lastRenderedPageBreak/>
        <w:t>דרישת 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לחדש את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תנאי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443D2594"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במקרה שחוזה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מצוות הדין)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זכאי לתשלום כמוגדר בסעיף 12.3.2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ויחולו הסעיפים 12.1.3 ו- 12.1.4 לעיל.</w:t>
      </w:r>
    </w:p>
    <w:p w14:paraId="78D77F1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7E34B8BA"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מזמין לפי סעיף 12.1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זכאי המזמין לבטל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בלא צורך בהודעה מוקדמת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אחד מהמקרים הבאים:</w:t>
      </w:r>
    </w:p>
    <w:p w14:paraId="479FAA23"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ו/או לא קיים איזה מהוראות החוזה ולא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קן </w:t>
      </w:r>
      <w:r w:rsidRPr="002B2234">
        <w:rPr>
          <w:rFonts w:ascii="Times New Roman" w:eastAsia="Times New Roman" w:hAnsi="Times New Roman" w:cs="David" w:hint="cs"/>
          <w:sz w:val="20"/>
          <w:szCs w:val="24"/>
          <w:rtl/>
          <w:lang w:eastAsia="he-IL"/>
        </w:rPr>
        <w:t>את ה</w:t>
      </w:r>
      <w:r w:rsidRPr="002B2234">
        <w:rPr>
          <w:rFonts w:ascii="Times New Roman" w:eastAsia="Times New Roman" w:hAnsi="Times New Roman" w:cs="David"/>
          <w:sz w:val="20"/>
          <w:szCs w:val="24"/>
          <w:rtl/>
          <w:lang w:eastAsia="he-IL"/>
        </w:rPr>
        <w:t>הפרה</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לאחר שק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התראה על כך מהמזמין בתוך הזמן הנקוב בהתראה.</w:t>
      </w:r>
    </w:p>
    <w:p w14:paraId="534ED037"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התרה במתכנן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שאין הוא מבצע את עבודתו בצורה המבטיחה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w:t>
      </w:r>
    </w:p>
    <w:p w14:paraId="11969D1C"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את הוראת סעיף 7.5 לעיל.</w:t>
      </w:r>
    </w:p>
    <w:p w14:paraId="5A15E774"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נבצר מהמתכנן או מהמנהל הראשי לקיים את ה</w:t>
      </w:r>
      <w:r w:rsidRPr="002B2234">
        <w:rPr>
          <w:rFonts w:ascii="Times New Roman" w:eastAsia="Times New Roman" w:hAnsi="Times New Roman" w:cs="David" w:hint="cs"/>
          <w:sz w:val="20"/>
          <w:szCs w:val="24"/>
          <w:rtl/>
          <w:lang w:eastAsia="he-IL"/>
        </w:rPr>
        <w:t xml:space="preserve">וראות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מסיבת מחלה או מכל סיבה אחרת </w:t>
      </w:r>
      <w:r w:rsidRPr="002B2234">
        <w:rPr>
          <w:rFonts w:ascii="Times New Roman" w:eastAsia="Times New Roman" w:hAnsi="Times New Roman" w:cs="David"/>
          <w:sz w:val="20"/>
          <w:szCs w:val="24"/>
          <w:rtl/>
          <w:lang w:eastAsia="he-IL"/>
        </w:rPr>
        <w:lastRenderedPageBreak/>
        <w:t>שהיא. מבלי לפגוע בכלליות 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לפעולה משפטית או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שירותי המתכנן או אם ארע אירוע דומה.</w:t>
      </w:r>
    </w:p>
    <w:p w14:paraId="155D3465"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חל שינוי בהחזקת המניות ו/או בהרכב המנהלים של המתכנן.</w:t>
      </w:r>
    </w:p>
    <w:p w14:paraId="33AFC5B5"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בוטל החוזה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צע עד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טול החוזה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bCs/>
          <w:sz w:val="20"/>
          <w:szCs w:val="24"/>
          <w:rtl/>
          <w:lang w:eastAsia="he-IL"/>
        </w:rPr>
        <w:t xml:space="preserve">ו -ה' </w:t>
      </w:r>
      <w:r w:rsidRPr="002B2234">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9408160"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תשמש עילה למתכנן לתביעת פיצויים כלשהם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לטענה</w:t>
      </w:r>
      <w:r w:rsidRPr="002B2234">
        <w:rPr>
          <w:rFonts w:ascii="Times New Roman" w:eastAsia="Times New Roman" w:hAnsi="Times New Roman" w:cs="David" w:hint="cs"/>
          <w:sz w:val="20"/>
          <w:szCs w:val="24"/>
          <w:rtl/>
          <w:lang w:eastAsia="he-IL"/>
        </w:rPr>
        <w:t xml:space="preserve"> ו/או לדרישה ו/או לתלונה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תביעה כלשהי, פרט לאמור בסעיף 12.3.2 לעיל, והשכר שישולם לפי סעיף 12.3.2</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3AB02AC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השירותים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 xml:space="preserve">י חוזה זה או אם אירע </w:t>
      </w:r>
      <w:r w:rsidRPr="002B2234">
        <w:rPr>
          <w:rFonts w:ascii="Times New Roman" w:eastAsia="Times New Roman" w:hAnsi="Times New Roman" w:cs="David"/>
          <w:sz w:val="20"/>
          <w:szCs w:val="24"/>
          <w:rtl/>
          <w:lang w:eastAsia="he-IL"/>
        </w:rPr>
        <w:lastRenderedPageBreak/>
        <w:t>אירוע דומה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סעיפים 12.3.2 ו - 12.3.3 לעיל.</w:t>
      </w:r>
    </w:p>
    <w:p w14:paraId="1366B5B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סעיפים 12.1, 12.2 ו-12.3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הסעיפים הנ"ל.</w:t>
      </w:r>
    </w:p>
    <w:p w14:paraId="6657077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מקרה של 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או ביטולו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למסור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המשך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3C78C4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אימת שהמתכנן לא יקיים איזו מהתחייבויותיו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95E0E7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785C9575"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העברת זכויות</w:t>
      </w:r>
    </w:p>
    <w:p w14:paraId="12DEA13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אין המתכנן רשאי להסב לאחר את החוזה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כל חלק ממנו, וכן אין הוא רשאי להעביר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להסב לאחר כל זכות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חובה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אלא בהסכמת המזמין בכתב ומראש.</w:t>
      </w:r>
    </w:p>
    <w:p w14:paraId="01DC853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אין המתכנן רשאי למסור לאחר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כולם או מקצתם, אלא בהסכמת המזמין בכתב ומראש.</w:t>
      </w:r>
    </w:p>
    <w:p w14:paraId="03EE6F1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ניתנה הסכמת המזמין לפי סעיפים 13.1 או 13.2 לעיל, הרי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אין בכך כדי לפטור את המתכנן מאחריותו והתחייבויותיו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 xml:space="preserve"> ומזכויות המזמין על פיו, והמתכנן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באחריות מלאה, כלפי המזמין וכלפי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 xml:space="preserve">צד שלישי שהוא, גם לכל מעשה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באי כחם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עובדיהם</w:t>
      </w:r>
      <w:r w:rsidRPr="002B2234">
        <w:rPr>
          <w:rFonts w:ascii="Times New Roman" w:eastAsia="Times New Roman" w:hAnsi="Times New Roman" w:cs="David" w:hint="cs"/>
          <w:sz w:val="20"/>
          <w:szCs w:val="24"/>
          <w:rtl/>
          <w:lang w:eastAsia="he-IL"/>
        </w:rPr>
        <w:t xml:space="preserve"> ו/או מי מטעמם</w:t>
      </w:r>
      <w:r w:rsidRPr="002B2234">
        <w:rPr>
          <w:rFonts w:ascii="Times New Roman" w:eastAsia="Times New Roman" w:hAnsi="Times New Roman" w:cs="David"/>
          <w:sz w:val="20"/>
          <w:szCs w:val="24"/>
          <w:rtl/>
          <w:lang w:eastAsia="he-IL"/>
        </w:rPr>
        <w:t>, ואילו למזמין ישמרו כל זכויותיו כלפי המתכנן.</w:t>
      </w:r>
    </w:p>
    <w:p w14:paraId="6D28610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המתכנן כמתחייב מהאמור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סעיף 12.3.2 ו-12.3.3 לעיל.</w:t>
      </w:r>
    </w:p>
    <w:p w14:paraId="411E552C"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43B6403E" w14:textId="77777777" w:rsidR="002B2234" w:rsidRPr="002B2234" w:rsidRDefault="002B2234" w:rsidP="002B223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סיום שרותי המתכנן</w:t>
      </w:r>
    </w:p>
    <w:p w14:paraId="41CB5A66"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יחושבו כבאים לסיום בכל אחד מהמקרים הבאים:</w:t>
      </w:r>
    </w:p>
    <w:p w14:paraId="3157C6A9"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הובא לידי </w:t>
      </w:r>
      <w:r w:rsidRPr="002B2234">
        <w:rPr>
          <w:rFonts w:ascii="Times New Roman" w:eastAsia="Times New Roman" w:hAnsi="Times New Roman" w:cs="David" w:hint="cs"/>
          <w:sz w:val="20"/>
          <w:szCs w:val="24"/>
          <w:rtl/>
          <w:lang w:eastAsia="he-IL"/>
        </w:rPr>
        <w:t>גמר</w:t>
      </w:r>
      <w:r w:rsidRPr="002B2234">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0F6CFF70"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עם מתן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ע"י המזמין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הושלם מתן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63902E72"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סודיות והמצאת מסמכים</w:t>
      </w:r>
    </w:p>
    <w:p w14:paraId="2D52C58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B2234">
        <w:rPr>
          <w:rFonts w:ascii="Times New Roman" w:eastAsia="Times New Roman" w:hAnsi="Times New Roman" w:cs="David" w:hint="cs"/>
          <w:sz w:val="20"/>
          <w:szCs w:val="24"/>
          <w:rtl/>
          <w:lang w:eastAsia="he-IL"/>
        </w:rPr>
        <w:t>ו/או על ידי</w:t>
      </w:r>
      <w:r w:rsidRPr="002B2234">
        <w:rPr>
          <w:rFonts w:ascii="Times New Roman" w:eastAsia="Times New Roman" w:hAnsi="Times New Roman" w:cs="David"/>
          <w:sz w:val="20"/>
          <w:szCs w:val="24"/>
          <w:rtl/>
          <w:lang w:eastAsia="he-IL"/>
        </w:rPr>
        <w:t xml:space="preserve"> מ</w:t>
      </w:r>
      <w:r w:rsidRPr="002B2234">
        <w:rPr>
          <w:rFonts w:ascii="Times New Roman" w:eastAsia="Times New Roman" w:hAnsi="Times New Roman" w:cs="David" w:hint="cs"/>
          <w:sz w:val="20"/>
          <w:szCs w:val="24"/>
          <w:rtl/>
          <w:lang w:eastAsia="he-IL"/>
        </w:rPr>
        <w:t>י מ</w:t>
      </w:r>
      <w:r w:rsidRPr="002B2234">
        <w:rPr>
          <w:rFonts w:ascii="Times New Roman" w:eastAsia="Times New Roman" w:hAnsi="Times New Roman" w:cs="David"/>
          <w:sz w:val="20"/>
          <w:szCs w:val="24"/>
          <w:rtl/>
          <w:lang w:eastAsia="he-IL"/>
        </w:rPr>
        <w:t xml:space="preserve">טעמו ובין שהוכנו על ידי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מי </w:t>
      </w:r>
      <w:r w:rsidRPr="002B2234">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B71688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מאחריותו </w:t>
      </w:r>
      <w:r w:rsidRPr="002B2234">
        <w:rPr>
          <w:rFonts w:ascii="Times New Roman" w:eastAsia="Times New Roman" w:hAnsi="Times New Roman" w:cs="David" w:hint="cs"/>
          <w:sz w:val="20"/>
          <w:szCs w:val="24"/>
          <w:rtl/>
          <w:lang w:eastAsia="he-IL"/>
        </w:rPr>
        <w:t xml:space="preserve">של המתכנן </w:t>
      </w:r>
      <w:r w:rsidRPr="002B2234">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יציית המתכנן לכל דרישה של המנהל בדבר נקיטת אמצעי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8C490C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יחתים את עובדיו</w:t>
      </w:r>
      <w:r w:rsidRPr="002B2234">
        <w:rPr>
          <w:rFonts w:ascii="Times New Roman" w:eastAsia="Times New Roman" w:hAnsi="Times New Roman" w:cs="David" w:hint="cs"/>
          <w:sz w:val="20"/>
          <w:szCs w:val="24"/>
          <w:rtl/>
          <w:lang w:eastAsia="he-IL"/>
        </w:rPr>
        <w:t xml:space="preserve"> ו/או שלוחיו ו/או אחר מטעמו</w:t>
      </w:r>
      <w:r w:rsidRPr="002B2234">
        <w:rPr>
          <w:rFonts w:ascii="Times New Roman" w:eastAsia="Times New Roman" w:hAnsi="Times New Roman" w:cs="David"/>
          <w:sz w:val="20"/>
          <w:szCs w:val="24"/>
          <w:rtl/>
          <w:lang w:eastAsia="he-IL"/>
        </w:rPr>
        <w:t xml:space="preserve"> בקשר עם ביצוע הסכם זה</w:t>
      </w:r>
      <w:r w:rsidRPr="002B2234">
        <w:rPr>
          <w:rFonts w:ascii="Times New Roman" w:eastAsia="Times New Roman" w:hAnsi="Times New Roman" w:cs="David" w:hint="cs"/>
          <w:sz w:val="20"/>
          <w:szCs w:val="24"/>
          <w:rtl/>
          <w:lang w:eastAsia="he-IL"/>
        </w:rPr>
        <w:t xml:space="preserve"> על נספחיו,</w:t>
      </w:r>
      <w:r w:rsidRPr="002B2234">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B2234">
        <w:rPr>
          <w:rFonts w:ascii="Times New Roman" w:eastAsia="Times New Roman" w:hAnsi="Times New Roman" w:cs="David"/>
          <w:bCs/>
          <w:sz w:val="20"/>
          <w:szCs w:val="24"/>
          <w:rtl/>
          <w:lang w:eastAsia="he-IL"/>
        </w:rPr>
        <w:t>ו'</w:t>
      </w:r>
      <w:r w:rsidRPr="002B2234">
        <w:rPr>
          <w:rFonts w:ascii="Times New Roman" w:eastAsia="Times New Roman" w:hAnsi="Times New Roman" w:cs="David"/>
          <w:sz w:val="20"/>
          <w:szCs w:val="24"/>
          <w:rtl/>
          <w:lang w:eastAsia="he-IL"/>
        </w:rPr>
        <w:t>,.</w:t>
      </w:r>
    </w:p>
    <w:p w14:paraId="17F34544"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לפי דרישת המזמין ועם סיום 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B2234">
        <w:rPr>
          <w:rFonts w:ascii="Times New Roman" w:eastAsia="Times New Roman" w:hAnsi="Times New Roman" w:cs="David" w:hint="cs"/>
          <w:sz w:val="20"/>
          <w:szCs w:val="24"/>
          <w:rtl/>
          <w:lang w:eastAsia="he-IL"/>
        </w:rPr>
        <w:t>.</w:t>
      </w:r>
    </w:p>
    <w:p w14:paraId="6AB4F7CD"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ויתור על זכויות מצד המתכנן</w:t>
      </w:r>
    </w:p>
    <w:p w14:paraId="3B9352DB"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השתמש המזמין כדין בסמכות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B2234">
        <w:rPr>
          <w:rFonts w:ascii="Times New Roman" w:eastAsia="Times New Roman" w:hAnsi="Times New Roman" w:cs="David" w:hint="cs"/>
          <w:sz w:val="20"/>
          <w:szCs w:val="24"/>
          <w:rtl/>
          <w:lang w:eastAsia="he-IL"/>
        </w:rPr>
        <w:t>מתכנן כל טענה ו/או דרישה ו/או תלונה ו/או</w:t>
      </w:r>
      <w:r w:rsidRPr="002B2234">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w:t>
      </w:r>
      <w:r w:rsidRPr="002B2234">
        <w:rPr>
          <w:rFonts w:ascii="Times New Roman" w:eastAsia="Times New Roman" w:hAnsi="Times New Roman" w:cs="David" w:hint="cs"/>
          <w:sz w:val="20"/>
          <w:szCs w:val="24"/>
          <w:rtl/>
          <w:lang w:eastAsia="he-IL"/>
        </w:rPr>
        <w:t xml:space="preserve"> שיפוי ו/או</w:t>
      </w:r>
      <w:r w:rsidRPr="002B2234">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פגיעה במוניטין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הפסד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הפסד רווח העלולים להיגרם לו עקב הביטול</w:t>
      </w:r>
      <w:r w:rsidRPr="002B2234">
        <w:rPr>
          <w:rFonts w:ascii="Times New Roman" w:eastAsia="Times New Roman" w:hAnsi="Times New Roman" w:cs="David" w:hint="cs"/>
          <w:sz w:val="20"/>
          <w:szCs w:val="24"/>
          <w:rtl/>
          <w:lang w:eastAsia="he-IL"/>
        </w:rPr>
        <w:t xml:space="preserve"> או</w:t>
      </w:r>
      <w:r w:rsidRPr="002B2234">
        <w:rPr>
          <w:rFonts w:ascii="Times New Roman" w:eastAsia="Times New Roman" w:hAnsi="Times New Roman" w:cs="David"/>
          <w:sz w:val="20"/>
          <w:szCs w:val="24"/>
          <w:rtl/>
          <w:lang w:eastAsia="he-IL"/>
        </w:rPr>
        <w:t xml:space="preserve"> ההפסקה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מכל סיבה אחרת.</w:t>
      </w:r>
    </w:p>
    <w:p w14:paraId="1DDE7E2B"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שביצע המתכנן על פי חוזה זה.</w:t>
      </w:r>
    </w:p>
    <w:p w14:paraId="7B9AEC98"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המשך 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מסירתם לידי מתכנן אחר, והינו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1736D2C"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שונות</w:t>
      </w:r>
    </w:p>
    <w:p w14:paraId="442FDE7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הראשי במשרד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מתחייב לבצע את השירותים שעליו לבצע אישית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w:t>
      </w:r>
      <w:r w:rsidRPr="002B2234">
        <w:rPr>
          <w:rFonts w:ascii="Times New Roman" w:eastAsia="Times New Roman" w:hAnsi="Times New Roman" w:cs="David" w:hint="cs"/>
          <w:sz w:val="20"/>
          <w:szCs w:val="24"/>
          <w:rtl/>
          <w:lang w:eastAsia="he-IL"/>
        </w:rPr>
        <w:t xml:space="preserve"> זה והינו</w:t>
      </w:r>
      <w:r w:rsidRPr="002B2234">
        <w:rPr>
          <w:rFonts w:ascii="Times New Roman" w:eastAsia="Times New Roman" w:hAnsi="Times New Roman" w:cs="David"/>
          <w:sz w:val="20"/>
          <w:szCs w:val="24"/>
          <w:rtl/>
          <w:lang w:eastAsia="he-IL"/>
        </w:rPr>
        <w:t xml:space="preserve"> אחראי וערב כלפי המזמין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התחייבויות המתכנן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w:t>
      </w:r>
    </w:p>
    <w:p w14:paraId="7B765EE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צד אשר יפר או לא יקיים איזו מהתחייבויותיו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יהיה חייב לפצות את הצד המקיים על כל הנזקים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ההפסדים שיגרמו לו עקב 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מבלי לגרוע מזכות הצד המקיים לכל סעד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תרופה אחרים ו/או נוספים.</w:t>
      </w:r>
    </w:p>
    <w:p w14:paraId="0722FFBD"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למניעת ספקות מוצהר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4B99E0B"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B2234">
        <w:rPr>
          <w:rFonts w:ascii="Times New Roman" w:eastAsia="Times New Roman" w:hAnsi="Times New Roman" w:cs="David" w:hint="cs"/>
          <w:sz w:val="20"/>
          <w:szCs w:val="24"/>
          <w:rtl/>
          <w:lang w:eastAsia="he-IL"/>
        </w:rPr>
        <w:t>נבע</w:t>
      </w:r>
      <w:r w:rsidRPr="002B2234">
        <w:rPr>
          <w:rFonts w:ascii="Times New Roman" w:eastAsia="Times New Roman" w:hAnsi="Times New Roman" w:cs="David"/>
          <w:sz w:val="20"/>
          <w:szCs w:val="24"/>
          <w:rtl/>
          <w:lang w:eastAsia="he-IL"/>
        </w:rPr>
        <w:t xml:space="preserve"> מאי עמידתו בהתחייבויותיו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w:t>
      </w:r>
    </w:p>
    <w:p w14:paraId="3FF1088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1CE0F88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כל </w:t>
      </w:r>
      <w:r w:rsidRPr="002B2234">
        <w:rPr>
          <w:rFonts w:ascii="Times New Roman" w:eastAsia="Times New Roman" w:hAnsi="Times New Roman" w:cs="David" w:hint="cs"/>
          <w:sz w:val="20"/>
          <w:szCs w:val="24"/>
          <w:rtl/>
          <w:lang w:eastAsia="he-IL"/>
        </w:rPr>
        <w:t>אחת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אחת מהתחייבויות המזמין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מותנה בכך שהמתכנן יקיים תחילה את 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עד לאותו מועד. המזמין זכאי, מבלי לפגוע </w:t>
      </w:r>
      <w:r w:rsidRPr="002B2234">
        <w:rPr>
          <w:rFonts w:ascii="Times New Roman" w:eastAsia="Times New Roman" w:hAnsi="Times New Roman" w:cs="David" w:hint="cs"/>
          <w:sz w:val="20"/>
          <w:szCs w:val="24"/>
          <w:rtl/>
          <w:lang w:eastAsia="he-IL"/>
        </w:rPr>
        <w:t>מכלליות ה</w:t>
      </w:r>
      <w:r w:rsidRPr="002B2234">
        <w:rPr>
          <w:rFonts w:ascii="Times New Roman" w:eastAsia="Times New Roman" w:hAnsi="Times New Roman" w:cs="David"/>
          <w:sz w:val="20"/>
          <w:szCs w:val="24"/>
          <w:rtl/>
          <w:lang w:eastAsia="he-IL"/>
        </w:rPr>
        <w:t>אמור בכל מקום אחר בחוזה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לעכב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DAB834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שום התנהגות מצד</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של מי</w:t>
      </w:r>
      <w:r w:rsidRPr="002B2234">
        <w:rPr>
          <w:rFonts w:ascii="Times New Roman" w:eastAsia="Times New Roman" w:hAnsi="Times New Roman" w:cs="David"/>
          <w:sz w:val="20"/>
          <w:szCs w:val="24"/>
          <w:rtl/>
          <w:lang w:eastAsia="he-IL"/>
        </w:rPr>
        <w:t xml:space="preserve"> מהצדדים לא תחשב כויתור על איזה מזכויותיו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ו/או</w:t>
      </w:r>
      <w:r w:rsidRPr="002B2234">
        <w:rPr>
          <w:rFonts w:ascii="Times New Roman" w:eastAsia="Times New Roman" w:hAnsi="Times New Roman" w:cs="David"/>
          <w:sz w:val="20"/>
          <w:szCs w:val="24"/>
          <w:rtl/>
          <w:lang w:eastAsia="he-IL"/>
        </w:rPr>
        <w:t xml:space="preserve"> ע</w:t>
      </w:r>
      <w:r w:rsidRPr="002B2234">
        <w:rPr>
          <w:rFonts w:ascii="Times New Roman" w:eastAsia="Times New Roman" w:hAnsi="Times New Roman" w:cs="David" w:hint="cs"/>
          <w:sz w:val="20"/>
          <w:szCs w:val="24"/>
          <w:rtl/>
          <w:lang w:eastAsia="he-IL"/>
        </w:rPr>
        <w:t>ל פי כל</w:t>
      </w:r>
      <w:r w:rsidRPr="002B2234">
        <w:rPr>
          <w:rFonts w:ascii="Times New Roman" w:eastAsia="Times New Roman" w:hAnsi="Times New Roman" w:cs="David"/>
          <w:sz w:val="20"/>
          <w:szCs w:val="24"/>
          <w:rtl/>
          <w:lang w:eastAsia="he-IL"/>
        </w:rPr>
        <w:t xml:space="preserve"> דין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כויתור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כהסכמה מצדו לאיזה הפרה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אי קיום של תנאי מתנאי חוזה</w:t>
      </w:r>
      <w:r w:rsidRPr="002B2234">
        <w:rPr>
          <w:rFonts w:ascii="Times New Roman" w:eastAsia="Times New Roman" w:hAnsi="Times New Roman" w:cs="David" w:hint="cs"/>
          <w:sz w:val="20"/>
          <w:szCs w:val="24"/>
          <w:rtl/>
          <w:lang w:eastAsia="he-IL"/>
        </w:rPr>
        <w:t xml:space="preserve"> זה ו/</w:t>
      </w:r>
      <w:r w:rsidRPr="002B2234">
        <w:rPr>
          <w:rFonts w:ascii="Times New Roman" w:eastAsia="Times New Roman" w:hAnsi="Times New Roman" w:cs="David"/>
          <w:sz w:val="20"/>
          <w:szCs w:val="24"/>
          <w:rtl/>
          <w:lang w:eastAsia="he-IL"/>
        </w:rPr>
        <w:t xml:space="preserve"> או כנותנת דחייה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ארכה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כל פעולה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יש לעשותה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טול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תוספת של תנאי </w:t>
      </w:r>
      <w:r w:rsidRPr="002B2234">
        <w:rPr>
          <w:rFonts w:ascii="Times New Roman" w:eastAsia="Times New Roman" w:hAnsi="Times New Roman" w:cs="David" w:hint="cs"/>
          <w:sz w:val="20"/>
          <w:szCs w:val="24"/>
          <w:rtl/>
          <w:lang w:eastAsia="he-IL"/>
        </w:rPr>
        <w:t>כלשהו</w:t>
      </w:r>
      <w:r w:rsidRPr="002B2234">
        <w:rPr>
          <w:rFonts w:ascii="Times New Roman" w:eastAsia="Times New Roman" w:hAnsi="Times New Roman" w:cs="David"/>
          <w:sz w:val="20"/>
          <w:szCs w:val="24"/>
          <w:rtl/>
          <w:lang w:eastAsia="he-IL"/>
        </w:rPr>
        <w:t>, אלא אם נעשו במפורש ובכתב.</w:t>
      </w:r>
    </w:p>
    <w:p w14:paraId="37D7F6A9"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מכלליות האמור לעיל -</w:t>
      </w:r>
    </w:p>
    <w:p w14:paraId="731E9053"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7693C5AC"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תור כלשהו על זכויות וחובות לפי החוזה.</w:t>
      </w:r>
    </w:p>
    <w:p w14:paraId="1E134BB3"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במידה והמתכנן כולל מספר גופים או יחידים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654BE16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בגין כל חיוב מחיובי המזמין </w:t>
      </w:r>
      <w:r w:rsidRPr="002B2234">
        <w:rPr>
          <w:rFonts w:ascii="Times New Roman" w:eastAsia="Times New Roman" w:hAnsi="Times New Roman" w:cs="David" w:hint="cs"/>
          <w:sz w:val="24"/>
          <w:szCs w:val="24"/>
          <w:rtl/>
          <w:lang w:eastAsia="he-IL"/>
        </w:rPr>
        <w:t>על פי</w:t>
      </w:r>
      <w:r w:rsidRPr="002B223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B2234">
        <w:rPr>
          <w:rFonts w:ascii="Times New Roman" w:eastAsia="Times New Roman" w:hAnsi="Times New Roman" w:cs="David" w:hint="cs"/>
          <w:sz w:val="24"/>
          <w:szCs w:val="24"/>
          <w:rtl/>
          <w:lang w:eastAsia="he-IL"/>
        </w:rPr>
        <w:t>על פ</w:t>
      </w:r>
      <w:r w:rsidRPr="002B2234">
        <w:rPr>
          <w:rFonts w:ascii="Times New Roman" w:eastAsia="Times New Roman" w:hAnsi="Times New Roman" w:cs="David"/>
          <w:sz w:val="24"/>
          <w:szCs w:val="24"/>
          <w:rtl/>
          <w:lang w:eastAsia="he-IL"/>
        </w:rPr>
        <w:t>י חוזה זה. וזאת מבלי לגרוע מהאמור להלן בסיפא לס"ק זה.</w:t>
      </w:r>
    </w:p>
    <w:p w14:paraId="2B12076D" w14:textId="77777777" w:rsidR="002B2234" w:rsidRPr="002B2234" w:rsidRDefault="002B2234" w:rsidP="002B223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4"/>
          <w:rtl/>
          <w:lang w:eastAsia="he-IL"/>
        </w:rPr>
        <w:t>המתכנן מתחייב בזה</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כל דרישה</w:t>
      </w:r>
      <w:r w:rsidRPr="002B2234">
        <w:rPr>
          <w:rFonts w:ascii="Times New Roman" w:eastAsia="Times New Roman" w:hAnsi="Times New Roman" w:cs="David" w:hint="cs"/>
          <w:sz w:val="24"/>
          <w:szCs w:val="24"/>
          <w:rtl/>
          <w:lang w:eastAsia="he-IL"/>
        </w:rPr>
        <w:t xml:space="preserve"> ו/או תלונה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ו/או </w:t>
      </w:r>
      <w:r w:rsidRPr="002B2234">
        <w:rPr>
          <w:rFonts w:ascii="Times New Roman" w:eastAsia="Times New Roman" w:hAnsi="Times New Roman" w:cs="David"/>
          <w:sz w:val="24"/>
          <w:szCs w:val="24"/>
          <w:rtl/>
          <w:lang w:eastAsia="he-IL"/>
        </w:rPr>
        <w:t>טענה ו/או תביעה, ככל שתהיינה לו כנגד המזמין בגין חיובי המזמין ע</w:t>
      </w:r>
      <w:r w:rsidRPr="002B2234">
        <w:rPr>
          <w:rFonts w:ascii="Times New Roman" w:eastAsia="Times New Roman" w:hAnsi="Times New Roman" w:cs="David" w:hint="cs"/>
          <w:sz w:val="24"/>
          <w:szCs w:val="24"/>
          <w:rtl/>
          <w:lang w:eastAsia="he-IL"/>
        </w:rPr>
        <w:t>ל פי</w:t>
      </w:r>
      <w:r w:rsidRPr="002B223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אותו דין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יחול לגבי תביעה של מי מיחידי המזמין כנגד המתכנן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קרי</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תביעה כאמור</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w:t>
      </w:r>
    </w:p>
    <w:p w14:paraId="6DB3BB7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232C6A8D"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למען הסר ספק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מוסכם ומוצהר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7A00694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7CD3C29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 זה על נספחיו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62DE5B73" w14:textId="77777777" w:rsidR="002B2234" w:rsidRDefault="002B2234" w:rsidP="00735E3D">
      <w:pPr>
        <w:widowControl w:val="0"/>
        <w:numPr>
          <w:ilvl w:val="1"/>
          <w:numId w:val="1"/>
        </w:numPr>
        <w:spacing w:before="0" w:beforeAutospacing="0" w:after="0" w:afterAutospacing="0" w:line="240" w:lineRule="auto"/>
        <w:ind w:left="788" w:hanging="431"/>
        <w:jc w:val="both"/>
        <w:rPr>
          <w:rFonts w:ascii="Times New Roman" w:eastAsia="Times New Roman" w:hAnsi="Times New Roman" w:cs="David"/>
          <w:sz w:val="20"/>
          <w:szCs w:val="24"/>
          <w:lang w:eastAsia="he-IL"/>
        </w:rPr>
      </w:pPr>
      <w:r w:rsidRPr="00735E3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35E3D">
        <w:rPr>
          <w:rFonts w:ascii="Times New Roman" w:eastAsia="Times New Roman" w:hAnsi="Times New Roman" w:cs="David" w:hint="cs"/>
          <w:sz w:val="20"/>
          <w:szCs w:val="24"/>
          <w:rtl/>
          <w:lang w:eastAsia="he-IL"/>
        </w:rPr>
        <w:t>רשום</w:t>
      </w:r>
      <w:r w:rsidRPr="00735E3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תחשב היא כמתקבלת ביום משלוח או מסירתה כאמור.</w:t>
      </w:r>
    </w:p>
    <w:p w14:paraId="07673734" w14:textId="77777777" w:rsidR="00735E3D" w:rsidRDefault="00735E3D" w:rsidP="00735E3D">
      <w:pPr>
        <w:widowControl w:val="0"/>
        <w:spacing w:before="0" w:beforeAutospacing="0" w:after="0" w:afterAutospacing="0" w:line="240" w:lineRule="auto"/>
        <w:ind w:left="788"/>
        <w:jc w:val="both"/>
        <w:rPr>
          <w:rFonts w:ascii="Times New Roman" w:eastAsia="Times New Roman" w:hAnsi="Times New Roman" w:cs="David"/>
          <w:sz w:val="20"/>
          <w:szCs w:val="24"/>
          <w:rtl/>
          <w:lang w:eastAsia="he-IL"/>
        </w:rPr>
      </w:pPr>
    </w:p>
    <w:p w14:paraId="1DBD7300" w14:textId="77777777" w:rsidR="002B2234" w:rsidRDefault="002B2234">
      <w:pPr>
        <w:bidi w:val="0"/>
        <w:spacing w:before="0" w:beforeAutospacing="0" w:after="160" w:afterAutospacing="0" w:line="259" w:lineRule="auto"/>
        <w:rPr>
          <w:rFonts w:ascii="Times New Roman" w:eastAsia="Times New Roman" w:hAnsi="Times New Roman" w:cs="David"/>
          <w:bCs/>
          <w:sz w:val="20"/>
          <w:szCs w:val="24"/>
          <w:rtl/>
          <w:lang w:eastAsia="he-IL"/>
        </w:rPr>
      </w:pPr>
    </w:p>
    <w:p w14:paraId="07F187D1"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57F414F9"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9D56933"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B31B414"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CD621FB" w14:textId="3E7A6BF2" w:rsidR="00735E3D" w:rsidRPr="00DE7868" w:rsidRDefault="00735E3D" w:rsidP="00930795">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3FE4C324B3D4D45903EBE903CEA26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CB2758">
            <w:rPr>
              <w:rFonts w:ascii="Times New Roman" w:eastAsia="Times New Roman" w:hAnsi="Times New Roman" w:cs="David"/>
              <w:color w:val="00B0F0"/>
              <w:sz w:val="20"/>
              <w:szCs w:val="24"/>
              <w:u w:val="single"/>
              <w:rtl/>
              <w:lang w:eastAsia="he-IL"/>
            </w:rPr>
            <w:t>סער מהנדסים בע"מ</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62B894F6C7B6442598F0D71DFE4A06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930795">
            <w:rPr>
              <w:rFonts w:ascii="Times New Roman" w:eastAsia="Times New Roman" w:hAnsi="Times New Roman" w:cs="David" w:hint="cs"/>
              <w:color w:val="00B0F0"/>
              <w:sz w:val="20"/>
              <w:szCs w:val="24"/>
              <w:u w:val="single"/>
              <w:rtl/>
              <w:lang w:eastAsia="he-IL"/>
            </w:rPr>
            <w:t>אפריקה ישראל מגורים בע"מ</w:t>
          </w:r>
          <w:r w:rsidR="00930795">
            <w:rPr>
              <w:rFonts w:ascii="Times New Roman" w:eastAsia="Times New Roman" w:hAnsi="Times New Roman" w:cs="David" w:hint="cs"/>
              <w:color w:val="00B0F0"/>
              <w:sz w:val="20"/>
              <w:szCs w:val="24"/>
              <w:u w:val="single"/>
              <w:rtl/>
              <w:lang w:eastAsia="he-IL"/>
            </w:rPr>
            <w:t xml:space="preserve"> </w:t>
          </w:r>
        </w:sdtContent>
      </w:sdt>
    </w:p>
    <w:p w14:paraId="1DE2754C" w14:textId="77777777" w:rsidR="00735E3D" w:rsidRPr="00B27B4C" w:rsidRDefault="00735E3D" w:rsidP="00735E3D">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3BAB9A8"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D711BB9"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7418329"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751BEF2"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61717EB" w14:textId="77777777" w:rsidR="00735E3D"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EFD4938"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5EEC1B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3893656" w14:textId="77777777" w:rsidR="002B2234" w:rsidRPr="002B2234" w:rsidRDefault="002B2234" w:rsidP="002B2234">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41F639F7"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E1A7F77"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998BDB0"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3B1F162"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C8644E6"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60DEE9E"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F87ECAE"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C8F9B6B"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C4A00EE"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E1298FB" w14:textId="77777777" w:rsidR="00735E3D"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A83AC06" w14:textId="77777777" w:rsidR="00735E3D" w:rsidRPr="00B27B4C"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586B5006"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27E9DAF6"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81CE9B" w14:textId="66247787" w:rsidR="00735E3D" w:rsidRPr="00B27B4C" w:rsidRDefault="00735E3D" w:rsidP="00F613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 xml:space="preserve">פרויקט לבניית יחידות דיור, </w:t>
      </w:r>
      <w:r w:rsidR="00F61351">
        <w:rPr>
          <w:rFonts w:ascii="Times New Roman" w:eastAsia="Times New Roman" w:hAnsi="Times New Roman" w:cs="David" w:hint="cs"/>
          <w:sz w:val="24"/>
          <w:szCs w:val="24"/>
          <w:rtl/>
          <w:lang w:eastAsia="he-IL"/>
        </w:rPr>
        <w:t>מרתפים /</w:t>
      </w:r>
      <w:r w:rsidRPr="00B27B4C">
        <w:rPr>
          <w:rFonts w:ascii="Times New Roman" w:eastAsia="Times New Roman" w:hAnsi="Times New Roman" w:cs="David" w:hint="cs"/>
          <w:sz w:val="24"/>
          <w:szCs w:val="24"/>
          <w:rtl/>
          <w:lang w:eastAsia="he-IL"/>
        </w:rPr>
        <w:t>חניונים</w:t>
      </w:r>
      <w:r w:rsidR="00F61351">
        <w:rPr>
          <w:rFonts w:ascii="Times New Roman" w:eastAsia="Times New Roman" w:hAnsi="Times New Roman" w:cs="David" w:hint="cs"/>
          <w:sz w:val="24"/>
          <w:szCs w:val="24"/>
          <w:rtl/>
          <w:lang w:eastAsia="he-IL"/>
        </w:rPr>
        <w:t xml:space="preserve"> , חדרי טרנספורמציה </w:t>
      </w:r>
      <w:r w:rsidRPr="00B27B4C">
        <w:rPr>
          <w:rFonts w:ascii="Times New Roman" w:eastAsia="Times New Roman" w:hAnsi="Times New Roman" w:cs="David" w:hint="cs"/>
          <w:sz w:val="24"/>
          <w:szCs w:val="24"/>
          <w:rtl/>
          <w:lang w:eastAsia="he-IL"/>
        </w:rPr>
        <w:t xml:space="preserve">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911422858C4BCE8120469B9F47FB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0B155E">
            <w:rPr>
              <w:rFonts w:ascii="Times New Roman" w:eastAsia="Times New Roman" w:hAnsi="Times New Roman" w:cs="David" w:hint="cs"/>
              <w:color w:val="00B0F0"/>
              <w:sz w:val="24"/>
              <w:szCs w:val="24"/>
              <w:rtl/>
              <w:lang w:eastAsia="he-IL"/>
            </w:rPr>
            <w:t>קרית אתא</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2CE2ACED0BFA4946960641CABE43A1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F61351" w:rsidRPr="003059F5">
            <w:rPr>
              <w:rStyle w:val="PlaceholderText"/>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A8EBB78BD70E4147A6E024D3074659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F61351">
            <w:rPr>
              <w:rFonts w:ascii="Times New Roman" w:eastAsia="Times New Roman" w:hAnsi="Times New Roman" w:cs="David" w:hint="cs"/>
              <w:color w:val="00B0F0"/>
              <w:sz w:val="24"/>
              <w:szCs w:val="24"/>
              <w:rtl/>
            </w:rPr>
            <w:t>ב</w:t>
          </w:r>
          <w:r w:rsidR="000B155E">
            <w:rPr>
              <w:rFonts w:ascii="Times New Roman" w:eastAsia="Times New Roman" w:hAnsi="Times New Roman" w:cs="David" w:hint="cs"/>
              <w:color w:val="00B0F0"/>
              <w:sz w:val="24"/>
              <w:szCs w:val="24"/>
              <w:rtl/>
            </w:rPr>
            <w:t>גבעת הכלניות ( שם זמני )</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BDFF5D5"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E6F14D" w14:textId="5BC20CE9"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0EA9C9DE71F845B5912A1725FC6850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E947F5">
            <w:rPr>
              <w:rFonts w:ascii="Times New Roman" w:eastAsia="Times New Roman" w:hAnsi="Times New Roman" w:cs="David" w:hint="cs"/>
              <w:color w:val="008000"/>
              <w:sz w:val="24"/>
              <w:szCs w:val="24"/>
              <w:rtl/>
            </w:rPr>
            <w:t xml:space="preserve">כ/248 </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49910406AD04649A089B6776B01EE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E947F5">
            <w:rPr>
              <w:rFonts w:ascii="Times New Roman" w:eastAsia="Times New Roman" w:hAnsi="Times New Roman" w:cs="David" w:hint="cs"/>
              <w:sz w:val="24"/>
              <w:szCs w:val="24"/>
              <w:rtl/>
              <w:lang w:eastAsia="he-IL"/>
            </w:rPr>
            <w:t>גוש   10255  מגרשים 57-65</w:t>
          </w:r>
        </w:sdtContent>
      </w:sdt>
      <w:r w:rsidRPr="00B27B4C">
        <w:rPr>
          <w:rFonts w:ascii="Times New Roman" w:eastAsia="Times New Roman" w:hAnsi="Times New Roman" w:cs="David" w:hint="cs"/>
          <w:sz w:val="24"/>
          <w:szCs w:val="24"/>
          <w:rtl/>
          <w:lang w:eastAsia="he-IL"/>
        </w:rPr>
        <w:t>.</w:t>
      </w:r>
    </w:p>
    <w:p w14:paraId="0BC3F9CE"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8531DB6"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7A7D311" w14:textId="30016B4F" w:rsidR="00735E3D" w:rsidRPr="00B27B4C" w:rsidRDefault="00735E3D" w:rsidP="00735E3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6D573B38085E4F27BBEE62FCAA05CD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0B155E">
            <w:rPr>
              <w:rFonts w:ascii="Times New Roman" w:eastAsia="Times New Roman" w:hAnsi="Times New Roman" w:cs="David" w:hint="cs"/>
              <w:color w:val="008000"/>
              <w:sz w:val="24"/>
              <w:szCs w:val="24"/>
              <w:rtl/>
            </w:rPr>
            <w:t>קרית אתא</w:t>
          </w:r>
        </w:sdtContent>
      </w:sdt>
      <w:r w:rsidRPr="00B27B4C">
        <w:rPr>
          <w:rFonts w:ascii="Times New Roman" w:eastAsia="Times New Roman" w:hAnsi="Times New Roman" w:cs="David" w:hint="cs"/>
          <w:color w:val="008000"/>
          <w:sz w:val="24"/>
          <w:szCs w:val="24"/>
          <w:rtl/>
        </w:rPr>
        <w:t>.</w:t>
      </w:r>
    </w:p>
    <w:p w14:paraId="6C590811"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color w:val="FF0000"/>
          <w:sz w:val="24"/>
          <w:szCs w:val="24"/>
          <w:rtl/>
        </w:rPr>
      </w:pPr>
    </w:p>
    <w:p w14:paraId="2E976CA9"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02306C3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B4EF4C" w14:textId="231D88FC"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AE4C8CCBE3AE437E899D6B9676EDC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0B155E">
            <w:rPr>
              <w:rFonts w:ascii="Times New Roman" w:eastAsia="Times New Roman" w:hAnsi="Times New Roman" w:cs="David" w:hint="cs"/>
              <w:sz w:val="24"/>
              <w:szCs w:val="24"/>
              <w:rtl/>
              <w:lang w:eastAsia="he-IL"/>
            </w:rPr>
            <w:t xml:space="preserve">אבי כהן מחברת אפריקה ישראל מגורים בע"מ </w:t>
          </w:r>
        </w:sdtContent>
      </w:sdt>
    </w:p>
    <w:p w14:paraId="364D049D"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3B6C8E3" w14:textId="77777777" w:rsidR="00735E3D" w:rsidRPr="00B27B4C" w:rsidRDefault="00735E3D" w:rsidP="001C085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1C0853" w:rsidRPr="004C21E8">
        <w:rPr>
          <w:rFonts w:ascii="Times New Roman" w:eastAsia="Times New Roman" w:hAnsi="Times New Roman" w:cs="David"/>
          <w:b/>
          <w:bCs/>
          <w:sz w:val="24"/>
          <w:szCs w:val="24"/>
          <w:u w:val="single"/>
          <w:rtl/>
          <w:lang w:eastAsia="he-IL"/>
        </w:rPr>
        <w:t xml:space="preserve">התכנון יתבצע במודל תלת מימד ע"י תוכנת </w:t>
      </w:r>
      <w:r w:rsidR="001C0853" w:rsidRPr="004C21E8">
        <w:rPr>
          <w:rFonts w:ascii="Times New Roman" w:eastAsia="Times New Roman" w:hAnsi="Times New Roman" w:cs="David"/>
          <w:b/>
          <w:bCs/>
          <w:sz w:val="24"/>
          <w:szCs w:val="24"/>
          <w:u w:val="single"/>
          <w:lang w:eastAsia="he-IL"/>
        </w:rPr>
        <w:t>REVIT</w:t>
      </w:r>
      <w:r w:rsidR="001C0853" w:rsidRPr="004C21E8">
        <w:rPr>
          <w:rFonts w:ascii="Times New Roman" w:eastAsia="Times New Roman" w:hAnsi="Times New Roman" w:cs="David"/>
          <w:b/>
          <w:bCs/>
          <w:sz w:val="24"/>
          <w:szCs w:val="24"/>
          <w:u w:val="single"/>
          <w:rtl/>
          <w:lang w:eastAsia="he-IL"/>
        </w:rPr>
        <w:t xml:space="preserve">, במתודולוגיית </w:t>
      </w:r>
      <w:r w:rsidR="001C0853" w:rsidRPr="004C21E8">
        <w:rPr>
          <w:rFonts w:ascii="Times New Roman" w:eastAsia="Times New Roman" w:hAnsi="Times New Roman" w:cs="David"/>
          <w:b/>
          <w:bCs/>
          <w:sz w:val="24"/>
          <w:szCs w:val="24"/>
          <w:u w:val="single"/>
          <w:lang w:eastAsia="he-IL"/>
        </w:rPr>
        <w:t>BIM</w:t>
      </w:r>
      <w:r w:rsidR="001C0853" w:rsidRPr="004C21E8">
        <w:rPr>
          <w:rFonts w:ascii="Times New Roman" w:eastAsia="Times New Roman" w:hAnsi="Times New Roman" w:cs="David"/>
          <w:b/>
          <w:bCs/>
          <w:sz w:val="24"/>
          <w:szCs w:val="24"/>
          <w:u w:val="single"/>
          <w:rtl/>
          <w:lang w:eastAsia="he-IL"/>
        </w:rPr>
        <w:t>,</w:t>
      </w:r>
      <w:r w:rsidR="001C0853" w:rsidRPr="001C0853">
        <w:rPr>
          <w:rFonts w:ascii="Times New Roman" w:eastAsia="Times New Roman" w:hAnsi="Times New Roman" w:cs="David"/>
          <w:sz w:val="24"/>
          <w:szCs w:val="24"/>
          <w:rtl/>
          <w:lang w:eastAsia="he-IL"/>
        </w:rPr>
        <w:t xml:space="preserve"> בענן –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שם ישמרו כל קבצי ה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העבודה במודל תהיה כפופה להוראות מנהל המודל ולמסמך ה </w:t>
      </w:r>
      <w:r w:rsidR="001C0853" w:rsidRPr="001C0853">
        <w:rPr>
          <w:rFonts w:ascii="Times New Roman" w:eastAsia="Times New Roman" w:hAnsi="Times New Roman" w:cs="David"/>
          <w:sz w:val="24"/>
          <w:szCs w:val="24"/>
          <w:lang w:eastAsia="he-IL"/>
        </w:rPr>
        <w:t>BEP</w:t>
      </w:r>
      <w:r w:rsidR="001C0853" w:rsidRPr="001C0853">
        <w:rPr>
          <w:rFonts w:ascii="Times New Roman" w:eastAsia="Times New Roman" w:hAnsi="Times New Roman" w:cs="David"/>
          <w:sz w:val="24"/>
          <w:szCs w:val="24"/>
          <w:rtl/>
          <w:lang w:eastAsia="he-IL"/>
        </w:rPr>
        <w:t xml:space="preserve"> שיופץ בהמשך ע"י מנהל המודל. שמירה, הדפסת תכניות וקבצים (</w:t>
      </w:r>
      <w:r w:rsidR="001C0853" w:rsidRPr="001C0853">
        <w:rPr>
          <w:rFonts w:ascii="Times New Roman" w:eastAsia="Times New Roman" w:hAnsi="Times New Roman" w:cs="David"/>
          <w:sz w:val="24"/>
          <w:szCs w:val="24"/>
          <w:lang w:eastAsia="he-IL"/>
        </w:rPr>
        <w:t>PLT/PDF/DWG</w:t>
      </w:r>
      <w:r w:rsidR="001C0853" w:rsidRPr="001C0853">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1C0853" w:rsidRPr="001C0853">
        <w:rPr>
          <w:rFonts w:ascii="Times New Roman" w:eastAsia="Times New Roman" w:hAnsi="Times New Roman" w:cs="David"/>
          <w:sz w:val="24"/>
          <w:szCs w:val="24"/>
          <w:lang w:eastAsia="he-IL"/>
        </w:rPr>
        <w:t>view</w:t>
      </w:r>
      <w:r w:rsidR="001C0853" w:rsidRPr="001C0853">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56457BBD"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42A8E23E"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FC4388" w14:textId="3F0B4DEB"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EF251697CC840548350BBFED0F570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E90EF3">
            <w:rPr>
              <w:rFonts w:ascii="Times New Roman" w:eastAsia="Times New Roman" w:hAnsi="Times New Roman" w:cs="David"/>
              <w:color w:val="008000"/>
              <w:sz w:val="24"/>
              <w:szCs w:val="24"/>
              <w:rtl/>
              <w:lang w:eastAsia="he-IL"/>
            </w:rPr>
            <w:t>סער פנקס</w:t>
          </w:r>
        </w:sdtContent>
      </w:sdt>
    </w:p>
    <w:p w14:paraId="5FB79E88" w14:textId="416AA039" w:rsidR="00735E3D" w:rsidRPr="00B27B4C" w:rsidRDefault="00735E3D" w:rsidP="00735E3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FDF1D8AA4B04C80BEAA219E83A758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E90EF3">
            <w:rPr>
              <w:rFonts w:ascii="Times New Roman" w:eastAsia="Times New Roman" w:hAnsi="Times New Roman" w:cs="David"/>
              <w:color w:val="008000"/>
              <w:sz w:val="24"/>
              <w:szCs w:val="24"/>
              <w:rtl/>
              <w:lang w:eastAsia="he-IL"/>
            </w:rPr>
            <w:t>6</w:t>
          </w:r>
        </w:sdtContent>
      </w:sdt>
    </w:p>
    <w:p w14:paraId="2249B75A"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0BB969" w14:textId="63591D39"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7CA960469F749199F3B2C54CF1A92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E90EF3">
            <w:rPr>
              <w:rFonts w:ascii="Times New Roman" w:eastAsia="Times New Roman" w:hAnsi="Times New Roman" w:cs="David"/>
              <w:color w:val="008000"/>
              <w:sz w:val="24"/>
              <w:szCs w:val="24"/>
              <w:rtl/>
              <w:lang w:eastAsia="he-IL"/>
            </w:rPr>
            <w:t xml:space="preserve">סער פנקס </w:t>
          </w:r>
        </w:sdtContent>
      </w:sdt>
    </w:p>
    <w:p w14:paraId="39D4B016"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7405A6"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11098574"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5165F1"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0EC0AE3D"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10E90BEA"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77ADADC"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F2B155F"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52DFA31F" w14:textId="77777777" w:rsidR="00735E3D" w:rsidRPr="00B27B4C" w:rsidRDefault="00735E3D" w:rsidP="00735E3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881AC48" w14:textId="77777777" w:rsidR="00735E3D" w:rsidRDefault="00735E3D" w:rsidP="00735E3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35E3D" w14:paraId="32846655" w14:textId="77777777" w:rsidTr="00735E3D">
        <w:tc>
          <w:tcPr>
            <w:tcW w:w="3366" w:type="dxa"/>
          </w:tcPr>
          <w:p w14:paraId="51BB460F" w14:textId="46DB84CE" w:rsidR="00735E3D" w:rsidRDefault="00AC7DCB"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3E9AC458F0AD4E6F99C49B61DCA76E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0B155E">
                  <w:rPr>
                    <w:rFonts w:ascii="Times New Roman" w:eastAsia="Times New Roman" w:hAnsi="Times New Roman" w:cs="David" w:hint="cs"/>
                    <w:color w:val="008000"/>
                    <w:sz w:val="24"/>
                    <w:szCs w:val="24"/>
                    <w:rtl/>
                    <w:lang w:eastAsia="he-IL"/>
                  </w:rPr>
                  <w:t>100</w:t>
                </w:r>
              </w:sdtContent>
            </w:sdt>
          </w:p>
          <w:p w14:paraId="187B899D" w14:textId="77777777" w:rsidR="00735E3D" w:rsidRDefault="00735E3D"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65B0F8B" w14:textId="77777777" w:rsidR="00735E3D" w:rsidRDefault="00735E3D" w:rsidP="00735E3D">
            <w:pPr>
              <w:widowControl w:val="0"/>
              <w:spacing w:before="0" w:beforeAutospacing="0" w:after="0" w:afterAutospacing="0" w:line="240" w:lineRule="auto"/>
              <w:ind w:left="720"/>
              <w:outlineLvl w:val="2"/>
            </w:pPr>
          </w:p>
          <w:p w14:paraId="7E703A95" w14:textId="77777777" w:rsidR="00735E3D" w:rsidRDefault="00735E3D"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C569CA1" w14:textId="77777777" w:rsidR="00735E3D" w:rsidRDefault="00735E3D"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1C3867C" w14:textId="77777777" w:rsidR="002B2234" w:rsidRPr="002B2234" w:rsidRDefault="002B2234"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t xml:space="preserve">נספח </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ב</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w:t>
      </w:r>
    </w:p>
    <w:p w14:paraId="050B0D2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4045D4C"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t>שרותי המתכנן</w:t>
      </w:r>
    </w:p>
    <w:p w14:paraId="067BF51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755974" w14:textId="77777777" w:rsidR="002B2234" w:rsidRPr="002B2234" w:rsidRDefault="002B2234" w:rsidP="002B2234">
      <w:pPr>
        <w:widowControl w:val="0"/>
        <w:spacing w:before="0" w:beforeAutospacing="0" w:after="0" w:afterAutospacing="0" w:line="240" w:lineRule="auto"/>
        <w:ind w:left="720" w:right="720"/>
        <w:jc w:val="both"/>
        <w:rPr>
          <w:rFonts w:ascii="Times New Roman" w:eastAsia="Times New Roman" w:hAnsi="Times New Roman" w:cs="David"/>
          <w:b/>
          <w:bCs/>
          <w:sz w:val="24"/>
          <w:szCs w:val="24"/>
          <w:u w:val="single"/>
          <w:lang w:eastAsia="he-IL"/>
        </w:rPr>
      </w:pPr>
      <w:r w:rsidRPr="002B2234">
        <w:rPr>
          <w:rFonts w:ascii="Times New Roman" w:eastAsia="Times New Roman" w:hAnsi="Times New Roman" w:cs="David" w:hint="cs"/>
          <w:sz w:val="24"/>
          <w:szCs w:val="24"/>
          <w:rtl/>
          <w:lang w:eastAsia="he-IL"/>
        </w:rPr>
        <w:tab/>
      </w:r>
    </w:p>
    <w:p w14:paraId="1CF58D89"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b/>
          <w:bCs/>
          <w:sz w:val="24"/>
          <w:szCs w:val="24"/>
          <w:u w:val="single"/>
          <w:rtl/>
          <w:lang w:eastAsia="he-IL"/>
        </w:rPr>
        <w:t>כללי</w:t>
      </w:r>
    </w:p>
    <w:p w14:paraId="134384C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04AA9FB"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שרותי המתכנן יכללו:</w:t>
      </w:r>
    </w:p>
    <w:p w14:paraId="6B67BF2C"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61DF5A5" w14:textId="77777777" w:rsidR="002B2234" w:rsidRPr="002B2234" w:rsidRDefault="002B2234" w:rsidP="002B2234">
      <w:pPr>
        <w:widowControl w:val="0"/>
        <w:spacing w:before="0" w:beforeAutospacing="0" w:after="0" w:afterAutospacing="0" w:line="240" w:lineRule="auto"/>
        <w:ind w:left="2096"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תאורה (לרבות תאורה דקורטיבית),</w:t>
      </w:r>
      <w:r w:rsidRPr="002B2234">
        <w:rPr>
          <w:rFonts w:ascii="Times New Roman" w:eastAsia="Times New Roman" w:hAnsi="Times New Roman" w:cs="David"/>
          <w:sz w:val="24"/>
          <w:szCs w:val="24"/>
          <w:rtl/>
          <w:lang w:eastAsia="he-IL"/>
        </w:rPr>
        <w:t xml:space="preserve">תקשורת למבנים ולאלמנטים </w:t>
      </w:r>
      <w:r w:rsidRPr="002B2234">
        <w:rPr>
          <w:rFonts w:ascii="Times New Roman" w:eastAsia="Times New Roman" w:hAnsi="Times New Roman" w:cs="David" w:hint="cs"/>
          <w:sz w:val="24"/>
          <w:szCs w:val="24"/>
          <w:rtl/>
          <w:lang w:eastAsia="he-IL"/>
        </w:rPr>
        <w:t xml:space="preserve">ומערכת הבקרה </w:t>
      </w:r>
      <w:r w:rsidRPr="002B2234">
        <w:rPr>
          <w:rFonts w:ascii="Times New Roman" w:eastAsia="Times New Roman" w:hAnsi="Times New Roman" w:cs="David"/>
          <w:sz w:val="24"/>
          <w:szCs w:val="24"/>
          <w:rtl/>
          <w:lang w:eastAsia="he-IL"/>
        </w:rPr>
        <w:t>במגרשים פרטיים</w:t>
      </w:r>
      <w:r w:rsidRPr="002B2234">
        <w:rPr>
          <w:rFonts w:ascii="Times New Roman" w:eastAsia="Times New Roman" w:hAnsi="Times New Roman" w:cs="David" w:hint="cs"/>
          <w:sz w:val="24"/>
          <w:szCs w:val="24"/>
          <w:rtl/>
          <w:lang w:eastAsia="he-IL"/>
        </w:rPr>
        <w:t xml:space="preserve"> שבפרויקט</w:t>
      </w:r>
      <w:r w:rsidRPr="002B2234">
        <w:rPr>
          <w:rFonts w:ascii="Times New Roman" w:eastAsia="Times New Roman" w:hAnsi="Times New Roman" w:cs="David"/>
          <w:sz w:val="24"/>
          <w:szCs w:val="24"/>
          <w:rtl/>
          <w:lang w:eastAsia="he-IL"/>
        </w:rPr>
        <w:t>, למבנה מכירות ולדירה לדוגמא</w:t>
      </w:r>
      <w:r w:rsidRPr="002B2234">
        <w:rPr>
          <w:rFonts w:ascii="Times New Roman" w:eastAsia="Times New Roman" w:hAnsi="Times New Roman" w:cs="David" w:hint="cs"/>
          <w:sz w:val="24"/>
          <w:szCs w:val="24"/>
          <w:rtl/>
          <w:lang w:eastAsia="he-IL"/>
        </w:rPr>
        <w:t xml:space="preserve"> (לרבות פיתוח הצמוד לו)</w:t>
      </w:r>
      <w:r w:rsidRPr="002B2234">
        <w:rPr>
          <w:rFonts w:ascii="Times New Roman" w:eastAsia="Times New Roman" w:hAnsi="Times New Roman" w:cs="David"/>
          <w:sz w:val="24"/>
          <w:szCs w:val="24"/>
          <w:rtl/>
          <w:lang w:eastAsia="he-IL"/>
        </w:rPr>
        <w:t>.</w:t>
      </w:r>
    </w:p>
    <w:p w14:paraId="46657BC1"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E497986"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xml:space="preserve"> תאורה</w:t>
      </w:r>
      <w:r w:rsidRPr="002B2234">
        <w:rPr>
          <w:rFonts w:ascii="Times New Roman" w:eastAsia="Times New Roman" w:hAnsi="Times New Roman" w:cs="David"/>
          <w:sz w:val="24"/>
          <w:szCs w:val="24"/>
          <w:rtl/>
          <w:lang w:eastAsia="he-IL"/>
        </w:rPr>
        <w:t xml:space="preserve"> ותקשורת בחדרי טרנספורמציה, בשטחים ציבוריים, תאורת רחובות, תאורת שבילים ושטחים ציבוריים פתוחים, מתקני חשמל ציבוריים, מתקני תקשורת</w:t>
      </w:r>
      <w:r w:rsidRPr="002B2234">
        <w:rPr>
          <w:rFonts w:ascii="Times New Roman" w:eastAsia="Times New Roman" w:hAnsi="Times New Roman" w:cs="David" w:hint="cs"/>
          <w:sz w:val="24"/>
          <w:szCs w:val="24"/>
          <w:rtl/>
          <w:lang w:eastAsia="he-IL"/>
        </w:rPr>
        <w:t xml:space="preserve"> שבפרויקט ו/או הסמוכים לו</w:t>
      </w:r>
      <w:r w:rsidRPr="002B2234">
        <w:rPr>
          <w:rFonts w:ascii="Times New Roman" w:eastAsia="Times New Roman" w:hAnsi="Times New Roman" w:cs="David"/>
          <w:sz w:val="24"/>
          <w:szCs w:val="24"/>
          <w:rtl/>
          <w:lang w:eastAsia="he-IL"/>
        </w:rPr>
        <w:t>.</w:t>
      </w:r>
    </w:p>
    <w:p w14:paraId="23C7DE6D"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5ACBFC8" w14:textId="77777777" w:rsidR="001C0853" w:rsidRPr="001C0853" w:rsidRDefault="002B2234"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r>
      <w:r w:rsidR="001C0853" w:rsidRPr="00831588">
        <w:rPr>
          <w:rFonts w:ascii="Times New Roman" w:eastAsia="Times New Roman" w:hAnsi="Times New Roman" w:cs="David"/>
          <w:sz w:val="24"/>
          <w:szCs w:val="24"/>
          <w:u w:val="single"/>
          <w:rtl/>
        </w:rPr>
        <w:t>המ</w:t>
      </w:r>
      <w:r w:rsidR="001C0853" w:rsidRPr="00831588">
        <w:rPr>
          <w:rFonts w:ascii="Times New Roman" w:eastAsia="Times New Roman" w:hAnsi="Times New Roman" w:cs="David" w:hint="cs"/>
          <w:sz w:val="24"/>
          <w:szCs w:val="24"/>
          <w:u w:val="single"/>
          <w:rtl/>
        </w:rPr>
        <w:t>תכנן</w:t>
      </w:r>
      <w:r w:rsidR="001C0853" w:rsidRPr="00831588">
        <w:rPr>
          <w:rFonts w:ascii="Times New Roman" w:eastAsia="Times New Roman" w:hAnsi="Times New Roman" w:cs="David"/>
          <w:sz w:val="24"/>
          <w:szCs w:val="24"/>
          <w:u w:val="single"/>
          <w:rtl/>
        </w:rPr>
        <w:t>, צוות עובדים ואמצעים</w:t>
      </w:r>
      <w:r w:rsidR="001C0853" w:rsidRPr="00831588">
        <w:rPr>
          <w:rFonts w:ascii="Times New Roman" w:eastAsia="Times New Roman" w:hAnsi="Times New Roman" w:cs="David" w:hint="cs"/>
          <w:sz w:val="24"/>
          <w:szCs w:val="24"/>
          <w:rtl/>
          <w:lang w:eastAsia="he-IL"/>
        </w:rPr>
        <w:t>:</w:t>
      </w:r>
    </w:p>
    <w:p w14:paraId="0F4640BD" w14:textId="77777777" w:rsidR="001C0853" w:rsidRPr="001C0853" w:rsidRDefault="001C0853" w:rsidP="001C0853">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א</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1C0853">
        <w:rPr>
          <w:rFonts w:ascii="Times New Roman" w:eastAsia="Times New Roman" w:hAnsi="Times New Roman" w:cs="David" w:hint="cs"/>
          <w:sz w:val="24"/>
          <w:szCs w:val="24"/>
          <w:lang w:eastAsia="he-IL"/>
        </w:rPr>
        <w:t>BIM</w:t>
      </w:r>
      <w:r w:rsidRPr="001C0853">
        <w:rPr>
          <w:rFonts w:ascii="Times New Roman" w:eastAsia="Times New Roman" w:hAnsi="Times New Roman" w:cs="David" w:hint="cs"/>
          <w:sz w:val="24"/>
          <w:szCs w:val="24"/>
          <w:rtl/>
          <w:lang w:eastAsia="he-IL"/>
        </w:rPr>
        <w:t xml:space="preserve"> על המודל.</w:t>
      </w:r>
    </w:p>
    <w:p w14:paraId="152E476A"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ב</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 xml:space="preserve">ראש הצוות ישתתף בכל ישיבות התכנון שיזומן אליהן </w:t>
      </w:r>
      <w:r w:rsidRPr="001C0853">
        <w:rPr>
          <w:rFonts w:ascii="Times New Roman" w:eastAsia="Times New Roman" w:hAnsi="Times New Roman" w:cs="David" w:hint="cs"/>
          <w:sz w:val="24"/>
          <w:szCs w:val="24"/>
          <w:rtl/>
          <w:lang w:eastAsia="he-IL"/>
        </w:rPr>
        <w:t>.</w:t>
      </w:r>
      <w:r w:rsidRPr="001C0853">
        <w:rPr>
          <w:rFonts w:ascii="Times New Roman" w:eastAsia="Times New Roman" w:hAnsi="Times New Roman" w:cs="David"/>
          <w:sz w:val="24"/>
          <w:szCs w:val="24"/>
          <w:rtl/>
          <w:lang w:eastAsia="he-IL"/>
        </w:rPr>
        <w:t xml:space="preserve"> </w:t>
      </w:r>
    </w:p>
    <w:p w14:paraId="2B765C31"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ג</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r>
      <w:r w:rsidRPr="001C0853">
        <w:rPr>
          <w:rFonts w:ascii="Times New Roman" w:eastAsia="Times New Roman" w:hAnsi="Times New Roman" w:cs="David" w:hint="cs"/>
          <w:sz w:val="24"/>
          <w:szCs w:val="24"/>
          <w:rtl/>
          <w:lang w:eastAsia="he-IL"/>
        </w:rPr>
        <w:t>ר</w:t>
      </w:r>
      <w:r w:rsidRPr="001C085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1C0853">
        <w:rPr>
          <w:rFonts w:ascii="Times New Roman" w:eastAsia="Times New Roman" w:hAnsi="Times New Roman" w:cs="David" w:hint="cs"/>
          <w:sz w:val="24"/>
          <w:szCs w:val="24"/>
          <w:rtl/>
          <w:lang w:eastAsia="he-IL"/>
        </w:rPr>
        <w:t>. ככל ויתבקש ,אי השתתפות תאושר קודם לכן אצל מנהל הפרויקט.</w:t>
      </w:r>
    </w:p>
    <w:p w14:paraId="76BB7D7E" w14:textId="77777777" w:rsidR="001C0853" w:rsidRPr="001C0853" w:rsidRDefault="001C0853" w:rsidP="001C0853">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ד</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sz w:val="24"/>
          <w:szCs w:val="24"/>
          <w:rtl/>
          <w:lang w:eastAsia="he-IL"/>
        </w:rPr>
        <w:t>צוות השרטטים של 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11CA45BC"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7E1F39F"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1.3</w:t>
      </w:r>
      <w:r w:rsidRPr="001C0853">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524BE8B0" w14:textId="77777777" w:rsidR="001C0853" w:rsidRPr="002B2234" w:rsidRDefault="001C0853"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p>
    <w:p w14:paraId="452A7E2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37872D"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rtl/>
          <w:lang w:eastAsia="he-IL"/>
        </w:rPr>
      </w:pPr>
      <w:r w:rsidRPr="002B2234">
        <w:rPr>
          <w:rFonts w:ascii="Times New Roman" w:eastAsia="Times New Roman" w:hAnsi="Times New Roman" w:cs="David"/>
          <w:b/>
          <w:bCs/>
          <w:sz w:val="24"/>
          <w:szCs w:val="24"/>
          <w:u w:val="single"/>
          <w:rtl/>
          <w:lang w:eastAsia="he-IL"/>
        </w:rPr>
        <w:t>הגדרות</w:t>
      </w:r>
      <w:r w:rsidRPr="002B2234">
        <w:rPr>
          <w:rFonts w:ascii="Times New Roman" w:eastAsia="Times New Roman" w:hAnsi="Times New Roman" w:cs="David"/>
          <w:b/>
          <w:bCs/>
          <w:sz w:val="24"/>
          <w:szCs w:val="24"/>
          <w:rtl/>
          <w:lang w:eastAsia="he-IL"/>
        </w:rPr>
        <w:t>:</w:t>
      </w:r>
    </w:p>
    <w:p w14:paraId="0F49825F"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121B32C2" w14:textId="77777777" w:rsidR="002B2234" w:rsidRPr="002B2234" w:rsidRDefault="002B2234" w:rsidP="002B2234">
      <w:pPr>
        <w:widowControl w:val="0"/>
        <w:numPr>
          <w:ilvl w:val="1"/>
          <w:numId w:val="23"/>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"מתקן"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מערכת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ספקת חשמל, כח, תאורה, גנרטור, טלפונים, טל"כ, לווין, תקשורת מחשבים, מערכות תקשורת ומתח נמוך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מערכות גילוי אש ועשן, </w:t>
      </w:r>
      <w:r w:rsidRPr="002B2234">
        <w:rPr>
          <w:rFonts w:ascii="Times New Roman" w:eastAsia="Times New Roman" w:hAnsi="Times New Roman" w:cs="David"/>
          <w:sz w:val="24"/>
          <w:szCs w:val="24"/>
          <w:rtl/>
          <w:lang w:eastAsia="he-IL"/>
        </w:rPr>
        <w:t xml:space="preserve">אזעקה, </w:t>
      </w:r>
      <w:r w:rsidRPr="002B2234">
        <w:rPr>
          <w:rFonts w:ascii="Times New Roman" w:eastAsia="Times New Roman" w:hAnsi="Times New Roman" w:cs="David" w:hint="cs"/>
          <w:sz w:val="24"/>
          <w:szCs w:val="24"/>
          <w:rtl/>
          <w:lang w:eastAsia="he-IL"/>
        </w:rPr>
        <w:t>אינטרקום וטלוויזי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hint="cs"/>
          <w:sz w:val="24"/>
          <w:szCs w:val="24"/>
          <w:rtl/>
          <w:lang w:eastAsia="he-IL"/>
        </w:rPr>
        <w:t xml:space="preserve"> במעגל סגור, מערכת כריזה, </w:t>
      </w:r>
      <w:r w:rsidRPr="002B2234">
        <w:rPr>
          <w:rFonts w:ascii="Times New Roman" w:eastAsia="Times New Roman" w:hAnsi="Times New Roman" w:cs="David"/>
          <w:sz w:val="24"/>
          <w:szCs w:val="24"/>
          <w:rtl/>
          <w:lang w:eastAsia="he-IL"/>
        </w:rPr>
        <w:t>התראה</w:t>
      </w:r>
      <w:r w:rsidRPr="002B2234">
        <w:rPr>
          <w:rFonts w:ascii="Times New Roman" w:eastAsia="Times New Roman" w:hAnsi="Times New Roman" w:cs="David" w:hint="cs"/>
          <w:sz w:val="24"/>
          <w:szCs w:val="24"/>
          <w:rtl/>
          <w:lang w:eastAsia="he-IL"/>
        </w:rPr>
        <w:t>, בקרה</w:t>
      </w:r>
      <w:r w:rsidRPr="002B2234">
        <w:rPr>
          <w:rFonts w:ascii="Times New Roman" w:eastAsia="Times New Roman" w:hAnsi="Times New Roman" w:cs="David"/>
          <w:sz w:val="24"/>
          <w:szCs w:val="24"/>
          <w:rtl/>
          <w:lang w:eastAsia="he-IL"/>
        </w:rPr>
        <w:t xml:space="preserve"> וכו'), חשמל ופיקוד למערכות מיזוג אויר </w:t>
      </w:r>
      <w:r w:rsidRPr="002B2234">
        <w:rPr>
          <w:rFonts w:ascii="Times New Roman" w:eastAsia="Times New Roman" w:hAnsi="Times New Roman" w:cs="David" w:hint="cs"/>
          <w:sz w:val="24"/>
          <w:szCs w:val="24"/>
          <w:rtl/>
          <w:lang w:eastAsia="he-IL"/>
        </w:rPr>
        <w:t xml:space="preserve">ואוורור ולמערכות המים השונות </w:t>
      </w:r>
      <w:r w:rsidRPr="002B2234">
        <w:rPr>
          <w:rFonts w:ascii="Times New Roman" w:eastAsia="Times New Roman" w:hAnsi="Times New Roman" w:cs="David"/>
          <w:sz w:val="24"/>
          <w:szCs w:val="24"/>
          <w:rtl/>
          <w:lang w:eastAsia="he-IL"/>
        </w:rPr>
        <w:t xml:space="preserve">- מנקודת חיבור של חברת החשמל ו/או חברת בזק ו/או חברת הכבלים ו/או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למבנה ובתוכו.</w:t>
      </w:r>
      <w:r w:rsidRPr="002B2234">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לאלמנטים בחצר ובפתוח הצמוד לחצר. תשתיות כנ"ל (תת ועל קרקעיות) בכבישים, מדרכות, איי תנועה, שטחים ציבוריים פתוחים, שטחים פרטיים פתוחים, שבילים, רשתות חשמל (מתח נמוך ומתח גבוה)</w:t>
      </w:r>
      <w:r w:rsidRPr="002B2234">
        <w:rPr>
          <w:rFonts w:ascii="Times New Roman" w:eastAsia="Times New Roman" w:hAnsi="Times New Roman" w:cs="David" w:hint="cs"/>
          <w:sz w:val="24"/>
          <w:szCs w:val="24"/>
          <w:rtl/>
          <w:lang w:eastAsia="he-IL"/>
        </w:rPr>
        <w:t xml:space="preserve"> לרבות השנאה (טרנספורמציה) במבנה נפרד או בחדר בתוך המבנה וחיבורו למערכת החשמל בפרויקט</w:t>
      </w:r>
      <w:r w:rsidRPr="002B2234">
        <w:rPr>
          <w:rFonts w:ascii="Times New Roman" w:eastAsia="Times New Roman" w:hAnsi="Times New Roman" w:cs="David"/>
          <w:sz w:val="24"/>
          <w:szCs w:val="24"/>
          <w:rtl/>
          <w:lang w:eastAsia="he-IL"/>
        </w:rPr>
        <w:t>.</w:t>
      </w:r>
    </w:p>
    <w:p w14:paraId="3876F174"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619B2B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 xml:space="preserve">"תכניות מוקדמות"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המתארות את הפתרון העקרוני של המתקן.</w:t>
      </w:r>
    </w:p>
    <w:p w14:paraId="62EA5D4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08CF6C"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2.3</w:t>
      </w:r>
      <w:r w:rsidRPr="002B2234">
        <w:rPr>
          <w:rFonts w:ascii="Times New Roman" w:eastAsia="Times New Roman" w:hAnsi="Times New Roman" w:cs="David"/>
          <w:sz w:val="24"/>
          <w:szCs w:val="24"/>
          <w:rtl/>
          <w:lang w:eastAsia="he-IL"/>
        </w:rPr>
        <w:tab/>
        <w:t xml:space="preserve">"תכניות סופיות"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שלאחר אישורן ניתן יהיה לעבד את כל המסמכים הדרושים לביצוע המתקן.</w:t>
      </w:r>
    </w:p>
    <w:p w14:paraId="710A344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848407"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2.4</w:t>
      </w:r>
      <w:r w:rsidRPr="002B2234">
        <w:rPr>
          <w:rFonts w:ascii="Times New Roman" w:eastAsia="Times New Roman" w:hAnsi="Times New Roman" w:cs="David"/>
          <w:sz w:val="24"/>
          <w:szCs w:val="24"/>
          <w:rtl/>
          <w:lang w:eastAsia="he-IL"/>
        </w:rPr>
        <w:tab/>
        <w:t xml:space="preserve">"תכניות עבודה"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מפורטות, מפרטים, כתבי כמויות, כל המסמכים וכל הדרוש לעריכת ופרסום מכרזים לביצוע המתקן בפרויקט ו/או לביצוע המתקן בפרויקט.</w:t>
      </w:r>
    </w:p>
    <w:p w14:paraId="09C9BA5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FD6AA1"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lang w:eastAsia="he-IL"/>
        </w:rPr>
      </w:pPr>
      <w:r w:rsidRPr="002B2234">
        <w:rPr>
          <w:rFonts w:ascii="Times New Roman" w:eastAsia="Times New Roman" w:hAnsi="Times New Roman" w:cs="David"/>
          <w:b/>
          <w:bCs/>
          <w:sz w:val="24"/>
          <w:szCs w:val="24"/>
          <w:u w:val="single"/>
          <w:rtl/>
          <w:lang w:eastAsia="he-IL"/>
        </w:rPr>
        <w:t>פרוט שרותי המתכנן:</w:t>
      </w:r>
    </w:p>
    <w:p w14:paraId="06F0549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4CEAF8BB" w14:textId="77777777" w:rsidR="002B2234" w:rsidRPr="002B2234" w:rsidRDefault="002B2234" w:rsidP="002B2234">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לבניה ואכלוס בשלבים. </w:t>
      </w:r>
    </w:p>
    <w:p w14:paraId="6D54F4C6" w14:textId="77777777" w:rsidR="002B2234" w:rsidRPr="002B2234" w:rsidRDefault="002B2234" w:rsidP="002B2234">
      <w:pPr>
        <w:widowControl w:val="0"/>
        <w:spacing w:before="0" w:beforeAutospacing="0" w:after="0" w:afterAutospacing="0" w:line="36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בשלבים הכוללים את </w:t>
      </w:r>
      <w:r w:rsidRPr="002B2234">
        <w:rPr>
          <w:rFonts w:ascii="Times New Roman" w:eastAsia="Times New Roman" w:hAnsi="Times New Roman" w:cs="David" w:hint="cs"/>
          <w:sz w:val="24"/>
          <w:szCs w:val="24"/>
          <w:rtl/>
          <w:lang w:eastAsia="he-IL"/>
        </w:rPr>
        <w:t>השירותי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כלהלן:</w:t>
      </w:r>
    </w:p>
    <w:p w14:paraId="6F3F3DC6"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6831B9DB"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מוקדם</w:t>
      </w:r>
      <w:r w:rsidRPr="002B2234">
        <w:rPr>
          <w:rFonts w:ascii="Times New Roman" w:eastAsia="Times New Roman" w:hAnsi="Times New Roman" w:cs="David"/>
          <w:sz w:val="24"/>
          <w:szCs w:val="24"/>
          <w:rtl/>
          <w:lang w:eastAsia="he-IL"/>
        </w:rPr>
        <w:t>:</w:t>
      </w:r>
    </w:p>
    <w:p w14:paraId="56B3FA2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914E3D"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 xml:space="preserve">תכנון מוקדם הכולל תכנית או תכניות עקרוניות בקנה מידה שיבחר ע"י המתכנן. התכנון הנ"ל יתאים לפרוגרמות שיוצגו למתכנן ע"י נציג המזמין, לדרישת מתכנני התשתיות העירוניות הקשורות לתכנון, לדרישות כל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(כגון: בירור שיטת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 xml:space="preserve">ספקת חשמל, אופן מיקום המונים, חיבור אל הרשת), חברת בזק, חברת טל"כ,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וכד'.</w:t>
      </w:r>
    </w:p>
    <w:p w14:paraId="4E735559"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99E1358"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השתתפות בהתייעצויות מוקדמות עם האדריכל והיועצים האחרים</w:t>
      </w:r>
      <w:r w:rsidRPr="002B2234">
        <w:rPr>
          <w:rFonts w:ascii="Times New Roman" w:eastAsia="Times New Roman" w:hAnsi="Times New Roman" w:cs="David" w:hint="cs"/>
          <w:sz w:val="24"/>
          <w:szCs w:val="24"/>
          <w:rtl/>
          <w:lang w:eastAsia="he-IL"/>
        </w:rPr>
        <w:t xml:space="preserve"> והנחייתם בכל הקשור לשילוב המתקן בפרויקט</w:t>
      </w:r>
      <w:r w:rsidRPr="002B2234">
        <w:rPr>
          <w:rFonts w:ascii="Times New Roman" w:eastAsia="Times New Roman" w:hAnsi="Times New Roman" w:cs="David"/>
          <w:sz w:val="24"/>
          <w:szCs w:val="24"/>
          <w:rtl/>
          <w:lang w:eastAsia="he-IL"/>
        </w:rPr>
        <w:t>.</w:t>
      </w:r>
    </w:p>
    <w:p w14:paraId="0058F2E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6B833F"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תאום תחנות טרנספורמציה וחדרי בזק</w:t>
      </w:r>
      <w:r w:rsidRPr="002B2234">
        <w:rPr>
          <w:rFonts w:ascii="Times New Roman" w:eastAsia="Times New Roman" w:hAnsi="Times New Roman" w:cs="David" w:hint="cs"/>
          <w:sz w:val="24"/>
          <w:szCs w:val="24"/>
          <w:rtl/>
          <w:lang w:eastAsia="he-IL"/>
        </w:rPr>
        <w:t xml:space="preserve"> לרבות תיאום מול חח"י ובזק וקבלת אישורם</w:t>
      </w:r>
      <w:r w:rsidRPr="002B2234">
        <w:rPr>
          <w:rFonts w:ascii="Times New Roman" w:eastAsia="Times New Roman" w:hAnsi="Times New Roman" w:cs="David"/>
          <w:sz w:val="24"/>
          <w:szCs w:val="24"/>
          <w:rtl/>
          <w:lang w:eastAsia="he-IL"/>
        </w:rPr>
        <w:t>.</w:t>
      </w:r>
    </w:p>
    <w:p w14:paraId="0A97075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017BC8"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תאום גודל ומיקום פירים אנכיים להעברת תשתיות למתקן, ארונות חשמל ותקשורת, חדרי גנרטור, פילרים וכו'.</w:t>
      </w:r>
    </w:p>
    <w:p w14:paraId="56F68611"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A820EEB"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תאום הזנות מתח גבוה ומתח נמוך בפרויקט עם חברת החשמל.</w:t>
      </w:r>
    </w:p>
    <w:p w14:paraId="7A8337EA"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7051774"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המוקדם ואשור התכנון המוקדם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396171F7"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A5DECBD"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305010F6" w14:textId="77777777" w:rsidR="002B2234" w:rsidRPr="002B2234" w:rsidRDefault="002B2234" w:rsidP="002B2234">
      <w:pPr>
        <w:widowControl w:val="0"/>
        <w:spacing w:before="0" w:beforeAutospacing="0" w:after="0" w:afterAutospacing="0" w:line="240" w:lineRule="auto"/>
        <w:ind w:left="2880" w:hanging="660"/>
        <w:jc w:val="both"/>
        <w:rPr>
          <w:rFonts w:ascii="Times New Roman" w:eastAsia="Times New Roman" w:hAnsi="Times New Roman" w:cs="David"/>
          <w:sz w:val="24"/>
          <w:szCs w:val="24"/>
          <w:rtl/>
          <w:lang w:eastAsia="he-IL"/>
        </w:rPr>
      </w:pPr>
    </w:p>
    <w:p w14:paraId="0AA78257"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573FF65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D9F398"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סופי:</w:t>
      </w:r>
    </w:p>
    <w:p w14:paraId="0362EA7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C954FD"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הכנת כל התכניות, המפרטים, התיאורים והחישובים הדרושים, בק.מ. שיאפשר אישורן על ידי הרשויות.</w:t>
      </w:r>
    </w:p>
    <w:p w14:paraId="3ACE1027"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E4E8263"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 xml:space="preserve">הכנת התכניות והמסמכים הדרושים לתאום וקבלת אשור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חברת בזק, חברת טל"כ,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w:t>
      </w:r>
    </w:p>
    <w:p w14:paraId="74ECB7C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522BE6"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חתימה על כל המסמכים, התכניות והבקשות, אשר חתימת המתכנן </w:t>
      </w:r>
      <w:r w:rsidRPr="002B2234">
        <w:rPr>
          <w:rFonts w:ascii="Times New Roman" w:eastAsia="Times New Roman" w:hAnsi="Times New Roman" w:cs="David" w:hint="cs"/>
          <w:sz w:val="24"/>
          <w:szCs w:val="24"/>
          <w:rtl/>
          <w:lang w:eastAsia="he-IL"/>
        </w:rPr>
        <w:t>תידר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עליהם עד לקבלת תעודת גמר לפרויקט, כאחראי לתכנון, לפיקוח עליון ולביקורת בתחום החשמל והתקשורת, לרבות בקשות להיתרי בניה, בקשות לטפסי 4 ובקשות לתעודות גמר.</w:t>
      </w:r>
    </w:p>
    <w:p w14:paraId="436AE6C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2534EA"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 המזמין ו/או לפי דרישת הרשויות המוסמכות, באישור המזמין, וטיפול באישורם כולל קבלת היתרי בניה מתוקנים.</w:t>
      </w:r>
    </w:p>
    <w:p w14:paraId="696BEB2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29BBB1"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הכנת התכניות לאישור סופי של היועצים והמזמין לפני התחלת שלב תכניות עבודה.</w:t>
      </w:r>
    </w:p>
    <w:p w14:paraId="181264CC"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4B1A461"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הסופי ואשור התכנון הסופי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7DFBCE8A"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02F71E7"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פרק החשמל והתקשורת במפרטי המכר. בדיקת מפרטי ותוכניות המכר, לרבות התאמתם לתכנון, ואישור הנוסח ו/או עדכון התכנון לפי הנחיית המזמין.</w:t>
      </w:r>
    </w:p>
    <w:p w14:paraId="773188CD"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25A112A"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עדכון האומדן המשוער של ערך המתקן.</w:t>
      </w:r>
    </w:p>
    <w:p w14:paraId="1451594B"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FDB4E58"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6B592D01"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720718E"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מפורט</w:t>
      </w:r>
      <w:r w:rsidRPr="002B2234">
        <w:rPr>
          <w:rFonts w:ascii="Times New Roman" w:eastAsia="Times New Roman" w:hAnsi="Times New Roman" w:cs="David"/>
          <w:sz w:val="24"/>
          <w:szCs w:val="24"/>
          <w:rtl/>
          <w:lang w:eastAsia="he-IL"/>
        </w:rPr>
        <w:t>:</w:t>
      </w:r>
    </w:p>
    <w:p w14:paraId="12B12789"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3146692B"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הכנת תכניות עבודה בק.מ. 1:50 הכוללות פרטים וחתכים הכרחיים לביצוע העבודה והבנת התכנון וכוונות המתכנן, הכוללות:</w:t>
      </w:r>
    </w:p>
    <w:p w14:paraId="753D6B83"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0527913"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חשמל </w:t>
      </w:r>
      <w:r w:rsidRPr="002B2234">
        <w:rPr>
          <w:rFonts w:ascii="Times New Roman" w:eastAsia="Times New Roman" w:hAnsi="Times New Roman" w:cs="David" w:hint="cs"/>
          <w:sz w:val="24"/>
          <w:szCs w:val="24"/>
          <w:rtl/>
          <w:lang w:eastAsia="he-IL"/>
        </w:rPr>
        <w:t xml:space="preserve">ותאורה </w:t>
      </w:r>
      <w:r w:rsidRPr="002B2234">
        <w:rPr>
          <w:rFonts w:ascii="Times New Roman" w:eastAsia="Times New Roman" w:hAnsi="Times New Roman" w:cs="David"/>
          <w:sz w:val="24"/>
          <w:szCs w:val="24"/>
          <w:rtl/>
          <w:lang w:eastAsia="he-IL"/>
        </w:rPr>
        <w:t>במרתפים:</w:t>
      </w:r>
    </w:p>
    <w:p w14:paraId="06FBAABE"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תשריט אופקי של מתקני החשמל,</w:t>
      </w:r>
      <w:r w:rsidRPr="002B2234">
        <w:rPr>
          <w:rFonts w:ascii="Times New Roman" w:eastAsia="Times New Roman" w:hAnsi="Times New Roman" w:cs="David" w:hint="cs"/>
          <w:sz w:val="24"/>
          <w:szCs w:val="24"/>
          <w:rtl/>
          <w:lang w:eastAsia="he-IL"/>
        </w:rPr>
        <w:t xml:space="preserve"> התאורה,</w:t>
      </w:r>
      <w:r w:rsidRPr="002B2234">
        <w:rPr>
          <w:rFonts w:ascii="Times New Roman" w:eastAsia="Times New Roman" w:hAnsi="Times New Roman" w:cs="David"/>
          <w:sz w:val="24"/>
          <w:szCs w:val="24"/>
          <w:rtl/>
          <w:lang w:eastAsia="he-IL"/>
        </w:rPr>
        <w:t xml:space="preserve"> תקשורת והתראה. סימון סוגי המתקנים השונים, מקום וגובה התקנתם. סימון צינורות וחתך הכבלים של המתקנים השונים.</w:t>
      </w:r>
    </w:p>
    <w:p w14:paraId="7FD1F085"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40512AE"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חשמל </w:t>
      </w:r>
      <w:r w:rsidRPr="002B2234">
        <w:rPr>
          <w:rFonts w:ascii="Times New Roman" w:eastAsia="Times New Roman" w:hAnsi="Times New Roman" w:cs="David" w:hint="cs"/>
          <w:sz w:val="24"/>
          <w:szCs w:val="24"/>
          <w:rtl/>
          <w:lang w:eastAsia="he-IL"/>
        </w:rPr>
        <w:t xml:space="preserve">תאורה ותאורה דקורטיבית </w:t>
      </w:r>
      <w:r w:rsidRPr="002B2234">
        <w:rPr>
          <w:rFonts w:ascii="Times New Roman" w:eastAsia="Times New Roman" w:hAnsi="Times New Roman" w:cs="David"/>
          <w:sz w:val="24"/>
          <w:szCs w:val="24"/>
          <w:rtl/>
          <w:lang w:eastAsia="he-IL"/>
        </w:rPr>
        <w:t>בקומת קרקע:</w:t>
      </w:r>
    </w:p>
    <w:p w14:paraId="41AA7A7F"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hint="cs"/>
          <w:sz w:val="24"/>
          <w:szCs w:val="24"/>
          <w:rtl/>
          <w:lang w:eastAsia="he-IL"/>
        </w:rPr>
        <w:tab/>
      </w:r>
      <w:r w:rsidRPr="002B2234">
        <w:rPr>
          <w:rFonts w:ascii="Times New Roman" w:eastAsia="Times New Roman" w:hAnsi="Times New Roman" w:cs="David"/>
          <w:sz w:val="24"/>
          <w:szCs w:val="24"/>
          <w:rtl/>
          <w:lang w:eastAsia="he-IL"/>
        </w:rPr>
        <w:t xml:space="preserve">תשריט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442A3972"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22EAA60E"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 תקשורת בקומה טיפוסית ובכלל זה בכל קומה:</w:t>
      </w:r>
    </w:p>
    <w:p w14:paraId="1EF1202F"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תשריט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236C6E49"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11CFBDBD"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תכנית חשמל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בגג המבנים כולל אנטנות, תאורת חוץ ואזהרה.</w:t>
      </w:r>
    </w:p>
    <w:p w14:paraId="69AEBF9E"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FFA06EF"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בתחום המגרש.</w:t>
      </w:r>
    </w:p>
    <w:p w14:paraId="65E8E64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D7EBF8"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עם המתכננים והיועצים האחרים של המערכות במגרש.</w:t>
      </w:r>
    </w:p>
    <w:p w14:paraId="2084545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A3B5B8"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הארקת יסוד מתואמת עם מהנדסי הבניין.</w:t>
      </w:r>
    </w:p>
    <w:p w14:paraId="167F04DA"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p>
    <w:p w14:paraId="21E9CABB"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חדר גנרטור ומתקנים נלווים להפעלת הגנרטור.</w:t>
      </w:r>
    </w:p>
    <w:p w14:paraId="21132FDE"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8201982"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תכניות תאורת כבישים, מדרכות, שבילים, חניות, שצ"פים, סימון עמודי תאורה ותוואי כבלי הזנה, מיקום מרכזיות תאורה.</w:t>
      </w:r>
    </w:p>
    <w:p w14:paraId="027F8378"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0E35427"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תכניות המתכנן עם תכניות המערכות תחת תקרות מרתפים ותחת תקרות קומות עמודים.</w:t>
      </w:r>
    </w:p>
    <w:p w14:paraId="5C2059E6"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6025B587"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פריסת ארונות חשמל ותקשורת כולל מידות, חלוקה פנימית, פריטי סגירה ונעילה.</w:t>
      </w:r>
    </w:p>
    <w:p w14:paraId="21B1E83E"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41275117"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פרטים מיוחדים.</w:t>
      </w:r>
    </w:p>
    <w:p w14:paraId="1C5EAC89" w14:textId="77777777" w:rsidR="002B2234" w:rsidRPr="002B2234" w:rsidRDefault="002B2234" w:rsidP="002B2234">
      <w:pPr>
        <w:widowControl w:val="0"/>
        <w:spacing w:before="0" w:beforeAutospacing="0" w:after="0" w:afterAutospacing="0" w:line="240" w:lineRule="auto"/>
        <w:ind w:left="2820" w:hanging="660"/>
        <w:jc w:val="both"/>
        <w:rPr>
          <w:rFonts w:ascii="Times New Roman" w:eastAsia="Times New Roman" w:hAnsi="Times New Roman" w:cs="David"/>
          <w:sz w:val="24"/>
          <w:szCs w:val="24"/>
          <w:rtl/>
          <w:lang w:eastAsia="he-IL"/>
        </w:rPr>
      </w:pPr>
    </w:p>
    <w:p w14:paraId="770DBAB0"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במידה ויוחלט על ידי המזמין לתכנן את המבנים בשיטה טרומית/מתועשת, יסמן המתכנן את המגרעות, השרוולים, החורים וכו' על רקע תכניות האלמנטים הטרומיים.</w:t>
      </w:r>
    </w:p>
    <w:p w14:paraId="64BFF79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8AF74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תאום התכניות שלעיל עם היועצים ובפרט עם האדריכל ומתכנן הקונסטרוקציה.</w:t>
      </w:r>
    </w:p>
    <w:p w14:paraId="753E7128"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בדיקת תכניות הקונסטרוקציה והאדריכלות, סימון חורים או מעברים העוברים דרך אלמנטים קונסטרוקטיביים, באופן שיופיעו בתכניות הקונסטרוקציה.</w:t>
      </w:r>
    </w:p>
    <w:p w14:paraId="7787F51A"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בדיקת תכניות שיערכו על ידי היועצים והקפדה על אפשרות מעבר צנרת תחת הריצוף, בפירים אנכיים ואופקיים ותחת התקרות.</w:t>
      </w:r>
    </w:p>
    <w:p w14:paraId="35D2E41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7685847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הכנת תכנית כללית בק.מ. 1:100 או 1:250 או 1:500 של חצרות המבנים ובהן כל המערכות החיצוניות המתוכננות ע"י המתכנן (על גבי תכניות פיתוח מעודכנות). תכניות אלה יותאמו לחיבור עילי או תת קרקעי עם חברת החשמל, חברת בזק,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שכונתית מרכזית,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בכבלים והארקה חיצונית במידה וקיימת.</w:t>
      </w:r>
    </w:p>
    <w:p w14:paraId="7B3702CB"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8732FD8"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הכנת תכניות תאום מערכות בשטח המגרשים.</w:t>
      </w:r>
    </w:p>
    <w:p w14:paraId="45FF1BF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66E0391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 xml:space="preserve">תכנון המתקן לאלמנטים בחצר ותכנון המתקן באלמנטים שבמסגרת הפיתוח, לרבות תאורת חצרות, ביתני אשפה, שערים, מערכת </w:t>
      </w:r>
      <w:r w:rsidRPr="002B2234">
        <w:rPr>
          <w:rFonts w:ascii="Times New Roman" w:eastAsia="Times New Roman" w:hAnsi="Times New Roman" w:cs="David" w:hint="cs"/>
          <w:sz w:val="24"/>
          <w:szCs w:val="24"/>
          <w:rtl/>
          <w:lang w:eastAsia="he-IL"/>
        </w:rPr>
        <w:t>השקיה</w:t>
      </w:r>
      <w:r w:rsidRPr="002B2234">
        <w:rPr>
          <w:rFonts w:ascii="Times New Roman" w:eastAsia="Times New Roman" w:hAnsi="Times New Roman" w:cs="David"/>
          <w:sz w:val="24"/>
          <w:szCs w:val="24"/>
          <w:rtl/>
          <w:lang w:eastAsia="he-IL"/>
        </w:rPr>
        <w:t xml:space="preserve"> וכו'.</w:t>
      </w:r>
    </w:p>
    <w:p w14:paraId="42FB960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8B66BF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ו.</w:t>
      </w:r>
      <w:r w:rsidRPr="002B2234">
        <w:rPr>
          <w:rFonts w:ascii="Times New Roman" w:eastAsia="Times New Roman" w:hAnsi="Times New Roman" w:cs="David" w:hint="cs"/>
          <w:sz w:val="24"/>
          <w:szCs w:val="24"/>
          <w:rtl/>
          <w:lang w:eastAsia="he-IL"/>
        </w:rPr>
        <w:tab/>
        <w:t>הגשת תכניות מערכות גילוי אש ועשן לאישור מכון התקנים הישראלי (עלות בדיקה ראשונה על חשבון המזמין) תיקון התוכניות בהתאם לדרישות מת"י עד קבלת אישור המכון.</w:t>
      </w:r>
    </w:p>
    <w:p w14:paraId="1959E1FE"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83F8446"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4"/>
          <w:szCs w:val="24"/>
          <w:rtl/>
          <w:lang w:eastAsia="he-IL"/>
        </w:rPr>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מפרטים טכניים וכתבי הכמויות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מערכות הקשורות למתקן, אף אם תוכננו על ידי מי מהיועצים. </w:t>
      </w:r>
    </w:p>
    <w:p w14:paraId="27C23158"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כתבי הכמויות יוכנו לפי מתכונת הנהוגה אצל המזמין של מכללי עבודות או כמויות מפורטות למדידה. לפי דרישת המנהל יוכנו כתבי כמויות בחלוקה לפי אזורים.</w:t>
      </w:r>
    </w:p>
    <w:p w14:paraId="5FEBD47C"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754378E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ח</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המפרטים יודפסו באמצעות </w:t>
      </w:r>
      <w:r w:rsidRPr="002B2234">
        <w:rPr>
          <w:rFonts w:ascii="Times New Roman" w:eastAsia="Times New Roman" w:hAnsi="Times New Roman" w:cs="David" w:hint="cs"/>
          <w:sz w:val="24"/>
          <w:szCs w:val="24"/>
          <w:rtl/>
          <w:lang w:eastAsia="he-IL"/>
        </w:rPr>
        <w:t>תכנת מחשב המקובלת וישמרו באתר המידע של הפרויקט</w:t>
      </w:r>
      <w:r w:rsidRPr="002B2234">
        <w:rPr>
          <w:rFonts w:ascii="Times New Roman" w:eastAsia="Times New Roman" w:hAnsi="Times New Roman" w:cs="David"/>
          <w:sz w:val="24"/>
          <w:szCs w:val="24"/>
          <w:rtl/>
          <w:lang w:eastAsia="he-IL"/>
        </w:rPr>
        <w:t xml:space="preserve">,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388135CB"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FF96F8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2F37A1F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44E905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עדכון פרק החשמל והתקשורת במפרטי המכר. בדיקה חוזרת של מפרטי המכר, לרבות התאמתם לתכנון, ואישור הנוסח ו/או עדכון לפי הנחיית המזמין.</w:t>
      </w:r>
    </w:p>
    <w:p w14:paraId="55038E1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46E6B8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תשומות הבניה למגורים הידוע במועד הכנת האומדן.</w:t>
      </w:r>
    </w:p>
    <w:p w14:paraId="1B1F36B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781DD5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ב</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6C14756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67E87F07"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ג</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ויעוץ בכל הקשור בהכנת המכרזים ופרסומם.</w:t>
      </w:r>
    </w:p>
    <w:p w14:paraId="5D5E199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7E07AA56"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ד</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071E9D35"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C81A66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טו</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בכל הקשור להצעות הקבלנים.</w:t>
      </w:r>
    </w:p>
    <w:p w14:paraId="54D8FD47"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3797A6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hint="cs"/>
          <w:sz w:val="24"/>
          <w:szCs w:val="24"/>
          <w:rtl/>
          <w:lang w:eastAsia="he-IL"/>
        </w:rPr>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תכניות עבודה, פרטים ומפרטים משלימים כפי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לבצוע העבודות.</w:t>
      </w:r>
    </w:p>
    <w:p w14:paraId="065A046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666EF34" w14:textId="77777777" w:rsidR="002B2234" w:rsidRPr="002B2234" w:rsidRDefault="002B2234" w:rsidP="002B2234">
      <w:pPr>
        <w:widowControl w:val="0"/>
        <w:spacing w:before="0" w:beforeAutospacing="0" w:after="0" w:afterAutospacing="0" w:line="240" w:lineRule="auto"/>
        <w:ind w:left="14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מובהר בזאת שהמתכנן יכין, באם ידרשו מסמכים למכרזים, עוד לפני השלמת התכנון המפורט.</w:t>
      </w:r>
    </w:p>
    <w:p w14:paraId="75F3824B"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9DA6060"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u w:val="single"/>
          <w:rtl/>
          <w:lang w:eastAsia="he-IL"/>
        </w:rPr>
      </w:pPr>
      <w:r w:rsidRPr="002B2234">
        <w:rPr>
          <w:rFonts w:ascii="Times New Roman" w:eastAsia="Times New Roman" w:hAnsi="Times New Roman" w:cs="David"/>
          <w:sz w:val="24"/>
          <w:szCs w:val="24"/>
          <w:rtl/>
          <w:lang w:eastAsia="he-IL"/>
        </w:rPr>
        <w:t>3.4</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פיקוח עליון:</w:t>
      </w:r>
    </w:p>
    <w:p w14:paraId="69AFF05B"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DA4B6B7"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הפיקוח העליון של המתכנן על ביצוע המבנים יכלול:</w:t>
      </w:r>
    </w:p>
    <w:p w14:paraId="53025449"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B684B24"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0B1756A9"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96435D0"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בירורים וביאורים ואישור סוג החומרים והציוד הנדרשים לביצוע העבודה.</w:t>
      </w:r>
    </w:p>
    <w:p w14:paraId="34712AAE"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47F1EF0"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4BD2D333"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1FD28A9"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לפי דרישה בבירורים לתביעות הקבלן לתוספות בגין שינויים ולגמר חשבון סופי של עבודות הקבלן, לגבי מחירים חריגים ו/או הבהרת כוונות המפרט וכתב הכמויות בהתאמה לחשבון ולחריגים.</w:t>
      </w:r>
    </w:p>
    <w:p w14:paraId="180DD32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697D04"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בסיורים למסירת חדרי חשמל לחברת החשמל וחדרי בזק לבזק.</w:t>
      </w:r>
    </w:p>
    <w:p w14:paraId="1AEDEF1A"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34FA7A75"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0838B552"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0290C3F7"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hint="cs"/>
          <w:sz w:val="24"/>
          <w:szCs w:val="24"/>
          <w:rtl/>
          <w:lang w:eastAsia="he-IL"/>
        </w:rPr>
        <w:t xml:space="preserve">בדיקה ואישור תיק המתקן שיכין הקבלן שאמור לכלול בין היתר תעודות אחריות, הוראות הפעלה ואחזקה של המערכות הכלולות במתקן, וכן </w:t>
      </w:r>
      <w:r w:rsidRPr="002B2234">
        <w:rPr>
          <w:rFonts w:ascii="Times New Roman" w:eastAsia="Times New Roman" w:hAnsi="Times New Roman" w:cs="David"/>
          <w:sz w:val="24"/>
          <w:szCs w:val="24"/>
          <w:rtl/>
          <w:lang w:eastAsia="he-IL"/>
        </w:rPr>
        <w:t xml:space="preserve">הכנת תכניות הביצוע על רקע התכניות המקוריות תוך ציון כל השינויים שחלו בזמן הביצוע לפי תכניות מדידות </w:t>
      </w:r>
      <w:r w:rsidRPr="002B2234">
        <w:rPr>
          <w:rFonts w:ascii="Times New Roman" w:eastAsia="Times New Roman" w:hAnsi="Times New Roman" w:cs="David"/>
          <w:sz w:val="24"/>
          <w:szCs w:val="24"/>
          <w:lang w:eastAsia="he-IL"/>
        </w:rPr>
        <w:t>AS MADE</w:t>
      </w:r>
      <w:r w:rsidRPr="002B2234">
        <w:rPr>
          <w:rFonts w:ascii="Times New Roman" w:eastAsia="Times New Roman" w:hAnsi="Times New Roman" w:cs="David"/>
          <w:sz w:val="24"/>
          <w:szCs w:val="24"/>
          <w:rtl/>
          <w:lang w:eastAsia="he-IL"/>
        </w:rPr>
        <w:t xml:space="preserve"> שתימסרנה ע"י הקבלן המבצע למתכנן, ומסירתם למזמין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06BA7E8D"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3B9593F5"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סופית של המתקנים עם נציגי הרשויות לצורך קבלת טפסי 4, חבור חשמל סופי למבנה ותעודות גמר למבנים.</w:t>
      </w:r>
    </w:p>
    <w:p w14:paraId="7459F954"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3ABF0C8B"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וחתימה על כל מסמך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ע"י הרשויות במהלך הבצוע, עד למועד קבלת אשור לאכלוס ותעודת גמר.</w:t>
      </w:r>
    </w:p>
    <w:p w14:paraId="4E51023E"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14CFE4E2"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סיוע למזמין במתן מענה לכל פניות שיופנו אליו בקשר לתכנון ובצוע המתקן.</w:t>
      </w:r>
    </w:p>
    <w:p w14:paraId="068C7C36"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5685C961"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2B2234">
        <w:rPr>
          <w:rFonts w:ascii="Times New Roman" w:eastAsia="Times New Roman" w:hAnsi="Times New Roman" w:cs="David" w:hint="cs"/>
          <w:sz w:val="24"/>
          <w:szCs w:val="24"/>
          <w:rtl/>
          <w:lang w:eastAsia="he-IL"/>
        </w:rPr>
        <w:t>ניהו</w:t>
      </w:r>
      <w:r w:rsidRPr="002B2234">
        <w:rPr>
          <w:rFonts w:ascii="Times New Roman" w:eastAsia="Times New Roman" w:hAnsi="Times New Roman" w:cs="David" w:hint="eastAsia"/>
          <w:sz w:val="24"/>
          <w:szCs w:val="24"/>
          <w:rtl/>
          <w:lang w:eastAsia="he-IL"/>
        </w:rPr>
        <w:t>ל</w:t>
      </w:r>
      <w:r w:rsidRPr="002B2234">
        <w:rPr>
          <w:rFonts w:ascii="Times New Roman" w:eastAsia="Times New Roman" w:hAnsi="Times New Roman" w:cs="David"/>
          <w:sz w:val="24"/>
          <w:szCs w:val="24"/>
          <w:rtl/>
          <w:lang w:eastAsia="he-IL"/>
        </w:rPr>
        <w:t xml:space="preserve"> ההגנה, לפי דרישת המזמין ומיד עם דרישתו הראשונה..</w:t>
      </w:r>
    </w:p>
    <w:p w14:paraId="658B7D0E"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334974BA"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כל יתר הדרוש לפקוח עליון וביקורת על הבצוע.</w:t>
      </w:r>
    </w:p>
    <w:p w14:paraId="240FD9F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299CC5"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כדי למלא משימות אלו יבקר המתכנן באתר הבניה לפחות בכל אחד מהשלבים הבאים:</w:t>
      </w:r>
    </w:p>
    <w:p w14:paraId="4A6FE258"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14B2D53"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הטמנת רשת מתח נמוך ו/או מתח גבוה בפיתוח.</w:t>
      </w:r>
    </w:p>
    <w:p w14:paraId="7C169D71"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AA30585"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רשתות תאורה.</w:t>
      </w:r>
    </w:p>
    <w:p w14:paraId="2B177065"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D3FAB8F"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ביצוע יסודות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כדי לוודא את ביצועה הנכון של הארקת היסוד.</w:t>
      </w:r>
    </w:p>
    <w:p w14:paraId="4EA550C2"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37180B14"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רצפת המרתף.</w:t>
      </w:r>
    </w:p>
    <w:p w14:paraId="306DC79F"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7E8FF1EE"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תקרת המרתף וחדר טרנספורמציה ובזק.</w:t>
      </w:r>
    </w:p>
    <w:p w14:paraId="73412920"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5D39F99"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צנרת למערכות לכל קומה.</w:t>
      </w:r>
    </w:p>
    <w:p w14:paraId="429E6482"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182A458"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התחלת טיח פנים ו/או תקרות אקוסטיות.</w:t>
      </w:r>
    </w:p>
    <w:p w14:paraId="1BE7AAFF"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197C91D"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עם גמר צבע.</w:t>
      </w:r>
    </w:p>
    <w:p w14:paraId="570B1428"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F112C54"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בכל שלב הדרוש לביקורת מערכות החשמל</w:t>
      </w:r>
      <w:r w:rsidRPr="002B2234">
        <w:rPr>
          <w:rFonts w:ascii="Times New Roman" w:eastAsia="Times New Roman" w:hAnsi="Times New Roman" w:cs="David" w:hint="cs"/>
          <w:sz w:val="24"/>
          <w:szCs w:val="24"/>
          <w:rtl/>
          <w:lang w:eastAsia="he-IL"/>
        </w:rPr>
        <w:t xml:space="preserve">, התאורה </w:t>
      </w:r>
      <w:r w:rsidRPr="002B2234">
        <w:rPr>
          <w:rFonts w:ascii="Times New Roman" w:eastAsia="Times New Roman" w:hAnsi="Times New Roman" w:cs="David"/>
          <w:sz w:val="24"/>
          <w:szCs w:val="24"/>
          <w:rtl/>
          <w:lang w:eastAsia="he-IL"/>
        </w:rPr>
        <w:t>והתקשורת.</w:t>
      </w:r>
    </w:p>
    <w:p w14:paraId="30DE7EA3"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62AD112C"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אין המתכנן רשאי לתת הוראות במישרין לקבלן ו/או לנהל משא ומתן עם הקבלן, לרבות ביחס למחירים או לדרכי ביצוע, אלא באמצעות נציגו המוסמך של המזמין. </w:t>
      </w:r>
    </w:p>
    <w:p w14:paraId="2478BCA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E9E2DA"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ד.</w:t>
      </w:r>
      <w:r w:rsidRPr="002B2234">
        <w:rPr>
          <w:rFonts w:ascii="Times New Roman" w:eastAsia="Times New Roman" w:hAnsi="Times New Roman" w:cs="David"/>
          <w:sz w:val="24"/>
          <w:szCs w:val="24"/>
          <w:rtl/>
          <w:lang w:eastAsia="he-IL"/>
        </w:rPr>
        <w:tab/>
        <w:t xml:space="preserve">לאחר כל ביקור של המתכנן באתר או במפעל יצרן לוחות יגיש המתכנן לנציג </w:t>
      </w:r>
    </w:p>
    <w:p w14:paraId="15B0A807"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המזמין דו"ח בכתב ובו יציין את התרשמותו ואת הערותיו לגבי ביצוע העבודות. בגמר העבודות יגיש המתכנן לנציג המזמין הצהרה, בנוסח נספח ט', כי בדק את ביצוע העבודות, מצא אותן תואמות לתכניותיו ולתקנים מחייבים וכי בוצעו לשביעות רצונו.</w:t>
      </w:r>
    </w:p>
    <w:p w14:paraId="352ADE6C"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48A3B2D2"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B0FF71C"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ה.</w:t>
      </w:r>
      <w:r w:rsidRPr="002B2234">
        <w:rPr>
          <w:rFonts w:ascii="Times New Roman" w:eastAsia="Times New Roman" w:hAnsi="Times New Roman" w:cs="David"/>
          <w:sz w:val="24"/>
          <w:szCs w:val="24"/>
          <w:rtl/>
          <w:lang w:eastAsia="he-IL"/>
        </w:rPr>
        <w:tab/>
        <w:t>יעוץ למזמין בדבר תפעול ואחזקת המתקן.</w:t>
      </w:r>
    </w:p>
    <w:p w14:paraId="3E87B853"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7B7291B"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4.</w:t>
      </w:r>
      <w:r w:rsidRPr="002B2234">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48B0F2A9"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75A0EFE"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5.</w:t>
      </w:r>
      <w:r w:rsidRPr="002B2234">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w:t>
      </w: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רותים נוספים, מעבר להם.</w:t>
      </w:r>
    </w:p>
    <w:p w14:paraId="64FDF8B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bCs/>
          <w:sz w:val="20"/>
          <w:szCs w:val="24"/>
          <w:u w:val="single"/>
          <w:rtl/>
          <w:lang w:eastAsia="he-IL"/>
        </w:rPr>
        <w:br w:type="page"/>
      </w:r>
    </w:p>
    <w:p w14:paraId="7E3A970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t xml:space="preserve">נספח </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ג</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w:t>
      </w:r>
    </w:p>
    <w:p w14:paraId="28C0197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C9DE03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t>לוח זמנים ושלבי עבודה</w:t>
      </w:r>
    </w:p>
    <w:p w14:paraId="7FB0879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24E500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161AC0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1B10A5C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B500C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02EC128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58F654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92C993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EFF276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3D97726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60BFCE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4F1376D"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0"/>
          <w:szCs w:val="24"/>
          <w:u w:val="single"/>
          <w:rtl/>
          <w:lang w:eastAsia="he-IL"/>
        </w:rPr>
        <w:br w:type="page"/>
      </w:r>
      <w:r w:rsidRPr="002B2234">
        <w:rPr>
          <w:rFonts w:ascii="Times New Roman" w:eastAsia="Times New Roman" w:hAnsi="Times New Roman" w:cs="David" w:hint="cs"/>
          <w:bCs/>
          <w:sz w:val="24"/>
          <w:szCs w:val="24"/>
          <w:u w:val="single"/>
          <w:rtl/>
          <w:lang w:eastAsia="he-IL"/>
        </w:rPr>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ד</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74E83BD1"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C4BBE5C"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שכר המתכנן</w:t>
      </w:r>
    </w:p>
    <w:p w14:paraId="50D28598"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75BFE92"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תמורת ביצוע מלוא שרותי המתכנן, כמפורט בנספח ב' ונספח ח' ישלם המזמין למתכנן את שכר המתכנן בשעורים ובמועדים כדלקמן:</w:t>
      </w:r>
    </w:p>
    <w:p w14:paraId="5F420586" w14:textId="77777777" w:rsidR="002B2234" w:rsidRPr="002B2234" w:rsidRDefault="002B2234" w:rsidP="002B2234">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02DAC165" w14:textId="4B849373"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color w:val="008000"/>
          <w:sz w:val="24"/>
          <w:szCs w:val="24"/>
          <w:rtl/>
        </w:rPr>
      </w:pPr>
    </w:p>
    <w:p w14:paraId="1D39FFC2" w14:textId="3EB9ED45" w:rsidR="002B2234" w:rsidRPr="004C21E8" w:rsidRDefault="002B2234" w:rsidP="006F03BF">
      <w:pPr>
        <w:widowControl w:val="0"/>
        <w:spacing w:before="0" w:beforeAutospacing="0" w:after="0" w:afterAutospacing="0" w:line="240" w:lineRule="auto"/>
        <w:ind w:left="714" w:firstLine="6"/>
        <w:rPr>
          <w:rFonts w:ascii="Times New Roman" w:eastAsia="Times New Roman" w:hAnsi="Times New Roman" w:cs="David"/>
          <w:b/>
          <w:bCs/>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 xml:space="preserve">סכום קבוע ומוחלט של </w:t>
      </w:r>
      <w:r w:rsidR="00FF7209" w:rsidRPr="004C21E8">
        <w:rPr>
          <w:rFonts w:ascii="Times New Roman" w:eastAsia="Times New Roman" w:hAnsi="Times New Roman" w:cs="David" w:hint="cs"/>
          <w:b/>
          <w:bCs/>
          <w:sz w:val="24"/>
          <w:szCs w:val="24"/>
          <w:rtl/>
        </w:rPr>
        <w:t xml:space="preserve">400 </w:t>
      </w:r>
      <w:r w:rsidRPr="004C21E8">
        <w:rPr>
          <w:rFonts w:ascii="Times New Roman" w:eastAsia="Times New Roman" w:hAnsi="Times New Roman" w:cs="David"/>
          <w:b/>
          <w:bCs/>
          <w:sz w:val="24"/>
          <w:szCs w:val="24"/>
          <w:rtl/>
        </w:rPr>
        <w:t xml:space="preserve"> ש"ח</w:t>
      </w:r>
      <w:r w:rsidRPr="002B2234">
        <w:rPr>
          <w:rFonts w:ascii="Times New Roman" w:eastAsia="Times New Roman" w:hAnsi="Times New Roman" w:cs="David"/>
          <w:sz w:val="24"/>
          <w:szCs w:val="24"/>
          <w:rtl/>
        </w:rPr>
        <w:t xml:space="preserve"> (במילים: </w:t>
      </w:r>
      <w:r w:rsidR="00FF7209">
        <w:rPr>
          <w:rFonts w:ascii="Times New Roman" w:eastAsia="Times New Roman" w:hAnsi="Times New Roman" w:cs="David" w:hint="cs"/>
          <w:sz w:val="24"/>
          <w:szCs w:val="24"/>
          <w:rtl/>
        </w:rPr>
        <w:t xml:space="preserve">ארבע מאות ₪ ) </w:t>
      </w:r>
      <w:r w:rsidRPr="004C21E8">
        <w:rPr>
          <w:rFonts w:ascii="Times New Roman" w:eastAsia="Times New Roman" w:hAnsi="Times New Roman" w:cs="David"/>
          <w:b/>
          <w:bCs/>
          <w:sz w:val="24"/>
          <w:szCs w:val="24"/>
          <w:rtl/>
        </w:rPr>
        <w:t>לכל יחידת דיור  .</w:t>
      </w:r>
    </w:p>
    <w:p w14:paraId="55157491" w14:textId="03ABC688" w:rsidR="002B2234" w:rsidRPr="002B2234" w:rsidRDefault="002B2234" w:rsidP="00FF7209">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1.2</w:t>
      </w:r>
      <w:r w:rsidRPr="002B2234">
        <w:rPr>
          <w:rFonts w:ascii="Times New Roman" w:eastAsia="Times New Roman" w:hAnsi="Times New Roman" w:cs="David"/>
          <w:sz w:val="24"/>
          <w:szCs w:val="24"/>
          <w:rtl/>
        </w:rPr>
        <w:tab/>
      </w:r>
      <w:r w:rsidR="00FF7209">
        <w:rPr>
          <w:rFonts w:ascii="Times New Roman" w:eastAsia="Times New Roman" w:hAnsi="Times New Roman" w:cs="David" w:hint="cs"/>
          <w:sz w:val="24"/>
          <w:szCs w:val="24"/>
          <w:rtl/>
        </w:rPr>
        <w:t xml:space="preserve">מבוטל </w:t>
      </w:r>
    </w:p>
    <w:p w14:paraId="3325CD45" w14:textId="7DD04508" w:rsidR="002B2234" w:rsidRPr="004C21E8" w:rsidRDefault="002B2234" w:rsidP="00F61351">
      <w:pPr>
        <w:widowControl w:val="0"/>
        <w:spacing w:before="0" w:beforeAutospacing="0" w:after="0" w:afterAutospacing="0" w:line="240" w:lineRule="auto"/>
        <w:ind w:left="714" w:firstLine="6"/>
        <w:rPr>
          <w:rFonts w:ascii="Times New Roman" w:eastAsia="Times New Roman" w:hAnsi="Times New Roman" w:cs="David"/>
          <w:b/>
          <w:bCs/>
          <w:sz w:val="24"/>
          <w:szCs w:val="24"/>
          <w:rtl/>
        </w:rPr>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 xml:space="preserve">סכום קבוע ומוחלט של </w:t>
      </w:r>
      <w:r w:rsidR="00FF7209">
        <w:rPr>
          <w:rFonts w:ascii="Times New Roman" w:eastAsia="Times New Roman" w:hAnsi="Times New Roman" w:cs="David" w:hint="cs"/>
          <w:sz w:val="24"/>
          <w:szCs w:val="24"/>
          <w:rtl/>
        </w:rPr>
        <w:t xml:space="preserve"> </w:t>
      </w:r>
      <w:r w:rsidR="00FF7209" w:rsidRPr="004C21E8">
        <w:rPr>
          <w:rFonts w:ascii="Times New Roman" w:eastAsia="Times New Roman" w:hAnsi="Times New Roman" w:cs="David" w:hint="cs"/>
          <w:b/>
          <w:bCs/>
          <w:sz w:val="24"/>
          <w:szCs w:val="24"/>
          <w:rtl/>
        </w:rPr>
        <w:t xml:space="preserve">6 </w:t>
      </w:r>
      <w:r w:rsidRPr="004C21E8">
        <w:rPr>
          <w:rFonts w:ascii="Times New Roman" w:eastAsia="Times New Roman" w:hAnsi="Times New Roman" w:cs="David"/>
          <w:b/>
          <w:bCs/>
          <w:sz w:val="24"/>
          <w:szCs w:val="24"/>
          <w:rtl/>
        </w:rPr>
        <w:t xml:space="preserve"> ש"ח</w:t>
      </w:r>
      <w:r w:rsidRPr="002B2234">
        <w:rPr>
          <w:rFonts w:ascii="Times New Roman" w:eastAsia="Times New Roman" w:hAnsi="Times New Roman" w:cs="David"/>
          <w:sz w:val="24"/>
          <w:szCs w:val="24"/>
          <w:rtl/>
        </w:rPr>
        <w:t xml:space="preserve"> (במילים: </w:t>
      </w:r>
      <w:r w:rsidR="00FF7209">
        <w:rPr>
          <w:rFonts w:ascii="Times New Roman" w:eastAsia="Times New Roman" w:hAnsi="Times New Roman" w:cs="David" w:hint="cs"/>
          <w:sz w:val="24"/>
          <w:szCs w:val="24"/>
          <w:rtl/>
        </w:rPr>
        <w:t>שישה ₪ )</w:t>
      </w:r>
      <w:r w:rsidR="00F61351">
        <w:rPr>
          <w:rFonts w:ascii="Times New Roman" w:eastAsia="Times New Roman" w:hAnsi="Times New Roman" w:cs="David" w:hint="cs"/>
          <w:sz w:val="24"/>
          <w:szCs w:val="24"/>
          <w:rtl/>
        </w:rPr>
        <w:t xml:space="preserve"> </w:t>
      </w:r>
      <w:r w:rsidRPr="004C21E8">
        <w:rPr>
          <w:rFonts w:ascii="Times New Roman" w:eastAsia="Times New Roman" w:hAnsi="Times New Roman" w:cs="David"/>
          <w:b/>
          <w:bCs/>
          <w:sz w:val="24"/>
          <w:szCs w:val="24"/>
          <w:rtl/>
        </w:rPr>
        <w:t xml:space="preserve">לכל מ"ר בנוי ומקורה </w:t>
      </w:r>
      <w:r w:rsidR="00FF7209" w:rsidRPr="004C21E8">
        <w:rPr>
          <w:rFonts w:ascii="Times New Roman" w:eastAsia="Times New Roman" w:hAnsi="Times New Roman" w:cs="David" w:hint="cs"/>
          <w:b/>
          <w:bCs/>
          <w:sz w:val="24"/>
          <w:szCs w:val="24"/>
          <w:rtl/>
        </w:rPr>
        <w:t xml:space="preserve">בניכוי שטח בנין - </w:t>
      </w:r>
      <w:r w:rsidRPr="004C21E8">
        <w:rPr>
          <w:rFonts w:ascii="Times New Roman" w:eastAsia="Times New Roman" w:hAnsi="Times New Roman" w:cs="David"/>
          <w:b/>
          <w:bCs/>
          <w:sz w:val="24"/>
          <w:szCs w:val="24"/>
          <w:rtl/>
        </w:rPr>
        <w:t>מתחת למפלס הכניסה לבניינים.</w:t>
      </w:r>
    </w:p>
    <w:p w14:paraId="4C40ADCD" w14:textId="77777777" w:rsidR="002B2234" w:rsidRPr="002B2234" w:rsidRDefault="002B2234" w:rsidP="002B2234">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6858743A" w14:textId="77777777" w:rsidR="002B2234" w:rsidRPr="002B2234" w:rsidRDefault="002B2234" w:rsidP="002B2234">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בסעיף זה:</w:t>
      </w:r>
    </w:p>
    <w:p w14:paraId="246FBE59"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0A753800" w14:textId="127C1426" w:rsidR="002B2234" w:rsidRPr="002B2234" w:rsidRDefault="002B2234" w:rsidP="006F03BF">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r>
    </w:p>
    <w:p w14:paraId="4DF207CE"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r>
    </w:p>
    <w:p w14:paraId="59223F54" w14:textId="2D5E583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2057611857"/>
          <w:placeholder>
            <w:docPart w:val="4842E918D147400A969E6E7847F3D2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0B155E">
            <w:rPr>
              <w:rFonts w:ascii="Times New Roman" w:eastAsia="Times New Roman" w:hAnsi="Times New Roman" w:cs="David" w:hint="cs"/>
              <w:color w:val="008000"/>
              <w:sz w:val="24"/>
              <w:szCs w:val="24"/>
              <w:rtl/>
            </w:rPr>
            <w:t>מדד המחירים לצרכן</w:t>
          </w:r>
        </w:sdtContent>
      </w:sdt>
      <w:r w:rsidRPr="002B2234">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372887697"/>
          <w:placeholder>
            <w:docPart w:val="680F525888D74A88870FED13DD5DC8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5264D9">
            <w:rPr>
              <w:rFonts w:ascii="Times New Roman" w:eastAsia="Times New Roman" w:hAnsi="Times New Roman" w:cs="David" w:hint="cs"/>
              <w:color w:val="008000"/>
              <w:sz w:val="24"/>
              <w:szCs w:val="24"/>
              <w:rtl/>
            </w:rPr>
            <w:t>בגין</w:t>
          </w:r>
        </w:sdtContent>
      </w:sdt>
      <w:r w:rsidRPr="002B2234">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156446842"/>
          <w:placeholder>
            <w:docPart w:val="68B073ACBC9B4904B399764617F006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5-12T00:00:00Z">
            <w:dateFormat w:val="dd/MM/yyyy"/>
            <w:lid w:val="he-IL"/>
            <w:storeMappedDataAs w:val="dateTime"/>
            <w:calendar w:val="gregorian"/>
          </w:date>
        </w:sdtPr>
        <w:sdtContent>
          <w:r w:rsidR="005264D9">
            <w:rPr>
              <w:rFonts w:ascii="Times New Roman" w:eastAsia="Times New Roman" w:hAnsi="Times New Roman" w:cs="David" w:hint="cs"/>
              <w:color w:val="008000"/>
              <w:sz w:val="24"/>
              <w:szCs w:val="24"/>
              <w:rtl/>
            </w:rPr>
            <w:t>‏12/05/2021</w:t>
          </w:r>
        </w:sdtContent>
      </w:sdt>
      <w:r w:rsidRPr="002B2234">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799020280"/>
          <w:placeholder>
            <w:docPart w:val="D3E35407D01A429BB4618C373C6335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5264D9">
            <w:rPr>
              <w:rFonts w:ascii="Times New Roman" w:eastAsia="Times New Roman" w:hAnsi="Times New Roman" w:cs="David" w:hint="cs"/>
              <w:color w:val="008000"/>
              <w:sz w:val="24"/>
              <w:szCs w:val="24"/>
              <w:rtl/>
            </w:rPr>
            <w:t>226.4666</w:t>
          </w:r>
        </w:sdtContent>
      </w:sdt>
      <w:r w:rsidRPr="002B2234">
        <w:rPr>
          <w:rFonts w:ascii="Times New Roman" w:eastAsia="Times New Roman" w:hAnsi="Times New Roman" w:cs="David" w:hint="cs"/>
          <w:sz w:val="24"/>
          <w:szCs w:val="24"/>
          <w:rtl/>
        </w:rPr>
        <w:t xml:space="preserve"> נקודות) </w:t>
      </w:r>
      <w:r w:rsidRPr="002B2234">
        <w:rPr>
          <w:rFonts w:ascii="Times New Roman" w:eastAsia="Times New Roman" w:hAnsi="Times New Roman" w:cs="David" w:hint="cs"/>
          <w:sz w:val="24"/>
          <w:szCs w:val="24"/>
          <w:rtl/>
          <w:lang w:eastAsia="he-IL"/>
        </w:rPr>
        <w:t xml:space="preserve"> עד למדד הידוע ביום הגשת כל חשבון.</w:t>
      </w:r>
    </w:p>
    <w:p w14:paraId="11E45D06"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00D16B0D"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למען הסר ספק:</w:t>
      </w:r>
    </w:p>
    <w:p w14:paraId="7D048A37" w14:textId="77777777" w:rsidR="002B2234" w:rsidRPr="002B2234" w:rsidRDefault="002B2234" w:rsidP="002B2234">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2375E89"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11328B35" w14:textId="77777777" w:rsidR="002B2234" w:rsidRPr="002B2234" w:rsidRDefault="002B2234" w:rsidP="002B2234">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B133722"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0B370D1D"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59FECB61"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1ECD2AC5"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3FEE9BF0"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3FE10DE5"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37DEDD83" w14:textId="77777777" w:rsidR="002B2234" w:rsidRPr="002B2234" w:rsidRDefault="002B2234" w:rsidP="002B2234">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7BE4C3D3"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123982AC" w14:textId="3BAFAAE8" w:rsidR="006F03BF"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5D3C473E" w14:textId="77777777" w:rsidR="006F03BF" w:rsidRDefault="006F03BF">
      <w:pPr>
        <w:bidi w:val="0"/>
        <w:spacing w:before="0" w:beforeAutospacing="0" w:after="160" w:afterAutospacing="0" w:line="259"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br w:type="page"/>
      </w:r>
    </w:p>
    <w:p w14:paraId="6BB5E218"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4356AE44"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6F683FDD"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ה</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0D670756"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4912012"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תשלומי שכר המתכנן</w:t>
      </w:r>
    </w:p>
    <w:p w14:paraId="0E88245D"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7E7C4C0"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173BFBC" w14:textId="77777777" w:rsidR="002B2234" w:rsidRPr="002B2234" w:rsidRDefault="002B2234" w:rsidP="002B2234">
      <w:pPr>
        <w:widowControl w:val="0"/>
        <w:numPr>
          <w:ilvl w:val="0"/>
          <w:numId w:val="10"/>
        </w:numPr>
        <w:spacing w:before="0" w:beforeAutospacing="0" w:after="0" w:afterAutospacing="0" w:line="240" w:lineRule="auto"/>
        <w:ind w:right="36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B2234">
        <w:rPr>
          <w:rFonts w:ascii="Times New Roman" w:eastAsia="Times New Roman" w:hAnsi="Times New Roman" w:cs="David"/>
          <w:sz w:val="24"/>
          <w:szCs w:val="24"/>
          <w:rtl/>
          <w:lang w:eastAsia="he-IL"/>
        </w:rPr>
        <w:br/>
      </w:r>
    </w:p>
    <w:p w14:paraId="408F5BCD"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 xml:space="preserve">לאחר גמר התכנון המוקדם, כאמור בנספח ב', ואישור עבודות </w:t>
      </w:r>
    </w:p>
    <w:p w14:paraId="56C18C68"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שלב זה על ידי המזמין</w:t>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10%</w:t>
      </w:r>
    </w:p>
    <w:p w14:paraId="5A344FD1" w14:textId="77777777" w:rsidR="00735E3D" w:rsidRDefault="00735E3D" w:rsidP="00735E3D">
      <w:pPr>
        <w:widowControl w:val="0"/>
        <w:spacing w:before="0" w:beforeAutospacing="0" w:after="0" w:afterAutospacing="0" w:line="240" w:lineRule="auto"/>
        <w:ind w:left="1502" w:hanging="709"/>
        <w:rPr>
          <w:rFonts w:ascii="Times New Roman" w:eastAsia="Times New Roman" w:hAnsi="Times New Roman" w:cs="David"/>
          <w:sz w:val="24"/>
          <w:szCs w:val="24"/>
          <w:rtl/>
        </w:rPr>
      </w:pPr>
      <w:r>
        <w:rPr>
          <w:rFonts w:ascii="Times New Roman" w:eastAsia="Times New Roman" w:hAnsi="Times New Roman" w:cs="David"/>
          <w:sz w:val="24"/>
          <w:szCs w:val="24"/>
          <w:rtl/>
        </w:rPr>
        <w:t>1.2</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לאחר גמר התכנון הסופי, כאמור בנספח ב', </w:t>
      </w:r>
      <w:r w:rsidR="002B2234" w:rsidRPr="002B2234">
        <w:rPr>
          <w:rFonts w:ascii="Times New Roman" w:eastAsia="Times New Roman" w:hAnsi="Times New Roman" w:cs="David" w:hint="cs"/>
          <w:sz w:val="24"/>
          <w:szCs w:val="24"/>
          <w:rtl/>
        </w:rPr>
        <w:t xml:space="preserve">אישור עקרוני מחח"י </w:t>
      </w:r>
    </w:p>
    <w:p w14:paraId="23E6DD31" w14:textId="77777777" w:rsidR="002B2234" w:rsidRPr="002B2234" w:rsidRDefault="00735E3D" w:rsidP="00735E3D">
      <w:pPr>
        <w:widowControl w:val="0"/>
        <w:spacing w:before="0" w:beforeAutospacing="0" w:after="0" w:afterAutospacing="0" w:line="240" w:lineRule="auto"/>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ואישור עבודות</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שלב זה על ידי המזמין</w:t>
      </w:r>
      <w:r w:rsidR="002B2234" w:rsidRPr="00735E3D">
        <w:rPr>
          <w:rFonts w:ascii="Times New Roman" w:eastAsia="Times New Roman" w:hAnsi="Times New Roman" w:cs="David"/>
          <w:sz w:val="24"/>
          <w:szCs w:val="24"/>
          <w:u w:val="dotted"/>
          <w:rtl/>
        </w:rPr>
        <w:tab/>
      </w:r>
      <w:r w:rsidRPr="00735E3D">
        <w:rPr>
          <w:rFonts w:ascii="Times New Roman" w:eastAsia="Times New Roman" w:hAnsi="Times New Roman" w:cs="David" w:hint="cs"/>
          <w:sz w:val="24"/>
          <w:szCs w:val="24"/>
          <w:u w:val="dotted"/>
          <w:rtl/>
        </w:rPr>
        <w:t xml:space="preserve">  </w:t>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2B2234">
        <w:rPr>
          <w:rFonts w:ascii="Times New Roman" w:eastAsia="Times New Roman" w:hAnsi="Times New Roman" w:cs="David"/>
          <w:sz w:val="24"/>
          <w:szCs w:val="24"/>
          <w:rtl/>
        </w:rPr>
        <w:t>15%</w:t>
      </w:r>
    </w:p>
    <w:p w14:paraId="6AC07997" w14:textId="77777777"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 xml:space="preserve">לאחר אישור הבקשות להיתרי בניה </w:t>
      </w:r>
      <w:r w:rsidRPr="002B2234">
        <w:rPr>
          <w:rFonts w:ascii="Times New Roman" w:eastAsia="Times New Roman" w:hAnsi="Times New Roman" w:cs="David" w:hint="cs"/>
          <w:sz w:val="24"/>
          <w:szCs w:val="24"/>
          <w:rtl/>
        </w:rPr>
        <w:t xml:space="preserve">לרבות אישור חח"י </w:t>
      </w:r>
      <w:r w:rsidRPr="002B2234">
        <w:rPr>
          <w:rFonts w:ascii="Times New Roman" w:eastAsia="Times New Roman" w:hAnsi="Times New Roman" w:cs="David"/>
          <w:sz w:val="24"/>
          <w:szCs w:val="24"/>
          <w:rtl/>
        </w:rPr>
        <w:t xml:space="preserve">והוצאת </w:t>
      </w:r>
    </w:p>
    <w:p w14:paraId="7505790F" w14:textId="77777777" w:rsidR="002B2234" w:rsidRPr="002B2234" w:rsidRDefault="002B2234" w:rsidP="00735E3D">
      <w:pPr>
        <w:widowControl w:val="0"/>
        <w:spacing w:before="0" w:beforeAutospacing="0" w:after="0" w:afterAutospacing="0" w:line="240" w:lineRule="auto"/>
        <w:ind w:left="1502"/>
        <w:rPr>
          <w:rFonts w:ascii="Times New Roman" w:eastAsia="Times New Roman" w:hAnsi="Times New Roman" w:cs="David"/>
          <w:sz w:val="24"/>
          <w:szCs w:val="24"/>
          <w:rtl/>
        </w:rPr>
      </w:pPr>
      <w:r w:rsidRPr="002B2234">
        <w:rPr>
          <w:rFonts w:ascii="Times New Roman" w:eastAsia="Times New Roman" w:hAnsi="Times New Roman" w:cs="David"/>
          <w:sz w:val="24"/>
          <w:szCs w:val="24"/>
          <w:rtl/>
        </w:rPr>
        <w:t>היתר בניה</w:t>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00735E3D" w:rsidRPr="00735E3D">
        <w:rPr>
          <w:rFonts w:ascii="Times New Roman" w:eastAsia="Times New Roman" w:hAnsi="Times New Roman" w:cs="David" w:hint="cs"/>
          <w:sz w:val="24"/>
          <w:szCs w:val="24"/>
          <w:u w:val="dotted"/>
          <w:rtl/>
        </w:rPr>
        <w:t xml:space="preserve">                                                                    </w:t>
      </w:r>
      <w:r w:rsidRPr="002B2234">
        <w:rPr>
          <w:rFonts w:ascii="Times New Roman" w:eastAsia="Times New Roman" w:hAnsi="Times New Roman" w:cs="David"/>
          <w:sz w:val="24"/>
          <w:szCs w:val="24"/>
          <w:rtl/>
        </w:rPr>
        <w:t>8%</w:t>
      </w:r>
    </w:p>
    <w:p w14:paraId="6E02212B"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1.4</w:t>
      </w:r>
      <w:r w:rsidRPr="002B2234">
        <w:rPr>
          <w:rFonts w:ascii="Times New Roman" w:eastAsia="Times New Roman" w:hAnsi="Times New Roman" w:cs="David"/>
          <w:sz w:val="24"/>
          <w:szCs w:val="24"/>
          <w:rtl/>
        </w:rPr>
        <w:tab/>
        <w:t>לאחר גמר התכנון המפורט והמכרזים ואישור עבודות</w:t>
      </w:r>
    </w:p>
    <w:p w14:paraId="62BF5E0A"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שחב זה על ידי המזמין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30%</w:t>
      </w:r>
    </w:p>
    <w:p w14:paraId="6287835E" w14:textId="5826A731" w:rsidR="002B2234" w:rsidRPr="002B2234" w:rsidRDefault="002B2234" w:rsidP="00FF7209">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1.5</w:t>
      </w:r>
      <w:r w:rsidRPr="002B2234">
        <w:rPr>
          <w:rFonts w:ascii="Times New Roman" w:eastAsia="Times New Roman" w:hAnsi="Times New Roman" w:cs="David"/>
          <w:sz w:val="24"/>
          <w:szCs w:val="24"/>
          <w:rtl/>
        </w:rPr>
        <w:tab/>
        <w:t>לאחר גמר הוצאת תכניות לביצוע</w:t>
      </w:r>
      <w:r w:rsidRPr="002B2234">
        <w:rPr>
          <w:rFonts w:ascii="Times New Roman" w:eastAsia="Times New Roman" w:hAnsi="Times New Roman" w:cs="David"/>
          <w:sz w:val="24"/>
          <w:szCs w:val="24"/>
          <w:rtl/>
        </w:rPr>
        <w:tab/>
      </w:r>
      <w:r w:rsidR="00735E3D"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00FF7209">
        <w:rPr>
          <w:rFonts w:ascii="Times New Roman" w:eastAsia="Times New Roman" w:hAnsi="Times New Roman" w:cs="David" w:hint="cs"/>
          <w:sz w:val="24"/>
          <w:szCs w:val="24"/>
          <w:rtl/>
        </w:rPr>
        <w:t>15%</w:t>
      </w:r>
    </w:p>
    <w:p w14:paraId="03C78FE8" w14:textId="40CA5D9F" w:rsidR="002B2234" w:rsidRPr="002B2234" w:rsidRDefault="002B2234" w:rsidP="00FF7209">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1.6</w:t>
      </w:r>
      <w:r w:rsidRPr="002B2234">
        <w:rPr>
          <w:rFonts w:ascii="Times New Roman" w:eastAsia="Times New Roman" w:hAnsi="Times New Roman" w:cs="David"/>
          <w:sz w:val="24"/>
          <w:szCs w:val="24"/>
          <w:rtl/>
        </w:rPr>
        <w:tab/>
        <w:t>במהלך ביצוע הפיקוח העליון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00FF7209">
        <w:rPr>
          <w:rFonts w:ascii="Times New Roman" w:eastAsia="Times New Roman" w:hAnsi="Times New Roman" w:cs="David" w:hint="cs"/>
          <w:sz w:val="24"/>
          <w:szCs w:val="24"/>
          <w:rtl/>
        </w:rPr>
        <w:t>12</w:t>
      </w:r>
      <w:r w:rsidRPr="002B2234">
        <w:rPr>
          <w:rFonts w:ascii="Times New Roman" w:eastAsia="Times New Roman" w:hAnsi="Times New Roman" w:cs="David"/>
          <w:sz w:val="24"/>
          <w:szCs w:val="24"/>
          <w:rtl/>
        </w:rPr>
        <w:t>%</w:t>
      </w:r>
    </w:p>
    <w:p w14:paraId="19E87A32" w14:textId="77777777"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1.7</w:t>
      </w:r>
      <w:r w:rsidRPr="002B2234">
        <w:rPr>
          <w:rFonts w:ascii="Times New Roman" w:eastAsia="Times New Roman" w:hAnsi="Times New Roman" w:cs="David"/>
          <w:sz w:val="24"/>
          <w:szCs w:val="24"/>
          <w:rtl/>
        </w:rPr>
        <w:tab/>
        <w:t xml:space="preserve">לאחר גמר ביצוע העבודות בהתאם לחוזה זה, </w:t>
      </w:r>
      <w:r w:rsidRPr="002B2234">
        <w:rPr>
          <w:rFonts w:ascii="Times New Roman" w:eastAsia="Times New Roman" w:hAnsi="Times New Roman" w:cs="David" w:hint="cs"/>
          <w:sz w:val="24"/>
          <w:szCs w:val="24"/>
          <w:rtl/>
        </w:rPr>
        <w:t xml:space="preserve">לרבות אישור חח"י </w:t>
      </w:r>
    </w:p>
    <w:p w14:paraId="06A48B83"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hint="cs"/>
          <w:sz w:val="24"/>
          <w:szCs w:val="24"/>
          <w:rtl/>
        </w:rPr>
        <w:t>לביצוע חדר/מבנה הטרנספורמציה,</w:t>
      </w:r>
      <w:r w:rsidR="002B2234" w:rsidRPr="002B2234">
        <w:rPr>
          <w:rFonts w:ascii="Times New Roman" w:eastAsia="Times New Roman" w:hAnsi="Times New Roman" w:cs="David"/>
          <w:sz w:val="24"/>
          <w:szCs w:val="24"/>
          <w:rtl/>
        </w:rPr>
        <w:t xml:space="preserve"> הפעלת הפרויקט והמתקן, </w:t>
      </w:r>
    </w:p>
    <w:p w14:paraId="7188CEAB"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קבל</w:t>
      </w:r>
      <w:r>
        <w:rPr>
          <w:rFonts w:ascii="Times New Roman" w:eastAsia="Times New Roman" w:hAnsi="Times New Roman" w:cs="David"/>
          <w:sz w:val="24"/>
          <w:szCs w:val="24"/>
          <w:rtl/>
        </w:rPr>
        <w:t>ת המערכות וקבלתם על ידי המזמין</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ולאחר בדיקת החשבונות </w:t>
      </w:r>
    </w:p>
    <w:p w14:paraId="286D6B29"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הסופיים בגין העבודות ואישורם </w:t>
      </w:r>
      <w:r w:rsidR="002B2234" w:rsidRPr="002B2234">
        <w:rPr>
          <w:rFonts w:ascii="Times New Roman" w:eastAsia="Times New Roman" w:hAnsi="Times New Roman" w:cs="David"/>
          <w:sz w:val="24"/>
          <w:szCs w:val="24"/>
          <w:rtl/>
        </w:rPr>
        <w:tab/>
        <w:t xml:space="preserve">על ידי המתכנן והמזמין, </w:t>
      </w:r>
    </w:p>
    <w:p w14:paraId="08B4D33F" w14:textId="77777777" w:rsidR="002B2234" w:rsidRPr="002B2234"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וקבלת אישור אכלוס</w:t>
      </w:r>
      <w:r w:rsidR="002B2234" w:rsidRPr="00082B8A">
        <w:rPr>
          <w:rFonts w:ascii="Times New Roman" w:eastAsia="Times New Roman" w:hAnsi="Times New Roman" w:cs="David"/>
          <w:sz w:val="24"/>
          <w:szCs w:val="24"/>
          <w:u w:val="dotted"/>
          <w:rtl/>
        </w:rPr>
        <w:tab/>
      </w:r>
      <w:r w:rsidR="002B2234"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002B2234" w:rsidRPr="00082B8A">
        <w:rPr>
          <w:rFonts w:ascii="Times New Roman" w:eastAsia="Times New Roman" w:hAnsi="Times New Roman" w:cs="David"/>
          <w:sz w:val="24"/>
          <w:szCs w:val="24"/>
          <w:u w:val="dotted"/>
          <w:rtl/>
        </w:rPr>
        <w:tab/>
      </w:r>
      <w:r w:rsidR="002B2234" w:rsidRPr="002B2234">
        <w:rPr>
          <w:rFonts w:ascii="Times New Roman" w:eastAsia="Times New Roman" w:hAnsi="Times New Roman" w:cs="David"/>
          <w:sz w:val="24"/>
          <w:szCs w:val="24"/>
          <w:rtl/>
        </w:rPr>
        <w:t>8%</w:t>
      </w:r>
    </w:p>
    <w:p w14:paraId="1C18D914"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1.8</w:t>
      </w:r>
      <w:r w:rsidRPr="002B2234">
        <w:rPr>
          <w:rFonts w:ascii="Times New Roman" w:eastAsia="Times New Roman" w:hAnsi="Times New Roman" w:cs="David"/>
          <w:sz w:val="24"/>
          <w:szCs w:val="24"/>
          <w:rtl/>
        </w:rPr>
        <w:tab/>
        <w:t xml:space="preserve">לאחר גמר הפיקוח העליון, תיקוני הבדק וקבלת תעודת גמר </w:t>
      </w:r>
    </w:p>
    <w:p w14:paraId="004C88CB"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לפרויקט, אישור המתכנן בכתב להשלמת הפרויקט בהתאם</w:t>
      </w:r>
    </w:p>
    <w:p w14:paraId="132893E3"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לתכניותיו, לתקנים מחייבים ולשביעות רצונו</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2%</w:t>
      </w:r>
    </w:p>
    <w:p w14:paraId="16BE3187" w14:textId="77777777" w:rsidR="002B2234" w:rsidRPr="002B2234" w:rsidRDefault="002B2234" w:rsidP="002B2234">
      <w:pPr>
        <w:widowControl w:val="0"/>
        <w:spacing w:before="0" w:beforeAutospacing="0" w:after="0" w:afterAutospacing="0" w:line="240" w:lineRule="auto"/>
        <w:ind w:left="720" w:right="360"/>
        <w:rPr>
          <w:rFonts w:ascii="Times New Roman" w:eastAsia="Times New Roman" w:hAnsi="Times New Roman" w:cs="David"/>
          <w:sz w:val="24"/>
          <w:szCs w:val="24"/>
          <w:rtl/>
          <w:lang w:eastAsia="he-IL"/>
        </w:rPr>
      </w:pPr>
    </w:p>
    <w:p w14:paraId="197EC385" w14:textId="77777777" w:rsidR="002B2234" w:rsidRPr="002B2234" w:rsidRDefault="002B2234" w:rsidP="002B2234">
      <w:pPr>
        <w:widowControl w:val="0"/>
        <w:numPr>
          <w:ilvl w:val="0"/>
          <w:numId w:val="10"/>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בסעיף 1 לעיל רשאי המזמין לשלם למתכנן מקדמות בגין קידום התכנון אשר יקוזזו משלבי התשלום וזאת עפ"י קביעתו ושקול דעתו הבלעדי של המזמין.</w:t>
      </w:r>
    </w:p>
    <w:p w14:paraId="2F1F892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DEA120" w14:textId="77777777" w:rsidR="002B2234" w:rsidRPr="002B2234" w:rsidRDefault="002B2234" w:rsidP="002B2234">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62D83EDC"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CF06FE4" w14:textId="0DC6B191" w:rsidR="002B2234" w:rsidRPr="002B2234" w:rsidRDefault="002B2234" w:rsidP="00E61D16">
      <w:pPr>
        <w:widowControl w:val="0"/>
        <w:tabs>
          <w:tab w:val="left" w:pos="9020"/>
        </w:tabs>
        <w:spacing w:before="0" w:beforeAutospacing="0" w:after="0" w:afterAutospacing="0" w:line="24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המזמין ישלם את שכר המתכנן תוך </w:t>
      </w:r>
      <w:r w:rsidR="00E61D16">
        <w:rPr>
          <w:rFonts w:ascii="Times New Roman" w:eastAsia="Times New Roman" w:hAnsi="Times New Roman" w:cs="David" w:hint="cs"/>
          <w:sz w:val="24"/>
          <w:szCs w:val="24"/>
          <w:rtl/>
        </w:rPr>
        <w:t xml:space="preserve">  45  </w:t>
      </w:r>
      <w:bookmarkStart w:id="0" w:name="_GoBack"/>
      <w:bookmarkEnd w:id="0"/>
      <w:r w:rsidRPr="002B2234">
        <w:rPr>
          <w:rFonts w:ascii="Times New Roman" w:eastAsia="Times New Roman" w:hAnsi="Times New Roman" w:cs="David"/>
          <w:sz w:val="24"/>
          <w:szCs w:val="24"/>
          <w:rtl/>
          <w:lang w:eastAsia="he-IL"/>
        </w:rPr>
        <w:t>יום מתאריך אישור החשבון ע"י המנהל.</w:t>
      </w:r>
    </w:p>
    <w:p w14:paraId="4F013BD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629CC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B252BB3"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C0A4EDC"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280502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F8F8FF4"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1926EC9"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9B10BA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8180E0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DDE397F"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507DA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7F1323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1FDA1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FFF99F3"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BC1CC3A"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C4BBD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A66063B"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70A064F"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6A0EEBA"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6F309D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4CE819D"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14F101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1293B1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5CBC68F"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8D051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E08EC1E" w14:textId="77777777" w:rsidR="002B2234" w:rsidRPr="002B2234" w:rsidRDefault="002B2234" w:rsidP="002B2234">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p>
    <w:p w14:paraId="77570D8B" w14:textId="77777777" w:rsidR="00A03B97" w:rsidRPr="00672C76" w:rsidRDefault="00A03B97" w:rsidP="00A03B9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61AF74BF" w14:textId="0EE06589" w:rsidR="00A03B97" w:rsidRPr="00B27B4C" w:rsidRDefault="00A03B97" w:rsidP="00A03B9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0705BC072A046779B9DB4F78C4AA8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8-03T00:00:00Z">
            <w:dateFormat w:val="dd/MM/yyyy"/>
            <w:lid w:val="he-IL"/>
            <w:storeMappedDataAs w:val="dateTime"/>
            <w:calendar w:val="gregorian"/>
          </w:date>
        </w:sdtPr>
        <w:sdtEndPr>
          <w:rPr>
            <w:rFonts w:hint="cs"/>
          </w:rPr>
        </w:sdtEndPr>
        <w:sdtContent>
          <w:r w:rsidR="000B155E">
            <w:rPr>
              <w:rFonts w:ascii="Times New Roman" w:eastAsia="Times New Roman" w:hAnsi="Times New Roman" w:cs="David" w:hint="cs"/>
              <w:color w:val="008000"/>
              <w:sz w:val="24"/>
              <w:szCs w:val="24"/>
              <w:rtl/>
              <w:lang w:eastAsia="he-IL"/>
            </w:rPr>
            <w:t>‏03/08/2021</w:t>
          </w:r>
        </w:sdtContent>
      </w:sdt>
      <w:r w:rsidRPr="00B27B4C">
        <w:rPr>
          <w:rFonts w:ascii="Times New Roman" w:eastAsia="Times New Roman" w:hAnsi="Times New Roman" w:cs="David" w:hint="cs"/>
          <w:bCs/>
          <w:color w:val="FF0000"/>
          <w:sz w:val="24"/>
          <w:szCs w:val="24"/>
          <w:rtl/>
          <w:lang w:eastAsia="he-IL"/>
        </w:rPr>
        <w:br/>
      </w:r>
    </w:p>
    <w:p w14:paraId="231EA8EB"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8993B0D0D99400CA6835091903904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6A42F791" w14:textId="2E301F6B" w:rsidR="00A03B97" w:rsidRPr="00B27B4C" w:rsidRDefault="00AC7DCB" w:rsidP="004C21E8">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p>
      </w:sdtContent>
    </w:sdt>
    <w:p w14:paraId="2620585C"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1EA7D5D"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5BD83E9D"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1E6E11C" w14:textId="77777777" w:rsidR="00A03B97" w:rsidRPr="00B27B4C" w:rsidRDefault="00A03B97" w:rsidP="00A03B9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1569B01"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85592B" w14:textId="19A003CD"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DEE435A4564A34BE08AC20DD54EA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B2758">
            <w:rPr>
              <w:rFonts w:ascii="Times New Roman" w:eastAsia="Times New Roman" w:hAnsi="Times New Roman" w:cs="David"/>
              <w:color w:val="008000"/>
              <w:sz w:val="24"/>
              <w:szCs w:val="24"/>
              <w:rtl/>
              <w:lang w:eastAsia="he-IL"/>
            </w:rPr>
            <w:t>סער מהנדסים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0E75B7FA0CF407E96BF60E336CDFE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B2758">
            <w:rPr>
              <w:rFonts w:ascii="Times New Roman" w:eastAsia="Times New Roman" w:hAnsi="Times New Roman" w:cs="David"/>
              <w:color w:val="008000"/>
              <w:sz w:val="24"/>
              <w:szCs w:val="24"/>
              <w:rtl/>
              <w:lang w:eastAsia="he-IL"/>
            </w:rPr>
            <w:t>סער מהנדסים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C90C6D5F57904A9F98D8FC1F0E1255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B2758">
            <w:rPr>
              <w:rFonts w:ascii="Times New Roman" w:eastAsia="Times New Roman" w:hAnsi="Times New Roman" w:cs="David"/>
              <w:color w:val="008000"/>
              <w:sz w:val="24"/>
              <w:szCs w:val="24"/>
              <w:rtl/>
              <w:lang w:eastAsia="he-IL"/>
            </w:rPr>
            <w:t>סער מהנדסים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0BA9E5C"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25A2428" w14:textId="5A0F25A8"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2A07816C64164479A9BE8C7C16EF89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B2758">
            <w:rPr>
              <w:rFonts w:ascii="Times New Roman" w:eastAsia="Times New Roman" w:hAnsi="Times New Roman" w:cs="David"/>
              <w:color w:val="008000"/>
              <w:sz w:val="24"/>
              <w:szCs w:val="24"/>
              <w:rtl/>
              <w:lang w:eastAsia="he-IL"/>
            </w:rPr>
            <w:t>סער מהנדסים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7F676F76F6944889D0E3B70A6DB93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מתכנן חשמל ותקשורת</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493B3CBBA3884DC7B14D3885E0A890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F61351">
            <w:rPr>
              <w:rFonts w:ascii="Times New Roman" w:eastAsia="Times New Roman" w:hAnsi="Times New Roman" w:cs="David" w:hint="cs"/>
              <w:bCs/>
              <w:color w:val="008000"/>
              <w:sz w:val="24"/>
              <w:szCs w:val="24"/>
              <w:rtl/>
              <w:lang w:eastAsia="he-IL"/>
            </w:rPr>
            <w:t>בגבעת הכלניות ( שם זמני )</w:t>
          </w:r>
        </w:sdtContent>
      </w:sdt>
      <w:r w:rsidRPr="00B27B4C">
        <w:rPr>
          <w:rFonts w:ascii="Times New Roman" w:eastAsia="Times New Roman" w:hAnsi="Times New Roman" w:cs="David" w:hint="cs"/>
          <w:color w:val="008000"/>
          <w:sz w:val="24"/>
          <w:szCs w:val="24"/>
          <w:rtl/>
          <w:lang w:eastAsia="he-IL"/>
        </w:rPr>
        <w:t>.</w:t>
      </w:r>
    </w:p>
    <w:p w14:paraId="072A1296"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417C84D" w14:textId="3E7BA83B"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C0E83D9A644458DA8B91074FF4D08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B2758">
            <w:rPr>
              <w:rFonts w:ascii="Times New Roman" w:eastAsia="Times New Roman" w:hAnsi="Times New Roman" w:cs="David"/>
              <w:color w:val="008000"/>
              <w:sz w:val="24"/>
              <w:szCs w:val="24"/>
              <w:rtl/>
              <w:lang w:eastAsia="he-IL"/>
            </w:rPr>
            <w:t>סער מהנדסים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F6C1A92"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14442C3" w14:textId="2818DB88" w:rsidR="00A03B97" w:rsidRPr="00B27B4C" w:rsidRDefault="00A03B97" w:rsidP="00A03B9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5CC6093E7C42A2A0A6A13031AE4E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CB2758">
            <w:rPr>
              <w:rFonts w:ascii="Times New Roman" w:eastAsia="Times New Roman" w:hAnsi="Times New Roman" w:cs="David"/>
              <w:color w:val="008000"/>
              <w:sz w:val="24"/>
              <w:szCs w:val="24"/>
              <w:rtl/>
              <w:lang w:eastAsia="he-IL"/>
            </w:rPr>
            <w:t>סער מהנדסים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2C1DFA6"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2ADAE9C"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C106AB4"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CDA5D3F"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0381C6A"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3A7093E"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A1A5762"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F97057F"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FBAAA22" w14:textId="77777777" w:rsidR="00A03B97" w:rsidRPr="00435A20" w:rsidRDefault="00A03B97" w:rsidP="00A03B9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71DC1C0" w14:textId="77777777"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B9ED610" w14:textId="4DA32A24"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A304CC357ABC40889B00F0EA4A9D3F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CB2758">
            <w:rPr>
              <w:rFonts w:ascii="Times New Roman" w:eastAsia="Times New Roman" w:hAnsi="Times New Roman" w:cs="David"/>
              <w:color w:val="00B0F0"/>
              <w:sz w:val="20"/>
              <w:szCs w:val="24"/>
              <w:u w:val="single"/>
              <w:rtl/>
              <w:lang w:eastAsia="he-IL"/>
            </w:rPr>
            <w:t>סער מהנדסים בע"מ</w:t>
          </w:r>
        </w:sdtContent>
      </w:sdt>
    </w:p>
    <w:p w14:paraId="1787128F" w14:textId="77777777" w:rsidR="00A03B97"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3DFBD69"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972273C"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1B57E438"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15DAED65" w14:textId="77777777" w:rsidR="00A03B97" w:rsidRPr="00B27B4C" w:rsidRDefault="00A03B97" w:rsidP="00A03B9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0AD20640" w14:textId="77777777" w:rsidR="00A03B97" w:rsidRPr="00B27B4C" w:rsidRDefault="00A03B97" w:rsidP="00A03B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36466E76" w14:textId="77777777" w:rsidR="00D80A75" w:rsidRPr="00232692" w:rsidRDefault="00D80A75" w:rsidP="00D80A7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47087AF6" w14:textId="77777777" w:rsidR="00D80A75" w:rsidRPr="0009511C" w:rsidRDefault="00D80A75" w:rsidP="00D80A75">
      <w:pPr>
        <w:widowControl w:val="0"/>
        <w:spacing w:before="0" w:beforeAutospacing="0" w:after="0" w:afterAutospacing="0" w:line="240" w:lineRule="auto"/>
        <w:jc w:val="center"/>
        <w:rPr>
          <w:rFonts w:ascii="David" w:eastAsia="Times New Roman" w:hAnsi="David" w:cs="David"/>
          <w:sz w:val="24"/>
          <w:szCs w:val="24"/>
          <w:lang w:eastAsia="he-IL"/>
        </w:rPr>
      </w:pPr>
    </w:p>
    <w:p w14:paraId="2B61FDE5" w14:textId="77777777" w:rsidR="00D80A75" w:rsidRPr="002419E5" w:rsidRDefault="00D80A75" w:rsidP="00D80A7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6955FB74" w14:textId="77777777" w:rsidR="00D80A75" w:rsidRPr="0009511C" w:rsidRDefault="00D80A75" w:rsidP="00D80A7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29C7300"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66F48304"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4D531D40"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0895F034"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7B2CA718"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7B134A5D"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2E18BB5C"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05D88FB8"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600E2A68"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1A7DCA33"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66C2C803"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98011DA" w14:textId="77777777" w:rsidR="00D80A75" w:rsidRPr="0009511C" w:rsidRDefault="00D80A75" w:rsidP="00D80A75">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2139AE37" w14:textId="77777777" w:rsidR="00D80A75" w:rsidRPr="0009511C" w:rsidRDefault="00D80A75" w:rsidP="00D80A75">
      <w:pPr>
        <w:ind w:left="364"/>
        <w:contextualSpacing/>
        <w:rPr>
          <w:rFonts w:ascii="Times New Roman" w:eastAsia="Calibri" w:hAnsi="Times New Roman" w:cs="Arial"/>
          <w:rtl/>
        </w:rPr>
      </w:pPr>
    </w:p>
    <w:p w14:paraId="3CDD3B8A"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E41E285"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09BC370"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2A55F3A"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D430F1B"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0A7733F"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2FD1C10"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32A8C79"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25BBEB2"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4AF8A1C"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D5206AC"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ED6DEA9"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428BBA3"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9B2FF35"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2F5676C"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B8D8BE7"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03CE57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3B4005"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13F886"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321E7F"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C8C49B"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2B3950"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428515"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F85A5B"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AF4C46"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0DCC87"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6C5299"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A9A5A7"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44CAFE"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2C2525"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9A0974"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69A1A5"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6B368B"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18593A"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23BAAC"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BD1F98"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71CC28"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B1EE60"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12BC87"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D77735"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05293C"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0BBBBD"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2E0C6F" w14:textId="77777777" w:rsidR="00D80A75"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47A0092B" w14:textId="77777777" w:rsidR="00D80A75" w:rsidRPr="002419E5" w:rsidRDefault="00D80A75" w:rsidP="00D80A7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18C806C" w14:textId="77777777" w:rsidR="00D80A75" w:rsidRDefault="00D80A75"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6627AC36" w14:textId="77777777" w:rsidR="00D80A75" w:rsidRPr="00400B84" w:rsidRDefault="00D80A75" w:rsidP="00D80A7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80A75" w:rsidRPr="0009511C" w14:paraId="2181B012" w14:textId="77777777" w:rsidTr="005E6C84">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1B0692E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663F328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D80A75" w:rsidRPr="0009511C" w14:paraId="19E262B8" w14:textId="77777777" w:rsidTr="005E6C84">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074C6C46"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80A75" w:rsidRPr="0009511C" w14:paraId="13519C83" w14:textId="77777777" w:rsidTr="005E6C84">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1CF1E38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06B315E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1F5C008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278E25E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D80A75" w:rsidRPr="0009511C" w14:paraId="5121FE24" w14:textId="77777777" w:rsidTr="005E6C84">
        <w:trPr>
          <w:trHeight w:val="551"/>
        </w:trPr>
        <w:tc>
          <w:tcPr>
            <w:tcW w:w="4068" w:type="dxa"/>
            <w:tcBorders>
              <w:top w:val="single" w:sz="4" w:space="0" w:color="auto"/>
              <w:left w:val="single" w:sz="4" w:space="0" w:color="auto"/>
              <w:bottom w:val="single" w:sz="4" w:space="0" w:color="auto"/>
              <w:right w:val="single" w:sz="4" w:space="0" w:color="auto"/>
            </w:tcBorders>
            <w:hideMark/>
          </w:tcPr>
          <w:p w14:paraId="3CEE15E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14CAD6E6"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44A2EDD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98AA14D"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p w14:paraId="165AE529"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381615BC"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424C9DD8"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p w14:paraId="10504B6D"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36A53E9"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tc>
      </w:tr>
      <w:tr w:rsidR="00D80A75" w:rsidRPr="0009511C" w14:paraId="745917B4" w14:textId="77777777" w:rsidTr="005E6C84">
        <w:trPr>
          <w:trHeight w:val="571"/>
        </w:trPr>
        <w:tc>
          <w:tcPr>
            <w:tcW w:w="4068" w:type="dxa"/>
            <w:tcBorders>
              <w:top w:val="single" w:sz="4" w:space="0" w:color="auto"/>
              <w:left w:val="single" w:sz="4" w:space="0" w:color="auto"/>
              <w:bottom w:val="single" w:sz="4" w:space="0" w:color="auto"/>
              <w:right w:val="single" w:sz="4" w:space="0" w:color="auto"/>
            </w:tcBorders>
            <w:hideMark/>
          </w:tcPr>
          <w:p w14:paraId="201F858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7451FC0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083DB78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B5EDE3"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873FA60"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r>
      <w:tr w:rsidR="00D80A75" w:rsidRPr="0009511C" w14:paraId="1C8BC943" w14:textId="77777777" w:rsidTr="005E6C84">
        <w:trPr>
          <w:trHeight w:val="391"/>
        </w:trPr>
        <w:tc>
          <w:tcPr>
            <w:tcW w:w="4068" w:type="dxa"/>
            <w:tcBorders>
              <w:top w:val="single" w:sz="4" w:space="0" w:color="auto"/>
              <w:left w:val="single" w:sz="4" w:space="0" w:color="auto"/>
              <w:bottom w:val="single" w:sz="4" w:space="0" w:color="auto"/>
              <w:right w:val="single" w:sz="4" w:space="0" w:color="auto"/>
            </w:tcBorders>
            <w:hideMark/>
          </w:tcPr>
          <w:p w14:paraId="18EF44A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2E28D89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7009D53F" w14:textId="77777777" w:rsidR="00D80A75" w:rsidRPr="0009511C" w:rsidRDefault="00D80A75" w:rsidP="005E6C84">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46BB29"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886F5AC"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r>
    </w:tbl>
    <w:p w14:paraId="39B4D9E5" w14:textId="77777777" w:rsidR="00D80A75" w:rsidRPr="0009511C" w:rsidRDefault="00D80A75" w:rsidP="00D80A7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80A75" w:rsidRPr="0009511C" w14:paraId="343C364C" w14:textId="77777777" w:rsidTr="005E6C84">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A17F5C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D80A75" w:rsidRPr="0009511C" w14:paraId="5B3CF627" w14:textId="77777777" w:rsidTr="005E6C84">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04FBD02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B6C8FF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p w14:paraId="1EDC4BAE"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4500E3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E3EB3D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6871B9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83A8F2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5992AB7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AC84446"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1FF0280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D80A75" w:rsidRPr="0009511C" w14:paraId="45A3B7F9" w14:textId="77777777" w:rsidTr="005E6C84">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4CBC0CEF"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54913B3"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F85A2ED"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04C84354"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11CBB034"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E3387B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9E9721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7BCB69B8"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r>
      <w:tr w:rsidR="00D80A75" w:rsidRPr="0009511C" w14:paraId="15A85CE8"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4D59650"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0F4402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54DB76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1822D89"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A199F72"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406C33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27C5792"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7384B2B" w14:textId="77777777" w:rsidR="00D80A75" w:rsidRPr="0009511C" w:rsidRDefault="00D80A75" w:rsidP="005E6C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D80A75" w:rsidRPr="0009511C" w14:paraId="7EA7624D"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7700F12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A30E3F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40A7A4B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7A6632A0"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DB12EE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160C9F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930696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2148BDD5" w14:textId="77777777" w:rsidR="00D80A75" w:rsidRPr="0009511C" w:rsidRDefault="00D80A75" w:rsidP="005E6C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D80A75" w:rsidRPr="0009511C" w14:paraId="4E58D382"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673209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9B5AA4E"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9533267"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7C15882"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F6D4AD2"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EDC1ABB"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CFA338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5969EDA" w14:textId="77777777" w:rsidR="00D80A75" w:rsidRPr="0009511C" w:rsidRDefault="00D80A75" w:rsidP="005E6C84">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40B6F28D" w14:textId="77777777" w:rsidR="00D80A75" w:rsidRPr="0009511C" w:rsidRDefault="00D80A75" w:rsidP="00D80A7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6E597B1B" w14:textId="77777777" w:rsidTr="005E6C84">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583DA46"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D80A75" w:rsidRPr="0009511C" w14:paraId="6DF817C9" w14:textId="77777777" w:rsidTr="005E6C84">
        <w:trPr>
          <w:trHeight w:val="798"/>
        </w:trPr>
        <w:tc>
          <w:tcPr>
            <w:tcW w:w="11530" w:type="dxa"/>
            <w:tcBorders>
              <w:top w:val="single" w:sz="4" w:space="0" w:color="auto"/>
              <w:left w:val="single" w:sz="4" w:space="0" w:color="auto"/>
              <w:bottom w:val="single" w:sz="4" w:space="0" w:color="auto"/>
              <w:right w:val="single" w:sz="4" w:space="0" w:color="auto"/>
            </w:tcBorders>
            <w:hideMark/>
          </w:tcPr>
          <w:p w14:paraId="79D4A62D"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61B57B92" w14:textId="77777777" w:rsidR="00D80A75" w:rsidRPr="0009511C" w:rsidRDefault="00D80A75" w:rsidP="00D80A7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170AEA88" w14:textId="77777777" w:rsidTr="005E6C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A526C21"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D80A75" w:rsidRPr="0009511C" w14:paraId="1FE57B14" w14:textId="77777777" w:rsidTr="005E6C84">
        <w:trPr>
          <w:trHeight w:val="598"/>
        </w:trPr>
        <w:tc>
          <w:tcPr>
            <w:tcW w:w="11530" w:type="dxa"/>
            <w:tcBorders>
              <w:top w:val="single" w:sz="4" w:space="0" w:color="auto"/>
              <w:left w:val="single" w:sz="4" w:space="0" w:color="auto"/>
              <w:bottom w:val="single" w:sz="4" w:space="0" w:color="auto"/>
              <w:right w:val="single" w:sz="4" w:space="0" w:color="auto"/>
            </w:tcBorders>
            <w:hideMark/>
          </w:tcPr>
          <w:p w14:paraId="18D43442"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41AF8376" w14:textId="77777777" w:rsidR="00D80A75" w:rsidRPr="0009511C" w:rsidRDefault="00D80A75" w:rsidP="00D80A75">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5E39B3DA" w14:textId="77777777" w:rsidTr="005E6C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5530D81"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D80A75" w:rsidRPr="0009511C" w14:paraId="5E5120DD" w14:textId="77777777" w:rsidTr="005E6C84">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6B58F8E" w14:textId="77777777" w:rsidR="00D80A75" w:rsidRPr="0009511C" w:rsidRDefault="00D80A75" w:rsidP="005E6C84">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696695C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F8DB94F" w14:textId="77777777" w:rsidR="002B2234" w:rsidRPr="002B2234" w:rsidRDefault="00D80A75" w:rsidP="00D80A75">
      <w:pPr>
        <w:widowControl w:val="0"/>
        <w:tabs>
          <w:tab w:val="left" w:pos="1811"/>
        </w:tabs>
        <w:spacing w:before="0" w:beforeAutospacing="0" w:after="0" w:afterAutospacing="0" w:line="240"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p>
    <w:p w14:paraId="1B0ACB64" w14:textId="77777777" w:rsidR="00D80A75" w:rsidRDefault="00D80A75" w:rsidP="00D80A75">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r>
        <w:rPr>
          <w:rFonts w:ascii="Times New Roman" w:eastAsia="Times New Roman" w:hAnsi="Times New Roman" w:cs="David"/>
          <w:b/>
          <w:bCs/>
          <w:sz w:val="20"/>
          <w:szCs w:val="24"/>
          <w:u w:val="single"/>
          <w:rtl/>
          <w:lang w:eastAsia="he-IL"/>
        </w:rPr>
        <w:br w:type="page"/>
      </w:r>
    </w:p>
    <w:p w14:paraId="08297DF1" w14:textId="77777777" w:rsidR="002B2234" w:rsidRPr="002B2234" w:rsidRDefault="002B2234"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2B2234">
        <w:rPr>
          <w:rFonts w:ascii="Times New Roman" w:eastAsia="Times New Roman" w:hAnsi="Times New Roman" w:cs="David" w:hint="cs"/>
          <w:b/>
          <w:bCs/>
          <w:sz w:val="20"/>
          <w:szCs w:val="24"/>
          <w:u w:val="single"/>
          <w:rtl/>
          <w:lang w:eastAsia="he-IL"/>
        </w:rPr>
        <w:t xml:space="preserve">נספח </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ח</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w:t>
      </w:r>
    </w:p>
    <w:p w14:paraId="3AD14C62"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0A6C3089"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2B2234">
        <w:rPr>
          <w:rFonts w:ascii="Times New Roman" w:eastAsia="Times New Roman" w:hAnsi="Times New Roman" w:cs="David" w:hint="cs"/>
          <w:b/>
          <w:bCs/>
          <w:sz w:val="20"/>
          <w:szCs w:val="24"/>
          <w:u w:val="single"/>
          <w:rtl/>
          <w:lang w:eastAsia="he-IL"/>
        </w:rPr>
        <w:t>רשימת התכניות והמסמכים שעל המתכנן להנפיק</w:t>
      </w:r>
    </w:p>
    <w:p w14:paraId="738E9E94" w14:textId="77777777" w:rsidR="002B2234" w:rsidRPr="002B2234" w:rsidRDefault="002B2234" w:rsidP="002B2234">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166976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17CB9CE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94EB96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במגרשי הבניה/במבנים</w:t>
      </w:r>
    </w:p>
    <w:p w14:paraId="5C2CB2A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9CEE76B"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תכנית הארקות יסוד + פרטים.</w:t>
      </w:r>
    </w:p>
    <w:p w14:paraId="5190CE8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502F5E"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t>תכנית הזנות חשמל ותקשורת למבנה.</w:t>
      </w:r>
    </w:p>
    <w:p w14:paraId="0E35FB9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00E263" w14:textId="77777777" w:rsidR="002B2234" w:rsidRPr="002B2234" w:rsidRDefault="002B2234" w:rsidP="00A03B97">
      <w:pPr>
        <w:widowControl w:val="0"/>
        <w:spacing w:before="0" w:beforeAutospacing="0" w:after="0" w:afterAutospacing="0" w:line="240" w:lineRule="auto"/>
        <w:ind w:left="651" w:right="-426"/>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1.3</w:t>
      </w:r>
      <w:r w:rsidRPr="002B2234">
        <w:rPr>
          <w:rFonts w:ascii="Times New Roman" w:eastAsia="Times New Roman" w:hAnsi="Times New Roman" w:cs="David"/>
          <w:sz w:val="24"/>
          <w:szCs w:val="24"/>
          <w:rtl/>
          <w:lang w:eastAsia="he-IL"/>
        </w:rPr>
        <w:tab/>
        <w:t xml:space="preserve">תכנית קומת מרתף (כל קומה בנפרד)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אור חדרי חשמל, חדרי גנרטורים, חדרי בזק.</w:t>
      </w:r>
    </w:p>
    <w:p w14:paraId="64F9BB5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94EE77"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1.4</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 תאורה</w:t>
      </w:r>
      <w:r w:rsidRPr="002B2234">
        <w:rPr>
          <w:rFonts w:ascii="Times New Roman" w:eastAsia="Times New Roman" w:hAnsi="Times New Roman" w:cs="David"/>
          <w:sz w:val="24"/>
          <w:szCs w:val="24"/>
          <w:rtl/>
          <w:lang w:eastAsia="he-IL"/>
        </w:rPr>
        <w:t xml:space="preserve"> תקשורת </w:t>
      </w:r>
      <w:r w:rsidRPr="002B2234">
        <w:rPr>
          <w:rFonts w:ascii="Times New Roman" w:eastAsia="Times New Roman" w:hAnsi="Times New Roman" w:cs="David" w:hint="cs"/>
          <w:sz w:val="24"/>
          <w:szCs w:val="24"/>
          <w:rtl/>
          <w:lang w:eastAsia="he-IL"/>
        </w:rPr>
        <w:t xml:space="preserve">ומתח נמוך </w:t>
      </w:r>
      <w:r w:rsidRPr="002B2234">
        <w:rPr>
          <w:rFonts w:ascii="Times New Roman" w:eastAsia="Times New Roman" w:hAnsi="Times New Roman" w:cs="David"/>
          <w:sz w:val="24"/>
          <w:szCs w:val="24"/>
          <w:rtl/>
          <w:lang w:eastAsia="he-IL"/>
        </w:rPr>
        <w:t>קומות קרקע/כניסה כולל חדרי טרנספורמציה, חדרי גנרטור, חדרי בזק.</w:t>
      </w:r>
    </w:p>
    <w:p w14:paraId="7B8D40B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F8A57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1.5</w:t>
      </w:r>
      <w:r w:rsidRPr="002B2234">
        <w:rPr>
          <w:rFonts w:ascii="Times New Roman" w:eastAsia="Times New Roman" w:hAnsi="Times New Roman" w:cs="David"/>
          <w:sz w:val="24"/>
          <w:szCs w:val="24"/>
          <w:rtl/>
          <w:lang w:eastAsia="he-IL"/>
        </w:rPr>
        <w:tab/>
        <w:t>תכנית קומות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פוסיות (כל קומה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פוסית בנפרד).</w:t>
      </w:r>
    </w:p>
    <w:p w14:paraId="01F193B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BD7FB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1.6</w:t>
      </w:r>
      <w:r w:rsidRPr="002B2234">
        <w:rPr>
          <w:rFonts w:ascii="Times New Roman" w:eastAsia="Times New Roman" w:hAnsi="Times New Roman" w:cs="David"/>
          <w:sz w:val="24"/>
          <w:szCs w:val="24"/>
          <w:rtl/>
          <w:lang w:eastAsia="he-IL"/>
        </w:rPr>
        <w:tab/>
        <w:t>תכנית קומות חריגות (כל קומה חריגה בנפרד).</w:t>
      </w:r>
    </w:p>
    <w:p w14:paraId="1FD9895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75C03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1.7</w:t>
      </w:r>
      <w:r w:rsidRPr="002B2234">
        <w:rPr>
          <w:rFonts w:ascii="Times New Roman" w:eastAsia="Times New Roman" w:hAnsi="Times New Roman" w:cs="David"/>
          <w:sz w:val="24"/>
          <w:szCs w:val="24"/>
          <w:rtl/>
          <w:lang w:eastAsia="he-IL"/>
        </w:rPr>
        <w:tab/>
        <w:t>תכנית גג.</w:t>
      </w:r>
    </w:p>
    <w:p w14:paraId="7B5CDFD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051D4B" w14:textId="77777777" w:rsidR="00A03B97" w:rsidRDefault="002B2234"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1.8</w:t>
      </w:r>
      <w:r w:rsidRPr="002B2234">
        <w:rPr>
          <w:rFonts w:ascii="Times New Roman" w:eastAsia="Times New Roman" w:hAnsi="Times New Roman" w:cs="David"/>
          <w:sz w:val="24"/>
          <w:szCs w:val="24"/>
          <w:rtl/>
          <w:lang w:eastAsia="he-IL"/>
        </w:rPr>
        <w:tab/>
        <w:t xml:space="preserve">תכנית גג עליון כולל כליא ברק, תאורת אזהרה, אנטנות, הזנת חשמל לחדרי </w:t>
      </w:r>
      <w:r w:rsidR="00A03B97">
        <w:rPr>
          <w:rFonts w:ascii="Times New Roman" w:eastAsia="Times New Roman" w:hAnsi="Times New Roman" w:cs="David" w:hint="cs"/>
          <w:sz w:val="24"/>
          <w:szCs w:val="24"/>
          <w:rtl/>
          <w:lang w:eastAsia="he-IL"/>
        </w:rPr>
        <w:t xml:space="preserve">  </w:t>
      </w:r>
    </w:p>
    <w:p w14:paraId="20419167" w14:textId="77777777" w:rsidR="002B2234" w:rsidRPr="002B2234" w:rsidRDefault="00A03B97"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מכונות מעלית.</w:t>
      </w:r>
    </w:p>
    <w:p w14:paraId="0E73D70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0C6995" w14:textId="77777777" w:rsidR="00A03B97"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1.9</w:t>
      </w:r>
      <w:r w:rsidRPr="002B2234">
        <w:rPr>
          <w:rFonts w:ascii="Times New Roman" w:eastAsia="Times New Roman" w:hAnsi="Times New Roman" w:cs="David"/>
          <w:sz w:val="24"/>
          <w:szCs w:val="24"/>
          <w:rtl/>
          <w:lang w:eastAsia="he-IL"/>
        </w:rPr>
        <w:tab/>
        <w:t xml:space="preserve">תכניות לוחות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חשמל</w:t>
      </w:r>
      <w:r w:rsidRPr="002B2234">
        <w:rPr>
          <w:rFonts w:ascii="Times New Roman" w:eastAsia="Times New Roman" w:hAnsi="Times New Roman" w:cs="David" w:hint="cs"/>
          <w:sz w:val="24"/>
          <w:szCs w:val="24"/>
          <w:rtl/>
          <w:lang w:eastAsia="he-IL"/>
        </w:rPr>
        <w:t xml:space="preserve"> ותאורה,</w:t>
      </w:r>
      <w:r w:rsidRPr="002B2234">
        <w:rPr>
          <w:rFonts w:ascii="Times New Roman" w:eastAsia="Times New Roman" w:hAnsi="Times New Roman" w:cs="David"/>
          <w:sz w:val="24"/>
          <w:szCs w:val="24"/>
          <w:rtl/>
          <w:lang w:eastAsia="he-IL"/>
        </w:rPr>
        <w:t xml:space="preserve"> תקשורת והתראה בכל הקומות, כולל הזנות </w:t>
      </w:r>
    </w:p>
    <w:p w14:paraId="303B244A"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למתקנים ומערכות.</w:t>
      </w:r>
    </w:p>
    <w:p w14:paraId="67EBF65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5617B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1.10</w:t>
      </w:r>
      <w:r w:rsidRPr="002B2234">
        <w:rPr>
          <w:rFonts w:ascii="Times New Roman" w:eastAsia="Times New Roman" w:hAnsi="Times New Roman" w:cs="David"/>
          <w:sz w:val="24"/>
          <w:szCs w:val="24"/>
          <w:rtl/>
          <w:lang w:eastAsia="he-IL"/>
        </w:rPr>
        <w:tab/>
        <w:t>תכניות תאורת חוץ ונקודות חשמל (הזנות לשערים וכו') במגרש.</w:t>
      </w:r>
    </w:p>
    <w:p w14:paraId="1BD86C1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B8B44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1.11</w:t>
      </w:r>
      <w:r w:rsidRPr="002B2234">
        <w:rPr>
          <w:rFonts w:ascii="Times New Roman" w:eastAsia="Times New Roman" w:hAnsi="Times New Roman" w:cs="David"/>
          <w:sz w:val="24"/>
          <w:szCs w:val="24"/>
          <w:rtl/>
          <w:lang w:eastAsia="he-IL"/>
        </w:rPr>
        <w:tab/>
        <w:t>תכנית לתאום מערכות במגרש.</w:t>
      </w:r>
    </w:p>
    <w:p w14:paraId="40E911E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60023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1.12</w:t>
      </w:r>
      <w:r w:rsidRPr="002B2234">
        <w:rPr>
          <w:rFonts w:ascii="Times New Roman" w:eastAsia="Times New Roman" w:hAnsi="Times New Roman" w:cs="David"/>
          <w:sz w:val="24"/>
          <w:szCs w:val="24"/>
          <w:rtl/>
          <w:lang w:eastAsia="he-IL"/>
        </w:rPr>
        <w:tab/>
        <w:t>תכנית תאום מערכות במרתפים ובקומות העמודים.</w:t>
      </w:r>
    </w:p>
    <w:p w14:paraId="2642B0A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7FF65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בפתוח (כבישים, מדרכות, שצ"פים וכו'</w:t>
      </w:r>
      <w:r w:rsidRPr="002B2234">
        <w:rPr>
          <w:rFonts w:ascii="Times New Roman" w:eastAsia="Times New Roman" w:hAnsi="Times New Roman" w:cs="David"/>
          <w:sz w:val="24"/>
          <w:szCs w:val="24"/>
          <w:rtl/>
          <w:lang w:eastAsia="he-IL"/>
        </w:rPr>
        <w:t>)</w:t>
      </w:r>
    </w:p>
    <w:p w14:paraId="331A7B9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041FB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2.1</w:t>
      </w:r>
      <w:r w:rsidRPr="002B2234">
        <w:rPr>
          <w:rFonts w:ascii="Times New Roman" w:eastAsia="Times New Roman" w:hAnsi="Times New Roman" w:cs="David"/>
          <w:sz w:val="24"/>
          <w:szCs w:val="24"/>
          <w:rtl/>
          <w:lang w:eastAsia="he-IL"/>
        </w:rPr>
        <w:tab/>
        <w:t>תכנית תאורת רחובות לרבות מיקום עמודים, כבלי הולכה ומרכזיות תאורה.</w:t>
      </w:r>
    </w:p>
    <w:p w14:paraId="2B42148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1AB02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תכניות קווי מתח גבוה ומתח נמוך.</w:t>
      </w:r>
    </w:p>
    <w:p w14:paraId="17E5711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3112F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2.3</w:t>
      </w:r>
      <w:r w:rsidRPr="002B2234">
        <w:rPr>
          <w:rFonts w:ascii="Times New Roman" w:eastAsia="Times New Roman" w:hAnsi="Times New Roman" w:cs="David"/>
          <w:sz w:val="24"/>
          <w:szCs w:val="24"/>
          <w:rtl/>
          <w:lang w:eastAsia="he-IL"/>
        </w:rPr>
        <w:tab/>
        <w:t>תכנית מיקום חדרי טרנספורמציה.</w:t>
      </w:r>
    </w:p>
    <w:p w14:paraId="6DB0843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CDE61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2.4</w:t>
      </w:r>
      <w:r w:rsidRPr="002B2234">
        <w:rPr>
          <w:rFonts w:ascii="Times New Roman" w:eastAsia="Times New Roman" w:hAnsi="Times New Roman" w:cs="David"/>
          <w:sz w:val="24"/>
          <w:szCs w:val="24"/>
          <w:rtl/>
          <w:lang w:eastAsia="he-IL"/>
        </w:rPr>
        <w:tab/>
        <w:t>תכנית קווי תקשורת בזק לרבות מיקום חדרי בזק ופילרים.</w:t>
      </w:r>
    </w:p>
    <w:p w14:paraId="2100B03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75CA4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2.5</w:t>
      </w:r>
      <w:r w:rsidRPr="002B2234">
        <w:rPr>
          <w:rFonts w:ascii="Times New Roman" w:eastAsia="Times New Roman" w:hAnsi="Times New Roman" w:cs="David"/>
          <w:sz w:val="24"/>
          <w:szCs w:val="24"/>
          <w:rtl/>
          <w:lang w:eastAsia="he-IL"/>
        </w:rPr>
        <w:tab/>
        <w:t>תכנית קווי טל"כ לרבות מיקום פילרים.</w:t>
      </w:r>
    </w:p>
    <w:p w14:paraId="6BDD255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EF1D0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2.6</w:t>
      </w:r>
      <w:r w:rsidRPr="002B2234">
        <w:rPr>
          <w:rFonts w:ascii="Times New Roman" w:eastAsia="Times New Roman" w:hAnsi="Times New Roman" w:cs="David"/>
          <w:sz w:val="24"/>
          <w:szCs w:val="24"/>
          <w:rtl/>
          <w:lang w:eastAsia="he-IL"/>
        </w:rPr>
        <w:tab/>
        <w:t>תכנית לוחות מרכזיות תאורה.</w:t>
      </w:r>
    </w:p>
    <w:p w14:paraId="793970E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AC51B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כללי</w:t>
      </w:r>
    </w:p>
    <w:p w14:paraId="0CC6A0C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12FC50"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t>פרטים שונים (שרוולים וכו').</w:t>
      </w:r>
    </w:p>
    <w:p w14:paraId="626652D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85E54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3.2</w:t>
      </w:r>
      <w:r w:rsidRPr="002B2234">
        <w:rPr>
          <w:rFonts w:ascii="Times New Roman" w:eastAsia="Times New Roman" w:hAnsi="Times New Roman" w:cs="David"/>
          <w:sz w:val="24"/>
          <w:szCs w:val="24"/>
          <w:rtl/>
          <w:lang w:eastAsia="he-IL"/>
        </w:rPr>
        <w:tab/>
        <w:t>מפרטים מיוחדים וכתבי כמויות לצורך הכללתם במכרזי הקבלנים.</w:t>
      </w:r>
    </w:p>
    <w:p w14:paraId="4DB93AA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0B96B8" w14:textId="77777777" w:rsidR="00A03B97" w:rsidRPr="00A03B97" w:rsidRDefault="002B2234" w:rsidP="00A03B97">
      <w:pPr>
        <w:pStyle w:val="ListParagraph"/>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כל תכנית ו/או פרט אחר שי</w:t>
      </w:r>
      <w:r w:rsidR="00A03B97" w:rsidRPr="00A03B97">
        <w:rPr>
          <w:rFonts w:ascii="Times New Roman" w:eastAsia="Times New Roman" w:hAnsi="Times New Roman" w:cs="David" w:hint="cs"/>
          <w:sz w:val="24"/>
          <w:szCs w:val="24"/>
          <w:rtl/>
          <w:lang w:eastAsia="he-IL"/>
        </w:rPr>
        <w:t>י</w:t>
      </w:r>
      <w:r w:rsidRPr="00A03B97">
        <w:rPr>
          <w:rFonts w:ascii="Times New Roman" w:eastAsia="Times New Roman" w:hAnsi="Times New Roman" w:cs="David"/>
          <w:sz w:val="24"/>
          <w:szCs w:val="24"/>
          <w:rtl/>
          <w:lang w:eastAsia="he-IL"/>
        </w:rPr>
        <w:t xml:space="preserve">דרש במהלך התכנון והביצוע על מנת לקבל עבודה </w:t>
      </w:r>
    </w:p>
    <w:p w14:paraId="15A1F553" w14:textId="77777777" w:rsidR="002B2234" w:rsidRPr="002B2234" w:rsidRDefault="002B2234" w:rsidP="00A03B97">
      <w:pPr>
        <w:pStyle w:val="ListParagraph"/>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מושלמת </w:t>
      </w:r>
      <w:r w:rsidRPr="002B2234">
        <w:rPr>
          <w:rFonts w:ascii="Times New Roman" w:eastAsia="Times New Roman" w:hAnsi="Times New Roman" w:cs="David"/>
          <w:sz w:val="24"/>
          <w:szCs w:val="24"/>
          <w:rtl/>
          <w:lang w:eastAsia="he-IL"/>
        </w:rPr>
        <w:t>בהתאם לשיקול המנהל.</w:t>
      </w:r>
    </w:p>
    <w:p w14:paraId="014D3AE3"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0AD8BFC1"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3.4</w:t>
      </w:r>
      <w:r>
        <w:rPr>
          <w:rFonts w:ascii="Times New Roman" w:eastAsia="Times New Roman" w:hAnsi="Times New Roman" w:cs="David"/>
          <w:sz w:val="24"/>
          <w:szCs w:val="24"/>
          <w:rtl/>
          <w:lang w:eastAsia="he-IL"/>
        </w:rPr>
        <w:tab/>
        <w:t>רשימות מעודכנות של ת</w:t>
      </w:r>
      <w:r w:rsidR="002B2234" w:rsidRPr="002B2234">
        <w:rPr>
          <w:rFonts w:ascii="Times New Roman" w:eastAsia="Times New Roman" w:hAnsi="Times New Roman" w:cs="David"/>
          <w:sz w:val="24"/>
          <w:szCs w:val="24"/>
          <w:rtl/>
          <w:lang w:eastAsia="he-IL"/>
        </w:rPr>
        <w:t>כניות כולל תאריך ומספר מהדורה – לפחות פעם בחודש.</w:t>
      </w:r>
    </w:p>
    <w:p w14:paraId="384105D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88D278" w14:textId="77777777" w:rsidR="00A03B97" w:rsidRPr="00A03B97" w:rsidRDefault="002B2234" w:rsidP="00A03B97">
      <w:pPr>
        <w:pStyle w:val="ListParagraph"/>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מובהר בזאת שהתכניות יוכנו לפי בצוע בקטעים של הפרויקט ויכללו פתרונות </w:t>
      </w:r>
    </w:p>
    <w:p w14:paraId="68FF15EA" w14:textId="77777777" w:rsidR="002B2234" w:rsidRPr="002B2234" w:rsidRDefault="002B2234" w:rsidP="00A03B97">
      <w:pPr>
        <w:pStyle w:val="ListParagraph"/>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לקטעי</w:t>
      </w:r>
      <w:r w:rsidR="00A03B97">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הביניים.</w:t>
      </w:r>
    </w:p>
    <w:p w14:paraId="1CF8A76C"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0A3BA5EA"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2B2234">
        <w:rPr>
          <w:rFonts w:ascii="Times New Roman" w:eastAsia="Times New Roman" w:hAnsi="Times New Roman" w:cs="David"/>
          <w:sz w:val="24"/>
          <w:szCs w:val="24"/>
          <w:rtl/>
          <w:lang w:eastAsia="he-IL"/>
        </w:rPr>
        <w:t xml:space="preserve">4. </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2D58C70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D7C97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5861A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בניה טרומית / מתועשת:</w:t>
      </w:r>
    </w:p>
    <w:p w14:paraId="6FA6F67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4A394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במקרה ויוחלט על ביצוע המבנים כולם או מקצתם בבניה טרומית/מתועשת, יידרש המתכנן להכין, בנוסף לנ"ל, גם את התכניות המתאימות לבניה טרומית/מתועשת, כולל סימון שרוולים והכנות קצה עם מידות מדויקות והנחיות ביצוע על רקע כל אלמנט ואלמנט. </w:t>
      </w:r>
    </w:p>
    <w:p w14:paraId="018430F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58057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כל המסמכים והתוכניות יערכו בשפה העברית.</w:t>
      </w:r>
    </w:p>
    <w:p w14:paraId="16D5AE5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0"/>
          <w:rtl/>
          <w:lang w:eastAsia="he-IL"/>
        </w:rPr>
        <w:br w:type="page"/>
      </w:r>
    </w:p>
    <w:p w14:paraId="1E8E59A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126D41" w14:textId="77777777" w:rsidR="00B57C10" w:rsidRPr="00B27B4C" w:rsidRDefault="00B57C10" w:rsidP="00B57C1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1BF62DAF"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E434899"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644EE00"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D6B365E"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1168C0"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7EC54DB"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0803DDC" w14:textId="28E18EC1" w:rsidR="00B57C10" w:rsidRDefault="00AC7DCB"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0E13075D93A84DBFB6012F7FA582E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sdtContent>
      </w:sdt>
      <w:r w:rsidR="00B57C10" w:rsidRPr="00B27B4C">
        <w:rPr>
          <w:rFonts w:ascii="Times New Roman" w:eastAsia="Times New Roman" w:hAnsi="Times New Roman" w:cs="David" w:hint="cs"/>
          <w:color w:val="008000"/>
          <w:sz w:val="24"/>
          <w:szCs w:val="24"/>
          <w:rtl/>
          <w:lang w:eastAsia="he-IL"/>
        </w:rPr>
        <w:br/>
      </w:r>
    </w:p>
    <w:p w14:paraId="12D1F4C5" w14:textId="77777777" w:rsidR="00B57C10" w:rsidRPr="00B27B4C" w:rsidRDefault="00B57C10"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1BA7E6DC"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3504FBB"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B0F6931"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9432F60"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17D6704" w14:textId="33CE1E88" w:rsidR="00B57C10" w:rsidRPr="00B27B4C" w:rsidRDefault="00B57C10" w:rsidP="00B57C1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CAC69DFCD86944D5A6FF01688E67D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B2758">
            <w:rPr>
              <w:rFonts w:ascii="Times New Roman" w:eastAsia="Times New Roman" w:hAnsi="Times New Roman" w:cs="David"/>
              <w:color w:val="008000"/>
              <w:sz w:val="24"/>
              <w:szCs w:val="24"/>
              <w:rtl/>
              <w:lang w:eastAsia="he-IL"/>
            </w:rPr>
            <w:t>סער מהנדסים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5DF1E6D813F4DE6A0D104E3881389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F61351" w:rsidRPr="003059F5">
            <w:rPr>
              <w:rStyle w:val="PlaceholderText"/>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790D56F91A3400CAEB8731DB57C63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0B155E">
            <w:rPr>
              <w:rFonts w:ascii="Times New Roman" w:eastAsia="Times New Roman" w:hAnsi="Times New Roman" w:cs="David" w:hint="cs"/>
              <w:color w:val="008000"/>
              <w:sz w:val="24"/>
              <w:szCs w:val="24"/>
              <w:rtl/>
            </w:rPr>
            <w:t xml:space="preserve">תכנון ויעוץ חשמל ותקשורת </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2E5E8EE"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925E28D"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D71313D"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A7AA7DC"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E866D53"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61CF127"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F5C4382"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9679A3"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C550E2" w14:textId="77777777" w:rsidR="00B57C10" w:rsidRPr="00B27B4C"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0BCD2CF" w14:textId="6B44B66D" w:rsidR="00B57C10" w:rsidRPr="00B27B4C" w:rsidRDefault="00AC7DCB" w:rsidP="00B57C1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F50E1195B34C7993C3294F89DB1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CB2758">
            <w:rPr>
              <w:rFonts w:ascii="Times New Roman" w:eastAsia="Times New Roman" w:hAnsi="Times New Roman" w:cs="David"/>
              <w:color w:val="00B0F0"/>
              <w:sz w:val="20"/>
              <w:szCs w:val="24"/>
              <w:u w:val="single"/>
              <w:rtl/>
              <w:lang w:eastAsia="he-IL"/>
            </w:rPr>
            <w:t>סער מהנדסים בע"מ</w:t>
          </w:r>
        </w:sdtContent>
      </w:sdt>
    </w:p>
    <w:p w14:paraId="66F00778"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215B703F"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BEDE42C"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00574A2C"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FC539D3" w14:textId="77777777" w:rsidR="00B57C10" w:rsidRPr="00B27B4C" w:rsidRDefault="00B57C10" w:rsidP="00B57C1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C482434" w14:textId="77777777" w:rsidR="00B57C10" w:rsidRPr="00B27B4C" w:rsidRDefault="00B57C10" w:rsidP="00B57C1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6A1AADE" w14:textId="62B08249"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A86322C638344834B9EE871CF8791A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C7DCB">
            <w:rPr>
              <w:rFonts w:ascii="Times New Roman" w:eastAsia="Times New Roman" w:hAnsi="Times New Roman" w:cs="David" w:hint="cs"/>
              <w:color w:val="008000"/>
              <w:sz w:val="24"/>
              <w:szCs w:val="24"/>
              <w:rtl/>
              <w:lang w:eastAsia="he-IL"/>
            </w:rPr>
            <w:br/>
            <w:t>אפריקה ישראל מגורים בע"מ</w:t>
          </w:r>
          <w:r w:rsidR="00AC7DCB">
            <w:rPr>
              <w:rFonts w:ascii="Times New Roman" w:eastAsia="Times New Roman" w:hAnsi="Times New Roman" w:cs="David" w:hint="cs"/>
              <w:color w:val="008000"/>
              <w:sz w:val="24"/>
              <w:szCs w:val="24"/>
              <w:rtl/>
              <w:lang w:eastAsia="he-IL"/>
            </w:rPr>
            <w:br/>
            <w:t>יוני נתניהו 1 ג' אור יהודה</w:t>
          </w:r>
          <w:r w:rsidR="00AC7DCB">
            <w:rPr>
              <w:rFonts w:ascii="Times New Roman" w:eastAsia="Times New Roman" w:hAnsi="Times New Roman" w:cs="David" w:hint="cs"/>
              <w:color w:val="008000"/>
              <w:sz w:val="24"/>
              <w:szCs w:val="24"/>
              <w:rtl/>
              <w:lang w:eastAsia="he-IL"/>
            </w:rPr>
            <w:br/>
            <w:t>מ.ז 52-003476-0</w:t>
          </w:r>
          <w:r w:rsidR="00AC7DCB">
            <w:rPr>
              <w:rFonts w:ascii="Times New Roman" w:eastAsia="Times New Roman" w:hAnsi="Times New Roman" w:cs="David" w:hint="cs"/>
              <w:color w:val="008000"/>
              <w:sz w:val="24"/>
              <w:szCs w:val="24"/>
              <w:rtl/>
              <w:lang w:eastAsia="he-IL"/>
            </w:rPr>
            <w:br/>
          </w:r>
        </w:sdtContent>
      </w:sdt>
    </w:p>
    <w:p w14:paraId="7324E787"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D320EC"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63A2F9BD"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E53B919" w14:textId="6767CDBB"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5A316CD70213437DB268587BF4AFD4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F61351" w:rsidRPr="003059F5">
            <w:rPr>
              <w:rStyle w:val="PlaceholderText"/>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0C0001CC164A4390BD16A60FBD9779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8-03T00:00:00Z">
            <w:dateFormat w:val="dd/MM/yyyy"/>
            <w:lid w:val="he-IL"/>
            <w:storeMappedDataAs w:val="dateTime"/>
            <w:calendar w:val="gregorian"/>
          </w:date>
        </w:sdtPr>
        <w:sdtEndPr>
          <w:rPr>
            <w:rFonts w:hint="cs"/>
          </w:rPr>
        </w:sdtEndPr>
        <w:sdtContent>
          <w:r w:rsidR="000B155E">
            <w:rPr>
              <w:rFonts w:ascii="Times New Roman" w:eastAsia="Times New Roman" w:hAnsi="Times New Roman" w:cs="David" w:hint="cs"/>
              <w:color w:val="008000"/>
              <w:sz w:val="24"/>
              <w:szCs w:val="24"/>
              <w:rtl/>
              <w:lang w:eastAsia="he-IL"/>
            </w:rPr>
            <w:t>‏03/08/2021</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CF0F46F"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2DE260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F64F2EB"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EC7F34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7CC6600"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771CFDD"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4401E29"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D1F2AB"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35779FD"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DEFC005"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1A642E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22607B05"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A5C3B0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F50FE3D" w14:textId="77777777" w:rsidR="00B57C10" w:rsidRPr="00B27B4C" w:rsidRDefault="00B57C10" w:rsidP="00B57C1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13658AF"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6CF4E20D"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990FA92" w14:textId="77777777"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9E9719B" w14:textId="50136190"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CC0217BB342E4F3C9CBE30733DDBACB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CB2758">
            <w:rPr>
              <w:rFonts w:ascii="Times New Roman" w:eastAsia="Times New Roman" w:hAnsi="Times New Roman" w:cs="David"/>
              <w:color w:val="00B0F0"/>
              <w:sz w:val="20"/>
              <w:szCs w:val="24"/>
              <w:u w:val="single"/>
              <w:rtl/>
              <w:lang w:eastAsia="he-IL"/>
            </w:rPr>
            <w:t>סער מהנדסים בע"מ</w:t>
          </w:r>
        </w:sdtContent>
      </w:sdt>
    </w:p>
    <w:p w14:paraId="2BB8147C"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FF6B655"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6BDBA30" w14:textId="77777777" w:rsidR="00B57C10"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79C9F12"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E8F7B5C"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17C6225" w14:textId="77777777" w:rsidR="00B57C10" w:rsidRPr="00B27B4C" w:rsidRDefault="00B57C10" w:rsidP="00B57C1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BCE0A98" w14:textId="77777777" w:rsidR="00B57C10" w:rsidRPr="00B27B4C" w:rsidRDefault="00B57C10" w:rsidP="00B57C1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A794B73" w14:textId="77777777" w:rsidR="00B57C10" w:rsidRPr="00B27B4C" w:rsidRDefault="00B57C10" w:rsidP="00B57C10">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A5059A3" w14:textId="77777777" w:rsidR="00B57C10" w:rsidRPr="00B27B4C" w:rsidRDefault="00B57C10" w:rsidP="00B57C1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78B9A68" w14:textId="77777777" w:rsidR="001A69D5" w:rsidRPr="00B57C10" w:rsidRDefault="001A69D5" w:rsidP="00B57C10">
      <w:pPr>
        <w:widowControl w:val="0"/>
        <w:spacing w:before="0" w:beforeAutospacing="0" w:after="0" w:afterAutospacing="0" w:line="240" w:lineRule="auto"/>
        <w:jc w:val="center"/>
        <w:outlineLvl w:val="7"/>
      </w:pPr>
    </w:p>
    <w:sectPr w:rsidR="001A69D5" w:rsidRPr="00B57C10"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F0D051" w14:textId="77777777" w:rsidR="00AC7DCB" w:rsidRDefault="00AC7DCB" w:rsidP="00AF234B">
      <w:pPr>
        <w:spacing w:before="0" w:after="0" w:line="240" w:lineRule="auto"/>
      </w:pPr>
      <w:r>
        <w:separator/>
      </w:r>
    </w:p>
  </w:endnote>
  <w:endnote w:type="continuationSeparator" w:id="0">
    <w:p w14:paraId="59375F96" w14:textId="77777777" w:rsidR="00AC7DCB" w:rsidRDefault="00AC7DCB" w:rsidP="00AF234B">
      <w:pPr>
        <w:spacing w:before="0" w:after="0" w:line="240" w:lineRule="auto"/>
      </w:pPr>
      <w:r>
        <w:continuationSeparator/>
      </w:r>
    </w:p>
  </w:endnote>
  <w:endnote w:type="continuationNotice" w:id="1">
    <w:p w14:paraId="04656528" w14:textId="77777777" w:rsidR="00AC7DCB" w:rsidRDefault="00AC7DC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16"/>
      <w:gridCol w:w="2810"/>
      <w:gridCol w:w="232"/>
      <w:gridCol w:w="1035"/>
      <w:gridCol w:w="1803"/>
    </w:tblGrid>
    <w:tr w:rsidR="00AC7DCB" w:rsidRPr="00F9528C" w14:paraId="2A304C8B" w14:textId="77777777" w:rsidTr="005E6C84">
      <w:tc>
        <w:tcPr>
          <w:tcW w:w="753" w:type="dxa"/>
        </w:tcPr>
        <w:p w14:paraId="01F29D85" w14:textId="77777777" w:rsidR="00AC7DCB" w:rsidRPr="00F9528C" w:rsidRDefault="00AC7DCB"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5391A4CC" w14:textId="296A977A" w:rsidR="00AC7DCB" w:rsidRPr="00F9528C" w:rsidRDefault="00F61351" w:rsidP="005E6C84">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בגבעת הכלניות ( שם זמני )</w:t>
              </w:r>
            </w:p>
          </w:tc>
        </w:sdtContent>
      </w:sdt>
      <w:tc>
        <w:tcPr>
          <w:tcW w:w="2232" w:type="dxa"/>
        </w:tcPr>
        <w:p w14:paraId="156C09C5" w14:textId="77777777" w:rsidR="00AC7DCB" w:rsidRPr="00F9528C" w:rsidRDefault="00AC7DCB"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חשמל ותקשורת</w:t>
              </w:r>
            </w:sdtContent>
          </w:sdt>
        </w:p>
      </w:tc>
      <w:tc>
        <w:tcPr>
          <w:tcW w:w="236" w:type="dxa"/>
        </w:tcPr>
        <w:p w14:paraId="6CBF8502" w14:textId="77777777" w:rsidR="00AC7DCB" w:rsidRPr="00F9528C" w:rsidRDefault="00AC7DCB" w:rsidP="005E6C84">
          <w:pPr>
            <w:tabs>
              <w:tab w:val="center" w:pos="4153"/>
              <w:tab w:val="right" w:pos="8306"/>
            </w:tabs>
            <w:spacing w:before="0" w:after="0" w:line="240" w:lineRule="auto"/>
            <w:rPr>
              <w:rFonts w:ascii="David" w:hAnsi="David"/>
              <w:sz w:val="16"/>
              <w:szCs w:val="16"/>
              <w:rtl/>
            </w:rPr>
          </w:pPr>
        </w:p>
      </w:tc>
      <w:tc>
        <w:tcPr>
          <w:tcW w:w="1129" w:type="dxa"/>
        </w:tcPr>
        <w:p w14:paraId="0A5E91A5" w14:textId="77777777" w:rsidR="00AC7DCB" w:rsidRPr="00F9528C" w:rsidRDefault="00AC7DCB" w:rsidP="005E6C84">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69061A6A" w14:textId="4FBB3C33" w:rsidR="00AC7DCB" w:rsidRPr="00F9528C" w:rsidRDefault="00AC7DCB" w:rsidP="005E6C84">
              <w:pPr>
                <w:tabs>
                  <w:tab w:val="center" w:pos="4153"/>
                  <w:tab w:val="right" w:pos="8306"/>
                </w:tabs>
                <w:spacing w:before="0" w:after="0" w:line="240" w:lineRule="auto"/>
                <w:rPr>
                  <w:rFonts w:ascii="David" w:hAnsi="David"/>
                  <w:sz w:val="20"/>
                  <w:szCs w:val="20"/>
                  <w:rtl/>
                </w:rPr>
              </w:pPr>
              <w:del w:id="1" w:author="Avi Cohen" w:date="2021-08-17T12:15:00Z">
                <w:r w:rsidDel="00CB2758">
                  <w:rPr>
                    <w:rFonts w:ascii="David" w:hAnsi="David" w:hint="cs"/>
                    <w:sz w:val="20"/>
                    <w:szCs w:val="20"/>
                  </w:rPr>
                  <w:delText>CONT-5-658</w:delText>
                </w:r>
              </w:del>
              <w:ins w:id="2" w:author="Avi Cohen" w:date="2021-08-17T12:15:00Z">
                <w:r>
                  <w:rPr>
                    <w:rFonts w:ascii="David" w:hAnsi="David" w:hint="cs"/>
                    <w:sz w:val="20"/>
                    <w:szCs w:val="20"/>
                  </w:rPr>
                  <w:t>CO</w:t>
                </w:r>
                <w:r>
                  <w:rPr>
                    <w:rFonts w:ascii="David" w:hAnsi="David" w:hint="cs"/>
                    <w:sz w:val="20"/>
                    <w:szCs w:val="20"/>
                    <w:rtl/>
                  </w:rPr>
                  <w:t>NT-10-2083</w:t>
                </w:r>
              </w:ins>
            </w:p>
          </w:tc>
        </w:sdtContent>
      </w:sdt>
    </w:tr>
    <w:tr w:rsidR="00AC7DCB" w:rsidRPr="00F9528C" w14:paraId="3B26A5F8" w14:textId="77777777" w:rsidTr="005E6C84">
      <w:tc>
        <w:tcPr>
          <w:tcW w:w="753" w:type="dxa"/>
        </w:tcPr>
        <w:p w14:paraId="19F549E3" w14:textId="77777777" w:rsidR="00AC7DCB" w:rsidRPr="00F9528C" w:rsidRDefault="00AC7DCB"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722057B0" w14:textId="48D3C4E7" w:rsidR="00AC7DCB" w:rsidRPr="00F9528C" w:rsidRDefault="00AC7DCB" w:rsidP="005E6C84">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סער מהנדסים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AC7DCB" w:rsidRPr="00F9528C" w14:paraId="607C6C90" w14:textId="77777777" w:rsidTr="005E6C84">
            <w:trPr>
              <w:trHeight w:val="201"/>
            </w:trPr>
            <w:tc>
              <w:tcPr>
                <w:tcW w:w="926" w:type="dxa"/>
              </w:tcPr>
              <w:p w14:paraId="5DD0ED0D" w14:textId="77777777" w:rsidR="00AC7DCB" w:rsidRPr="00F9528C" w:rsidRDefault="00AC7DCB"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3322FE24" w14:textId="77777777" w:rsidR="00AC7DCB" w:rsidRPr="00F9528C" w:rsidRDefault="00AC7DCB" w:rsidP="005E6C84">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205DC713" w14:textId="77777777" w:rsidR="00AC7DCB" w:rsidRPr="00F9528C" w:rsidRDefault="00AC7DCB" w:rsidP="005E6C84">
          <w:pPr>
            <w:tabs>
              <w:tab w:val="center" w:pos="4153"/>
              <w:tab w:val="right" w:pos="8306"/>
            </w:tabs>
            <w:spacing w:before="0" w:after="0" w:line="240" w:lineRule="auto"/>
            <w:rPr>
              <w:rFonts w:ascii="David" w:hAnsi="David"/>
              <w:sz w:val="20"/>
              <w:szCs w:val="20"/>
              <w:rtl/>
            </w:rPr>
          </w:pPr>
        </w:p>
      </w:tc>
      <w:tc>
        <w:tcPr>
          <w:tcW w:w="236" w:type="dxa"/>
        </w:tcPr>
        <w:p w14:paraId="48AAF9EB" w14:textId="77777777" w:rsidR="00AC7DCB" w:rsidRPr="00F9528C" w:rsidRDefault="00AC7DCB" w:rsidP="005E6C84">
          <w:pPr>
            <w:tabs>
              <w:tab w:val="center" w:pos="4153"/>
              <w:tab w:val="right" w:pos="8306"/>
            </w:tabs>
            <w:spacing w:before="0" w:after="0" w:line="240" w:lineRule="auto"/>
            <w:rPr>
              <w:rFonts w:ascii="David" w:hAnsi="David"/>
              <w:sz w:val="20"/>
              <w:szCs w:val="20"/>
              <w:rtl/>
            </w:rPr>
          </w:pPr>
        </w:p>
      </w:tc>
      <w:tc>
        <w:tcPr>
          <w:tcW w:w="1129" w:type="dxa"/>
        </w:tcPr>
        <w:p w14:paraId="62429A4A" w14:textId="77777777" w:rsidR="00AC7DCB" w:rsidRPr="00F9528C" w:rsidRDefault="00AC7DCB"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025F4A2" w14:textId="77777777" w:rsidR="00AC7DCB" w:rsidRPr="00F9528C" w:rsidRDefault="00AC7DCB" w:rsidP="005E6C84">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AC7DCB" w:rsidRPr="00F9528C" w14:paraId="2BD45C9A" w14:textId="77777777" w:rsidTr="005E6C84">
      <w:trPr>
        <w:trHeight w:val="80"/>
      </w:trPr>
      <w:tc>
        <w:tcPr>
          <w:tcW w:w="753" w:type="dxa"/>
        </w:tcPr>
        <w:p w14:paraId="54BA00FF" w14:textId="77777777" w:rsidR="00AC7DCB" w:rsidRPr="00F9528C" w:rsidRDefault="00AC7DCB" w:rsidP="005E6C84">
          <w:pPr>
            <w:tabs>
              <w:tab w:val="center" w:pos="4153"/>
              <w:tab w:val="right" w:pos="8306"/>
            </w:tabs>
            <w:spacing w:before="0" w:after="0" w:line="240" w:lineRule="auto"/>
            <w:rPr>
              <w:rFonts w:ascii="David" w:hAnsi="David"/>
              <w:sz w:val="20"/>
              <w:szCs w:val="20"/>
              <w:rtl/>
            </w:rPr>
          </w:pPr>
        </w:p>
      </w:tc>
      <w:tc>
        <w:tcPr>
          <w:tcW w:w="1883" w:type="dxa"/>
        </w:tcPr>
        <w:p w14:paraId="7EC511AC" w14:textId="77777777" w:rsidR="00AC7DCB" w:rsidRPr="00F9528C" w:rsidRDefault="00AC7DCB" w:rsidP="005E6C84">
          <w:pPr>
            <w:tabs>
              <w:tab w:val="center" w:pos="4153"/>
              <w:tab w:val="right" w:pos="8306"/>
            </w:tabs>
            <w:spacing w:before="0" w:after="0" w:line="240" w:lineRule="auto"/>
            <w:rPr>
              <w:rFonts w:ascii="David" w:hAnsi="David"/>
              <w:color w:val="00B0F0"/>
              <w:sz w:val="20"/>
              <w:szCs w:val="20"/>
              <w:rtl/>
            </w:rPr>
          </w:pPr>
        </w:p>
      </w:tc>
      <w:tc>
        <w:tcPr>
          <w:tcW w:w="2232" w:type="dxa"/>
        </w:tcPr>
        <w:p w14:paraId="6943E7EC" w14:textId="77777777" w:rsidR="00AC7DCB" w:rsidRPr="00F9528C" w:rsidRDefault="00AC7DCB" w:rsidP="005E6C84">
          <w:pPr>
            <w:tabs>
              <w:tab w:val="center" w:pos="4153"/>
              <w:tab w:val="right" w:pos="8306"/>
            </w:tabs>
            <w:spacing w:before="0" w:after="0" w:line="240" w:lineRule="auto"/>
            <w:rPr>
              <w:rFonts w:ascii="David" w:hAnsi="David"/>
              <w:sz w:val="20"/>
              <w:szCs w:val="20"/>
              <w:rtl/>
            </w:rPr>
          </w:pPr>
        </w:p>
      </w:tc>
      <w:tc>
        <w:tcPr>
          <w:tcW w:w="236" w:type="dxa"/>
        </w:tcPr>
        <w:p w14:paraId="6D252D10" w14:textId="77777777" w:rsidR="00AC7DCB" w:rsidRPr="00F9528C" w:rsidRDefault="00AC7DCB" w:rsidP="005E6C84">
          <w:pPr>
            <w:tabs>
              <w:tab w:val="center" w:pos="4153"/>
              <w:tab w:val="right" w:pos="8306"/>
            </w:tabs>
            <w:spacing w:before="0" w:after="0" w:line="240" w:lineRule="auto"/>
            <w:rPr>
              <w:rFonts w:ascii="David" w:hAnsi="David"/>
              <w:sz w:val="20"/>
              <w:szCs w:val="20"/>
              <w:rtl/>
            </w:rPr>
          </w:pPr>
        </w:p>
      </w:tc>
      <w:tc>
        <w:tcPr>
          <w:tcW w:w="1129" w:type="dxa"/>
        </w:tcPr>
        <w:p w14:paraId="463EA0F8" w14:textId="77777777" w:rsidR="00AC7DCB" w:rsidRPr="00F9528C" w:rsidRDefault="00AC7DCB" w:rsidP="005E6C84">
          <w:pPr>
            <w:tabs>
              <w:tab w:val="center" w:pos="4153"/>
              <w:tab w:val="right" w:pos="8306"/>
            </w:tabs>
            <w:spacing w:before="0" w:after="0" w:line="240" w:lineRule="auto"/>
            <w:rPr>
              <w:rFonts w:ascii="David" w:hAnsi="David"/>
              <w:sz w:val="20"/>
              <w:szCs w:val="20"/>
              <w:rtl/>
            </w:rPr>
          </w:pPr>
        </w:p>
      </w:tc>
      <w:tc>
        <w:tcPr>
          <w:tcW w:w="2073" w:type="dxa"/>
        </w:tcPr>
        <w:p w14:paraId="6BB22222" w14:textId="77777777" w:rsidR="00AC7DCB" w:rsidRPr="00F9528C" w:rsidRDefault="00AC7DCB" w:rsidP="005E6C84">
          <w:pPr>
            <w:tabs>
              <w:tab w:val="center" w:pos="4153"/>
              <w:tab w:val="right" w:pos="8306"/>
            </w:tabs>
            <w:spacing w:before="0" w:after="0" w:line="240" w:lineRule="auto"/>
            <w:rPr>
              <w:rFonts w:ascii="David" w:hAnsi="David"/>
              <w:sz w:val="20"/>
              <w:szCs w:val="20"/>
              <w:rtl/>
            </w:rPr>
          </w:pPr>
        </w:p>
      </w:tc>
    </w:tr>
  </w:tbl>
  <w:p w14:paraId="0CF1494E" w14:textId="77777777" w:rsidR="00AC7DCB" w:rsidRPr="00EC2AE1" w:rsidRDefault="00AC7DCB" w:rsidP="00EC2AE1">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05D603" w14:textId="77777777" w:rsidR="00AC7DCB" w:rsidRDefault="00AC7DCB" w:rsidP="00AF234B">
      <w:pPr>
        <w:spacing w:before="0" w:after="0" w:line="240" w:lineRule="auto"/>
      </w:pPr>
      <w:r>
        <w:separator/>
      </w:r>
    </w:p>
  </w:footnote>
  <w:footnote w:type="continuationSeparator" w:id="0">
    <w:p w14:paraId="4EBE2237" w14:textId="77777777" w:rsidR="00AC7DCB" w:rsidRDefault="00AC7DCB" w:rsidP="00AF234B">
      <w:pPr>
        <w:spacing w:before="0" w:after="0" w:line="240" w:lineRule="auto"/>
      </w:pPr>
      <w:r>
        <w:continuationSeparator/>
      </w:r>
    </w:p>
  </w:footnote>
  <w:footnote w:type="continuationNotice" w:id="1">
    <w:p w14:paraId="2365F9AE" w14:textId="77777777" w:rsidR="00AC7DCB" w:rsidRDefault="00AC7DCB">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635F7F27" w14:textId="77777777" w:rsidR="00AC7DCB" w:rsidRDefault="00AC7DCB" w:rsidP="00CF334C">
        <w:pPr>
          <w:pStyle w:val="Header"/>
          <w:jc w:val="center"/>
        </w:pPr>
        <w:r>
          <w:fldChar w:fldCharType="begin"/>
        </w:r>
        <w:r>
          <w:instrText xml:space="preserve"> PAGE   \* MERGEFORMAT </w:instrText>
        </w:r>
        <w:r>
          <w:fldChar w:fldCharType="separate"/>
        </w:r>
        <w:r w:rsidR="00E61D16">
          <w:rPr>
            <w:noProof/>
            <w:rtl/>
          </w:rPr>
          <w:t>26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D5F25BA"/>
    <w:multiLevelType w:val="multilevel"/>
    <w:tmpl w:val="38E2925A"/>
    <w:lvl w:ilvl="0">
      <w:start w:val="1"/>
      <w:numFmt w:val="decimal"/>
      <w:lvlText w:val="%1."/>
      <w:lvlJc w:val="left"/>
      <w:pPr>
        <w:ind w:left="1080" w:hanging="720"/>
      </w:pPr>
      <w:rPr>
        <w:rFonts w:hint="default"/>
      </w:rPr>
    </w:lvl>
    <w:lvl w:ilvl="1">
      <w:start w:val="3"/>
      <w:numFmt w:val="decimal"/>
      <w:isLgl/>
      <w:lvlText w:val="%1.%2"/>
      <w:lvlJc w:val="left"/>
      <w:pPr>
        <w:ind w:left="1440" w:hanging="465"/>
      </w:pPr>
      <w:rPr>
        <w:rFonts w:hint="default"/>
      </w:rPr>
    </w:lvl>
    <w:lvl w:ilvl="2">
      <w:start w:val="1"/>
      <w:numFmt w:val="decimal"/>
      <w:isLgl/>
      <w:lvlText w:val="%1.%2.%3"/>
      <w:lvlJc w:val="left"/>
      <w:pPr>
        <w:ind w:left="2310" w:hanging="720"/>
      </w:pPr>
      <w:rPr>
        <w:rFonts w:hint="default"/>
      </w:rPr>
    </w:lvl>
    <w:lvl w:ilvl="3">
      <w:start w:val="1"/>
      <w:numFmt w:val="decimal"/>
      <w:isLgl/>
      <w:lvlText w:val="%1.%2.%3.%4"/>
      <w:lvlJc w:val="left"/>
      <w:pPr>
        <w:ind w:left="2925" w:hanging="720"/>
      </w:pPr>
      <w:rPr>
        <w:rFonts w:hint="default"/>
      </w:rPr>
    </w:lvl>
    <w:lvl w:ilvl="4">
      <w:start w:val="1"/>
      <w:numFmt w:val="decimal"/>
      <w:isLgl/>
      <w:lvlText w:val="%1.%2.%3.%4.%5"/>
      <w:lvlJc w:val="left"/>
      <w:pPr>
        <w:ind w:left="3900" w:hanging="1080"/>
      </w:pPr>
      <w:rPr>
        <w:rFonts w:hint="default"/>
      </w:rPr>
    </w:lvl>
    <w:lvl w:ilvl="5">
      <w:start w:val="1"/>
      <w:numFmt w:val="decimal"/>
      <w:isLgl/>
      <w:lvlText w:val="%1.%2.%3.%4.%5.%6"/>
      <w:lvlJc w:val="left"/>
      <w:pPr>
        <w:ind w:left="4515" w:hanging="1080"/>
      </w:pPr>
      <w:rPr>
        <w:rFonts w:hint="default"/>
      </w:rPr>
    </w:lvl>
    <w:lvl w:ilvl="6">
      <w:start w:val="1"/>
      <w:numFmt w:val="decimal"/>
      <w:isLgl/>
      <w:lvlText w:val="%1.%2.%3.%4.%5.%6.%7"/>
      <w:lvlJc w:val="left"/>
      <w:pPr>
        <w:ind w:left="5130" w:hanging="1080"/>
      </w:pPr>
      <w:rPr>
        <w:rFonts w:hint="default"/>
      </w:rPr>
    </w:lvl>
    <w:lvl w:ilvl="7">
      <w:start w:val="1"/>
      <w:numFmt w:val="decimal"/>
      <w:isLgl/>
      <w:lvlText w:val="%1.%2.%3.%4.%5.%6.%7.%8"/>
      <w:lvlJc w:val="left"/>
      <w:pPr>
        <w:ind w:left="6105" w:hanging="1440"/>
      </w:pPr>
      <w:rPr>
        <w:rFonts w:hint="default"/>
      </w:rPr>
    </w:lvl>
    <w:lvl w:ilvl="8">
      <w:start w:val="1"/>
      <w:numFmt w:val="decimal"/>
      <w:isLgl/>
      <w:lvlText w:val="%1.%2.%3.%4.%5.%6.%7.%8.%9"/>
      <w:lvlJc w:val="left"/>
      <w:pPr>
        <w:ind w:left="6720" w:hanging="1440"/>
      </w:pPr>
      <w:rPr>
        <w:rFonts w:hint="default"/>
      </w:rPr>
    </w:lvl>
  </w:abstractNum>
  <w:abstractNum w:abstractNumId="1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3"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4"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6"/>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1"/>
  </w:num>
  <w:num w:numId="14">
    <w:abstractNumId w:val="6"/>
  </w:num>
  <w:num w:numId="15">
    <w:abstractNumId w:val="15"/>
  </w:num>
  <w:num w:numId="16">
    <w:abstractNumId w:val="17"/>
  </w:num>
  <w:num w:numId="17">
    <w:abstractNumId w:val="2"/>
  </w:num>
  <w:num w:numId="18">
    <w:abstractNumId w:val="5"/>
  </w:num>
  <w:num w:numId="19">
    <w:abstractNumId w:val="8"/>
  </w:num>
  <w:num w:numId="20">
    <w:abstractNumId w:val="7"/>
  </w:num>
  <w:num w:numId="21">
    <w:abstractNumId w:val="11"/>
  </w:num>
  <w:num w:numId="22">
    <w:abstractNumId w:val="10"/>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lvlOverride w:ilvl="0">
      <w:startOverride w:val="1"/>
    </w:lvlOverride>
    <w:lvlOverride w:ilvl="1"/>
    <w:lvlOverride w:ilvl="2"/>
    <w:lvlOverride w:ilvl="3"/>
    <w:lvlOverride w:ilvl="4"/>
    <w:lvlOverride w:ilvl="5"/>
    <w:lvlOverride w:ilvl="6"/>
    <w:lvlOverride w:ilvl="7"/>
    <w:lvlOverride w:ilvl="8"/>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82B8A"/>
    <w:rsid w:val="000B155E"/>
    <w:rsid w:val="00134C85"/>
    <w:rsid w:val="001618C5"/>
    <w:rsid w:val="001A0C3C"/>
    <w:rsid w:val="001A69D5"/>
    <w:rsid w:val="001C0853"/>
    <w:rsid w:val="00214ACF"/>
    <w:rsid w:val="00223E9F"/>
    <w:rsid w:val="00272745"/>
    <w:rsid w:val="002B2234"/>
    <w:rsid w:val="0039396B"/>
    <w:rsid w:val="004C21E8"/>
    <w:rsid w:val="00510FE7"/>
    <w:rsid w:val="005264D9"/>
    <w:rsid w:val="00552E11"/>
    <w:rsid w:val="005E6C84"/>
    <w:rsid w:val="0061499E"/>
    <w:rsid w:val="00666119"/>
    <w:rsid w:val="006F03BF"/>
    <w:rsid w:val="0072103C"/>
    <w:rsid w:val="00735E3D"/>
    <w:rsid w:val="00790766"/>
    <w:rsid w:val="008C64C6"/>
    <w:rsid w:val="00930795"/>
    <w:rsid w:val="00942177"/>
    <w:rsid w:val="00A03B97"/>
    <w:rsid w:val="00A42271"/>
    <w:rsid w:val="00AC7DCB"/>
    <w:rsid w:val="00AF234B"/>
    <w:rsid w:val="00B57C10"/>
    <w:rsid w:val="00BD72C4"/>
    <w:rsid w:val="00BE17B4"/>
    <w:rsid w:val="00CB2758"/>
    <w:rsid w:val="00CF334C"/>
    <w:rsid w:val="00D80A75"/>
    <w:rsid w:val="00E61D16"/>
    <w:rsid w:val="00E679C7"/>
    <w:rsid w:val="00E90EF3"/>
    <w:rsid w:val="00E947F5"/>
    <w:rsid w:val="00EC2AE1"/>
    <w:rsid w:val="00EC37B6"/>
    <w:rsid w:val="00F61351"/>
    <w:rsid w:val="00FE4D87"/>
    <w:rsid w:val="00FF72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FE5659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A03B97"/>
    <w:pPr>
      <w:ind w:left="720"/>
      <w:contextualSpacing/>
    </w:pPr>
  </w:style>
  <w:style w:type="table" w:customStyle="1" w:styleId="11">
    <w:name w:val="רשת טבלה1"/>
    <w:basedOn w:val="TableNormal"/>
    <w:next w:val="TableGrid"/>
    <w:rsid w:val="00EC2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39396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32364423DFC4D9683D2AFC9A0512D65"/>
        <w:category>
          <w:name w:val="General"/>
          <w:gallery w:val="placeholder"/>
        </w:category>
        <w:types>
          <w:type w:val="bbPlcHdr"/>
        </w:types>
        <w:behaviors>
          <w:behavior w:val="content"/>
        </w:behaviors>
        <w:guid w:val="{F5FDE81C-4D45-474E-B6C0-732D108F29B4}"/>
      </w:docPartPr>
      <w:docPartBody>
        <w:p w:rsidR="00484095" w:rsidRDefault="003D3172">
          <w:r w:rsidRPr="00D33004">
            <w:rPr>
              <w:rStyle w:val="PlaceholderText"/>
              <w:rtl/>
            </w:rPr>
            <w:t>[תאריך חתימת חוזה]</w:t>
          </w:r>
        </w:p>
      </w:docPartBody>
    </w:docPart>
    <w:docPart>
      <w:docPartPr>
        <w:name w:val="033689155C204D34AA30E9BCCBD4FC53"/>
        <w:category>
          <w:name w:val="General"/>
          <w:gallery w:val="placeholder"/>
        </w:category>
        <w:types>
          <w:type w:val="bbPlcHdr"/>
        </w:types>
        <w:behaviors>
          <w:behavior w:val="content"/>
        </w:behaviors>
        <w:guid w:val="{88AFCFB5-76C3-4B1F-99E9-C996CC2D4393}"/>
      </w:docPartPr>
      <w:docPartBody>
        <w:p w:rsidR="00484095" w:rsidRDefault="003D3172">
          <w:r w:rsidRPr="00D33004">
            <w:rPr>
              <w:rStyle w:val="PlaceholderText"/>
              <w:rtl/>
            </w:rPr>
            <w:t>[צד א בחוזה]</w:t>
          </w:r>
        </w:p>
      </w:docPartBody>
    </w:docPart>
    <w:docPart>
      <w:docPartPr>
        <w:name w:val="18DFA901444646BB88ABDB7191A85B95"/>
        <w:category>
          <w:name w:val="General"/>
          <w:gallery w:val="placeholder"/>
        </w:category>
        <w:types>
          <w:type w:val="bbPlcHdr"/>
        </w:types>
        <w:behaviors>
          <w:behavior w:val="content"/>
        </w:behaviors>
        <w:guid w:val="{D1CD494E-94B5-48B4-A0ED-E06E589216FD}"/>
      </w:docPartPr>
      <w:docPartBody>
        <w:p w:rsidR="00484095" w:rsidRDefault="003D3172">
          <w:r w:rsidRPr="00D33004">
            <w:rPr>
              <w:rStyle w:val="PlaceholderText"/>
              <w:rtl/>
            </w:rPr>
            <w:t>[צדדים נוספים]</w:t>
          </w:r>
        </w:p>
      </w:docPartBody>
    </w:docPart>
    <w:docPart>
      <w:docPartPr>
        <w:name w:val="D3E35407D01A429BB4618C373C63356D"/>
        <w:category>
          <w:name w:val="General"/>
          <w:gallery w:val="placeholder"/>
        </w:category>
        <w:types>
          <w:type w:val="bbPlcHdr"/>
        </w:types>
        <w:behaviors>
          <w:behavior w:val="content"/>
        </w:behaviors>
        <w:guid w:val="{682752A2-6181-4250-A8C1-283246DF676B}"/>
      </w:docPartPr>
      <w:docPartBody>
        <w:p w:rsidR="00484095" w:rsidRDefault="003D3172">
          <w:r w:rsidRPr="00D33004">
            <w:rPr>
              <w:rStyle w:val="PlaceholderText"/>
              <w:rtl/>
            </w:rPr>
            <w:t>[נקודות מדד]</w:t>
          </w:r>
        </w:p>
      </w:docPartBody>
    </w:docPart>
    <w:docPart>
      <w:docPartPr>
        <w:name w:val="68B073ACBC9B4904B399764617F006C8"/>
        <w:category>
          <w:name w:val="General"/>
          <w:gallery w:val="placeholder"/>
        </w:category>
        <w:types>
          <w:type w:val="bbPlcHdr"/>
        </w:types>
        <w:behaviors>
          <w:behavior w:val="content"/>
        </w:behaviors>
        <w:guid w:val="{9BE2CD60-97F2-4A4D-BF78-5E390713A628}"/>
      </w:docPartPr>
      <w:docPartBody>
        <w:p w:rsidR="00484095" w:rsidRDefault="003D3172">
          <w:r w:rsidRPr="00D33004">
            <w:rPr>
              <w:rStyle w:val="PlaceholderText"/>
              <w:rtl/>
            </w:rPr>
            <w:t>[מדד בסיס]</w:t>
          </w:r>
        </w:p>
      </w:docPartBody>
    </w:docPart>
    <w:docPart>
      <w:docPartPr>
        <w:name w:val="680F525888D74A88870FED13DD5DC8EB"/>
        <w:category>
          <w:name w:val="General"/>
          <w:gallery w:val="placeholder"/>
        </w:category>
        <w:types>
          <w:type w:val="bbPlcHdr"/>
        </w:types>
        <w:behaviors>
          <w:behavior w:val="content"/>
        </w:behaviors>
        <w:guid w:val="{9FB65CDF-B2A2-4164-89C9-1B9A05CE081B}"/>
      </w:docPartPr>
      <w:docPartBody>
        <w:p w:rsidR="00484095" w:rsidRDefault="003D3172">
          <w:r w:rsidRPr="00D33004">
            <w:rPr>
              <w:rStyle w:val="PlaceholderText"/>
              <w:rtl/>
            </w:rPr>
            <w:t>[מדד בגין/ידוע - כותרת]</w:t>
          </w:r>
        </w:p>
      </w:docPartBody>
    </w:docPart>
    <w:docPart>
      <w:docPartPr>
        <w:name w:val="4842E918D147400A969E6E7847F3D2BD"/>
        <w:category>
          <w:name w:val="General"/>
          <w:gallery w:val="placeholder"/>
        </w:category>
        <w:types>
          <w:type w:val="bbPlcHdr"/>
        </w:types>
        <w:behaviors>
          <w:behavior w:val="content"/>
        </w:behaviors>
        <w:guid w:val="{45FCDE13-E131-43A6-A144-937250E15253}"/>
      </w:docPartPr>
      <w:docPartBody>
        <w:p w:rsidR="00484095" w:rsidRDefault="003D3172">
          <w:r w:rsidRPr="00D33004">
            <w:rPr>
              <w:rStyle w:val="PlaceholderText"/>
              <w:rtl/>
            </w:rPr>
            <w:t>[סוג מדד כותרת]</w:t>
          </w:r>
        </w:p>
      </w:docPartBody>
    </w:docPart>
    <w:docPart>
      <w:docPartPr>
        <w:name w:val="A63463E970C1443C92C1790F6B12BC1E"/>
        <w:category>
          <w:name w:val="כללי"/>
          <w:gallery w:val="placeholder"/>
        </w:category>
        <w:types>
          <w:type w:val="bbPlcHdr"/>
        </w:types>
        <w:behaviors>
          <w:behavior w:val="content"/>
        </w:behaviors>
        <w:guid w:val="{1E230708-3C11-4631-9B0B-B4D0C4254B37}"/>
      </w:docPartPr>
      <w:docPartBody>
        <w:p w:rsidR="00484095" w:rsidRDefault="00484095" w:rsidP="00484095">
          <w:pPr>
            <w:pStyle w:val="A63463E970C1443C92C1790F6B12BC1E"/>
          </w:pPr>
          <w:r w:rsidRPr="00F11BAF">
            <w:rPr>
              <w:rStyle w:val="PlaceholderText"/>
              <w:rtl/>
            </w:rPr>
            <w:t>[שם הפרויקט]</w:t>
          </w:r>
        </w:p>
      </w:docPartBody>
    </w:docPart>
    <w:docPart>
      <w:docPartPr>
        <w:name w:val="C6AFC98E6AC341BFADBAA851F58CEBE5"/>
        <w:category>
          <w:name w:val="כללי"/>
          <w:gallery w:val="placeholder"/>
        </w:category>
        <w:types>
          <w:type w:val="bbPlcHdr"/>
        </w:types>
        <w:behaviors>
          <w:behavior w:val="content"/>
        </w:behaviors>
        <w:guid w:val="{CD35404D-0EE6-48C1-8466-69E51F6CAAE9}"/>
      </w:docPartPr>
      <w:docPartBody>
        <w:p w:rsidR="00484095" w:rsidRDefault="00484095" w:rsidP="00484095">
          <w:pPr>
            <w:pStyle w:val="C6AFC98E6AC341BFADBAA851F58CEBE5"/>
          </w:pPr>
          <w:r w:rsidRPr="00F11BAF">
            <w:rPr>
              <w:rStyle w:val="PlaceholderText"/>
              <w:rtl/>
            </w:rPr>
            <w:t>[שם אתר]</w:t>
          </w:r>
        </w:p>
      </w:docPartBody>
    </w:docPart>
    <w:docPart>
      <w:docPartPr>
        <w:name w:val="43FE4C324B3D4D45903EBE903CEA264B"/>
        <w:category>
          <w:name w:val="כללי"/>
          <w:gallery w:val="placeholder"/>
        </w:category>
        <w:types>
          <w:type w:val="bbPlcHdr"/>
        </w:types>
        <w:behaviors>
          <w:behavior w:val="content"/>
        </w:behaviors>
        <w:guid w:val="{96092CE9-BEBA-4A9D-9601-5F0F9E7E1C39}"/>
      </w:docPartPr>
      <w:docPartBody>
        <w:p w:rsidR="00484095" w:rsidRDefault="00484095" w:rsidP="00484095">
          <w:pPr>
            <w:pStyle w:val="43FE4C324B3D4D45903EBE903CEA264B"/>
          </w:pPr>
          <w:r w:rsidRPr="009C4355">
            <w:rPr>
              <w:rStyle w:val="PlaceholderText"/>
              <w:rtl/>
            </w:rPr>
            <w:t>[שם ספק]</w:t>
          </w:r>
        </w:p>
      </w:docPartBody>
    </w:docPart>
    <w:docPart>
      <w:docPartPr>
        <w:name w:val="62B894F6C7B6442598F0D71DFE4A06C3"/>
        <w:category>
          <w:name w:val="כללי"/>
          <w:gallery w:val="placeholder"/>
        </w:category>
        <w:types>
          <w:type w:val="bbPlcHdr"/>
        </w:types>
        <w:behaviors>
          <w:behavior w:val="content"/>
        </w:behaviors>
        <w:guid w:val="{BA0451E6-276D-4908-B001-4F2F2588F60D}"/>
      </w:docPartPr>
      <w:docPartBody>
        <w:p w:rsidR="00484095" w:rsidRDefault="00484095" w:rsidP="00484095">
          <w:pPr>
            <w:pStyle w:val="62B894F6C7B6442598F0D71DFE4A06C3"/>
          </w:pPr>
          <w:r w:rsidRPr="003E6FC4">
            <w:rPr>
              <w:rStyle w:val="PlaceholderText"/>
              <w:rtl/>
            </w:rPr>
            <w:t>[שם צד א]</w:t>
          </w:r>
        </w:p>
      </w:docPartBody>
    </w:docPart>
    <w:docPart>
      <w:docPartPr>
        <w:name w:val="00911422858C4BCE8120469B9F47FB46"/>
        <w:category>
          <w:name w:val="כללי"/>
          <w:gallery w:val="placeholder"/>
        </w:category>
        <w:types>
          <w:type w:val="bbPlcHdr"/>
        </w:types>
        <w:behaviors>
          <w:behavior w:val="content"/>
        </w:behaviors>
        <w:guid w:val="{2A5AE523-FC2A-4E4D-B5E6-3B55ACEFA888}"/>
      </w:docPartPr>
      <w:docPartBody>
        <w:p w:rsidR="00484095" w:rsidRDefault="00484095" w:rsidP="00484095">
          <w:pPr>
            <w:pStyle w:val="00911422858C4BCE8120469B9F47FB46"/>
          </w:pPr>
          <w:r w:rsidRPr="003059F5">
            <w:rPr>
              <w:rStyle w:val="PlaceholderText"/>
              <w:rtl/>
            </w:rPr>
            <w:t>[רשות מקומית]</w:t>
          </w:r>
        </w:p>
      </w:docPartBody>
    </w:docPart>
    <w:docPart>
      <w:docPartPr>
        <w:name w:val="2CE2ACED0BFA4946960641CABE43A153"/>
        <w:category>
          <w:name w:val="כללי"/>
          <w:gallery w:val="placeholder"/>
        </w:category>
        <w:types>
          <w:type w:val="bbPlcHdr"/>
        </w:types>
        <w:behaviors>
          <w:behavior w:val="content"/>
        </w:behaviors>
        <w:guid w:val="{5B036196-E2DF-47CF-9BD7-BE25FF1AD2C1}"/>
      </w:docPartPr>
      <w:docPartBody>
        <w:p w:rsidR="00484095" w:rsidRDefault="00484095" w:rsidP="00484095">
          <w:pPr>
            <w:pStyle w:val="2CE2ACED0BFA4946960641CABE43A153"/>
          </w:pPr>
          <w:r w:rsidRPr="003059F5">
            <w:rPr>
              <w:rStyle w:val="PlaceholderText"/>
              <w:rtl/>
            </w:rPr>
            <w:t>[שם אתר]</w:t>
          </w:r>
        </w:p>
      </w:docPartBody>
    </w:docPart>
    <w:docPart>
      <w:docPartPr>
        <w:name w:val="A8EBB78BD70E4147A6E024D307465996"/>
        <w:category>
          <w:name w:val="כללי"/>
          <w:gallery w:val="placeholder"/>
        </w:category>
        <w:types>
          <w:type w:val="bbPlcHdr"/>
        </w:types>
        <w:behaviors>
          <w:behavior w:val="content"/>
        </w:behaviors>
        <w:guid w:val="{B84EC4C3-F876-405C-9D3D-A80F2EEE088A}"/>
      </w:docPartPr>
      <w:docPartBody>
        <w:p w:rsidR="00484095" w:rsidRDefault="00484095" w:rsidP="00484095">
          <w:pPr>
            <w:pStyle w:val="A8EBB78BD70E4147A6E024D307465996"/>
          </w:pPr>
          <w:r w:rsidRPr="003059F5">
            <w:rPr>
              <w:rStyle w:val="PlaceholderText"/>
              <w:rtl/>
            </w:rPr>
            <w:t>[שם הפרויקט]</w:t>
          </w:r>
        </w:p>
      </w:docPartBody>
    </w:docPart>
    <w:docPart>
      <w:docPartPr>
        <w:name w:val="0EA9C9DE71F845B5912A1725FC68507C"/>
        <w:category>
          <w:name w:val="כללי"/>
          <w:gallery w:val="placeholder"/>
        </w:category>
        <w:types>
          <w:type w:val="bbPlcHdr"/>
        </w:types>
        <w:behaviors>
          <w:behavior w:val="content"/>
        </w:behaviors>
        <w:guid w:val="{C2BF6A4C-D445-48BF-8F7D-B9CAFE3BD554}"/>
      </w:docPartPr>
      <w:docPartBody>
        <w:p w:rsidR="00484095" w:rsidRDefault="00484095" w:rsidP="00484095">
          <w:pPr>
            <w:pStyle w:val="0EA9C9DE71F845B5912A1725FC68507C"/>
          </w:pPr>
          <w:r w:rsidRPr="003059F5">
            <w:rPr>
              <w:rStyle w:val="PlaceholderText"/>
              <w:rtl/>
            </w:rPr>
            <w:t>[שדה נוסף 2]</w:t>
          </w:r>
        </w:p>
      </w:docPartBody>
    </w:docPart>
    <w:docPart>
      <w:docPartPr>
        <w:name w:val="449910406AD04649A089B6776B01EE39"/>
        <w:category>
          <w:name w:val="כללי"/>
          <w:gallery w:val="placeholder"/>
        </w:category>
        <w:types>
          <w:type w:val="bbPlcHdr"/>
        </w:types>
        <w:behaviors>
          <w:behavior w:val="content"/>
        </w:behaviors>
        <w:guid w:val="{00E1C247-ADDE-48B3-86EB-6D8A169DD3F9}"/>
      </w:docPartPr>
      <w:docPartBody>
        <w:p w:rsidR="00484095" w:rsidRDefault="00484095" w:rsidP="00484095">
          <w:pPr>
            <w:pStyle w:val="449910406AD04649A089B6776B01EE39"/>
          </w:pPr>
          <w:r w:rsidRPr="003059F5">
            <w:rPr>
              <w:rStyle w:val="PlaceholderText"/>
              <w:rtl/>
            </w:rPr>
            <w:t>[שדה נוסף 1]</w:t>
          </w:r>
        </w:p>
      </w:docPartBody>
    </w:docPart>
    <w:docPart>
      <w:docPartPr>
        <w:name w:val="6D573B38085E4F27BBEE62FCAA05CDEA"/>
        <w:category>
          <w:name w:val="כללי"/>
          <w:gallery w:val="placeholder"/>
        </w:category>
        <w:types>
          <w:type w:val="bbPlcHdr"/>
        </w:types>
        <w:behaviors>
          <w:behavior w:val="content"/>
        </w:behaviors>
        <w:guid w:val="{ACA07D52-83FB-4B85-89F7-1D1D3DFB3EB9}"/>
      </w:docPartPr>
      <w:docPartBody>
        <w:p w:rsidR="00484095" w:rsidRDefault="00484095" w:rsidP="00484095">
          <w:pPr>
            <w:pStyle w:val="6D573B38085E4F27BBEE62FCAA05CDEA"/>
          </w:pPr>
          <w:r w:rsidRPr="003059F5">
            <w:rPr>
              <w:rStyle w:val="PlaceholderText"/>
              <w:rtl/>
            </w:rPr>
            <w:t>[רשות מקומית]</w:t>
          </w:r>
        </w:p>
      </w:docPartBody>
    </w:docPart>
    <w:docPart>
      <w:docPartPr>
        <w:name w:val="AE4C8CCBE3AE437E899D6B9676EDCC68"/>
        <w:category>
          <w:name w:val="כללי"/>
          <w:gallery w:val="placeholder"/>
        </w:category>
        <w:types>
          <w:type w:val="bbPlcHdr"/>
        </w:types>
        <w:behaviors>
          <w:behavior w:val="content"/>
        </w:behaviors>
        <w:guid w:val="{95F6021C-FFC4-4574-868A-56BD7217933E}"/>
      </w:docPartPr>
      <w:docPartBody>
        <w:p w:rsidR="00484095" w:rsidRDefault="00484095" w:rsidP="00484095">
          <w:pPr>
            <w:pStyle w:val="AE4C8CCBE3AE437E899D6B9676EDCC68"/>
          </w:pPr>
          <w:r w:rsidRPr="003059F5">
            <w:rPr>
              <w:rStyle w:val="PlaceholderText"/>
              <w:rtl/>
            </w:rPr>
            <w:t>[שדה נוסף 3]</w:t>
          </w:r>
        </w:p>
      </w:docPartBody>
    </w:docPart>
    <w:docPart>
      <w:docPartPr>
        <w:name w:val="7EF251697CC840548350BBFED0F57070"/>
        <w:category>
          <w:name w:val="כללי"/>
          <w:gallery w:val="placeholder"/>
        </w:category>
        <w:types>
          <w:type w:val="bbPlcHdr"/>
        </w:types>
        <w:behaviors>
          <w:behavior w:val="content"/>
        </w:behaviors>
        <w:guid w:val="{611E8321-1B11-41EF-8731-CAB6D8802177}"/>
      </w:docPartPr>
      <w:docPartBody>
        <w:p w:rsidR="00484095" w:rsidRDefault="00484095" w:rsidP="00484095">
          <w:pPr>
            <w:pStyle w:val="7EF251697CC840548350BBFED0F57070"/>
          </w:pPr>
          <w:r w:rsidRPr="003059F5">
            <w:rPr>
              <w:rStyle w:val="PlaceholderText"/>
              <w:rtl/>
            </w:rPr>
            <w:t>[שדה נוסף 4]</w:t>
          </w:r>
        </w:p>
      </w:docPartBody>
    </w:docPart>
    <w:docPart>
      <w:docPartPr>
        <w:name w:val="1FDF1D8AA4B04C80BEAA219E83A7584B"/>
        <w:category>
          <w:name w:val="כללי"/>
          <w:gallery w:val="placeholder"/>
        </w:category>
        <w:types>
          <w:type w:val="bbPlcHdr"/>
        </w:types>
        <w:behaviors>
          <w:behavior w:val="content"/>
        </w:behaviors>
        <w:guid w:val="{8760EED2-760A-4A43-BAEA-B306C5386BF7}"/>
      </w:docPartPr>
      <w:docPartBody>
        <w:p w:rsidR="00484095" w:rsidRDefault="00484095" w:rsidP="00484095">
          <w:pPr>
            <w:pStyle w:val="1FDF1D8AA4B04C80BEAA219E83A7584B"/>
          </w:pPr>
          <w:r w:rsidRPr="003059F5">
            <w:rPr>
              <w:rStyle w:val="PlaceholderText"/>
              <w:rtl/>
            </w:rPr>
            <w:t>[שדה נוסף 5]</w:t>
          </w:r>
        </w:p>
      </w:docPartBody>
    </w:docPart>
    <w:docPart>
      <w:docPartPr>
        <w:name w:val="A7CA960469F749199F3B2C54CF1A9265"/>
        <w:category>
          <w:name w:val="כללי"/>
          <w:gallery w:val="placeholder"/>
        </w:category>
        <w:types>
          <w:type w:val="bbPlcHdr"/>
        </w:types>
        <w:behaviors>
          <w:behavior w:val="content"/>
        </w:behaviors>
        <w:guid w:val="{29C1C4D9-5AC1-4EFF-9364-EA6FEC9C4D70}"/>
      </w:docPartPr>
      <w:docPartBody>
        <w:p w:rsidR="00484095" w:rsidRDefault="00484095" w:rsidP="00484095">
          <w:pPr>
            <w:pStyle w:val="A7CA960469F749199F3B2C54CF1A9265"/>
          </w:pPr>
          <w:r w:rsidRPr="003059F5">
            <w:rPr>
              <w:rStyle w:val="PlaceholderText"/>
              <w:rtl/>
            </w:rPr>
            <w:t>[שדה נוסף 6]</w:t>
          </w:r>
        </w:p>
      </w:docPartBody>
    </w:docPart>
    <w:docPart>
      <w:docPartPr>
        <w:name w:val="3E9AC458F0AD4E6F99C49B61DCA76E0B"/>
        <w:category>
          <w:name w:val="כללי"/>
          <w:gallery w:val="placeholder"/>
        </w:category>
        <w:types>
          <w:type w:val="bbPlcHdr"/>
        </w:types>
        <w:behaviors>
          <w:behavior w:val="content"/>
        </w:behaviors>
        <w:guid w:val="{EC7695D2-2C40-49B2-9F9F-FA01C6988592}"/>
      </w:docPartPr>
      <w:docPartBody>
        <w:p w:rsidR="00484095" w:rsidRDefault="00484095" w:rsidP="00484095">
          <w:pPr>
            <w:pStyle w:val="3E9AC458F0AD4E6F99C49B61DCA76E0B"/>
          </w:pPr>
          <w:r w:rsidRPr="003059F5">
            <w:rPr>
              <w:rStyle w:val="PlaceholderText"/>
              <w:rtl/>
            </w:rPr>
            <w:t>[אחוז השתתפות צד א]</w:t>
          </w:r>
        </w:p>
      </w:docPartBody>
    </w:docPart>
    <w:docPart>
      <w:docPartPr>
        <w:name w:val="10705BC072A046779B9DB4F78C4AA80E"/>
        <w:category>
          <w:name w:val="כללי"/>
          <w:gallery w:val="placeholder"/>
        </w:category>
        <w:types>
          <w:type w:val="bbPlcHdr"/>
        </w:types>
        <w:behaviors>
          <w:behavior w:val="content"/>
        </w:behaviors>
        <w:guid w:val="{6878E0A6-F9A9-4AFD-A2C9-389CA68F6E26}"/>
      </w:docPartPr>
      <w:docPartBody>
        <w:p w:rsidR="0017417C" w:rsidRDefault="00484095" w:rsidP="00484095">
          <w:pPr>
            <w:pStyle w:val="10705BC072A046779B9DB4F78C4AA80E"/>
          </w:pPr>
          <w:r w:rsidRPr="003059F5">
            <w:rPr>
              <w:rStyle w:val="PlaceholderText"/>
              <w:rtl/>
            </w:rPr>
            <w:t>[תאריך חתימת חוזה]</w:t>
          </w:r>
        </w:p>
      </w:docPartBody>
    </w:docPart>
    <w:docPart>
      <w:docPartPr>
        <w:name w:val="28993B0D0D99400CA683509190390439"/>
        <w:category>
          <w:name w:val="כללי"/>
          <w:gallery w:val="placeholder"/>
        </w:category>
        <w:types>
          <w:type w:val="bbPlcHdr"/>
        </w:types>
        <w:behaviors>
          <w:behavior w:val="content"/>
        </w:behaviors>
        <w:guid w:val="{29E7877D-7112-4EC0-ADB9-FFD04EBB96AB}"/>
      </w:docPartPr>
      <w:docPartBody>
        <w:p w:rsidR="0017417C" w:rsidRDefault="00484095" w:rsidP="00484095">
          <w:pPr>
            <w:pStyle w:val="28993B0D0D99400CA683509190390439"/>
          </w:pPr>
          <w:r w:rsidRPr="0027244C">
            <w:rPr>
              <w:rStyle w:val="PlaceholderText"/>
              <w:rtl/>
            </w:rPr>
            <w:t>[צד א בחוזה]</w:t>
          </w:r>
        </w:p>
      </w:docPartBody>
    </w:docPart>
    <w:docPart>
      <w:docPartPr>
        <w:name w:val="38DEE435A4564A34BE08AC20DD54EA0B"/>
        <w:category>
          <w:name w:val="כללי"/>
          <w:gallery w:val="placeholder"/>
        </w:category>
        <w:types>
          <w:type w:val="bbPlcHdr"/>
        </w:types>
        <w:behaviors>
          <w:behavior w:val="content"/>
        </w:behaviors>
        <w:guid w:val="{5E959DDC-98E9-4BC2-879D-1643410B4B7B}"/>
      </w:docPartPr>
      <w:docPartBody>
        <w:p w:rsidR="0017417C" w:rsidRDefault="00484095" w:rsidP="00484095">
          <w:pPr>
            <w:pStyle w:val="38DEE435A4564A34BE08AC20DD54EA0B"/>
          </w:pPr>
          <w:r w:rsidRPr="003059F5">
            <w:rPr>
              <w:rStyle w:val="PlaceholderText"/>
              <w:rtl/>
            </w:rPr>
            <w:t>[שם ספק]</w:t>
          </w:r>
        </w:p>
      </w:docPartBody>
    </w:docPart>
    <w:docPart>
      <w:docPartPr>
        <w:name w:val="50E75B7FA0CF407E96BF60E336CDFEAB"/>
        <w:category>
          <w:name w:val="כללי"/>
          <w:gallery w:val="placeholder"/>
        </w:category>
        <w:types>
          <w:type w:val="bbPlcHdr"/>
        </w:types>
        <w:behaviors>
          <w:behavior w:val="content"/>
        </w:behaviors>
        <w:guid w:val="{E3A50C9E-ACCD-4676-B9C3-5B28F50A48B6}"/>
      </w:docPartPr>
      <w:docPartBody>
        <w:p w:rsidR="0017417C" w:rsidRDefault="00484095" w:rsidP="00484095">
          <w:pPr>
            <w:pStyle w:val="50E75B7FA0CF407E96BF60E336CDFEAB"/>
          </w:pPr>
          <w:r w:rsidRPr="003059F5">
            <w:rPr>
              <w:rStyle w:val="PlaceholderText"/>
              <w:rtl/>
            </w:rPr>
            <w:t>[שם ספק]</w:t>
          </w:r>
        </w:p>
      </w:docPartBody>
    </w:docPart>
    <w:docPart>
      <w:docPartPr>
        <w:name w:val="C90C6D5F57904A9F98D8FC1F0E1255E6"/>
        <w:category>
          <w:name w:val="כללי"/>
          <w:gallery w:val="placeholder"/>
        </w:category>
        <w:types>
          <w:type w:val="bbPlcHdr"/>
        </w:types>
        <w:behaviors>
          <w:behavior w:val="content"/>
        </w:behaviors>
        <w:guid w:val="{1FE17445-8409-40BA-B5F3-3C5996D83E6B}"/>
      </w:docPartPr>
      <w:docPartBody>
        <w:p w:rsidR="0017417C" w:rsidRDefault="00484095" w:rsidP="00484095">
          <w:pPr>
            <w:pStyle w:val="C90C6D5F57904A9F98D8FC1F0E1255E6"/>
          </w:pPr>
          <w:r w:rsidRPr="003059F5">
            <w:rPr>
              <w:rStyle w:val="PlaceholderText"/>
              <w:rtl/>
            </w:rPr>
            <w:t>[שם ספק]</w:t>
          </w:r>
        </w:p>
      </w:docPartBody>
    </w:docPart>
    <w:docPart>
      <w:docPartPr>
        <w:name w:val="2A07816C64164479A9BE8C7C16EF893F"/>
        <w:category>
          <w:name w:val="כללי"/>
          <w:gallery w:val="placeholder"/>
        </w:category>
        <w:types>
          <w:type w:val="bbPlcHdr"/>
        </w:types>
        <w:behaviors>
          <w:behavior w:val="content"/>
        </w:behaviors>
        <w:guid w:val="{08B7C3FC-3967-4DAC-9F20-BCAEAEB340B1}"/>
      </w:docPartPr>
      <w:docPartBody>
        <w:p w:rsidR="0017417C" w:rsidRDefault="00484095" w:rsidP="00484095">
          <w:pPr>
            <w:pStyle w:val="2A07816C64164479A9BE8C7C16EF893F"/>
          </w:pPr>
          <w:r w:rsidRPr="003059F5">
            <w:rPr>
              <w:rStyle w:val="PlaceholderText"/>
              <w:rtl/>
            </w:rPr>
            <w:t>[שם ספק]</w:t>
          </w:r>
        </w:p>
      </w:docPartBody>
    </w:docPart>
    <w:docPart>
      <w:docPartPr>
        <w:name w:val="C7F676F76F6944889D0E3B70A6DB9319"/>
        <w:category>
          <w:name w:val="כללי"/>
          <w:gallery w:val="placeholder"/>
        </w:category>
        <w:types>
          <w:type w:val="bbPlcHdr"/>
        </w:types>
        <w:behaviors>
          <w:behavior w:val="content"/>
        </w:behaviors>
        <w:guid w:val="{D5FF081B-031B-4CBC-AACC-608F3A67EC8D}"/>
      </w:docPartPr>
      <w:docPartBody>
        <w:p w:rsidR="0017417C" w:rsidRDefault="00484095" w:rsidP="00484095">
          <w:pPr>
            <w:pStyle w:val="C7F676F76F6944889D0E3B70A6DB9319"/>
          </w:pPr>
          <w:r w:rsidRPr="003059F5">
            <w:rPr>
              <w:rStyle w:val="PlaceholderText"/>
              <w:rtl/>
            </w:rPr>
            <w:t>[תבנית חוזה]</w:t>
          </w:r>
        </w:p>
      </w:docPartBody>
    </w:docPart>
    <w:docPart>
      <w:docPartPr>
        <w:name w:val="493B3CBBA3884DC7B14D3885E0A89039"/>
        <w:category>
          <w:name w:val="כללי"/>
          <w:gallery w:val="placeholder"/>
        </w:category>
        <w:types>
          <w:type w:val="bbPlcHdr"/>
        </w:types>
        <w:behaviors>
          <w:behavior w:val="content"/>
        </w:behaviors>
        <w:guid w:val="{F84DB68C-F008-4BAF-8A62-68361AB1159F}"/>
      </w:docPartPr>
      <w:docPartBody>
        <w:p w:rsidR="0017417C" w:rsidRDefault="00484095" w:rsidP="00484095">
          <w:pPr>
            <w:pStyle w:val="493B3CBBA3884DC7B14D3885E0A89039"/>
          </w:pPr>
          <w:r w:rsidRPr="009D00D7">
            <w:rPr>
              <w:rStyle w:val="PlaceholderText"/>
              <w:rtl/>
            </w:rPr>
            <w:t>[שם הפרויקט]</w:t>
          </w:r>
        </w:p>
      </w:docPartBody>
    </w:docPart>
    <w:docPart>
      <w:docPartPr>
        <w:name w:val="4C0E83D9A644458DA8B91074FF4D082E"/>
        <w:category>
          <w:name w:val="כללי"/>
          <w:gallery w:val="placeholder"/>
        </w:category>
        <w:types>
          <w:type w:val="bbPlcHdr"/>
        </w:types>
        <w:behaviors>
          <w:behavior w:val="content"/>
        </w:behaviors>
        <w:guid w:val="{8A96E56F-6844-4074-8EBD-F11F1A50789C}"/>
      </w:docPartPr>
      <w:docPartBody>
        <w:p w:rsidR="0017417C" w:rsidRDefault="00484095" w:rsidP="00484095">
          <w:pPr>
            <w:pStyle w:val="4C0E83D9A644458DA8B91074FF4D082E"/>
          </w:pPr>
          <w:r w:rsidRPr="003059F5">
            <w:rPr>
              <w:rStyle w:val="PlaceholderText"/>
              <w:rtl/>
            </w:rPr>
            <w:t>[שם ספק]</w:t>
          </w:r>
        </w:p>
      </w:docPartBody>
    </w:docPart>
    <w:docPart>
      <w:docPartPr>
        <w:name w:val="BF5CC6093E7C42A2A0A6A13031AE4E69"/>
        <w:category>
          <w:name w:val="כללי"/>
          <w:gallery w:val="placeholder"/>
        </w:category>
        <w:types>
          <w:type w:val="bbPlcHdr"/>
        </w:types>
        <w:behaviors>
          <w:behavior w:val="content"/>
        </w:behaviors>
        <w:guid w:val="{458A76CE-10F9-456F-A419-FBA974187EC1}"/>
      </w:docPartPr>
      <w:docPartBody>
        <w:p w:rsidR="0017417C" w:rsidRDefault="00484095" w:rsidP="00484095">
          <w:pPr>
            <w:pStyle w:val="BF5CC6093E7C42A2A0A6A13031AE4E69"/>
          </w:pPr>
          <w:r w:rsidRPr="003059F5">
            <w:rPr>
              <w:rStyle w:val="PlaceholderText"/>
              <w:rtl/>
            </w:rPr>
            <w:t>[שם ספק]</w:t>
          </w:r>
        </w:p>
      </w:docPartBody>
    </w:docPart>
    <w:docPart>
      <w:docPartPr>
        <w:name w:val="A304CC357ABC40889B00F0EA4A9D3FB7"/>
        <w:category>
          <w:name w:val="כללי"/>
          <w:gallery w:val="placeholder"/>
        </w:category>
        <w:types>
          <w:type w:val="bbPlcHdr"/>
        </w:types>
        <w:behaviors>
          <w:behavior w:val="content"/>
        </w:behaviors>
        <w:guid w:val="{D1198B73-0EFB-434F-A07A-0C21C75BBEDB}"/>
      </w:docPartPr>
      <w:docPartBody>
        <w:p w:rsidR="0017417C" w:rsidRDefault="00484095" w:rsidP="00484095">
          <w:pPr>
            <w:pStyle w:val="A304CC357ABC40889B00F0EA4A9D3FB7"/>
          </w:pPr>
          <w:r w:rsidRPr="009C4355">
            <w:rPr>
              <w:rStyle w:val="PlaceholderText"/>
              <w:rtl/>
            </w:rPr>
            <w:t>[שם ספק]</w:t>
          </w:r>
        </w:p>
      </w:docPartBody>
    </w:docPart>
    <w:docPart>
      <w:docPartPr>
        <w:name w:val="0E13075D93A84DBFB6012F7FA582EA46"/>
        <w:category>
          <w:name w:val="כללי"/>
          <w:gallery w:val="placeholder"/>
        </w:category>
        <w:types>
          <w:type w:val="bbPlcHdr"/>
        </w:types>
        <w:behaviors>
          <w:behavior w:val="content"/>
        </w:behaviors>
        <w:guid w:val="{0D53A46A-B812-4726-A2BD-6906145564A5}"/>
      </w:docPartPr>
      <w:docPartBody>
        <w:p w:rsidR="0017417C" w:rsidRDefault="00484095" w:rsidP="00484095">
          <w:pPr>
            <w:pStyle w:val="0E13075D93A84DBFB6012F7FA582EA46"/>
          </w:pPr>
          <w:r w:rsidRPr="00C5438E">
            <w:rPr>
              <w:rStyle w:val="PlaceholderText"/>
              <w:rtl/>
            </w:rPr>
            <w:t>[צד א בחוזה]</w:t>
          </w:r>
        </w:p>
      </w:docPartBody>
    </w:docPart>
    <w:docPart>
      <w:docPartPr>
        <w:name w:val="CAC69DFCD86944D5A6FF01688E67D67F"/>
        <w:category>
          <w:name w:val="כללי"/>
          <w:gallery w:val="placeholder"/>
        </w:category>
        <w:types>
          <w:type w:val="bbPlcHdr"/>
        </w:types>
        <w:behaviors>
          <w:behavior w:val="content"/>
        </w:behaviors>
        <w:guid w:val="{93DF0471-DFFC-4320-AC68-E65FEF1642FC}"/>
      </w:docPartPr>
      <w:docPartBody>
        <w:p w:rsidR="0017417C" w:rsidRDefault="00484095" w:rsidP="00484095">
          <w:pPr>
            <w:pStyle w:val="CAC69DFCD86944D5A6FF01688E67D67F"/>
          </w:pPr>
          <w:r w:rsidRPr="003059F5">
            <w:rPr>
              <w:rStyle w:val="PlaceholderText"/>
              <w:rtl/>
            </w:rPr>
            <w:t>[שם ספק]</w:t>
          </w:r>
        </w:p>
      </w:docPartBody>
    </w:docPart>
    <w:docPart>
      <w:docPartPr>
        <w:name w:val="D5DF1E6D813F4DE6A0D104E388138952"/>
        <w:category>
          <w:name w:val="כללי"/>
          <w:gallery w:val="placeholder"/>
        </w:category>
        <w:types>
          <w:type w:val="bbPlcHdr"/>
        </w:types>
        <w:behaviors>
          <w:behavior w:val="content"/>
        </w:behaviors>
        <w:guid w:val="{443BB36E-C4B9-4A6C-B0CF-BB635F074CBF}"/>
      </w:docPartPr>
      <w:docPartBody>
        <w:p w:rsidR="0017417C" w:rsidRDefault="00484095" w:rsidP="00484095">
          <w:pPr>
            <w:pStyle w:val="D5DF1E6D813F4DE6A0D104E388138952"/>
          </w:pPr>
          <w:r w:rsidRPr="003059F5">
            <w:rPr>
              <w:rStyle w:val="PlaceholderText"/>
              <w:rtl/>
            </w:rPr>
            <w:t>[שם אתר]</w:t>
          </w:r>
        </w:p>
      </w:docPartBody>
    </w:docPart>
    <w:docPart>
      <w:docPartPr>
        <w:name w:val="4790D56F91A3400CAEB8731DB57C63B5"/>
        <w:category>
          <w:name w:val="כללי"/>
          <w:gallery w:val="placeholder"/>
        </w:category>
        <w:types>
          <w:type w:val="bbPlcHdr"/>
        </w:types>
        <w:behaviors>
          <w:behavior w:val="content"/>
        </w:behaviors>
        <w:guid w:val="{E34390BE-1B60-440F-AE27-7EF4D386CD69}"/>
      </w:docPartPr>
      <w:docPartBody>
        <w:p w:rsidR="0017417C" w:rsidRDefault="00484095" w:rsidP="00484095">
          <w:pPr>
            <w:pStyle w:val="4790D56F91A3400CAEB8731DB57C63B5"/>
          </w:pPr>
          <w:r w:rsidRPr="003059F5">
            <w:rPr>
              <w:rStyle w:val="PlaceholderText"/>
              <w:rtl/>
            </w:rPr>
            <w:t>[תיאור עבודה]</w:t>
          </w:r>
        </w:p>
      </w:docPartBody>
    </w:docPart>
    <w:docPart>
      <w:docPartPr>
        <w:name w:val="ABF50E1195B34C7993C3294F89DB1E5A"/>
        <w:category>
          <w:name w:val="כללי"/>
          <w:gallery w:val="placeholder"/>
        </w:category>
        <w:types>
          <w:type w:val="bbPlcHdr"/>
        </w:types>
        <w:behaviors>
          <w:behavior w:val="content"/>
        </w:behaviors>
        <w:guid w:val="{65A77846-5F98-448C-BF88-BC65DDEF0A26}"/>
      </w:docPartPr>
      <w:docPartBody>
        <w:p w:rsidR="0017417C" w:rsidRDefault="00484095" w:rsidP="00484095">
          <w:pPr>
            <w:pStyle w:val="ABF50E1195B34C7993C3294F89DB1E5A"/>
          </w:pPr>
          <w:r w:rsidRPr="009C4355">
            <w:rPr>
              <w:rStyle w:val="PlaceholderText"/>
              <w:rtl/>
            </w:rPr>
            <w:t>[שם ספק]</w:t>
          </w:r>
        </w:p>
      </w:docPartBody>
    </w:docPart>
    <w:docPart>
      <w:docPartPr>
        <w:name w:val="A86322C638344834B9EE871CF8791ACC"/>
        <w:category>
          <w:name w:val="כללי"/>
          <w:gallery w:val="placeholder"/>
        </w:category>
        <w:types>
          <w:type w:val="bbPlcHdr"/>
        </w:types>
        <w:behaviors>
          <w:behavior w:val="content"/>
        </w:behaviors>
        <w:guid w:val="{F70FEF07-0658-4623-8BDC-96A6D2DECBA9}"/>
      </w:docPartPr>
      <w:docPartBody>
        <w:p w:rsidR="0017417C" w:rsidRDefault="00484095" w:rsidP="00484095">
          <w:pPr>
            <w:pStyle w:val="A86322C638344834B9EE871CF8791ACC"/>
          </w:pPr>
          <w:r w:rsidRPr="00C5438E">
            <w:rPr>
              <w:rStyle w:val="PlaceholderText"/>
              <w:rtl/>
            </w:rPr>
            <w:t>[צד א בחוזה]</w:t>
          </w:r>
        </w:p>
      </w:docPartBody>
    </w:docPart>
    <w:docPart>
      <w:docPartPr>
        <w:name w:val="5A316CD70213437DB268587BF4AFD414"/>
        <w:category>
          <w:name w:val="כללי"/>
          <w:gallery w:val="placeholder"/>
        </w:category>
        <w:types>
          <w:type w:val="bbPlcHdr"/>
        </w:types>
        <w:behaviors>
          <w:behavior w:val="content"/>
        </w:behaviors>
        <w:guid w:val="{76DD5B86-731C-4413-8C17-307A469F21AD}"/>
      </w:docPartPr>
      <w:docPartBody>
        <w:p w:rsidR="0017417C" w:rsidRDefault="00484095" w:rsidP="00484095">
          <w:pPr>
            <w:pStyle w:val="5A316CD70213437DB268587BF4AFD414"/>
          </w:pPr>
          <w:r w:rsidRPr="003059F5">
            <w:rPr>
              <w:rStyle w:val="PlaceholderText"/>
              <w:rtl/>
            </w:rPr>
            <w:t>[שם אתר]</w:t>
          </w:r>
        </w:p>
      </w:docPartBody>
    </w:docPart>
    <w:docPart>
      <w:docPartPr>
        <w:name w:val="0C0001CC164A4390BD16A60FBD97792E"/>
        <w:category>
          <w:name w:val="כללי"/>
          <w:gallery w:val="placeholder"/>
        </w:category>
        <w:types>
          <w:type w:val="bbPlcHdr"/>
        </w:types>
        <w:behaviors>
          <w:behavior w:val="content"/>
        </w:behaviors>
        <w:guid w:val="{5B9EE2AD-AE5E-4FCB-8AB9-243D85B27CC2}"/>
      </w:docPartPr>
      <w:docPartBody>
        <w:p w:rsidR="0017417C" w:rsidRDefault="00484095" w:rsidP="00484095">
          <w:pPr>
            <w:pStyle w:val="0C0001CC164A4390BD16A60FBD97792E"/>
          </w:pPr>
          <w:r w:rsidRPr="003059F5">
            <w:rPr>
              <w:rStyle w:val="PlaceholderText"/>
              <w:rtl/>
            </w:rPr>
            <w:t>[תאריך חתימת חוזה]</w:t>
          </w:r>
        </w:p>
      </w:docPartBody>
    </w:docPart>
    <w:docPart>
      <w:docPartPr>
        <w:name w:val="CC0217BB342E4F3C9CBE30733DDBACBF"/>
        <w:category>
          <w:name w:val="כללי"/>
          <w:gallery w:val="placeholder"/>
        </w:category>
        <w:types>
          <w:type w:val="bbPlcHdr"/>
        </w:types>
        <w:behaviors>
          <w:behavior w:val="content"/>
        </w:behaviors>
        <w:guid w:val="{9C3C0476-A538-411C-8B28-759E6A6522A4}"/>
      </w:docPartPr>
      <w:docPartBody>
        <w:p w:rsidR="0017417C" w:rsidRDefault="00484095" w:rsidP="00484095">
          <w:pPr>
            <w:pStyle w:val="CC0217BB342E4F3C9CBE30733DDBACBF"/>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36F53"/>
    <w:rsid w:val="0017417C"/>
    <w:rsid w:val="0032380B"/>
    <w:rsid w:val="003D3172"/>
    <w:rsid w:val="00484095"/>
    <w:rsid w:val="006865A5"/>
    <w:rsid w:val="00896B0C"/>
    <w:rsid w:val="008C09F7"/>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8409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A63463E970C1443C92C1790F6B12BC1E">
    <w:name w:val="A63463E970C1443C92C1790F6B12BC1E"/>
    <w:rsid w:val="00484095"/>
    <w:pPr>
      <w:bidi/>
    </w:pPr>
  </w:style>
  <w:style w:type="paragraph" w:customStyle="1" w:styleId="C6AFC98E6AC341BFADBAA851F58CEBE5">
    <w:name w:val="C6AFC98E6AC341BFADBAA851F58CEBE5"/>
    <w:rsid w:val="00484095"/>
    <w:pPr>
      <w:bidi/>
    </w:pPr>
  </w:style>
  <w:style w:type="paragraph" w:customStyle="1" w:styleId="43FE4C324B3D4D45903EBE903CEA264B">
    <w:name w:val="43FE4C324B3D4D45903EBE903CEA264B"/>
    <w:rsid w:val="00484095"/>
    <w:pPr>
      <w:bidi/>
    </w:pPr>
  </w:style>
  <w:style w:type="paragraph" w:customStyle="1" w:styleId="62B894F6C7B6442598F0D71DFE4A06C3">
    <w:name w:val="62B894F6C7B6442598F0D71DFE4A06C3"/>
    <w:rsid w:val="00484095"/>
    <w:pPr>
      <w:bidi/>
    </w:pPr>
  </w:style>
  <w:style w:type="paragraph" w:customStyle="1" w:styleId="00911422858C4BCE8120469B9F47FB46">
    <w:name w:val="00911422858C4BCE8120469B9F47FB46"/>
    <w:rsid w:val="00484095"/>
    <w:pPr>
      <w:bidi/>
    </w:pPr>
  </w:style>
  <w:style w:type="paragraph" w:customStyle="1" w:styleId="2CE2ACED0BFA4946960641CABE43A153">
    <w:name w:val="2CE2ACED0BFA4946960641CABE43A153"/>
    <w:rsid w:val="00484095"/>
    <w:pPr>
      <w:bidi/>
    </w:pPr>
  </w:style>
  <w:style w:type="paragraph" w:customStyle="1" w:styleId="A8EBB78BD70E4147A6E024D307465996">
    <w:name w:val="A8EBB78BD70E4147A6E024D307465996"/>
    <w:rsid w:val="00484095"/>
    <w:pPr>
      <w:bidi/>
    </w:pPr>
  </w:style>
  <w:style w:type="paragraph" w:customStyle="1" w:styleId="0EA9C9DE71F845B5912A1725FC68507C">
    <w:name w:val="0EA9C9DE71F845B5912A1725FC68507C"/>
    <w:rsid w:val="00484095"/>
    <w:pPr>
      <w:bidi/>
    </w:pPr>
  </w:style>
  <w:style w:type="paragraph" w:customStyle="1" w:styleId="449910406AD04649A089B6776B01EE39">
    <w:name w:val="449910406AD04649A089B6776B01EE39"/>
    <w:rsid w:val="00484095"/>
    <w:pPr>
      <w:bidi/>
    </w:pPr>
  </w:style>
  <w:style w:type="paragraph" w:customStyle="1" w:styleId="6D573B38085E4F27BBEE62FCAA05CDEA">
    <w:name w:val="6D573B38085E4F27BBEE62FCAA05CDEA"/>
    <w:rsid w:val="00484095"/>
    <w:pPr>
      <w:bidi/>
    </w:pPr>
  </w:style>
  <w:style w:type="paragraph" w:customStyle="1" w:styleId="AE4C8CCBE3AE437E899D6B9676EDCC68">
    <w:name w:val="AE4C8CCBE3AE437E899D6B9676EDCC68"/>
    <w:rsid w:val="00484095"/>
    <w:pPr>
      <w:bidi/>
    </w:pPr>
  </w:style>
  <w:style w:type="paragraph" w:customStyle="1" w:styleId="7EF251697CC840548350BBFED0F57070">
    <w:name w:val="7EF251697CC840548350BBFED0F57070"/>
    <w:rsid w:val="00484095"/>
    <w:pPr>
      <w:bidi/>
    </w:pPr>
  </w:style>
  <w:style w:type="paragraph" w:customStyle="1" w:styleId="1FDF1D8AA4B04C80BEAA219E83A7584B">
    <w:name w:val="1FDF1D8AA4B04C80BEAA219E83A7584B"/>
    <w:rsid w:val="00484095"/>
    <w:pPr>
      <w:bidi/>
    </w:pPr>
  </w:style>
  <w:style w:type="paragraph" w:customStyle="1" w:styleId="A7CA960469F749199F3B2C54CF1A9265">
    <w:name w:val="A7CA960469F749199F3B2C54CF1A9265"/>
    <w:rsid w:val="00484095"/>
    <w:pPr>
      <w:bidi/>
    </w:pPr>
  </w:style>
  <w:style w:type="paragraph" w:customStyle="1" w:styleId="3E9AC458F0AD4E6F99C49B61DCA76E0B">
    <w:name w:val="3E9AC458F0AD4E6F99C49B61DCA76E0B"/>
    <w:rsid w:val="00484095"/>
    <w:pPr>
      <w:bidi/>
    </w:pPr>
  </w:style>
  <w:style w:type="paragraph" w:customStyle="1" w:styleId="10705BC072A046779B9DB4F78C4AA80E">
    <w:name w:val="10705BC072A046779B9DB4F78C4AA80E"/>
    <w:rsid w:val="00484095"/>
    <w:pPr>
      <w:bidi/>
    </w:pPr>
  </w:style>
  <w:style w:type="paragraph" w:customStyle="1" w:styleId="28993B0D0D99400CA683509190390439">
    <w:name w:val="28993B0D0D99400CA683509190390439"/>
    <w:rsid w:val="00484095"/>
    <w:pPr>
      <w:bidi/>
    </w:pPr>
  </w:style>
  <w:style w:type="paragraph" w:customStyle="1" w:styleId="38DEE435A4564A34BE08AC20DD54EA0B">
    <w:name w:val="38DEE435A4564A34BE08AC20DD54EA0B"/>
    <w:rsid w:val="00484095"/>
    <w:pPr>
      <w:bidi/>
    </w:pPr>
  </w:style>
  <w:style w:type="paragraph" w:customStyle="1" w:styleId="50E75B7FA0CF407E96BF60E336CDFEAB">
    <w:name w:val="50E75B7FA0CF407E96BF60E336CDFEAB"/>
    <w:rsid w:val="00484095"/>
    <w:pPr>
      <w:bidi/>
    </w:pPr>
  </w:style>
  <w:style w:type="paragraph" w:customStyle="1" w:styleId="C90C6D5F57904A9F98D8FC1F0E1255E6">
    <w:name w:val="C90C6D5F57904A9F98D8FC1F0E1255E6"/>
    <w:rsid w:val="00484095"/>
    <w:pPr>
      <w:bidi/>
    </w:pPr>
  </w:style>
  <w:style w:type="paragraph" w:customStyle="1" w:styleId="2A07816C64164479A9BE8C7C16EF893F">
    <w:name w:val="2A07816C64164479A9BE8C7C16EF893F"/>
    <w:rsid w:val="00484095"/>
    <w:pPr>
      <w:bidi/>
    </w:pPr>
  </w:style>
  <w:style w:type="paragraph" w:customStyle="1" w:styleId="C7F676F76F6944889D0E3B70A6DB9319">
    <w:name w:val="C7F676F76F6944889D0E3B70A6DB9319"/>
    <w:rsid w:val="00484095"/>
    <w:pPr>
      <w:bidi/>
    </w:pPr>
  </w:style>
  <w:style w:type="paragraph" w:customStyle="1" w:styleId="493B3CBBA3884DC7B14D3885E0A89039">
    <w:name w:val="493B3CBBA3884DC7B14D3885E0A89039"/>
    <w:rsid w:val="00484095"/>
    <w:pPr>
      <w:bidi/>
    </w:pPr>
  </w:style>
  <w:style w:type="paragraph" w:customStyle="1" w:styleId="4C0E83D9A644458DA8B91074FF4D082E">
    <w:name w:val="4C0E83D9A644458DA8B91074FF4D082E"/>
    <w:rsid w:val="00484095"/>
    <w:pPr>
      <w:bidi/>
    </w:pPr>
  </w:style>
  <w:style w:type="paragraph" w:customStyle="1" w:styleId="BF5CC6093E7C42A2A0A6A13031AE4E69">
    <w:name w:val="BF5CC6093E7C42A2A0A6A13031AE4E69"/>
    <w:rsid w:val="00484095"/>
    <w:pPr>
      <w:bidi/>
    </w:pPr>
  </w:style>
  <w:style w:type="paragraph" w:customStyle="1" w:styleId="A304CC357ABC40889B00F0EA4A9D3FB7">
    <w:name w:val="A304CC357ABC40889B00F0EA4A9D3FB7"/>
    <w:rsid w:val="00484095"/>
    <w:pPr>
      <w:bidi/>
    </w:pPr>
  </w:style>
  <w:style w:type="paragraph" w:customStyle="1" w:styleId="AB33CF0E7CB34795A6CC13DA4C0D9059">
    <w:name w:val="AB33CF0E7CB34795A6CC13DA4C0D9059"/>
    <w:rsid w:val="00484095"/>
    <w:pPr>
      <w:bidi/>
    </w:pPr>
  </w:style>
  <w:style w:type="paragraph" w:customStyle="1" w:styleId="99D03293435C4A94A37FDC7E554CCE72">
    <w:name w:val="99D03293435C4A94A37FDC7E554CCE72"/>
    <w:rsid w:val="00484095"/>
    <w:pPr>
      <w:bidi/>
    </w:pPr>
  </w:style>
  <w:style w:type="paragraph" w:customStyle="1" w:styleId="48C91A4BE922422E800CA21DE3D8EBF5">
    <w:name w:val="48C91A4BE922422E800CA21DE3D8EBF5"/>
    <w:rsid w:val="00484095"/>
    <w:pPr>
      <w:bidi/>
    </w:pPr>
  </w:style>
  <w:style w:type="paragraph" w:customStyle="1" w:styleId="E5DECD84628F4A68BE24FB8C1A5397E4">
    <w:name w:val="E5DECD84628F4A68BE24FB8C1A5397E4"/>
    <w:rsid w:val="00484095"/>
    <w:pPr>
      <w:bidi/>
    </w:pPr>
  </w:style>
  <w:style w:type="paragraph" w:customStyle="1" w:styleId="0E13075D93A84DBFB6012F7FA582EA46">
    <w:name w:val="0E13075D93A84DBFB6012F7FA582EA46"/>
    <w:rsid w:val="00484095"/>
    <w:pPr>
      <w:bidi/>
    </w:pPr>
  </w:style>
  <w:style w:type="paragraph" w:customStyle="1" w:styleId="CAC69DFCD86944D5A6FF01688E67D67F">
    <w:name w:val="CAC69DFCD86944D5A6FF01688E67D67F"/>
    <w:rsid w:val="00484095"/>
    <w:pPr>
      <w:bidi/>
    </w:pPr>
  </w:style>
  <w:style w:type="paragraph" w:customStyle="1" w:styleId="D5DF1E6D813F4DE6A0D104E388138952">
    <w:name w:val="D5DF1E6D813F4DE6A0D104E388138952"/>
    <w:rsid w:val="00484095"/>
    <w:pPr>
      <w:bidi/>
    </w:pPr>
  </w:style>
  <w:style w:type="paragraph" w:customStyle="1" w:styleId="4790D56F91A3400CAEB8731DB57C63B5">
    <w:name w:val="4790D56F91A3400CAEB8731DB57C63B5"/>
    <w:rsid w:val="00484095"/>
    <w:pPr>
      <w:bidi/>
    </w:pPr>
  </w:style>
  <w:style w:type="paragraph" w:customStyle="1" w:styleId="ABF50E1195B34C7993C3294F89DB1E5A">
    <w:name w:val="ABF50E1195B34C7993C3294F89DB1E5A"/>
    <w:rsid w:val="00484095"/>
    <w:pPr>
      <w:bidi/>
    </w:pPr>
  </w:style>
  <w:style w:type="paragraph" w:customStyle="1" w:styleId="A86322C638344834B9EE871CF8791ACC">
    <w:name w:val="A86322C638344834B9EE871CF8791ACC"/>
    <w:rsid w:val="00484095"/>
    <w:pPr>
      <w:bidi/>
    </w:pPr>
  </w:style>
  <w:style w:type="paragraph" w:customStyle="1" w:styleId="5A316CD70213437DB268587BF4AFD414">
    <w:name w:val="5A316CD70213437DB268587BF4AFD414"/>
    <w:rsid w:val="00484095"/>
    <w:pPr>
      <w:bidi/>
    </w:pPr>
  </w:style>
  <w:style w:type="paragraph" w:customStyle="1" w:styleId="0C0001CC164A4390BD16A60FBD97792E">
    <w:name w:val="0C0001CC164A4390BD16A60FBD97792E"/>
    <w:rsid w:val="00484095"/>
    <w:pPr>
      <w:bidi/>
    </w:pPr>
  </w:style>
  <w:style w:type="paragraph" w:customStyle="1" w:styleId="CC0217BB342E4F3C9CBE30733DDBACBF">
    <w:name w:val="CC0217BB342E4F3C9CBE30733DDBACBF"/>
    <w:rsid w:val="0048409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5C804570-7E2C-4C37-98E8-1A51D33696A2}"/>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81709D4C-33DC-48CC-AC7E-130A245806EE}">
  <ds:schemaRefs>
    <ds:schemaRef ds:uri="http://purl.org/dc/elements/1.1/"/>
    <ds:schemaRef ds:uri="http://www.w3.org/XML/1998/namespace"/>
    <ds:schemaRef ds:uri="e82e0497-401b-493b-ab66-61f85c09ed30"/>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http://schemas.microsoft.com/sharepoint/v3"/>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9FF56C77-2337-43C0-B207-9419D3D58D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5AE17C6-1AEB-4180-95A3-DAF72E0299AD}">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36</Pages>
  <Words>10563</Words>
  <Characters>52818</Characters>
  <Application>Microsoft Office Word</Application>
  <DocSecurity>0</DocSecurity>
  <Lines>440</Lines>
  <Paragraphs>126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63255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13</cp:revision>
  <dcterms:created xsi:type="dcterms:W3CDTF">2021-07-18T12:03:00Z</dcterms:created>
  <dcterms:modified xsi:type="dcterms:W3CDTF">2021-08-17T11:27:00Z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7e95ecc1-e56e-498b-b1c8-de389358c491</vt:lpwstr>
  </property>
</Properties>
</file>