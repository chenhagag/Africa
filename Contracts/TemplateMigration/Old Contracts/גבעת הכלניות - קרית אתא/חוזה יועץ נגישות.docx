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A7109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bookmarkStart w:id="0" w:name="_GoBack"/>
    </w:p>
    <w:bookmarkEnd w:id="0"/>
    <w:p w14:paraId="393484D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ED8FBF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3B29E280" wp14:editId="50E323E9">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554797C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696DE6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DFBE5C"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96A332"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FF6B7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10CB685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6E817C"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6A4E82"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52B09C"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4E3347"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970B091003747E4836FA045B6EFF7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F120622" w14:textId="77777777" w:rsidR="00FC5090" w:rsidRPr="008E610C" w:rsidRDefault="0094364E"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Avi Cohen" w:date="2021-08-03T16:39:00Z">
            <w:r>
              <w:rPr>
                <w:rFonts w:ascii="Times New Roman" w:eastAsia="Times New Roman" w:hAnsi="Times New Roman" w:cs="David"/>
                <w:bCs/>
                <w:color w:val="00B0F0"/>
                <w:sz w:val="24"/>
                <w:szCs w:val="24"/>
                <w:u w:val="single"/>
                <w:rtl/>
                <w:lang w:eastAsia="he-IL"/>
              </w:rPr>
              <w:t>גבעת הכלניות ( טרם ניתן שם לפרויקט )</w:t>
            </w:r>
          </w:ins>
        </w:p>
      </w:sdtContent>
    </w:sdt>
    <w:p w14:paraId="118209F1"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4C40FE2"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30A226D2"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0E08446C9890437AB5380797D9AAD7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7B81856" w14:textId="77777777" w:rsidR="00FC5090" w:rsidRPr="008E610C" w:rsidRDefault="0094364E"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2" w:author="Avi Cohen" w:date="2021-08-03T16:39:00Z">
            <w:r>
              <w:rPr>
                <w:rFonts w:ascii="Times New Roman" w:eastAsia="Times New Roman" w:hAnsi="Times New Roman" w:cs="David"/>
                <w:bCs/>
                <w:color w:val="00B0F0"/>
                <w:sz w:val="24"/>
                <w:szCs w:val="24"/>
                <w:u w:val="single"/>
                <w:rtl/>
                <w:lang w:eastAsia="he-IL"/>
              </w:rPr>
              <w:t>גבעת הכלניות</w:t>
            </w:r>
          </w:ins>
        </w:p>
      </w:sdtContent>
    </w:sdt>
    <w:p w14:paraId="4C8A711C"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6221F2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120F2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DC524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4CC14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9FEB6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16BF1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AE763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F98B5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63A2B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66D22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97E89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C205C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655E5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E20E4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4A49E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01FED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9AEC8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70D02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ED812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80254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2327E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BDABB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71888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8FCFC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21ECB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83EF6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83BC4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DAA75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355198D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660E505" w14:textId="77777777"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0-07T00:00:00Z">
            <w:dateFormat w:val="dd/MM/yyyy"/>
            <w:lid w:val="he-IL"/>
            <w:storeMappedDataAs w:val="dateTime"/>
            <w:calendar w:val="gregorian"/>
          </w:date>
        </w:sdtPr>
        <w:sdtEndPr/>
        <w:sdtContent>
          <w:ins w:id="3" w:author="Avi Cohen" w:date="2021-08-03T16:40:00Z">
            <w:r w:rsidR="0094364E">
              <w:rPr>
                <w:rFonts w:ascii="Times New Roman" w:eastAsia="Times New Roman" w:hAnsi="Times New Roman" w:cs="David" w:hint="cs"/>
                <w:color w:val="800080"/>
                <w:sz w:val="24"/>
                <w:szCs w:val="24"/>
                <w:rtl/>
                <w:lang w:eastAsia="he-IL"/>
              </w:rPr>
              <w:t>‏07/10/2021</w:t>
            </w:r>
          </w:ins>
        </w:sdtContent>
      </w:sdt>
    </w:p>
    <w:p w14:paraId="1E3EA8CA"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64DE1B2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7C4BC33"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74D53C"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4A251711" w14:textId="77777777" w:rsidR="00FC5090" w:rsidRDefault="0094364E"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1685239962"/>
          <w:placeholder>
            <w:docPart w:val="E5E15C3F1D6D4EDF86BCD03352A54B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FC5090" w:rsidRPr="008E610C">
            <w:rPr>
              <w:rStyle w:val="PlaceholderText"/>
              <w:color w:val="00B0F0"/>
              <w:rtl/>
            </w:rPr>
            <w:t>[צד א בחוזה]</w:t>
          </w:r>
        </w:sdtContent>
      </w:sdt>
      <w:r w:rsidR="00FC5090" w:rsidRPr="009C6F6C">
        <w:rPr>
          <w:rFonts w:ascii="Times New Roman" w:eastAsia="Times New Roman" w:hAnsi="Times New Roman" w:cs="David" w:hint="cs"/>
          <w:sz w:val="20"/>
          <w:szCs w:val="24"/>
          <w:rtl/>
          <w:lang w:eastAsia="he-IL"/>
        </w:rPr>
        <w:t xml:space="preserve"> </w:t>
      </w:r>
    </w:p>
    <w:p w14:paraId="0BF2D0D4"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7D420CD5"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69F353F1"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6E83B76"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063E01D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3D8BAF8" w14:textId="77777777" w:rsidR="00FC5090" w:rsidRDefault="0094364E"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363826986"/>
          <w:placeholder>
            <w:docPart w:val="5A840B3F642E4786914A0ADA022A5B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FC5090" w:rsidRPr="00EE48BB">
            <w:rPr>
              <w:rStyle w:val="PlaceholderText"/>
              <w:color w:val="00B0F0"/>
              <w:rtl/>
            </w:rPr>
            <w:t>[צדדים נוספים]</w:t>
          </w:r>
        </w:sdtContent>
      </w:sdt>
    </w:p>
    <w:p w14:paraId="7C898239" w14:textId="77777777"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4255C582"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6F86EF5B"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6995BD0" w14:textId="77777777"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p>
    <w:p w14:paraId="646407D0"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6C8C9AD0"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691C1F1D"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למונחים הבאים יהא הפרוש הנקוב בצידם דהיינו:</w:t>
      </w:r>
    </w:p>
    <w:p w14:paraId="76E2779E"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913F1A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3D2AFDF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55DEC8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"התכנית" </w:t>
      </w:r>
      <w:r w:rsidRPr="009C6F6C">
        <w:rPr>
          <w:rFonts w:ascii="Times New Roman" w:eastAsia="Times New Roman" w:hAnsi="Times New Roman" w:cs="David"/>
          <w:sz w:val="20"/>
          <w:szCs w:val="24"/>
          <w:rtl/>
          <w:lang w:eastAsia="he-IL"/>
        </w:rPr>
        <w:t>/</w:t>
      </w:r>
    </w:p>
    <w:p w14:paraId="6F48FF2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5E70F61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E9D0341"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892B1F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C283BD"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57449AD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F3FD64"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144CF1B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6E2EF25"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שירותי</w:t>
      </w:r>
    </w:p>
    <w:p w14:paraId="2AFD589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543BDC1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17772C4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EA9C66"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מנהל הפרויקט שיקבע ע"י המזמין וכן מי שנתמנה ע"י המזמין לשמש כמנהלו לצורך חוזה זה באופן כללי או למטרה מסוימת וכן כל מי שיקבע </w:t>
      </w:r>
      <w:r w:rsidRPr="009C6F6C">
        <w:rPr>
          <w:rFonts w:ascii="Times New Roman" w:eastAsia="Times New Roman" w:hAnsi="Times New Roman" w:cs="David"/>
          <w:sz w:val="20"/>
          <w:szCs w:val="24"/>
          <w:rtl/>
          <w:lang w:eastAsia="he-IL"/>
        </w:rPr>
        <w:lastRenderedPageBreak/>
        <w:t>ע"י המנהל לצרכים כאמור.</w:t>
      </w:r>
    </w:p>
    <w:p w14:paraId="307ED18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C38945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719F89D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78252C"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6C36CCA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0D55B09C"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B64FC0F"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5C26857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CDA3085"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69842A7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0E5D1FE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9C7A4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7F0C3F46"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w:t>
      </w:r>
    </w:p>
    <w:p w14:paraId="13E44AD5"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8177E2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784FA7E2"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22E883C3"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D1390A7"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02A13515"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D7E1502"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68F8D846"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2D8DF196"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3979E082"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13A6ACFA"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C46ACD0"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E609808" w14:textId="77777777"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1AB5371C"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350FFC99" w14:textId="77777777"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415A41BD"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w:t>
      </w:r>
      <w:r w:rsidR="00141D80">
        <w:rPr>
          <w:rFonts w:ascii="Times New Roman" w:eastAsia="Times New Roman" w:hAnsi="Times New Roman" w:cs="David"/>
          <w:bCs/>
          <w:sz w:val="20"/>
          <w:szCs w:val="24"/>
          <w:u w:val="single"/>
          <w:rtl/>
          <w:lang w:eastAsia="he-IL"/>
        </w:rPr>
        <w:t>יועץ</w:t>
      </w:r>
    </w:p>
    <w:p w14:paraId="3E98C66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6012A7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75C74CD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79DC52C9"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1460D22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616AA94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53ED392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4EB73D2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66B1D7C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FB012F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30D4322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579499E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7AE1BC76"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"רמדורנט"</w:t>
      </w:r>
      <w:r w:rsidRPr="009C6F6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4107F0E1"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68B0C4D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607D96B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hint="cs"/>
          <w:b/>
          <w:sz w:val="20"/>
          <w:szCs w:val="24"/>
          <w:rtl/>
          <w:lang w:eastAsia="he-IL"/>
        </w:rPr>
        <w:t>המצ"ב,</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D0D014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06F66C6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6A9E8C3"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F535AE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BD3367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60DE732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50F4E19B"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5D7FDEDC"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0D9578D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3A4883B4"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0AF15674"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678E4D3F"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ליתן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59365110"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13D0B13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482BAC7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w:t>
      </w:r>
    </w:p>
    <w:p w14:paraId="4E83A25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 xml:space="preserve">י </w:t>
      </w:r>
      <w:r w:rsidRPr="009C6F6C">
        <w:rPr>
          <w:rFonts w:ascii="Times New Roman" w:eastAsia="Times New Roman" w:hAnsi="Times New Roman" w:cs="David" w:hint="cs"/>
          <w:sz w:val="20"/>
          <w:szCs w:val="24"/>
          <w:rtl/>
          <w:lang w:eastAsia="he-IL"/>
        </w:rPr>
        <w:lastRenderedPageBreak/>
        <w:t>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2AF72F3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67DBC58B"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753660E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42305DF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5492149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032BC2D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40DF5700"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5319761D"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2D5229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159C8520"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30ABCBAE"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9B1AEB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4089BBBD" w14:textId="77777777"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7EF4202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7682072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75594998"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7D6931BE"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7A64B05"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5198E88A"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r w:rsidRPr="009C6F6C">
        <w:rPr>
          <w:rFonts w:ascii="Times New Roman" w:eastAsia="Times New Roman" w:hAnsi="Times New Roman" w:cs="David" w:hint="cs"/>
          <w:b/>
          <w:sz w:val="20"/>
          <w:szCs w:val="24"/>
          <w:rtl/>
          <w:lang w:eastAsia="he-IL"/>
        </w:rPr>
        <w:t xml:space="preserve">המצ"ב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721DDB49"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7E72619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051721F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637E020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74209A7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1D28B7E"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253E268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5C590D5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5F62A072"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רמדורנט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5B2125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7B75DCFB"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73AB796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w:t>
      </w: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145E285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7B3E27B5"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1A863B00"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2A922660"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43D6ED44" w14:textId="77777777"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75932FB" w14:textId="77777777"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2405828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026D497E"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קוי בתכנון ו/או באומדן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35A90F1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31B48E3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6BFDE6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39C488F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43C61F8D" w14:textId="77777777"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22B53F30"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1E45DB8C"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9044BCB" w14:textId="77777777" w:rsidR="00AF1BE1" w:rsidRPr="00013687" w:rsidRDefault="00AF1BE1" w:rsidP="00AF1BE1">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w:t>
      </w:r>
      <w:r w:rsidRPr="00013687">
        <w:rPr>
          <w:rFonts w:eastAsia="Times New Roman" w:cs="David" w:hint="cs"/>
          <w:color w:val="auto"/>
          <w:szCs w:val="24"/>
          <w:rtl/>
        </w:rPr>
        <w:lastRenderedPageBreak/>
        <w:t>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34DCA4F5" w14:textId="77777777" w:rsidR="00AF1BE1" w:rsidRPr="00013687" w:rsidRDefault="00AF1BE1" w:rsidP="00AF1BE1">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0FB10860" w14:textId="77777777" w:rsidR="00AF1BE1" w:rsidRPr="00013687" w:rsidRDefault="00AF1BE1" w:rsidP="00AF1BE1">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59AF54A"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4C0C403"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22CA6C5"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6069AD3"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66E6086"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379E6A6"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6922C58"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0BC1519"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A820D7E"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0A4C511A"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2CCFFA0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1B6F4F8"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2E0AA8F"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FFBE8F9"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E2554B4"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92F325E"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2AC03BC"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C1816FE" w14:textId="77777777" w:rsidR="00AF1BE1" w:rsidRPr="00A42052"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336E3FE" w14:textId="77777777"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BD55953"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12D074A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6218310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551D341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C63C3FF"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7A62FA94"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42340404"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w:t>
      </w:r>
      <w:r w:rsidRPr="009C6F6C">
        <w:rPr>
          <w:rFonts w:ascii="Times New Roman" w:eastAsia="Times New Roman" w:hAnsi="Times New Roman" w:cs="David"/>
          <w:sz w:val="20"/>
          <w:szCs w:val="24"/>
          <w:rtl/>
          <w:lang w:eastAsia="he-IL"/>
        </w:rPr>
        <w:lastRenderedPageBreak/>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608AD7DB"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4987D48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7AF2504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י הדין ו/או מכח צו הרחבה ו/או מכח הסכם כלשהו על עובד</w:t>
      </w:r>
      <w:r w:rsidRPr="009C6F6C">
        <w:rPr>
          <w:rFonts w:ascii="Times New Roman" w:eastAsia="Times New Roman" w:hAnsi="Times New Roman" w:cs="David" w:hint="cs"/>
          <w:sz w:val="20"/>
          <w:szCs w:val="24"/>
          <w:rtl/>
          <w:lang w:eastAsia="he-IL"/>
        </w:rPr>
        <w:t>.</w:t>
      </w:r>
    </w:p>
    <w:p w14:paraId="3CFECE4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63D021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ישא לבדו </w:t>
      </w:r>
      <w:r w:rsidRPr="009C6F6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D85127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521C28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6B30C5CD"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492146FA"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1CACC84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2B8B1A84"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w:t>
      </w:r>
      <w:r w:rsidRPr="009C6F6C">
        <w:rPr>
          <w:rFonts w:ascii="Times New Roman" w:eastAsia="Times New Roman" w:hAnsi="Times New Roman" w:cs="David"/>
          <w:sz w:val="20"/>
          <w:szCs w:val="24"/>
          <w:rtl/>
          <w:lang w:eastAsia="he-IL"/>
        </w:rPr>
        <w:lastRenderedPageBreak/>
        <w:t>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1284F693"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11F416DC"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5C1DA4E7"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784C077C"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17C80A8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0486E80"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25C40AB4"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6CDB6BF0"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38C8BA25"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p>
    <w:p w14:paraId="0799DCE9"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נבצר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מהמנהל הראשי לקיים את ה</w:t>
      </w:r>
      <w:r w:rsidRPr="009C6F6C">
        <w:rPr>
          <w:rFonts w:ascii="Times New Roman" w:eastAsia="Times New Roman" w:hAnsi="Times New Roman" w:cs="David" w:hint="cs"/>
          <w:sz w:val="20"/>
          <w:szCs w:val="24"/>
          <w:rtl/>
          <w:lang w:eastAsia="he-IL"/>
        </w:rPr>
        <w:t xml:space="preserve">וראות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יחול הסעיף 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לפעולה משפטית או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אם ארע אירוע דומה.</w:t>
      </w:r>
    </w:p>
    <w:p w14:paraId="34BC845A"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חל שינוי בהחזקת המניות ו/או בהרכב המנהלים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F2E42E4"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6CC908A1"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775D069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46D2C3A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1EA957D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619C332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062C9F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8EAD310"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3AFC77B"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9849C24"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0F66DE7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7871E08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43BED48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AEC689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2A75DE2C"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6D90BFD" w14:textId="77777777"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w:t>
      </w:r>
      <w:r w:rsidR="00141D80">
        <w:rPr>
          <w:rFonts w:ascii="Times New Roman" w:eastAsia="Times New Roman" w:hAnsi="Times New Roman" w:cs="David"/>
          <w:bCs/>
          <w:sz w:val="20"/>
          <w:szCs w:val="24"/>
          <w:u w:val="single"/>
          <w:rtl/>
          <w:lang w:eastAsia="he-IL"/>
        </w:rPr>
        <w:t>יועץ</w:t>
      </w:r>
    </w:p>
    <w:p w14:paraId="4FAD9FC2"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52D6ADD1"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10D70AB0"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24C1BAA9"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3722AC2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832337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48EC84D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שלוחיו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34B1F411"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29ED0B97"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05E26A6A"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5A190DB8"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0E3021F1"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6792C2B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0444A7B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58E405E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3EC26B1F"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3944AB2"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2B025E9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14F47F9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02D03D9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כויתור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כויתור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09D7B35C"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33087A4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674907C6"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77BC14C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0575F05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י חוזה זה. וזאת מבלי לגרוע מהאמור להלן בסיפא לס"ק זה.</w:t>
      </w:r>
    </w:p>
    <w:p w14:paraId="1892B9CA" w14:textId="77777777"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4FEE2EF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F8D40A6"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68F62EF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4774B3F0" w14:textId="77777777" w:rsid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327E1D7"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C0FE547"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8DB850C"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88BF64C" w14:textId="77777777" w:rsidR="00FC5090" w:rsidRPr="009C6F6C"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C74B2C1"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xml:space="preserve">, ואם </w:t>
      </w:r>
      <w:r w:rsidRPr="009C6F6C">
        <w:rPr>
          <w:rFonts w:ascii="Times New Roman" w:eastAsia="Times New Roman" w:hAnsi="Times New Roman" w:cs="David"/>
          <w:sz w:val="20"/>
          <w:szCs w:val="24"/>
          <w:rtl/>
          <w:lang w:eastAsia="he-IL"/>
        </w:rPr>
        <w:lastRenderedPageBreak/>
        <w:t>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13FA546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ולראיה באו הצדדים על החתום:</w:t>
      </w:r>
    </w:p>
    <w:p w14:paraId="0583E4E9"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FF15FB0" w14:textId="77777777" w:rsidR="009C6F6C"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521D8">
        <w:rPr>
          <w:rFonts w:ascii="Times New Roman" w:eastAsia="Times New Roman" w:hAnsi="Times New Roman" w:cs="David"/>
          <w:sz w:val="24"/>
          <w:szCs w:val="24"/>
          <w:rtl/>
          <w:lang w:eastAsia="he-IL"/>
        </w:rPr>
        <w:tab/>
      </w:r>
    </w:p>
    <w:p w14:paraId="59F0C0BF" w14:textId="77777777" w:rsidR="00FC5090" w:rsidRPr="009C6F6C" w:rsidRDefault="00FC5090" w:rsidP="00E1739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177395125"/>
          <w:placeholder>
            <w:docPart w:val="C78DCCC7C7BC4F03BAB0D20362496C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1739D" w:rsidRPr="00E1739D">
            <w:rPr>
              <w:rStyle w:val="PlaceholderText"/>
              <w:color w:val="00B0F0"/>
              <w:u w:val="single"/>
              <w:rtl/>
            </w:rPr>
            <w:t>[שם ספק]</w:t>
          </w:r>
        </w:sdtContent>
      </w:sdt>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u w:val="single"/>
            <w:rtl/>
            <w:lang w:eastAsia="he-IL"/>
          </w:rPr>
          <w:alias w:val="שם צד א"/>
          <w:tag w:val="cmtTzadAName"/>
          <w:id w:val="299034985"/>
          <w:placeholder>
            <w:docPart w:val="121628505B204A37B3070DDA89D063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E1739D" w:rsidRPr="00E1739D">
            <w:rPr>
              <w:rStyle w:val="PlaceholderText"/>
              <w:color w:val="00B0F0"/>
              <w:u w:val="single"/>
              <w:rtl/>
            </w:rPr>
            <w:t>[שם צד א]</w:t>
          </w:r>
        </w:sdtContent>
      </w:sdt>
    </w:p>
    <w:p w14:paraId="041F491D"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3F449C53"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462DFE3C"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6D7F14B8" w14:textId="77777777"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3F4AB747"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65EFF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1B2BF86"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16A62C0"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95B4F3D"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EFBE227"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01FC9E8"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lastRenderedPageBreak/>
        <w:t>נספח ''א''</w:t>
      </w:r>
    </w:p>
    <w:p w14:paraId="3E91BE05"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78339F81"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6F7B01F6"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071BFF"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 w:author="Avi Cohen" w:date="2021-08-03T16:40:00Z">
            <w:r w:rsidR="0094364E">
              <w:rPr>
                <w:rFonts w:ascii="Times New Roman" w:eastAsia="Times New Roman" w:hAnsi="Times New Roman" w:cs="David" w:hint="cs"/>
                <w:color w:val="00B0F0"/>
                <w:sz w:val="24"/>
                <w:szCs w:val="24"/>
                <w:rtl/>
                <w:lang w:eastAsia="he-IL"/>
              </w:rPr>
              <w:t>קרית אתא</w:t>
            </w:r>
          </w:ins>
        </w:sdtContent>
      </w:sdt>
      <w:r w:rsidRPr="00FC509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5" w:author="Avi Cohen" w:date="2021-08-03T16:39:00Z">
            <w:r w:rsidR="0094364E">
              <w:rPr>
                <w:rFonts w:ascii="Times New Roman" w:eastAsia="Times New Roman" w:hAnsi="Times New Roman" w:cs="David" w:hint="cs"/>
                <w:color w:val="00B0F0"/>
                <w:sz w:val="24"/>
                <w:szCs w:val="24"/>
                <w:rtl/>
              </w:rPr>
              <w:t>גבעת הכלניות</w:t>
            </w:r>
          </w:ins>
        </w:sdtContent>
      </w:sdt>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6" w:author="Avi Cohen" w:date="2021-08-03T16:39:00Z">
            <w:r w:rsidR="0094364E">
              <w:rPr>
                <w:rFonts w:ascii="Times New Roman" w:eastAsia="Times New Roman" w:hAnsi="Times New Roman" w:cs="David" w:hint="cs"/>
                <w:color w:val="00B0F0"/>
                <w:sz w:val="24"/>
                <w:szCs w:val="24"/>
                <w:rtl/>
              </w:rPr>
              <w:t>גבעת הכלניות ( טרם ניתן שם לפרויקט )</w:t>
            </w:r>
          </w:ins>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4C9F98C"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776FFE"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התכנית</w:t>
      </w:r>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7" w:author="Avi Cohen" w:date="2021-08-03T16:41:00Z">
            <w:r w:rsidR="0094364E">
              <w:rPr>
                <w:rFonts w:ascii="Times New Roman" w:eastAsia="Times New Roman" w:hAnsi="Times New Roman" w:cs="David" w:hint="cs"/>
                <w:color w:val="008000"/>
                <w:sz w:val="24"/>
                <w:szCs w:val="24"/>
                <w:rtl/>
              </w:rPr>
              <w:t>כ/248</w:t>
            </w:r>
          </w:ins>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8" w:author="Avi Cohen" w:date="2021-08-03T16:41:00Z">
            <w:r w:rsidR="0094364E">
              <w:rPr>
                <w:rFonts w:ascii="Times New Roman" w:eastAsia="Times New Roman" w:hAnsi="Times New Roman" w:cs="David" w:hint="cs"/>
                <w:sz w:val="24"/>
                <w:szCs w:val="24"/>
                <w:rtl/>
                <w:lang w:eastAsia="he-IL"/>
              </w:rPr>
              <w:t>10255  מג  57-65</w:t>
            </w:r>
          </w:ins>
        </w:sdtContent>
      </w:sdt>
      <w:r w:rsidRPr="00FC5090">
        <w:rPr>
          <w:rFonts w:ascii="Times New Roman" w:eastAsia="Times New Roman" w:hAnsi="Times New Roman" w:cs="David" w:hint="cs"/>
          <w:sz w:val="24"/>
          <w:szCs w:val="24"/>
          <w:rtl/>
          <w:lang w:eastAsia="he-IL"/>
        </w:rPr>
        <w:t>.</w:t>
      </w:r>
    </w:p>
    <w:p w14:paraId="181007C4"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לתכנית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A06AF4A"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D7F6F7E"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9" w:author="Avi Cohen" w:date="2021-08-03T16:40:00Z">
            <w:r w:rsidR="0094364E">
              <w:rPr>
                <w:rFonts w:ascii="Times New Roman" w:eastAsia="Times New Roman" w:hAnsi="Times New Roman" w:cs="David" w:hint="cs"/>
                <w:color w:val="008000"/>
                <w:sz w:val="24"/>
                <w:szCs w:val="24"/>
                <w:rtl/>
              </w:rPr>
              <w:t>קרית אתא</w:t>
            </w:r>
          </w:ins>
        </w:sdtContent>
      </w:sdt>
      <w:r w:rsidRPr="00FC5090">
        <w:rPr>
          <w:rFonts w:ascii="Times New Roman" w:eastAsia="Times New Roman" w:hAnsi="Times New Roman" w:cs="David" w:hint="cs"/>
          <w:color w:val="008000"/>
          <w:sz w:val="24"/>
          <w:szCs w:val="24"/>
          <w:rtl/>
        </w:rPr>
        <w:t>.</w:t>
      </w:r>
    </w:p>
    <w:p w14:paraId="0CE504CD"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48F5DFA6"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1B91BF78"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6B221B"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0" w:author="Avi Cohen" w:date="2021-08-03T16:41:00Z">
            <w:r w:rsidR="0094364E">
              <w:rPr>
                <w:rFonts w:ascii="Times New Roman" w:eastAsia="Times New Roman" w:hAnsi="Times New Roman" w:cs="David" w:hint="cs"/>
                <w:sz w:val="24"/>
                <w:szCs w:val="24"/>
                <w:rtl/>
                <w:lang w:eastAsia="he-IL"/>
              </w:rPr>
              <w:t xml:space="preserve">אבי כהן מחברת אפריקה ישראל מגורים בע"מ </w:t>
            </w:r>
          </w:ins>
        </w:sdtContent>
      </w:sdt>
    </w:p>
    <w:p w14:paraId="4608328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3878B9C" w14:textId="77777777" w:rsidR="00FC5090" w:rsidRPr="00FC5090"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במודל תלת מימד ע"י תוכנת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במתודולוגיית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בענן –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שם ישמרו כל קבצי ה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A61DF9">
        <w:rPr>
          <w:rFonts w:ascii="Times New Roman" w:eastAsia="Times New Roman" w:hAnsi="Times New Roman" w:cs="David"/>
          <w:sz w:val="24"/>
          <w:szCs w:val="24"/>
          <w:lang w:eastAsia="he-IL"/>
        </w:rPr>
        <w:t>BEP</w:t>
      </w:r>
      <w:r w:rsidR="00A61DF9" w:rsidRPr="00A61DF9">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203B158"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22B7565C"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78D5A5"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FC5090">
            <w:rPr>
              <w:color w:val="00B0F0"/>
              <w:rtl/>
            </w:rPr>
            <w:t>[שדה נוסף 4]</w:t>
          </w:r>
        </w:sdtContent>
      </w:sdt>
    </w:p>
    <w:p w14:paraId="2CA90D0F" w14:textId="77777777"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11" w:author="Avi Cohen" w:date="2021-08-03T16:41:00Z">
            <w:r w:rsidR="0094364E">
              <w:rPr>
                <w:rFonts w:ascii="Times New Roman" w:eastAsia="Times New Roman" w:hAnsi="Times New Roman" w:cs="David"/>
                <w:color w:val="008000"/>
                <w:sz w:val="24"/>
                <w:szCs w:val="24"/>
                <w:rtl/>
                <w:lang w:eastAsia="he-IL"/>
              </w:rPr>
              <w:t>3</w:t>
            </w:r>
          </w:ins>
        </w:sdtContent>
      </w:sdt>
    </w:p>
    <w:p w14:paraId="6C66C480"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8D4A5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FC5090">
            <w:rPr>
              <w:color w:val="00B0F0"/>
              <w:rtl/>
            </w:rPr>
            <w:t>[שדה נוסף 6]</w:t>
          </w:r>
        </w:sdtContent>
      </w:sdt>
    </w:p>
    <w:p w14:paraId="706A2F3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A3417B"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5.2</w:t>
      </w:r>
      <w:r w:rsidRPr="00FC5090">
        <w:rPr>
          <w:rFonts w:ascii="Times New Roman" w:eastAsia="Times New Roman" w:hAnsi="Times New Roman" w:cs="David" w:hint="cs"/>
          <w:sz w:val="24"/>
          <w:szCs w:val="24"/>
          <w:rtl/>
          <w:lang w:eastAsia="he-IL"/>
        </w:rPr>
        <w:tab/>
        <w:t>הנושאים הם:</w:t>
      </w:r>
    </w:p>
    <w:p w14:paraId="7613CB25"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6544DF"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781017B8"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1C6ADFAA"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4B132CF0"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39AFC529"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w:t>
      </w:r>
      <w:r w:rsidRPr="00FC5090">
        <w:rPr>
          <w:rFonts w:ascii="Times New Roman" w:eastAsia="Times New Roman" w:hAnsi="Times New Roman" w:cs="David" w:hint="cs"/>
          <w:sz w:val="24"/>
          <w:szCs w:val="24"/>
          <w:rtl/>
          <w:lang w:eastAsia="he-IL"/>
        </w:rPr>
        <w:tab/>
        <w:t>ריכוז הוראות שנויים.</w:t>
      </w:r>
    </w:p>
    <w:p w14:paraId="272B84CC"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B9243DA"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C5090" w:rsidRPr="00FC5090" w14:paraId="2EB33B0E" w14:textId="77777777" w:rsidTr="00FC5090">
        <w:tc>
          <w:tcPr>
            <w:tcW w:w="3366" w:type="dxa"/>
          </w:tcPr>
          <w:p w14:paraId="4541CF72" w14:textId="77777777" w:rsidR="00FC5090" w:rsidRPr="00FC5090" w:rsidRDefault="0094364E"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7D608607D8A48F3AEDD725E99C02C3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FC5090" w:rsidRPr="00FC5090">
                  <w:rPr>
                    <w:color w:val="00B0F0"/>
                    <w:rtl/>
                  </w:rPr>
                  <w:t>[אחוז השתתפות צד א]</w:t>
                </w:r>
              </w:sdtContent>
            </w:sdt>
          </w:p>
          <w:p w14:paraId="08C02CAC"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             </w:t>
            </w:r>
          </w:p>
        </w:tc>
        <w:tc>
          <w:tcPr>
            <w:tcW w:w="2163" w:type="dxa"/>
          </w:tcPr>
          <w:p w14:paraId="4F7E774F" w14:textId="77777777" w:rsidR="00FC5090" w:rsidRPr="00FC5090" w:rsidRDefault="00FC5090" w:rsidP="00FC5090">
            <w:pPr>
              <w:widowControl w:val="0"/>
              <w:spacing w:before="0" w:beforeAutospacing="0" w:after="0" w:afterAutospacing="0" w:line="240" w:lineRule="auto"/>
              <w:ind w:left="720"/>
              <w:outlineLvl w:val="2"/>
            </w:pPr>
          </w:p>
          <w:p w14:paraId="41B3EDB6"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CED5D0E"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917BB2D" w14:textId="77777777" w:rsidR="00FC5090" w:rsidRPr="00FC5090"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0E748611" w14:textId="77777777" w:rsidR="00FC5090"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747F00D" w14:textId="77777777"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"ב"</w:t>
      </w:r>
    </w:p>
    <w:p w14:paraId="0DD0ED34"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2328AC80"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6A6E5E59"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272670D9"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8C3F99F"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נים וסביבתם, מתן הנחיות והכנת ת</w:t>
      </w:r>
      <w:r w:rsidRPr="009C6F6C">
        <w:rPr>
          <w:rFonts w:ascii="Times New Roman" w:eastAsia="Times New Roman" w:hAnsi="Times New Roman" w:cs="David"/>
          <w:sz w:val="24"/>
          <w:szCs w:val="24"/>
          <w:rtl/>
          <w:lang w:eastAsia="he-IL"/>
        </w:rPr>
        <w:t>כניות ומפרטים טכניים, אשר יכללו בין היתר את הפרטים הבאים:</w:t>
      </w:r>
    </w:p>
    <w:p w14:paraId="614BF27F"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39A2D2A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3677DBFC"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
    <w:p w14:paraId="2F3F166F"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224C6988"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68794BA3"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1057A620"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נגישות השירות.</w:t>
      </w:r>
    </w:p>
    <w:p w14:paraId="0D8CE16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70B02D1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31BDE0A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5C60740E"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7B5133EB"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7541C1B8"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76B199B7"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1662F4A6" w14:textId="77777777" w:rsidR="009C6F6C" w:rsidRPr="009C6F6C"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r w:rsidR="00A61DF9" w:rsidRPr="00A61DF9">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xml:space="preserve"> על המודל.</w:t>
      </w:r>
    </w:p>
    <w:p w14:paraId="6D503ED2"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3A86F92C"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6711E2A0"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34300591"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315265AA"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41130A5E"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1281894D"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lastRenderedPageBreak/>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0E7CF796" w14:textId="77777777" w:rsidR="009C6F6C" w:rsidRPr="009C6F6C"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r w:rsidRPr="009C6F6C">
        <w:rPr>
          <w:rFonts w:ascii="Times New Roman" w:eastAsia="Times New Roman" w:hAnsi="Times New Roman" w:cs="David"/>
          <w:sz w:val="24"/>
          <w:szCs w:val="24"/>
          <w:rtl/>
          <w:lang w:eastAsia="he-IL"/>
        </w:rPr>
        <w:br w:type="page"/>
      </w:r>
    </w:p>
    <w:p w14:paraId="6B32FA33"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lastRenderedPageBreak/>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1DB56606"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5317B272"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4F259714"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7021C808"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5B03DF14"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12" w:name="OLE_LINK1"/>
      <w:bookmarkStart w:id="13"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12"/>
    <w:bookmarkEnd w:id="13"/>
    <w:p w14:paraId="3E91EBFD"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7F172E0F"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374EFDE5"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6C6F0B30"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7B0D17D6"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4058600F"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1969E7E8"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0EF27B90"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077AF358"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12D63B02"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מסירת הנתונים, הפרוגראמה וחוות הדעת למזמין,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3FA26C8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5529743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325C5CA4"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1C5AC052"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6090BADE"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2B5DAF84" w14:textId="77777777"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lastRenderedPageBreak/>
        <w:t>הפקת אישורי נגישות לכל ת</w:t>
      </w:r>
      <w:r w:rsidR="009C6F6C" w:rsidRPr="009C6F6C">
        <w:rPr>
          <w:rFonts w:ascii="Times New Roman" w:eastAsia="Times New Roman" w:hAnsi="Times New Roman" w:cs="David" w:hint="cs"/>
          <w:sz w:val="24"/>
          <w:szCs w:val="24"/>
          <w:rtl/>
        </w:rPr>
        <w:t>כניות ההגשה והפקת כל האישורים הנדרשים למתחם כולו ולמבנים השונים בפרט.</w:t>
      </w:r>
    </w:p>
    <w:p w14:paraId="44231EC3"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1260077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90A4369"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69C8BFF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578BEF1"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14421273"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45CA72A9"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התייחסות בכתב ו/או על גבי התכניות של כל אחד מן היועצים ו/או המתכננים.</w:t>
      </w:r>
    </w:p>
    <w:p w14:paraId="029D8FAB"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719D5787"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3C33D007"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2AC0825F"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36564A95"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ת</w:t>
      </w:r>
      <w:r w:rsidRPr="009C6F6C">
        <w:rPr>
          <w:rFonts w:ascii="Times New Roman" w:eastAsia="Times New Roman" w:hAnsi="Times New Roman" w:cs="David" w:hint="cs"/>
          <w:sz w:val="24"/>
          <w:szCs w:val="24"/>
          <w:rtl/>
        </w:rPr>
        <w:t>כניות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27780854"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42E43BF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48DCFDBF"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0FF56C3"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הפיקוח והניהול או כל גורם אחר מטעם המזמין.</w:t>
      </w:r>
    </w:p>
    <w:p w14:paraId="3EB05088"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0D0E3525"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בדיקת ביצוע העבודות בהתאם למפרטים, כתבי הכמויות והנחיות </w:t>
      </w:r>
      <w:r w:rsidRPr="009C6F6C">
        <w:rPr>
          <w:rFonts w:ascii="Times New Roman" w:eastAsia="Times New Roman" w:hAnsi="Times New Roman" w:cs="David" w:hint="cs"/>
          <w:sz w:val="24"/>
          <w:szCs w:val="24"/>
          <w:rtl/>
        </w:rPr>
        <w:lastRenderedPageBreak/>
        <w:t>הנגישות ללא פשרות.</w:t>
      </w:r>
    </w:p>
    <w:p w14:paraId="751987B5"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6F781E97"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6E3A8029"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5553A818"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05647CA9"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7B0F0DFF"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0B98EF1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5191E26"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2FA654A6"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1B0A2AAA"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701384BC"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w:t>
      </w:r>
      <w:r w:rsidR="00141D80">
        <w:rPr>
          <w:rFonts w:ascii="Times New Roman" w:eastAsia="Times New Roman" w:hAnsi="Times New Roman" w:cs="David" w:hint="cs"/>
          <w:color w:val="000000"/>
          <w:sz w:val="24"/>
          <w:szCs w:val="24"/>
          <w:rtl/>
        </w:rPr>
        <w:t>יועץ</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37D81D5A"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78EAE5AD"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חשבונות ה</w:t>
      </w:r>
      <w:r w:rsidR="00141D80">
        <w:rPr>
          <w:rFonts w:ascii="Times New Roman" w:eastAsia="Times New Roman" w:hAnsi="Times New Roman" w:cs="David"/>
          <w:color w:val="000000"/>
          <w:sz w:val="24"/>
          <w:szCs w:val="24"/>
          <w:rtl/>
        </w:rPr>
        <w:t>יועץ</w:t>
      </w:r>
      <w:r w:rsidRPr="009C6F6C">
        <w:rPr>
          <w:rFonts w:ascii="Times New Roman" w:eastAsia="Times New Roman" w:hAnsi="Times New Roman" w:cs="David"/>
          <w:color w:val="000000"/>
          <w:sz w:val="24"/>
          <w:szCs w:val="24"/>
          <w:rtl/>
        </w:rPr>
        <w:t xml:space="preserve">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667A11D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"ג"</w:t>
      </w:r>
    </w:p>
    <w:p w14:paraId="740B1F7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9C351E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0529E8F5"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3DAB0E8"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67C18D12"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074DCEBF"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F013BBE"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7D5DD75D"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141C07D8"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1265A317"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02E76FB"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71975BEA"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6AE0CF4"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6E33CAAC"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53F3271D"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32305C7A"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04587F1A"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u w:val="single"/>
          <w:rtl/>
        </w:rPr>
        <w:t>לו"ז עקרוני</w:t>
      </w:r>
      <w:r w:rsidRPr="009C6F6C">
        <w:rPr>
          <w:rFonts w:ascii="Times New Roman" w:eastAsia="Times New Roman" w:hAnsi="Times New Roman" w:cs="David" w:hint="cs"/>
          <w:sz w:val="25"/>
          <w:szCs w:val="24"/>
          <w:rtl/>
        </w:rPr>
        <w:t>:</w:t>
      </w:r>
    </w:p>
    <w:p w14:paraId="5210C68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689E4C0A"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מוקדם .............................</w:t>
      </w:r>
      <w:r w:rsidRPr="009C6F6C">
        <w:rPr>
          <w:rFonts w:ascii="Times New Roman" w:eastAsia="Times New Roman" w:hAnsi="Times New Roman" w:cs="David" w:hint="cs"/>
          <w:sz w:val="25"/>
          <w:szCs w:val="24"/>
        </w:rPr>
        <w:t>XX/XXXX</w:t>
      </w:r>
    </w:p>
    <w:p w14:paraId="1BD811A6"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סופי להיתרים...................</w:t>
      </w:r>
      <w:r w:rsidRPr="009C6F6C">
        <w:rPr>
          <w:rFonts w:ascii="Times New Roman" w:eastAsia="Times New Roman" w:hAnsi="Times New Roman" w:cs="David" w:hint="cs"/>
          <w:sz w:val="25"/>
          <w:szCs w:val="24"/>
        </w:rPr>
        <w:t>XX/XXXX</w:t>
      </w:r>
    </w:p>
    <w:p w14:paraId="4B29C401"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מפורט למכרזים................</w:t>
      </w:r>
      <w:r w:rsidRPr="009C6F6C">
        <w:rPr>
          <w:rFonts w:ascii="Times New Roman" w:eastAsia="Times New Roman" w:hAnsi="Times New Roman" w:cs="David" w:hint="cs"/>
          <w:sz w:val="25"/>
          <w:szCs w:val="24"/>
        </w:rPr>
        <w:t>XX/XXXX</w:t>
      </w:r>
    </w:p>
    <w:p w14:paraId="1C5124C5"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יציאה למכרזים.....................................</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6FFC5B33"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9C6F6C">
        <w:rPr>
          <w:rFonts w:ascii="Times New Roman" w:eastAsia="Times New Roman" w:hAnsi="Times New Roman" w:cs="David" w:hint="cs"/>
          <w:sz w:val="25"/>
          <w:szCs w:val="24"/>
          <w:rtl/>
        </w:rPr>
        <w:t>השלמת תכנון לביצוע ............................</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3F43B83A"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23FF56EC"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15B66B0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r>
      <w:r w:rsidRPr="009C6F6C">
        <w:rPr>
          <w:rFonts w:ascii="Times New Roman" w:eastAsia="Times New Roman" w:hAnsi="Times New Roman" w:cs="David"/>
          <w:b/>
          <w:bCs/>
          <w:sz w:val="24"/>
          <w:szCs w:val="24"/>
          <w:u w:val="single"/>
          <w:rtl/>
        </w:rPr>
        <w:lastRenderedPageBreak/>
        <w:t>נספח "ד"</w:t>
      </w:r>
    </w:p>
    <w:p w14:paraId="12340C5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1C911B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49B932E2"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0E1D1C1"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5238C828" w14:textId="77777777" w:rsidR="00242A73"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676387B6" w14:textId="77777777" w:rsidR="009C6F6C"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705A4182" w14:textId="77777777" w:rsidR="00242A73" w:rsidRPr="009C6F6C"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19003BF" w14:textId="77777777" w:rsidR="009C6F6C" w:rsidRPr="009C6F6C"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9C6F6C" w:rsidRPr="009C6F6C">
        <w:rPr>
          <w:rFonts w:ascii="Times New Roman" w:eastAsia="Times New Roman" w:hAnsi="Times New Roman" w:cs="David"/>
          <w:sz w:val="20"/>
          <w:szCs w:val="24"/>
          <w:rtl/>
          <w:lang w:eastAsia="he-IL"/>
        </w:rPr>
        <w:t>.</w:t>
      </w:r>
      <w:r w:rsidR="009C6F6C" w:rsidRPr="009C6F6C">
        <w:rPr>
          <w:rFonts w:ascii="Times New Roman" w:eastAsia="Times New Roman" w:hAnsi="Times New Roman" w:cs="David"/>
          <w:sz w:val="20"/>
          <w:szCs w:val="24"/>
          <w:rtl/>
          <w:lang w:eastAsia="he-IL"/>
        </w:rPr>
        <w:tab/>
        <w:t>למען הסר ספק:</w:t>
      </w:r>
    </w:p>
    <w:p w14:paraId="1CECA967"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E2BA74A"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.1</w:t>
      </w:r>
      <w:r w:rsidR="009C6F6C" w:rsidRPr="009C6F6C">
        <w:rPr>
          <w:rFonts w:ascii="Times New Roman" w:eastAsia="Times New Roman" w:hAnsi="Times New Roman" w:cs="David"/>
          <w:sz w:val="24"/>
          <w:szCs w:val="24"/>
          <w:rtl/>
        </w:rPr>
        <w:tab/>
        <w:t>מובהר כי 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C6F6C">
        <w:rPr>
          <w:rFonts w:ascii="Times New Roman" w:eastAsia="Times New Roman" w:hAnsi="Times New Roman" w:cs="David" w:hint="cs"/>
          <w:sz w:val="24"/>
          <w:szCs w:val="24"/>
          <w:rtl/>
        </w:rPr>
        <w:t xml:space="preserve">א כמפורט בסעיף 7 לחוזה. </w:t>
      </w:r>
    </w:p>
    <w:p w14:paraId="2BBD97AD"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2370A0DD"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w:t>
      </w:r>
      <w:r w:rsidR="009C6F6C" w:rsidRPr="009C6F6C">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ab/>
        <w:t>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כולל את כל המפורט בחוזה על כל נספחיו, לרבות נספח ב'</w:t>
      </w:r>
      <w:r w:rsidR="009C6F6C" w:rsidRPr="009C6F6C">
        <w:rPr>
          <w:rFonts w:ascii="Times New Roman" w:eastAsia="Times New Roman" w:hAnsi="Times New Roman" w:cs="David" w:hint="cs"/>
          <w:sz w:val="24"/>
          <w:szCs w:val="24"/>
          <w:rtl/>
        </w:rPr>
        <w:t xml:space="preserve"> ונספח ח'</w:t>
      </w:r>
      <w:r w:rsidR="009C6F6C" w:rsidRPr="009C6F6C">
        <w:rPr>
          <w:rFonts w:ascii="Times New Roman" w:eastAsia="Times New Roman" w:hAnsi="Times New Roman" w:cs="David"/>
          <w:sz w:val="24"/>
          <w:szCs w:val="24"/>
          <w:rtl/>
        </w:rPr>
        <w:t>.</w:t>
      </w:r>
    </w:p>
    <w:p w14:paraId="32D8100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25EBE344"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2.3</w:t>
      </w:r>
      <w:r w:rsidR="009C6F6C" w:rsidRPr="009C6F6C">
        <w:rPr>
          <w:rFonts w:ascii="Times New Roman" w:eastAsia="Times New Roman" w:hAnsi="Times New Roman" w:cs="David" w:hint="cs"/>
          <w:sz w:val="24"/>
          <w:szCs w:val="24"/>
          <w:rtl/>
        </w:rPr>
        <w:tab/>
      </w:r>
      <w:r w:rsidR="009C6F6C" w:rsidRPr="00242A73">
        <w:rPr>
          <w:rFonts w:ascii="Times New Roman" w:eastAsia="Times New Roman" w:hAnsi="Times New Roman" w:cs="David"/>
          <w:sz w:val="24"/>
          <w:szCs w:val="24"/>
          <w:rtl/>
        </w:rPr>
        <w:t>התמורה הינה סופית ולא תאושרנה תוספות שכר עקב שינויי תכנון בגלל התקדמות</w:t>
      </w:r>
      <w:r w:rsidR="009C6F6C" w:rsidRPr="009C6F6C">
        <w:rPr>
          <w:rFonts w:ascii="Times New Roman" w:eastAsia="Times New Roman" w:hAnsi="Times New Roman" w:cs="David"/>
          <w:sz w:val="24"/>
          <w:szCs w:val="24"/>
          <w:rtl/>
        </w:rPr>
        <w:t xml:space="preserve"> התכנון של שאר היועצים</w:t>
      </w:r>
      <w:r w:rsidR="009C6F6C" w:rsidRPr="009C6F6C">
        <w:rPr>
          <w:rFonts w:ascii="Times New Roman" w:eastAsia="Times New Roman" w:hAnsi="Times New Roman" w:cs="David" w:hint="cs"/>
          <w:sz w:val="24"/>
          <w:szCs w:val="24"/>
          <w:rtl/>
        </w:rPr>
        <w:t>.</w:t>
      </w:r>
    </w:p>
    <w:p w14:paraId="657A71CE"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256CDE54"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hint="cs"/>
          <w:sz w:val="24"/>
          <w:szCs w:val="24"/>
          <w:rtl/>
        </w:rPr>
        <w:t>.4</w:t>
      </w:r>
      <w:r w:rsidR="009C6F6C" w:rsidRPr="009C6F6C">
        <w:rPr>
          <w:rFonts w:ascii="Times New Roman" w:eastAsia="Times New Roman" w:hAnsi="Times New Roman" w:cs="David" w:hint="cs"/>
          <w:sz w:val="24"/>
          <w:szCs w:val="24"/>
          <w:rtl/>
        </w:rPr>
        <w:tab/>
        <w:t xml:space="preserve">על אף האמור בסעיף 3.1 לעיל, </w:t>
      </w:r>
      <w:r w:rsidR="009C6F6C" w:rsidRPr="009C6F6C">
        <w:rPr>
          <w:rFonts w:ascii="Times New Roman" w:eastAsia="Times New Roman" w:hAnsi="Times New Roman" w:cs="David"/>
          <w:sz w:val="24"/>
          <w:szCs w:val="24"/>
          <w:rtl/>
        </w:rPr>
        <w:t xml:space="preserve">בקשות לתוספת שכר </w:t>
      </w:r>
      <w:r w:rsidR="009C6F6C" w:rsidRPr="009C6F6C">
        <w:rPr>
          <w:rFonts w:ascii="Times New Roman" w:eastAsia="Times New Roman" w:hAnsi="Times New Roman" w:cs="David" w:hint="cs"/>
          <w:sz w:val="24"/>
          <w:szCs w:val="24"/>
          <w:rtl/>
        </w:rPr>
        <w:t>ידונו בתנאים כמפורט בסעיף 8 לחוזה בלבד.</w:t>
      </w:r>
    </w:p>
    <w:p w14:paraId="5C9A04F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1BBD90BD"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2.5</w:t>
      </w:r>
      <w:r w:rsidR="009C6F6C" w:rsidRPr="009C6F6C">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526652B0"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 </w:t>
      </w:r>
    </w:p>
    <w:p w14:paraId="3A7F1456"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.5.1</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לכל</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tl/>
        </w:rPr>
        <w:t>יחידת דיור</w:t>
      </w:r>
      <w:r w:rsidRPr="009C6F6C">
        <w:rPr>
          <w:rFonts w:ascii="Times New Roman" w:eastAsia="Times New Roman" w:hAnsi="Times New Roman" w:cs="David" w:hint="cs"/>
          <w:sz w:val="24"/>
          <w:szCs w:val="24"/>
          <w:rtl/>
        </w:rPr>
        <w:t>.</w:t>
      </w:r>
    </w:p>
    <w:p w14:paraId="383BFE62" w14:textId="77777777" w:rsidR="009C6F6C" w:rsidRPr="009C6F6C" w:rsidRDefault="009C6F6C" w:rsidP="009C6F6C">
      <w:pPr>
        <w:spacing w:before="0" w:beforeAutospacing="0" w:after="0" w:afterAutospacing="0" w:line="240" w:lineRule="auto"/>
        <w:ind w:left="1388" w:hanging="709"/>
        <w:jc w:val="both"/>
        <w:rPr>
          <w:rFonts w:ascii="Times New Roman" w:eastAsia="Times New Roman" w:hAnsi="Times New Roman" w:cs="David"/>
          <w:sz w:val="24"/>
          <w:szCs w:val="24"/>
          <w:rtl/>
        </w:rPr>
      </w:pPr>
    </w:p>
    <w:p w14:paraId="709AD8F4"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.5.2</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 xml:space="preserve">כל מ"ר בנוי ומקורה </w:t>
      </w:r>
      <w:r w:rsidRPr="009C6F6C">
        <w:rPr>
          <w:rFonts w:ascii="Times New Roman" w:eastAsia="Times New Roman" w:hAnsi="Times New Roman" w:cs="David" w:hint="cs"/>
          <w:sz w:val="24"/>
          <w:szCs w:val="24"/>
          <w:rtl/>
        </w:rPr>
        <w:t>של המסחר (עילי ותת קרקעי), כולל מרתפים.</w:t>
      </w:r>
    </w:p>
    <w:p w14:paraId="7F82034B"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9C561C9" w14:textId="77777777" w:rsidR="009C6F6C" w:rsidRPr="00242A73" w:rsidRDefault="00242A73" w:rsidP="00242A73">
      <w:pPr>
        <w:pStyle w:val="ListParagraph"/>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4" w:author="Avi Cohen" w:date="2021-08-03T16:40:00Z">
            <w:r w:rsidR="0094364E">
              <w:rPr>
                <w:rFonts w:hint="cs"/>
                <w:color w:val="008000"/>
                <w:rtl/>
              </w:rPr>
              <w:t>מדד המחירים לצרכן</w:t>
            </w:r>
          </w:ins>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242A73">
            <w:rPr>
              <w:rStyle w:val="PlaceholderText"/>
              <w:color w:val="00B0F0"/>
              <w:rtl/>
            </w:rPr>
            <w:t>[מדד בגין/ידוע - כותרת]</w:t>
          </w:r>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242A73">
            <w:rPr>
              <w:rStyle w:val="PlaceholderText"/>
              <w:color w:val="00B0F0"/>
              <w:rtl/>
            </w:rPr>
            <w:t>[מדד בסיס]</w:t>
          </w:r>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242A73">
            <w:rPr>
              <w:rStyle w:val="PlaceholderText"/>
              <w:color w:val="00B0F0"/>
              <w:rtl/>
            </w:rPr>
            <w:t>[נקודות מדד]</w:t>
          </w:r>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64453A81"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4EE24293"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5920E7D4"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5E6A9578"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והתכניות למזמין. </w:t>
      </w:r>
    </w:p>
    <w:p w14:paraId="39F4F430"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"ה"</w:t>
      </w:r>
    </w:p>
    <w:p w14:paraId="054895E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4CAA944E"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47085DAF" w14:textId="77777777"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26FEEB40" w14:textId="77777777"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1C93C693"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6C35C473"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65BE61D1"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40</w:t>
      </w:r>
      <w:r w:rsidRPr="009C6F6C">
        <w:rPr>
          <w:rFonts w:ascii="Times New Roman" w:eastAsia="Times New Roman" w:hAnsi="Times New Roman" w:cs="David"/>
          <w:sz w:val="24"/>
          <w:szCs w:val="24"/>
          <w:rtl/>
        </w:rPr>
        <w:t>%</w:t>
      </w:r>
    </w:p>
    <w:p w14:paraId="53BB7A72"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5A555A5A" w14:textId="77777777" w:rsidR="009C6F6C" w:rsidRPr="009C6F6C"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177820F7"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76955747"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5A423DCC"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3A499074"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333787B6"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745E1539"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5861302E"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238233F2"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הגשת החשבונות תתבצע תוך הטענתם לתיקיית "חשבונות מוגשים" במערכת ה-</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Pr>
        <w:t>view</w:t>
      </w:r>
      <w:r w:rsidRPr="009C6F6C">
        <w:rPr>
          <w:rFonts w:ascii="Times New Roman" w:eastAsia="Times New Roman" w:hAnsi="Times New Roman" w:cs="David"/>
          <w:sz w:val="24"/>
          <w:szCs w:val="24"/>
          <w:rtl/>
        </w:rPr>
        <w:t>@ ויידוע המנהל בהתאם. מובהר כי הטענת החשבון למערכת מהווה תנאי לטיפול בו.</w:t>
      </w:r>
    </w:p>
    <w:p w14:paraId="550F9F95"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5369FAB5"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lastRenderedPageBreak/>
        <w:t>נספח "ו''</w:t>
      </w:r>
    </w:p>
    <w:p w14:paraId="23C3DAF5" w14:textId="77777777" w:rsidR="00FA2003" w:rsidRPr="00FA2003"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0-07T00:00:00Z">
            <w:dateFormat w:val="dd/MM/yyyy"/>
            <w:lid w:val="he-IL"/>
            <w:storeMappedDataAs w:val="dateTime"/>
            <w:calendar w:val="gregorian"/>
          </w:date>
        </w:sdtPr>
        <w:sdtEndPr>
          <w:rPr>
            <w:rFonts w:hint="cs"/>
          </w:rPr>
        </w:sdtEndPr>
        <w:sdtContent>
          <w:ins w:id="15" w:author="Avi Cohen" w:date="2021-08-03T16:40:00Z">
            <w:r w:rsidR="0094364E">
              <w:rPr>
                <w:rFonts w:ascii="Times New Roman" w:eastAsia="Times New Roman" w:hAnsi="Times New Roman" w:cs="David" w:hint="cs"/>
                <w:color w:val="008000"/>
                <w:sz w:val="24"/>
                <w:szCs w:val="24"/>
                <w:rtl/>
                <w:lang w:eastAsia="he-IL"/>
              </w:rPr>
              <w:t>‏07/10/2021</w:t>
            </w:r>
          </w:ins>
        </w:sdtContent>
      </w:sdt>
      <w:r w:rsidRPr="00FA2003">
        <w:rPr>
          <w:rFonts w:ascii="Times New Roman" w:eastAsia="Times New Roman" w:hAnsi="Times New Roman" w:cs="David" w:hint="cs"/>
          <w:bCs/>
          <w:color w:val="FF0000"/>
          <w:sz w:val="24"/>
          <w:szCs w:val="24"/>
          <w:rtl/>
          <w:lang w:eastAsia="he-IL"/>
        </w:rPr>
        <w:br/>
      </w:r>
    </w:p>
    <w:p w14:paraId="2BB39D61"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4A96ACE"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FA2003">
            <w:rPr>
              <w:color w:val="00B0F0"/>
              <w:rtl/>
            </w:rPr>
            <w:t>[צד א בחוזה]</w:t>
          </w:r>
        </w:p>
      </w:sdtContent>
    </w:sdt>
    <w:p w14:paraId="12732F24"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7E4246F"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3656A48B"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4F349C1"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7461421C"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321392"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FA2003">
            <w:rPr>
              <w:color w:val="00B0F0"/>
              <w:rtl/>
            </w:rPr>
            <w:t>[שם ספק]</w:t>
          </w:r>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FA2003">
            <w:rPr>
              <w:color w:val="00B0F0"/>
              <w:rtl/>
            </w:rPr>
            <w:t>[שם ספק]</w:t>
          </w:r>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FA2003">
            <w:rPr>
              <w:color w:val="00B0F0"/>
              <w:rtl/>
            </w:rPr>
            <w:t>[שם ספק]</w:t>
          </w:r>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6625BB5A"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0915A70"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FA2003">
            <w:rPr>
              <w:color w:val="00B0F0"/>
              <w:rtl/>
            </w:rPr>
            <w:t>[שם ספק]</w:t>
          </w:r>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6" w:author="Avi Cohen" w:date="2021-08-03T16:39:00Z">
            <w:r w:rsidR="0094364E">
              <w:rPr>
                <w:rFonts w:ascii="Times New Roman" w:eastAsia="Times New Roman" w:hAnsi="Times New Roman" w:cs="David" w:hint="cs"/>
                <w:bCs/>
                <w:color w:val="008000"/>
                <w:sz w:val="24"/>
                <w:szCs w:val="24"/>
                <w:rtl/>
                <w:lang w:eastAsia="he-IL"/>
              </w:rPr>
              <w:t>גבעת הכלניות ( טרם ניתן שם לפרויקט )</w:t>
            </w:r>
          </w:ins>
        </w:sdtContent>
      </w:sdt>
      <w:r w:rsidRPr="00FA2003">
        <w:rPr>
          <w:rFonts w:ascii="Times New Roman" w:eastAsia="Times New Roman" w:hAnsi="Times New Roman" w:cs="David" w:hint="cs"/>
          <w:color w:val="008000"/>
          <w:sz w:val="24"/>
          <w:szCs w:val="24"/>
          <w:rtl/>
          <w:lang w:eastAsia="he-IL"/>
        </w:rPr>
        <w:t>.</w:t>
      </w:r>
    </w:p>
    <w:p w14:paraId="7347665B"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2EB1F0"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FA2003">
            <w:rPr>
              <w:color w:val="00B0F0"/>
              <w:rtl/>
            </w:rPr>
            <w:t>[שם ספק]</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3B6D07D9"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0D2EA7E" w14:textId="77777777"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FA2003">
            <w:rPr>
              <w:color w:val="00B0F0"/>
              <w:rtl/>
            </w:rPr>
            <w:t>[שם ספק]</w:t>
          </w:r>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167ADBBD"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24C8DB9"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DE59E30"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F2892D"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F859036"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FA540A"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3B76D72E"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929C77E"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32D70710" w14:textId="77777777" w:rsidR="00FA2003" w:rsidRPr="00FA2003"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E36C5ED" w14:textId="77777777" w:rsidR="00FA2003" w:rsidRPr="00FA2003"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_______________________ </w:t>
      </w:r>
    </w:p>
    <w:p w14:paraId="1654227D" w14:textId="77777777" w:rsidR="00FA2003" w:rsidRPr="00FA2003" w:rsidRDefault="00FA2003"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FA2003">
        <w:rPr>
          <w:rFonts w:ascii="Times New Roman" w:eastAsia="Times New Roman" w:hAnsi="Times New Roman" w:cs="David" w:hint="cs"/>
          <w:color w:val="00B0F0"/>
          <w:sz w:val="24"/>
          <w:szCs w:val="24"/>
          <w:rtl/>
          <w:lang w:eastAsia="he-IL"/>
        </w:rPr>
        <w:t xml:space="preserve">              </w:t>
      </w:r>
      <w:r w:rsidR="00E1739D">
        <w:rPr>
          <w:rFonts w:ascii="Times New Roman" w:eastAsia="Times New Roman" w:hAnsi="Times New Roman" w:cs="David" w:hint="cs"/>
          <w:color w:val="00B0F0"/>
          <w:sz w:val="24"/>
          <w:szCs w:val="24"/>
          <w:rtl/>
          <w:lang w:eastAsia="he-IL"/>
        </w:rPr>
        <w:t xml:space="preserve">  </w:t>
      </w:r>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1739D" w:rsidRPr="00E1739D">
            <w:rPr>
              <w:rStyle w:val="PlaceholderText"/>
              <w:color w:val="00B0F0"/>
              <w:u w:val="single"/>
              <w:rtl/>
            </w:rPr>
            <w:t>[שם ספק]</w:t>
          </w:r>
        </w:sdtContent>
      </w:sdt>
    </w:p>
    <w:p w14:paraId="34BBE5F6"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771CBF6"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שם:____________</w:t>
      </w:r>
    </w:p>
    <w:p w14:paraId="53AA5BAE"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498C0EB5"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כתובת:__________</w:t>
      </w:r>
    </w:p>
    <w:p w14:paraId="1D1D1032" w14:textId="77777777" w:rsidR="00FA2003" w:rsidRPr="00FA2003" w:rsidRDefault="00FA2003" w:rsidP="00FA200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sz w:val="24"/>
          <w:szCs w:val="24"/>
          <w:highlight w:val="yellow"/>
          <w:rtl/>
          <w:lang w:eastAsia="he-IL"/>
        </w:rPr>
        <w:t>*מחק את המיותר</w:t>
      </w:r>
    </w:p>
    <w:p w14:paraId="7F030ADA"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C45258" w14:textId="77777777" w:rsidR="00FA2003" w:rsidRPr="00FA2003"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097CB44" w14:textId="77777777" w:rsidR="00AF1BE1" w:rsidRPr="00232692" w:rsidRDefault="00AF1BE1" w:rsidP="00AF1BE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A5DCC9D" w14:textId="77777777" w:rsidR="00AF1BE1" w:rsidRPr="0009511C" w:rsidRDefault="00AF1BE1" w:rsidP="00AF1BE1">
      <w:pPr>
        <w:widowControl w:val="0"/>
        <w:spacing w:before="0" w:beforeAutospacing="0" w:after="0" w:afterAutospacing="0" w:line="240" w:lineRule="auto"/>
        <w:jc w:val="center"/>
        <w:rPr>
          <w:rFonts w:ascii="David" w:eastAsia="Times New Roman" w:hAnsi="David" w:cs="David"/>
          <w:sz w:val="24"/>
          <w:szCs w:val="24"/>
          <w:lang w:eastAsia="he-IL"/>
        </w:rPr>
      </w:pPr>
    </w:p>
    <w:p w14:paraId="0B7F85DE" w14:textId="77777777" w:rsidR="00AF1BE1" w:rsidRPr="002419E5" w:rsidRDefault="00AF1BE1" w:rsidP="00AF1BE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363F5F87" w14:textId="77777777" w:rsidR="00AF1BE1" w:rsidRPr="0009511C" w:rsidRDefault="00AF1BE1" w:rsidP="00AF1BE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38409BA1"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219F444F"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60C55D9"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2466D27"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2D64CCD"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24D5A4C"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0C8DD8F9"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8C9873F"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6565DF8"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A5FC404"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26EFADE3"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3EEAE89" w14:textId="77777777" w:rsidR="00AF1BE1" w:rsidRPr="002419E5" w:rsidRDefault="00AF1BE1" w:rsidP="00AF1BE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6AAAC25" w14:textId="77777777" w:rsidR="00AF1BE1" w:rsidRDefault="00AF1BE1" w:rsidP="00AF1BE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5C9AA9E8" w14:textId="77777777" w:rsidR="00AF1BE1" w:rsidRPr="00400B84" w:rsidRDefault="00AF1BE1" w:rsidP="00AF1BE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F1BE1" w:rsidRPr="0009511C" w14:paraId="2E405C2A"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4751867"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B35E935"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F1BE1" w:rsidRPr="0009511C" w14:paraId="3DEC40CD"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61C7CCA"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F1BE1" w:rsidRPr="0009511C" w14:paraId="7427F132"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B7ED636"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BEC9203"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DAA3FFF"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76621B6"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F1BE1" w:rsidRPr="0009511C" w14:paraId="22CBFACB"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3B5D0034"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79DD9A3D"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572FDB6"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77C0A27"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p>
          <w:p w14:paraId="1C9E6E9C"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506147E"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54CD3A1"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p>
          <w:p w14:paraId="7F5FA79E"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13AE5A54"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p>
        </w:tc>
      </w:tr>
      <w:tr w:rsidR="00AF1BE1" w:rsidRPr="0009511C" w14:paraId="702701BA"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06611305"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5234F0D"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69C9451"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F2C528" w14:textId="77777777" w:rsidR="00AF1BE1" w:rsidRPr="0009511C" w:rsidRDefault="00AF1BE1"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8298A7" w14:textId="77777777" w:rsidR="00AF1BE1" w:rsidRPr="0009511C" w:rsidRDefault="00AF1BE1" w:rsidP="007F75C0">
            <w:pPr>
              <w:spacing w:before="0" w:beforeAutospacing="0" w:after="0" w:afterAutospacing="0" w:line="256" w:lineRule="auto"/>
              <w:rPr>
                <w:rFonts w:ascii="David" w:eastAsia="Calibri" w:hAnsi="David" w:cs="David"/>
                <w:b/>
                <w:sz w:val="24"/>
                <w:szCs w:val="24"/>
                <w:lang w:eastAsia="he-IL"/>
              </w:rPr>
            </w:pPr>
          </w:p>
        </w:tc>
      </w:tr>
      <w:tr w:rsidR="00AF1BE1" w:rsidRPr="0009511C" w14:paraId="1BB86C99"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237A2C37"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0FF0656"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72A2C83D" w14:textId="77777777" w:rsidR="00AF1BE1" w:rsidRPr="0009511C" w:rsidRDefault="00AF1BE1"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E8B26F" w14:textId="77777777" w:rsidR="00AF1BE1" w:rsidRPr="0009511C" w:rsidRDefault="00AF1BE1"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124A48" w14:textId="77777777" w:rsidR="00AF1BE1" w:rsidRPr="0009511C" w:rsidRDefault="00AF1BE1" w:rsidP="007F75C0">
            <w:pPr>
              <w:spacing w:before="0" w:beforeAutospacing="0" w:after="0" w:afterAutospacing="0" w:line="256" w:lineRule="auto"/>
              <w:rPr>
                <w:rFonts w:ascii="David" w:eastAsia="Calibri" w:hAnsi="David" w:cs="David"/>
                <w:b/>
                <w:sz w:val="24"/>
                <w:szCs w:val="24"/>
                <w:lang w:eastAsia="he-IL"/>
              </w:rPr>
            </w:pPr>
          </w:p>
        </w:tc>
      </w:tr>
    </w:tbl>
    <w:p w14:paraId="0D2AE527" w14:textId="77777777" w:rsidR="00AF1BE1" w:rsidRPr="0009511C" w:rsidRDefault="00AF1BE1" w:rsidP="00AF1BE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F1BE1" w:rsidRPr="0009511C" w14:paraId="1095DCD9"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1A5CC27"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F1BE1" w:rsidRPr="0009511C" w14:paraId="0C4FA497"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0461ACA"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C7EACCB"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p w14:paraId="22B7D9CA"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22ADF8C"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1CEA413"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7938CF"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88527C0"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752E6B1"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268C409"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835356E"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F1BE1" w:rsidRPr="0009511C" w14:paraId="78A746A7"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669F059" w14:textId="77777777" w:rsidR="00AF1BE1" w:rsidRPr="0009511C" w:rsidRDefault="00AF1BE1"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93668B7" w14:textId="77777777" w:rsidR="00AF1BE1" w:rsidRPr="0009511C" w:rsidRDefault="00AF1BE1"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75BFAEB" w14:textId="77777777" w:rsidR="00AF1BE1" w:rsidRPr="0009511C" w:rsidRDefault="00AF1BE1"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EB5B2F4" w14:textId="77777777" w:rsidR="00AF1BE1" w:rsidRPr="0009511C" w:rsidRDefault="00AF1BE1"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B9F3393" w14:textId="77777777" w:rsidR="00AF1BE1" w:rsidRPr="0009511C" w:rsidRDefault="00AF1BE1"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58A6ED6"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ACAD8D1"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2EC91EE" w14:textId="77777777" w:rsidR="00AF1BE1" w:rsidRPr="0009511C" w:rsidRDefault="00AF1BE1" w:rsidP="007F75C0">
            <w:pPr>
              <w:spacing w:before="0" w:beforeAutospacing="0" w:after="0" w:afterAutospacing="0" w:line="256" w:lineRule="auto"/>
              <w:rPr>
                <w:rFonts w:ascii="David" w:eastAsia="Calibri" w:hAnsi="David" w:cs="David"/>
                <w:sz w:val="24"/>
                <w:szCs w:val="24"/>
                <w:lang w:eastAsia="he-IL"/>
              </w:rPr>
            </w:pPr>
          </w:p>
        </w:tc>
      </w:tr>
      <w:tr w:rsidR="00AF1BE1" w:rsidRPr="0009511C" w14:paraId="50D86FB0"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44E63C9"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E56FE40"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A6483C4"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D1FB79E"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4D3F1D5"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1F12C27"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C37C1B7"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20F5262" w14:textId="77777777" w:rsidR="00AF1BE1" w:rsidRPr="0009511C" w:rsidRDefault="00AF1BE1"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F1BE1" w:rsidRPr="0009511C" w14:paraId="3B9829F4"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A4196F8"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1496E60"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591C4140"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C000F11"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94EB859"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C02F882"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9048CB0"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E960058" w14:textId="77777777" w:rsidR="00AF1BE1" w:rsidRPr="0009511C" w:rsidRDefault="00AF1BE1"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F1BE1" w:rsidRPr="0009511C" w14:paraId="02A8AEB5"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78E4464"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7E28680" w14:textId="77777777" w:rsidR="00AF1BE1" w:rsidRPr="0009511C" w:rsidRDefault="00AF1BE1"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84E8BA2" w14:textId="77777777" w:rsidR="00AF1BE1" w:rsidRPr="0009511C" w:rsidRDefault="00AF1BE1"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84F82FF" w14:textId="77777777" w:rsidR="00AF1BE1" w:rsidRPr="0009511C" w:rsidRDefault="00AF1BE1"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D612C81" w14:textId="77777777" w:rsidR="00AF1BE1" w:rsidRPr="0009511C" w:rsidRDefault="00AF1BE1"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3F52FB9" w14:textId="77777777" w:rsidR="00AF1BE1" w:rsidRPr="0009511C" w:rsidRDefault="00AF1BE1"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034A467" w14:textId="77777777" w:rsidR="00AF1BE1" w:rsidRPr="0009511C" w:rsidRDefault="00AF1BE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E93AEDF" w14:textId="77777777" w:rsidR="00AF1BE1" w:rsidRPr="0009511C" w:rsidRDefault="00AF1BE1"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C4303D6" w14:textId="77777777" w:rsidR="00AF1BE1" w:rsidRPr="0009511C" w:rsidRDefault="00AF1BE1" w:rsidP="00AF1BE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0A7EAA14"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1F6F76B"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F1BE1" w:rsidRPr="0009511C" w14:paraId="59D9FEBB"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84F6B73"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B0E319D" w14:textId="77777777" w:rsidR="00AF1BE1" w:rsidRPr="0009511C" w:rsidRDefault="00AF1BE1" w:rsidP="00AF1BE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2202BE10"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A921A2C"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F1BE1" w:rsidRPr="0009511C" w14:paraId="2B18BBA6"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E422881" w14:textId="77777777" w:rsidR="00AF1BE1" w:rsidRPr="0009511C" w:rsidRDefault="00AF1BE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EE3A086"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2D9230FD"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71572" w:rsidRPr="0009511C" w14:paraId="06FE49E1"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C6E1A92" w14:textId="77777777" w:rsidR="00971572" w:rsidRPr="0009511C" w:rsidRDefault="00971572"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971572" w:rsidRPr="0009511C" w14:paraId="0FD8FA39"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464F35C" w14:textId="77777777" w:rsidR="00971572" w:rsidRPr="0009511C" w:rsidRDefault="00971572"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2042278"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43AB0D31" w14:textId="77777777" w:rsidR="00AF1BE1" w:rsidRPr="0009511C" w:rsidRDefault="00AF1BE1" w:rsidP="00AF1BE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1425E21A"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0C5FB5FF" w14:textId="77777777" w:rsidR="00971572" w:rsidRDefault="00971572"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ED5B41A"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"ח"</w:t>
      </w:r>
    </w:p>
    <w:p w14:paraId="776B39AF"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6790F285"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3EB4D393"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A258086"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4BC07184"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30CFB0D1"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2ABF0FEE"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7ED2D44E"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תוכניות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7927B309"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030C6678"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0DC3C95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2B109801"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36A43714"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4E1D680"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תוכניות הביצוע המתחייבות מכל תקן ודין לרבות אך לא רק מחלקיו השונים של ת"י 1547 – "תכניות ביצוע לבניינים ולעבודות פיתוח סביבתי".</w:t>
      </w:r>
    </w:p>
    <w:p w14:paraId="76EEDD57"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44AE419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6C167EB0"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3607216C"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4A99ECE6"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E220408"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A015D87"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6DEDD8"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4A3D3A"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1BB807"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5A6FDC34" w14:textId="77777777" w:rsidR="00E1739D" w:rsidRPr="004F1866" w:rsidRDefault="0094364E"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1739D" w:rsidRPr="004F1866">
            <w:rPr>
              <w:color w:val="00B0F0"/>
              <w:rtl/>
            </w:rPr>
            <w:t>[צד א בחוזה]</w:t>
          </w:r>
        </w:sdtContent>
      </w:sdt>
      <w:r w:rsidR="00E1739D" w:rsidRPr="004F1866">
        <w:rPr>
          <w:rFonts w:ascii="Times New Roman" w:eastAsia="Times New Roman" w:hAnsi="Times New Roman" w:cs="David" w:hint="cs"/>
          <w:color w:val="008000"/>
          <w:sz w:val="24"/>
          <w:szCs w:val="24"/>
          <w:rtl/>
          <w:lang w:eastAsia="he-IL"/>
        </w:rPr>
        <w:br/>
      </w:r>
    </w:p>
    <w:p w14:paraId="105F93E1"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3DB8E22D"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8C99E1A"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9C34FC4"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D80A04"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F04FFEF" w14:textId="77777777"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7" w:author="Avi Cohen" w:date="2021-08-03T16:39:00Z">
            <w:r w:rsidR="0094364E">
              <w:rPr>
                <w:rFonts w:ascii="Times New Roman" w:eastAsia="Times New Roman" w:hAnsi="Times New Roman" w:cs="David"/>
                <w:color w:val="008000"/>
                <w:sz w:val="24"/>
                <w:szCs w:val="24"/>
                <w:rtl/>
                <w:lang w:eastAsia="he-IL"/>
              </w:rPr>
              <w:t>גבעת הכלניות</w:t>
            </w:r>
          </w:ins>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8" w:author="Avi Cohen" w:date="2021-08-03T16:40:00Z">
            <w:r w:rsidR="0094364E">
              <w:rPr>
                <w:rFonts w:ascii="Times New Roman" w:eastAsia="Times New Roman" w:hAnsi="Times New Roman" w:cs="David" w:hint="cs"/>
                <w:color w:val="008000"/>
                <w:sz w:val="24"/>
                <w:szCs w:val="24"/>
                <w:rtl/>
              </w:rPr>
              <w:t xml:space="preserve">יועץ נגישות בפרוייקט </w:t>
            </w:r>
          </w:ins>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2DDB74C7"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71BC0FF"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EC7D425"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2283A8"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21934E"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1CF7EA"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675FD161"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F05C5D"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144BBA"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6EAA06A5" w14:textId="77777777" w:rsidR="00E1739D" w:rsidRPr="004F1866" w:rsidRDefault="0094364E"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1739D" w:rsidRPr="004F1866">
            <w:rPr>
              <w:color w:val="00B0F0"/>
              <w:rtl/>
            </w:rPr>
            <w:t>[שם ספק]</w:t>
          </w:r>
        </w:sdtContent>
      </w:sdt>
    </w:p>
    <w:p w14:paraId="0BCDCD3F"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7147B38A"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6BFA42D"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610A33AE"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F6D722D" w14:textId="77777777"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04C20BA2"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344ECD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4F1866">
            <w:rPr>
              <w:color w:val="00B0F0"/>
              <w:rtl/>
            </w:rPr>
            <w:t>[צד א בחוזה]</w:t>
          </w:r>
        </w:sdtContent>
      </w:sdt>
    </w:p>
    <w:p w14:paraId="263DD2C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CC401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32C3686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D8829A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9" w:author="Avi Cohen" w:date="2021-08-03T16:39:00Z">
            <w:r w:rsidR="0094364E">
              <w:rPr>
                <w:rFonts w:ascii="Times New Roman" w:eastAsia="Times New Roman" w:hAnsi="Times New Roman" w:cs="David" w:hint="cs"/>
                <w:color w:val="008000"/>
                <w:sz w:val="24"/>
                <w:szCs w:val="24"/>
                <w:rtl/>
                <w:lang w:eastAsia="he-IL"/>
              </w:rPr>
              <w:t>גבעת הכלניות</w:t>
            </w:r>
          </w:ins>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0-07T00:00:00Z">
            <w:dateFormat w:val="dd/MM/yyyy"/>
            <w:lid w:val="he-IL"/>
            <w:storeMappedDataAs w:val="dateTime"/>
            <w:calendar w:val="gregorian"/>
          </w:date>
        </w:sdtPr>
        <w:sdtEndPr>
          <w:rPr>
            <w:rFonts w:hint="cs"/>
          </w:rPr>
        </w:sdtEndPr>
        <w:sdtContent>
          <w:ins w:id="20" w:author="Avi Cohen" w:date="2021-08-03T16:40:00Z">
            <w:r w:rsidR="0094364E">
              <w:rPr>
                <w:rFonts w:ascii="Times New Roman" w:eastAsia="Times New Roman" w:hAnsi="Times New Roman" w:cs="David" w:hint="cs"/>
                <w:color w:val="008000"/>
                <w:sz w:val="24"/>
                <w:szCs w:val="24"/>
                <w:rtl/>
                <w:lang w:eastAsia="he-IL"/>
              </w:rPr>
              <w:t>‏07/10/2021</w:t>
            </w:r>
          </w:ins>
        </w:sdtContent>
      </w:sdt>
      <w:r w:rsidRPr="004F1866">
        <w:rPr>
          <w:rFonts w:ascii="Times New Roman" w:eastAsia="Times New Roman" w:hAnsi="Times New Roman" w:cs="David" w:hint="cs"/>
          <w:sz w:val="24"/>
          <w:szCs w:val="24"/>
          <w:rtl/>
          <w:lang w:eastAsia="he-IL"/>
        </w:rPr>
        <w:t xml:space="preserve"> או עבור חלקן כמפורט להלן:</w:t>
      </w:r>
    </w:p>
    <w:p w14:paraId="3BB2D265"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63E47A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4FBF2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4648A0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00F8F4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F93A4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73D0C8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C15ADD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6BB106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71570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423601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2C29F19A"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02670F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3DC8B3A2"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7A02A03"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36789EF7"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4C773675"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14710059"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4F1866">
            <w:rPr>
              <w:color w:val="00B0F0"/>
              <w:rtl/>
            </w:rPr>
            <w:t>[שם ספק]</w:t>
          </w:r>
        </w:sdtContent>
      </w:sdt>
    </w:p>
    <w:p w14:paraId="4E2701A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976C9F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2EFD5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EB8FE8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5A09E68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8DE70B6"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896C685"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6B4A8BF8"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5E89704"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6F639E9" w14:textId="77777777" w:rsidR="00E1739D" w:rsidRPr="004F1866" w:rsidRDefault="00E1739D" w:rsidP="00E1739D">
      <w:pPr>
        <w:widowControl w:val="0"/>
        <w:spacing w:before="0" w:beforeAutospacing="0" w:after="0" w:afterAutospacing="0" w:line="240" w:lineRule="auto"/>
        <w:jc w:val="center"/>
        <w:outlineLvl w:val="7"/>
      </w:pPr>
    </w:p>
    <w:p w14:paraId="0F188819"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AB3A6A">
      <w:headerReference w:type="default" r:id="rId14"/>
      <w:footerReference w:type="default" r:id="rId15"/>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6B064F" w14:textId="77777777" w:rsidR="0094364E" w:rsidRDefault="0094364E" w:rsidP="00AF234B">
      <w:pPr>
        <w:spacing w:before="0" w:after="0" w:line="240" w:lineRule="auto"/>
      </w:pPr>
      <w:r>
        <w:separator/>
      </w:r>
    </w:p>
  </w:endnote>
  <w:endnote w:type="continuationSeparator" w:id="0">
    <w:p w14:paraId="06F75998" w14:textId="77777777" w:rsidR="0094364E" w:rsidRDefault="0094364E" w:rsidP="00AF234B">
      <w:pPr>
        <w:spacing w:before="0" w:after="0" w:line="240" w:lineRule="auto"/>
      </w:pPr>
      <w:r>
        <w:continuationSeparator/>
      </w:r>
    </w:p>
  </w:endnote>
  <w:endnote w:type="continuationNotice" w:id="1">
    <w:p w14:paraId="39807546" w14:textId="77777777" w:rsidR="0094364E" w:rsidRDefault="0094364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3"/>
      <w:gridCol w:w="2810"/>
      <w:gridCol w:w="233"/>
      <w:gridCol w:w="1047"/>
      <w:gridCol w:w="1773"/>
    </w:tblGrid>
    <w:tr w:rsidR="00406297" w:rsidRPr="00F9528C" w14:paraId="386C6C21" w14:textId="77777777" w:rsidTr="00623070">
      <w:tc>
        <w:tcPr>
          <w:tcW w:w="753" w:type="dxa"/>
        </w:tcPr>
        <w:p w14:paraId="6471AB7D"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7CCD224" w14:textId="77777777" w:rsidR="00406297" w:rsidRPr="00F9528C" w:rsidRDefault="0094364E" w:rsidP="00623070">
              <w:pPr>
                <w:tabs>
                  <w:tab w:val="center" w:pos="4153"/>
                  <w:tab w:val="right" w:pos="8306"/>
                </w:tabs>
                <w:spacing w:before="0" w:after="0" w:line="240" w:lineRule="auto"/>
                <w:rPr>
                  <w:rFonts w:ascii="David" w:hAnsi="David"/>
                  <w:color w:val="00B0F0"/>
                  <w:sz w:val="20"/>
                  <w:szCs w:val="20"/>
                  <w:rtl/>
                </w:rPr>
              </w:pPr>
              <w:ins w:id="21" w:author="Avi Cohen" w:date="2021-08-03T16:39:00Z">
                <w:r>
                  <w:rPr>
                    <w:rFonts w:ascii="David" w:hAnsi="David"/>
                    <w:color w:val="00B0F0"/>
                    <w:sz w:val="20"/>
                    <w:szCs w:val="20"/>
                    <w:rtl/>
                  </w:rPr>
                  <w:t>גבעת הכלניות ( טרם ניתן שם לפרויקט )</w:t>
                </w:r>
              </w:ins>
            </w:p>
          </w:tc>
        </w:sdtContent>
      </w:sdt>
      <w:tc>
        <w:tcPr>
          <w:tcW w:w="2232" w:type="dxa"/>
        </w:tcPr>
        <w:p w14:paraId="07A6B953"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נגישות</w:t>
              </w:r>
            </w:sdtContent>
          </w:sdt>
        </w:p>
      </w:tc>
      <w:tc>
        <w:tcPr>
          <w:tcW w:w="236" w:type="dxa"/>
        </w:tcPr>
        <w:p w14:paraId="22205D93" w14:textId="77777777" w:rsidR="00406297" w:rsidRPr="00F9528C" w:rsidRDefault="00406297" w:rsidP="00623070">
          <w:pPr>
            <w:tabs>
              <w:tab w:val="center" w:pos="4153"/>
              <w:tab w:val="right" w:pos="8306"/>
            </w:tabs>
            <w:spacing w:before="0" w:after="0" w:line="240" w:lineRule="auto"/>
            <w:rPr>
              <w:rFonts w:ascii="David" w:hAnsi="David"/>
              <w:sz w:val="16"/>
              <w:szCs w:val="16"/>
              <w:rtl/>
            </w:rPr>
          </w:pPr>
        </w:p>
      </w:tc>
      <w:tc>
        <w:tcPr>
          <w:tcW w:w="1129" w:type="dxa"/>
        </w:tcPr>
        <w:p w14:paraId="4EB2A1A0"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5EF4D12"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CONT-5-676</w:t>
              </w:r>
            </w:p>
          </w:tc>
        </w:sdtContent>
      </w:sdt>
    </w:tr>
    <w:tr w:rsidR="00406297" w:rsidRPr="00F9528C" w14:paraId="6CD5A7B4" w14:textId="77777777" w:rsidTr="00623070">
      <w:tc>
        <w:tcPr>
          <w:tcW w:w="753" w:type="dxa"/>
        </w:tcPr>
        <w:p w14:paraId="327CF77E"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7F2F7DE1" w14:textId="77777777" w:rsidR="00406297" w:rsidRPr="00F9528C" w:rsidRDefault="00406297"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6297" w:rsidRPr="00F9528C" w14:paraId="46197835" w14:textId="77777777" w:rsidTr="00623070">
            <w:trPr>
              <w:trHeight w:val="201"/>
            </w:trPr>
            <w:tc>
              <w:tcPr>
                <w:tcW w:w="926" w:type="dxa"/>
              </w:tcPr>
              <w:p w14:paraId="5BFD0A29"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57BB69E" w14:textId="77777777" w:rsidR="00406297" w:rsidRPr="00F9528C" w:rsidRDefault="00406297"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5A25548E"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236" w:type="dxa"/>
        </w:tcPr>
        <w:p w14:paraId="6529BA7A"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1129" w:type="dxa"/>
        </w:tcPr>
        <w:p w14:paraId="0CE3D3EF"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1B4623BC" w14:textId="77777777" w:rsidR="00406297" w:rsidRPr="00F9528C" w:rsidRDefault="0094364E"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06297" w:rsidRPr="00F9528C">
                <w:rPr>
                  <w:rFonts w:ascii="David" w:hAnsi="David"/>
                  <w:color w:val="00B0F0"/>
                  <w:sz w:val="20"/>
                  <w:szCs w:val="20"/>
                  <w:rtl/>
                </w:rPr>
                <w:t>[סטטוס חוזה]</w:t>
              </w:r>
            </w:sdtContent>
          </w:sdt>
        </w:p>
      </w:tc>
    </w:tr>
    <w:tr w:rsidR="00406297" w:rsidRPr="00F9528C" w14:paraId="0DD34E46" w14:textId="77777777" w:rsidTr="00623070">
      <w:trPr>
        <w:trHeight w:val="80"/>
      </w:trPr>
      <w:tc>
        <w:tcPr>
          <w:tcW w:w="753" w:type="dxa"/>
        </w:tcPr>
        <w:p w14:paraId="5B8F9E5F"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1883" w:type="dxa"/>
        </w:tcPr>
        <w:p w14:paraId="2FBB97A0" w14:textId="77777777" w:rsidR="00406297" w:rsidRPr="00F9528C" w:rsidRDefault="00406297"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4AB4AB4B"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236" w:type="dxa"/>
        </w:tcPr>
        <w:p w14:paraId="101C31BE"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1129" w:type="dxa"/>
        </w:tcPr>
        <w:p w14:paraId="24AD032B"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2073" w:type="dxa"/>
        </w:tcPr>
        <w:p w14:paraId="1C5F447E"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r>
  </w:tbl>
  <w:p w14:paraId="7E6E8541" w14:textId="77777777" w:rsidR="00FC5090" w:rsidRDefault="00406297" w:rsidP="00406297">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70FB06CC" w14:textId="77777777" w:rsidR="00406297" w:rsidRPr="00406297" w:rsidRDefault="00406297"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C1561C" w14:textId="77777777" w:rsidR="0094364E" w:rsidRDefault="0094364E" w:rsidP="00AF234B">
      <w:pPr>
        <w:spacing w:before="0" w:after="0" w:line="240" w:lineRule="auto"/>
      </w:pPr>
      <w:r>
        <w:separator/>
      </w:r>
    </w:p>
  </w:footnote>
  <w:footnote w:type="continuationSeparator" w:id="0">
    <w:p w14:paraId="1155B5F0" w14:textId="77777777" w:rsidR="0094364E" w:rsidRDefault="0094364E" w:rsidP="00AF234B">
      <w:pPr>
        <w:spacing w:before="0" w:after="0" w:line="240" w:lineRule="auto"/>
      </w:pPr>
      <w:r>
        <w:continuationSeparator/>
      </w:r>
    </w:p>
  </w:footnote>
  <w:footnote w:type="continuationNotice" w:id="1">
    <w:p w14:paraId="221ED464" w14:textId="77777777" w:rsidR="0094364E" w:rsidRDefault="0094364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23757015"/>
      <w:docPartObj>
        <w:docPartGallery w:val="Page Numbers (Top of Page)"/>
        <w:docPartUnique/>
      </w:docPartObj>
    </w:sdtPr>
    <w:sdtEndPr/>
    <w:sdtContent>
      <w:p w14:paraId="2EDE5614" w14:textId="77777777" w:rsidR="00FC5090" w:rsidRDefault="00FC5090" w:rsidP="00CF334C">
        <w:pPr>
          <w:pStyle w:val="Header"/>
          <w:jc w:val="center"/>
        </w:pPr>
        <w:r>
          <w:fldChar w:fldCharType="begin"/>
        </w:r>
        <w:r>
          <w:instrText xml:space="preserve"> PAGE   \* MERGEFORMAT </w:instrText>
        </w:r>
        <w:r>
          <w:fldChar w:fldCharType="separate"/>
        </w:r>
        <w:r w:rsidR="0094364E">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1"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7"/>
  </w:num>
  <w:num w:numId="3">
    <w:abstractNumId w:val="6"/>
  </w:num>
  <w:num w:numId="4">
    <w:abstractNumId w:val="13"/>
  </w:num>
  <w:num w:numId="5">
    <w:abstractNumId w:val="14"/>
  </w:num>
  <w:num w:numId="6">
    <w:abstractNumId w:val="5"/>
  </w:num>
  <w:num w:numId="7">
    <w:abstractNumId w:val="1"/>
  </w:num>
  <w:num w:numId="8">
    <w:abstractNumId w:val="12"/>
  </w:num>
  <w:num w:numId="9">
    <w:abstractNumId w:val="4"/>
  </w:num>
  <w:num w:numId="10">
    <w:abstractNumId w:val="9"/>
  </w:num>
  <w:num w:numId="11">
    <w:abstractNumId w:val="11"/>
  </w:num>
  <w:num w:numId="12">
    <w:abstractNumId w:val="0"/>
  </w:num>
  <w:num w:numId="13">
    <w:abstractNumId w:val="15"/>
  </w:num>
  <w:num w:numId="14">
    <w:abstractNumId w:val="2"/>
  </w:num>
  <w:num w:numId="15">
    <w:abstractNumId w:val="3"/>
  </w:num>
  <w:num w:numId="16">
    <w:abstractNumId w:val="16"/>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134C85"/>
    <w:rsid w:val="00141D80"/>
    <w:rsid w:val="001A0C3C"/>
    <w:rsid w:val="001A69D5"/>
    <w:rsid w:val="001D4EC2"/>
    <w:rsid w:val="00214ACF"/>
    <w:rsid w:val="00242A73"/>
    <w:rsid w:val="002436F3"/>
    <w:rsid w:val="00264D14"/>
    <w:rsid w:val="00272745"/>
    <w:rsid w:val="002804C1"/>
    <w:rsid w:val="002B2234"/>
    <w:rsid w:val="00406297"/>
    <w:rsid w:val="00552E11"/>
    <w:rsid w:val="005B6AFF"/>
    <w:rsid w:val="005D6E29"/>
    <w:rsid w:val="00650D2D"/>
    <w:rsid w:val="00666119"/>
    <w:rsid w:val="0072103C"/>
    <w:rsid w:val="0087415E"/>
    <w:rsid w:val="008C64C6"/>
    <w:rsid w:val="00942177"/>
    <w:rsid w:val="0094364E"/>
    <w:rsid w:val="00971572"/>
    <w:rsid w:val="009C6F6C"/>
    <w:rsid w:val="00A32BA1"/>
    <w:rsid w:val="00A42271"/>
    <w:rsid w:val="00A61DF9"/>
    <w:rsid w:val="00AB3A6A"/>
    <w:rsid w:val="00AF1BE1"/>
    <w:rsid w:val="00AF234B"/>
    <w:rsid w:val="00B404AC"/>
    <w:rsid w:val="00BD72C4"/>
    <w:rsid w:val="00BE17B4"/>
    <w:rsid w:val="00BF0AA7"/>
    <w:rsid w:val="00C81171"/>
    <w:rsid w:val="00C903A8"/>
    <w:rsid w:val="00CF334C"/>
    <w:rsid w:val="00D40F1E"/>
    <w:rsid w:val="00E1739D"/>
    <w:rsid w:val="00E679C7"/>
    <w:rsid w:val="00E870A8"/>
    <w:rsid w:val="00EC37B6"/>
    <w:rsid w:val="00EE5825"/>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DE3E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9C6F6C"/>
  </w:style>
  <w:style w:type="numbering" w:customStyle="1" w:styleId="NoList11">
    <w:name w:val="No List11"/>
    <w:next w:val="NoList"/>
    <w:semiHidden/>
    <w:rsid w:val="009C6F6C"/>
  </w:style>
  <w:style w:type="table" w:customStyle="1" w:styleId="11">
    <w:name w:val="רשת טבלה1"/>
    <w:basedOn w:val="TableNormal"/>
    <w:next w:val="TableGrid"/>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PlaceholderText"/>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PlaceholderText"/>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PlaceholderText"/>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PlaceholderText"/>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PlaceholderText"/>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PlaceholderText"/>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PlaceholderText"/>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PlaceholderText"/>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PlaceholderText"/>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PlaceholderText"/>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PlaceholderText"/>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PlaceholderText"/>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PlaceholderText"/>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PlaceholderText"/>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PlaceholderText"/>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PlaceholderText"/>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PlaceholderText"/>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PlaceholderText"/>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PlaceholderText"/>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PlaceholderText"/>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PlaceholderText"/>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PlaceholderText"/>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PlaceholderText"/>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PlaceholderText"/>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PlaceholderText"/>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PlaceholderText"/>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PlaceholderText"/>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PlaceholderText"/>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PlaceholderText"/>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PlaceholderText"/>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PlaceholderText"/>
              <w:rtl/>
            </w:rPr>
            <w:t>[שם ספק]</w:t>
          </w:r>
        </w:p>
      </w:docPartBody>
    </w:docPart>
    <w:docPart>
      <w:docPartPr>
        <w:name w:val="121628505B204A37B3070DDA89D063C6"/>
        <w:category>
          <w:name w:val="כללי"/>
          <w:gallery w:val="placeholder"/>
        </w:category>
        <w:types>
          <w:type w:val="bbPlcHdr"/>
        </w:types>
        <w:behaviors>
          <w:behavior w:val="content"/>
        </w:behaviors>
        <w:guid w:val="{23F1EF5B-6A18-4BE3-A908-25599BE467E4}"/>
      </w:docPartPr>
      <w:docPartBody>
        <w:p w:rsidR="0008167F" w:rsidRDefault="00002D11">
          <w:r w:rsidRPr="00F3672F">
            <w:rPr>
              <w:rStyle w:val="PlaceholderText"/>
              <w:rtl/>
            </w:rPr>
            <w:t>[שם צד א]</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PlaceholderText"/>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PlaceholderText"/>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PlaceholderText"/>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PlaceholderText"/>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PlaceholderText"/>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PlaceholderText"/>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PlaceholderText"/>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PlaceholderText"/>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PlaceholderText"/>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2D11"/>
    <w:rsid w:val="000046A2"/>
    <w:rsid w:val="00015D7F"/>
    <w:rsid w:val="0008167F"/>
    <w:rsid w:val="00146FF2"/>
    <w:rsid w:val="00172407"/>
    <w:rsid w:val="00223BF5"/>
    <w:rsid w:val="0032380B"/>
    <w:rsid w:val="003D3172"/>
    <w:rsid w:val="006865A5"/>
    <w:rsid w:val="00874A5F"/>
    <w:rsid w:val="00B666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2D1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344D92C3C0B240B0A5F6191FA36B1C65">
    <w:name w:val="344D92C3C0B240B0A5F6191FA36B1C65"/>
    <w:rsid w:val="00B66638"/>
    <w:pPr>
      <w:bidi/>
    </w:pPr>
  </w:style>
  <w:style w:type="paragraph" w:customStyle="1" w:styleId="7B59E8B27B2F46F7A7EAB17D0229FD16">
    <w:name w:val="7B59E8B27B2F46F7A7EAB17D0229FD16"/>
    <w:rsid w:val="00B66638"/>
    <w:pPr>
      <w:bidi/>
    </w:pPr>
  </w:style>
  <w:style w:type="paragraph" w:customStyle="1" w:styleId="73B25228A8C24B569CEBCAD6B6099438">
    <w:name w:val="73B25228A8C24B569CEBCAD6B6099438"/>
    <w:rsid w:val="00B66638"/>
    <w:pPr>
      <w:bidi/>
    </w:pPr>
  </w:style>
  <w:style w:type="paragraph" w:customStyle="1" w:styleId="3E79612BB8CD476D90D0973CD144BBD8">
    <w:name w:val="3E79612BB8CD476D90D0973CD144BBD8"/>
    <w:rsid w:val="00B66638"/>
    <w:pPr>
      <w:bidi/>
    </w:pPr>
  </w:style>
  <w:style w:type="paragraph" w:customStyle="1" w:styleId="7A2E55B347A1403AB8A26EF930D8F5BA">
    <w:name w:val="7A2E55B347A1403AB8A26EF930D8F5BA"/>
    <w:rsid w:val="00B66638"/>
    <w:pPr>
      <w:bidi/>
    </w:pPr>
  </w:style>
  <w:style w:type="paragraph" w:customStyle="1" w:styleId="D5A18AD6EBE4487EACD21B30C3590A34">
    <w:name w:val="D5A18AD6EBE4487EACD21B30C3590A34"/>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40D382D5C4724A0B810B7005BD911C3A">
    <w:name w:val="40D382D5C4724A0B810B7005BD911C3A"/>
    <w:rsid w:val="00B66638"/>
    <w:pPr>
      <w:bidi/>
    </w:pPr>
  </w:style>
  <w:style w:type="paragraph" w:customStyle="1" w:styleId="17EDA4E0A3634E7BBDA8CEDCA9EE5542">
    <w:name w:val="17EDA4E0A3634E7BBDA8CEDCA9EE5542"/>
    <w:rsid w:val="00B66638"/>
    <w:pPr>
      <w:bidi/>
    </w:pPr>
  </w:style>
  <w:style w:type="paragraph" w:customStyle="1" w:styleId="A094D93F76ED4248A4432D43D0D9F832">
    <w:name w:val="A094D93F76ED4248A4432D43D0D9F832"/>
    <w:rsid w:val="00B66638"/>
    <w:pPr>
      <w:bidi/>
    </w:pPr>
  </w:style>
  <w:style w:type="paragraph" w:customStyle="1" w:styleId="2590BE8C97D840FDA665D56EBE1E9424">
    <w:name w:val="2590BE8C97D840FDA665D56EBE1E9424"/>
    <w:rsid w:val="00B66638"/>
    <w:pPr>
      <w:bidi/>
    </w:pPr>
  </w:style>
  <w:style w:type="paragraph" w:customStyle="1" w:styleId="AE3D38CC3DEB4297B741360C625F9098">
    <w:name w:val="AE3D38CC3DEB4297B741360C625F9098"/>
    <w:rsid w:val="00B66638"/>
    <w:pPr>
      <w:bidi/>
    </w:pPr>
  </w:style>
  <w:style w:type="paragraph" w:customStyle="1" w:styleId="0EFC45A65FF840959F257E4CD533F2B5">
    <w:name w:val="0EFC45A65FF840959F257E4CD533F2B5"/>
    <w:rsid w:val="00002D11"/>
    <w:pPr>
      <w:bidi/>
    </w:pPr>
  </w:style>
  <w:style w:type="paragraph" w:customStyle="1" w:styleId="DDF490A1AEE940D7A8B61825352AA089">
    <w:name w:val="DDF490A1AEE940D7A8B61825352AA089"/>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6C8A259E-5B3D-4D58-B3AC-5CDFF3A2587E}"/>
</file>

<file path=customXml/itemProps4.xml><?xml version="1.0" encoding="utf-8"?>
<ds:datastoreItem xmlns:ds="http://schemas.openxmlformats.org/officeDocument/2006/customXml" ds:itemID="{D523183D-63FD-46B4-9CFE-C7D0612343B3}"/>
</file>

<file path=customXml/itemProps5.xml><?xml version="1.0" encoding="utf-8"?>
<ds:datastoreItem xmlns:ds="http://schemas.openxmlformats.org/officeDocument/2006/customXml" ds:itemID="{587C9044-8FB8-41DD-9CCA-36D0477FA8C5}"/>
</file>

<file path=customXml/itemProps6.xml><?xml version="1.0" encoding="utf-8"?>
<ds:datastoreItem xmlns:ds="http://schemas.openxmlformats.org/officeDocument/2006/customXml" ds:itemID="{CF4FC173-6C3C-499F-B9EC-99FDE72D2543}"/>
</file>

<file path=docProps/app.xml><?xml version="1.0" encoding="utf-8"?>
<Properties xmlns="http://schemas.openxmlformats.org/officeDocument/2006/extended-properties" xmlns:vt="http://schemas.openxmlformats.org/officeDocument/2006/docPropsVTypes">
  <Template>Normal</Template>
  <TotalTime>2</TotalTime>
  <Pages>32</Pages>
  <Words>9434</Words>
  <Characters>47172</Characters>
  <Application>Microsoft Office Word</Application>
  <DocSecurity>0</DocSecurity>
  <Lines>393</Lines>
  <Paragraphs>112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56494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cp:revision>
  <dcterms:created xsi:type="dcterms:W3CDTF">2021-08-03T13:39:00Z</dcterms:created>
  <dcterms:modified xsi:type="dcterms:W3CDTF">2021-08-03T13:41:00Z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ecaaad2f-eded-4497-9046-a6ecdf20c7e6</vt:lpwstr>
  </property>
</Properties>
</file>