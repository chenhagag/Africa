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2ADDE8" w14:textId="77777777" w:rsidR="00590FDD" w:rsidRPr="00590FDD" w:rsidRDefault="00590FDD" w:rsidP="00590FDD">
      <w:pPr>
        <w:widowControl w:val="0"/>
        <w:spacing w:after="0" w:line="240" w:lineRule="auto"/>
        <w:jc w:val="center"/>
        <w:rPr>
          <w:rFonts w:ascii="Times New Roman" w:eastAsia="Times New Roman" w:hAnsi="Times New Roman"/>
          <w:bCs/>
          <w:i/>
          <w:iCs/>
          <w:sz w:val="32"/>
          <w:szCs w:val="32"/>
          <w:u w:val="single"/>
          <w:rtl/>
          <w:lang w:eastAsia="he-IL"/>
        </w:rPr>
      </w:pPr>
    </w:p>
    <w:p w14:paraId="188FF92E" w14:textId="77777777" w:rsidR="00590FDD" w:rsidRPr="00590FDD" w:rsidRDefault="00590FDD" w:rsidP="00590FDD">
      <w:pPr>
        <w:widowControl w:val="0"/>
        <w:spacing w:after="0" w:line="240" w:lineRule="auto"/>
        <w:rPr>
          <w:rFonts w:ascii="Times New Roman" w:eastAsia="Times New Roman" w:hAnsi="Times New Roman" w:cs="Times New Roman"/>
          <w:sz w:val="20"/>
          <w:szCs w:val="20"/>
          <w:rtl/>
        </w:rPr>
      </w:pPr>
    </w:p>
    <w:p w14:paraId="665722C4" w14:textId="77777777" w:rsidR="00590FDD" w:rsidRPr="00590FDD" w:rsidRDefault="00590FDD" w:rsidP="00590FDD">
      <w:pPr>
        <w:widowControl w:val="0"/>
        <w:spacing w:after="0" w:line="240" w:lineRule="auto"/>
        <w:jc w:val="center"/>
        <w:rPr>
          <w:rFonts w:ascii="Times New Roman" w:eastAsia="Times New Roman" w:hAnsi="Times New Roman"/>
          <w:sz w:val="20"/>
          <w:rtl/>
          <w:lang w:eastAsia="he-IL"/>
        </w:rPr>
      </w:pPr>
    </w:p>
    <w:p w14:paraId="37DD96DD"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4AF17812"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rtl/>
          <w:lang w:eastAsia="he-IL"/>
        </w:rPr>
      </w:pPr>
    </w:p>
    <w:p w14:paraId="2C9837F0" w14:textId="77777777" w:rsidR="00590FDD" w:rsidRPr="00590FDD" w:rsidRDefault="00590FDD" w:rsidP="00590FDD">
      <w:pPr>
        <w:widowControl w:val="0"/>
        <w:spacing w:after="0" w:line="240" w:lineRule="auto"/>
        <w:jc w:val="center"/>
        <w:rPr>
          <w:rFonts w:ascii="Times New Roman" w:eastAsia="Times New Roman" w:hAnsi="Times New Roman"/>
          <w:bCs/>
          <w:i/>
          <w:iCs/>
          <w:noProof/>
          <w:sz w:val="32"/>
          <w:szCs w:val="32"/>
          <w:u w:val="single"/>
          <w:rtl/>
        </w:rPr>
      </w:pPr>
    </w:p>
    <w:p w14:paraId="66A6AD27" w14:textId="77777777" w:rsidR="00590FDD" w:rsidRPr="00590FDD" w:rsidRDefault="00590FDD" w:rsidP="00590FDD">
      <w:pPr>
        <w:widowControl w:val="0"/>
        <w:spacing w:after="0" w:line="240" w:lineRule="auto"/>
        <w:jc w:val="center"/>
        <w:rPr>
          <w:rFonts w:ascii="Times New Roman" w:eastAsia="Times New Roman" w:hAnsi="Times New Roman"/>
          <w:bCs/>
          <w:i/>
          <w:iCs/>
          <w:noProof/>
          <w:sz w:val="32"/>
          <w:szCs w:val="32"/>
          <w:u w:val="single"/>
          <w:rtl/>
        </w:rPr>
      </w:pPr>
    </w:p>
    <w:p w14:paraId="234DAF80"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4C32BFCB" wp14:editId="51F4B27A">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6527E6A"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rtl/>
          <w:lang w:eastAsia="he-IL"/>
        </w:rPr>
      </w:pPr>
    </w:p>
    <w:p w14:paraId="55C89C32"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rtl/>
          <w:lang w:eastAsia="he-IL"/>
        </w:rPr>
      </w:pPr>
    </w:p>
    <w:p w14:paraId="0C1D1564" w14:textId="77777777" w:rsidR="00302486" w:rsidRDefault="00302486" w:rsidP="00590FDD">
      <w:pPr>
        <w:widowControl w:val="0"/>
        <w:spacing w:after="0" w:line="240" w:lineRule="auto"/>
        <w:jc w:val="center"/>
        <w:rPr>
          <w:rFonts w:ascii="Times New Roman" w:eastAsia="Times New Roman" w:hAnsi="Times New Roman"/>
          <w:bCs/>
          <w:sz w:val="32"/>
          <w:szCs w:val="32"/>
          <w:u w:val="single"/>
          <w:rtl/>
          <w:lang w:eastAsia="he-IL"/>
        </w:rPr>
      </w:pPr>
    </w:p>
    <w:p w14:paraId="52CA4E08"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3620654B"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rtl/>
          <w:lang w:eastAsia="he-IL"/>
        </w:rPr>
      </w:pPr>
    </w:p>
    <w:p w14:paraId="13DAC6AA"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rtl/>
          <w:lang w:eastAsia="he-IL"/>
        </w:rPr>
      </w:pPr>
    </w:p>
    <w:p w14:paraId="4B04281F" w14:textId="77777777" w:rsidR="00302486" w:rsidRPr="00B27B4C" w:rsidRDefault="00302486" w:rsidP="00302486">
      <w:pPr>
        <w:widowControl w:val="0"/>
        <w:spacing w:after="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79840839" w14:textId="45CCF569" w:rsidR="00302486" w:rsidRPr="00B27B4C" w:rsidRDefault="00206482" w:rsidP="00302486">
          <w:pPr>
            <w:widowControl w:val="0"/>
            <w:spacing w:after="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bCs/>
              <w:sz w:val="32"/>
              <w:szCs w:val="32"/>
              <w:u w:val="single"/>
              <w:rtl/>
              <w:lang w:eastAsia="he-IL"/>
            </w:rPr>
            <w:t>גבעת הכלניות ( שם זמני )</w:t>
          </w:r>
        </w:p>
      </w:sdtContent>
    </w:sdt>
    <w:p w14:paraId="593C602D" w14:textId="77777777" w:rsidR="00302486" w:rsidRPr="00B27B4C" w:rsidRDefault="00302486" w:rsidP="00302486">
      <w:pPr>
        <w:widowControl w:val="0"/>
        <w:spacing w:after="0" w:line="240" w:lineRule="auto"/>
        <w:jc w:val="center"/>
        <w:rPr>
          <w:rFonts w:ascii="Times New Roman" w:eastAsia="Times New Roman" w:hAnsi="Times New Roman"/>
          <w:bCs/>
          <w:sz w:val="32"/>
          <w:szCs w:val="32"/>
          <w:u w:val="single"/>
          <w:rtl/>
          <w:lang w:eastAsia="he-IL"/>
        </w:rPr>
      </w:pPr>
    </w:p>
    <w:p w14:paraId="1F374206" w14:textId="77777777" w:rsidR="00302486" w:rsidRPr="00B27B4C" w:rsidRDefault="00302486" w:rsidP="00302486">
      <w:pPr>
        <w:widowControl w:val="0"/>
        <w:spacing w:after="0" w:line="240" w:lineRule="auto"/>
        <w:jc w:val="center"/>
        <w:rPr>
          <w:rFonts w:ascii="Times New Roman" w:eastAsia="Times New Roman" w:hAnsi="Times New Roman"/>
          <w:bCs/>
          <w:sz w:val="32"/>
          <w:szCs w:val="32"/>
          <w:u w:val="single"/>
          <w:rtl/>
          <w:lang w:eastAsia="he-IL"/>
        </w:rPr>
      </w:pPr>
    </w:p>
    <w:p w14:paraId="25EC995A"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00C3DBE1"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74D6F378"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75472D4A"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46A16E70"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3A169096"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0EB5926D"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66BF2175"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4D7378BE"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61EBF8CC"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34B499E7"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0F810D0F"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64DEBFA1"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506A72C2"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1EC14C34"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7895248E"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0CA8483C"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2EE7E7F6"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11BA8AC2"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3C69E568"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459291B6" w14:textId="77777777" w:rsidR="00590FDD" w:rsidRPr="00590FDD" w:rsidRDefault="00590FDD" w:rsidP="00C30116">
      <w:pPr>
        <w:widowControl w:val="0"/>
        <w:spacing w:after="0" w:line="240" w:lineRule="auto"/>
        <w:rPr>
          <w:rFonts w:ascii="Times New Roman" w:eastAsia="Times New Roman" w:hAnsi="Times New Roman"/>
          <w:bCs/>
          <w:sz w:val="32"/>
          <w:szCs w:val="32"/>
          <w:u w:val="single"/>
          <w:lang w:eastAsia="he-IL"/>
        </w:rPr>
      </w:pPr>
    </w:p>
    <w:p w14:paraId="22ECBF2C" w14:textId="77777777" w:rsidR="00590FDD" w:rsidRPr="00590FDD" w:rsidRDefault="00590FDD" w:rsidP="00590FDD">
      <w:pPr>
        <w:widowControl w:val="0"/>
        <w:spacing w:after="0" w:line="240" w:lineRule="auto"/>
        <w:jc w:val="center"/>
        <w:rPr>
          <w:rFonts w:ascii="Times New Roman" w:eastAsia="Times New Roman" w:hAnsi="Times New Roman"/>
          <w:bCs/>
          <w:sz w:val="32"/>
          <w:szCs w:val="32"/>
          <w:u w:val="single"/>
          <w:lang w:eastAsia="he-IL"/>
        </w:rPr>
      </w:pPr>
    </w:p>
    <w:p w14:paraId="6F6EBC78" w14:textId="77777777" w:rsidR="00590FDD" w:rsidRPr="00302486" w:rsidRDefault="00590FDD" w:rsidP="00590FDD">
      <w:pPr>
        <w:widowControl w:val="0"/>
        <w:spacing w:after="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06413E5C" w14:textId="77777777" w:rsidR="00590FDD" w:rsidRPr="00590FDD" w:rsidRDefault="00590FDD" w:rsidP="00590FDD">
      <w:pPr>
        <w:widowControl w:val="0"/>
        <w:spacing w:after="0" w:line="240" w:lineRule="auto"/>
        <w:jc w:val="center"/>
        <w:rPr>
          <w:rFonts w:ascii="Times New Roman" w:eastAsia="Times New Roman" w:hAnsi="Times New Roman"/>
          <w:bCs/>
          <w:sz w:val="20"/>
          <w:u w:val="single"/>
          <w:rtl/>
          <w:lang w:eastAsia="he-IL"/>
        </w:rPr>
      </w:pPr>
    </w:p>
    <w:p w14:paraId="1001FF28" w14:textId="1FEBFB4A" w:rsidR="00590FDD" w:rsidRPr="00590FDD" w:rsidRDefault="00590FDD" w:rsidP="00590FDD">
      <w:pPr>
        <w:widowControl w:val="0"/>
        <w:spacing w:after="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5T00:00:00Z">
            <w:dateFormat w:val="dd/MM/yyyy"/>
            <w:lid w:val="he-IL"/>
            <w:storeMappedDataAs w:val="dateTime"/>
            <w:calendar w:val="gregorian"/>
          </w:date>
        </w:sdtPr>
        <w:sdtEndPr>
          <w:rPr>
            <w:rFonts w:hint="cs"/>
          </w:rPr>
        </w:sdtEndPr>
        <w:sdtContent>
          <w:r w:rsidR="00206482">
            <w:rPr>
              <w:rFonts w:ascii="Times New Roman" w:eastAsia="Times New Roman" w:hAnsi="Times New Roman" w:hint="cs"/>
              <w:color w:val="800080"/>
              <w:sz w:val="24"/>
              <w:rtl/>
              <w:lang w:eastAsia="he-IL"/>
            </w:rPr>
            <w:t>‏15/09/2021</w:t>
          </w:r>
        </w:sdtContent>
      </w:sdt>
    </w:p>
    <w:p w14:paraId="37A649B2" w14:textId="77777777" w:rsidR="004E32D2" w:rsidRDefault="004E32D2" w:rsidP="004E32D2">
      <w:pPr>
        <w:widowControl w:val="0"/>
        <w:spacing w:after="0" w:line="240" w:lineRule="auto"/>
        <w:ind w:left="3600" w:right="2552" w:firstLine="720"/>
        <w:outlineLvl w:val="1"/>
        <w:rPr>
          <w:rFonts w:ascii="Times New Roman" w:eastAsia="Times New Roman" w:hAnsi="Times New Roman"/>
          <w:bCs/>
          <w:sz w:val="20"/>
          <w:rtl/>
          <w:lang w:eastAsia="he-IL"/>
        </w:rPr>
      </w:pPr>
    </w:p>
    <w:p w14:paraId="0165F2EE" w14:textId="77777777" w:rsidR="00590FDD" w:rsidRPr="00590FDD" w:rsidRDefault="004E32D2" w:rsidP="004E32D2">
      <w:pPr>
        <w:widowControl w:val="0"/>
        <w:spacing w:after="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F254FF4" w14:textId="46B22C23" w:rsidR="00590FDD" w:rsidRPr="00590FDD" w:rsidRDefault="00A51FAF" w:rsidP="00C6024D">
          <w:pPr>
            <w:widowControl w:val="0"/>
            <w:spacing w:after="0" w:line="240" w:lineRule="auto"/>
            <w:ind w:left="3652" w:hanging="52"/>
            <w:rPr>
              <w:rFonts w:ascii="Times New Roman" w:eastAsia="Times New Roman" w:hAnsi="Times New Roman"/>
              <w:color w:val="008000"/>
              <w:sz w:val="24"/>
              <w:rtl/>
            </w:rPr>
          </w:pPr>
          <w:r>
            <w:rPr>
              <w:rFonts w:ascii="Times New Roman" w:eastAsia="Times New Roman" w:hAnsi="Times New Roman"/>
              <w:color w:val="800080"/>
              <w:sz w:val="24"/>
              <w:rtl/>
            </w:rPr>
            <w:br/>
            <w:t>אפריקה ישראל מגורים בע"מ</w:t>
          </w:r>
          <w:r>
            <w:rPr>
              <w:rFonts w:ascii="Times New Roman" w:eastAsia="Times New Roman" w:hAnsi="Times New Roman"/>
              <w:color w:val="800080"/>
              <w:sz w:val="24"/>
              <w:rtl/>
            </w:rPr>
            <w:br/>
            <w:t>יוני נתניהו 1 ג' אור יהודה</w:t>
          </w:r>
          <w:r>
            <w:rPr>
              <w:rFonts w:ascii="Times New Roman" w:eastAsia="Times New Roman" w:hAnsi="Times New Roman"/>
              <w:color w:val="800080"/>
              <w:sz w:val="24"/>
              <w:rtl/>
            </w:rPr>
            <w:br/>
            <w:t>מ.ז 52-003476-0</w:t>
          </w:r>
          <w:r>
            <w:rPr>
              <w:rFonts w:ascii="Times New Roman" w:eastAsia="Times New Roman" w:hAnsi="Times New Roman"/>
              <w:color w:val="800080"/>
              <w:sz w:val="24"/>
              <w:rtl/>
            </w:rPr>
            <w:br/>
          </w:r>
        </w:p>
      </w:sdtContent>
    </w:sdt>
    <w:p w14:paraId="15792607" w14:textId="77777777" w:rsidR="00590FDD" w:rsidRPr="00590FDD" w:rsidRDefault="00590FDD" w:rsidP="00590FDD">
      <w:pPr>
        <w:widowControl w:val="0"/>
        <w:spacing w:after="0" w:line="240" w:lineRule="auto"/>
        <w:ind w:left="2880" w:firstLine="720"/>
        <w:rPr>
          <w:rFonts w:ascii="Times New Roman" w:eastAsia="Times New Roman" w:hAnsi="Times New Roman"/>
          <w:color w:val="008000"/>
          <w:sz w:val="24"/>
          <w:rtl/>
        </w:rPr>
      </w:pPr>
    </w:p>
    <w:p w14:paraId="63B48613" w14:textId="77777777" w:rsidR="00590FDD" w:rsidRPr="00590FDD" w:rsidRDefault="00590FDD" w:rsidP="00590FDD">
      <w:pPr>
        <w:widowControl w:val="0"/>
        <w:spacing w:after="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1F887533" w14:textId="77777777" w:rsidR="00590FDD" w:rsidRPr="00590FDD" w:rsidRDefault="00590FDD" w:rsidP="00590FDD">
      <w:pPr>
        <w:widowControl w:val="0"/>
        <w:spacing w:after="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5104E763" w14:textId="77777777" w:rsidR="004E32D2" w:rsidRDefault="004E32D2" w:rsidP="004E32D2">
      <w:pPr>
        <w:widowControl w:val="0"/>
        <w:tabs>
          <w:tab w:val="left" w:pos="5187"/>
        </w:tabs>
        <w:spacing w:after="0" w:line="240" w:lineRule="auto"/>
        <w:ind w:left="3600" w:right="2977" w:firstLine="412"/>
        <w:outlineLvl w:val="1"/>
        <w:rPr>
          <w:rFonts w:ascii="Times New Roman" w:eastAsia="Times New Roman" w:hAnsi="Times New Roman"/>
          <w:bCs/>
          <w:sz w:val="20"/>
          <w:rtl/>
          <w:lang w:eastAsia="he-IL"/>
        </w:rPr>
      </w:pPr>
    </w:p>
    <w:p w14:paraId="442DB434" w14:textId="77777777" w:rsidR="00590FDD" w:rsidRPr="00590FDD" w:rsidRDefault="00590FDD" w:rsidP="004E32D2">
      <w:pPr>
        <w:widowControl w:val="0"/>
        <w:tabs>
          <w:tab w:val="left" w:pos="5187"/>
        </w:tabs>
        <w:spacing w:after="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286716AB" w14:textId="77777777" w:rsidR="00590FDD" w:rsidRPr="00590FDD" w:rsidRDefault="00590FDD" w:rsidP="00590FDD">
      <w:pPr>
        <w:widowControl w:val="0"/>
        <w:spacing w:after="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15DD678E" w14:textId="5FF3E20E" w:rsidR="00590FDD" w:rsidRPr="00590FDD" w:rsidRDefault="00966850" w:rsidP="00590FDD">
          <w:pPr>
            <w:widowControl w:val="0"/>
            <w:spacing w:after="0" w:line="240" w:lineRule="auto"/>
            <w:ind w:left="3652" w:hanging="52"/>
            <w:rPr>
              <w:rFonts w:ascii="Times New Roman" w:eastAsia="Times New Roman" w:hAnsi="Times New Roman"/>
              <w:color w:val="800080"/>
              <w:sz w:val="24"/>
              <w:rtl/>
            </w:rPr>
          </w:pPr>
          <w:r>
            <w:rPr>
              <w:rFonts w:ascii="Times New Roman" w:eastAsia="Times New Roman" w:hAnsi="Times New Roman"/>
              <w:color w:val="800080"/>
              <w:sz w:val="24"/>
              <w:rtl/>
            </w:rPr>
            <w:br/>
            <w:t>קרבן ושות' חב' להנדסה</w:t>
          </w:r>
          <w:r>
            <w:rPr>
              <w:rFonts w:ascii="Times New Roman" w:eastAsia="Times New Roman" w:hAnsi="Times New Roman"/>
              <w:color w:val="800080"/>
              <w:sz w:val="24"/>
              <w:rtl/>
            </w:rPr>
            <w:br/>
          </w:r>
          <w:r>
            <w:rPr>
              <w:rFonts w:ascii="Times New Roman" w:eastAsia="Times New Roman" w:hAnsi="Times New Roman"/>
              <w:color w:val="800080"/>
              <w:sz w:val="24"/>
              <w:rtl/>
            </w:rPr>
            <w:lastRenderedPageBreak/>
            <w:t>הפרחים 9            חיפה</w:t>
          </w:r>
          <w:r>
            <w:rPr>
              <w:rFonts w:ascii="Times New Roman" w:eastAsia="Times New Roman" w:hAnsi="Times New Roman"/>
              <w:color w:val="800080"/>
              <w:sz w:val="24"/>
              <w:rtl/>
            </w:rPr>
            <w:br/>
          </w:r>
        </w:p>
      </w:sdtContent>
    </w:sdt>
    <w:p w14:paraId="69DA665C" w14:textId="77777777" w:rsidR="00590FDD" w:rsidRPr="00590FDD" w:rsidRDefault="00590FDD" w:rsidP="00590FDD">
      <w:pPr>
        <w:widowControl w:val="0"/>
        <w:spacing w:after="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7A95C4F7" w14:textId="77777777" w:rsidR="00590FDD" w:rsidRPr="00590FDD" w:rsidRDefault="00590FDD" w:rsidP="00590FDD">
      <w:pPr>
        <w:widowControl w:val="0"/>
        <w:spacing w:after="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5EB226FF"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738EFACC"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4F384F1B" w14:textId="77777777" w:rsidR="00590FDD" w:rsidRPr="00590FDD" w:rsidRDefault="00590FDD" w:rsidP="00590FDD">
      <w:pPr>
        <w:widowControl w:val="0"/>
        <w:spacing w:after="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E3FA756"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2B0350A1"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393907C8" w14:textId="77777777" w:rsidR="00590FDD" w:rsidRPr="00590FDD" w:rsidRDefault="00590FDD" w:rsidP="00590FDD">
      <w:pPr>
        <w:widowControl w:val="0"/>
        <w:spacing w:after="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5BEC4E95" w14:textId="77777777" w:rsidR="00590FDD" w:rsidRPr="00590FDD" w:rsidRDefault="00590FDD" w:rsidP="00590FDD">
      <w:pPr>
        <w:widowControl w:val="0"/>
        <w:bidi w:val="0"/>
        <w:spacing w:after="0" w:line="240" w:lineRule="auto"/>
        <w:rPr>
          <w:rFonts w:ascii="Times New Roman" w:eastAsia="Times New Roman" w:hAnsi="Times New Roman"/>
          <w:sz w:val="20"/>
          <w:szCs w:val="20"/>
          <w:rtl/>
          <w:lang w:eastAsia="he-IL"/>
        </w:rPr>
      </w:pPr>
    </w:p>
    <w:p w14:paraId="138F9C8C" w14:textId="77777777" w:rsidR="00590FDD" w:rsidRPr="00590FDD" w:rsidRDefault="00590FDD" w:rsidP="00590FDD">
      <w:pPr>
        <w:widowControl w:val="0"/>
        <w:numPr>
          <w:ilvl w:val="0"/>
          <w:numId w:val="1"/>
        </w:numPr>
        <w:spacing w:after="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0775685A"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3E30EEBB"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764351F3" w14:textId="77777777" w:rsidR="00590FDD" w:rsidRPr="00590FDD" w:rsidRDefault="00590FDD" w:rsidP="00590FDD">
      <w:pPr>
        <w:widowControl w:val="0"/>
        <w:spacing w:after="0" w:line="240" w:lineRule="auto"/>
        <w:ind w:left="720"/>
        <w:jc w:val="both"/>
        <w:rPr>
          <w:rFonts w:ascii="Times New Roman" w:eastAsia="Times New Roman" w:hAnsi="Times New Roman"/>
          <w:sz w:val="20"/>
          <w:rtl/>
          <w:lang w:eastAsia="he-IL"/>
        </w:rPr>
      </w:pPr>
    </w:p>
    <w:p w14:paraId="0FABC533"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4BB8FAFC"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p>
    <w:p w14:paraId="12817E00"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0CCB816C"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7630C148"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p>
    <w:p w14:paraId="4773D813" w14:textId="77777777" w:rsidR="00590FDD" w:rsidRPr="00590FDD" w:rsidRDefault="00590FDD" w:rsidP="00590FDD">
      <w:pPr>
        <w:widowControl w:val="0"/>
        <w:tabs>
          <w:tab w:val="left" w:pos="1932"/>
        </w:tabs>
        <w:spacing w:after="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4235208D"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p>
    <w:p w14:paraId="0B2E9E4A" w14:textId="77777777" w:rsidR="00590FDD" w:rsidRPr="00590FDD" w:rsidRDefault="00590FDD" w:rsidP="00590FDD">
      <w:pPr>
        <w:widowControl w:val="0"/>
        <w:tabs>
          <w:tab w:val="left" w:pos="1932"/>
        </w:tabs>
        <w:spacing w:after="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67B20ED"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p>
    <w:p w14:paraId="0CAAE5BD" w14:textId="77777777" w:rsidR="00590FDD" w:rsidRPr="00590FDD" w:rsidRDefault="00590FDD" w:rsidP="00590FDD">
      <w:pPr>
        <w:widowControl w:val="0"/>
        <w:tabs>
          <w:tab w:val="left" w:pos="1932"/>
        </w:tabs>
        <w:spacing w:after="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133C3BA2"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p>
    <w:p w14:paraId="08C883A1"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0F6E7FCC"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1D297374"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5A3EE169"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p>
    <w:p w14:paraId="395A62CB" w14:textId="77777777" w:rsidR="00590FDD" w:rsidRPr="00590FDD" w:rsidRDefault="00590FDD" w:rsidP="00590FDD">
      <w:pPr>
        <w:widowControl w:val="0"/>
        <w:tabs>
          <w:tab w:val="left" w:pos="1932"/>
        </w:tabs>
        <w:spacing w:after="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B8CE3EE"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p>
    <w:p w14:paraId="471107AA"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735FD54E"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p>
    <w:p w14:paraId="3E86F54A"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5A7CFDB6" w14:textId="77777777" w:rsidR="00590FDD" w:rsidRPr="00590FDD" w:rsidRDefault="00590FDD" w:rsidP="00590FDD">
      <w:pPr>
        <w:widowControl w:val="0"/>
        <w:tabs>
          <w:tab w:val="left" w:pos="1932"/>
        </w:tabs>
        <w:spacing w:after="0" w:line="240" w:lineRule="auto"/>
        <w:ind w:left="2160" w:hanging="1362"/>
        <w:jc w:val="both"/>
        <w:rPr>
          <w:rFonts w:ascii="Times New Roman" w:eastAsia="Times New Roman" w:hAnsi="Times New Roman"/>
          <w:sz w:val="20"/>
          <w:rtl/>
          <w:lang w:eastAsia="he-IL"/>
        </w:rPr>
      </w:pPr>
    </w:p>
    <w:p w14:paraId="081E0331" w14:textId="77777777" w:rsidR="00590FDD" w:rsidRPr="00590FDD" w:rsidRDefault="00590FDD" w:rsidP="00590FDD">
      <w:pPr>
        <w:widowControl w:val="0"/>
        <w:tabs>
          <w:tab w:val="left" w:pos="1932"/>
        </w:tabs>
        <w:spacing w:after="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026D1AA3"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p>
    <w:p w14:paraId="2EA39CA8"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55BDB0C6"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6933814E"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sz w:val="20"/>
          <w:rtl/>
          <w:lang w:eastAsia="he-IL"/>
        </w:rPr>
      </w:pPr>
    </w:p>
    <w:p w14:paraId="77F48452" w14:textId="77777777" w:rsidR="00590FDD" w:rsidRPr="00590FDD" w:rsidRDefault="00590FDD" w:rsidP="00590FDD">
      <w:pPr>
        <w:widowControl w:val="0"/>
        <w:tabs>
          <w:tab w:val="left" w:pos="1932"/>
        </w:tabs>
        <w:spacing w:after="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7A8528B5" w14:textId="77777777" w:rsidR="00590FDD" w:rsidRPr="00590FDD" w:rsidRDefault="00590FDD" w:rsidP="00590FDD">
      <w:pPr>
        <w:widowControl w:val="0"/>
        <w:tabs>
          <w:tab w:val="left" w:pos="1932"/>
        </w:tabs>
        <w:spacing w:after="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6177AFBF" w14:textId="77777777" w:rsidR="00590FDD" w:rsidRPr="00590FDD" w:rsidRDefault="00590FDD" w:rsidP="00590FDD">
      <w:pPr>
        <w:widowControl w:val="0"/>
        <w:tabs>
          <w:tab w:val="left" w:pos="1932"/>
        </w:tabs>
        <w:spacing w:after="0" w:line="240" w:lineRule="auto"/>
        <w:ind w:left="798"/>
        <w:jc w:val="both"/>
        <w:rPr>
          <w:rFonts w:ascii="Times New Roman" w:eastAsia="Times New Roman" w:hAnsi="Times New Roman"/>
          <w:sz w:val="20"/>
          <w:rtl/>
          <w:lang w:eastAsia="he-IL"/>
        </w:rPr>
      </w:pPr>
    </w:p>
    <w:p w14:paraId="479E264D"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193031BD" w14:textId="77777777" w:rsidR="00590FDD" w:rsidRPr="00590FDD" w:rsidRDefault="00590FDD" w:rsidP="00590FDD">
      <w:pPr>
        <w:widowControl w:val="0"/>
        <w:spacing w:after="0" w:line="240" w:lineRule="auto"/>
        <w:ind w:left="720"/>
        <w:jc w:val="both"/>
        <w:rPr>
          <w:rFonts w:ascii="Times New Roman" w:eastAsia="Times New Roman" w:hAnsi="Times New Roman"/>
          <w:sz w:val="20"/>
          <w:rtl/>
          <w:lang w:eastAsia="he-IL"/>
        </w:rPr>
      </w:pPr>
    </w:p>
    <w:p w14:paraId="68F0EA5D"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7D5BCF4B" w14:textId="77777777" w:rsidR="00590FDD" w:rsidRPr="00590FDD" w:rsidRDefault="00590FDD" w:rsidP="00590FDD">
      <w:pPr>
        <w:widowControl w:val="0"/>
        <w:spacing w:after="0" w:line="240" w:lineRule="auto"/>
        <w:ind w:left="720"/>
        <w:jc w:val="both"/>
        <w:rPr>
          <w:rFonts w:ascii="Times New Roman" w:eastAsia="Times New Roman" w:hAnsi="Times New Roman"/>
          <w:bCs/>
          <w:sz w:val="20"/>
          <w:rtl/>
          <w:lang w:eastAsia="he-IL"/>
        </w:rPr>
      </w:pPr>
    </w:p>
    <w:p w14:paraId="462C6476" w14:textId="77777777" w:rsidR="00590FDD" w:rsidRPr="00590FDD" w:rsidRDefault="00590FDD" w:rsidP="00590FDD">
      <w:pPr>
        <w:widowControl w:val="0"/>
        <w:spacing w:after="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3016D238" w14:textId="77777777" w:rsidR="00590FDD" w:rsidRPr="00590FDD" w:rsidRDefault="00590FDD" w:rsidP="00590FDD">
      <w:pPr>
        <w:widowControl w:val="0"/>
        <w:spacing w:after="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768B6F87" w14:textId="77777777" w:rsidR="00590FDD" w:rsidRPr="00590FDD" w:rsidRDefault="00590FDD" w:rsidP="00590FDD">
      <w:pPr>
        <w:widowControl w:val="0"/>
        <w:spacing w:after="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5E428F4B" w14:textId="77777777" w:rsidR="00590FDD" w:rsidRPr="00590FDD" w:rsidRDefault="00590FDD" w:rsidP="00590FDD">
      <w:pPr>
        <w:widowControl w:val="0"/>
        <w:spacing w:after="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3A8016D3" w14:textId="77777777" w:rsidR="00590FDD" w:rsidRPr="00590FDD" w:rsidRDefault="00590FDD" w:rsidP="00590FDD">
      <w:pPr>
        <w:widowControl w:val="0"/>
        <w:spacing w:after="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5EF869AD" w14:textId="77777777" w:rsidR="00590FDD" w:rsidRPr="00590FDD" w:rsidRDefault="00590FDD" w:rsidP="00590FDD">
      <w:pPr>
        <w:widowControl w:val="0"/>
        <w:spacing w:after="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7AFB078F" w14:textId="77777777" w:rsidR="00590FDD" w:rsidRPr="00590FDD" w:rsidRDefault="00590FDD" w:rsidP="00590FDD">
      <w:pPr>
        <w:widowControl w:val="0"/>
        <w:spacing w:after="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ז</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על קיום ביטוחי המתכנן;</w:t>
      </w:r>
    </w:p>
    <w:p w14:paraId="0B5DE081" w14:textId="77777777" w:rsidR="00590FDD" w:rsidRPr="00590FDD" w:rsidRDefault="00590FDD" w:rsidP="00590FDD">
      <w:pPr>
        <w:widowControl w:val="0"/>
        <w:spacing w:after="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2B7A698A" w14:textId="77777777" w:rsidR="00590FDD" w:rsidRPr="00590FDD" w:rsidRDefault="00590FDD" w:rsidP="00590FDD">
      <w:pPr>
        <w:widowControl w:val="0"/>
        <w:spacing w:after="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122FA136" w14:textId="77777777" w:rsidR="00590FDD" w:rsidRPr="00590FDD" w:rsidRDefault="00590FDD" w:rsidP="00590FDD">
      <w:pPr>
        <w:widowControl w:val="0"/>
        <w:spacing w:after="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4848526F" w14:textId="77777777" w:rsidR="00590FDD" w:rsidRPr="00590FDD" w:rsidRDefault="00590FDD" w:rsidP="00590FDD">
      <w:pPr>
        <w:widowControl w:val="0"/>
        <w:spacing w:after="0" w:line="240" w:lineRule="auto"/>
        <w:ind w:left="798"/>
        <w:jc w:val="both"/>
        <w:rPr>
          <w:rFonts w:ascii="Times New Roman" w:eastAsia="Times New Roman" w:hAnsi="Times New Roman"/>
          <w:sz w:val="20"/>
          <w:rtl/>
          <w:lang w:eastAsia="he-IL"/>
        </w:rPr>
      </w:pPr>
    </w:p>
    <w:p w14:paraId="198F408C"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27ABF4A2"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AD4A00E"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1A0CEB3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CA8644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631D27E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090B6D6"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7AC31B7C"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A026C0B"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39F7AF8C"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E16679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6C922FD3"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F41B59A"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56E0A9D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3E06F3B"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5417E0E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31C0025"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543E5971"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6FA2142"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w:t>
      </w:r>
      <w:r w:rsidRPr="00590FDD">
        <w:rPr>
          <w:rFonts w:ascii="Times New Roman" w:eastAsia="Times New Roman" w:hAnsi="Times New Roman"/>
          <w:sz w:val="20"/>
          <w:rtl/>
          <w:lang w:eastAsia="he-IL"/>
        </w:rPr>
        <w:lastRenderedPageBreak/>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74DADFAD"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BC3F60C"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77C2EA1F"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B9C9735"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11618E1E"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695E1C6"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1F0350B5"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5D3BF92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w:t>
      </w:r>
      <w:r w:rsidRPr="00590FDD">
        <w:rPr>
          <w:rFonts w:ascii="Times New Roman" w:eastAsia="Times New Roman" w:hAnsi="Times New Roman"/>
          <w:sz w:val="20"/>
          <w:rtl/>
          <w:lang w:eastAsia="he-IL"/>
        </w:rPr>
        <w:lastRenderedPageBreak/>
        <w:t>תמורה נוספת</w:t>
      </w:r>
      <w:r w:rsidRPr="00590FDD">
        <w:rPr>
          <w:rFonts w:ascii="Times New Roman" w:eastAsia="Times New Roman" w:hAnsi="Times New Roman" w:hint="cs"/>
          <w:sz w:val="20"/>
          <w:rtl/>
          <w:lang w:eastAsia="he-IL"/>
        </w:rPr>
        <w:t>.</w:t>
      </w:r>
    </w:p>
    <w:p w14:paraId="60D35A36"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738B72A"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45D78F2A"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99C0DFA"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72D13A36"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FB31656"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746CD0A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D8DC10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1234120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2A44525"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22FD9BE6"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65278FA" w14:textId="77777777" w:rsidR="00302486" w:rsidRDefault="00590FDD" w:rsidP="004E32D2">
      <w:pPr>
        <w:widowControl w:val="0"/>
        <w:spacing w:after="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כי במשך כל תקופת החוזה יעמוד המנהל הראשי בראשו, יהיה מעורב אישית בבצוע החוזה, יקדיש למטרה זו את כל </w:t>
      </w:r>
      <w:r w:rsidRPr="00590FDD">
        <w:rPr>
          <w:rFonts w:ascii="Times New Roman" w:eastAsia="Times New Roman" w:hAnsi="Times New Roman"/>
          <w:sz w:val="20"/>
          <w:rtl/>
          <w:lang w:eastAsia="he-IL"/>
        </w:rPr>
        <w:lastRenderedPageBreak/>
        <w:t>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54F81863" w14:textId="77777777" w:rsidR="00302486" w:rsidRPr="00590FDD" w:rsidRDefault="00302486" w:rsidP="00590FDD">
      <w:pPr>
        <w:widowControl w:val="0"/>
        <w:spacing w:after="0" w:line="240" w:lineRule="auto"/>
        <w:ind w:left="360" w:hanging="360"/>
        <w:jc w:val="both"/>
        <w:rPr>
          <w:rFonts w:ascii="Times New Roman" w:eastAsia="Times New Roman" w:hAnsi="Times New Roman"/>
          <w:sz w:val="20"/>
          <w:rtl/>
          <w:lang w:eastAsia="he-IL"/>
        </w:rPr>
      </w:pPr>
    </w:p>
    <w:p w14:paraId="4CCC7AA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lang w:eastAsia="he-IL"/>
        </w:rPr>
      </w:pPr>
    </w:p>
    <w:p w14:paraId="5B8B7AEB"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10F76011"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D2D25B8"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480CF0DD"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3813337"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7E96922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171E5D0"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סמכויות המתכנן</w:t>
      </w:r>
    </w:p>
    <w:p w14:paraId="398A624F"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CEA5362"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148D928C"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63BC454"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0DE7783A"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03FBF4E8"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73EF25B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88701F3"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2E6295BB"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716E13B"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63CB540C"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A64325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w:t>
      </w:r>
      <w:r w:rsidRPr="00590FDD">
        <w:rPr>
          <w:rFonts w:ascii="Times New Roman" w:eastAsia="Times New Roman" w:hAnsi="Times New Roman"/>
          <w:sz w:val="20"/>
          <w:rtl/>
          <w:lang w:eastAsia="he-IL"/>
        </w:rPr>
        <w:lastRenderedPageBreak/>
        <w:t>המזמין ואת הוראותיו.</w:t>
      </w:r>
    </w:p>
    <w:p w14:paraId="40ED0A1A"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0A96BF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5EA10CB2"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370FA8E"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0048F70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A396811"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75A0135"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2ED3CD7"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5243D28E"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EF1723F"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5FB89A80"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480C0282"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0FC8FF2F"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CF26C44"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6B303D66"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4B063F2"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DF71859"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B6DFB94" w14:textId="77777777" w:rsidR="00590FDD" w:rsidRPr="00590FDD" w:rsidRDefault="00590FDD" w:rsidP="00590FDD">
      <w:pPr>
        <w:widowControl w:val="0"/>
        <w:numPr>
          <w:ilvl w:val="1"/>
          <w:numId w:val="1"/>
        </w:numPr>
        <w:spacing w:after="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w:t>
      </w:r>
      <w:r w:rsidRPr="00590FDD">
        <w:rPr>
          <w:rFonts w:ascii="Times New Roman" w:eastAsia="Times New Roman" w:hAnsi="Times New Roman"/>
          <w:sz w:val="20"/>
          <w:rtl/>
          <w:lang w:eastAsia="he-IL"/>
        </w:rPr>
        <w:lastRenderedPageBreak/>
        <w:t>שיבטיח ביצועם בהתאם ללוחות הזמנים שיהיו רצופים לחוזים שיחתמו עמם.</w:t>
      </w:r>
    </w:p>
    <w:p w14:paraId="05593051"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499F34D8"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7BBB1CC1" w14:textId="77777777" w:rsidR="00590FDD" w:rsidRPr="00590FDD" w:rsidRDefault="00590FDD" w:rsidP="00590FDD">
      <w:pPr>
        <w:widowControl w:val="0"/>
        <w:spacing w:after="0" w:line="240" w:lineRule="auto"/>
        <w:ind w:left="360"/>
        <w:jc w:val="both"/>
        <w:rPr>
          <w:rFonts w:ascii="Times New Roman" w:eastAsia="Times New Roman" w:hAnsi="Times New Roman"/>
          <w:sz w:val="20"/>
          <w:lang w:eastAsia="he-IL"/>
        </w:rPr>
      </w:pPr>
    </w:p>
    <w:p w14:paraId="544B1398"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5F3B953E"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BD9625D"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2D9F4069"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5176BF94" w14:textId="77777777" w:rsidR="00590FDD" w:rsidRPr="00590FDD" w:rsidRDefault="00302486"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53A07CE3"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4EE3EE6D"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193E9CE6"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215DA1B" w14:textId="77777777" w:rsidR="00590FDD" w:rsidRPr="00590FDD" w:rsidRDefault="00590FDD" w:rsidP="00590FDD">
      <w:pPr>
        <w:widowControl w:val="0"/>
        <w:spacing w:after="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6B5CFA46"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8FA3FAC"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6369873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2755219"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9DB725B"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2BEEEC5"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71DAA9A5"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CAB13FB"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7A2A6A75"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48430875"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4EA85761"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B2D0D24"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7A5DDCF1"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DF1F299"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45F4CAE6"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B18A202"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5B0C195E"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A36018A"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04E5F589"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509398D"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4DF1933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47A97946"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4B9E598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4DD8DDA"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129796B3"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C7D14D6"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45953E5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9857F54" w14:textId="77777777" w:rsidR="00590FDD" w:rsidRPr="00590FDD" w:rsidRDefault="00590FDD" w:rsidP="00590FDD">
      <w:pPr>
        <w:widowControl w:val="0"/>
        <w:spacing w:after="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61726652"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CCC4974"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442AD609"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A61EA84" w14:textId="77777777" w:rsidR="00590FDD" w:rsidRPr="00590FDD" w:rsidRDefault="00590FDD" w:rsidP="00590FDD">
      <w:pPr>
        <w:widowControl w:val="0"/>
        <w:spacing w:after="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w:t>
      </w:r>
      <w:r w:rsidRPr="00590FDD">
        <w:rPr>
          <w:rFonts w:ascii="Times New Roman" w:eastAsia="Times New Roman" w:hAnsi="Times New Roman"/>
          <w:sz w:val="20"/>
          <w:rtl/>
          <w:lang w:eastAsia="he-IL"/>
        </w:rPr>
        <w:lastRenderedPageBreak/>
        <w:t xml:space="preserve">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596E9C39"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36C217C"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664D3F4D" w14:textId="77777777" w:rsidR="00590FDD" w:rsidRPr="00590FDD" w:rsidRDefault="00590FDD" w:rsidP="00590FDD">
      <w:pPr>
        <w:widowControl w:val="0"/>
        <w:spacing w:after="0" w:line="240" w:lineRule="auto"/>
        <w:ind w:left="360" w:hanging="360"/>
        <w:jc w:val="both"/>
        <w:rPr>
          <w:rFonts w:ascii="Times New Roman" w:eastAsia="Times New Roman" w:hAnsi="Times New Roman"/>
          <w:strike/>
          <w:sz w:val="20"/>
          <w:rtl/>
          <w:lang w:eastAsia="he-IL"/>
        </w:rPr>
      </w:pPr>
    </w:p>
    <w:p w14:paraId="3C826216"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70F9BC28" w14:textId="77777777" w:rsidR="00590FDD" w:rsidRPr="00590FDD" w:rsidRDefault="00590FDD" w:rsidP="00590FDD">
      <w:pPr>
        <w:widowControl w:val="0"/>
        <w:spacing w:after="0" w:line="240" w:lineRule="auto"/>
        <w:jc w:val="both"/>
        <w:rPr>
          <w:rFonts w:ascii="Times New Roman" w:eastAsia="Times New Roman" w:hAnsi="Times New Roman"/>
          <w:sz w:val="20"/>
          <w:lang w:eastAsia="he-IL"/>
        </w:rPr>
      </w:pPr>
    </w:p>
    <w:p w14:paraId="37B44663"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w:t>
      </w:r>
      <w:r w:rsidRPr="00590FDD">
        <w:rPr>
          <w:rFonts w:ascii="Times New Roman" w:eastAsia="Times New Roman" w:hAnsi="Times New Roman"/>
          <w:sz w:val="20"/>
          <w:rtl/>
          <w:lang w:eastAsia="he-IL"/>
        </w:rPr>
        <w:lastRenderedPageBreak/>
        <w:t xml:space="preserve">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19FD278C"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FE2E8B3"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5F05CF6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CF27AFB"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7D64E3D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285CEA1"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0254C564"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9254B13"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76BDBECA"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84D46A1"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779B77C2"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24E558C"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3234B04E" w14:textId="77777777" w:rsidR="00590FDD" w:rsidRPr="00590FDD" w:rsidRDefault="00590FDD" w:rsidP="00590FDD">
      <w:pPr>
        <w:widowControl w:val="0"/>
        <w:spacing w:after="0" w:line="240" w:lineRule="auto"/>
        <w:ind w:left="720" w:hanging="360"/>
        <w:jc w:val="both"/>
        <w:rPr>
          <w:rFonts w:ascii="Times New Roman" w:eastAsia="Times New Roman" w:hAnsi="Times New Roman"/>
          <w:sz w:val="20"/>
          <w:rtl/>
          <w:lang w:eastAsia="he-IL"/>
        </w:rPr>
      </w:pPr>
    </w:p>
    <w:p w14:paraId="2A5C6F03"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371B954A"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83B117F" w14:textId="77777777" w:rsidR="00590FDD" w:rsidRPr="00590FDD" w:rsidRDefault="00590FDD" w:rsidP="00590FDD">
      <w:pPr>
        <w:widowControl w:val="0"/>
        <w:numPr>
          <w:ilvl w:val="2"/>
          <w:numId w:val="1"/>
        </w:numPr>
        <w:tabs>
          <w:tab w:val="clear" w:pos="1224"/>
          <w:tab w:val="num" w:pos="1507"/>
        </w:tabs>
        <w:spacing w:after="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4D1B1844"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37ECE75"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52C32B9B" w14:textId="77777777" w:rsidR="00590FDD" w:rsidRPr="00590FDD" w:rsidRDefault="00590FDD" w:rsidP="00590FDD">
      <w:pPr>
        <w:widowControl w:val="0"/>
        <w:spacing w:after="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246CAFA1" w14:textId="77777777" w:rsidR="00590FDD" w:rsidRPr="00590FDD" w:rsidRDefault="00590FDD" w:rsidP="00590FDD">
      <w:pPr>
        <w:widowControl w:val="0"/>
        <w:spacing w:after="0" w:line="240" w:lineRule="auto"/>
        <w:ind w:right="720"/>
        <w:jc w:val="both"/>
        <w:rPr>
          <w:rFonts w:ascii="Times New Roman" w:eastAsia="Times New Roman" w:hAnsi="Times New Roman"/>
          <w:sz w:val="20"/>
          <w:rtl/>
          <w:lang w:eastAsia="he-IL"/>
        </w:rPr>
      </w:pPr>
    </w:p>
    <w:p w14:paraId="789A708D"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57DCD2D9"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lang w:eastAsia="he-IL"/>
        </w:rPr>
      </w:pPr>
    </w:p>
    <w:p w14:paraId="4D91B1F6" w14:textId="77777777" w:rsidR="00590FDD" w:rsidRPr="00590FDD" w:rsidRDefault="00590FDD" w:rsidP="00590FDD">
      <w:pPr>
        <w:widowControl w:val="0"/>
        <w:numPr>
          <w:ilvl w:val="1"/>
          <w:numId w:val="2"/>
        </w:numPr>
        <w:spacing w:after="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המתכנן מתחייב לבצע את שרותי המתכנן בהתאם להוראות החוזה בנאמנות, במועדים על פי חוזה זה, במומחיות, בזהירות וברמה מקצועית מעולה, והוא אחראי מכל הבחינות למעשים ולמחדלים ולטיב השירותים שבוצעו על ידו או ע"י כל מי שהועסק </w:t>
      </w:r>
      <w:r w:rsidRPr="00590FDD">
        <w:rPr>
          <w:rFonts w:ascii="Times New Roman" w:eastAsia="Times New Roman" w:hAnsi="Times New Roman" w:hint="cs"/>
          <w:sz w:val="20"/>
          <w:rtl/>
          <w:lang w:eastAsia="he-IL"/>
        </w:rPr>
        <w:lastRenderedPageBreak/>
        <w:t>על ידו או מטעמו.</w:t>
      </w:r>
    </w:p>
    <w:p w14:paraId="6965101E"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528425C" w14:textId="77777777" w:rsidR="00590FDD" w:rsidRPr="00590FDD" w:rsidRDefault="00590FDD" w:rsidP="00590FDD">
      <w:pPr>
        <w:widowControl w:val="0"/>
        <w:numPr>
          <w:ilvl w:val="1"/>
          <w:numId w:val="2"/>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אשור ע"י המזמין של תכניות, או כל גורמים אחרים הקשורים בשרותי המתכנן ו/או מתן הוראות למתכנן אינו משחרר את המתכנן מאחריותו המלאה, ואין בו כדי להטיל על המזמין אחריות כלשהי בקשר להוראות, לתכניות, או לגורמים האמורים וכל הקשור בהם והנובע מהם.</w:t>
      </w:r>
    </w:p>
    <w:p w14:paraId="5486C01A"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08488E0" w14:textId="77777777" w:rsidR="00590FDD" w:rsidRPr="00590FDD" w:rsidRDefault="00590FDD" w:rsidP="00590FDD">
      <w:pPr>
        <w:widowControl w:val="0"/>
        <w:numPr>
          <w:ilvl w:val="1"/>
          <w:numId w:val="2"/>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המתכנן לבדו יהיה אחראי לכל נזק לגוף או לרכוש ולכל הפסד וכל הוצאה שיגרמו למזמין או/וגם לכל צד שלישי, במישרין או בעקיפין, עקב שרותי המתכנן או אי ביצוען בהתאם לחוזה, או כתוצאה מהם או בקשר אליהם; המתכנן פוטר את המזמין ו/או את שלוחיו מכל אחריות לאובדן או נזק כאמור, כמו כן מתחייב המתכנן לפצות את המזמין בעד כל נזק, הפסד או הוצאה כאמור או כיסויו על ידי המזמין, וזאת בתוך חודש מיום מסירת הודעה בכתב מאת המזמין, המפרטת את הסכום הנדרש מהמתכנן, ועד לתשלום סכום הפיצוי יראו אותו כחוב המגיע מהמתכנן למזמין על פי חוזה זה.</w:t>
      </w:r>
    </w:p>
    <w:p w14:paraId="0783D4A4"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7815431" w14:textId="77777777" w:rsidR="00590FDD" w:rsidRPr="00590FDD" w:rsidRDefault="00590FDD" w:rsidP="00590FDD">
      <w:pPr>
        <w:widowControl w:val="0"/>
        <w:numPr>
          <w:ilvl w:val="1"/>
          <w:numId w:val="2"/>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כל הפעולות, המעשים והמחדלים שיעשו או יחדלו על ידי המתכנן ו/או עובדיו ו/או שליחיו ו/או הפועלים מטעמו ו/או עבורו תוך כדי בצוע שרותי המתכנן, לרבות כל הפעולות הכרוכות בכך, יעשו או יחדלו על ידו כקבלן עצמאי העובד על סיכונו ועל אחריותו. </w:t>
      </w:r>
    </w:p>
    <w:p w14:paraId="6787D9FA"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61C24786" w14:textId="77777777" w:rsidR="00590FDD" w:rsidRPr="00590FDD" w:rsidRDefault="00590FDD" w:rsidP="00590FDD">
      <w:pPr>
        <w:widowControl w:val="0"/>
        <w:numPr>
          <w:ilvl w:val="1"/>
          <w:numId w:val="2"/>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מבלי לגרוע מאחריות המתכנן על פי הסכם זה ו/או על פי כל דין, מתחייב המתכנן לערוך ולקיים, על חשבונו, למשך כל תקופת </w:t>
      </w:r>
      <w:r w:rsidRPr="00590FDD">
        <w:rPr>
          <w:rFonts w:ascii="Times New Roman" w:eastAsia="Times New Roman" w:hAnsi="Times New Roman" w:hint="cs"/>
          <w:sz w:val="20"/>
          <w:rtl/>
          <w:lang w:eastAsia="he-IL"/>
        </w:rPr>
        <w:lastRenderedPageBreak/>
        <w:t xml:space="preserve">ההסכם וכל עוד אחריותו מכוחו קיימת, את הביטוחים בהתאם לתנאים ולסכומים שלא יפחתו מהמפורט באישור עריכת הביטוח המצורף להסכם זה </w:t>
      </w:r>
      <w:r w:rsidRPr="00302486">
        <w:rPr>
          <w:rFonts w:ascii="Times New Roman" w:eastAsia="Times New Roman" w:hAnsi="Times New Roman" w:hint="cs"/>
          <w:sz w:val="20"/>
          <w:rtl/>
          <w:lang w:eastAsia="he-IL"/>
        </w:rPr>
        <w:t xml:space="preserve">כנספח ז', </w:t>
      </w:r>
      <w:r w:rsidRPr="00590FDD">
        <w:rPr>
          <w:rFonts w:ascii="Times New Roman" w:eastAsia="Times New Roman" w:hAnsi="Times New Roman" w:hint="cs"/>
          <w:sz w:val="20"/>
          <w:rtl/>
          <w:lang w:eastAsia="he-IL"/>
        </w:rPr>
        <w:t xml:space="preserve">והמהווה חלק בלתי נפרד ממנו (להלן: </w:t>
      </w:r>
      <w:r w:rsidRPr="00590FDD">
        <w:rPr>
          <w:rFonts w:ascii="Times New Roman" w:eastAsia="Times New Roman" w:hAnsi="Times New Roman" w:hint="cs"/>
          <w:b/>
          <w:bCs/>
          <w:sz w:val="20"/>
          <w:rtl/>
          <w:lang w:eastAsia="he-IL"/>
        </w:rPr>
        <w:t>"ביטוחי המתכנן"</w:t>
      </w:r>
      <w:r w:rsidRPr="00590FDD">
        <w:rPr>
          <w:rFonts w:ascii="Times New Roman" w:eastAsia="Times New Roman" w:hAnsi="Times New Roman" w:hint="cs"/>
          <w:sz w:val="20"/>
          <w:rtl/>
          <w:lang w:eastAsia="he-IL"/>
        </w:rPr>
        <w:t xml:space="preserve"> ו/או </w:t>
      </w:r>
      <w:r w:rsidRPr="00590FDD">
        <w:rPr>
          <w:rFonts w:ascii="Times New Roman" w:eastAsia="Times New Roman" w:hAnsi="Times New Roman" w:hint="cs"/>
          <w:b/>
          <w:bCs/>
          <w:sz w:val="20"/>
          <w:rtl/>
          <w:lang w:eastAsia="he-IL"/>
        </w:rPr>
        <w:t>"אישור עריכת הביטוח"</w:t>
      </w:r>
      <w:r w:rsidRPr="00590FDD">
        <w:rPr>
          <w:rFonts w:ascii="Times New Roman" w:eastAsia="Times New Roman" w:hAnsi="Times New Roman" w:hint="cs"/>
          <w:sz w:val="20"/>
          <w:rtl/>
          <w:lang w:eastAsia="he-IL"/>
        </w:rPr>
        <w:t xml:space="preserve">, לפי העניין), אצל חברת ביטוח מורשית כדין בישראל ובעלת מוניטין. </w:t>
      </w:r>
    </w:p>
    <w:p w14:paraId="753EDB9C" w14:textId="77777777" w:rsidR="00590FDD" w:rsidRPr="00590FDD" w:rsidRDefault="00590FDD" w:rsidP="00590FDD">
      <w:pPr>
        <w:widowControl w:val="0"/>
        <w:spacing w:after="0" w:line="240" w:lineRule="exact"/>
        <w:ind w:hanging="720"/>
        <w:jc w:val="both"/>
        <w:rPr>
          <w:rFonts w:ascii="Times New Roman" w:eastAsia="Times New Roman" w:hAnsi="Times New Roman"/>
          <w:sz w:val="26"/>
          <w:rtl/>
          <w:lang w:eastAsia="he-IL"/>
        </w:rPr>
      </w:pPr>
    </w:p>
    <w:p w14:paraId="077BDA26" w14:textId="77777777" w:rsidR="00590FDD" w:rsidRPr="00590FDD" w:rsidRDefault="00590FDD" w:rsidP="00590FDD">
      <w:pPr>
        <w:widowControl w:val="0"/>
        <w:spacing w:after="0" w:line="240" w:lineRule="exact"/>
        <w:ind w:left="720"/>
        <w:jc w:val="both"/>
        <w:rPr>
          <w:rFonts w:ascii="Times New Roman" w:eastAsia="Times New Roman" w:hAnsi="Times New Roman"/>
          <w:sz w:val="26"/>
          <w:rtl/>
          <w:lang w:eastAsia="he-IL"/>
        </w:rPr>
      </w:pPr>
      <w:r w:rsidRPr="00590FDD">
        <w:rPr>
          <w:rFonts w:ascii="Times New Roman" w:eastAsia="Times New Roman" w:hAnsi="Times New Roman" w:hint="cs"/>
          <w:sz w:val="26"/>
          <w:rtl/>
          <w:lang w:eastAsia="he-IL"/>
        </w:rPr>
        <w:t>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המזמין ו/או מי מטעמו בכל הקשור לגבולות האחריות כאמור.</w:t>
      </w:r>
    </w:p>
    <w:p w14:paraId="356C9BA1" w14:textId="77777777" w:rsidR="00590FDD" w:rsidRPr="00590FDD" w:rsidRDefault="00590FDD" w:rsidP="00590FDD">
      <w:pPr>
        <w:widowControl w:val="0"/>
        <w:spacing w:after="0" w:line="240" w:lineRule="exact"/>
        <w:ind w:hanging="720"/>
        <w:jc w:val="both"/>
        <w:rPr>
          <w:rFonts w:ascii="Times New Roman" w:eastAsia="Times New Roman" w:hAnsi="Times New Roman"/>
          <w:sz w:val="26"/>
          <w:rtl/>
          <w:lang w:eastAsia="he-IL"/>
        </w:rPr>
      </w:pPr>
    </w:p>
    <w:p w14:paraId="229B2F54" w14:textId="77777777" w:rsidR="00590FDD" w:rsidRPr="00590FDD" w:rsidRDefault="00590FDD" w:rsidP="00590FDD">
      <w:pPr>
        <w:widowControl w:val="0"/>
        <w:tabs>
          <w:tab w:val="left" w:pos="7880"/>
        </w:tabs>
        <w:spacing w:after="0" w:line="240" w:lineRule="exact"/>
        <w:ind w:left="720" w:hanging="489"/>
        <w:jc w:val="both"/>
        <w:rPr>
          <w:rFonts w:ascii="Times New Roman" w:eastAsia="Times New Roman" w:hAnsi="Times New Roman"/>
          <w:sz w:val="26"/>
          <w:rtl/>
          <w:lang w:eastAsia="he-IL"/>
        </w:rPr>
      </w:pPr>
      <w:r w:rsidRPr="00590FDD">
        <w:rPr>
          <w:rFonts w:ascii="Times New Roman" w:eastAsia="Times New Roman" w:hAnsi="Times New Roman" w:cs="Times New Roman" w:hint="cs"/>
          <w:sz w:val="20"/>
          <w:rtl/>
          <w:lang w:eastAsia="he-IL"/>
        </w:rPr>
        <w:t>9.6.</w:t>
      </w:r>
      <w:r w:rsidRPr="00590FDD">
        <w:rPr>
          <w:rFonts w:ascii="Times New Roman" w:eastAsia="Times New Roman" w:hAnsi="Times New Roman" w:hint="cs"/>
          <w:sz w:val="26"/>
          <w:rtl/>
          <w:lang w:eastAsia="he-IL"/>
        </w:rPr>
        <w:tab/>
        <w:t>כן מתחייב המתכנן לערוך ולקיים על חשבונו, למשך כל תקופת ההסכם, את שאר הביטוחים וההתחייבויות הדרושים ו/או הנדרשים לשם מתן השירותים לרבות, ומבלי לגרוע מכלליות האמור, תשלומים לביטוח לאומי וביטוח חובה לכל כלי הרכב המובאים לאתר ו/או המשמשים לצורך מתן השירותים.</w:t>
      </w:r>
    </w:p>
    <w:p w14:paraId="36737A10" w14:textId="77777777" w:rsidR="00590FDD" w:rsidRPr="00590FDD" w:rsidRDefault="00590FDD" w:rsidP="00590FDD">
      <w:pPr>
        <w:widowControl w:val="0"/>
        <w:tabs>
          <w:tab w:val="left" w:pos="7880"/>
        </w:tabs>
        <w:spacing w:after="0" w:line="240" w:lineRule="exact"/>
        <w:ind w:left="720" w:hanging="720"/>
        <w:jc w:val="both"/>
        <w:rPr>
          <w:rFonts w:ascii="Times New Roman" w:eastAsia="Times New Roman" w:hAnsi="Times New Roman"/>
          <w:sz w:val="26"/>
          <w:rtl/>
          <w:lang w:eastAsia="he-IL"/>
        </w:rPr>
      </w:pPr>
    </w:p>
    <w:p w14:paraId="071E9BC5" w14:textId="77777777" w:rsidR="00590FDD" w:rsidRPr="00590FDD" w:rsidRDefault="00590FDD" w:rsidP="00590FDD">
      <w:pPr>
        <w:spacing w:after="0" w:line="240" w:lineRule="auto"/>
        <w:ind w:left="720" w:hanging="489"/>
        <w:jc w:val="both"/>
        <w:rPr>
          <w:rFonts w:ascii="Times New Roman" w:eastAsia="Times New Roman" w:hAnsi="Times New Roman"/>
          <w:sz w:val="24"/>
          <w:rtl/>
          <w:lang w:eastAsia="he-IL"/>
        </w:rPr>
      </w:pPr>
      <w:r w:rsidRPr="00590FDD">
        <w:rPr>
          <w:rFonts w:ascii="Times New Roman" w:eastAsia="Times New Roman" w:hAnsi="Times New Roman" w:cs="Times New Roman" w:hint="cs"/>
          <w:sz w:val="24"/>
          <w:rtl/>
          <w:lang w:eastAsia="he-IL"/>
        </w:rPr>
        <w:t>9.7</w:t>
      </w:r>
      <w:r w:rsidRPr="00590FDD">
        <w:rPr>
          <w:rFonts w:ascii="Times New Roman" w:eastAsia="Times New Roman" w:hAnsi="Times New Roman" w:hint="cs"/>
          <w:sz w:val="24"/>
          <w:rtl/>
          <w:lang w:eastAsia="he-IL"/>
        </w:rPr>
        <w:t>.</w:t>
      </w:r>
      <w:r w:rsidRPr="00590FDD">
        <w:rPr>
          <w:rFonts w:ascii="Times New Roman" w:eastAsia="Times New Roman" w:hAnsi="Times New Roman" w:hint="cs"/>
          <w:sz w:val="24"/>
          <w:rtl/>
          <w:lang w:eastAsia="he-IL"/>
        </w:rPr>
        <w:tab/>
        <w:t>ביטוחי המתכנן יהיו קודמים לכל ביטוח הנערך על ידי המזמין ויכללו סעיף לפיו מוותרים המבטחים על כל טענה ו/או דרישה ו/או תביעה בדבר שיתוף בביטוחי המזמין. כן יכללו הביטוחים כאמור הוראה לפיה לא יבוטלו ולא יצומצמו במשך תקופת הביטוח, אלא בהודעה למזמין לפחות 30 יום מראש ובכתב (בדואר רשום).</w:t>
      </w:r>
    </w:p>
    <w:p w14:paraId="3C4A93E2" w14:textId="77777777" w:rsidR="00590FDD" w:rsidRPr="00590FDD" w:rsidRDefault="00590FDD" w:rsidP="00590FDD">
      <w:pPr>
        <w:widowControl w:val="0"/>
        <w:spacing w:after="0" w:line="240" w:lineRule="auto"/>
        <w:ind w:hanging="720"/>
        <w:jc w:val="both"/>
        <w:rPr>
          <w:rFonts w:ascii="Times New Roman" w:eastAsia="Times New Roman" w:hAnsi="Times New Roman"/>
          <w:sz w:val="26"/>
          <w:rtl/>
          <w:lang w:eastAsia="he-IL"/>
        </w:rPr>
      </w:pPr>
    </w:p>
    <w:p w14:paraId="14180B3D" w14:textId="77777777" w:rsidR="00590FDD" w:rsidRPr="00590FDD" w:rsidRDefault="00590FDD" w:rsidP="00590FDD">
      <w:pPr>
        <w:widowControl w:val="0"/>
        <w:spacing w:after="0" w:line="240" w:lineRule="auto"/>
        <w:ind w:left="708" w:hanging="477"/>
        <w:jc w:val="both"/>
        <w:rPr>
          <w:rFonts w:ascii="Times New Roman" w:eastAsia="Times New Roman" w:hAnsi="Times New Roman"/>
          <w:sz w:val="24"/>
          <w:lang w:eastAsia="he-IL"/>
        </w:rPr>
      </w:pPr>
      <w:r w:rsidRPr="00590FDD">
        <w:rPr>
          <w:rFonts w:ascii="Times New Roman" w:eastAsia="Times New Roman" w:hAnsi="Times New Roman" w:cs="Times New Roman" w:hint="cs"/>
          <w:sz w:val="24"/>
          <w:rtl/>
          <w:lang w:eastAsia="he-IL"/>
        </w:rPr>
        <w:lastRenderedPageBreak/>
        <w:t>9.8.</w:t>
      </w:r>
      <w:r w:rsidRPr="00590FDD">
        <w:rPr>
          <w:rFonts w:ascii="Times New Roman" w:eastAsia="Times New Roman" w:hAnsi="Times New Roman" w:hint="cs"/>
          <w:sz w:val="24"/>
          <w:rtl/>
          <w:lang w:eastAsia="he-IL"/>
        </w:rPr>
        <w:tab/>
        <w:t xml:space="preserve">ללא צורך בכל דרישה מצד המזמין, מתחייב המתכנן להמציא לידי המזמין, לפני תחילת מתן השירותים נשוא הסכם זה וכתנאי מוקדם להתקשרות ו/או לכל תשלום על חשבון התמורה, את אישור עריכת הביטוח, כשהוא חתום בידי מבטחיו. </w:t>
      </w:r>
    </w:p>
    <w:p w14:paraId="7973D73B" w14:textId="77777777" w:rsidR="00590FDD" w:rsidRPr="00590FDD" w:rsidRDefault="00590FDD" w:rsidP="00590FDD">
      <w:pPr>
        <w:widowControl w:val="0"/>
        <w:spacing w:after="0" w:line="240" w:lineRule="auto"/>
        <w:jc w:val="both"/>
        <w:rPr>
          <w:rFonts w:ascii="Times New Roman" w:eastAsia="Times New Roman" w:hAnsi="Times New Roman"/>
          <w:sz w:val="20"/>
          <w:szCs w:val="20"/>
          <w:rtl/>
          <w:lang w:eastAsia="he-IL"/>
        </w:rPr>
      </w:pPr>
    </w:p>
    <w:p w14:paraId="6C14FBDA" w14:textId="77777777" w:rsidR="00590FDD" w:rsidRPr="00590FDD" w:rsidRDefault="00590FDD" w:rsidP="00590FDD">
      <w:pPr>
        <w:widowControl w:val="0"/>
        <w:spacing w:after="0" w:line="240" w:lineRule="exact"/>
        <w:ind w:left="708" w:hanging="720"/>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ab/>
        <w:t>מיד בתום תקופת הביטוח, מתחייב המתכנן להמציא לידי המזמין אישור עריכת ביטוח מעודכן בגין חידוש תוקף ביטוחי המתכנן לתקופת ביטוח נוספת, ומידי תקופת ביטוח, כל עוד הסכם זה בתוקף.</w:t>
      </w:r>
    </w:p>
    <w:p w14:paraId="7C0EB920" w14:textId="77777777" w:rsidR="00590FDD" w:rsidRPr="00590FDD" w:rsidRDefault="00590FDD" w:rsidP="00590FDD">
      <w:pPr>
        <w:widowControl w:val="0"/>
        <w:spacing w:after="0" w:line="240" w:lineRule="auto"/>
        <w:ind w:left="1440" w:hanging="720"/>
        <w:jc w:val="both"/>
        <w:rPr>
          <w:rFonts w:ascii="Times New Roman" w:eastAsia="Times New Roman" w:hAnsi="Times New Roman"/>
          <w:sz w:val="24"/>
          <w:rtl/>
          <w:lang w:eastAsia="he-IL"/>
        </w:rPr>
      </w:pPr>
    </w:p>
    <w:p w14:paraId="5BE10639" w14:textId="77777777" w:rsidR="00590FDD" w:rsidRPr="00590FDD" w:rsidRDefault="00590FDD" w:rsidP="00590FDD">
      <w:pPr>
        <w:widowControl w:val="0"/>
        <w:spacing w:after="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המזמין אישור עריכת ביטוח בגינו, במועדים כאמור ולמשך שבע שנים נוספות לפחות ממועד תום מתן השירותים על פי ההסכם.</w:t>
      </w:r>
    </w:p>
    <w:p w14:paraId="62B88D73" w14:textId="77777777" w:rsidR="00590FDD" w:rsidRPr="00590FDD" w:rsidRDefault="00590FDD" w:rsidP="00590FDD">
      <w:pPr>
        <w:widowControl w:val="0"/>
        <w:spacing w:after="0" w:line="240" w:lineRule="exact"/>
        <w:ind w:left="708" w:hanging="720"/>
        <w:jc w:val="both"/>
        <w:rPr>
          <w:rFonts w:ascii="Times New Roman" w:eastAsia="Times New Roman" w:hAnsi="Times New Roman"/>
          <w:sz w:val="20"/>
          <w:rtl/>
          <w:lang w:eastAsia="he-IL"/>
        </w:rPr>
      </w:pPr>
    </w:p>
    <w:p w14:paraId="5D175F53" w14:textId="77777777" w:rsidR="00590FDD" w:rsidRPr="00590FDD" w:rsidRDefault="00590FDD" w:rsidP="00590FDD">
      <w:pPr>
        <w:widowControl w:val="0"/>
        <w:spacing w:after="0" w:line="240" w:lineRule="auto"/>
        <w:ind w:left="708" w:hanging="619"/>
        <w:jc w:val="both"/>
        <w:rPr>
          <w:rFonts w:ascii="Times New Roman" w:eastAsia="Times New Roman" w:hAnsi="Times New Roman"/>
          <w:sz w:val="24"/>
          <w:rtl/>
          <w:lang w:eastAsia="he-IL"/>
        </w:rPr>
      </w:pPr>
      <w:r w:rsidRPr="00590FDD">
        <w:rPr>
          <w:rFonts w:ascii="Times New Roman" w:eastAsia="Times New Roman" w:hAnsi="Times New Roman" w:cs="Times New Roman" w:hint="cs"/>
          <w:sz w:val="24"/>
          <w:rtl/>
          <w:lang w:eastAsia="he-IL"/>
        </w:rPr>
        <w:t>9.9.</w:t>
      </w:r>
      <w:r w:rsidRPr="00590FDD">
        <w:rPr>
          <w:rFonts w:ascii="Times New Roman" w:eastAsia="Times New Roman" w:hAnsi="Times New Roman" w:hint="cs"/>
          <w:sz w:val="24"/>
          <w:rtl/>
          <w:lang w:eastAsia="he-IL"/>
        </w:rPr>
        <w:tab/>
        <w:t>המתכנן פוטר את המזמין ו/או מי מטעמו וכן את כל הגורמים הקשורים בביצוע הפרויקט מאחריות לכל אובדן ו/או נזק לרכוש המובא על ידו ו/או מי מטעמו לאתר ו/או המשמש לצורך מתן השירותים, ולא תהיה לו כל טענה ו/או דרישה ו/או תביעה כלפי המזמין ו/או מי מטעמו בגין אובדן ו/או נזק כאמור; הפטור כאמור לא יחול לטובת אדם שגרם לנזק בזדון.</w:t>
      </w:r>
    </w:p>
    <w:p w14:paraId="64B0D83B"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6F642A8B" w14:textId="77777777" w:rsidR="00590FDD" w:rsidRPr="00590FDD" w:rsidRDefault="00590FDD" w:rsidP="00590FDD">
      <w:pPr>
        <w:widowControl w:val="0"/>
        <w:spacing w:after="0" w:line="240" w:lineRule="exact"/>
        <w:ind w:left="720" w:hanging="631"/>
        <w:jc w:val="both"/>
        <w:rPr>
          <w:rFonts w:ascii="Times New Roman" w:eastAsia="Times New Roman" w:hAnsi="Times New Roman"/>
          <w:sz w:val="20"/>
          <w:rtl/>
          <w:lang w:eastAsia="he-IL"/>
        </w:rPr>
      </w:pPr>
      <w:r w:rsidRPr="00590FDD">
        <w:rPr>
          <w:rFonts w:ascii="Times New Roman" w:eastAsia="Times New Roman" w:hAnsi="Times New Roman" w:cs="Times New Roman" w:hint="cs"/>
          <w:sz w:val="24"/>
          <w:rtl/>
          <w:lang w:eastAsia="he-IL"/>
        </w:rPr>
        <w:t>9.10</w:t>
      </w:r>
      <w:r w:rsidRPr="00590FDD">
        <w:rPr>
          <w:rFonts w:ascii="Times New Roman" w:eastAsia="Times New Roman" w:hAnsi="Times New Roman" w:hint="cs"/>
          <w:sz w:val="20"/>
          <w:rtl/>
          <w:lang w:eastAsia="he-IL"/>
        </w:rPr>
        <w:t>.</w:t>
      </w:r>
      <w:r w:rsidRPr="00590FDD">
        <w:rPr>
          <w:rFonts w:ascii="Times New Roman" w:eastAsia="Times New Roman" w:hAnsi="Times New Roman" w:hint="cs"/>
          <w:sz w:val="20"/>
          <w:rtl/>
          <w:lang w:eastAsia="he-IL"/>
        </w:rPr>
        <w:tab/>
        <w:t xml:space="preserve">אם לדעת המתכנן יש צורך בעריכת ביטוחים נוספים ו/או משלימים לביטוחי המתכנן המפורטים בהסכם זה, מתחייב המתכנן לערוך ולקיים את הביטוחים הנוספים ו/או המשלימים </w:t>
      </w:r>
      <w:r w:rsidRPr="00590FDD">
        <w:rPr>
          <w:rFonts w:ascii="Times New Roman" w:eastAsia="Times New Roman" w:hAnsi="Times New Roman" w:hint="cs"/>
          <w:sz w:val="20"/>
          <w:rtl/>
          <w:lang w:eastAsia="he-IL"/>
        </w:rPr>
        <w:lastRenderedPageBreak/>
        <w:t>כאמור. בכל ביטוח רכוש נוסף ו/או משלים לביטוחי המזמין ייכלל סעיף בדבר ויתור המבטחים על זכות התחלוף כלפי המזמין ו/או מי מטעמו (ובלבד שהויתור על זכות התחלוף כאמור לא יחול לטובת אדם שגרם לנזק בזדון). כל ביטוח חבות נוסף ו/או משלים יורחב לכלול את המזמין כמבוטח נוסף (כמזמין השירותים), בכפוף לסעיף אחריות צולבת.</w:t>
      </w:r>
    </w:p>
    <w:p w14:paraId="70C111E6" w14:textId="77777777" w:rsidR="00590FDD" w:rsidRPr="00590FDD" w:rsidRDefault="00590FDD" w:rsidP="00590FDD">
      <w:pPr>
        <w:widowControl w:val="0"/>
        <w:bidi w:val="0"/>
        <w:spacing w:after="0" w:line="240" w:lineRule="auto"/>
        <w:jc w:val="both"/>
        <w:rPr>
          <w:rFonts w:ascii="Times New Roman" w:eastAsia="Times New Roman" w:hAnsi="Times New Roman"/>
          <w:sz w:val="20"/>
          <w:szCs w:val="20"/>
          <w:rtl/>
          <w:lang w:eastAsia="he-IL"/>
        </w:rPr>
      </w:pPr>
    </w:p>
    <w:p w14:paraId="39D8AB0D" w14:textId="77777777" w:rsidR="00590FDD" w:rsidRPr="00590FDD" w:rsidRDefault="00590FDD" w:rsidP="00590FDD">
      <w:pPr>
        <w:widowControl w:val="0"/>
        <w:spacing w:after="0" w:line="240" w:lineRule="auto"/>
        <w:ind w:left="720" w:hanging="631"/>
        <w:jc w:val="both"/>
        <w:rPr>
          <w:rFonts w:ascii="Times New Roman" w:eastAsia="Times New Roman" w:hAnsi="Times New Roman"/>
          <w:sz w:val="20"/>
          <w:rtl/>
          <w:lang w:eastAsia="he-IL"/>
        </w:rPr>
      </w:pPr>
      <w:r w:rsidRPr="00590FDD">
        <w:rPr>
          <w:rFonts w:ascii="Times New Roman" w:eastAsia="Times New Roman" w:hAnsi="Times New Roman" w:cs="Times New Roman" w:hint="cs"/>
          <w:sz w:val="20"/>
          <w:rtl/>
          <w:lang w:eastAsia="he-IL"/>
        </w:rPr>
        <w:t>9.11.</w:t>
      </w:r>
      <w:r w:rsidRPr="00590FDD">
        <w:rPr>
          <w:rFonts w:ascii="Times New Roman" w:eastAsia="Times New Roman" w:hAnsi="Times New Roman" w:hint="cs"/>
          <w:sz w:val="20"/>
          <w:rtl/>
          <w:lang w:eastAsia="he-IL"/>
        </w:rPr>
        <w:tab/>
        <w:t xml:space="preserve">מבלי לגרוע מכל הוראה מהוראות הסכם זה לעניין הסבת ההסכם, ובמקרה בו השירותים נשוא הסכם זה ו/או חלק מהם יינתנו על ידי קבלן משנה מטעם המתכנן, מתחייב המתכנן לדאוג כי בידי קבלן המשנה פוליסות ביטוח בהתאם לתנאים ולסכומים הנדרשים על פי הסכם זה. למען הסר ספק מובהר בזאת כי המתכנן הוא הנושא באחריות כלפי המזמין ביחס לשירותים במלואם לרבות שירותים שניתנו ו/או אמורים היו להינתן על ידי קבלן משנה והוא יהיה אחראי לשפות ו/או לפצות את המזמין בגין כל אובדן ו/או נזק שייגרם, במישרין או בעקיפין, עקב שירותים שניתנו ו/או אמורים היו להינתן על ידי קבלן המשנה, אם ייגרם, בין אם אובדן ו/או נזק כאמור מכוסה במי מהפוליסות דלעיל ובין אם לאו.  </w:t>
      </w:r>
    </w:p>
    <w:p w14:paraId="4826ED5C"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186CC1E2" w14:textId="77777777" w:rsidR="00590FDD" w:rsidRPr="000555DD" w:rsidRDefault="00590FDD" w:rsidP="000555DD">
      <w:pPr>
        <w:widowControl w:val="0"/>
        <w:spacing w:after="0" w:line="240" w:lineRule="auto"/>
        <w:ind w:left="89"/>
        <w:rPr>
          <w:rFonts w:ascii="Times New Roman" w:eastAsia="Times New Roman" w:hAnsi="Times New Roman"/>
          <w:sz w:val="24"/>
          <w:rtl/>
          <w:lang w:eastAsia="he-IL"/>
        </w:rPr>
      </w:pPr>
      <w:r w:rsidRPr="00590FDD">
        <w:rPr>
          <w:rFonts w:ascii="Times New Roman" w:eastAsia="Times New Roman" w:hAnsi="Times New Roman" w:cs="Times New Roman"/>
          <w:sz w:val="24"/>
          <w:rtl/>
          <w:lang w:eastAsia="he-IL"/>
        </w:rPr>
        <w:t>9.12.</w:t>
      </w:r>
      <w:r w:rsidRPr="00590FDD">
        <w:rPr>
          <w:rFonts w:ascii="Times New Roman" w:eastAsia="Times New Roman" w:hAnsi="Times New Roman" w:hint="cs"/>
          <w:sz w:val="24"/>
          <w:rtl/>
          <w:lang w:eastAsia="he-IL"/>
        </w:rPr>
        <w:tab/>
        <w:t>הפרת סעיף זה על כל תנאיו תיחשב להפרה יסודית של ההסכם.</w:t>
      </w:r>
    </w:p>
    <w:p w14:paraId="1F56BE51"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DCFDA47"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09F5C01F"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3D80F13"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w:t>
      </w:r>
      <w:r w:rsidRPr="00590FDD">
        <w:rPr>
          <w:rFonts w:ascii="Times New Roman" w:eastAsia="Times New Roman" w:hAnsi="Times New Roman"/>
          <w:sz w:val="20"/>
          <w:rtl/>
          <w:lang w:eastAsia="he-IL"/>
        </w:rPr>
        <w:lastRenderedPageBreak/>
        <w:t xml:space="preserve">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02C70D05"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94B2660"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430BF523"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CC81C67"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63F6695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F342B35" w14:textId="77777777" w:rsidR="00590FDD" w:rsidRPr="00590FDD" w:rsidRDefault="00590FDD" w:rsidP="00590FDD">
      <w:pPr>
        <w:widowControl w:val="0"/>
        <w:numPr>
          <w:ilvl w:val="1"/>
          <w:numId w:val="1"/>
        </w:numPr>
        <w:spacing w:after="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0F6A9315"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69945CE"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411793A7" w14:textId="77777777" w:rsidR="00590FDD" w:rsidRPr="00590FDD" w:rsidRDefault="00590FDD" w:rsidP="00590FDD">
      <w:pPr>
        <w:widowControl w:val="0"/>
        <w:spacing w:after="0" w:line="240" w:lineRule="auto"/>
        <w:jc w:val="both"/>
        <w:rPr>
          <w:rFonts w:ascii="Times New Roman" w:eastAsia="Times New Roman" w:hAnsi="Times New Roman"/>
          <w:sz w:val="20"/>
          <w:lang w:eastAsia="he-IL"/>
        </w:rPr>
      </w:pPr>
    </w:p>
    <w:p w14:paraId="408840C4"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זכות הקניין בכל התכניות שייכת למזמין ובלבד ששולם שכר </w:t>
      </w:r>
      <w:r w:rsidRPr="00590FDD">
        <w:rPr>
          <w:rFonts w:ascii="Times New Roman" w:eastAsia="Times New Roman" w:hAnsi="Times New Roman"/>
          <w:sz w:val="20"/>
          <w:rtl/>
          <w:lang w:eastAsia="he-IL"/>
        </w:rPr>
        <w:lastRenderedPageBreak/>
        <w:t>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4629638A" w14:textId="77777777" w:rsidR="00590FDD" w:rsidRPr="00590FDD" w:rsidRDefault="00590FDD" w:rsidP="00590FDD">
      <w:pPr>
        <w:widowControl w:val="0"/>
        <w:spacing w:after="0" w:line="240" w:lineRule="auto"/>
        <w:ind w:right="360"/>
        <w:jc w:val="both"/>
        <w:rPr>
          <w:rFonts w:ascii="Times New Roman" w:eastAsia="Times New Roman" w:hAnsi="Times New Roman"/>
          <w:sz w:val="20"/>
          <w:rtl/>
          <w:lang w:eastAsia="he-IL"/>
        </w:rPr>
      </w:pPr>
    </w:p>
    <w:p w14:paraId="3CDC71C9" w14:textId="77777777" w:rsidR="00590FDD" w:rsidRPr="00590FDD" w:rsidRDefault="00590FDD" w:rsidP="00590FDD">
      <w:pPr>
        <w:widowControl w:val="0"/>
        <w:numPr>
          <w:ilvl w:val="0"/>
          <w:numId w:val="1"/>
        </w:numPr>
        <w:spacing w:after="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7005FEE3"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110469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58721ADA"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C7CF5E9"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50F2C7E1" w14:textId="77777777" w:rsidR="00590FDD" w:rsidRPr="00590FDD" w:rsidRDefault="00590FDD" w:rsidP="00590FDD">
      <w:pPr>
        <w:widowControl w:val="0"/>
        <w:spacing w:after="0" w:line="240" w:lineRule="auto"/>
        <w:jc w:val="both"/>
        <w:rPr>
          <w:rFonts w:ascii="Times New Roman" w:eastAsia="Times New Roman" w:hAnsi="Times New Roman"/>
          <w:sz w:val="20"/>
          <w:lang w:eastAsia="he-IL"/>
        </w:rPr>
      </w:pPr>
    </w:p>
    <w:p w14:paraId="0CEAF395"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 xml:space="preserve">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w:t>
      </w:r>
      <w:r w:rsidRPr="00590FDD">
        <w:rPr>
          <w:rFonts w:ascii="Times New Roman" w:eastAsia="Times New Roman" w:hAnsi="Times New Roman"/>
          <w:color w:val="000000"/>
          <w:sz w:val="24"/>
          <w:rtl/>
          <w:lang w:eastAsia="he-IL"/>
        </w:rPr>
        <w:lastRenderedPageBreak/>
        <w:t>כאמור כנגד המזמין.</w:t>
      </w:r>
    </w:p>
    <w:p w14:paraId="2C8F63BC"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3F1FD83"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459758BD"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A3435CE"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2001164D"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4C1421D"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651250F0" w14:textId="77777777" w:rsidR="00590FDD" w:rsidRPr="00590FDD" w:rsidRDefault="00590FDD" w:rsidP="00590FDD">
      <w:pPr>
        <w:widowControl w:val="0"/>
        <w:spacing w:after="0" w:line="360" w:lineRule="auto"/>
        <w:jc w:val="both"/>
        <w:rPr>
          <w:rFonts w:ascii="Times New Roman" w:eastAsia="Times New Roman" w:hAnsi="Times New Roman"/>
          <w:color w:val="000000"/>
          <w:sz w:val="24"/>
          <w:rtl/>
          <w:lang w:eastAsia="he-IL"/>
        </w:rPr>
      </w:pPr>
    </w:p>
    <w:p w14:paraId="0AB7F170"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lastRenderedPageBreak/>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4DB61EE4" w14:textId="77777777" w:rsidR="00590FDD" w:rsidRPr="00590FDD" w:rsidRDefault="00590FDD" w:rsidP="00590FDD">
      <w:pPr>
        <w:widowControl w:val="0"/>
        <w:spacing w:after="0" w:line="240" w:lineRule="auto"/>
        <w:ind w:right="360"/>
        <w:jc w:val="both"/>
        <w:rPr>
          <w:rFonts w:ascii="Times New Roman" w:eastAsia="Times New Roman" w:hAnsi="Times New Roman"/>
          <w:sz w:val="20"/>
          <w:rtl/>
          <w:lang w:eastAsia="he-IL"/>
        </w:rPr>
      </w:pPr>
    </w:p>
    <w:p w14:paraId="5ECBFC6C" w14:textId="77777777" w:rsidR="00590FDD" w:rsidRPr="00590FDD" w:rsidRDefault="00590FDD" w:rsidP="00590FDD">
      <w:pPr>
        <w:widowControl w:val="0"/>
        <w:spacing w:after="0" w:line="240" w:lineRule="auto"/>
        <w:ind w:left="360" w:right="360"/>
        <w:jc w:val="both"/>
        <w:rPr>
          <w:rFonts w:ascii="Times New Roman" w:eastAsia="Times New Roman" w:hAnsi="Times New Roman"/>
          <w:sz w:val="20"/>
          <w:rtl/>
          <w:lang w:eastAsia="he-IL"/>
        </w:rPr>
      </w:pPr>
    </w:p>
    <w:p w14:paraId="529FB524" w14:textId="77777777" w:rsidR="00590FDD" w:rsidRPr="00590FDD" w:rsidRDefault="00590FDD" w:rsidP="00590FDD">
      <w:pPr>
        <w:widowControl w:val="0"/>
        <w:numPr>
          <w:ilvl w:val="0"/>
          <w:numId w:val="1"/>
        </w:numPr>
        <w:spacing w:after="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53F51439" w14:textId="77777777" w:rsidR="00590FDD" w:rsidRPr="00590FDD" w:rsidRDefault="00590FDD" w:rsidP="00590FDD">
      <w:pPr>
        <w:widowControl w:val="0"/>
        <w:spacing w:after="0" w:line="240" w:lineRule="auto"/>
        <w:ind w:left="360" w:hanging="360"/>
        <w:jc w:val="both"/>
        <w:rPr>
          <w:rFonts w:ascii="Times New Roman" w:eastAsia="Times New Roman" w:hAnsi="Times New Roman"/>
          <w:bCs/>
          <w:sz w:val="20"/>
          <w:u w:val="single"/>
          <w:rtl/>
          <w:lang w:eastAsia="he-IL"/>
        </w:rPr>
      </w:pPr>
    </w:p>
    <w:p w14:paraId="7C15A8FE"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lang w:eastAsia="he-IL"/>
        </w:rPr>
      </w:pPr>
    </w:p>
    <w:p w14:paraId="660113C1"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525FBA24"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D74C78D"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44184935"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2BD600D"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661ABED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B184281"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5CBC2721"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935F5C7"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6622B67F"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CC012DB"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p>
    <w:p w14:paraId="4FA04AE7"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5366569C"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8157E95" w14:textId="77777777" w:rsidR="00590FDD" w:rsidRPr="00590FDD" w:rsidRDefault="00590FDD" w:rsidP="00590FDD">
      <w:pPr>
        <w:widowControl w:val="0"/>
        <w:numPr>
          <w:ilvl w:val="3"/>
          <w:numId w:val="1"/>
        </w:numPr>
        <w:tabs>
          <w:tab w:val="clear" w:pos="1800"/>
          <w:tab w:val="left" w:pos="2357"/>
        </w:tabs>
        <w:spacing w:after="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0BA5E0CA"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5AD63DF" w14:textId="77777777" w:rsidR="00590FDD" w:rsidRPr="00590FDD" w:rsidRDefault="00590FDD" w:rsidP="00590FDD">
      <w:pPr>
        <w:widowControl w:val="0"/>
        <w:numPr>
          <w:ilvl w:val="3"/>
          <w:numId w:val="1"/>
        </w:numPr>
        <w:tabs>
          <w:tab w:val="clear" w:pos="1800"/>
          <w:tab w:val="left" w:pos="2357"/>
        </w:tabs>
        <w:spacing w:after="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17DD4E96"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01C8B9D" w14:textId="77777777" w:rsidR="00590FDD" w:rsidRPr="00590FDD" w:rsidRDefault="00590FDD" w:rsidP="00590FDD">
      <w:pPr>
        <w:widowControl w:val="0"/>
        <w:numPr>
          <w:ilvl w:val="3"/>
          <w:numId w:val="1"/>
        </w:numPr>
        <w:tabs>
          <w:tab w:val="clear" w:pos="1800"/>
          <w:tab w:val="left" w:pos="2357"/>
        </w:tabs>
        <w:spacing w:after="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0224C594"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7BC7370" w14:textId="77777777" w:rsidR="00590FDD" w:rsidRPr="00590FDD" w:rsidRDefault="00590FDD" w:rsidP="00590FDD">
      <w:pPr>
        <w:widowControl w:val="0"/>
        <w:numPr>
          <w:ilvl w:val="3"/>
          <w:numId w:val="1"/>
        </w:numPr>
        <w:tabs>
          <w:tab w:val="clear" w:pos="1800"/>
          <w:tab w:val="left" w:pos="2357"/>
        </w:tabs>
        <w:spacing w:after="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73A58420" w14:textId="77777777" w:rsidR="00590FDD" w:rsidRPr="00590FDD" w:rsidRDefault="00590FDD" w:rsidP="00590FDD">
      <w:pPr>
        <w:widowControl w:val="0"/>
        <w:tabs>
          <w:tab w:val="left" w:pos="2357"/>
        </w:tabs>
        <w:spacing w:after="0" w:line="240" w:lineRule="auto"/>
        <w:jc w:val="both"/>
        <w:rPr>
          <w:rFonts w:ascii="Times New Roman" w:eastAsia="Times New Roman" w:hAnsi="Times New Roman"/>
          <w:sz w:val="20"/>
          <w:lang w:eastAsia="he-IL"/>
        </w:rPr>
      </w:pPr>
    </w:p>
    <w:p w14:paraId="2FCABACF" w14:textId="77777777" w:rsidR="00590FDD" w:rsidRPr="00590FDD" w:rsidRDefault="00590FDD" w:rsidP="00590FDD">
      <w:pPr>
        <w:widowControl w:val="0"/>
        <w:numPr>
          <w:ilvl w:val="3"/>
          <w:numId w:val="1"/>
        </w:numPr>
        <w:tabs>
          <w:tab w:val="clear" w:pos="1800"/>
          <w:tab w:val="left" w:pos="2357"/>
        </w:tabs>
        <w:spacing w:after="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0F6D625B"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262F7A6"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 xml:space="preserve">לאותו שלב כפי שיקבע המנהל, </w:t>
      </w:r>
      <w:r w:rsidRPr="00590FDD">
        <w:rPr>
          <w:rFonts w:ascii="Times New Roman" w:eastAsia="Times New Roman" w:hAnsi="Times New Roman"/>
          <w:sz w:val="20"/>
          <w:rtl/>
          <w:lang w:eastAsia="he-IL"/>
        </w:rPr>
        <w:lastRenderedPageBreak/>
        <w:t>וזאת לסילוק כל המגיע למתכנן מהמזמין.</w:t>
      </w:r>
    </w:p>
    <w:p w14:paraId="59C39D2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4070D921"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44469969"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378237D"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12F6642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16CFBAC"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1CFF9E3F"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566A989"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1E82ADA9"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64CEB69"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אימת שהמתכנן לא יקיים איזו מהתחייבויותיו לפי החוזה, ולאחר שקיבל מהמזמין התראה בכתב בגין כך, יהיה המזמין זכאי </w:t>
      </w:r>
      <w:r w:rsidRPr="00590FDD">
        <w:rPr>
          <w:rFonts w:ascii="Times New Roman" w:eastAsia="Times New Roman" w:hAnsi="Times New Roman"/>
          <w:sz w:val="20"/>
          <w:rtl/>
          <w:lang w:eastAsia="he-IL"/>
        </w:rPr>
        <w:lastRenderedPageBreak/>
        <w:t>לבצע התחייבות זאת באמצעות בעל מקצוע אחר וזאת מבלי לגרוע מאיזה מזכויותיו של המזמין לפי החוזה.</w:t>
      </w:r>
    </w:p>
    <w:p w14:paraId="1FEFEBC5"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234A920"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4949122E"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34B5B96" w14:textId="77777777" w:rsidR="00590FDD" w:rsidRPr="00590FDD" w:rsidRDefault="00590FDD" w:rsidP="00590FDD">
      <w:pPr>
        <w:widowControl w:val="0"/>
        <w:numPr>
          <w:ilvl w:val="0"/>
          <w:numId w:val="1"/>
        </w:numPr>
        <w:spacing w:after="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4D053A0C"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C90ACC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354261DC"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4EB0F489"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75A20DC6"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4F7553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7F8E3683"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DCE3D9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3C1EC452"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35E432D"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5243D077" w14:textId="77777777" w:rsidR="00590FDD" w:rsidRPr="00590FDD" w:rsidRDefault="00590FDD" w:rsidP="00590FDD">
      <w:pPr>
        <w:widowControl w:val="0"/>
        <w:spacing w:after="0" w:line="240" w:lineRule="auto"/>
        <w:ind w:left="360"/>
        <w:jc w:val="both"/>
        <w:rPr>
          <w:rFonts w:ascii="Times New Roman" w:eastAsia="Times New Roman" w:hAnsi="Times New Roman"/>
          <w:sz w:val="20"/>
          <w:rtl/>
          <w:lang w:eastAsia="he-IL"/>
        </w:rPr>
      </w:pPr>
    </w:p>
    <w:p w14:paraId="0EA14B23"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5CCC3263" w14:textId="77777777" w:rsidR="00590FDD" w:rsidRPr="00590FDD" w:rsidRDefault="00590FDD" w:rsidP="00590FDD">
      <w:pPr>
        <w:widowControl w:val="0"/>
        <w:spacing w:after="0" w:line="240" w:lineRule="auto"/>
        <w:ind w:left="360"/>
        <w:jc w:val="both"/>
        <w:rPr>
          <w:rFonts w:ascii="Times New Roman" w:eastAsia="Times New Roman" w:hAnsi="Times New Roman"/>
          <w:sz w:val="20"/>
          <w:lang w:eastAsia="he-IL"/>
        </w:rPr>
      </w:pPr>
    </w:p>
    <w:p w14:paraId="20B5F468"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7F6DF79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8C07CCD"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4B80A49B"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137A9E0"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6F7CA880"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C592433"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22CE6902" w14:textId="77777777" w:rsidR="00590FDD" w:rsidRPr="00590FDD" w:rsidRDefault="00590FDD" w:rsidP="00590FDD">
      <w:pPr>
        <w:widowControl w:val="0"/>
        <w:spacing w:after="0" w:line="240" w:lineRule="auto"/>
        <w:ind w:left="360" w:hanging="360"/>
        <w:jc w:val="both"/>
        <w:rPr>
          <w:rFonts w:ascii="Times New Roman" w:eastAsia="Times New Roman" w:hAnsi="Times New Roman"/>
          <w:b/>
          <w:sz w:val="20"/>
          <w:rtl/>
          <w:lang w:eastAsia="he-IL"/>
        </w:rPr>
      </w:pPr>
    </w:p>
    <w:p w14:paraId="639F3935"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לשמור על סודיות התכניות, השרטוטים, </w:t>
      </w:r>
      <w:r w:rsidRPr="00590FDD">
        <w:rPr>
          <w:rFonts w:ascii="Times New Roman" w:eastAsia="Times New Roman" w:hAnsi="Times New Roman"/>
          <w:sz w:val="20"/>
          <w:rtl/>
          <w:lang w:eastAsia="he-IL"/>
        </w:rPr>
        <w:lastRenderedPageBreak/>
        <w:t>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6E628B08"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57C9782"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27CD3BC2"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77A39AD"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77035E29"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7405390"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59D2A124" w14:textId="77777777" w:rsidR="00590FDD" w:rsidRDefault="00590FDD" w:rsidP="00590FDD">
      <w:pPr>
        <w:widowControl w:val="0"/>
        <w:spacing w:after="0" w:line="240" w:lineRule="auto"/>
        <w:jc w:val="both"/>
        <w:rPr>
          <w:rFonts w:ascii="Times New Roman" w:eastAsia="Times New Roman" w:hAnsi="Times New Roman"/>
          <w:sz w:val="20"/>
          <w:rtl/>
          <w:lang w:eastAsia="he-IL"/>
        </w:rPr>
      </w:pPr>
    </w:p>
    <w:p w14:paraId="007CB627" w14:textId="77777777" w:rsidR="00E078A7" w:rsidRPr="00590FDD" w:rsidRDefault="00E078A7" w:rsidP="00590FDD">
      <w:pPr>
        <w:widowControl w:val="0"/>
        <w:spacing w:after="0" w:line="240" w:lineRule="auto"/>
        <w:jc w:val="both"/>
        <w:rPr>
          <w:rFonts w:ascii="Times New Roman" w:eastAsia="Times New Roman" w:hAnsi="Times New Roman"/>
          <w:sz w:val="20"/>
          <w:rtl/>
          <w:lang w:eastAsia="he-IL"/>
        </w:rPr>
      </w:pPr>
    </w:p>
    <w:p w14:paraId="4B64A200"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6EA7BDCE" w14:textId="77777777" w:rsidR="00590FDD" w:rsidRPr="00590FDD" w:rsidRDefault="00590FDD" w:rsidP="00590FDD">
      <w:pPr>
        <w:widowControl w:val="0"/>
        <w:spacing w:after="0" w:line="240" w:lineRule="auto"/>
        <w:ind w:left="360" w:hanging="360"/>
        <w:jc w:val="both"/>
        <w:rPr>
          <w:rFonts w:ascii="Times New Roman" w:eastAsia="Times New Roman" w:hAnsi="Times New Roman"/>
          <w:b/>
          <w:sz w:val="20"/>
          <w:rtl/>
          <w:lang w:eastAsia="he-IL"/>
        </w:rPr>
      </w:pPr>
    </w:p>
    <w:p w14:paraId="34296B0B"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33FC4B5B"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0E3AB09" w14:textId="77777777" w:rsidR="00590FDD" w:rsidRPr="00590FDD" w:rsidRDefault="00590FDD" w:rsidP="00590FDD">
      <w:pPr>
        <w:widowControl w:val="0"/>
        <w:spacing w:after="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69257553"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D12D122"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35EDF957" w14:textId="77777777" w:rsid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5835F57" w14:textId="77777777" w:rsidR="00E078A7" w:rsidRDefault="00E078A7" w:rsidP="00590FDD">
      <w:pPr>
        <w:widowControl w:val="0"/>
        <w:spacing w:after="0" w:line="240" w:lineRule="auto"/>
        <w:ind w:left="360" w:hanging="360"/>
        <w:jc w:val="both"/>
        <w:rPr>
          <w:rFonts w:ascii="Times New Roman" w:eastAsia="Times New Roman" w:hAnsi="Times New Roman"/>
          <w:sz w:val="20"/>
          <w:rtl/>
          <w:lang w:eastAsia="he-IL"/>
        </w:rPr>
      </w:pPr>
    </w:p>
    <w:p w14:paraId="1BED5331" w14:textId="77777777" w:rsidR="00E078A7" w:rsidRPr="00590FDD" w:rsidRDefault="00E078A7" w:rsidP="00590FDD">
      <w:pPr>
        <w:widowControl w:val="0"/>
        <w:spacing w:after="0" w:line="240" w:lineRule="auto"/>
        <w:ind w:left="360" w:hanging="360"/>
        <w:jc w:val="both"/>
        <w:rPr>
          <w:rFonts w:ascii="Times New Roman" w:eastAsia="Times New Roman" w:hAnsi="Times New Roman"/>
          <w:sz w:val="20"/>
          <w:rtl/>
          <w:lang w:eastAsia="he-IL"/>
        </w:rPr>
      </w:pPr>
    </w:p>
    <w:p w14:paraId="7A9D3652" w14:textId="77777777" w:rsidR="00590FDD" w:rsidRPr="00590FDD" w:rsidRDefault="00590FDD" w:rsidP="00590FDD">
      <w:pPr>
        <w:widowControl w:val="0"/>
        <w:numPr>
          <w:ilvl w:val="0"/>
          <w:numId w:val="1"/>
        </w:numPr>
        <w:spacing w:after="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7C39D87A"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5232C7B7"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המנהל הראשי במשרד המתכנן מתחייב לבצע את השירותים שעליו </w:t>
      </w:r>
      <w:r w:rsidRPr="00590FDD">
        <w:rPr>
          <w:rFonts w:ascii="Times New Roman" w:eastAsia="Times New Roman" w:hAnsi="Times New Roman"/>
          <w:sz w:val="20"/>
          <w:rtl/>
          <w:lang w:eastAsia="he-IL"/>
        </w:rPr>
        <w:lastRenderedPageBreak/>
        <w:t>לבצע אישית עפ"י החוזה ואחראי וערב כלפי המזמין לבצוע התחייבויות המתכנן לפי החוזה.</w:t>
      </w:r>
    </w:p>
    <w:p w14:paraId="01249A04"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4353975"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38EA2B93"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A968557" w14:textId="77777777" w:rsidR="00590FDD" w:rsidRPr="00590FDD" w:rsidRDefault="00590FDD" w:rsidP="00590FDD">
      <w:pPr>
        <w:widowControl w:val="0"/>
        <w:spacing w:after="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4B861367" w14:textId="77777777" w:rsidR="00590FDD" w:rsidRPr="00590FDD" w:rsidRDefault="00590FDD" w:rsidP="00590FDD">
      <w:pPr>
        <w:widowControl w:val="0"/>
        <w:spacing w:after="0" w:line="240" w:lineRule="auto"/>
        <w:ind w:left="432"/>
        <w:jc w:val="both"/>
        <w:rPr>
          <w:rFonts w:ascii="Times New Roman" w:eastAsia="Times New Roman" w:hAnsi="Times New Roman"/>
          <w:sz w:val="20"/>
          <w:rtl/>
          <w:lang w:eastAsia="he-IL"/>
        </w:rPr>
      </w:pPr>
    </w:p>
    <w:p w14:paraId="71A3241E" w14:textId="77777777" w:rsidR="00590FDD" w:rsidRPr="00590FDD" w:rsidRDefault="00590FDD" w:rsidP="00590FDD">
      <w:pPr>
        <w:widowControl w:val="0"/>
        <w:spacing w:after="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1AAD7A9A"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0C452869"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542BFC0A"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3670F8CE"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בות כלשהי מהתחייבויותיו עד לאחר שהמתכנן קיים את התחייבויותיו </w:t>
      </w:r>
      <w:r w:rsidRPr="00590FDD">
        <w:rPr>
          <w:rFonts w:ascii="Times New Roman" w:eastAsia="Times New Roman" w:hAnsi="Times New Roman"/>
          <w:sz w:val="20"/>
          <w:rtl/>
          <w:lang w:eastAsia="he-IL"/>
        </w:rPr>
        <w:lastRenderedPageBreak/>
        <w:t>כאמור.</w:t>
      </w:r>
    </w:p>
    <w:p w14:paraId="2705C344"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2320C5AC"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3B4C134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08C62AE" w14:textId="77777777" w:rsidR="00590FDD" w:rsidRPr="00590FDD" w:rsidRDefault="00590FDD" w:rsidP="00590FDD">
      <w:pPr>
        <w:widowControl w:val="0"/>
        <w:spacing w:after="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54B2AFE3"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61268E9"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6B4F9D7D"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859C55C" w14:textId="77777777" w:rsidR="00590FDD" w:rsidRPr="00590FDD" w:rsidRDefault="00590FDD" w:rsidP="00590FDD">
      <w:pPr>
        <w:widowControl w:val="0"/>
        <w:numPr>
          <w:ilvl w:val="2"/>
          <w:numId w:val="1"/>
        </w:numPr>
        <w:spacing w:after="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56F54B7D"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B5DD7EC"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7A314695" w14:textId="77777777" w:rsidR="00590FDD" w:rsidRPr="00590FDD" w:rsidRDefault="00590FDD" w:rsidP="00590FDD">
      <w:pPr>
        <w:widowControl w:val="0"/>
        <w:spacing w:after="0" w:line="240" w:lineRule="auto"/>
        <w:ind w:left="360"/>
        <w:jc w:val="both"/>
        <w:rPr>
          <w:rFonts w:ascii="Times New Roman" w:eastAsia="Times New Roman" w:hAnsi="Times New Roman"/>
          <w:sz w:val="20"/>
          <w:rtl/>
          <w:lang w:eastAsia="he-IL"/>
        </w:rPr>
      </w:pPr>
    </w:p>
    <w:p w14:paraId="4F6DB7C4" w14:textId="77777777" w:rsidR="00E078A7" w:rsidRDefault="00590FDD" w:rsidP="00E078A7">
      <w:pPr>
        <w:widowControl w:val="0"/>
        <w:numPr>
          <w:ilvl w:val="1"/>
          <w:numId w:val="1"/>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על אף האמור בכל הוראה אחרת בחוזה זה ו/או בכל מסמך אחר בין יחידי המזמין ו/או בכל דין, מובהר ומוסכם כי יחידי המזמין </w:t>
      </w:r>
      <w:r w:rsidRPr="00590FDD">
        <w:rPr>
          <w:rFonts w:ascii="Times New Roman" w:eastAsia="Times New Roman" w:hAnsi="Times New Roman"/>
          <w:sz w:val="24"/>
          <w:rtl/>
          <w:lang w:eastAsia="he-IL"/>
        </w:rPr>
        <w:lastRenderedPageBreak/>
        <w:t>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3F2FBAF0" w14:textId="77777777" w:rsidR="00E078A7" w:rsidRPr="00E078A7" w:rsidRDefault="00E078A7" w:rsidP="00E078A7">
      <w:pPr>
        <w:widowControl w:val="0"/>
        <w:spacing w:after="0" w:line="240" w:lineRule="auto"/>
        <w:ind w:left="792"/>
        <w:jc w:val="both"/>
        <w:rPr>
          <w:rFonts w:ascii="Times New Roman" w:eastAsia="Times New Roman" w:hAnsi="Times New Roman"/>
          <w:sz w:val="24"/>
          <w:lang w:eastAsia="he-IL"/>
        </w:rPr>
      </w:pPr>
    </w:p>
    <w:p w14:paraId="25234FC6" w14:textId="77777777" w:rsidR="00590FDD" w:rsidRPr="00590FDD" w:rsidRDefault="00590FDD" w:rsidP="00590FDD">
      <w:pPr>
        <w:keepNext/>
        <w:spacing w:after="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56B81673"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F422A78"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58641EA0"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13F7C2A9" w14:textId="77777777" w:rsidR="00590FDD" w:rsidRPr="00590FDD" w:rsidRDefault="00590FDD" w:rsidP="00590FDD">
      <w:pPr>
        <w:widowControl w:val="0"/>
        <w:spacing w:after="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2F37B67"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71D1E61F" w14:textId="77777777" w:rsidR="00590FDD" w:rsidRPr="00590FDD" w:rsidRDefault="00590FDD" w:rsidP="00590FDD">
      <w:pPr>
        <w:widowControl w:val="0"/>
        <w:numPr>
          <w:ilvl w:val="1"/>
          <w:numId w:val="1"/>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C762CF3" w14:textId="77777777" w:rsidR="00590FDD" w:rsidRPr="00590FDD" w:rsidRDefault="00590FDD" w:rsidP="00590FDD">
      <w:pPr>
        <w:widowControl w:val="0"/>
        <w:spacing w:after="0" w:line="240" w:lineRule="auto"/>
        <w:ind w:left="360"/>
        <w:jc w:val="both"/>
        <w:rPr>
          <w:rFonts w:ascii="Times New Roman" w:eastAsia="Times New Roman" w:hAnsi="Times New Roman"/>
          <w:sz w:val="20"/>
          <w:rtl/>
          <w:lang w:eastAsia="he-IL"/>
        </w:rPr>
      </w:pPr>
    </w:p>
    <w:p w14:paraId="7CA71926" w14:textId="77777777" w:rsidR="00590FDD" w:rsidRDefault="00590FDD" w:rsidP="00590FDD">
      <w:pPr>
        <w:widowControl w:val="0"/>
        <w:numPr>
          <w:ilvl w:val="1"/>
          <w:numId w:val="1"/>
        </w:numPr>
        <w:spacing w:after="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lastRenderedPageBreak/>
        <w:t>חוזה זה על נספחיו יחייב את המזמין אך ורק בכפוף לחתימתו כדין ע"י מורשי החתימה של המזמין.</w:t>
      </w:r>
    </w:p>
    <w:p w14:paraId="317CD3D2" w14:textId="77777777" w:rsidR="00E078A7" w:rsidRDefault="00E078A7" w:rsidP="00E078A7">
      <w:pPr>
        <w:pStyle w:val="ListParagraph"/>
        <w:rPr>
          <w:rFonts w:ascii="Times New Roman" w:eastAsia="Times New Roman" w:hAnsi="Times New Roman"/>
          <w:sz w:val="20"/>
          <w:rtl/>
          <w:lang w:eastAsia="he-IL"/>
        </w:rPr>
      </w:pPr>
    </w:p>
    <w:p w14:paraId="1CD6F370" w14:textId="77777777" w:rsidR="00E078A7" w:rsidRDefault="00E078A7" w:rsidP="00E078A7">
      <w:pPr>
        <w:widowControl w:val="0"/>
        <w:spacing w:after="0" w:line="240" w:lineRule="auto"/>
        <w:jc w:val="both"/>
        <w:rPr>
          <w:rFonts w:ascii="Times New Roman" w:eastAsia="Times New Roman" w:hAnsi="Times New Roman"/>
          <w:sz w:val="20"/>
          <w:rtl/>
          <w:lang w:eastAsia="he-IL"/>
        </w:rPr>
      </w:pPr>
    </w:p>
    <w:p w14:paraId="7D45C27C" w14:textId="77777777" w:rsidR="00E078A7" w:rsidRDefault="00E078A7" w:rsidP="00E078A7">
      <w:pPr>
        <w:widowControl w:val="0"/>
        <w:spacing w:after="0" w:line="240" w:lineRule="auto"/>
        <w:jc w:val="both"/>
        <w:rPr>
          <w:rFonts w:ascii="Times New Roman" w:eastAsia="Times New Roman" w:hAnsi="Times New Roman"/>
          <w:sz w:val="20"/>
          <w:rtl/>
          <w:lang w:eastAsia="he-IL"/>
        </w:rPr>
      </w:pPr>
    </w:p>
    <w:p w14:paraId="78431517" w14:textId="77777777" w:rsidR="00E078A7" w:rsidRDefault="00E078A7" w:rsidP="00E078A7">
      <w:pPr>
        <w:widowControl w:val="0"/>
        <w:spacing w:after="0" w:line="240" w:lineRule="auto"/>
        <w:jc w:val="both"/>
        <w:rPr>
          <w:rFonts w:ascii="Times New Roman" w:eastAsia="Times New Roman" w:hAnsi="Times New Roman"/>
          <w:sz w:val="20"/>
          <w:rtl/>
          <w:lang w:eastAsia="he-IL"/>
        </w:rPr>
      </w:pPr>
    </w:p>
    <w:p w14:paraId="408D11E9" w14:textId="77777777" w:rsidR="00E078A7" w:rsidRDefault="00E078A7" w:rsidP="00E078A7">
      <w:pPr>
        <w:widowControl w:val="0"/>
        <w:spacing w:after="0" w:line="240" w:lineRule="auto"/>
        <w:jc w:val="both"/>
        <w:rPr>
          <w:rFonts w:ascii="Times New Roman" w:eastAsia="Times New Roman" w:hAnsi="Times New Roman"/>
          <w:sz w:val="20"/>
          <w:rtl/>
          <w:lang w:eastAsia="he-IL"/>
        </w:rPr>
      </w:pPr>
    </w:p>
    <w:p w14:paraId="7EF4E98A" w14:textId="77777777" w:rsidR="00E078A7" w:rsidRDefault="00E078A7" w:rsidP="00E078A7">
      <w:pPr>
        <w:widowControl w:val="0"/>
        <w:spacing w:after="0" w:line="240" w:lineRule="auto"/>
        <w:jc w:val="both"/>
        <w:rPr>
          <w:rFonts w:ascii="Times New Roman" w:eastAsia="Times New Roman" w:hAnsi="Times New Roman"/>
          <w:sz w:val="20"/>
          <w:rtl/>
          <w:lang w:eastAsia="he-IL"/>
        </w:rPr>
      </w:pPr>
    </w:p>
    <w:p w14:paraId="14B0416E" w14:textId="77777777" w:rsidR="00E078A7" w:rsidRDefault="00E078A7" w:rsidP="00E078A7">
      <w:pPr>
        <w:widowControl w:val="0"/>
        <w:spacing w:after="0" w:line="240" w:lineRule="auto"/>
        <w:jc w:val="both"/>
        <w:rPr>
          <w:rFonts w:ascii="Times New Roman" w:eastAsia="Times New Roman" w:hAnsi="Times New Roman"/>
          <w:sz w:val="20"/>
          <w:rtl/>
          <w:lang w:eastAsia="he-IL"/>
        </w:rPr>
      </w:pPr>
    </w:p>
    <w:p w14:paraId="48CADAD3" w14:textId="77777777" w:rsidR="00E078A7" w:rsidRDefault="00E078A7" w:rsidP="00E078A7">
      <w:pPr>
        <w:widowControl w:val="0"/>
        <w:spacing w:after="0" w:line="240" w:lineRule="auto"/>
        <w:jc w:val="both"/>
        <w:rPr>
          <w:rFonts w:ascii="Times New Roman" w:eastAsia="Times New Roman" w:hAnsi="Times New Roman"/>
          <w:sz w:val="20"/>
          <w:rtl/>
          <w:lang w:eastAsia="he-IL"/>
        </w:rPr>
      </w:pPr>
    </w:p>
    <w:p w14:paraId="29399D88" w14:textId="77777777" w:rsidR="00E078A7" w:rsidRPr="00590FDD" w:rsidRDefault="00E078A7" w:rsidP="00E078A7">
      <w:pPr>
        <w:widowControl w:val="0"/>
        <w:spacing w:after="0" w:line="240" w:lineRule="auto"/>
        <w:jc w:val="both"/>
        <w:rPr>
          <w:rFonts w:ascii="Times New Roman" w:eastAsia="Times New Roman" w:hAnsi="Times New Roman"/>
          <w:sz w:val="20"/>
          <w:rtl/>
          <w:lang w:eastAsia="he-IL"/>
        </w:rPr>
      </w:pPr>
    </w:p>
    <w:p w14:paraId="225D2BD2" w14:textId="77777777" w:rsidR="00590FDD" w:rsidRPr="00590FDD" w:rsidRDefault="00590FDD" w:rsidP="00590FDD">
      <w:pPr>
        <w:widowControl w:val="0"/>
        <w:spacing w:after="0" w:line="240" w:lineRule="auto"/>
        <w:ind w:left="360" w:hanging="360"/>
        <w:jc w:val="both"/>
        <w:rPr>
          <w:rFonts w:ascii="Times New Roman" w:eastAsia="Times New Roman" w:hAnsi="Times New Roman"/>
          <w:sz w:val="20"/>
          <w:rtl/>
          <w:lang w:eastAsia="he-IL"/>
        </w:rPr>
      </w:pPr>
    </w:p>
    <w:p w14:paraId="6B66E0B7" w14:textId="77777777" w:rsidR="000555DD" w:rsidRPr="00E078A7" w:rsidRDefault="00590FDD" w:rsidP="00E078A7">
      <w:pPr>
        <w:widowControl w:val="0"/>
        <w:numPr>
          <w:ilvl w:val="1"/>
          <w:numId w:val="1"/>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64C7CCFB" w14:textId="77777777" w:rsidR="00E078A7" w:rsidRDefault="00E078A7" w:rsidP="00E078A7">
      <w:pPr>
        <w:widowControl w:val="0"/>
        <w:spacing w:after="0" w:line="240" w:lineRule="auto"/>
        <w:jc w:val="center"/>
        <w:rPr>
          <w:rFonts w:ascii="Times New Roman" w:eastAsia="Times New Roman" w:hAnsi="Times New Roman"/>
          <w:bCs/>
          <w:sz w:val="20"/>
          <w:rtl/>
          <w:lang w:eastAsia="he-IL"/>
        </w:rPr>
      </w:pPr>
    </w:p>
    <w:p w14:paraId="600FA6CD" w14:textId="77777777" w:rsidR="00E078A7" w:rsidRDefault="00E078A7" w:rsidP="00E078A7">
      <w:pPr>
        <w:widowControl w:val="0"/>
        <w:spacing w:after="0" w:line="240" w:lineRule="auto"/>
        <w:jc w:val="center"/>
        <w:rPr>
          <w:rFonts w:ascii="Times New Roman" w:eastAsia="Times New Roman" w:hAnsi="Times New Roman"/>
          <w:bCs/>
          <w:sz w:val="20"/>
          <w:rtl/>
          <w:lang w:eastAsia="he-IL"/>
        </w:rPr>
      </w:pPr>
    </w:p>
    <w:p w14:paraId="537EFCB5" w14:textId="77777777" w:rsidR="00E078A7" w:rsidRDefault="00E078A7" w:rsidP="00E078A7">
      <w:pPr>
        <w:widowControl w:val="0"/>
        <w:spacing w:after="0" w:line="240" w:lineRule="auto"/>
        <w:jc w:val="center"/>
        <w:rPr>
          <w:rFonts w:ascii="Times New Roman" w:eastAsia="Times New Roman" w:hAnsi="Times New Roman"/>
          <w:bCs/>
          <w:sz w:val="20"/>
          <w:rtl/>
          <w:lang w:eastAsia="he-IL"/>
        </w:rPr>
      </w:pPr>
    </w:p>
    <w:p w14:paraId="49B19DB8" w14:textId="77777777" w:rsidR="00E078A7" w:rsidRDefault="00E078A7" w:rsidP="00E078A7">
      <w:pPr>
        <w:widowControl w:val="0"/>
        <w:spacing w:after="0" w:line="240" w:lineRule="auto"/>
        <w:jc w:val="center"/>
        <w:rPr>
          <w:rFonts w:ascii="Times New Roman" w:eastAsia="Times New Roman" w:hAnsi="Times New Roman"/>
          <w:bCs/>
          <w:sz w:val="20"/>
          <w:rtl/>
          <w:lang w:eastAsia="he-IL"/>
        </w:rPr>
      </w:pPr>
    </w:p>
    <w:p w14:paraId="3DFC8040" w14:textId="77777777" w:rsidR="00E078A7" w:rsidRDefault="00E078A7" w:rsidP="00E078A7">
      <w:pPr>
        <w:widowControl w:val="0"/>
        <w:spacing w:after="0" w:line="240" w:lineRule="auto"/>
        <w:jc w:val="center"/>
        <w:rPr>
          <w:rFonts w:ascii="Times New Roman" w:eastAsia="Times New Roman" w:hAnsi="Times New Roman"/>
          <w:bCs/>
          <w:sz w:val="20"/>
          <w:rtl/>
          <w:lang w:eastAsia="he-IL"/>
        </w:rPr>
      </w:pPr>
    </w:p>
    <w:p w14:paraId="1AD0DA04" w14:textId="77777777" w:rsidR="000555DD" w:rsidRPr="00E078A7" w:rsidRDefault="000555DD" w:rsidP="00E078A7">
      <w:pPr>
        <w:widowControl w:val="0"/>
        <w:spacing w:after="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594878DC" w14:textId="77777777" w:rsidR="000555DD" w:rsidRDefault="000555DD" w:rsidP="000555DD">
      <w:pPr>
        <w:widowControl w:val="0"/>
        <w:tabs>
          <w:tab w:val="center" w:pos="1649"/>
          <w:tab w:val="center" w:pos="7177"/>
        </w:tabs>
        <w:spacing w:after="0" w:line="240" w:lineRule="auto"/>
        <w:jc w:val="both"/>
        <w:rPr>
          <w:rFonts w:ascii="Times New Roman" w:eastAsia="Times New Roman" w:hAnsi="Times New Roman"/>
          <w:sz w:val="20"/>
          <w:rtl/>
          <w:lang w:eastAsia="he-IL"/>
        </w:rPr>
      </w:pPr>
    </w:p>
    <w:p w14:paraId="4C516C9C" w14:textId="77777777" w:rsidR="00E078A7" w:rsidRDefault="00E078A7" w:rsidP="000555DD">
      <w:pPr>
        <w:widowControl w:val="0"/>
        <w:tabs>
          <w:tab w:val="center" w:pos="1649"/>
          <w:tab w:val="center" w:pos="7177"/>
        </w:tabs>
        <w:spacing w:after="0" w:line="240" w:lineRule="auto"/>
        <w:jc w:val="both"/>
        <w:rPr>
          <w:rFonts w:ascii="Times New Roman" w:eastAsia="Times New Roman" w:hAnsi="Times New Roman"/>
          <w:sz w:val="20"/>
          <w:rtl/>
          <w:lang w:eastAsia="he-IL"/>
        </w:rPr>
      </w:pPr>
    </w:p>
    <w:p w14:paraId="6AC06A98" w14:textId="77777777" w:rsidR="00E078A7" w:rsidRPr="000555DD" w:rsidRDefault="00E078A7" w:rsidP="000555DD">
      <w:pPr>
        <w:widowControl w:val="0"/>
        <w:tabs>
          <w:tab w:val="center" w:pos="1649"/>
          <w:tab w:val="center" w:pos="7177"/>
        </w:tabs>
        <w:spacing w:after="0" w:line="240" w:lineRule="auto"/>
        <w:jc w:val="both"/>
        <w:rPr>
          <w:rFonts w:ascii="Times New Roman" w:eastAsia="Times New Roman" w:hAnsi="Times New Roman"/>
          <w:sz w:val="20"/>
          <w:rtl/>
          <w:lang w:eastAsia="he-IL"/>
        </w:rPr>
      </w:pPr>
    </w:p>
    <w:p w14:paraId="72C645D2" w14:textId="5C77518A" w:rsidR="000555DD" w:rsidRPr="000555DD" w:rsidRDefault="000555DD" w:rsidP="000555DD">
      <w:pPr>
        <w:widowControl w:val="0"/>
        <w:tabs>
          <w:tab w:val="center" w:pos="1649"/>
          <w:tab w:val="center" w:pos="7177"/>
        </w:tabs>
        <w:spacing w:after="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66850">
            <w:rPr>
              <w:rFonts w:ascii="Times New Roman" w:eastAsia="Times New Roman" w:hAnsi="Times New Roman"/>
              <w:color w:val="00B0F0"/>
              <w:sz w:val="20"/>
              <w:u w:val="single"/>
              <w:rtl/>
              <w:lang w:eastAsia="he-IL"/>
            </w:rPr>
            <w:t>קרבן ושות' חב' להנדסה</w:t>
          </w:r>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A51FAF" w:rsidRPr="003E6FC4">
            <w:rPr>
              <w:rStyle w:val="PlaceholderText"/>
              <w:rtl/>
            </w:rPr>
            <w:t>[שם צד א]</w:t>
          </w:r>
        </w:sdtContent>
      </w:sdt>
    </w:p>
    <w:p w14:paraId="3B718C1D" w14:textId="77777777" w:rsidR="000555DD" w:rsidRDefault="000555DD" w:rsidP="00E078A7">
      <w:pPr>
        <w:widowControl w:val="0"/>
        <w:tabs>
          <w:tab w:val="center" w:pos="1649"/>
          <w:tab w:val="center" w:pos="7177"/>
        </w:tabs>
        <w:spacing w:after="48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0E191412" w14:textId="77777777" w:rsidR="00E078A7" w:rsidRDefault="00E078A7" w:rsidP="00E078A7">
      <w:pPr>
        <w:widowControl w:val="0"/>
        <w:tabs>
          <w:tab w:val="center" w:pos="1649"/>
          <w:tab w:val="center" w:pos="7177"/>
        </w:tabs>
        <w:spacing w:after="480" w:line="240" w:lineRule="auto"/>
        <w:jc w:val="both"/>
        <w:rPr>
          <w:rFonts w:ascii="Times New Roman" w:eastAsia="Times New Roman" w:hAnsi="Times New Roman"/>
          <w:sz w:val="20"/>
          <w:rtl/>
          <w:lang w:eastAsia="he-IL"/>
        </w:rPr>
      </w:pPr>
    </w:p>
    <w:p w14:paraId="7323C0B7" w14:textId="77777777" w:rsidR="00E078A7" w:rsidRPr="000555DD" w:rsidRDefault="00E078A7" w:rsidP="00E078A7">
      <w:pPr>
        <w:widowControl w:val="0"/>
        <w:tabs>
          <w:tab w:val="center" w:pos="1649"/>
          <w:tab w:val="center" w:pos="7177"/>
        </w:tabs>
        <w:spacing w:after="480" w:line="240" w:lineRule="auto"/>
        <w:jc w:val="both"/>
        <w:rPr>
          <w:rFonts w:ascii="Times New Roman" w:eastAsia="Times New Roman" w:hAnsi="Times New Roman"/>
          <w:sz w:val="20"/>
          <w:rtl/>
          <w:lang w:eastAsia="he-IL"/>
        </w:rPr>
      </w:pPr>
    </w:p>
    <w:p w14:paraId="3DA525F1" w14:textId="77777777" w:rsidR="000555DD" w:rsidRPr="000555DD" w:rsidRDefault="000555DD" w:rsidP="000555DD">
      <w:pPr>
        <w:widowControl w:val="0"/>
        <w:spacing w:after="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03AD52F7" w14:textId="77777777" w:rsidR="000555DD" w:rsidRDefault="000555DD" w:rsidP="000555DD">
      <w:pPr>
        <w:widowControl w:val="0"/>
        <w:spacing w:after="0" w:line="240" w:lineRule="auto"/>
        <w:jc w:val="both"/>
        <w:rPr>
          <w:rFonts w:ascii="Times New Roman" w:eastAsia="Times New Roman" w:hAnsi="Times New Roman"/>
          <w:sz w:val="20"/>
          <w:rtl/>
          <w:lang w:eastAsia="he-IL"/>
        </w:rPr>
      </w:pPr>
    </w:p>
    <w:p w14:paraId="2B547AFD" w14:textId="77777777" w:rsidR="00E078A7" w:rsidRDefault="00E078A7" w:rsidP="000555DD">
      <w:pPr>
        <w:widowControl w:val="0"/>
        <w:spacing w:after="0" w:line="240" w:lineRule="auto"/>
        <w:jc w:val="both"/>
        <w:rPr>
          <w:rFonts w:ascii="Times New Roman" w:eastAsia="Times New Roman" w:hAnsi="Times New Roman"/>
          <w:sz w:val="20"/>
          <w:rtl/>
          <w:lang w:eastAsia="he-IL"/>
        </w:rPr>
      </w:pPr>
    </w:p>
    <w:p w14:paraId="62FF0AA8" w14:textId="77777777" w:rsidR="00E078A7" w:rsidRPr="000555DD" w:rsidRDefault="00E078A7" w:rsidP="000555DD">
      <w:pPr>
        <w:widowControl w:val="0"/>
        <w:spacing w:after="0" w:line="240" w:lineRule="auto"/>
        <w:jc w:val="both"/>
        <w:rPr>
          <w:rFonts w:ascii="Times New Roman" w:eastAsia="Times New Roman" w:hAnsi="Times New Roman"/>
          <w:sz w:val="20"/>
          <w:rtl/>
          <w:lang w:eastAsia="he-IL"/>
        </w:rPr>
      </w:pPr>
    </w:p>
    <w:p w14:paraId="6D48CB8F" w14:textId="77777777" w:rsidR="000555DD" w:rsidRPr="000555DD" w:rsidRDefault="000555DD" w:rsidP="000555DD">
      <w:pPr>
        <w:widowControl w:val="0"/>
        <w:spacing w:after="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1CB628CF" w14:textId="77777777" w:rsidR="000555DD" w:rsidRPr="000555DD" w:rsidRDefault="000555DD" w:rsidP="000555DD">
      <w:pPr>
        <w:widowControl w:val="0"/>
        <w:spacing w:after="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13484A6B" w14:textId="77777777" w:rsidR="00590FDD" w:rsidRPr="00590FDD" w:rsidRDefault="00590FDD" w:rsidP="00590FDD">
      <w:pPr>
        <w:widowControl w:val="0"/>
        <w:bidi w:val="0"/>
        <w:spacing w:after="0" w:line="240" w:lineRule="auto"/>
        <w:rPr>
          <w:rFonts w:ascii="Times New Roman" w:eastAsia="Times New Roman" w:hAnsi="Times New Roman"/>
          <w:sz w:val="20"/>
          <w:szCs w:val="20"/>
          <w:rtl/>
          <w:lang w:eastAsia="he-IL"/>
        </w:rPr>
      </w:pPr>
    </w:p>
    <w:p w14:paraId="575BADB5"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7323D37D"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40756157"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7224150D"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6D489ABE"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15655127"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6AE70ED2"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3D307D55"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08450737"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5B327A95"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3A958969"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15C54E79"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4D603CD1"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0009F4FF"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190890AA"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78A27BCF" w14:textId="77777777" w:rsidR="00590FDD" w:rsidRPr="00590FDD" w:rsidRDefault="00590FDD" w:rsidP="00590FDD">
      <w:pPr>
        <w:widowControl w:val="0"/>
        <w:bidi w:val="0"/>
        <w:spacing w:after="0" w:line="240" w:lineRule="auto"/>
        <w:rPr>
          <w:rFonts w:ascii="Times New Roman" w:eastAsia="Times New Roman" w:hAnsi="Times New Roman"/>
          <w:sz w:val="20"/>
          <w:szCs w:val="20"/>
          <w:lang w:eastAsia="he-IL"/>
        </w:rPr>
      </w:pPr>
    </w:p>
    <w:p w14:paraId="0C74A896" w14:textId="77777777" w:rsidR="00590FDD" w:rsidRPr="00590FDD" w:rsidRDefault="00590FDD" w:rsidP="00590FDD">
      <w:pPr>
        <w:widowControl w:val="0"/>
        <w:spacing w:after="0" w:line="240" w:lineRule="auto"/>
        <w:jc w:val="center"/>
        <w:outlineLvl w:val="3"/>
        <w:rPr>
          <w:rFonts w:ascii="Times New Roman" w:eastAsia="Times New Roman" w:hAnsi="Times New Roman"/>
          <w:sz w:val="20"/>
          <w:szCs w:val="20"/>
          <w:lang w:eastAsia="he-IL"/>
        </w:rPr>
      </w:pPr>
    </w:p>
    <w:p w14:paraId="7274319F" w14:textId="77777777" w:rsidR="00590FDD" w:rsidRPr="00590FDD" w:rsidRDefault="00590FDD" w:rsidP="00590FDD">
      <w:pPr>
        <w:widowControl w:val="0"/>
        <w:spacing w:after="0" w:line="240" w:lineRule="auto"/>
        <w:jc w:val="center"/>
        <w:outlineLvl w:val="3"/>
        <w:rPr>
          <w:rFonts w:ascii="Times New Roman" w:eastAsia="Times New Roman" w:hAnsi="Times New Roman"/>
          <w:sz w:val="20"/>
          <w:szCs w:val="20"/>
          <w:lang w:eastAsia="he-IL"/>
        </w:rPr>
      </w:pPr>
    </w:p>
    <w:p w14:paraId="6EA08444" w14:textId="77777777" w:rsidR="00590FDD" w:rsidRPr="00590FDD" w:rsidRDefault="00590FDD" w:rsidP="00590FDD">
      <w:pPr>
        <w:widowControl w:val="0"/>
        <w:spacing w:after="0" w:line="240" w:lineRule="auto"/>
        <w:jc w:val="center"/>
        <w:outlineLvl w:val="3"/>
        <w:rPr>
          <w:rFonts w:ascii="Times New Roman" w:eastAsia="Times New Roman" w:hAnsi="Times New Roman"/>
          <w:sz w:val="20"/>
          <w:szCs w:val="20"/>
          <w:lang w:eastAsia="he-IL"/>
        </w:rPr>
      </w:pPr>
    </w:p>
    <w:p w14:paraId="1EFF06F0" w14:textId="77777777" w:rsidR="00590FDD" w:rsidRPr="00590FDD" w:rsidRDefault="00590FDD" w:rsidP="00590FDD">
      <w:pPr>
        <w:widowControl w:val="0"/>
        <w:spacing w:after="0" w:line="240" w:lineRule="auto"/>
        <w:jc w:val="center"/>
        <w:outlineLvl w:val="3"/>
        <w:rPr>
          <w:rFonts w:ascii="Times New Roman" w:eastAsia="Times New Roman" w:hAnsi="Times New Roman"/>
          <w:sz w:val="20"/>
          <w:szCs w:val="20"/>
          <w:lang w:eastAsia="he-IL"/>
        </w:rPr>
      </w:pPr>
    </w:p>
    <w:p w14:paraId="38B9DDC2" w14:textId="77777777" w:rsidR="00590FDD" w:rsidRPr="00590FDD" w:rsidRDefault="00590FDD" w:rsidP="00590FDD">
      <w:pPr>
        <w:widowControl w:val="0"/>
        <w:spacing w:after="0" w:line="240" w:lineRule="auto"/>
        <w:jc w:val="center"/>
        <w:outlineLvl w:val="3"/>
        <w:rPr>
          <w:rFonts w:ascii="Times New Roman" w:eastAsia="Times New Roman" w:hAnsi="Times New Roman"/>
          <w:sz w:val="20"/>
          <w:szCs w:val="20"/>
          <w:lang w:eastAsia="he-IL"/>
        </w:rPr>
      </w:pPr>
    </w:p>
    <w:p w14:paraId="4D7D3AA3" w14:textId="77777777" w:rsidR="000555DD" w:rsidRDefault="000555DD" w:rsidP="00590FDD">
      <w:pPr>
        <w:widowControl w:val="0"/>
        <w:spacing w:after="0" w:line="240" w:lineRule="auto"/>
        <w:jc w:val="center"/>
        <w:outlineLvl w:val="3"/>
        <w:rPr>
          <w:rFonts w:ascii="Times New Roman" w:eastAsia="Times New Roman" w:hAnsi="Times New Roman"/>
          <w:bCs/>
          <w:sz w:val="20"/>
          <w:u w:val="single"/>
          <w:rtl/>
          <w:lang w:eastAsia="he-IL"/>
        </w:rPr>
      </w:pPr>
    </w:p>
    <w:p w14:paraId="583F4CEA" w14:textId="77777777" w:rsidR="000555DD" w:rsidRDefault="000555DD" w:rsidP="00590FDD">
      <w:pPr>
        <w:widowControl w:val="0"/>
        <w:spacing w:after="0" w:line="240" w:lineRule="auto"/>
        <w:jc w:val="center"/>
        <w:outlineLvl w:val="3"/>
        <w:rPr>
          <w:rFonts w:ascii="Times New Roman" w:eastAsia="Times New Roman" w:hAnsi="Times New Roman"/>
          <w:bCs/>
          <w:sz w:val="20"/>
          <w:u w:val="single"/>
          <w:rtl/>
          <w:lang w:eastAsia="he-IL"/>
        </w:rPr>
      </w:pPr>
    </w:p>
    <w:p w14:paraId="0F7694B6" w14:textId="77777777" w:rsidR="000555DD" w:rsidRDefault="000555DD" w:rsidP="00590FDD">
      <w:pPr>
        <w:widowControl w:val="0"/>
        <w:spacing w:after="0" w:line="240" w:lineRule="auto"/>
        <w:jc w:val="center"/>
        <w:outlineLvl w:val="3"/>
        <w:rPr>
          <w:rFonts w:ascii="Times New Roman" w:eastAsia="Times New Roman" w:hAnsi="Times New Roman"/>
          <w:bCs/>
          <w:sz w:val="20"/>
          <w:u w:val="single"/>
          <w:rtl/>
          <w:lang w:eastAsia="he-IL"/>
        </w:rPr>
      </w:pPr>
    </w:p>
    <w:p w14:paraId="5333CC94" w14:textId="77777777" w:rsidR="000555DD" w:rsidRPr="000555DD" w:rsidRDefault="000555DD" w:rsidP="00E078A7">
      <w:pPr>
        <w:widowControl w:val="0"/>
        <w:spacing w:after="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t>נספח ''א''</w:t>
      </w:r>
    </w:p>
    <w:p w14:paraId="053C2808" w14:textId="77777777" w:rsidR="000555DD" w:rsidRPr="000555DD" w:rsidRDefault="000555DD" w:rsidP="000555DD">
      <w:pPr>
        <w:widowControl w:val="0"/>
        <w:spacing w:after="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6FD85B59" w14:textId="77777777" w:rsidR="000555DD" w:rsidRPr="000555DD" w:rsidRDefault="000555DD" w:rsidP="000555DD">
      <w:pPr>
        <w:widowControl w:val="0"/>
        <w:spacing w:after="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5A35581F" w14:textId="77777777" w:rsidR="000555DD" w:rsidRPr="000555DD" w:rsidRDefault="000555DD" w:rsidP="000555DD">
      <w:pPr>
        <w:widowControl w:val="0"/>
        <w:spacing w:after="0" w:line="240" w:lineRule="auto"/>
        <w:jc w:val="both"/>
        <w:rPr>
          <w:rFonts w:ascii="Times New Roman" w:eastAsia="Times New Roman" w:hAnsi="Times New Roman"/>
          <w:sz w:val="24"/>
          <w:rtl/>
          <w:lang w:eastAsia="he-IL"/>
        </w:rPr>
      </w:pPr>
    </w:p>
    <w:p w14:paraId="4B828197" w14:textId="24E05261" w:rsidR="000555DD" w:rsidRPr="000555DD" w:rsidRDefault="000555DD" w:rsidP="00CB4F64">
      <w:pPr>
        <w:widowControl w:val="0"/>
        <w:spacing w:after="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 xml:space="preserve">פרויקט לבניית יחידות דיור, , </w:t>
      </w:r>
      <w:r w:rsidR="00742E8E">
        <w:rPr>
          <w:rFonts w:ascii="Times New Roman" w:eastAsia="Times New Roman" w:hAnsi="Times New Roman" w:hint="cs"/>
          <w:sz w:val="24"/>
          <w:rtl/>
          <w:lang w:eastAsia="he-IL"/>
        </w:rPr>
        <w:t>מרתפים ו</w:t>
      </w:r>
      <w:r w:rsidRPr="000555DD">
        <w:rPr>
          <w:rFonts w:ascii="Times New Roman" w:eastAsia="Times New Roman" w:hAnsi="Times New Roman" w:hint="cs"/>
          <w:sz w:val="24"/>
          <w:rtl/>
          <w:lang w:eastAsia="he-IL"/>
        </w:rPr>
        <w:t>חניונים</w:t>
      </w:r>
      <w:r w:rsidR="002B5786">
        <w:rPr>
          <w:rFonts w:ascii="Times New Roman" w:eastAsia="Times New Roman" w:hAnsi="Times New Roman" w:hint="cs"/>
          <w:sz w:val="24"/>
          <w:rtl/>
          <w:lang w:eastAsia="he-IL"/>
        </w:rPr>
        <w:t xml:space="preserve"> , חדרי טרפו , ו</w:t>
      </w:r>
      <w:r w:rsidRPr="000555DD">
        <w:rPr>
          <w:rFonts w:ascii="Times New Roman" w:eastAsia="Times New Roman" w:hAnsi="Times New Roman" w:hint="cs"/>
          <w:sz w:val="24"/>
          <w:rtl/>
          <w:lang w:eastAsia="he-IL"/>
        </w:rPr>
        <w:t>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206482">
            <w:rPr>
              <w:rFonts w:ascii="Times New Roman" w:eastAsia="Times New Roman" w:hAnsi="Times New Roman" w:hint="cs"/>
              <w:color w:val="00B0F0"/>
              <w:sz w:val="24"/>
              <w:rtl/>
              <w:lang w:eastAsia="he-IL"/>
            </w:rPr>
            <w:t>קרית</w:t>
          </w:r>
          <w:r w:rsidR="00DC0C47">
            <w:rPr>
              <w:rFonts w:ascii="Times New Roman" w:eastAsia="Times New Roman" w:hAnsi="Times New Roman" w:hint="cs"/>
              <w:color w:val="00B0F0"/>
              <w:sz w:val="24"/>
              <w:rtl/>
              <w:lang w:eastAsia="he-IL"/>
            </w:rPr>
            <w:t xml:space="preserve"> אתא </w:t>
          </w:r>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206482">
            <w:rPr>
              <w:rFonts w:ascii="Times New Roman" w:eastAsia="Times New Roman" w:hAnsi="Times New Roman" w:hint="cs"/>
              <w:color w:val="00B0F0"/>
              <w:sz w:val="24"/>
              <w:rtl/>
            </w:rPr>
            <w:t xml:space="preserve">גבעת הכלניות ( שם זמני </w:t>
          </w:r>
          <w:r w:rsidR="00206482">
            <w:rPr>
              <w:rFonts w:ascii="Times New Roman" w:eastAsia="Times New Roman" w:hAnsi="Times New Roman" w:hint="cs"/>
              <w:color w:val="00B0F0"/>
              <w:sz w:val="24"/>
              <w:rtl/>
            </w:rPr>
            <w:lastRenderedPageBreak/>
            <w:t>)</w:t>
          </w:r>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68B26002" w14:textId="77777777" w:rsidR="000555DD" w:rsidRPr="000555DD" w:rsidRDefault="000555DD" w:rsidP="000555DD">
      <w:pPr>
        <w:widowControl w:val="0"/>
        <w:spacing w:after="0" w:line="240" w:lineRule="auto"/>
        <w:jc w:val="both"/>
        <w:rPr>
          <w:rFonts w:ascii="Times New Roman" w:eastAsia="Times New Roman" w:hAnsi="Times New Roman"/>
          <w:sz w:val="24"/>
          <w:rtl/>
          <w:lang w:eastAsia="he-IL"/>
        </w:rPr>
      </w:pPr>
    </w:p>
    <w:p w14:paraId="1E1A2AFC" w14:textId="565B0918" w:rsidR="000555DD" w:rsidRPr="000555DD" w:rsidRDefault="000555DD" w:rsidP="00DC0C47">
      <w:pPr>
        <w:widowControl w:val="0"/>
        <w:spacing w:after="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966850">
            <w:rPr>
              <w:rFonts w:ascii="Times New Roman" w:eastAsia="Times New Roman" w:hAnsi="Times New Roman" w:hint="cs"/>
              <w:color w:val="008000"/>
              <w:sz w:val="24"/>
              <w:rtl/>
            </w:rPr>
            <w:t>כ/248</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r w:rsidR="00DC0C47">
        <w:rPr>
          <w:rFonts w:ascii="Times New Roman" w:eastAsia="Times New Roman" w:hAnsi="Times New Roman" w:hint="cs"/>
          <w:sz w:val="24"/>
          <w:rtl/>
          <w:lang w:eastAsia="he-IL"/>
        </w:rPr>
        <w:t xml:space="preserve">גוש </w:t>
      </w:r>
      <w:r w:rsidRPr="000555DD">
        <w:rPr>
          <w:rFonts w:ascii="Times New Roman" w:eastAsia="Times New Roman" w:hAnsi="Times New Roman" w:hint="cs"/>
          <w:sz w:val="24"/>
          <w:rtl/>
          <w:lang w:eastAsia="he-IL"/>
        </w:rPr>
        <w:t>-</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966850">
            <w:rPr>
              <w:rFonts w:ascii="Times New Roman" w:eastAsia="Times New Roman" w:hAnsi="Times New Roman" w:hint="cs"/>
              <w:sz w:val="24"/>
              <w:rtl/>
              <w:lang w:eastAsia="he-IL"/>
            </w:rPr>
            <w:t>10255</w:t>
          </w:r>
        </w:sdtContent>
      </w:sdt>
      <w:r w:rsidRPr="000555DD">
        <w:rPr>
          <w:rFonts w:ascii="Times New Roman" w:eastAsia="Times New Roman" w:hAnsi="Times New Roman" w:hint="cs"/>
          <w:sz w:val="24"/>
          <w:rtl/>
          <w:lang w:eastAsia="he-IL"/>
        </w:rPr>
        <w:t>.</w:t>
      </w:r>
    </w:p>
    <w:p w14:paraId="6CEFBB7E" w14:textId="77777777" w:rsidR="000555DD" w:rsidRPr="000555DD" w:rsidRDefault="000555DD" w:rsidP="000555DD">
      <w:pPr>
        <w:widowControl w:val="0"/>
        <w:spacing w:after="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3F8C895" w14:textId="77777777" w:rsidR="000555DD" w:rsidRPr="000555DD" w:rsidRDefault="000555DD" w:rsidP="000555DD">
      <w:pPr>
        <w:widowControl w:val="0"/>
        <w:spacing w:after="0" w:line="240" w:lineRule="auto"/>
        <w:ind w:left="720"/>
        <w:jc w:val="both"/>
        <w:rPr>
          <w:rFonts w:ascii="Times New Roman" w:eastAsia="Times New Roman" w:hAnsi="Times New Roman"/>
          <w:sz w:val="24"/>
          <w:rtl/>
          <w:lang w:eastAsia="he-IL"/>
        </w:rPr>
      </w:pPr>
    </w:p>
    <w:p w14:paraId="3A33E70D" w14:textId="44693DC3" w:rsidR="000555DD" w:rsidRPr="000555DD" w:rsidRDefault="000555DD" w:rsidP="000555DD">
      <w:pPr>
        <w:spacing w:after="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DC0C47">
            <w:rPr>
              <w:rFonts w:ascii="Times New Roman" w:eastAsia="Times New Roman" w:hAnsi="Times New Roman" w:hint="cs"/>
              <w:color w:val="008000"/>
              <w:sz w:val="24"/>
              <w:rtl/>
            </w:rPr>
            <w:t xml:space="preserve">קרית אתא </w:t>
          </w:r>
        </w:sdtContent>
      </w:sdt>
      <w:r w:rsidRPr="000555DD">
        <w:rPr>
          <w:rFonts w:ascii="Times New Roman" w:eastAsia="Times New Roman" w:hAnsi="Times New Roman" w:hint="cs"/>
          <w:color w:val="008000"/>
          <w:sz w:val="24"/>
          <w:rtl/>
        </w:rPr>
        <w:t>.</w:t>
      </w:r>
    </w:p>
    <w:p w14:paraId="7433BF47" w14:textId="77777777" w:rsidR="000555DD" w:rsidRPr="000555DD" w:rsidRDefault="000555DD" w:rsidP="000555DD">
      <w:pPr>
        <w:spacing w:after="0" w:line="240" w:lineRule="auto"/>
        <w:ind w:left="720"/>
        <w:rPr>
          <w:rFonts w:ascii="Times New Roman" w:eastAsia="Times New Roman" w:hAnsi="Times New Roman"/>
          <w:color w:val="FF0000"/>
          <w:sz w:val="24"/>
          <w:rtl/>
        </w:rPr>
      </w:pPr>
    </w:p>
    <w:p w14:paraId="003DF3AB" w14:textId="77777777" w:rsidR="000555DD" w:rsidRPr="000555DD" w:rsidRDefault="000555DD" w:rsidP="000555DD">
      <w:pPr>
        <w:spacing w:after="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63B997BF" w14:textId="77777777" w:rsidR="000555DD" w:rsidRPr="000555DD" w:rsidRDefault="000555DD" w:rsidP="000555DD">
      <w:pPr>
        <w:widowControl w:val="0"/>
        <w:spacing w:after="0" w:line="240" w:lineRule="auto"/>
        <w:jc w:val="both"/>
        <w:rPr>
          <w:rFonts w:ascii="Times New Roman" w:eastAsia="Times New Roman" w:hAnsi="Times New Roman"/>
          <w:sz w:val="24"/>
          <w:rtl/>
          <w:lang w:eastAsia="he-IL"/>
        </w:rPr>
      </w:pPr>
    </w:p>
    <w:p w14:paraId="61FF762B" w14:textId="11718B72" w:rsidR="000555DD" w:rsidRPr="000555DD" w:rsidRDefault="000555DD" w:rsidP="000555DD">
      <w:pPr>
        <w:widowControl w:val="0"/>
        <w:spacing w:after="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966850">
            <w:rPr>
              <w:rFonts w:ascii="Times New Roman" w:eastAsia="Times New Roman" w:hAnsi="Times New Roman" w:hint="cs"/>
              <w:sz w:val="24"/>
              <w:rtl/>
              <w:lang w:eastAsia="he-IL"/>
            </w:rPr>
            <w:t xml:space="preserve">אבי כהן מחברת אפריקה ישראל מגורים בע"מ </w:t>
          </w:r>
        </w:sdtContent>
      </w:sdt>
    </w:p>
    <w:p w14:paraId="20653A8C" w14:textId="77777777" w:rsidR="000555DD" w:rsidRPr="000555DD" w:rsidRDefault="000555DD" w:rsidP="000555DD">
      <w:pPr>
        <w:widowControl w:val="0"/>
        <w:spacing w:after="0" w:line="240" w:lineRule="auto"/>
        <w:jc w:val="both"/>
        <w:rPr>
          <w:rFonts w:ascii="Times New Roman" w:eastAsia="Times New Roman" w:hAnsi="Times New Roman"/>
          <w:bCs/>
          <w:sz w:val="24"/>
          <w:rtl/>
          <w:lang w:eastAsia="he-IL"/>
        </w:rPr>
      </w:pPr>
    </w:p>
    <w:p w14:paraId="6683C80D" w14:textId="77777777" w:rsidR="000555DD" w:rsidRPr="000555DD" w:rsidRDefault="000555DD" w:rsidP="000555DD">
      <w:pPr>
        <w:widowControl w:val="0"/>
        <w:spacing w:after="0" w:line="240" w:lineRule="auto"/>
        <w:ind w:left="720" w:right="720" w:hanging="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Pr="00C6024D">
        <w:rPr>
          <w:rFonts w:ascii="Times New Roman" w:eastAsia="Times New Roman" w:hAnsi="Times New Roman" w:hint="eastAsia"/>
          <w:b/>
          <w:bCs/>
          <w:sz w:val="24"/>
          <w:rtl/>
          <w:lang w:eastAsia="he-IL"/>
        </w:rPr>
        <w:t>התכנון</w:t>
      </w:r>
      <w:r w:rsidRPr="00C6024D">
        <w:rPr>
          <w:rFonts w:ascii="Times New Roman" w:eastAsia="Times New Roman" w:hAnsi="Times New Roman"/>
          <w:b/>
          <w:bCs/>
          <w:sz w:val="24"/>
          <w:rtl/>
          <w:lang w:eastAsia="he-IL"/>
        </w:rPr>
        <w:t xml:space="preserve"> יתבצע בסביבת תוכנת </w:t>
      </w:r>
      <w:r w:rsidRPr="00C6024D">
        <w:rPr>
          <w:rFonts w:ascii="Times New Roman" w:eastAsia="Times New Roman" w:hAnsi="Times New Roman"/>
          <w:b/>
          <w:bCs/>
          <w:sz w:val="24"/>
          <w:lang w:eastAsia="he-IL"/>
        </w:rPr>
        <w:t>REVIT</w:t>
      </w:r>
      <w:r w:rsidRPr="00C6024D">
        <w:rPr>
          <w:rFonts w:ascii="Times New Roman" w:eastAsia="Times New Roman" w:hAnsi="Times New Roman"/>
          <w:b/>
          <w:bCs/>
          <w:sz w:val="24"/>
          <w:rtl/>
          <w:lang w:eastAsia="he-IL"/>
        </w:rPr>
        <w:t xml:space="preserve"> בתלת-מימד</w:t>
      </w:r>
      <w:r w:rsidRPr="000555DD">
        <w:rPr>
          <w:rFonts w:ascii="Times New Roman" w:eastAsia="Times New Roman" w:hAnsi="Times New Roman" w:hint="cs"/>
          <w:sz w:val="24"/>
          <w:rtl/>
          <w:lang w:eastAsia="he-IL"/>
        </w:rPr>
        <w:t xml:space="preserve">, תוך שיתוף, תיאום וקליטת הקבצים ממתכננים ויועצים אחרים באמצעות תוכנה כדוגמת - </w:t>
      </w:r>
      <w:r w:rsidRPr="000555DD">
        <w:rPr>
          <w:rFonts w:ascii="Times New Roman" w:eastAsia="Times New Roman" w:hAnsi="Times New Roman"/>
          <w:sz w:val="24"/>
          <w:lang w:eastAsia="he-IL"/>
        </w:rPr>
        <w:t>@view</w:t>
      </w:r>
      <w:r w:rsidRPr="000555DD">
        <w:rPr>
          <w:rFonts w:ascii="Times New Roman" w:eastAsia="Times New Roman" w:hAnsi="Times New Roman" w:hint="cs"/>
          <w:sz w:val="24"/>
          <w:rtl/>
          <w:lang w:eastAsia="he-IL"/>
        </w:rPr>
        <w:t xml:space="preserve">. </w:t>
      </w:r>
      <w:r w:rsidRPr="000555DD">
        <w:rPr>
          <w:rFonts w:ascii="Times New Roman" w:eastAsia="Times New Roman" w:hAnsi="Times New Roman"/>
          <w:sz w:val="24"/>
          <w:rtl/>
          <w:lang w:eastAsia="he-IL"/>
        </w:rPr>
        <w:t>כל תעבורת הקבצים תבוצע באמצע</w:t>
      </w:r>
      <w:r w:rsidRPr="000555DD">
        <w:rPr>
          <w:rFonts w:ascii="Times New Roman" w:eastAsia="Times New Roman" w:hAnsi="Times New Roman" w:hint="cs"/>
          <w:sz w:val="24"/>
          <w:rtl/>
          <w:lang w:eastAsia="he-IL"/>
        </w:rPr>
        <w:t>ות התוכנה בלבד או תוכנה אחרת לפי החלטת המזמין.</w:t>
      </w:r>
    </w:p>
    <w:p w14:paraId="689E8797" w14:textId="77777777" w:rsidR="000555DD" w:rsidRPr="000555DD" w:rsidRDefault="000555DD" w:rsidP="000555DD">
      <w:pPr>
        <w:widowControl w:val="0"/>
        <w:spacing w:after="0" w:line="240" w:lineRule="auto"/>
        <w:ind w:left="720" w:right="720" w:hanging="720"/>
        <w:jc w:val="both"/>
        <w:rPr>
          <w:rFonts w:ascii="Times New Roman" w:eastAsia="Times New Roman" w:hAnsi="Times New Roman"/>
          <w:color w:val="FF0000"/>
          <w:sz w:val="24"/>
          <w:rtl/>
          <w:lang w:eastAsia="he-IL"/>
        </w:rPr>
      </w:pPr>
    </w:p>
    <w:p w14:paraId="24C4A923" w14:textId="77777777" w:rsidR="000555DD" w:rsidRPr="000555DD" w:rsidRDefault="000555DD" w:rsidP="000555DD">
      <w:pPr>
        <w:widowControl w:val="0"/>
        <w:spacing w:after="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lastRenderedPageBreak/>
        <w:t>3.2</w:t>
      </w:r>
      <w:r w:rsidRPr="000555DD">
        <w:rPr>
          <w:rFonts w:ascii="Times New Roman" w:eastAsia="Times New Roman" w:hAnsi="Times New Roman" w:hint="cs"/>
          <w:sz w:val="24"/>
          <w:rtl/>
          <w:lang w:eastAsia="he-IL"/>
        </w:rPr>
        <w:tab/>
        <w:t>בעלי המקצוע במשרד המתכנן הם:</w:t>
      </w:r>
    </w:p>
    <w:p w14:paraId="2799722B" w14:textId="77777777" w:rsidR="000555DD" w:rsidRPr="000555DD" w:rsidRDefault="000555DD" w:rsidP="000555DD">
      <w:pPr>
        <w:widowControl w:val="0"/>
        <w:spacing w:after="0" w:line="240" w:lineRule="auto"/>
        <w:jc w:val="both"/>
        <w:rPr>
          <w:rFonts w:ascii="Times New Roman" w:eastAsia="Times New Roman" w:hAnsi="Times New Roman"/>
          <w:sz w:val="24"/>
          <w:rtl/>
          <w:lang w:eastAsia="he-IL"/>
        </w:rPr>
      </w:pPr>
    </w:p>
    <w:p w14:paraId="44BD95EA" w14:textId="1EB7A919" w:rsidR="000555DD" w:rsidRPr="000555DD" w:rsidRDefault="000555DD" w:rsidP="000555DD">
      <w:pPr>
        <w:widowControl w:val="0"/>
        <w:spacing w:after="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966850">
            <w:rPr>
              <w:rFonts w:ascii="Times New Roman" w:eastAsia="Times New Roman" w:hAnsi="Times New Roman"/>
              <w:color w:val="008000"/>
              <w:sz w:val="24"/>
              <w:rtl/>
              <w:lang w:eastAsia="he-IL"/>
            </w:rPr>
            <w:t>יוסי מנצ'ק</w:t>
          </w:r>
        </w:sdtContent>
      </w:sdt>
    </w:p>
    <w:p w14:paraId="382D17FC" w14:textId="5760E6C0" w:rsidR="000555DD" w:rsidRPr="000555DD" w:rsidRDefault="000555DD" w:rsidP="000555DD">
      <w:pPr>
        <w:keepNext/>
        <w:widowControl w:val="0"/>
        <w:spacing w:after="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966850">
            <w:rPr>
              <w:rFonts w:ascii="Times New Roman" w:eastAsia="Times New Roman" w:hAnsi="Times New Roman"/>
              <w:color w:val="008000"/>
              <w:sz w:val="24"/>
              <w:rtl/>
              <w:lang w:eastAsia="he-IL"/>
            </w:rPr>
            <w:t>8</w:t>
          </w:r>
        </w:sdtContent>
      </w:sdt>
    </w:p>
    <w:p w14:paraId="34FE008E" w14:textId="77777777" w:rsidR="000555DD" w:rsidRPr="000555DD" w:rsidRDefault="000555DD" w:rsidP="000555DD">
      <w:pPr>
        <w:widowControl w:val="0"/>
        <w:spacing w:after="0" w:line="240" w:lineRule="auto"/>
        <w:jc w:val="both"/>
        <w:rPr>
          <w:rFonts w:ascii="Times New Roman" w:eastAsia="Times New Roman" w:hAnsi="Times New Roman"/>
          <w:sz w:val="24"/>
          <w:rtl/>
          <w:lang w:eastAsia="he-IL"/>
        </w:rPr>
      </w:pPr>
    </w:p>
    <w:p w14:paraId="0F68118B" w14:textId="0C3C6C57" w:rsidR="000555DD" w:rsidRPr="000555DD" w:rsidRDefault="000555DD" w:rsidP="000555DD">
      <w:pPr>
        <w:widowControl w:val="0"/>
        <w:spacing w:after="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966850">
            <w:rPr>
              <w:rFonts w:ascii="Times New Roman" w:eastAsia="Times New Roman" w:hAnsi="Times New Roman"/>
              <w:color w:val="008000"/>
              <w:sz w:val="24"/>
              <w:rtl/>
              <w:lang w:eastAsia="he-IL"/>
            </w:rPr>
            <w:t>יוסי מנצ'ק</w:t>
          </w:r>
        </w:sdtContent>
      </w:sdt>
    </w:p>
    <w:p w14:paraId="2675BFB0" w14:textId="77777777" w:rsidR="000555DD" w:rsidRPr="000555DD" w:rsidRDefault="000555DD" w:rsidP="000555DD">
      <w:pPr>
        <w:widowControl w:val="0"/>
        <w:spacing w:after="0" w:line="240" w:lineRule="auto"/>
        <w:jc w:val="both"/>
        <w:rPr>
          <w:rFonts w:ascii="Times New Roman" w:eastAsia="Times New Roman" w:hAnsi="Times New Roman"/>
          <w:sz w:val="24"/>
          <w:rtl/>
          <w:lang w:eastAsia="he-IL"/>
        </w:rPr>
      </w:pPr>
    </w:p>
    <w:p w14:paraId="0E4793A3" w14:textId="77777777" w:rsidR="000555DD" w:rsidRPr="000555DD" w:rsidRDefault="000555DD" w:rsidP="000555DD">
      <w:pPr>
        <w:widowControl w:val="0"/>
        <w:spacing w:after="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6AF79FBE" w14:textId="77777777" w:rsidR="000555DD" w:rsidRPr="000555DD" w:rsidRDefault="000555DD" w:rsidP="000555DD">
      <w:pPr>
        <w:widowControl w:val="0"/>
        <w:spacing w:after="0" w:line="240" w:lineRule="auto"/>
        <w:jc w:val="both"/>
        <w:rPr>
          <w:rFonts w:ascii="Times New Roman" w:eastAsia="Times New Roman" w:hAnsi="Times New Roman"/>
          <w:sz w:val="24"/>
          <w:rtl/>
          <w:lang w:eastAsia="he-IL"/>
        </w:rPr>
      </w:pPr>
    </w:p>
    <w:p w14:paraId="38B81976" w14:textId="77777777" w:rsidR="000555DD" w:rsidRPr="000555DD" w:rsidRDefault="000555DD" w:rsidP="000555DD">
      <w:pPr>
        <w:widowControl w:val="0"/>
        <w:spacing w:after="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09B58AD4" w14:textId="77777777" w:rsidR="000555DD" w:rsidRPr="000555DD" w:rsidRDefault="000555DD" w:rsidP="000555DD">
      <w:pPr>
        <w:widowControl w:val="0"/>
        <w:spacing w:after="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149B9B05" w14:textId="77777777" w:rsidR="000555DD" w:rsidRPr="000555DD" w:rsidRDefault="000555DD" w:rsidP="000555DD">
      <w:pPr>
        <w:widowControl w:val="0"/>
        <w:spacing w:after="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3096C48B" w14:textId="77777777" w:rsidR="000555DD" w:rsidRPr="000555DD" w:rsidRDefault="000555DD" w:rsidP="000555DD">
      <w:pPr>
        <w:widowControl w:val="0"/>
        <w:spacing w:after="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22FEC50A" w14:textId="77777777" w:rsidR="000555DD" w:rsidRPr="000555DD" w:rsidRDefault="000555DD" w:rsidP="000555DD">
      <w:pPr>
        <w:widowControl w:val="0"/>
        <w:spacing w:after="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22D9E17C" w14:textId="77777777" w:rsidR="000555DD" w:rsidRPr="000555DD" w:rsidRDefault="000555DD" w:rsidP="000555DD">
      <w:pPr>
        <w:widowControl w:val="0"/>
        <w:spacing w:after="0" w:line="240" w:lineRule="auto"/>
        <w:ind w:left="679" w:hanging="709"/>
        <w:outlineLvl w:val="2"/>
        <w:rPr>
          <w:rFonts w:ascii="Times New Roman" w:eastAsia="Times New Roman" w:hAnsi="Times New Roman"/>
          <w:b/>
          <w:bCs/>
          <w:sz w:val="24"/>
          <w:u w:val="single"/>
          <w:rtl/>
        </w:rPr>
      </w:pPr>
    </w:p>
    <w:p w14:paraId="1BAC0527" w14:textId="77777777" w:rsidR="000555DD" w:rsidRPr="000555DD" w:rsidRDefault="000555DD" w:rsidP="000555DD">
      <w:pPr>
        <w:widowControl w:val="0"/>
        <w:spacing w:after="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2CC02B87" w14:textId="77777777" w:rsidTr="000555DD">
        <w:tc>
          <w:tcPr>
            <w:tcW w:w="3366" w:type="dxa"/>
          </w:tcPr>
          <w:p w14:paraId="2592BFA2" w14:textId="30B64D97" w:rsidR="000555DD" w:rsidRPr="000555DD" w:rsidRDefault="00DC0C47" w:rsidP="000555DD">
            <w:pPr>
              <w:widowControl w:val="0"/>
              <w:outlineLvl w:val="2"/>
              <w:rPr>
                <w:rFonts w:ascii="Times New Roman" w:eastAsia="Times New Roman" w:hAnsi="Times New Roman"/>
                <w:sz w:val="24"/>
                <w:rtl/>
                <w:lang w:eastAsia="he-IL"/>
              </w:rPr>
            </w:pPr>
            <w:r>
              <w:rPr>
                <w:rFonts w:ascii="Times New Roman" w:eastAsia="Times New Roman" w:hAnsi="Times New Roman" w:hint="cs"/>
                <w:color w:val="008000"/>
                <w:sz w:val="24"/>
                <w:rtl/>
                <w:lang w:eastAsia="he-IL"/>
              </w:rPr>
              <w:t>100%</w:t>
            </w:r>
          </w:p>
        </w:tc>
        <w:tc>
          <w:tcPr>
            <w:tcW w:w="2163" w:type="dxa"/>
          </w:tcPr>
          <w:p w14:paraId="09CE7635" w14:textId="77777777" w:rsidR="000555DD" w:rsidRPr="000555DD" w:rsidRDefault="000555DD" w:rsidP="000555DD">
            <w:pPr>
              <w:widowControl w:val="0"/>
              <w:ind w:left="720"/>
              <w:outlineLvl w:val="2"/>
              <w:rPr>
                <w:szCs w:val="22"/>
              </w:rPr>
            </w:pPr>
          </w:p>
          <w:p w14:paraId="50998640" w14:textId="77777777" w:rsidR="000555DD" w:rsidRPr="000555DD" w:rsidRDefault="000555DD" w:rsidP="000555DD">
            <w:pPr>
              <w:widowControl w:val="0"/>
              <w:outlineLvl w:val="2"/>
              <w:rPr>
                <w:rFonts w:ascii="Times New Roman" w:eastAsia="Times New Roman" w:hAnsi="Times New Roman"/>
                <w:sz w:val="24"/>
                <w:rtl/>
                <w:lang w:eastAsia="he-IL"/>
              </w:rPr>
            </w:pPr>
          </w:p>
        </w:tc>
      </w:tr>
    </w:tbl>
    <w:p w14:paraId="6352B18F" w14:textId="77777777" w:rsidR="000555DD" w:rsidRPr="000555DD" w:rsidRDefault="000555DD" w:rsidP="000555DD">
      <w:pPr>
        <w:widowControl w:val="0"/>
        <w:spacing w:after="0" w:line="240" w:lineRule="auto"/>
        <w:ind w:left="-30"/>
        <w:outlineLvl w:val="2"/>
        <w:rPr>
          <w:rFonts w:ascii="Times New Roman" w:eastAsia="Times New Roman" w:hAnsi="Times New Roman"/>
          <w:sz w:val="24"/>
          <w:rtl/>
          <w:lang w:eastAsia="he-IL"/>
        </w:rPr>
      </w:pPr>
    </w:p>
    <w:p w14:paraId="76729AC8"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25A8D0B6" w14:textId="77777777" w:rsidR="000555DD" w:rsidRDefault="000555DD" w:rsidP="00590FDD">
      <w:pPr>
        <w:keepNext/>
        <w:widowControl w:val="0"/>
        <w:spacing w:after="0" w:line="240" w:lineRule="auto"/>
        <w:jc w:val="center"/>
        <w:outlineLvl w:val="1"/>
        <w:rPr>
          <w:rFonts w:ascii="Times New Roman" w:eastAsia="Times New Roman" w:hAnsi="Times New Roman"/>
          <w:bCs/>
          <w:sz w:val="24"/>
          <w:u w:val="single"/>
          <w:rtl/>
          <w:lang w:eastAsia="he-IL"/>
        </w:rPr>
      </w:pPr>
    </w:p>
    <w:p w14:paraId="585B98E1" w14:textId="77777777" w:rsidR="000555DD" w:rsidRDefault="000555DD" w:rsidP="00590FDD">
      <w:pPr>
        <w:keepNext/>
        <w:widowControl w:val="0"/>
        <w:spacing w:after="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4D04C382" w14:textId="77777777" w:rsidR="000555DD" w:rsidRPr="00B27B4C" w:rsidRDefault="000555DD" w:rsidP="000555DD">
      <w:pPr>
        <w:widowControl w:val="0"/>
        <w:spacing w:after="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4ACD2EEA" w14:textId="77777777" w:rsidR="000555DD" w:rsidRDefault="000555DD" w:rsidP="000555DD">
      <w:pPr>
        <w:keepNext/>
        <w:widowControl w:val="0"/>
        <w:spacing w:after="0" w:line="240" w:lineRule="auto"/>
        <w:outlineLvl w:val="1"/>
        <w:rPr>
          <w:rFonts w:ascii="Times New Roman" w:eastAsia="Times New Roman" w:hAnsi="Times New Roman"/>
          <w:bCs/>
          <w:sz w:val="24"/>
          <w:u w:val="single"/>
          <w:rtl/>
          <w:lang w:eastAsia="he-IL"/>
        </w:rPr>
      </w:pPr>
    </w:p>
    <w:p w14:paraId="3C8D94EF" w14:textId="77777777" w:rsidR="00590FDD" w:rsidRPr="00590FDD" w:rsidRDefault="00590FDD" w:rsidP="00590FDD">
      <w:pPr>
        <w:keepNext/>
        <w:widowControl w:val="0"/>
        <w:spacing w:after="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1E976B12" w14:textId="77777777" w:rsidR="00590FDD" w:rsidRPr="00590FDD" w:rsidRDefault="00590FDD" w:rsidP="00590FDD">
      <w:pPr>
        <w:widowControl w:val="0"/>
        <w:spacing w:after="0" w:line="240" w:lineRule="auto"/>
        <w:jc w:val="center"/>
        <w:rPr>
          <w:rFonts w:ascii="Times New Roman" w:eastAsia="Times New Roman" w:hAnsi="Times New Roman"/>
          <w:sz w:val="24"/>
          <w:rtl/>
          <w:lang w:eastAsia="he-IL"/>
        </w:rPr>
      </w:pPr>
    </w:p>
    <w:p w14:paraId="31F347A3" w14:textId="77777777" w:rsidR="00590FDD" w:rsidRPr="00590FDD" w:rsidRDefault="00590FDD" w:rsidP="00590FDD">
      <w:pPr>
        <w:widowControl w:val="0"/>
        <w:spacing w:after="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5D101799" w14:textId="77777777" w:rsidR="00590FDD" w:rsidRPr="00590FDD" w:rsidRDefault="00590FDD" w:rsidP="00590FDD">
      <w:pPr>
        <w:widowControl w:val="0"/>
        <w:spacing w:after="0" w:line="240" w:lineRule="auto"/>
        <w:rPr>
          <w:rFonts w:ascii="Times New Roman" w:eastAsia="Times New Roman" w:hAnsi="Times New Roman"/>
          <w:b/>
          <w:bCs/>
          <w:sz w:val="24"/>
          <w:u w:val="single"/>
          <w:rtl/>
          <w:lang w:eastAsia="he-IL"/>
        </w:rPr>
      </w:pPr>
    </w:p>
    <w:p w14:paraId="4D662B30" w14:textId="77777777" w:rsidR="00590FDD" w:rsidRPr="00590FDD" w:rsidRDefault="00590FDD" w:rsidP="00590FDD">
      <w:pPr>
        <w:widowControl w:val="0"/>
        <w:spacing w:after="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6393ABC6"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3331B4E1" w14:textId="77777777" w:rsidR="00590FDD" w:rsidRPr="00590FDD" w:rsidRDefault="00590FDD" w:rsidP="00590FDD">
      <w:pPr>
        <w:widowControl w:val="0"/>
        <w:numPr>
          <w:ilvl w:val="0"/>
          <w:numId w:val="41"/>
        </w:numPr>
        <w:spacing w:after="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14F4EF70" w14:textId="77777777" w:rsidR="00590FDD" w:rsidRPr="00590FDD" w:rsidRDefault="00590FDD" w:rsidP="00590FDD">
      <w:pPr>
        <w:widowControl w:val="0"/>
        <w:numPr>
          <w:ilvl w:val="0"/>
          <w:numId w:val="41"/>
        </w:numPr>
        <w:spacing w:after="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13924B0C" w14:textId="77777777" w:rsidR="00590FDD" w:rsidRPr="00590FDD" w:rsidRDefault="00590FDD" w:rsidP="00590FDD">
      <w:pPr>
        <w:widowControl w:val="0"/>
        <w:numPr>
          <w:ilvl w:val="0"/>
          <w:numId w:val="41"/>
        </w:numPr>
        <w:spacing w:after="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6E55B70A" w14:textId="77777777" w:rsidR="00590FDD" w:rsidRPr="00590FDD" w:rsidRDefault="00590FDD" w:rsidP="00590FDD">
      <w:pPr>
        <w:widowControl w:val="0"/>
        <w:numPr>
          <w:ilvl w:val="0"/>
          <w:numId w:val="41"/>
        </w:numPr>
        <w:spacing w:after="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695BF6DD" w14:textId="77777777" w:rsidR="00590FDD" w:rsidRPr="00590FDD" w:rsidRDefault="00590FDD" w:rsidP="00590FDD">
      <w:pPr>
        <w:widowControl w:val="0"/>
        <w:numPr>
          <w:ilvl w:val="0"/>
          <w:numId w:val="41"/>
        </w:numPr>
        <w:spacing w:after="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081A5C6C" w14:textId="77777777" w:rsidR="00590FDD" w:rsidRPr="00590FDD" w:rsidRDefault="00590FDD" w:rsidP="00590FDD">
      <w:pPr>
        <w:widowControl w:val="0"/>
        <w:numPr>
          <w:ilvl w:val="0"/>
          <w:numId w:val="41"/>
        </w:numPr>
        <w:spacing w:after="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7658506E" w14:textId="77777777" w:rsidR="00590FDD" w:rsidRPr="00590FDD" w:rsidRDefault="00590FDD" w:rsidP="00590FDD">
      <w:pPr>
        <w:widowControl w:val="0"/>
        <w:numPr>
          <w:ilvl w:val="0"/>
          <w:numId w:val="41"/>
        </w:numPr>
        <w:spacing w:after="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סוס </w:t>
      </w:r>
      <w:r w:rsidRPr="00590FDD">
        <w:rPr>
          <w:rFonts w:ascii="Times New Roman" w:eastAsia="Times New Roman" w:hAnsi="Times New Roman"/>
          <w:sz w:val="24"/>
          <w:rtl/>
          <w:lang w:eastAsia="he-IL"/>
        </w:rPr>
        <w:lastRenderedPageBreak/>
        <w:t>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35128AD1" w14:textId="77777777" w:rsidR="00590FDD" w:rsidRPr="00590FDD" w:rsidRDefault="00590FDD" w:rsidP="00590FDD">
      <w:pPr>
        <w:widowControl w:val="0"/>
        <w:numPr>
          <w:ilvl w:val="0"/>
          <w:numId w:val="41"/>
        </w:numPr>
        <w:spacing w:after="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23643B56" w14:textId="77777777" w:rsidR="00590FDD" w:rsidRPr="00590FDD" w:rsidRDefault="00590FDD" w:rsidP="00590FDD">
      <w:pPr>
        <w:widowControl w:val="0"/>
        <w:numPr>
          <w:ilvl w:val="0"/>
          <w:numId w:val="41"/>
        </w:numPr>
        <w:spacing w:after="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574509B0" w14:textId="77777777" w:rsidR="00590FDD" w:rsidRPr="00590FDD" w:rsidRDefault="00590FDD" w:rsidP="00590FDD">
      <w:pPr>
        <w:widowControl w:val="0"/>
        <w:numPr>
          <w:ilvl w:val="0"/>
          <w:numId w:val="41"/>
        </w:numPr>
        <w:spacing w:after="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0E918EAA" w14:textId="77777777" w:rsidR="00590FDD" w:rsidRPr="00590FDD" w:rsidRDefault="00590FDD" w:rsidP="00590FDD">
      <w:pPr>
        <w:spacing w:after="0" w:line="276" w:lineRule="auto"/>
        <w:ind w:left="2160" w:hanging="720"/>
        <w:jc w:val="both"/>
        <w:rPr>
          <w:rFonts w:ascii="Times New Roman" w:eastAsia="Times New Roman" w:hAnsi="Times New Roman"/>
          <w:sz w:val="24"/>
          <w:rtl/>
          <w:lang w:eastAsia="he-IL"/>
        </w:rPr>
      </w:pPr>
    </w:p>
    <w:p w14:paraId="011ACE8D" w14:textId="77777777" w:rsidR="00590FDD" w:rsidRPr="00590FDD" w:rsidRDefault="00590FDD" w:rsidP="00590FDD">
      <w:pPr>
        <w:spacing w:after="0" w:line="276" w:lineRule="auto"/>
        <w:ind w:left="1388" w:hanging="709"/>
        <w:jc w:val="both"/>
        <w:rPr>
          <w:rFonts w:ascii="Times New Roman" w:eastAsia="Times New Roman" w:hAnsi="Times New Roman"/>
          <w:sz w:val="24"/>
          <w:rtl/>
          <w:lang w:eastAsia="he-IL"/>
        </w:rPr>
      </w:pPr>
      <w:bookmarkStart w:id="0" w:name="OLE_LINK5"/>
      <w:bookmarkStart w:id="1"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2" w:name="OLE_LINK7"/>
      <w:bookmarkStart w:id="3"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7C72B2F0" w14:textId="77777777" w:rsidR="00590FDD" w:rsidRPr="00590FDD" w:rsidRDefault="00590FDD" w:rsidP="00590FDD">
      <w:pPr>
        <w:spacing w:after="0" w:line="276" w:lineRule="auto"/>
        <w:ind w:left="2160" w:hanging="720"/>
        <w:jc w:val="both"/>
        <w:rPr>
          <w:rFonts w:ascii="Times New Roman" w:eastAsia="Times New Roman" w:hAnsi="Times New Roman"/>
          <w:sz w:val="24"/>
          <w:rtl/>
          <w:lang w:eastAsia="he-IL"/>
        </w:rPr>
      </w:pPr>
    </w:p>
    <w:p w14:paraId="57479879" w14:textId="4EEE3D60" w:rsidR="00590FDD" w:rsidRPr="00590FDD" w:rsidRDefault="00590FDD" w:rsidP="00590FDD">
      <w:pPr>
        <w:spacing w:after="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lastRenderedPageBreak/>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w:t>
      </w:r>
      <w:r w:rsidR="00DC0C47">
        <w:rPr>
          <w:rFonts w:ascii="Times New Roman" w:eastAsia="Times New Roman" w:hAnsi="Times New Roman" w:hint="cs"/>
          <w:sz w:val="24"/>
          <w:rtl/>
          <w:lang w:eastAsia="he-IL"/>
        </w:rPr>
        <w:t xml:space="preserve"> ו/או מהנדס מטעמו שיאושר ע"י המזמין </w:t>
      </w:r>
      <w:r w:rsidRPr="00590FDD">
        <w:rPr>
          <w:rFonts w:ascii="Times New Roman" w:eastAsia="Times New Roman" w:hAnsi="Times New Roman"/>
          <w:sz w:val="24"/>
          <w:rtl/>
          <w:lang w:eastAsia="he-IL"/>
        </w:rPr>
        <w:t>, אשר יהיה אחראי, מעורב וישתתף באופן אישי בכל ישיבות התכנון שיזומן אליהן ללא עוררין.</w:t>
      </w:r>
    </w:p>
    <w:p w14:paraId="70B145ED" w14:textId="77777777" w:rsidR="00590FDD" w:rsidRPr="00590FDD" w:rsidRDefault="00590FDD" w:rsidP="00590FDD">
      <w:pPr>
        <w:spacing w:after="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5BD48B7C" w14:textId="77777777" w:rsidR="00590FDD" w:rsidRPr="00590FDD" w:rsidRDefault="00590FDD" w:rsidP="00590FDD">
      <w:pPr>
        <w:spacing w:after="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03F7ED97" w14:textId="77777777" w:rsidR="00590FDD" w:rsidRPr="00590FDD" w:rsidRDefault="00590FDD" w:rsidP="00590FDD">
      <w:pPr>
        <w:spacing w:after="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59626FA7" w14:textId="77777777" w:rsidR="00590FDD" w:rsidRPr="00590FDD" w:rsidRDefault="00590FDD" w:rsidP="00590FDD">
      <w:pPr>
        <w:spacing w:after="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0"/>
    <w:bookmarkEnd w:id="1"/>
    <w:bookmarkEnd w:id="2"/>
    <w:bookmarkEnd w:id="3"/>
    <w:p w14:paraId="3062438B" w14:textId="77777777" w:rsidR="00590FDD" w:rsidRPr="00590FDD" w:rsidRDefault="00590FDD" w:rsidP="00590FDD">
      <w:pPr>
        <w:widowControl w:val="0"/>
        <w:bidi w:val="0"/>
        <w:spacing w:after="0" w:line="240" w:lineRule="auto"/>
        <w:rPr>
          <w:rFonts w:ascii="Times New Roman" w:eastAsia="Times New Roman" w:hAnsi="Times New Roman"/>
          <w:sz w:val="20"/>
          <w:szCs w:val="20"/>
          <w:rtl/>
          <w:lang w:eastAsia="he-IL"/>
        </w:rPr>
      </w:pPr>
    </w:p>
    <w:p w14:paraId="44C5F839" w14:textId="77777777" w:rsidR="00590FDD" w:rsidRPr="00590FDD" w:rsidRDefault="00590FDD" w:rsidP="00590FDD">
      <w:pPr>
        <w:widowControl w:val="0"/>
        <w:spacing w:after="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w:t>
      </w:r>
      <w:r w:rsidRPr="00590FDD">
        <w:rPr>
          <w:rFonts w:ascii="Times New Roman" w:eastAsia="Times New Roman" w:hAnsi="Times New Roman" w:hint="cs"/>
          <w:sz w:val="24"/>
          <w:rtl/>
          <w:lang w:eastAsia="he-IL"/>
        </w:rPr>
        <w:lastRenderedPageBreak/>
        <w:t xml:space="preserve">נוספת שיידרשו לאחר התקדמות התכנון לשלב הבא. </w:t>
      </w:r>
    </w:p>
    <w:p w14:paraId="79D07C8B" w14:textId="77777777" w:rsidR="00590FDD" w:rsidRPr="00590FDD" w:rsidRDefault="00590FDD" w:rsidP="00590FDD">
      <w:pPr>
        <w:widowControl w:val="0"/>
        <w:spacing w:after="0" w:line="276" w:lineRule="auto"/>
        <w:ind w:left="1440" w:hanging="720"/>
        <w:jc w:val="both"/>
        <w:rPr>
          <w:rFonts w:ascii="Times New Roman" w:eastAsia="Times New Roman" w:hAnsi="Times New Roman"/>
          <w:sz w:val="24"/>
          <w:rtl/>
          <w:lang w:eastAsia="he-IL"/>
        </w:rPr>
      </w:pPr>
    </w:p>
    <w:p w14:paraId="4E46D888"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0EEDB2F3"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p>
    <w:p w14:paraId="4FF6CA13"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49B324C7"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p>
    <w:p w14:paraId="7896B304"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485EA0A8"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p>
    <w:p w14:paraId="71461EC6"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2A1798A7"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p>
    <w:p w14:paraId="664808EB"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 xml:space="preserve">תכניות הקונסטרוקציה תופצנה ליועצים ולקבלנים בפורמט </w:t>
      </w:r>
      <w:r w:rsidRPr="00590FDD">
        <w:rPr>
          <w:rFonts w:ascii="Times New Roman" w:eastAsia="Times New Roman" w:hAnsi="Times New Roman"/>
          <w:sz w:val="24"/>
          <w:rtl/>
          <w:lang w:eastAsia="he-IL"/>
        </w:rPr>
        <w:lastRenderedPageBreak/>
        <w:t>דיגיטלי בלבד</w:t>
      </w:r>
      <w:r w:rsidRPr="00590FDD">
        <w:rPr>
          <w:rFonts w:ascii="Times New Roman" w:eastAsia="Times New Roman" w:hAnsi="Times New Roman" w:hint="cs"/>
          <w:sz w:val="24"/>
          <w:rtl/>
          <w:lang w:eastAsia="he-IL"/>
        </w:rPr>
        <w:t>.</w:t>
      </w:r>
    </w:p>
    <w:p w14:paraId="748B1FCC"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p>
    <w:p w14:paraId="184FBBB0"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45E01C0A"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p>
    <w:p w14:paraId="41A081F3"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45A62AB5"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p>
    <w:p w14:paraId="12C13D05"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1A4EA570"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p>
    <w:p w14:paraId="562D6B24"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2774196C" w14:textId="77777777" w:rsidR="00590FDD" w:rsidRPr="00590FDD" w:rsidRDefault="00590FDD" w:rsidP="00590FDD">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p>
    <w:p w14:paraId="2C0019CE" w14:textId="48B4EE82" w:rsidR="00590FDD" w:rsidRPr="00590FDD" w:rsidRDefault="00590FDD" w:rsidP="00DC0C47">
      <w:pPr>
        <w:widowControl w:val="0"/>
        <w:tabs>
          <w:tab w:val="left" w:pos="720"/>
          <w:tab w:val="center" w:pos="4153"/>
          <w:tab w:val="right" w:pos="8306"/>
        </w:tabs>
        <w:spacing w:after="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עקב עי עמידה בתנאים </w:t>
      </w:r>
      <w:r w:rsidRPr="00590FDD">
        <w:rPr>
          <w:rFonts w:ascii="Times New Roman" w:eastAsia="Times New Roman" w:hAnsi="Times New Roman" w:hint="cs"/>
          <w:sz w:val="24"/>
          <w:rtl/>
          <w:lang w:eastAsia="he-IL"/>
        </w:rPr>
        <w:t>המפורטים בנספחים א'-ח'.</w:t>
      </w:r>
    </w:p>
    <w:p w14:paraId="1AEAB7F3" w14:textId="77777777" w:rsidR="00590FDD" w:rsidRPr="00590FDD" w:rsidRDefault="00590FDD" w:rsidP="00590FDD">
      <w:pPr>
        <w:widowControl w:val="0"/>
        <w:tabs>
          <w:tab w:val="left" w:pos="720"/>
          <w:tab w:val="center" w:pos="4153"/>
          <w:tab w:val="right" w:pos="8306"/>
        </w:tabs>
        <w:spacing w:after="0" w:line="240" w:lineRule="auto"/>
        <w:jc w:val="both"/>
        <w:rPr>
          <w:rFonts w:ascii="Times New Roman" w:eastAsia="Times New Roman" w:hAnsi="Times New Roman"/>
          <w:sz w:val="24"/>
          <w:rtl/>
          <w:lang w:eastAsia="he-IL"/>
        </w:rPr>
      </w:pPr>
    </w:p>
    <w:p w14:paraId="399F9D06" w14:textId="77777777" w:rsidR="00590FDD" w:rsidRPr="00590FDD" w:rsidRDefault="00590FDD" w:rsidP="00590FDD">
      <w:pPr>
        <w:widowControl w:val="0"/>
        <w:spacing w:after="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3B57CE6A" w14:textId="77777777" w:rsidR="00590FDD" w:rsidRPr="00590FDD" w:rsidRDefault="00590FDD" w:rsidP="00590FDD">
      <w:pPr>
        <w:widowControl w:val="0"/>
        <w:spacing w:after="0" w:line="240" w:lineRule="auto"/>
        <w:ind w:left="720"/>
        <w:jc w:val="both"/>
        <w:rPr>
          <w:rFonts w:ascii="Times New Roman" w:eastAsia="Times New Roman" w:hAnsi="Times New Roman"/>
          <w:sz w:val="24"/>
          <w:u w:val="single"/>
          <w:rtl/>
          <w:lang w:eastAsia="he-IL"/>
        </w:rPr>
      </w:pPr>
    </w:p>
    <w:p w14:paraId="32968D2E" w14:textId="77777777" w:rsidR="00590FDD" w:rsidRPr="00590FDD" w:rsidRDefault="00590FDD" w:rsidP="00590FDD">
      <w:pPr>
        <w:widowControl w:val="0"/>
        <w:spacing w:after="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w:t>
      </w:r>
      <w:r w:rsidRPr="00590FDD">
        <w:rPr>
          <w:rFonts w:ascii="Times New Roman" w:eastAsia="Times New Roman" w:hAnsi="Times New Roman"/>
          <w:sz w:val="24"/>
          <w:rtl/>
          <w:lang w:eastAsia="he-IL"/>
        </w:rPr>
        <w:lastRenderedPageBreak/>
        <w:t>הקונסטרוקטיבית של המבנה ואת חומרי הבניה של חלקי השלד.</w:t>
      </w:r>
    </w:p>
    <w:p w14:paraId="54B2DAED" w14:textId="77777777" w:rsidR="00590FDD" w:rsidRPr="00590FDD" w:rsidRDefault="00590FDD" w:rsidP="00590FDD">
      <w:pPr>
        <w:widowControl w:val="0"/>
        <w:spacing w:after="0" w:line="276" w:lineRule="auto"/>
        <w:ind w:left="720"/>
        <w:jc w:val="both"/>
        <w:rPr>
          <w:rFonts w:ascii="Times New Roman" w:eastAsia="Times New Roman" w:hAnsi="Times New Roman"/>
          <w:sz w:val="24"/>
          <w:rtl/>
          <w:lang w:eastAsia="he-IL"/>
        </w:rPr>
      </w:pPr>
    </w:p>
    <w:p w14:paraId="6C859F4B" w14:textId="77777777" w:rsidR="00590FDD" w:rsidRPr="00590FDD" w:rsidRDefault="00590FDD" w:rsidP="00590FDD">
      <w:pPr>
        <w:widowControl w:val="0"/>
        <w:spacing w:after="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5D3D0159" w14:textId="77777777" w:rsidR="00590FDD" w:rsidRPr="00590FDD" w:rsidRDefault="00590FDD" w:rsidP="00590FDD">
      <w:pPr>
        <w:widowControl w:val="0"/>
        <w:spacing w:after="0" w:line="276" w:lineRule="auto"/>
        <w:jc w:val="both"/>
        <w:rPr>
          <w:rFonts w:ascii="Times New Roman" w:eastAsia="Times New Roman" w:hAnsi="Times New Roman"/>
          <w:sz w:val="24"/>
          <w:rtl/>
          <w:lang w:eastAsia="he-IL"/>
        </w:rPr>
      </w:pPr>
    </w:p>
    <w:p w14:paraId="08698BFA" w14:textId="77777777" w:rsidR="00590FDD" w:rsidRPr="00590FDD" w:rsidRDefault="00590FDD" w:rsidP="00590FDD">
      <w:pPr>
        <w:widowControl w:val="0"/>
        <w:spacing w:after="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542BA4B9" w14:textId="77777777" w:rsidR="00590FDD" w:rsidRPr="00590FDD" w:rsidRDefault="00590FDD" w:rsidP="00590FDD">
      <w:pPr>
        <w:widowControl w:val="0"/>
        <w:spacing w:after="0" w:line="276" w:lineRule="auto"/>
        <w:jc w:val="both"/>
        <w:rPr>
          <w:rFonts w:ascii="Times New Roman" w:eastAsia="Times New Roman" w:hAnsi="Times New Roman"/>
          <w:sz w:val="24"/>
          <w:rtl/>
          <w:lang w:eastAsia="he-IL"/>
        </w:rPr>
      </w:pPr>
    </w:p>
    <w:p w14:paraId="295B422C" w14:textId="77777777" w:rsidR="00590FDD" w:rsidRPr="00590FDD" w:rsidRDefault="00590FDD" w:rsidP="00590FDD">
      <w:pPr>
        <w:widowControl w:val="0"/>
        <w:spacing w:after="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2D065A37" w14:textId="77777777" w:rsidR="00590FDD" w:rsidRPr="00590FDD" w:rsidRDefault="00590FDD" w:rsidP="00590FDD">
      <w:pPr>
        <w:widowControl w:val="0"/>
        <w:spacing w:after="0" w:line="276" w:lineRule="auto"/>
        <w:jc w:val="both"/>
        <w:rPr>
          <w:rFonts w:ascii="Times New Roman" w:eastAsia="Times New Roman" w:hAnsi="Times New Roman"/>
          <w:sz w:val="24"/>
          <w:rtl/>
          <w:lang w:eastAsia="he-IL"/>
        </w:rPr>
      </w:pPr>
    </w:p>
    <w:p w14:paraId="67BFCDB7" w14:textId="77777777" w:rsidR="00590FDD" w:rsidRPr="00590FDD" w:rsidRDefault="00590FDD" w:rsidP="00590FDD">
      <w:pPr>
        <w:widowControl w:val="0"/>
        <w:spacing w:after="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4443C83C" w14:textId="77777777" w:rsidR="00590FDD" w:rsidRPr="00590FDD" w:rsidRDefault="00590FDD" w:rsidP="00590FDD">
      <w:pPr>
        <w:widowControl w:val="0"/>
        <w:spacing w:after="0" w:line="276" w:lineRule="auto"/>
        <w:ind w:left="1440" w:hanging="720"/>
        <w:jc w:val="both"/>
        <w:rPr>
          <w:rFonts w:ascii="Times New Roman" w:eastAsia="Times New Roman" w:hAnsi="Times New Roman"/>
          <w:sz w:val="24"/>
          <w:lang w:eastAsia="he-IL"/>
        </w:rPr>
      </w:pPr>
    </w:p>
    <w:p w14:paraId="77658F11" w14:textId="77777777" w:rsidR="00590FDD" w:rsidRPr="00590FDD" w:rsidRDefault="00590FDD" w:rsidP="00590FDD">
      <w:pPr>
        <w:widowControl w:val="0"/>
        <w:spacing w:after="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0E2E8740" w14:textId="77777777" w:rsidR="00590FDD" w:rsidRPr="00590FDD" w:rsidRDefault="00590FDD" w:rsidP="00590FDD">
      <w:pPr>
        <w:widowControl w:val="0"/>
        <w:spacing w:after="0" w:line="240" w:lineRule="auto"/>
        <w:rPr>
          <w:rFonts w:ascii="Times New Roman" w:eastAsia="Times New Roman" w:hAnsi="Times New Roman"/>
          <w:sz w:val="24"/>
          <w:rtl/>
          <w:lang w:eastAsia="he-IL"/>
        </w:rPr>
      </w:pPr>
    </w:p>
    <w:p w14:paraId="2A075055" w14:textId="77777777" w:rsidR="00590FDD" w:rsidRPr="00590FDD" w:rsidRDefault="00590FDD" w:rsidP="00590FDD">
      <w:pPr>
        <w:widowControl w:val="0"/>
        <w:spacing w:after="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w:t>
      </w:r>
      <w:r w:rsidRPr="00590FDD">
        <w:rPr>
          <w:rFonts w:ascii="Times New Roman" w:eastAsia="Times New Roman" w:hAnsi="Times New Roman"/>
          <w:sz w:val="24"/>
          <w:rtl/>
          <w:lang w:eastAsia="he-IL"/>
        </w:rPr>
        <w:lastRenderedPageBreak/>
        <w:t xml:space="preserve">לרבות להסדרי ביניים לבניה ואכלוס בשלבים. </w:t>
      </w:r>
    </w:p>
    <w:p w14:paraId="75A19B8D" w14:textId="77777777" w:rsidR="00590FDD" w:rsidRPr="00590FDD" w:rsidRDefault="00590FDD" w:rsidP="00590FDD">
      <w:pPr>
        <w:spacing w:after="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53D965C9" w14:textId="77777777" w:rsidR="00590FDD" w:rsidRPr="00590FDD" w:rsidRDefault="00590FDD" w:rsidP="00590FDD">
      <w:pPr>
        <w:spacing w:after="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5622A9B5" w14:textId="77777777" w:rsidR="00590FDD" w:rsidRPr="00590FDD" w:rsidRDefault="00590FDD" w:rsidP="00590FDD">
      <w:pPr>
        <w:spacing w:after="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0AD56EDB" w14:textId="77777777" w:rsidR="00590FDD" w:rsidRPr="00590FDD" w:rsidRDefault="00590FDD" w:rsidP="00590FDD">
      <w:pPr>
        <w:spacing w:after="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390A82D4" w14:textId="77777777" w:rsidR="00590FDD" w:rsidRPr="00590FDD" w:rsidRDefault="00590FDD" w:rsidP="00590FDD">
      <w:pPr>
        <w:spacing w:after="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6349CC7D" w14:textId="77777777" w:rsidR="00590FDD" w:rsidRPr="00590FDD" w:rsidRDefault="00590FDD" w:rsidP="00590FDD">
      <w:pPr>
        <w:spacing w:after="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2136D092" w14:textId="77777777" w:rsidR="00590FDD" w:rsidRPr="00590FDD" w:rsidRDefault="00590FDD" w:rsidP="00590FDD">
      <w:pPr>
        <w:spacing w:after="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4EEC3FDD" w14:textId="77777777" w:rsidR="00590FDD" w:rsidRPr="00590FDD" w:rsidRDefault="00590FDD" w:rsidP="00590FDD">
      <w:pPr>
        <w:spacing w:after="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585ADE6B" w14:textId="77777777" w:rsidR="00590FDD" w:rsidRPr="00590FDD" w:rsidRDefault="00590FDD" w:rsidP="00590FDD">
      <w:pPr>
        <w:spacing w:after="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3113A69C" w14:textId="77777777" w:rsidR="00590FDD" w:rsidRPr="00590FDD" w:rsidRDefault="00590FDD" w:rsidP="00590FDD">
      <w:pPr>
        <w:spacing w:after="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59EB6C30" w14:textId="77777777" w:rsidR="00590FDD" w:rsidRPr="00590FDD" w:rsidRDefault="00590FDD" w:rsidP="00590FDD">
      <w:pPr>
        <w:spacing w:after="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37A24C26" w14:textId="77777777" w:rsidR="00590FDD" w:rsidRPr="00590FDD" w:rsidRDefault="00590FDD" w:rsidP="00590FDD">
      <w:pPr>
        <w:spacing w:after="0" w:line="360" w:lineRule="auto"/>
        <w:ind w:left="849"/>
        <w:rPr>
          <w:rFonts w:ascii="Times New Roman" w:eastAsia="Times New Roman" w:hAnsi="Times New Roman"/>
          <w:sz w:val="20"/>
          <w:rtl/>
          <w:lang w:eastAsia="he-IL"/>
        </w:rPr>
      </w:pPr>
    </w:p>
    <w:p w14:paraId="6850180E" w14:textId="77777777" w:rsidR="00590FDD" w:rsidRPr="00590FDD" w:rsidRDefault="00590FDD" w:rsidP="00590FDD">
      <w:pPr>
        <w:spacing w:after="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63B7D183" w14:textId="77777777" w:rsidR="00590FDD" w:rsidRPr="00590FDD" w:rsidRDefault="00590FDD" w:rsidP="00590FDD">
      <w:pPr>
        <w:widowControl w:val="0"/>
        <w:spacing w:after="0" w:line="360" w:lineRule="auto"/>
        <w:ind w:left="720"/>
        <w:rPr>
          <w:rFonts w:ascii="Times New Roman" w:eastAsia="Times New Roman" w:hAnsi="Times New Roman"/>
          <w:sz w:val="24"/>
          <w:rtl/>
          <w:lang w:eastAsia="he-IL"/>
        </w:rPr>
      </w:pPr>
    </w:p>
    <w:p w14:paraId="1DED752B" w14:textId="77777777" w:rsidR="00590FDD" w:rsidRPr="00590FDD" w:rsidRDefault="00590FDD" w:rsidP="00590FDD">
      <w:pPr>
        <w:widowControl w:val="0"/>
        <w:spacing w:after="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39B4BFA6" w14:textId="77777777" w:rsidR="00590FDD" w:rsidRPr="00590FDD" w:rsidRDefault="00590FDD" w:rsidP="00590FDD">
      <w:pPr>
        <w:widowControl w:val="0"/>
        <w:spacing w:after="0" w:line="240" w:lineRule="auto"/>
        <w:rPr>
          <w:rFonts w:ascii="Times New Roman" w:eastAsia="Times New Roman" w:hAnsi="Times New Roman"/>
          <w:sz w:val="24"/>
          <w:rtl/>
          <w:lang w:eastAsia="he-IL"/>
        </w:rPr>
      </w:pPr>
    </w:p>
    <w:p w14:paraId="662912A7" w14:textId="77777777" w:rsidR="00590FDD" w:rsidRPr="00590FDD" w:rsidRDefault="00590FDD" w:rsidP="00590FDD">
      <w:pPr>
        <w:widowControl w:val="0"/>
        <w:spacing w:after="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50BD7838" w14:textId="77777777" w:rsidR="00590FDD" w:rsidRPr="00590FDD" w:rsidRDefault="00590FDD" w:rsidP="00590FDD">
      <w:pPr>
        <w:widowControl w:val="0"/>
        <w:spacing w:after="0" w:line="240" w:lineRule="auto"/>
        <w:rPr>
          <w:rFonts w:ascii="Times New Roman" w:eastAsia="Times New Roman" w:hAnsi="Times New Roman"/>
          <w:sz w:val="24"/>
          <w:u w:val="single"/>
          <w:rtl/>
          <w:lang w:eastAsia="he-IL"/>
        </w:rPr>
      </w:pPr>
    </w:p>
    <w:p w14:paraId="0FB9D73C"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6782D8EF" w14:textId="77777777" w:rsidR="00590FDD" w:rsidRPr="00590FDD" w:rsidRDefault="00590FDD" w:rsidP="00590FDD">
      <w:pPr>
        <w:widowControl w:val="0"/>
        <w:spacing w:after="0" w:line="240" w:lineRule="auto"/>
        <w:ind w:left="1440"/>
        <w:rPr>
          <w:rFonts w:ascii="Times New Roman" w:eastAsia="Times New Roman" w:hAnsi="Times New Roman"/>
          <w:sz w:val="24"/>
          <w:rtl/>
          <w:lang w:eastAsia="he-IL"/>
        </w:rPr>
      </w:pPr>
    </w:p>
    <w:p w14:paraId="21C9353F"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3F0C855B" w14:textId="77777777" w:rsidR="00590FDD" w:rsidRPr="00590FDD" w:rsidRDefault="00590FDD" w:rsidP="00590FDD">
      <w:pPr>
        <w:widowControl w:val="0"/>
        <w:numPr>
          <w:ilvl w:val="0"/>
          <w:numId w:val="39"/>
        </w:numPr>
        <w:spacing w:before="240" w:after="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5E64DB3C" w14:textId="77777777" w:rsidR="00590FDD" w:rsidRPr="00590FDD" w:rsidRDefault="00590FDD" w:rsidP="00590FDD">
      <w:pPr>
        <w:widowControl w:val="0"/>
        <w:numPr>
          <w:ilvl w:val="0"/>
          <w:numId w:val="39"/>
        </w:numPr>
        <w:spacing w:before="240" w:after="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5E3B6B34" w14:textId="77777777" w:rsidR="00590FDD" w:rsidRPr="00590FDD" w:rsidRDefault="00590FDD" w:rsidP="00590FDD">
      <w:pPr>
        <w:widowControl w:val="0"/>
        <w:spacing w:after="0" w:line="240" w:lineRule="auto"/>
        <w:ind w:left="2160"/>
        <w:jc w:val="both"/>
        <w:rPr>
          <w:rFonts w:ascii="Times New Roman" w:eastAsia="Times New Roman" w:hAnsi="Times New Roman"/>
          <w:sz w:val="24"/>
          <w:lang w:eastAsia="he-IL"/>
        </w:rPr>
      </w:pPr>
    </w:p>
    <w:p w14:paraId="288CA500"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36A2B530" w14:textId="77777777" w:rsidR="00590FDD" w:rsidRPr="00590FDD" w:rsidRDefault="00590FDD" w:rsidP="00590FDD">
      <w:pPr>
        <w:widowControl w:val="0"/>
        <w:bidi w:val="0"/>
        <w:spacing w:after="0" w:line="240" w:lineRule="auto"/>
        <w:ind w:left="720"/>
        <w:rPr>
          <w:rFonts w:ascii="Times New Roman" w:eastAsia="Times New Roman" w:hAnsi="Times New Roman"/>
          <w:sz w:val="24"/>
          <w:rtl/>
          <w:lang w:eastAsia="he-IL"/>
        </w:rPr>
      </w:pPr>
    </w:p>
    <w:p w14:paraId="1B0DB128"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77520047"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1FE19F34"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הכנת תכניות מוקדמות של עקרונות המערכת </w:t>
      </w:r>
      <w:r w:rsidRPr="00590FDD">
        <w:rPr>
          <w:rFonts w:ascii="Times New Roman" w:eastAsia="Times New Roman" w:hAnsi="Times New Roman"/>
          <w:sz w:val="24"/>
          <w:rtl/>
          <w:lang w:eastAsia="he-IL"/>
        </w:rPr>
        <w:lastRenderedPageBreak/>
        <w:t>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2DA547A9"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38BAF9F5"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7814047E"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32FD4378"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כולל כתבי כמויות, לצורך בדיקת חלופות תכנון, בהתאם לדרישת המזמין ונציגיו. ביצוע חישובים סטאטיים ועריכת אומדן ראשוני של ערך שלד המבנים.</w:t>
      </w:r>
    </w:p>
    <w:p w14:paraId="39122970" w14:textId="77777777" w:rsidR="00590FDD" w:rsidRPr="00590FDD" w:rsidRDefault="00590FDD" w:rsidP="00590FDD">
      <w:pPr>
        <w:widowControl w:val="0"/>
        <w:spacing w:after="0" w:line="240" w:lineRule="auto"/>
        <w:ind w:left="2160"/>
        <w:jc w:val="both"/>
        <w:rPr>
          <w:rFonts w:ascii="Times New Roman" w:eastAsia="Times New Roman" w:hAnsi="Times New Roman"/>
          <w:sz w:val="24"/>
          <w:rtl/>
          <w:lang w:eastAsia="he-IL"/>
        </w:rPr>
      </w:pPr>
    </w:p>
    <w:p w14:paraId="08CC752C"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4" w:name="OLE_LINK1"/>
      <w:bookmarkStart w:id="5"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4"/>
      <w:bookmarkEnd w:id="5"/>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26B7D767"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p>
    <w:p w14:paraId="75CF49A8"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2C499790"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p>
    <w:p w14:paraId="1E482796"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הכנת פרוגראמה של האלטרנטיבות השונות, המצאת דו"ח הכולל תיאור השיטות, יתרונות וחסרונות, עלויות הקמה, עלויות תפעול והיבטי תפעול ותחזוקה </w:t>
      </w:r>
      <w:r w:rsidRPr="00590FDD">
        <w:rPr>
          <w:rFonts w:ascii="Times New Roman" w:eastAsia="Times New Roman" w:hAnsi="Times New Roman" w:hint="cs"/>
          <w:sz w:val="24"/>
          <w:rtl/>
          <w:lang w:eastAsia="he-IL"/>
        </w:rPr>
        <w:lastRenderedPageBreak/>
        <w:t>וכיו"ב.</w:t>
      </w:r>
    </w:p>
    <w:p w14:paraId="512368C7" w14:textId="77777777" w:rsidR="00590FDD" w:rsidRPr="00590FDD" w:rsidRDefault="00590FDD" w:rsidP="00590FDD">
      <w:pPr>
        <w:widowControl w:val="0"/>
        <w:bidi w:val="0"/>
        <w:spacing w:after="0" w:line="240" w:lineRule="auto"/>
        <w:ind w:left="720"/>
        <w:rPr>
          <w:rFonts w:ascii="Times New Roman" w:eastAsia="Times New Roman" w:hAnsi="Times New Roman"/>
          <w:sz w:val="24"/>
          <w:rtl/>
          <w:lang w:eastAsia="he-IL"/>
        </w:rPr>
      </w:pPr>
    </w:p>
    <w:p w14:paraId="5677787A" w14:textId="77777777" w:rsidR="00590FDD" w:rsidRPr="00590FDD" w:rsidRDefault="00590FDD" w:rsidP="00590FDD">
      <w:pPr>
        <w:widowControl w:val="0"/>
        <w:numPr>
          <w:ilvl w:val="0"/>
          <w:numId w:val="39"/>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4055C686"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p>
    <w:p w14:paraId="35ADD33B" w14:textId="77777777" w:rsidR="00590FDD" w:rsidRPr="00590FDD" w:rsidRDefault="00590FDD" w:rsidP="00590FDD">
      <w:pPr>
        <w:widowControl w:val="0"/>
        <w:spacing w:after="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688D3C06" w14:textId="77777777" w:rsidR="00590FDD" w:rsidRPr="00590FDD" w:rsidRDefault="00590FDD" w:rsidP="00590FDD">
      <w:pPr>
        <w:widowControl w:val="0"/>
        <w:spacing w:after="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0D4497DC" w14:textId="77777777" w:rsidR="00590FDD" w:rsidRPr="00590FDD" w:rsidRDefault="00590FDD" w:rsidP="00590FDD">
      <w:pPr>
        <w:widowControl w:val="0"/>
        <w:numPr>
          <w:ilvl w:val="0"/>
          <w:numId w:val="42"/>
        </w:numPr>
        <w:spacing w:before="240" w:after="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1B82990F" w14:textId="77777777" w:rsidR="00590FDD" w:rsidRPr="00590FDD" w:rsidRDefault="00590FDD" w:rsidP="00590FDD">
      <w:pPr>
        <w:widowControl w:val="0"/>
        <w:numPr>
          <w:ilvl w:val="0"/>
          <w:numId w:val="42"/>
        </w:numPr>
        <w:spacing w:before="240" w:after="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7C368885" w14:textId="77777777" w:rsidR="00590FDD" w:rsidRPr="00590FDD" w:rsidRDefault="00590FDD" w:rsidP="00590FDD">
      <w:pPr>
        <w:widowControl w:val="0"/>
        <w:spacing w:after="0" w:line="240" w:lineRule="auto"/>
        <w:ind w:left="2160"/>
        <w:jc w:val="both"/>
        <w:rPr>
          <w:rFonts w:ascii="Times New Roman" w:eastAsia="Times New Roman" w:hAnsi="Times New Roman"/>
          <w:sz w:val="24"/>
          <w:lang w:eastAsia="he-IL"/>
        </w:rPr>
      </w:pPr>
    </w:p>
    <w:p w14:paraId="53205FBC" w14:textId="77777777" w:rsidR="00590FDD" w:rsidRPr="00590FDD" w:rsidRDefault="00590FDD" w:rsidP="00590FDD">
      <w:pPr>
        <w:widowControl w:val="0"/>
        <w:numPr>
          <w:ilvl w:val="0"/>
          <w:numId w:val="42"/>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1C058E3C"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p>
    <w:p w14:paraId="1C2E4C98"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373D30EC"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p>
    <w:p w14:paraId="418A8F12"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7B9F8E5C"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p>
    <w:p w14:paraId="3325640C"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3C7BE751" w14:textId="77777777" w:rsidR="00590FDD" w:rsidRPr="00590FDD" w:rsidRDefault="00590FDD" w:rsidP="00590FDD">
      <w:pPr>
        <w:widowControl w:val="0"/>
        <w:spacing w:after="0" w:line="240" w:lineRule="auto"/>
        <w:ind w:left="2160"/>
        <w:jc w:val="both"/>
        <w:rPr>
          <w:rFonts w:ascii="Times New Roman" w:eastAsia="Times New Roman" w:hAnsi="Times New Roman"/>
          <w:sz w:val="24"/>
          <w:rtl/>
          <w:lang w:eastAsia="he-IL"/>
        </w:rPr>
      </w:pPr>
    </w:p>
    <w:p w14:paraId="7865E8C9"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78A06977" w14:textId="77777777" w:rsidR="00590FDD" w:rsidRPr="00590FDD" w:rsidRDefault="00590FDD" w:rsidP="00590FDD">
      <w:pPr>
        <w:widowControl w:val="0"/>
        <w:spacing w:after="0" w:line="240" w:lineRule="auto"/>
        <w:ind w:left="2160"/>
        <w:jc w:val="both"/>
        <w:rPr>
          <w:rFonts w:ascii="Times New Roman" w:eastAsia="Times New Roman" w:hAnsi="Times New Roman"/>
          <w:sz w:val="24"/>
          <w:rtl/>
          <w:lang w:eastAsia="he-IL"/>
        </w:rPr>
      </w:pPr>
    </w:p>
    <w:p w14:paraId="3CFB0393"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04C4F64C"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p>
    <w:p w14:paraId="13297790" w14:textId="77777777" w:rsidR="00590FDD" w:rsidRPr="00590FDD" w:rsidRDefault="00590FDD" w:rsidP="00590FDD">
      <w:pPr>
        <w:widowControl w:val="0"/>
        <w:spacing w:after="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38DC7A66" w14:textId="77777777" w:rsidR="00590FDD" w:rsidRPr="00590FDD" w:rsidRDefault="00590FDD" w:rsidP="00590FDD">
      <w:pPr>
        <w:widowControl w:val="0"/>
        <w:spacing w:after="0" w:line="240" w:lineRule="auto"/>
        <w:ind w:left="720"/>
        <w:jc w:val="both"/>
        <w:rPr>
          <w:rFonts w:ascii="Times New Roman" w:eastAsia="Times New Roman" w:hAnsi="Times New Roman"/>
          <w:sz w:val="24"/>
          <w:rtl/>
          <w:lang w:eastAsia="he-IL"/>
        </w:rPr>
      </w:pPr>
    </w:p>
    <w:p w14:paraId="7D505F89" w14:textId="77777777" w:rsidR="00590FDD" w:rsidRPr="00590FDD" w:rsidRDefault="00590FDD" w:rsidP="00590FDD">
      <w:pPr>
        <w:widowControl w:val="0"/>
        <w:numPr>
          <w:ilvl w:val="0"/>
          <w:numId w:val="42"/>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0F6E0BB9" w14:textId="77777777" w:rsidR="00590FDD" w:rsidRPr="00590FDD" w:rsidRDefault="00590FDD" w:rsidP="00590FDD">
      <w:pPr>
        <w:widowControl w:val="0"/>
        <w:spacing w:after="0" w:line="240" w:lineRule="auto"/>
        <w:ind w:left="1440"/>
        <w:jc w:val="both"/>
        <w:rPr>
          <w:rFonts w:ascii="Times New Roman" w:eastAsia="Times New Roman" w:hAnsi="Times New Roman"/>
          <w:sz w:val="24"/>
          <w:lang w:eastAsia="he-IL"/>
        </w:rPr>
      </w:pPr>
    </w:p>
    <w:p w14:paraId="0BC482EA" w14:textId="77777777" w:rsidR="00590FDD" w:rsidRPr="00590FDD" w:rsidRDefault="00590FDD" w:rsidP="00590FDD">
      <w:pPr>
        <w:widowControl w:val="0"/>
        <w:numPr>
          <w:ilvl w:val="0"/>
          <w:numId w:val="42"/>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0CDF0229" w14:textId="77777777" w:rsidR="00590FDD" w:rsidRPr="00590FDD" w:rsidRDefault="00590FDD" w:rsidP="00590FDD">
      <w:pPr>
        <w:widowControl w:val="0"/>
        <w:spacing w:after="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62628661" w14:textId="77777777" w:rsidR="00590FDD" w:rsidRPr="00590FDD" w:rsidRDefault="00590FDD" w:rsidP="00590FDD">
      <w:pPr>
        <w:widowControl w:val="0"/>
        <w:numPr>
          <w:ilvl w:val="0"/>
          <w:numId w:val="42"/>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78CA2CDF" w14:textId="77777777" w:rsidR="00590FDD" w:rsidRPr="00590FDD" w:rsidRDefault="00590FDD" w:rsidP="00590FDD">
      <w:pPr>
        <w:widowControl w:val="0"/>
        <w:spacing w:after="0" w:line="240" w:lineRule="auto"/>
        <w:ind w:left="720"/>
        <w:jc w:val="both"/>
        <w:rPr>
          <w:rFonts w:ascii="Times New Roman" w:eastAsia="Times New Roman" w:hAnsi="Times New Roman"/>
          <w:sz w:val="24"/>
          <w:rtl/>
          <w:lang w:eastAsia="he-IL"/>
        </w:rPr>
      </w:pPr>
    </w:p>
    <w:p w14:paraId="7F286DF4" w14:textId="77777777" w:rsidR="00590FDD" w:rsidRPr="00590FDD" w:rsidRDefault="00590FDD" w:rsidP="00590FDD">
      <w:pPr>
        <w:widowControl w:val="0"/>
        <w:spacing w:after="0" w:line="240" w:lineRule="auto"/>
        <w:ind w:left="720"/>
        <w:jc w:val="both"/>
        <w:rPr>
          <w:rFonts w:ascii="Times New Roman" w:eastAsia="Times New Roman" w:hAnsi="Times New Roman"/>
          <w:sz w:val="24"/>
          <w:rtl/>
          <w:lang w:eastAsia="he-IL"/>
        </w:rPr>
      </w:pPr>
    </w:p>
    <w:p w14:paraId="4D0F2F16" w14:textId="77777777" w:rsidR="00590FDD" w:rsidRPr="00590FDD" w:rsidRDefault="00590FDD" w:rsidP="00590FDD">
      <w:pPr>
        <w:widowControl w:val="0"/>
        <w:spacing w:after="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5A8E4C29" w14:textId="77777777" w:rsidR="00590FDD" w:rsidRPr="00590FDD" w:rsidRDefault="00590FDD" w:rsidP="00590FDD">
      <w:pPr>
        <w:widowControl w:val="0"/>
        <w:spacing w:after="0" w:line="240" w:lineRule="auto"/>
        <w:ind w:left="720"/>
        <w:jc w:val="both"/>
        <w:rPr>
          <w:rFonts w:ascii="Times New Roman" w:eastAsia="Times New Roman" w:hAnsi="Times New Roman"/>
          <w:sz w:val="24"/>
          <w:rtl/>
          <w:lang w:eastAsia="he-IL"/>
        </w:rPr>
      </w:pPr>
    </w:p>
    <w:p w14:paraId="200CB3B0"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225624E8" w14:textId="77777777" w:rsidR="00590FDD" w:rsidRPr="00590FDD" w:rsidRDefault="00590FDD" w:rsidP="00590FDD">
      <w:pPr>
        <w:widowControl w:val="0"/>
        <w:spacing w:after="0" w:line="240" w:lineRule="auto"/>
        <w:ind w:left="1440"/>
        <w:jc w:val="both"/>
        <w:rPr>
          <w:rFonts w:ascii="Times New Roman" w:eastAsia="Times New Roman" w:hAnsi="Times New Roman"/>
          <w:sz w:val="24"/>
          <w:rtl/>
          <w:lang w:eastAsia="he-IL"/>
        </w:rPr>
      </w:pPr>
    </w:p>
    <w:p w14:paraId="5DD29413"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728774CA"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טרומי / ככל ונדרש.</w:t>
      </w:r>
    </w:p>
    <w:p w14:paraId="51986C0F" w14:textId="602ECBBD" w:rsidR="00590FDD" w:rsidRPr="00590FDD" w:rsidRDefault="00590FDD" w:rsidP="00DC0C47">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w:t>
      </w:r>
    </w:p>
    <w:p w14:paraId="5F764CE5"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5870D80A" w14:textId="15407DC9"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תכנית זיון </w:t>
      </w:r>
      <w:r w:rsidR="00742E8E">
        <w:rPr>
          <w:rFonts w:ascii="Times New Roman" w:eastAsia="Times New Roman" w:hAnsi="Times New Roman" w:hint="cs"/>
          <w:sz w:val="24"/>
          <w:rtl/>
          <w:lang w:eastAsia="he-IL"/>
        </w:rPr>
        <w:t xml:space="preserve">ככל שתידרש </w:t>
      </w:r>
      <w:r w:rsidRPr="00590FDD">
        <w:rPr>
          <w:rFonts w:ascii="Times New Roman" w:eastAsia="Times New Roman" w:hAnsi="Times New Roman"/>
          <w:sz w:val="24"/>
          <w:rtl/>
          <w:lang w:eastAsia="he-IL"/>
        </w:rPr>
        <w:t>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7C1CD238" w14:textId="77777777" w:rsidR="00590FDD" w:rsidRPr="00590FDD" w:rsidRDefault="00590FDD" w:rsidP="00590FDD">
      <w:pPr>
        <w:widowControl w:val="0"/>
        <w:spacing w:after="0" w:line="240" w:lineRule="auto"/>
        <w:ind w:left="2160"/>
        <w:jc w:val="both"/>
        <w:rPr>
          <w:rFonts w:ascii="Times New Roman" w:eastAsia="Times New Roman" w:hAnsi="Times New Roman"/>
          <w:sz w:val="24"/>
          <w:rtl/>
          <w:lang w:eastAsia="he-IL"/>
        </w:rPr>
      </w:pPr>
    </w:p>
    <w:p w14:paraId="78B99F55"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lastRenderedPageBreak/>
        <w:t>תכנית יסודות</w:t>
      </w:r>
      <w:r w:rsidRPr="00590FDD">
        <w:rPr>
          <w:rFonts w:ascii="Times New Roman" w:eastAsia="Times New Roman" w:hAnsi="Times New Roman"/>
          <w:sz w:val="24"/>
          <w:rtl/>
          <w:lang w:eastAsia="he-IL"/>
        </w:rPr>
        <w:t>:</w:t>
      </w:r>
    </w:p>
    <w:p w14:paraId="04227CCA" w14:textId="77777777" w:rsidR="00590FDD" w:rsidRPr="00590FDD" w:rsidRDefault="00590FDD" w:rsidP="00590FDD">
      <w:pPr>
        <w:widowControl w:val="0"/>
        <w:spacing w:after="0" w:line="240" w:lineRule="auto"/>
        <w:ind w:left="1440"/>
        <w:jc w:val="both"/>
        <w:rPr>
          <w:rFonts w:ascii="Times New Roman" w:eastAsia="Times New Roman" w:hAnsi="Times New Roman"/>
          <w:sz w:val="24"/>
          <w:rtl/>
          <w:lang w:eastAsia="he-IL"/>
        </w:rPr>
      </w:pPr>
    </w:p>
    <w:p w14:paraId="3A19FD11" w14:textId="77777777" w:rsidR="00590FDD" w:rsidRPr="00590FDD" w:rsidRDefault="00590FDD" w:rsidP="00590FDD">
      <w:pPr>
        <w:widowControl w:val="0"/>
        <w:spacing w:after="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120E4B0C" w14:textId="77777777" w:rsidR="00590FDD" w:rsidRPr="00590FDD" w:rsidRDefault="00590FDD" w:rsidP="00590FDD">
      <w:pPr>
        <w:widowControl w:val="0"/>
        <w:spacing w:after="0" w:line="240" w:lineRule="auto"/>
        <w:ind w:left="2160"/>
        <w:jc w:val="both"/>
        <w:rPr>
          <w:rFonts w:ascii="Times New Roman" w:eastAsia="Times New Roman" w:hAnsi="Times New Roman"/>
          <w:sz w:val="24"/>
          <w:rtl/>
          <w:lang w:eastAsia="he-IL"/>
        </w:rPr>
      </w:pPr>
    </w:p>
    <w:p w14:paraId="4961C4FB" w14:textId="5E819319"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r w:rsidR="00742E8E">
        <w:rPr>
          <w:rFonts w:ascii="Times New Roman" w:eastAsia="Times New Roman" w:hAnsi="Times New Roman" w:hint="cs"/>
          <w:sz w:val="24"/>
          <w:rtl/>
          <w:lang w:eastAsia="he-IL"/>
        </w:rPr>
        <w:t xml:space="preserve"> יבוצע באמצעות קואורדינטות או אחר עפ"י הנדרש . </w:t>
      </w:r>
    </w:p>
    <w:p w14:paraId="46CE9ECF"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7FAF4BEE"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0300D669"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522E31D1"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5139F731"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37CD0298"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4EE95B5B"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69629F9A" w14:textId="77777777" w:rsidR="00590FDD" w:rsidRDefault="00590FDD" w:rsidP="00590FDD">
      <w:pPr>
        <w:widowControl w:val="0"/>
        <w:spacing w:after="0" w:line="240" w:lineRule="auto"/>
        <w:ind w:left="2160"/>
        <w:rPr>
          <w:rFonts w:ascii="Times New Roman" w:eastAsia="Times New Roman" w:hAnsi="Times New Roman"/>
          <w:sz w:val="24"/>
          <w:rtl/>
          <w:lang w:eastAsia="he-IL"/>
        </w:rPr>
      </w:pPr>
    </w:p>
    <w:p w14:paraId="0791C638" w14:textId="77777777" w:rsidR="000555DD" w:rsidRDefault="000555DD" w:rsidP="00590FDD">
      <w:pPr>
        <w:widowControl w:val="0"/>
        <w:spacing w:after="0" w:line="240" w:lineRule="auto"/>
        <w:ind w:left="2160"/>
        <w:rPr>
          <w:rFonts w:ascii="Times New Roman" w:eastAsia="Times New Roman" w:hAnsi="Times New Roman"/>
          <w:sz w:val="24"/>
          <w:rtl/>
          <w:lang w:eastAsia="he-IL"/>
        </w:rPr>
      </w:pPr>
    </w:p>
    <w:p w14:paraId="7E6DFBB3" w14:textId="77777777" w:rsidR="000555DD" w:rsidRPr="00590FDD" w:rsidRDefault="000555DD" w:rsidP="00590FDD">
      <w:pPr>
        <w:widowControl w:val="0"/>
        <w:spacing w:after="0" w:line="240" w:lineRule="auto"/>
        <w:ind w:left="2160"/>
        <w:rPr>
          <w:rFonts w:ascii="Times New Roman" w:eastAsia="Times New Roman" w:hAnsi="Times New Roman"/>
          <w:sz w:val="24"/>
          <w:rtl/>
          <w:lang w:eastAsia="he-IL"/>
        </w:rPr>
      </w:pPr>
    </w:p>
    <w:p w14:paraId="5C5E0C6B"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1F0F5198" w14:textId="77777777" w:rsidR="00590FDD" w:rsidRPr="00590FDD" w:rsidRDefault="00590FDD" w:rsidP="00590FDD">
      <w:pPr>
        <w:widowControl w:val="0"/>
        <w:spacing w:after="0" w:line="240" w:lineRule="auto"/>
        <w:ind w:left="1440"/>
        <w:rPr>
          <w:rFonts w:ascii="Times New Roman" w:eastAsia="Times New Roman" w:hAnsi="Times New Roman"/>
          <w:sz w:val="24"/>
          <w:u w:val="single"/>
          <w:rtl/>
          <w:lang w:eastAsia="he-IL"/>
        </w:rPr>
      </w:pPr>
    </w:p>
    <w:p w14:paraId="29B9FD33"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תרשים קורות יסוד, עמודי יסוד ומרזבים, כולל: מידות עמודי היסוד, אורך קורות היסוד, חתכים בקורות יסוד ומיפלסים של כל הקורות;</w:t>
      </w:r>
    </w:p>
    <w:p w14:paraId="5F336438"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51989840"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6615BC45"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6AE487EB" w14:textId="77777777" w:rsidR="00590FDD" w:rsidRPr="00590FDD" w:rsidRDefault="00590FDD" w:rsidP="00590FDD">
      <w:pPr>
        <w:widowControl w:val="0"/>
        <w:spacing w:after="0" w:line="240" w:lineRule="auto"/>
        <w:ind w:left="1440"/>
        <w:rPr>
          <w:rFonts w:ascii="Times New Roman" w:eastAsia="Times New Roman" w:hAnsi="Times New Roman"/>
          <w:sz w:val="24"/>
          <w:u w:val="single"/>
          <w:rtl/>
          <w:lang w:eastAsia="he-IL"/>
        </w:rPr>
      </w:pPr>
    </w:p>
    <w:p w14:paraId="5C3F2EF1"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7EF8B507" w14:textId="77777777" w:rsidR="00590FDD" w:rsidRPr="00590FDD" w:rsidRDefault="00590FDD" w:rsidP="00590FDD">
      <w:pPr>
        <w:widowControl w:val="0"/>
        <w:spacing w:after="0" w:line="240" w:lineRule="auto"/>
        <w:ind w:left="2522"/>
        <w:jc w:val="both"/>
        <w:rPr>
          <w:rFonts w:ascii="Times New Roman" w:eastAsia="Times New Roman" w:hAnsi="Times New Roman"/>
          <w:sz w:val="24"/>
          <w:lang w:eastAsia="he-IL"/>
        </w:rPr>
      </w:pPr>
    </w:p>
    <w:p w14:paraId="2645D9D0"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60C1B53C"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0252B33D" w14:textId="77777777" w:rsidR="00590FDD" w:rsidRPr="00590FDD" w:rsidRDefault="00590FDD" w:rsidP="00590FDD">
      <w:pPr>
        <w:widowControl w:val="0"/>
        <w:spacing w:after="0" w:line="240" w:lineRule="auto"/>
        <w:ind w:left="2160" w:hanging="720"/>
        <w:rPr>
          <w:rFonts w:ascii="Times New Roman" w:eastAsia="Times New Roman" w:hAnsi="Times New Roman"/>
          <w:sz w:val="24"/>
          <w:rtl/>
          <w:lang w:eastAsia="he-IL"/>
        </w:rPr>
      </w:pPr>
    </w:p>
    <w:p w14:paraId="39B2E8FA" w14:textId="77777777" w:rsidR="00590FDD" w:rsidRPr="00590FDD" w:rsidRDefault="00590FDD" w:rsidP="00590FDD">
      <w:pPr>
        <w:widowControl w:val="0"/>
        <w:spacing w:after="0" w:line="240" w:lineRule="auto"/>
        <w:ind w:left="2160" w:hanging="720"/>
        <w:rPr>
          <w:rFonts w:ascii="Times New Roman" w:eastAsia="Times New Roman" w:hAnsi="Times New Roman"/>
          <w:sz w:val="24"/>
          <w:rtl/>
          <w:lang w:eastAsia="he-IL"/>
        </w:rPr>
      </w:pPr>
    </w:p>
    <w:p w14:paraId="1FA0930B"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 xml:space="preserve">תכנית המרחבים המוגנים (במקרה הצורך) (בכל מקום </w:t>
      </w:r>
      <w:r w:rsidRPr="00590FDD">
        <w:rPr>
          <w:rFonts w:ascii="Times New Roman" w:eastAsia="Times New Roman" w:hAnsi="Times New Roman"/>
          <w:sz w:val="24"/>
          <w:u w:val="single"/>
          <w:rtl/>
          <w:lang w:eastAsia="he-IL"/>
        </w:rPr>
        <w:lastRenderedPageBreak/>
        <w:t>שרשום מקלט הכוונה למקלט ו/או מרחב מוגן)</w:t>
      </w:r>
      <w:r w:rsidRPr="00590FDD">
        <w:rPr>
          <w:rFonts w:ascii="Times New Roman" w:eastAsia="Times New Roman" w:hAnsi="Times New Roman"/>
          <w:sz w:val="24"/>
          <w:rtl/>
          <w:lang w:eastAsia="he-IL"/>
        </w:rPr>
        <w:t>:</w:t>
      </w:r>
    </w:p>
    <w:p w14:paraId="6E35DDC4" w14:textId="77777777" w:rsidR="00590FDD" w:rsidRPr="00590FDD" w:rsidRDefault="00590FDD" w:rsidP="00590FDD">
      <w:pPr>
        <w:widowControl w:val="0"/>
        <w:spacing w:after="0" w:line="240" w:lineRule="auto"/>
        <w:ind w:left="1440"/>
        <w:rPr>
          <w:rFonts w:ascii="Times New Roman" w:eastAsia="Times New Roman" w:hAnsi="Times New Roman"/>
          <w:sz w:val="24"/>
          <w:rtl/>
          <w:lang w:eastAsia="he-IL"/>
        </w:rPr>
      </w:pPr>
    </w:p>
    <w:p w14:paraId="2389A111"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71F4BC33"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54E4E51D"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6C367BA6"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013281A6"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09A477FA" w14:textId="77777777" w:rsidR="00590FDD" w:rsidRPr="00590FDD" w:rsidRDefault="00590FDD" w:rsidP="00590FDD">
      <w:pPr>
        <w:widowControl w:val="0"/>
        <w:spacing w:after="0" w:line="240" w:lineRule="auto"/>
        <w:ind w:left="1440"/>
        <w:rPr>
          <w:rFonts w:ascii="Times New Roman" w:eastAsia="Times New Roman" w:hAnsi="Times New Roman"/>
          <w:sz w:val="24"/>
          <w:rtl/>
          <w:lang w:eastAsia="he-IL"/>
        </w:rPr>
      </w:pPr>
    </w:p>
    <w:p w14:paraId="059B6DEB"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36D482E9"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11AEFF20" w14:textId="77777777" w:rsidR="00590FDD" w:rsidRPr="00590FDD" w:rsidRDefault="00590FDD" w:rsidP="00590FDD">
      <w:pPr>
        <w:widowControl w:val="0"/>
        <w:spacing w:after="0" w:line="240" w:lineRule="auto"/>
        <w:ind w:left="2160"/>
        <w:jc w:val="both"/>
        <w:rPr>
          <w:rFonts w:ascii="Times New Roman" w:eastAsia="Times New Roman" w:hAnsi="Times New Roman"/>
          <w:sz w:val="24"/>
          <w:lang w:eastAsia="he-IL"/>
        </w:rPr>
      </w:pPr>
    </w:p>
    <w:p w14:paraId="017E1B96"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5DF4FC5E" w14:textId="77777777" w:rsidR="00590FDD" w:rsidRPr="00590FDD" w:rsidRDefault="00590FDD" w:rsidP="00590FDD">
      <w:pPr>
        <w:widowControl w:val="0"/>
        <w:spacing w:after="0" w:line="240" w:lineRule="auto"/>
        <w:ind w:left="1440"/>
        <w:jc w:val="both"/>
        <w:rPr>
          <w:rFonts w:ascii="Times New Roman" w:eastAsia="Times New Roman" w:hAnsi="Times New Roman"/>
          <w:sz w:val="24"/>
          <w:rtl/>
          <w:lang w:eastAsia="he-IL"/>
        </w:rPr>
      </w:pPr>
    </w:p>
    <w:p w14:paraId="1A8288CE"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w:t>
      </w:r>
      <w:r w:rsidRPr="00590FDD">
        <w:rPr>
          <w:rFonts w:ascii="Times New Roman" w:eastAsia="Times New Roman" w:hAnsi="Times New Roman"/>
          <w:sz w:val="24"/>
          <w:rtl/>
          <w:lang w:eastAsia="he-IL"/>
        </w:rPr>
        <w:lastRenderedPageBreak/>
        <w:t>לאינסטלציה במידת הצורך, פירוט משטחים משופעים ואופקיים למדרגות.</w:t>
      </w:r>
    </w:p>
    <w:p w14:paraId="1CC6FFEF"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1955370A"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752D2B7C" w14:textId="77777777" w:rsid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60EA1E5E" w14:textId="77777777" w:rsidR="000555DD" w:rsidRPr="00590FDD" w:rsidRDefault="000555DD" w:rsidP="00590FDD">
      <w:pPr>
        <w:widowControl w:val="0"/>
        <w:spacing w:after="0" w:line="240" w:lineRule="auto"/>
        <w:ind w:left="2522"/>
        <w:jc w:val="both"/>
        <w:rPr>
          <w:rFonts w:ascii="Times New Roman" w:eastAsia="Times New Roman" w:hAnsi="Times New Roman"/>
          <w:sz w:val="24"/>
          <w:rtl/>
          <w:lang w:eastAsia="he-IL"/>
        </w:rPr>
      </w:pPr>
    </w:p>
    <w:p w14:paraId="109BF2C3"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49BCEAEC" w14:textId="77777777" w:rsidR="00590FDD" w:rsidRPr="00590FDD" w:rsidRDefault="00590FDD" w:rsidP="00590FDD">
      <w:pPr>
        <w:widowControl w:val="0"/>
        <w:spacing w:after="0" w:line="240" w:lineRule="auto"/>
        <w:ind w:left="1440"/>
        <w:jc w:val="both"/>
        <w:rPr>
          <w:rFonts w:ascii="Times New Roman" w:eastAsia="Times New Roman" w:hAnsi="Times New Roman"/>
          <w:sz w:val="24"/>
          <w:rtl/>
          <w:lang w:eastAsia="he-IL"/>
        </w:rPr>
      </w:pPr>
    </w:p>
    <w:p w14:paraId="6F8D2F88"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16655F68"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4A09DAF1"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ומעקה בנפרד, על כל צלע השונה </w:t>
      </w:r>
      <w:r w:rsidRPr="00590FDD">
        <w:rPr>
          <w:rFonts w:ascii="Times New Roman" w:eastAsia="Times New Roman" w:hAnsi="Times New Roman"/>
          <w:sz w:val="24"/>
          <w:rtl/>
          <w:lang w:eastAsia="he-IL"/>
        </w:rPr>
        <w:lastRenderedPageBreak/>
        <w:t>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7721384C" w14:textId="77777777" w:rsidR="00590FDD" w:rsidRPr="00590FDD" w:rsidRDefault="00590FDD" w:rsidP="00590FDD">
      <w:pPr>
        <w:widowControl w:val="0"/>
        <w:spacing w:after="0" w:line="240" w:lineRule="auto"/>
        <w:ind w:left="1440"/>
        <w:rPr>
          <w:rFonts w:ascii="Times New Roman" w:eastAsia="Times New Roman" w:hAnsi="Times New Roman"/>
          <w:sz w:val="24"/>
          <w:rtl/>
          <w:lang w:eastAsia="he-IL"/>
        </w:rPr>
      </w:pPr>
    </w:p>
    <w:p w14:paraId="5079B943"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68C530B4" w14:textId="77777777" w:rsidR="00590FDD" w:rsidRPr="00590FDD" w:rsidRDefault="00590FDD" w:rsidP="00590FDD">
      <w:pPr>
        <w:widowControl w:val="0"/>
        <w:spacing w:after="0" w:line="240" w:lineRule="auto"/>
        <w:ind w:left="1440"/>
        <w:rPr>
          <w:rFonts w:ascii="Times New Roman" w:eastAsia="Times New Roman" w:hAnsi="Times New Roman"/>
          <w:sz w:val="24"/>
          <w:rtl/>
          <w:lang w:eastAsia="he-IL"/>
        </w:rPr>
      </w:pPr>
    </w:p>
    <w:p w14:paraId="6FEA62C6"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0DDC29AA"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5237093E"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246A68FD"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214A871B"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432DDE71"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51BB6167"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1C9489C8" w14:textId="77777777" w:rsidR="00590FDD" w:rsidRPr="00590FDD" w:rsidRDefault="00590FDD" w:rsidP="00590FDD">
      <w:pPr>
        <w:widowControl w:val="0"/>
        <w:spacing w:after="0" w:line="240" w:lineRule="auto"/>
        <w:ind w:left="1440"/>
        <w:jc w:val="both"/>
        <w:rPr>
          <w:rFonts w:ascii="Times New Roman" w:eastAsia="Times New Roman" w:hAnsi="Times New Roman"/>
          <w:sz w:val="24"/>
          <w:rtl/>
          <w:lang w:eastAsia="he-IL"/>
        </w:rPr>
      </w:pPr>
    </w:p>
    <w:p w14:paraId="09767D93"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w:t>
      </w:r>
      <w:r w:rsidRPr="00590FDD">
        <w:rPr>
          <w:rFonts w:ascii="Times New Roman" w:eastAsia="Times New Roman" w:hAnsi="Times New Roman"/>
          <w:sz w:val="24"/>
          <w:rtl/>
          <w:lang w:eastAsia="he-IL"/>
        </w:rPr>
        <w:lastRenderedPageBreak/>
        <w:t xml:space="preserve">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21BC218F"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4960246B"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086202ED"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331700B6" w14:textId="77777777" w:rsidR="00590FDD" w:rsidRPr="00590FDD" w:rsidRDefault="00590FDD" w:rsidP="00590FDD">
      <w:pPr>
        <w:widowControl w:val="0"/>
        <w:spacing w:after="0" w:line="240" w:lineRule="auto"/>
        <w:ind w:left="2160"/>
        <w:rPr>
          <w:rFonts w:ascii="Times New Roman" w:eastAsia="Times New Roman" w:hAnsi="Times New Roman"/>
          <w:sz w:val="24"/>
          <w:rtl/>
          <w:lang w:eastAsia="he-IL"/>
        </w:rPr>
      </w:pPr>
    </w:p>
    <w:p w14:paraId="14830BF4"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026E4E36" w14:textId="77777777" w:rsidR="00590FDD" w:rsidRPr="00590FDD" w:rsidRDefault="00590FDD" w:rsidP="00590FDD">
      <w:pPr>
        <w:widowControl w:val="0"/>
        <w:spacing w:after="0" w:line="240" w:lineRule="auto"/>
        <w:ind w:left="1440"/>
        <w:rPr>
          <w:rFonts w:ascii="Times New Roman" w:eastAsia="Times New Roman" w:hAnsi="Times New Roman"/>
          <w:sz w:val="24"/>
          <w:rtl/>
          <w:lang w:eastAsia="he-IL"/>
        </w:rPr>
      </w:pPr>
    </w:p>
    <w:p w14:paraId="3D38112B" w14:textId="74AEF0A1" w:rsidR="00F119E3" w:rsidRDefault="00F119E3"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lang w:eastAsia="he-IL"/>
        </w:rPr>
      </w:pPr>
      <w:r>
        <w:rPr>
          <w:rFonts w:ascii="Times New Roman" w:eastAsia="Times New Roman" w:hAnsi="Times New Roman" w:hint="cs"/>
          <w:sz w:val="24"/>
          <w:rtl/>
          <w:lang w:eastAsia="he-IL"/>
        </w:rPr>
        <w:t xml:space="preserve">יינתנו פרטים אופייניים למחיצות לרבות : לדירות , מרתפים , וכל מקום אחר ככל שיידרש . </w:t>
      </w:r>
    </w:p>
    <w:p w14:paraId="5CBB146E" w14:textId="18813B50" w:rsidR="00590FDD" w:rsidRPr="00590FDD" w:rsidRDefault="00F119E3"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Pr>
          <w:rFonts w:ascii="Times New Roman" w:eastAsia="Times New Roman" w:hAnsi="Times New Roman" w:hint="cs"/>
          <w:sz w:val="24"/>
          <w:rtl/>
          <w:lang w:eastAsia="he-IL"/>
        </w:rPr>
        <w:t>הנ"ל יבוצע ב</w:t>
      </w:r>
      <w:r w:rsidR="00590FDD" w:rsidRPr="00590FDD">
        <w:rPr>
          <w:rFonts w:ascii="Times New Roman" w:eastAsia="Times New Roman" w:hAnsi="Times New Roman"/>
          <w:sz w:val="24"/>
          <w:rtl/>
          <w:lang w:eastAsia="he-IL"/>
        </w:rPr>
        <w:t xml:space="preserve">תרשים בק.מ. 1:100 לפחות; </w:t>
      </w:r>
      <w:r w:rsidR="00590FDD" w:rsidRPr="00590FDD">
        <w:rPr>
          <w:rFonts w:ascii="Times New Roman" w:eastAsia="Times New Roman" w:hAnsi="Times New Roman" w:hint="cs"/>
          <w:sz w:val="24"/>
          <w:rtl/>
          <w:lang w:eastAsia="he-IL"/>
        </w:rPr>
        <w:t>או בק.מ. אחר לפי הצורך ובהתאם לדרישות המפקח</w:t>
      </w:r>
      <w:r w:rsidR="00590FDD" w:rsidRPr="00590FDD">
        <w:rPr>
          <w:rFonts w:ascii="Times New Roman" w:eastAsia="Times New Roman" w:hAnsi="Times New Roman"/>
          <w:sz w:val="24"/>
          <w:rtl/>
          <w:lang w:eastAsia="he-IL"/>
        </w:rPr>
        <w:t>;</w:t>
      </w:r>
      <w:r w:rsidR="00590FDD" w:rsidRPr="00590FDD">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 xml:space="preserve">של המחיצות במרתף, בקומת קרקע וביתר הקומות. </w:t>
      </w:r>
    </w:p>
    <w:p w14:paraId="100B9D41" w14:textId="78EC2880"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מחיצה </w:t>
      </w:r>
      <w:r w:rsidR="00F119E3">
        <w:rPr>
          <w:rFonts w:ascii="Times New Roman" w:eastAsia="Times New Roman" w:hAnsi="Times New Roman" w:hint="cs"/>
          <w:sz w:val="24"/>
          <w:rtl/>
          <w:lang w:eastAsia="he-IL"/>
        </w:rPr>
        <w:t xml:space="preserve">אופיינית </w:t>
      </w:r>
      <w:r w:rsidRPr="00590FDD">
        <w:rPr>
          <w:rFonts w:ascii="Times New Roman" w:eastAsia="Times New Roman" w:hAnsi="Times New Roman"/>
          <w:sz w:val="24"/>
          <w:rtl/>
          <w:lang w:eastAsia="he-IL"/>
        </w:rPr>
        <w:t>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w:t>
      </w:r>
      <w:r w:rsidRPr="00590FDD">
        <w:rPr>
          <w:rFonts w:ascii="Times New Roman" w:eastAsia="Times New Roman" w:hAnsi="Times New Roman"/>
          <w:sz w:val="24"/>
          <w:rtl/>
          <w:lang w:eastAsia="he-IL"/>
        </w:rPr>
        <w:lastRenderedPageBreak/>
        <w:t>הזיון של החגורות, הגבהות ועמודי חיזוק שאינם מופיעים בתכניות אחרות;</w:t>
      </w:r>
    </w:p>
    <w:p w14:paraId="289C7033"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1489271A"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6CADCA5D" w14:textId="77777777" w:rsidR="00590FDD" w:rsidRDefault="00590FDD" w:rsidP="00590FDD">
      <w:pPr>
        <w:widowControl w:val="0"/>
        <w:spacing w:after="0" w:line="240" w:lineRule="auto"/>
        <w:jc w:val="both"/>
        <w:rPr>
          <w:rFonts w:ascii="Times New Roman" w:eastAsia="Times New Roman" w:hAnsi="Times New Roman"/>
          <w:sz w:val="24"/>
          <w:rtl/>
          <w:lang w:eastAsia="he-IL"/>
        </w:rPr>
      </w:pPr>
    </w:p>
    <w:p w14:paraId="62393B48" w14:textId="77777777" w:rsidR="000555DD" w:rsidRPr="00590FDD" w:rsidRDefault="000555DD" w:rsidP="00590FDD">
      <w:pPr>
        <w:widowControl w:val="0"/>
        <w:spacing w:after="0" w:line="240" w:lineRule="auto"/>
        <w:jc w:val="both"/>
        <w:rPr>
          <w:rFonts w:ascii="Times New Roman" w:eastAsia="Times New Roman" w:hAnsi="Times New Roman"/>
          <w:sz w:val="24"/>
          <w:rtl/>
          <w:lang w:eastAsia="he-IL"/>
        </w:rPr>
      </w:pPr>
    </w:p>
    <w:p w14:paraId="48A42FC4"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5DC960A5" w14:textId="77777777" w:rsidR="00590FDD" w:rsidRPr="00590FDD" w:rsidRDefault="00590FDD" w:rsidP="00590FDD">
      <w:pPr>
        <w:widowControl w:val="0"/>
        <w:spacing w:after="0" w:line="240" w:lineRule="auto"/>
        <w:ind w:left="1440"/>
        <w:rPr>
          <w:rFonts w:ascii="Times New Roman" w:eastAsia="Times New Roman" w:hAnsi="Times New Roman"/>
          <w:sz w:val="24"/>
          <w:rtl/>
          <w:lang w:eastAsia="he-IL"/>
        </w:rPr>
      </w:pPr>
    </w:p>
    <w:p w14:paraId="118D901B"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7EDE2070" w14:textId="77777777" w:rsidR="00590FDD" w:rsidRPr="00590FDD" w:rsidRDefault="00590FDD" w:rsidP="00590FDD">
      <w:pPr>
        <w:widowControl w:val="0"/>
        <w:spacing w:after="0" w:line="240" w:lineRule="auto"/>
        <w:ind w:left="2880" w:hanging="720"/>
        <w:rPr>
          <w:rFonts w:ascii="Times New Roman" w:eastAsia="Times New Roman" w:hAnsi="Times New Roman"/>
          <w:sz w:val="24"/>
          <w:rtl/>
          <w:lang w:eastAsia="he-IL"/>
        </w:rPr>
      </w:pPr>
    </w:p>
    <w:p w14:paraId="2A8F7794"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5CEB2B3A" w14:textId="77777777" w:rsidR="00590FDD" w:rsidRPr="00590FDD" w:rsidRDefault="00590FDD" w:rsidP="00590FDD">
      <w:pPr>
        <w:widowControl w:val="0"/>
        <w:spacing w:after="0" w:line="240" w:lineRule="auto"/>
        <w:ind w:left="1440"/>
        <w:rPr>
          <w:rFonts w:ascii="Times New Roman" w:eastAsia="Times New Roman" w:hAnsi="Times New Roman"/>
          <w:sz w:val="24"/>
          <w:rtl/>
          <w:lang w:eastAsia="he-IL"/>
        </w:rPr>
      </w:pPr>
    </w:p>
    <w:p w14:paraId="44E62E55"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4D8C39B0"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p>
    <w:p w14:paraId="178DE15E"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בדיקת ההתאמה של תכניות הפרויקט המוגשות לכל הרשויות והגופים הרלבנטיים לצורך קבלת אישור </w:t>
      </w:r>
      <w:r w:rsidRPr="00590FDD">
        <w:rPr>
          <w:rFonts w:ascii="Times New Roman" w:eastAsia="Times New Roman" w:hAnsi="Times New Roman" w:hint="cs"/>
          <w:sz w:val="24"/>
          <w:rtl/>
          <w:lang w:eastAsia="he-IL"/>
        </w:rPr>
        <w:lastRenderedPageBreak/>
        <w:t>סופי, לאישורים שניתנו על ידי כל הרשויות והגופים הרלבנטיים בנושאי עבודות הקונסטרוקציה.</w:t>
      </w:r>
    </w:p>
    <w:p w14:paraId="390B911D" w14:textId="77777777" w:rsidR="00590FDD" w:rsidRPr="00590FDD" w:rsidRDefault="00590FDD" w:rsidP="00590FDD">
      <w:pPr>
        <w:widowControl w:val="0"/>
        <w:spacing w:after="0" w:line="240" w:lineRule="auto"/>
        <w:ind w:left="2160"/>
        <w:jc w:val="both"/>
        <w:rPr>
          <w:rFonts w:ascii="Times New Roman" w:eastAsia="Times New Roman" w:hAnsi="Times New Roman"/>
          <w:sz w:val="24"/>
          <w:lang w:eastAsia="he-IL"/>
        </w:rPr>
      </w:pPr>
    </w:p>
    <w:p w14:paraId="0BCAE7B2"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02274932" w14:textId="77777777" w:rsidR="00590FDD" w:rsidRPr="00590FDD" w:rsidRDefault="00590FDD" w:rsidP="00590FDD">
      <w:pPr>
        <w:widowControl w:val="0"/>
        <w:bidi w:val="0"/>
        <w:spacing w:after="0" w:line="240" w:lineRule="auto"/>
        <w:ind w:left="720"/>
        <w:rPr>
          <w:rFonts w:ascii="Times New Roman" w:eastAsia="Times New Roman" w:hAnsi="Times New Roman"/>
          <w:sz w:val="24"/>
          <w:rtl/>
          <w:lang w:eastAsia="he-IL"/>
        </w:rPr>
      </w:pPr>
    </w:p>
    <w:p w14:paraId="382FB91D"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19DD5EFD"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p>
    <w:p w14:paraId="5C91C508"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5F40BBCA" w14:textId="77777777" w:rsidR="00590FDD" w:rsidRPr="00590FDD" w:rsidRDefault="00590FDD" w:rsidP="00590FDD">
      <w:pPr>
        <w:widowControl w:val="0"/>
        <w:bidi w:val="0"/>
        <w:spacing w:after="0" w:line="240" w:lineRule="auto"/>
        <w:ind w:left="720"/>
        <w:rPr>
          <w:rFonts w:ascii="Times New Roman" w:eastAsia="Times New Roman" w:hAnsi="Times New Roman"/>
          <w:sz w:val="24"/>
          <w:rtl/>
          <w:lang w:eastAsia="he-IL"/>
        </w:rPr>
      </w:pPr>
    </w:p>
    <w:p w14:paraId="51712633"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7CD348FE"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50A429A4" w14:textId="0E6E4CE9" w:rsidR="00590FDD" w:rsidRPr="00590FDD" w:rsidRDefault="00590FDD" w:rsidP="00742E8E">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הכנת מפרטים טכניים, המקובלים על המזמין בצורה </w:t>
      </w:r>
      <w:r w:rsidRPr="00590FDD">
        <w:rPr>
          <w:rFonts w:ascii="Times New Roman" w:eastAsia="Times New Roman" w:hAnsi="Times New Roman"/>
          <w:sz w:val="24"/>
          <w:rtl/>
          <w:lang w:eastAsia="he-IL"/>
        </w:rPr>
        <w:lastRenderedPageBreak/>
        <w:t>שיכללו את כל העבודות המתוכננות ע"י המתכנן תוך בדיקה של העדר כפילות עם מפרט מלאכה אחר בבניין או אי כיסוי מערכות הנופלות בין המתכננים השונים.</w:t>
      </w:r>
    </w:p>
    <w:p w14:paraId="44DE4BAC" w14:textId="77777777" w:rsidR="00590FDD" w:rsidRPr="00590FDD" w:rsidRDefault="00590FDD" w:rsidP="00590FDD">
      <w:pPr>
        <w:widowControl w:val="0"/>
        <w:spacing w:after="0" w:line="240" w:lineRule="auto"/>
        <w:ind w:left="1440"/>
        <w:jc w:val="both"/>
        <w:rPr>
          <w:rFonts w:ascii="Times New Roman" w:eastAsia="Times New Roman" w:hAnsi="Times New Roman"/>
          <w:sz w:val="24"/>
          <w:rtl/>
          <w:lang w:eastAsia="he-IL"/>
        </w:rPr>
      </w:pPr>
    </w:p>
    <w:p w14:paraId="1F09F02F" w14:textId="04819DB0" w:rsidR="00590FDD" w:rsidRPr="00590FDD" w:rsidRDefault="00590FDD" w:rsidP="00F119E3">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יתבססו על תכניות עבודה מפורטות,  והתיאורים ברורים ובק.מ. שייקבע ע"י נציג המזמין. כתבי הכמויות </w:t>
      </w:r>
      <w:r w:rsidR="00F119E3">
        <w:rPr>
          <w:rFonts w:ascii="Times New Roman" w:eastAsia="Times New Roman" w:hAnsi="Times New Roman" w:hint="cs"/>
          <w:sz w:val="24"/>
          <w:rtl/>
          <w:lang w:eastAsia="he-IL"/>
        </w:rPr>
        <w:t xml:space="preserve">ככל ויידרש לפרטים מסוימים </w:t>
      </w:r>
      <w:r w:rsidRPr="00590FDD">
        <w:rPr>
          <w:rFonts w:ascii="Times New Roman" w:eastAsia="Times New Roman" w:hAnsi="Times New Roman"/>
          <w:sz w:val="24"/>
          <w:rtl/>
          <w:lang w:eastAsia="he-IL"/>
        </w:rPr>
        <w:t>יוכנו לפי מתכונת הנהוגה אצל המזמין של מכללי עבודות ו/או כמויות מפורטות למדידה. לפי דרישת המנהל יוכנו כתבי כמויות בחלוקה לפי אזורים.</w:t>
      </w:r>
    </w:p>
    <w:p w14:paraId="5B5007B9" w14:textId="77777777" w:rsidR="00590FDD" w:rsidRPr="00590FDD" w:rsidRDefault="00590FDD" w:rsidP="00590FDD">
      <w:pPr>
        <w:widowControl w:val="0"/>
        <w:spacing w:after="0" w:line="240" w:lineRule="auto"/>
        <w:ind w:left="2160"/>
        <w:jc w:val="both"/>
        <w:rPr>
          <w:rFonts w:ascii="Times New Roman" w:eastAsia="Times New Roman" w:hAnsi="Times New Roman"/>
          <w:sz w:val="24"/>
          <w:rtl/>
          <w:lang w:eastAsia="he-IL"/>
        </w:rPr>
      </w:pPr>
    </w:p>
    <w:p w14:paraId="28453D71"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0352EDD9" w14:textId="7C052989" w:rsidR="00590FDD" w:rsidRPr="00590FDD" w:rsidRDefault="00590FDD" w:rsidP="00590FDD">
      <w:pPr>
        <w:widowControl w:val="0"/>
        <w:spacing w:after="0" w:line="240" w:lineRule="auto"/>
        <w:ind w:left="1440"/>
        <w:jc w:val="both"/>
        <w:rPr>
          <w:rFonts w:ascii="Times New Roman" w:eastAsia="Times New Roman" w:hAnsi="Times New Roman"/>
          <w:sz w:val="24"/>
          <w:rtl/>
          <w:lang w:eastAsia="he-IL"/>
        </w:rPr>
      </w:pPr>
    </w:p>
    <w:p w14:paraId="58CB76CB" w14:textId="75EB246F" w:rsidR="00590FDD" w:rsidRPr="00F119E3" w:rsidRDefault="00F119E3" w:rsidP="00C6024D">
      <w:pPr>
        <w:widowControl w:val="0"/>
        <w:numPr>
          <w:ilvl w:val="0"/>
          <w:numId w:val="43"/>
        </w:numPr>
        <w:spacing w:after="0" w:line="240" w:lineRule="auto"/>
        <w:jc w:val="both"/>
        <w:rPr>
          <w:rFonts w:ascii="Times New Roman" w:eastAsia="Times New Roman" w:hAnsi="Times New Roman"/>
          <w:sz w:val="24"/>
          <w:rtl/>
          <w:lang w:eastAsia="he-IL"/>
        </w:rPr>
      </w:pPr>
      <w:r w:rsidRPr="00F119E3">
        <w:rPr>
          <w:rFonts w:ascii="Times New Roman" w:eastAsia="Times New Roman" w:hAnsi="Times New Roman" w:hint="cs"/>
          <w:sz w:val="24"/>
          <w:rtl/>
          <w:lang w:eastAsia="he-IL"/>
        </w:rPr>
        <w:t xml:space="preserve">מבוטל   </w:t>
      </w:r>
    </w:p>
    <w:p w14:paraId="1099411C"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62639035"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20A03492"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3D0D8D6C" w14:textId="77777777" w:rsidR="00590FDD" w:rsidRPr="00590FDD" w:rsidRDefault="00590FDD" w:rsidP="00590FDD">
      <w:pPr>
        <w:widowControl w:val="0"/>
        <w:spacing w:after="0" w:line="240" w:lineRule="auto"/>
        <w:ind w:left="2160"/>
        <w:jc w:val="both"/>
        <w:rPr>
          <w:rFonts w:ascii="Times New Roman" w:eastAsia="Times New Roman" w:hAnsi="Times New Roman"/>
          <w:sz w:val="24"/>
          <w:rtl/>
          <w:lang w:eastAsia="he-IL"/>
        </w:rPr>
      </w:pPr>
    </w:p>
    <w:p w14:paraId="4BF72D8B"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עוץ בכל הקשור בהכנת </w:t>
      </w:r>
      <w:r w:rsidRPr="00590FDD">
        <w:rPr>
          <w:rFonts w:ascii="Times New Roman" w:eastAsia="Times New Roman" w:hAnsi="Times New Roman"/>
          <w:sz w:val="24"/>
          <w:rtl/>
          <w:lang w:eastAsia="he-IL"/>
        </w:rPr>
        <w:lastRenderedPageBreak/>
        <w:t>המכרזים ופרסומם.</w:t>
      </w:r>
    </w:p>
    <w:p w14:paraId="649B0802"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2A8F1EC0"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4F9B866A"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1C80621B"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0440783C"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385141C8"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20556109" w14:textId="77777777" w:rsidR="00590FDD" w:rsidRPr="00590FDD" w:rsidRDefault="00590FDD" w:rsidP="00590FDD">
      <w:pPr>
        <w:widowControl w:val="0"/>
        <w:spacing w:after="0" w:line="240" w:lineRule="auto"/>
        <w:ind w:left="1440"/>
        <w:jc w:val="both"/>
        <w:rPr>
          <w:rFonts w:ascii="Times New Roman" w:eastAsia="Times New Roman" w:hAnsi="Times New Roman"/>
          <w:sz w:val="24"/>
          <w:rtl/>
          <w:lang w:eastAsia="he-IL"/>
        </w:rPr>
      </w:pPr>
    </w:p>
    <w:p w14:paraId="067865C6" w14:textId="77777777" w:rsidR="00590FDD" w:rsidRPr="00590FDD" w:rsidRDefault="00590FDD" w:rsidP="00590FDD">
      <w:pPr>
        <w:widowControl w:val="0"/>
        <w:numPr>
          <w:ilvl w:val="0"/>
          <w:numId w:val="43"/>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53E505B1" w14:textId="77777777" w:rsidR="00590FDD" w:rsidRPr="00590FDD" w:rsidRDefault="00590FDD" w:rsidP="00590FDD">
      <w:pPr>
        <w:widowControl w:val="0"/>
        <w:spacing w:after="0" w:line="240" w:lineRule="auto"/>
        <w:ind w:firstLine="720"/>
        <w:jc w:val="both"/>
        <w:rPr>
          <w:rFonts w:ascii="Times New Roman" w:eastAsia="Times New Roman" w:hAnsi="Times New Roman"/>
          <w:sz w:val="24"/>
          <w:rtl/>
          <w:lang w:eastAsia="he-IL"/>
        </w:rPr>
      </w:pPr>
    </w:p>
    <w:p w14:paraId="141829F3" w14:textId="77777777" w:rsidR="00590FDD" w:rsidRPr="00590FDD" w:rsidRDefault="00590FDD" w:rsidP="00590FDD">
      <w:pPr>
        <w:widowControl w:val="0"/>
        <w:spacing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7E0E1029" w14:textId="77777777" w:rsidR="00590FDD" w:rsidRPr="00590FDD" w:rsidRDefault="00590FDD" w:rsidP="00590FDD">
      <w:pPr>
        <w:widowControl w:val="0"/>
        <w:spacing w:after="0" w:line="240" w:lineRule="auto"/>
        <w:rPr>
          <w:rFonts w:ascii="Times New Roman" w:eastAsia="Times New Roman" w:hAnsi="Times New Roman"/>
          <w:sz w:val="24"/>
          <w:rtl/>
          <w:lang w:eastAsia="he-IL"/>
        </w:rPr>
      </w:pPr>
    </w:p>
    <w:p w14:paraId="7C8F00A2" w14:textId="77777777" w:rsidR="00590FDD" w:rsidRPr="00590FDD" w:rsidRDefault="00590FDD" w:rsidP="00590FDD">
      <w:pPr>
        <w:widowControl w:val="0"/>
        <w:spacing w:after="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15183DEA" w14:textId="77777777" w:rsidR="00590FDD" w:rsidRPr="00590FDD" w:rsidRDefault="00590FDD" w:rsidP="00590FDD">
      <w:pPr>
        <w:widowControl w:val="0"/>
        <w:spacing w:after="0" w:line="240" w:lineRule="auto"/>
        <w:ind w:left="720" w:hanging="720"/>
        <w:jc w:val="both"/>
        <w:rPr>
          <w:rFonts w:ascii="Times New Roman" w:eastAsia="Times New Roman" w:hAnsi="Times New Roman"/>
          <w:b/>
          <w:bCs/>
          <w:sz w:val="24"/>
          <w:u w:val="single"/>
          <w:rtl/>
          <w:lang w:eastAsia="he-IL"/>
        </w:rPr>
      </w:pPr>
    </w:p>
    <w:p w14:paraId="5E0C059C" w14:textId="77777777" w:rsidR="00590FDD" w:rsidRPr="00590FDD" w:rsidRDefault="00590FDD" w:rsidP="00590FDD">
      <w:pPr>
        <w:widowControl w:val="0"/>
        <w:spacing w:after="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0E401614" w14:textId="77777777" w:rsidR="00590FDD" w:rsidRPr="00590FDD" w:rsidRDefault="00590FDD" w:rsidP="00590FDD">
      <w:pPr>
        <w:widowControl w:val="0"/>
        <w:spacing w:after="0" w:line="240" w:lineRule="auto"/>
        <w:ind w:left="2880" w:hanging="720"/>
        <w:jc w:val="both"/>
        <w:rPr>
          <w:rFonts w:ascii="Times New Roman" w:eastAsia="Times New Roman" w:hAnsi="Times New Roman"/>
          <w:sz w:val="24"/>
          <w:rtl/>
          <w:lang w:eastAsia="he-IL"/>
        </w:rPr>
      </w:pPr>
    </w:p>
    <w:p w14:paraId="4B9BC007"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ביצוע העבודות בהתאם לתכניות ולמסמכים האחרים המאושרים ע"י המנהל, לרבות על ביצוע התיקונים שקבלני העבודות חייבים בהם, </w:t>
      </w:r>
      <w:r w:rsidRPr="00590FDD">
        <w:rPr>
          <w:rFonts w:ascii="Times New Roman" w:eastAsia="Times New Roman" w:hAnsi="Times New Roman"/>
          <w:sz w:val="24"/>
          <w:rtl/>
          <w:lang w:eastAsia="he-IL"/>
        </w:rPr>
        <w:lastRenderedPageBreak/>
        <w:t>הן לפני מסירת העבודות והן בתקופת הבדק, כל אלה הן באתר והן בבתי מלאכה מחוץ לאתר.</w:t>
      </w:r>
    </w:p>
    <w:p w14:paraId="3122A050"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186CF9C0"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27B608AD"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0D77AB18"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42EB6DD1"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5CE0CA4F"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36BE1B4E"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362A5AAD"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11E56270"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27FE1005"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58B96588"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5B790AD1"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4DA0C9CB"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2C6A50BB"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השתתפות בקבלת העבודות ואישור גמר ביצוע העבודות, בתאום עם היועצים. העברת רשימות ליקויים לתיקון.</w:t>
      </w:r>
    </w:p>
    <w:p w14:paraId="05A7E390"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14D1C5AF"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E999128"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7462896A"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033E9834"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1361BD90"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27B1F969"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71B9EF2F"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519C734"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48FBC35F"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7D82F72A"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2450F66D"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510A8A4A"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1C6818CB"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608BEA67"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72AC5645"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587681A3"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55582BB2"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32913191"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072762B8"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0D02D48F" w14:textId="77777777" w:rsidR="00590FDD" w:rsidRPr="00590FDD" w:rsidRDefault="00590FDD" w:rsidP="00590FDD">
      <w:pPr>
        <w:widowControl w:val="0"/>
        <w:spacing w:after="0" w:line="240" w:lineRule="auto"/>
        <w:ind w:left="2522"/>
        <w:jc w:val="both"/>
        <w:rPr>
          <w:rFonts w:ascii="Times New Roman" w:eastAsia="Times New Roman" w:hAnsi="Times New Roman"/>
          <w:sz w:val="24"/>
          <w:rtl/>
          <w:lang w:eastAsia="he-IL"/>
        </w:rPr>
      </w:pPr>
    </w:p>
    <w:p w14:paraId="40A12FC4" w14:textId="77777777" w:rsidR="00590FDD" w:rsidRPr="00590FDD" w:rsidRDefault="00590FDD" w:rsidP="00590FDD">
      <w:pPr>
        <w:widowControl w:val="0"/>
        <w:numPr>
          <w:ilvl w:val="0"/>
          <w:numId w:val="40"/>
        </w:numPr>
        <w:tabs>
          <w:tab w:val="num" w:pos="2522"/>
        </w:tabs>
        <w:spacing w:after="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02B2466D" w14:textId="77777777" w:rsidR="00590FDD" w:rsidRPr="00590FDD" w:rsidRDefault="00590FDD" w:rsidP="00590FDD">
      <w:pPr>
        <w:widowControl w:val="0"/>
        <w:spacing w:after="0" w:line="240" w:lineRule="auto"/>
        <w:ind w:left="2160" w:hanging="720"/>
        <w:jc w:val="both"/>
        <w:rPr>
          <w:rFonts w:ascii="Times New Roman" w:eastAsia="Times New Roman" w:hAnsi="Times New Roman"/>
          <w:sz w:val="24"/>
          <w:rtl/>
          <w:lang w:eastAsia="he-IL"/>
        </w:rPr>
      </w:pPr>
    </w:p>
    <w:p w14:paraId="0C447D5F" w14:textId="77777777" w:rsidR="00590FDD" w:rsidRPr="00590FDD" w:rsidRDefault="00590FDD" w:rsidP="00590FDD">
      <w:pPr>
        <w:widowControl w:val="0"/>
        <w:spacing w:after="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3A8A5AB7" w14:textId="77777777" w:rsidR="00590FDD" w:rsidRPr="00590FDD" w:rsidRDefault="00590FDD" w:rsidP="00590FDD">
      <w:pPr>
        <w:widowControl w:val="0"/>
        <w:spacing w:after="0" w:line="276" w:lineRule="auto"/>
        <w:ind w:left="2160" w:hanging="720"/>
        <w:jc w:val="both"/>
        <w:rPr>
          <w:rFonts w:ascii="Times New Roman" w:eastAsia="Times New Roman" w:hAnsi="Times New Roman"/>
          <w:sz w:val="24"/>
          <w:rtl/>
          <w:lang w:eastAsia="he-IL"/>
        </w:rPr>
      </w:pPr>
    </w:p>
    <w:p w14:paraId="68C6E799" w14:textId="77777777" w:rsidR="00590FDD" w:rsidRPr="00590FDD" w:rsidRDefault="00590FDD" w:rsidP="00590FDD">
      <w:pPr>
        <w:widowControl w:val="0"/>
        <w:numPr>
          <w:ilvl w:val="0"/>
          <w:numId w:val="40"/>
        </w:numPr>
        <w:tabs>
          <w:tab w:val="num" w:pos="2522"/>
        </w:tabs>
        <w:spacing w:after="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31AFD44A" w14:textId="77777777" w:rsidR="00590FDD" w:rsidRPr="00590FDD" w:rsidRDefault="00590FDD" w:rsidP="00590FDD">
      <w:pPr>
        <w:widowControl w:val="0"/>
        <w:numPr>
          <w:ilvl w:val="0"/>
          <w:numId w:val="40"/>
        </w:numPr>
        <w:tabs>
          <w:tab w:val="num" w:pos="2522"/>
        </w:tabs>
        <w:spacing w:after="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416FF073" w14:textId="77777777" w:rsidR="00590FDD" w:rsidRPr="00590FDD" w:rsidRDefault="00590FDD" w:rsidP="00590FDD">
      <w:pPr>
        <w:widowControl w:val="0"/>
        <w:numPr>
          <w:ilvl w:val="0"/>
          <w:numId w:val="40"/>
        </w:numPr>
        <w:tabs>
          <w:tab w:val="num" w:pos="2522"/>
        </w:tabs>
        <w:spacing w:after="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7E68563F" w14:textId="77777777" w:rsidR="00590FDD" w:rsidRPr="00590FDD" w:rsidRDefault="00590FDD" w:rsidP="00590FDD">
      <w:pPr>
        <w:widowControl w:val="0"/>
        <w:numPr>
          <w:ilvl w:val="0"/>
          <w:numId w:val="40"/>
        </w:numPr>
        <w:tabs>
          <w:tab w:val="num" w:pos="2522"/>
        </w:tabs>
        <w:spacing w:after="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03C1B35D" w14:textId="77777777" w:rsidR="00590FDD" w:rsidRPr="00590FDD" w:rsidRDefault="00590FDD" w:rsidP="00590FDD">
      <w:pPr>
        <w:widowControl w:val="0"/>
        <w:numPr>
          <w:ilvl w:val="0"/>
          <w:numId w:val="40"/>
        </w:numPr>
        <w:tabs>
          <w:tab w:val="num" w:pos="2522"/>
        </w:tabs>
        <w:spacing w:after="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390AAFA8" w14:textId="77777777" w:rsidR="00590FDD" w:rsidRPr="00590FDD" w:rsidRDefault="00590FDD" w:rsidP="00590FDD">
      <w:pPr>
        <w:widowControl w:val="0"/>
        <w:numPr>
          <w:ilvl w:val="0"/>
          <w:numId w:val="40"/>
        </w:numPr>
        <w:tabs>
          <w:tab w:val="num" w:pos="2522"/>
        </w:tabs>
        <w:spacing w:after="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6A0194B3" w14:textId="77777777" w:rsidR="00590FDD" w:rsidRPr="00590FDD" w:rsidRDefault="00590FDD" w:rsidP="00590FDD">
      <w:pPr>
        <w:widowControl w:val="0"/>
        <w:numPr>
          <w:ilvl w:val="0"/>
          <w:numId w:val="40"/>
        </w:numPr>
        <w:tabs>
          <w:tab w:val="num" w:pos="2522"/>
        </w:tabs>
        <w:spacing w:after="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59B27A9B" w14:textId="77777777" w:rsidR="00590FDD" w:rsidRPr="00590FDD" w:rsidRDefault="00590FDD" w:rsidP="00590FDD">
      <w:pPr>
        <w:widowControl w:val="0"/>
        <w:spacing w:after="0" w:line="276" w:lineRule="auto"/>
        <w:ind w:left="2522"/>
        <w:jc w:val="both"/>
        <w:rPr>
          <w:rFonts w:ascii="Times New Roman" w:eastAsia="Times New Roman" w:hAnsi="Times New Roman"/>
          <w:sz w:val="24"/>
          <w:lang w:eastAsia="he-IL"/>
        </w:rPr>
      </w:pPr>
    </w:p>
    <w:p w14:paraId="2F167582" w14:textId="77777777" w:rsidR="00590FDD" w:rsidRPr="00590FDD" w:rsidRDefault="00590FDD" w:rsidP="000555DD">
      <w:pPr>
        <w:widowControl w:val="0"/>
        <w:spacing w:after="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0BA6D6F8" w14:textId="77777777" w:rsidR="00590FDD" w:rsidRPr="00590FDD" w:rsidRDefault="00590FDD" w:rsidP="00590FDD">
      <w:pPr>
        <w:widowControl w:val="0"/>
        <w:numPr>
          <w:ilvl w:val="0"/>
          <w:numId w:val="40"/>
        </w:numPr>
        <w:tabs>
          <w:tab w:val="num" w:pos="2522"/>
        </w:tabs>
        <w:spacing w:after="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1A919A4C" w14:textId="77777777" w:rsidR="00590FDD" w:rsidRPr="00590FDD" w:rsidRDefault="00590FDD" w:rsidP="00590FDD">
      <w:pPr>
        <w:widowControl w:val="0"/>
        <w:numPr>
          <w:ilvl w:val="0"/>
          <w:numId w:val="40"/>
        </w:numPr>
        <w:tabs>
          <w:tab w:val="num" w:pos="2522"/>
        </w:tabs>
        <w:spacing w:after="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5ED923E8" w14:textId="77777777" w:rsidR="00590FDD" w:rsidRPr="00590FDD" w:rsidRDefault="00590FDD" w:rsidP="00590FDD">
      <w:pPr>
        <w:widowControl w:val="0"/>
        <w:spacing w:after="0" w:line="276" w:lineRule="auto"/>
        <w:ind w:left="2522"/>
        <w:jc w:val="both"/>
        <w:rPr>
          <w:rFonts w:ascii="Times New Roman" w:eastAsia="Times New Roman" w:hAnsi="Times New Roman"/>
          <w:sz w:val="24"/>
          <w:rtl/>
          <w:lang w:eastAsia="he-IL"/>
        </w:rPr>
      </w:pPr>
    </w:p>
    <w:p w14:paraId="4B43745D" w14:textId="77777777" w:rsidR="00590FDD" w:rsidRPr="00590FDD" w:rsidRDefault="00590FDD" w:rsidP="00590FDD">
      <w:pPr>
        <w:widowControl w:val="0"/>
        <w:spacing w:after="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75D40200" w14:textId="77777777" w:rsidR="00590FDD" w:rsidRPr="00590FDD" w:rsidRDefault="00590FDD" w:rsidP="00590FDD">
      <w:pPr>
        <w:widowControl w:val="0"/>
        <w:spacing w:after="0" w:line="276" w:lineRule="auto"/>
        <w:ind w:left="2880" w:hanging="720"/>
        <w:jc w:val="both"/>
        <w:rPr>
          <w:rFonts w:ascii="Times New Roman" w:eastAsia="Times New Roman" w:hAnsi="Times New Roman"/>
          <w:sz w:val="24"/>
          <w:rtl/>
          <w:lang w:eastAsia="he-IL"/>
        </w:rPr>
      </w:pPr>
    </w:p>
    <w:p w14:paraId="615DC19E" w14:textId="77777777" w:rsidR="00590FDD" w:rsidRPr="00590FDD" w:rsidRDefault="00590FDD" w:rsidP="00590FDD">
      <w:pPr>
        <w:widowControl w:val="0"/>
        <w:spacing w:after="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64D9C1E8" w14:textId="77777777" w:rsidR="00590FDD" w:rsidRPr="00590FDD" w:rsidRDefault="00590FDD" w:rsidP="00590FDD">
      <w:pPr>
        <w:widowControl w:val="0"/>
        <w:spacing w:after="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10F0D69F" w14:textId="77777777" w:rsidR="00590FDD" w:rsidRPr="00590FDD" w:rsidRDefault="00590FDD" w:rsidP="00590FDD">
      <w:pPr>
        <w:widowControl w:val="0"/>
        <w:spacing w:after="0" w:line="276" w:lineRule="auto"/>
        <w:ind w:left="2160" w:hanging="720"/>
        <w:jc w:val="both"/>
        <w:rPr>
          <w:rFonts w:ascii="Times New Roman" w:eastAsia="Times New Roman" w:hAnsi="Times New Roman"/>
          <w:sz w:val="24"/>
          <w:rtl/>
          <w:lang w:eastAsia="he-IL"/>
        </w:rPr>
      </w:pPr>
    </w:p>
    <w:p w14:paraId="0266567A" w14:textId="77777777" w:rsidR="00590FDD" w:rsidRPr="00590FDD" w:rsidRDefault="00590FDD" w:rsidP="00590FDD">
      <w:pPr>
        <w:widowControl w:val="0"/>
        <w:spacing w:after="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2B102917" w14:textId="77777777" w:rsidR="00590FDD" w:rsidRPr="00590FDD" w:rsidRDefault="00590FDD" w:rsidP="00590FDD">
      <w:pPr>
        <w:widowControl w:val="0"/>
        <w:spacing w:after="0" w:line="240" w:lineRule="auto"/>
        <w:ind w:left="720" w:hanging="720"/>
        <w:jc w:val="both"/>
        <w:rPr>
          <w:rFonts w:ascii="Times New Roman" w:eastAsia="Times New Roman" w:hAnsi="Times New Roman"/>
          <w:sz w:val="24"/>
          <w:rtl/>
          <w:lang w:eastAsia="he-IL"/>
        </w:rPr>
      </w:pPr>
    </w:p>
    <w:p w14:paraId="260515A0" w14:textId="77777777" w:rsidR="00590FDD" w:rsidRPr="00590FDD" w:rsidRDefault="00590FDD" w:rsidP="00590FDD">
      <w:pPr>
        <w:widowControl w:val="0"/>
        <w:spacing w:after="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2C1B636F" w14:textId="77777777" w:rsidR="00590FDD" w:rsidRPr="00590FDD" w:rsidRDefault="00590FDD" w:rsidP="00590FDD">
      <w:pPr>
        <w:widowControl w:val="0"/>
        <w:spacing w:after="0" w:line="240" w:lineRule="auto"/>
        <w:ind w:left="-58" w:firstLine="142"/>
        <w:jc w:val="both"/>
        <w:rPr>
          <w:rFonts w:ascii="Times New Roman" w:eastAsia="Times New Roman" w:hAnsi="Times New Roman"/>
          <w:sz w:val="24"/>
          <w:rtl/>
          <w:lang w:eastAsia="he-IL"/>
        </w:rPr>
      </w:pPr>
    </w:p>
    <w:p w14:paraId="31C257AA" w14:textId="77777777" w:rsidR="00590FDD" w:rsidRPr="00590FDD" w:rsidRDefault="00590FDD" w:rsidP="00590FDD">
      <w:pPr>
        <w:widowControl w:val="0"/>
        <w:tabs>
          <w:tab w:val="left" w:pos="2096"/>
        </w:tabs>
        <w:spacing w:after="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צוע </w:t>
      </w:r>
      <w:r w:rsidRPr="00590FDD">
        <w:rPr>
          <w:rFonts w:ascii="Times New Roman" w:eastAsia="Times New Roman" w:hAnsi="Times New Roman"/>
          <w:sz w:val="24"/>
          <w:rtl/>
          <w:lang w:eastAsia="he-IL"/>
        </w:rPr>
        <w:lastRenderedPageBreak/>
        <w:t>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07A9F365" w14:textId="77777777" w:rsidR="00590FDD" w:rsidRPr="00590FDD" w:rsidRDefault="00590FDD" w:rsidP="00590FDD">
      <w:pPr>
        <w:widowControl w:val="0"/>
        <w:spacing w:after="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1DEB2CFB" w14:textId="77777777" w:rsidR="00590FDD" w:rsidRPr="00590FDD" w:rsidRDefault="00590FDD" w:rsidP="00590FDD">
      <w:pPr>
        <w:widowControl w:val="0"/>
        <w:spacing w:after="0" w:line="360" w:lineRule="auto"/>
        <w:ind w:left="2096" w:hanging="708"/>
        <w:jc w:val="both"/>
        <w:rPr>
          <w:rFonts w:ascii="Times New Roman" w:eastAsia="Times New Roman" w:hAnsi="Times New Roman"/>
          <w:sz w:val="24"/>
          <w:rtl/>
          <w:lang w:eastAsia="he-IL"/>
        </w:rPr>
      </w:pPr>
    </w:p>
    <w:p w14:paraId="62295101" w14:textId="58E19CC0" w:rsidR="00590FDD" w:rsidRPr="00590FDD" w:rsidRDefault="00590FDD" w:rsidP="00742E8E">
      <w:pPr>
        <w:widowControl w:val="0"/>
        <w:spacing w:after="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w:t>
      </w:r>
      <w:r w:rsidR="00742E8E">
        <w:rPr>
          <w:rFonts w:ascii="Times New Roman" w:eastAsia="Times New Roman" w:hAnsi="Times New Roman" w:hint="cs"/>
          <w:b/>
          <w:bCs/>
          <w:sz w:val="24"/>
          <w:u w:val="single"/>
          <w:rtl/>
          <w:lang w:eastAsia="he-IL"/>
        </w:rPr>
        <w:t xml:space="preserve"> למען הסר ספק </w:t>
      </w:r>
      <w:r w:rsidR="00742E8E">
        <w:rPr>
          <w:rFonts w:ascii="Times New Roman" w:eastAsia="Times New Roman" w:hAnsi="Times New Roman"/>
          <w:b/>
          <w:bCs/>
          <w:sz w:val="24"/>
          <w:u w:val="single"/>
          <w:rtl/>
          <w:lang w:eastAsia="he-IL"/>
        </w:rPr>
        <w:t>–</w:t>
      </w:r>
      <w:r w:rsidR="00742E8E">
        <w:rPr>
          <w:rFonts w:ascii="Times New Roman" w:eastAsia="Times New Roman" w:hAnsi="Times New Roman" w:hint="cs"/>
          <w:b/>
          <w:bCs/>
          <w:sz w:val="24"/>
          <w:u w:val="single"/>
          <w:rtl/>
          <w:lang w:eastAsia="he-IL"/>
        </w:rPr>
        <w:t xml:space="preserve"> ככל שיידרש ישולם  בעבור הרצ"ב בהתאם לסיכום בין הצדדים </w:t>
      </w:r>
      <w:r w:rsidRPr="00590FDD">
        <w:rPr>
          <w:rFonts w:ascii="Times New Roman" w:eastAsia="Times New Roman" w:hAnsi="Times New Roman" w:hint="cs"/>
          <w:b/>
          <w:bCs/>
          <w:sz w:val="24"/>
          <w:u w:val="single"/>
          <w:rtl/>
          <w:lang w:eastAsia="he-IL"/>
        </w:rPr>
        <w:t>)</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66157990" w14:textId="77777777" w:rsidR="00590FDD" w:rsidRPr="00590FDD" w:rsidRDefault="00590FDD" w:rsidP="00590FDD">
      <w:pPr>
        <w:widowControl w:val="0"/>
        <w:spacing w:after="0" w:line="240" w:lineRule="auto"/>
        <w:rPr>
          <w:rFonts w:ascii="Times New Roman" w:eastAsia="Times New Roman" w:hAnsi="Times New Roman"/>
          <w:b/>
          <w:bCs/>
          <w:sz w:val="24"/>
          <w:rtl/>
          <w:lang w:eastAsia="he-IL"/>
        </w:rPr>
      </w:pPr>
    </w:p>
    <w:p w14:paraId="60E58039" w14:textId="77777777" w:rsidR="00590FDD" w:rsidRPr="00590FDD" w:rsidRDefault="00590FDD" w:rsidP="00590FDD">
      <w:pPr>
        <w:widowControl w:val="0"/>
        <w:spacing w:after="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5F74EEA9" w14:textId="77777777" w:rsidR="00590FDD" w:rsidRPr="00590FDD" w:rsidRDefault="00590FDD" w:rsidP="00590FDD">
      <w:pPr>
        <w:widowControl w:val="0"/>
        <w:spacing w:after="0" w:line="240" w:lineRule="auto"/>
        <w:ind w:left="1440" w:hanging="720"/>
        <w:jc w:val="both"/>
        <w:rPr>
          <w:rFonts w:ascii="Times New Roman" w:eastAsia="Times New Roman" w:hAnsi="Times New Roman"/>
          <w:sz w:val="24"/>
          <w:rtl/>
          <w:lang w:eastAsia="he-IL"/>
        </w:rPr>
      </w:pPr>
    </w:p>
    <w:p w14:paraId="23F4AF13" w14:textId="77777777" w:rsidR="00590FDD" w:rsidRPr="00590FDD" w:rsidRDefault="00590FDD" w:rsidP="00590FDD">
      <w:pPr>
        <w:widowControl w:val="0"/>
        <w:spacing w:after="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 xml:space="preserve">הכנת מודל אקלימי לעומסי רוח אקלימי מדויק ככל </w:t>
      </w:r>
      <w:r w:rsidRPr="00590FDD">
        <w:rPr>
          <w:rFonts w:ascii="Times New Roman" w:eastAsia="Times New Roman" w:hAnsi="Times New Roman" w:hint="cs"/>
          <w:sz w:val="24"/>
          <w:rtl/>
          <w:lang w:eastAsia="he-IL"/>
        </w:rPr>
        <w:lastRenderedPageBreak/>
        <w:t>הניתן.</w:t>
      </w:r>
    </w:p>
    <w:p w14:paraId="7CED3208" w14:textId="77777777" w:rsidR="00590FDD" w:rsidRPr="00590FDD" w:rsidRDefault="00590FDD" w:rsidP="00590FDD">
      <w:pPr>
        <w:widowControl w:val="0"/>
        <w:spacing w:after="0" w:line="240" w:lineRule="auto"/>
        <w:ind w:left="1440" w:hanging="720"/>
        <w:jc w:val="both"/>
        <w:rPr>
          <w:rFonts w:ascii="Times New Roman" w:eastAsia="Times New Roman" w:hAnsi="Times New Roman"/>
          <w:sz w:val="24"/>
          <w:rtl/>
          <w:lang w:eastAsia="he-IL"/>
        </w:rPr>
      </w:pPr>
    </w:p>
    <w:p w14:paraId="32A55DB6" w14:textId="77777777" w:rsidR="00590FDD" w:rsidRPr="00590FDD" w:rsidRDefault="00590FDD" w:rsidP="00590FDD">
      <w:pPr>
        <w:widowControl w:val="0"/>
        <w:spacing w:after="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0D08CBE3" w14:textId="77777777" w:rsidR="00590FDD" w:rsidRPr="00590FDD" w:rsidRDefault="00590FDD" w:rsidP="00590FDD">
      <w:pPr>
        <w:widowControl w:val="0"/>
        <w:spacing w:after="0" w:line="240" w:lineRule="auto"/>
        <w:ind w:left="1440" w:hanging="720"/>
        <w:jc w:val="both"/>
        <w:rPr>
          <w:rFonts w:ascii="Times New Roman" w:eastAsia="Times New Roman" w:hAnsi="Times New Roman"/>
          <w:sz w:val="24"/>
          <w:rtl/>
          <w:lang w:eastAsia="he-IL"/>
        </w:rPr>
      </w:pPr>
    </w:p>
    <w:p w14:paraId="258282DB" w14:textId="77777777" w:rsidR="00590FDD" w:rsidRPr="00590FDD" w:rsidRDefault="00590FDD" w:rsidP="00590FDD">
      <w:pPr>
        <w:widowControl w:val="0"/>
        <w:spacing w:after="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1AE2D8AA" w14:textId="77777777" w:rsidR="00590FDD" w:rsidRPr="00590FDD" w:rsidRDefault="00590FDD" w:rsidP="00590FDD">
      <w:pPr>
        <w:widowControl w:val="0"/>
        <w:spacing w:after="0" w:line="240" w:lineRule="auto"/>
        <w:ind w:left="1440" w:hanging="720"/>
        <w:jc w:val="both"/>
        <w:rPr>
          <w:rFonts w:ascii="Times New Roman" w:eastAsia="Times New Roman" w:hAnsi="Times New Roman"/>
          <w:sz w:val="24"/>
          <w:rtl/>
          <w:lang w:eastAsia="he-IL"/>
        </w:rPr>
      </w:pPr>
    </w:p>
    <w:p w14:paraId="0B9EA1B7" w14:textId="77777777" w:rsidR="00590FDD" w:rsidRPr="00590FDD" w:rsidRDefault="00590FDD" w:rsidP="00590FDD">
      <w:pPr>
        <w:widowControl w:val="0"/>
        <w:spacing w:after="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5FAEA68C" w14:textId="77777777" w:rsidR="00590FDD" w:rsidRPr="00590FDD" w:rsidRDefault="00590FDD" w:rsidP="00590FDD">
      <w:pPr>
        <w:widowControl w:val="0"/>
        <w:spacing w:after="0" w:line="240" w:lineRule="auto"/>
        <w:ind w:left="1440" w:hanging="720"/>
        <w:jc w:val="both"/>
        <w:rPr>
          <w:rFonts w:ascii="Times New Roman" w:eastAsia="Times New Roman" w:hAnsi="Times New Roman"/>
          <w:sz w:val="24"/>
          <w:rtl/>
          <w:lang w:eastAsia="he-IL"/>
        </w:rPr>
      </w:pPr>
    </w:p>
    <w:p w14:paraId="4A38241F" w14:textId="77777777" w:rsidR="00590FDD" w:rsidRPr="00590FDD" w:rsidRDefault="00590FDD" w:rsidP="00590FDD">
      <w:pPr>
        <w:widowControl w:val="0"/>
        <w:spacing w:after="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66CE9C3D" w14:textId="77777777" w:rsidR="00590FDD" w:rsidRPr="00590FDD" w:rsidRDefault="00590FDD" w:rsidP="00590FDD">
      <w:pPr>
        <w:widowControl w:val="0"/>
        <w:spacing w:after="0" w:line="240" w:lineRule="auto"/>
        <w:ind w:left="2096" w:hanging="720"/>
        <w:jc w:val="both"/>
        <w:rPr>
          <w:rFonts w:ascii="Times New Roman" w:eastAsia="Times New Roman" w:hAnsi="Times New Roman"/>
          <w:sz w:val="24"/>
          <w:rtl/>
          <w:lang w:eastAsia="he-IL"/>
        </w:rPr>
      </w:pPr>
    </w:p>
    <w:p w14:paraId="1F4CCE57" w14:textId="77777777" w:rsidR="00590FDD" w:rsidRPr="00590FDD" w:rsidRDefault="00590FDD" w:rsidP="00590FDD">
      <w:pPr>
        <w:widowControl w:val="0"/>
        <w:spacing w:after="0" w:line="240" w:lineRule="auto"/>
        <w:ind w:left="2096" w:hanging="720"/>
        <w:jc w:val="both"/>
        <w:rPr>
          <w:rFonts w:ascii="Times New Roman" w:eastAsia="Times New Roman" w:hAnsi="Times New Roman"/>
          <w:sz w:val="24"/>
          <w:rtl/>
          <w:lang w:eastAsia="he-IL"/>
        </w:rPr>
      </w:pPr>
    </w:p>
    <w:p w14:paraId="6094B4F2" w14:textId="77777777" w:rsidR="00590FDD" w:rsidRPr="00590FDD" w:rsidRDefault="00590FDD" w:rsidP="00590FDD">
      <w:pPr>
        <w:widowControl w:val="0"/>
        <w:spacing w:after="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43EEA3D8" w14:textId="77777777" w:rsidR="00590FDD" w:rsidRPr="00590FDD" w:rsidRDefault="00590FDD" w:rsidP="00590FDD">
      <w:pPr>
        <w:widowControl w:val="0"/>
        <w:spacing w:after="0" w:line="240" w:lineRule="auto"/>
        <w:ind w:left="2096" w:hanging="720"/>
        <w:jc w:val="both"/>
        <w:rPr>
          <w:rFonts w:ascii="Times New Roman" w:eastAsia="Times New Roman" w:hAnsi="Times New Roman"/>
          <w:sz w:val="24"/>
          <w:rtl/>
          <w:lang w:eastAsia="he-IL"/>
        </w:rPr>
      </w:pPr>
    </w:p>
    <w:p w14:paraId="35107FF1" w14:textId="77777777" w:rsidR="00590FDD" w:rsidRPr="00590FDD" w:rsidRDefault="00590FDD" w:rsidP="00590FDD">
      <w:pPr>
        <w:widowControl w:val="0"/>
        <w:numPr>
          <w:ilvl w:val="0"/>
          <w:numId w:val="44"/>
        </w:numPr>
        <w:spacing w:after="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55091EA9" w14:textId="77777777" w:rsidR="00590FDD" w:rsidRPr="00590FDD" w:rsidRDefault="00590FDD" w:rsidP="00590FDD">
      <w:pPr>
        <w:widowControl w:val="0"/>
        <w:spacing w:after="0" w:line="240" w:lineRule="auto"/>
        <w:ind w:left="2096"/>
        <w:jc w:val="both"/>
        <w:rPr>
          <w:rFonts w:ascii="Times New Roman" w:eastAsia="Times New Roman" w:hAnsi="Times New Roman"/>
          <w:sz w:val="24"/>
          <w:rtl/>
          <w:lang w:eastAsia="he-IL"/>
        </w:rPr>
      </w:pPr>
    </w:p>
    <w:p w14:paraId="59EA18A1" w14:textId="77777777" w:rsidR="00590FDD" w:rsidRPr="00590FDD" w:rsidRDefault="00590FDD" w:rsidP="00590FDD">
      <w:pPr>
        <w:widowControl w:val="0"/>
        <w:numPr>
          <w:ilvl w:val="0"/>
          <w:numId w:val="44"/>
        </w:numPr>
        <w:spacing w:after="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רכישת נתוני סטטיסטיים של משטר רוחות, חישוב </w:t>
      </w:r>
      <w:r w:rsidRPr="00590FDD">
        <w:rPr>
          <w:rFonts w:ascii="Times New Roman" w:eastAsia="Times New Roman" w:hAnsi="Times New Roman" w:hint="cs"/>
          <w:sz w:val="24"/>
          <w:rtl/>
          <w:lang w:eastAsia="he-IL"/>
        </w:rPr>
        <w:lastRenderedPageBreak/>
        <w:t>מהירויות וכיווני רוחות ממוצעים ומקסימליים, והטמעתם באנליזה.</w:t>
      </w:r>
    </w:p>
    <w:p w14:paraId="04BFAD29" w14:textId="77777777" w:rsidR="00590FDD" w:rsidRPr="00590FDD" w:rsidRDefault="00590FDD" w:rsidP="00590FDD">
      <w:pPr>
        <w:widowControl w:val="0"/>
        <w:spacing w:after="0" w:line="240" w:lineRule="auto"/>
        <w:ind w:left="2096"/>
        <w:jc w:val="both"/>
        <w:rPr>
          <w:rFonts w:ascii="Times New Roman" w:eastAsia="Times New Roman" w:hAnsi="Times New Roman"/>
          <w:sz w:val="24"/>
          <w:rtl/>
          <w:lang w:eastAsia="he-IL"/>
        </w:rPr>
      </w:pPr>
    </w:p>
    <w:p w14:paraId="4862BB1C" w14:textId="77777777" w:rsidR="00590FDD" w:rsidRPr="00590FDD" w:rsidRDefault="00590FDD" w:rsidP="00590FDD">
      <w:pPr>
        <w:widowControl w:val="0"/>
        <w:numPr>
          <w:ilvl w:val="0"/>
          <w:numId w:val="44"/>
        </w:numPr>
        <w:spacing w:after="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0EB10A60" w14:textId="77777777" w:rsidR="00590FDD" w:rsidRPr="00590FDD" w:rsidRDefault="00590FDD" w:rsidP="00590FDD">
      <w:pPr>
        <w:widowControl w:val="0"/>
        <w:spacing w:after="0" w:line="360" w:lineRule="auto"/>
        <w:ind w:left="720" w:hanging="720"/>
        <w:jc w:val="both"/>
        <w:rPr>
          <w:rFonts w:ascii="Times New Roman" w:eastAsia="Times New Roman" w:hAnsi="Times New Roman"/>
          <w:sz w:val="24"/>
          <w:rtl/>
          <w:lang w:eastAsia="he-IL"/>
        </w:rPr>
      </w:pPr>
    </w:p>
    <w:p w14:paraId="38E7B940" w14:textId="77777777" w:rsidR="00590FDD" w:rsidRPr="00590FDD" w:rsidRDefault="00590FDD" w:rsidP="00590FDD">
      <w:pPr>
        <w:widowControl w:val="0"/>
        <w:spacing w:after="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2CBAA4D1" w14:textId="77777777" w:rsidR="00590FDD" w:rsidRPr="00590FDD" w:rsidRDefault="00590FDD" w:rsidP="00590FDD">
      <w:pPr>
        <w:widowControl w:val="0"/>
        <w:spacing w:after="0" w:line="360" w:lineRule="auto"/>
        <w:ind w:left="720" w:hanging="720"/>
        <w:jc w:val="both"/>
        <w:rPr>
          <w:rFonts w:ascii="Times New Roman" w:eastAsia="Times New Roman" w:hAnsi="Times New Roman"/>
          <w:sz w:val="24"/>
          <w:rtl/>
          <w:lang w:eastAsia="he-IL"/>
        </w:rPr>
      </w:pPr>
    </w:p>
    <w:p w14:paraId="0F51B43B" w14:textId="77777777" w:rsidR="00590FDD" w:rsidRPr="00590FDD" w:rsidRDefault="00590FDD" w:rsidP="00590FDD">
      <w:pPr>
        <w:widowControl w:val="0"/>
        <w:spacing w:after="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4C7BE7CA" w14:textId="77777777" w:rsidR="00590FDD" w:rsidRPr="00590FDD" w:rsidRDefault="00590FDD" w:rsidP="00590FDD">
      <w:pPr>
        <w:widowControl w:val="0"/>
        <w:spacing w:after="0" w:line="240" w:lineRule="auto"/>
        <w:ind w:left="720" w:hanging="720"/>
        <w:jc w:val="both"/>
        <w:rPr>
          <w:rFonts w:ascii="Times New Roman" w:eastAsia="Times New Roman" w:hAnsi="Times New Roman"/>
          <w:sz w:val="24"/>
          <w:rtl/>
          <w:lang w:eastAsia="he-IL"/>
        </w:rPr>
      </w:pPr>
    </w:p>
    <w:p w14:paraId="48781E9A" w14:textId="77777777" w:rsidR="00590FDD" w:rsidRPr="00590FDD" w:rsidRDefault="00590FDD" w:rsidP="00590FDD">
      <w:pPr>
        <w:widowControl w:val="0"/>
        <w:spacing w:after="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433ADB34" w14:textId="77777777" w:rsidR="00590FDD" w:rsidRPr="00590FDD" w:rsidRDefault="00590FDD" w:rsidP="00590FDD">
      <w:pPr>
        <w:spacing w:after="0" w:line="240" w:lineRule="auto"/>
        <w:ind w:left="740" w:hanging="580"/>
        <w:jc w:val="both"/>
        <w:rPr>
          <w:rFonts w:ascii="Times New Roman" w:eastAsia="Times New Roman" w:hAnsi="Times New Roman"/>
          <w:color w:val="000000"/>
          <w:sz w:val="24"/>
          <w:rtl/>
          <w:lang w:eastAsia="he-IL"/>
        </w:rPr>
      </w:pPr>
    </w:p>
    <w:p w14:paraId="43F82AE3" w14:textId="77777777" w:rsidR="00590FDD" w:rsidRPr="00590FDD" w:rsidRDefault="00590FDD" w:rsidP="00590FDD">
      <w:pPr>
        <w:widowControl w:val="0"/>
        <w:numPr>
          <w:ilvl w:val="0"/>
          <w:numId w:val="45"/>
        </w:numPr>
        <w:spacing w:after="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w:t>
      </w:r>
      <w:r w:rsidRPr="00590FDD">
        <w:rPr>
          <w:rFonts w:ascii="Times New Roman" w:eastAsia="Times New Roman" w:hAnsi="Times New Roman"/>
          <w:color w:val="000000"/>
          <w:sz w:val="24"/>
          <w:rtl/>
          <w:lang w:eastAsia="he-IL"/>
        </w:rPr>
        <w:lastRenderedPageBreak/>
        <w:t>בהתאם.</w:t>
      </w:r>
    </w:p>
    <w:p w14:paraId="22922DDE" w14:textId="77777777" w:rsidR="00590FDD" w:rsidRPr="00590FDD" w:rsidRDefault="00590FDD" w:rsidP="00590FDD">
      <w:pPr>
        <w:widowControl w:val="0"/>
        <w:numPr>
          <w:ilvl w:val="0"/>
          <w:numId w:val="45"/>
        </w:numPr>
        <w:spacing w:after="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5CF66A99" w14:textId="77777777" w:rsidR="00590FDD" w:rsidRPr="00590FDD" w:rsidRDefault="00590FDD" w:rsidP="00590FDD">
      <w:pPr>
        <w:widowControl w:val="0"/>
        <w:numPr>
          <w:ilvl w:val="0"/>
          <w:numId w:val="45"/>
        </w:numPr>
        <w:spacing w:after="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74645E53"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498381D3"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5518563D"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21B15327"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2ACFD5B6"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02467918"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64A03641"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714E3FB8"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61EF5A19"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36604C6C"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27608ED2"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3E53E1FC"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33115644"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3B2740C0"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6BEBDB9E"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52551C61"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262EA94E"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6721D6AC"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18356D50"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54AF4DF5"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644E9D2C"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36F093C7"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4661F742"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37578122"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3301CD3E"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672B9FD5" w14:textId="77777777" w:rsidR="004E32D2" w:rsidRDefault="004E32D2" w:rsidP="00590FDD">
      <w:pPr>
        <w:widowControl w:val="0"/>
        <w:spacing w:after="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0F9FA631" w14:textId="77777777" w:rsidR="00590FDD" w:rsidRPr="00590FDD" w:rsidRDefault="00590FDD" w:rsidP="00590FDD">
      <w:pPr>
        <w:widowControl w:val="0"/>
        <w:spacing w:after="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7AB76A48" w14:textId="77777777" w:rsidR="00590FDD" w:rsidRPr="00590FDD" w:rsidRDefault="00590FDD" w:rsidP="00590FDD">
      <w:pPr>
        <w:widowControl w:val="0"/>
        <w:spacing w:after="0" w:line="240" w:lineRule="auto"/>
        <w:jc w:val="center"/>
        <w:rPr>
          <w:rFonts w:ascii="Times New Roman" w:eastAsia="Times New Roman" w:hAnsi="Times New Roman"/>
          <w:bCs/>
          <w:sz w:val="20"/>
          <w:u w:val="single"/>
          <w:rtl/>
          <w:lang w:eastAsia="he-IL"/>
        </w:rPr>
      </w:pPr>
    </w:p>
    <w:p w14:paraId="69754D1B" w14:textId="77777777" w:rsidR="00590FDD" w:rsidRPr="00590FDD" w:rsidRDefault="00590FDD" w:rsidP="00590FDD">
      <w:pPr>
        <w:widowControl w:val="0"/>
        <w:spacing w:after="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541BF5E0" w14:textId="77777777" w:rsidR="00590FDD" w:rsidRPr="00590FDD" w:rsidRDefault="00590FDD" w:rsidP="00590FDD">
      <w:pPr>
        <w:widowControl w:val="0"/>
        <w:spacing w:after="0" w:line="240" w:lineRule="auto"/>
        <w:jc w:val="center"/>
        <w:rPr>
          <w:rFonts w:ascii="Times New Roman" w:eastAsia="Times New Roman" w:hAnsi="Times New Roman"/>
          <w:bCs/>
          <w:sz w:val="20"/>
          <w:u w:val="single"/>
          <w:rtl/>
          <w:lang w:eastAsia="he-IL"/>
        </w:rPr>
      </w:pPr>
    </w:p>
    <w:p w14:paraId="4FB46FE3" w14:textId="77777777" w:rsidR="00590FDD" w:rsidRPr="00590FDD" w:rsidRDefault="00590FDD" w:rsidP="00590FDD">
      <w:pPr>
        <w:widowControl w:val="0"/>
        <w:spacing w:after="0" w:line="240" w:lineRule="auto"/>
        <w:jc w:val="both"/>
        <w:rPr>
          <w:rFonts w:ascii="Times New Roman" w:eastAsia="Times New Roman" w:hAnsi="Times New Roman"/>
          <w:bCs/>
          <w:sz w:val="20"/>
          <w:u w:val="single"/>
          <w:rtl/>
          <w:lang w:eastAsia="he-IL"/>
        </w:rPr>
      </w:pPr>
    </w:p>
    <w:p w14:paraId="58352550" w14:textId="77777777" w:rsidR="00590FDD" w:rsidRPr="00590FDD" w:rsidRDefault="00590FDD" w:rsidP="00590FDD">
      <w:pPr>
        <w:widowControl w:val="0"/>
        <w:numPr>
          <w:ilvl w:val="0"/>
          <w:numId w:val="47"/>
        </w:numPr>
        <w:spacing w:after="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09E563B4"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402EAA9C" w14:textId="77777777" w:rsidR="00590FDD" w:rsidRPr="00590FDD" w:rsidRDefault="00590FDD" w:rsidP="00590FDD">
      <w:pPr>
        <w:widowControl w:val="0"/>
        <w:numPr>
          <w:ilvl w:val="0"/>
          <w:numId w:val="47"/>
        </w:numPr>
        <w:spacing w:after="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595401AE" w14:textId="77777777" w:rsidR="00590FDD" w:rsidRPr="00590FDD" w:rsidRDefault="00590FDD" w:rsidP="00590FDD">
      <w:pPr>
        <w:widowControl w:val="0"/>
        <w:spacing w:after="0" w:line="240" w:lineRule="auto"/>
        <w:jc w:val="both"/>
        <w:rPr>
          <w:rFonts w:ascii="Times New Roman" w:eastAsia="Times New Roman" w:hAnsi="Times New Roman"/>
          <w:sz w:val="20"/>
          <w:lang w:eastAsia="he-IL"/>
        </w:rPr>
      </w:pPr>
    </w:p>
    <w:p w14:paraId="06D15658" w14:textId="77777777" w:rsidR="00590FDD" w:rsidRPr="00590FDD" w:rsidRDefault="00590FDD" w:rsidP="00590FDD">
      <w:pPr>
        <w:widowControl w:val="0"/>
        <w:numPr>
          <w:ilvl w:val="0"/>
          <w:numId w:val="47"/>
        </w:numPr>
        <w:spacing w:after="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27EA1130"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59A22026" w14:textId="77777777" w:rsidR="00590FDD" w:rsidRPr="00590FDD" w:rsidRDefault="00590FDD" w:rsidP="00590FDD">
      <w:pPr>
        <w:widowControl w:val="0"/>
        <w:numPr>
          <w:ilvl w:val="0"/>
          <w:numId w:val="47"/>
        </w:numPr>
        <w:spacing w:after="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BB8371C"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2526F6D4" w14:textId="77777777" w:rsidR="00590FDD" w:rsidRPr="00590FDD" w:rsidRDefault="00590FDD" w:rsidP="00590FDD">
      <w:pPr>
        <w:widowControl w:val="0"/>
        <w:numPr>
          <w:ilvl w:val="0"/>
          <w:numId w:val="47"/>
        </w:numPr>
        <w:spacing w:after="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62D7EBB2"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1079ECD9" w14:textId="77777777" w:rsidR="00590FDD" w:rsidRPr="00590FDD" w:rsidRDefault="00590FDD" w:rsidP="00590FDD">
      <w:pPr>
        <w:widowControl w:val="0"/>
        <w:numPr>
          <w:ilvl w:val="0"/>
          <w:numId w:val="47"/>
        </w:numPr>
        <w:spacing w:after="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lastRenderedPageBreak/>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30800ADD" w14:textId="77777777" w:rsidR="00590FDD" w:rsidRPr="00590FDD" w:rsidRDefault="00590FDD" w:rsidP="00590FDD">
      <w:pPr>
        <w:widowControl w:val="0"/>
        <w:bidi w:val="0"/>
        <w:spacing w:after="0" w:line="240" w:lineRule="auto"/>
        <w:ind w:left="720"/>
        <w:rPr>
          <w:rFonts w:ascii="Times New Roman" w:eastAsia="Times New Roman" w:hAnsi="Times New Roman"/>
          <w:sz w:val="20"/>
          <w:rtl/>
          <w:lang w:eastAsia="he-IL"/>
        </w:rPr>
      </w:pPr>
    </w:p>
    <w:p w14:paraId="3B2D8572" w14:textId="77777777" w:rsidR="00590FDD" w:rsidRPr="00590FDD" w:rsidRDefault="00590FDD" w:rsidP="00590FDD">
      <w:pPr>
        <w:widowControl w:val="0"/>
        <w:numPr>
          <w:ilvl w:val="0"/>
          <w:numId w:val="47"/>
        </w:numPr>
        <w:spacing w:after="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5C6532FD" w14:textId="77777777" w:rsidR="00590FDD" w:rsidRPr="00590FDD" w:rsidRDefault="00590FDD" w:rsidP="00590FDD">
      <w:pPr>
        <w:widowControl w:val="0"/>
        <w:bidi w:val="0"/>
        <w:spacing w:after="0" w:line="240" w:lineRule="auto"/>
        <w:ind w:left="720"/>
        <w:rPr>
          <w:rFonts w:ascii="Times New Roman" w:eastAsia="Times New Roman" w:hAnsi="Times New Roman"/>
          <w:sz w:val="20"/>
          <w:rtl/>
          <w:lang w:eastAsia="he-IL"/>
        </w:rPr>
      </w:pPr>
    </w:p>
    <w:p w14:paraId="3162062D" w14:textId="77777777" w:rsidR="00590FDD" w:rsidRPr="00590FDD" w:rsidRDefault="00590FDD" w:rsidP="00590FDD">
      <w:pPr>
        <w:widowControl w:val="0"/>
        <w:numPr>
          <w:ilvl w:val="1"/>
          <w:numId w:val="47"/>
        </w:numPr>
        <w:spacing w:after="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1893C644" w14:textId="77777777" w:rsidR="00590FDD" w:rsidRPr="00590FDD" w:rsidRDefault="00590FDD" w:rsidP="00590FDD">
      <w:pPr>
        <w:widowControl w:val="0"/>
        <w:numPr>
          <w:ilvl w:val="1"/>
          <w:numId w:val="47"/>
        </w:numPr>
        <w:spacing w:after="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7829D0FA" w14:textId="77777777" w:rsidR="00590FDD" w:rsidRPr="00590FDD" w:rsidRDefault="00590FDD" w:rsidP="004E32D2">
      <w:pPr>
        <w:widowControl w:val="0"/>
        <w:numPr>
          <w:ilvl w:val="1"/>
          <w:numId w:val="47"/>
        </w:numPr>
        <w:spacing w:after="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77430273" w14:textId="77777777" w:rsidR="00590FDD" w:rsidRPr="00590FDD" w:rsidRDefault="00590FDD" w:rsidP="00590FDD">
      <w:pPr>
        <w:widowControl w:val="0"/>
        <w:numPr>
          <w:ilvl w:val="1"/>
          <w:numId w:val="47"/>
        </w:numPr>
        <w:spacing w:after="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60C1EAE3" w14:textId="77777777" w:rsidR="00590FDD" w:rsidRPr="00590FDD" w:rsidRDefault="00590FDD" w:rsidP="00590FDD">
      <w:pPr>
        <w:widowControl w:val="0"/>
        <w:numPr>
          <w:ilvl w:val="1"/>
          <w:numId w:val="47"/>
        </w:numPr>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0A5D0313" w14:textId="77777777" w:rsidR="00590FDD" w:rsidRPr="00590FDD" w:rsidRDefault="00590FDD" w:rsidP="00590FDD">
      <w:pPr>
        <w:widowControl w:val="0"/>
        <w:spacing w:after="0" w:line="240" w:lineRule="auto"/>
        <w:ind w:left="112"/>
        <w:jc w:val="both"/>
        <w:rPr>
          <w:rFonts w:ascii="Times New Roman" w:eastAsia="Times New Roman" w:hAnsi="Times New Roman"/>
          <w:sz w:val="20"/>
          <w:rtl/>
          <w:lang w:eastAsia="he-IL"/>
        </w:rPr>
      </w:pPr>
    </w:p>
    <w:p w14:paraId="2D4BA601"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4A2C2D62"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1BD5EB36"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p>
    <w:p w14:paraId="78AD2B97" w14:textId="77777777" w:rsidR="00590FDD" w:rsidRPr="00590FDD" w:rsidRDefault="00590FDD" w:rsidP="00590FDD">
      <w:pPr>
        <w:keepNext/>
        <w:widowControl w:val="0"/>
        <w:spacing w:after="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266E29CE" w14:textId="77777777" w:rsidR="00590FDD" w:rsidRPr="00590FDD" w:rsidRDefault="00590FDD" w:rsidP="00590FDD">
      <w:pPr>
        <w:widowControl w:val="0"/>
        <w:spacing w:after="0" w:line="240" w:lineRule="auto"/>
        <w:rPr>
          <w:rFonts w:ascii="Times New Roman" w:eastAsia="Times New Roman" w:hAnsi="Times New Roman"/>
          <w:sz w:val="24"/>
          <w:rtl/>
          <w:lang w:eastAsia="he-IL"/>
        </w:rPr>
      </w:pPr>
    </w:p>
    <w:p w14:paraId="6B4697AE" w14:textId="77777777" w:rsidR="00590FDD" w:rsidRPr="00590FDD" w:rsidRDefault="00590FDD" w:rsidP="00590FDD">
      <w:pPr>
        <w:keepNext/>
        <w:widowControl w:val="0"/>
        <w:spacing w:after="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0E35D1DE" w14:textId="77777777" w:rsidR="00590FDD" w:rsidRPr="00590FDD" w:rsidRDefault="00590FDD" w:rsidP="00590FDD">
      <w:pPr>
        <w:widowControl w:val="0"/>
        <w:spacing w:after="0" w:line="240" w:lineRule="auto"/>
        <w:jc w:val="center"/>
        <w:rPr>
          <w:rFonts w:ascii="Times New Roman" w:eastAsia="Times New Roman" w:hAnsi="Times New Roman"/>
          <w:b/>
          <w:bCs/>
          <w:sz w:val="24"/>
          <w:u w:val="single"/>
          <w:rtl/>
          <w:lang w:eastAsia="he-IL"/>
        </w:rPr>
      </w:pPr>
    </w:p>
    <w:p w14:paraId="6DC03B0D" w14:textId="711A90BF" w:rsidR="00A979A9" w:rsidRPr="00A979A9" w:rsidRDefault="00590FDD" w:rsidP="00A979A9">
      <w:pPr>
        <w:widowControl w:val="0"/>
        <w:spacing w:after="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תמורת ביצוע מלוא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 המתכנן</w:t>
      </w:r>
      <w:r w:rsidR="00A979A9">
        <w:rPr>
          <w:rFonts w:ascii="Times New Roman" w:eastAsia="Times New Roman" w:hAnsi="Times New Roman" w:hint="cs"/>
          <w:sz w:val="24"/>
          <w:rtl/>
          <w:lang w:eastAsia="he-IL"/>
        </w:rPr>
        <w:t xml:space="preserve"> לרבות עבודות תכנון ופקוח </w:t>
      </w:r>
      <w:r w:rsidRPr="00590FDD">
        <w:rPr>
          <w:rFonts w:ascii="Times New Roman" w:eastAsia="Times New Roman" w:hAnsi="Times New Roman"/>
          <w:sz w:val="24"/>
          <w:rtl/>
          <w:lang w:eastAsia="he-IL"/>
        </w:rPr>
        <w:t>, כמפורט בנספח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 xml:space="preserve">, ישלם המזמין למתכנן </w:t>
      </w:r>
      <w:r w:rsidR="00A979A9" w:rsidRPr="00A979A9">
        <w:rPr>
          <w:rFonts w:ascii="Times New Roman" w:eastAsia="Times New Roman" w:hAnsi="Times New Roman"/>
          <w:sz w:val="24"/>
          <w:rtl/>
          <w:lang w:eastAsia="he-IL"/>
        </w:rPr>
        <w:t>את שכר המתכנן בשיעורים ובמועדים כדלקמן :</w:t>
      </w:r>
    </w:p>
    <w:p w14:paraId="179CDEB3" w14:textId="45737DED" w:rsidR="00F119E3" w:rsidRDefault="00F119E3" w:rsidP="00742E8E">
      <w:pPr>
        <w:widowControl w:val="0"/>
        <w:spacing w:after="0" w:line="240" w:lineRule="auto"/>
        <w:ind w:left="720"/>
        <w:rPr>
          <w:rFonts w:ascii="Times New Roman" w:eastAsia="Times New Roman" w:hAnsi="Times New Roman"/>
          <w:sz w:val="24"/>
          <w:lang w:eastAsia="he-IL"/>
        </w:rPr>
      </w:pPr>
    </w:p>
    <w:p w14:paraId="41C0FB9A" w14:textId="65EC1D5A" w:rsidR="00590FDD" w:rsidRDefault="00A979A9" w:rsidP="00F03EC7">
      <w:pPr>
        <w:widowControl w:val="0"/>
        <w:numPr>
          <w:ilvl w:val="0"/>
          <w:numId w:val="46"/>
        </w:numPr>
        <w:spacing w:after="0" w:line="240" w:lineRule="auto"/>
        <w:rPr>
          <w:rFonts w:ascii="Times New Roman" w:eastAsia="Times New Roman" w:hAnsi="Times New Roman"/>
          <w:sz w:val="24"/>
          <w:lang w:eastAsia="he-IL"/>
        </w:rPr>
      </w:pPr>
      <w:r>
        <w:rPr>
          <w:rFonts w:ascii="Times New Roman" w:eastAsia="Times New Roman" w:hAnsi="Times New Roman" w:hint="cs"/>
          <w:sz w:val="24"/>
          <w:rtl/>
          <w:lang w:eastAsia="he-IL"/>
        </w:rPr>
        <w:t xml:space="preserve">סכום קבוע ומוחלט של </w:t>
      </w:r>
      <w:r w:rsidRPr="00742E8E">
        <w:rPr>
          <w:rFonts w:ascii="Times New Roman" w:eastAsia="Times New Roman" w:hAnsi="Times New Roman"/>
          <w:b/>
          <w:bCs/>
          <w:sz w:val="24"/>
          <w:rtl/>
          <w:lang w:eastAsia="he-IL"/>
        </w:rPr>
        <w:t xml:space="preserve">2,500 </w:t>
      </w:r>
      <w:r w:rsidRPr="00742E8E">
        <w:rPr>
          <w:rFonts w:ascii="Times New Roman" w:eastAsia="Times New Roman" w:hAnsi="Times New Roman" w:hint="eastAsia"/>
          <w:b/>
          <w:bCs/>
          <w:sz w:val="24"/>
          <w:rtl/>
          <w:lang w:eastAsia="he-IL"/>
        </w:rPr>
        <w:t>₪</w:t>
      </w:r>
      <w:r w:rsidRPr="00742E8E">
        <w:rPr>
          <w:rFonts w:ascii="Times New Roman" w:eastAsia="Times New Roman" w:hAnsi="Times New Roman"/>
          <w:b/>
          <w:bCs/>
          <w:sz w:val="24"/>
          <w:rtl/>
          <w:lang w:eastAsia="he-IL"/>
        </w:rPr>
        <w:t xml:space="preserve"> </w:t>
      </w:r>
      <w:r w:rsidRPr="00742E8E">
        <w:rPr>
          <w:rFonts w:ascii="Times New Roman" w:eastAsia="Times New Roman" w:hAnsi="Times New Roman" w:hint="eastAsia"/>
          <w:b/>
          <w:bCs/>
          <w:sz w:val="24"/>
          <w:rtl/>
          <w:lang w:eastAsia="he-IL"/>
        </w:rPr>
        <w:t>לכל</w:t>
      </w:r>
      <w:r w:rsidRPr="00742E8E">
        <w:rPr>
          <w:rFonts w:ascii="Times New Roman" w:eastAsia="Times New Roman" w:hAnsi="Times New Roman"/>
          <w:b/>
          <w:bCs/>
          <w:sz w:val="24"/>
          <w:rtl/>
          <w:lang w:eastAsia="he-IL"/>
        </w:rPr>
        <w:t xml:space="preserve"> </w:t>
      </w:r>
      <w:r w:rsidRPr="00742E8E">
        <w:rPr>
          <w:rFonts w:ascii="Times New Roman" w:eastAsia="Times New Roman" w:hAnsi="Times New Roman" w:hint="eastAsia"/>
          <w:b/>
          <w:bCs/>
          <w:sz w:val="24"/>
          <w:rtl/>
          <w:lang w:eastAsia="he-IL"/>
        </w:rPr>
        <w:t>יח</w:t>
      </w:r>
      <w:r w:rsidRPr="00742E8E">
        <w:rPr>
          <w:rFonts w:ascii="Times New Roman" w:eastAsia="Times New Roman" w:hAnsi="Times New Roman"/>
          <w:b/>
          <w:bCs/>
          <w:sz w:val="24"/>
          <w:rtl/>
          <w:lang w:eastAsia="he-IL"/>
        </w:rPr>
        <w:t xml:space="preserve">"ד </w:t>
      </w:r>
      <w:r w:rsidR="00736C20">
        <w:rPr>
          <w:rFonts w:ascii="Times New Roman" w:eastAsia="Times New Roman" w:hAnsi="Times New Roman" w:hint="cs"/>
          <w:b/>
          <w:bCs/>
          <w:sz w:val="24"/>
          <w:rtl/>
          <w:lang w:eastAsia="he-IL"/>
        </w:rPr>
        <w:t xml:space="preserve">  </w:t>
      </w:r>
      <w:r w:rsidRPr="00742E8E">
        <w:rPr>
          <w:rFonts w:ascii="Times New Roman" w:eastAsia="Times New Roman" w:hAnsi="Times New Roman"/>
          <w:b/>
          <w:bCs/>
          <w:sz w:val="24"/>
          <w:rtl/>
          <w:lang w:eastAsia="he-IL"/>
        </w:rPr>
        <w:t xml:space="preserve">( </w:t>
      </w:r>
      <w:r w:rsidRPr="00742E8E">
        <w:rPr>
          <w:rFonts w:ascii="Times New Roman" w:eastAsia="Times New Roman" w:hAnsi="Times New Roman" w:hint="eastAsia"/>
          <w:b/>
          <w:bCs/>
          <w:sz w:val="24"/>
          <w:rtl/>
          <w:lang w:eastAsia="he-IL"/>
        </w:rPr>
        <w:t>במילים</w:t>
      </w:r>
      <w:r w:rsidRPr="00742E8E">
        <w:rPr>
          <w:rFonts w:ascii="Times New Roman" w:eastAsia="Times New Roman" w:hAnsi="Times New Roman"/>
          <w:b/>
          <w:bCs/>
          <w:sz w:val="24"/>
          <w:rtl/>
          <w:lang w:eastAsia="he-IL"/>
        </w:rPr>
        <w:t xml:space="preserve"> : </w:t>
      </w:r>
      <w:r w:rsidRPr="00742E8E">
        <w:rPr>
          <w:rFonts w:ascii="Times New Roman" w:eastAsia="Times New Roman" w:hAnsi="Times New Roman" w:hint="eastAsia"/>
          <w:b/>
          <w:bCs/>
          <w:sz w:val="24"/>
          <w:rtl/>
          <w:lang w:eastAsia="he-IL"/>
        </w:rPr>
        <w:t>אלפיים</w:t>
      </w:r>
      <w:r w:rsidRPr="00742E8E">
        <w:rPr>
          <w:rFonts w:ascii="Times New Roman" w:eastAsia="Times New Roman" w:hAnsi="Times New Roman"/>
          <w:b/>
          <w:bCs/>
          <w:sz w:val="24"/>
          <w:rtl/>
          <w:lang w:eastAsia="he-IL"/>
        </w:rPr>
        <w:t xml:space="preserve"> </w:t>
      </w:r>
      <w:r w:rsidRPr="00742E8E">
        <w:rPr>
          <w:rFonts w:ascii="Times New Roman" w:eastAsia="Times New Roman" w:hAnsi="Times New Roman" w:hint="eastAsia"/>
          <w:b/>
          <w:bCs/>
          <w:sz w:val="24"/>
          <w:rtl/>
          <w:lang w:eastAsia="he-IL"/>
        </w:rPr>
        <w:t>וח</w:t>
      </w:r>
      <w:r w:rsidR="008B3087" w:rsidRPr="00742E8E">
        <w:rPr>
          <w:rFonts w:ascii="Times New Roman" w:eastAsia="Times New Roman" w:hAnsi="Times New Roman" w:hint="eastAsia"/>
          <w:b/>
          <w:bCs/>
          <w:sz w:val="24"/>
          <w:rtl/>
          <w:lang w:eastAsia="he-IL"/>
        </w:rPr>
        <w:t>מש</w:t>
      </w:r>
      <w:r w:rsidR="008B3087" w:rsidRPr="00742E8E">
        <w:rPr>
          <w:rFonts w:ascii="Times New Roman" w:eastAsia="Times New Roman" w:hAnsi="Times New Roman"/>
          <w:b/>
          <w:bCs/>
          <w:sz w:val="24"/>
          <w:rtl/>
          <w:lang w:eastAsia="he-IL"/>
        </w:rPr>
        <w:t xml:space="preserve"> מאות ₪ ) </w:t>
      </w:r>
      <w:r w:rsidRPr="00742E8E">
        <w:rPr>
          <w:rFonts w:ascii="Times New Roman" w:eastAsia="Times New Roman" w:hAnsi="Times New Roman" w:hint="eastAsia"/>
          <w:b/>
          <w:bCs/>
          <w:sz w:val="24"/>
          <w:rtl/>
          <w:lang w:eastAsia="he-IL"/>
        </w:rPr>
        <w:t>לכל</w:t>
      </w:r>
      <w:r w:rsidRPr="00742E8E">
        <w:rPr>
          <w:rFonts w:ascii="Times New Roman" w:eastAsia="Times New Roman" w:hAnsi="Times New Roman"/>
          <w:b/>
          <w:bCs/>
          <w:sz w:val="24"/>
          <w:rtl/>
          <w:lang w:eastAsia="he-IL"/>
        </w:rPr>
        <w:t xml:space="preserve"> מבנה ראשוני  . </w:t>
      </w:r>
    </w:p>
    <w:p w14:paraId="0ADD7A3C" w14:textId="6B1526FC" w:rsidR="00653572" w:rsidRDefault="00653572" w:rsidP="00305456">
      <w:pPr>
        <w:widowControl w:val="0"/>
        <w:numPr>
          <w:ilvl w:val="0"/>
          <w:numId w:val="46"/>
        </w:numPr>
        <w:spacing w:after="0" w:line="240" w:lineRule="auto"/>
        <w:rPr>
          <w:rFonts w:ascii="Times New Roman" w:eastAsia="Times New Roman" w:hAnsi="Times New Roman"/>
          <w:sz w:val="24"/>
          <w:lang w:eastAsia="he-IL"/>
        </w:rPr>
      </w:pPr>
      <w:r w:rsidRPr="00590FDD">
        <w:rPr>
          <w:rFonts w:ascii="Times New Roman" w:eastAsia="Times New Roman" w:hAnsi="Times New Roman" w:hint="cs"/>
          <w:sz w:val="24"/>
          <w:rtl/>
          <w:lang w:eastAsia="he-IL"/>
        </w:rPr>
        <w:t>ס</w:t>
      </w:r>
      <w:r w:rsidR="00A979A9">
        <w:rPr>
          <w:rFonts w:ascii="Times New Roman" w:eastAsia="Times New Roman" w:hAnsi="Times New Roman" w:hint="cs"/>
          <w:sz w:val="24"/>
          <w:rtl/>
          <w:lang w:eastAsia="he-IL"/>
        </w:rPr>
        <w:t xml:space="preserve">כום קבוע ומוחלט </w:t>
      </w:r>
      <w:r>
        <w:rPr>
          <w:rFonts w:ascii="Times New Roman" w:eastAsia="Times New Roman" w:hAnsi="Times New Roman" w:hint="cs"/>
          <w:sz w:val="24"/>
          <w:rtl/>
          <w:lang w:eastAsia="he-IL"/>
        </w:rPr>
        <w:t>של 1,</w:t>
      </w:r>
      <w:r w:rsidRPr="00742E8E">
        <w:rPr>
          <w:rFonts w:ascii="Times New Roman" w:eastAsia="Times New Roman" w:hAnsi="Times New Roman"/>
          <w:b/>
          <w:bCs/>
          <w:sz w:val="24"/>
          <w:rtl/>
          <w:lang w:eastAsia="he-IL"/>
        </w:rPr>
        <w:t xml:space="preserve">000 </w:t>
      </w:r>
      <w:r w:rsidRPr="00742E8E">
        <w:rPr>
          <w:rFonts w:ascii="Times New Roman" w:eastAsia="Times New Roman" w:hAnsi="Times New Roman" w:hint="eastAsia"/>
          <w:b/>
          <w:bCs/>
          <w:sz w:val="24"/>
          <w:rtl/>
          <w:lang w:eastAsia="he-IL"/>
        </w:rPr>
        <w:t>₪</w:t>
      </w:r>
      <w:r w:rsidRPr="00742E8E">
        <w:rPr>
          <w:rFonts w:ascii="Times New Roman" w:eastAsia="Times New Roman" w:hAnsi="Times New Roman"/>
          <w:b/>
          <w:bCs/>
          <w:sz w:val="24"/>
          <w:rtl/>
          <w:lang w:eastAsia="he-IL"/>
        </w:rPr>
        <w:t xml:space="preserve"> </w:t>
      </w:r>
      <w:r w:rsidRPr="00742E8E">
        <w:rPr>
          <w:rFonts w:ascii="Times New Roman" w:eastAsia="Times New Roman" w:hAnsi="Times New Roman" w:hint="eastAsia"/>
          <w:b/>
          <w:bCs/>
          <w:sz w:val="24"/>
          <w:rtl/>
          <w:lang w:eastAsia="he-IL"/>
        </w:rPr>
        <w:t>לכל</w:t>
      </w:r>
      <w:r w:rsidRPr="00742E8E">
        <w:rPr>
          <w:rFonts w:ascii="Times New Roman" w:eastAsia="Times New Roman" w:hAnsi="Times New Roman"/>
          <w:b/>
          <w:bCs/>
          <w:sz w:val="24"/>
          <w:rtl/>
          <w:lang w:eastAsia="he-IL"/>
        </w:rPr>
        <w:t xml:space="preserve"> </w:t>
      </w:r>
      <w:r w:rsidRPr="00742E8E">
        <w:rPr>
          <w:rFonts w:ascii="Times New Roman" w:eastAsia="Times New Roman" w:hAnsi="Times New Roman" w:hint="eastAsia"/>
          <w:b/>
          <w:bCs/>
          <w:sz w:val="24"/>
          <w:rtl/>
          <w:lang w:eastAsia="he-IL"/>
        </w:rPr>
        <w:t>יח</w:t>
      </w:r>
      <w:r w:rsidRPr="00742E8E">
        <w:rPr>
          <w:rFonts w:ascii="Times New Roman" w:eastAsia="Times New Roman" w:hAnsi="Times New Roman"/>
          <w:b/>
          <w:bCs/>
          <w:sz w:val="24"/>
          <w:rtl/>
          <w:lang w:eastAsia="he-IL"/>
        </w:rPr>
        <w:t>"ד   (במילים: אל</w:t>
      </w:r>
      <w:r w:rsidRPr="00742E8E">
        <w:rPr>
          <w:rFonts w:ascii="Times New Roman" w:eastAsia="Times New Roman" w:hAnsi="Times New Roman" w:hint="eastAsia"/>
          <w:b/>
          <w:bCs/>
          <w:sz w:val="24"/>
          <w:rtl/>
          <w:lang w:eastAsia="he-IL"/>
        </w:rPr>
        <w:t>ף</w:t>
      </w:r>
      <w:r w:rsidRPr="00742E8E">
        <w:rPr>
          <w:rFonts w:ascii="Times New Roman" w:eastAsia="Times New Roman" w:hAnsi="Times New Roman"/>
          <w:b/>
          <w:bCs/>
          <w:sz w:val="24"/>
          <w:rtl/>
          <w:lang w:eastAsia="he-IL"/>
        </w:rPr>
        <w:t xml:space="preserve"> </w:t>
      </w:r>
      <w:r w:rsidRPr="00742E8E">
        <w:rPr>
          <w:rFonts w:ascii="Times New Roman" w:eastAsia="Times New Roman" w:hAnsi="Times New Roman" w:hint="eastAsia"/>
          <w:b/>
          <w:bCs/>
          <w:sz w:val="24"/>
          <w:rtl/>
          <w:lang w:eastAsia="he-IL"/>
        </w:rPr>
        <w:t>₪</w:t>
      </w:r>
      <w:r w:rsidRPr="00742E8E">
        <w:rPr>
          <w:rFonts w:ascii="Times New Roman" w:eastAsia="Times New Roman" w:hAnsi="Times New Roman"/>
          <w:b/>
          <w:bCs/>
          <w:sz w:val="24"/>
          <w:rtl/>
          <w:lang w:eastAsia="he-IL"/>
        </w:rPr>
        <w:t xml:space="preserve"> ) </w:t>
      </w:r>
      <w:r w:rsidR="00A979A9" w:rsidRPr="00A979A9">
        <w:rPr>
          <w:rFonts w:ascii="Times New Roman" w:eastAsia="Times New Roman" w:hAnsi="Times New Roman" w:hint="cs"/>
          <w:b/>
          <w:bCs/>
          <w:sz w:val="24"/>
          <w:rtl/>
          <w:lang w:eastAsia="he-IL"/>
        </w:rPr>
        <w:t xml:space="preserve">במבנה </w:t>
      </w:r>
      <w:r w:rsidR="00A979A9" w:rsidRPr="00736C20">
        <w:rPr>
          <w:rFonts w:ascii="Times New Roman" w:eastAsia="Times New Roman" w:hAnsi="Times New Roman" w:hint="cs"/>
          <w:b/>
          <w:bCs/>
          <w:sz w:val="24"/>
          <w:rtl/>
          <w:lang w:eastAsia="he-IL"/>
        </w:rPr>
        <w:t xml:space="preserve"> חוזר</w:t>
      </w:r>
      <w:r w:rsidRPr="00742E8E">
        <w:rPr>
          <w:rFonts w:ascii="Times New Roman" w:eastAsia="Times New Roman" w:hAnsi="Times New Roman"/>
          <w:b/>
          <w:bCs/>
          <w:sz w:val="24"/>
          <w:rtl/>
          <w:lang w:eastAsia="he-IL"/>
        </w:rPr>
        <w:t>.</w:t>
      </w:r>
    </w:p>
    <w:p w14:paraId="5BFAFC18" w14:textId="5CECBA34" w:rsidR="00736C20" w:rsidRPr="00742E8E" w:rsidRDefault="00742E8E" w:rsidP="00742E8E">
      <w:pPr>
        <w:pStyle w:val="ListParagraph"/>
        <w:widowControl w:val="0"/>
        <w:numPr>
          <w:ilvl w:val="0"/>
          <w:numId w:val="46"/>
        </w:numPr>
        <w:spacing w:after="0" w:line="240" w:lineRule="auto"/>
        <w:rPr>
          <w:rFonts w:ascii="Times New Roman" w:eastAsia="Times New Roman" w:hAnsi="Times New Roman"/>
          <w:sz w:val="24"/>
          <w:lang w:eastAsia="he-IL"/>
        </w:rPr>
      </w:pPr>
      <w:r>
        <w:rPr>
          <w:rFonts w:ascii="Times New Roman" w:eastAsia="Times New Roman" w:hAnsi="Times New Roman" w:hint="cs"/>
          <w:sz w:val="24"/>
          <w:rtl/>
          <w:lang w:eastAsia="he-IL"/>
        </w:rPr>
        <w:t>במקרה של חד"ט מחוץ למבנה או מחוץ למגרשים</w:t>
      </w:r>
      <w:r w:rsidR="007D782E">
        <w:rPr>
          <w:rFonts w:ascii="Times New Roman" w:eastAsia="Times New Roman" w:hAnsi="Times New Roman" w:hint="cs"/>
          <w:sz w:val="24"/>
          <w:rtl/>
          <w:lang w:eastAsia="he-IL"/>
        </w:rPr>
        <w:t xml:space="preserve"> כגון שצ"פ וכו' </w:t>
      </w:r>
      <w:r>
        <w:rPr>
          <w:rFonts w:ascii="Times New Roman" w:eastAsia="Times New Roman" w:hAnsi="Times New Roman" w:hint="cs"/>
          <w:sz w:val="24"/>
          <w:rtl/>
          <w:lang w:eastAsia="he-IL"/>
        </w:rPr>
        <w:t xml:space="preserve"> , </w:t>
      </w:r>
      <w:r w:rsidRPr="00742E8E">
        <w:rPr>
          <w:rFonts w:ascii="Times New Roman" w:eastAsia="Times New Roman" w:hAnsi="Times New Roman" w:hint="cs"/>
          <w:sz w:val="24"/>
          <w:rtl/>
          <w:lang w:eastAsia="he-IL"/>
        </w:rPr>
        <w:t xml:space="preserve">סך קבוע ומוחלט בסך </w:t>
      </w:r>
      <w:r w:rsidRPr="00742E8E">
        <w:rPr>
          <w:rFonts w:ascii="Times New Roman" w:eastAsia="Times New Roman" w:hAnsi="Times New Roman" w:hint="cs"/>
          <w:b/>
          <w:bCs/>
          <w:sz w:val="24"/>
          <w:rtl/>
          <w:lang w:eastAsia="he-IL"/>
        </w:rPr>
        <w:t>6,000 ₪</w:t>
      </w:r>
      <w:r w:rsidRPr="00742E8E">
        <w:rPr>
          <w:rFonts w:ascii="Times New Roman" w:eastAsia="Times New Roman" w:hAnsi="Times New Roman" w:hint="cs"/>
          <w:sz w:val="24"/>
          <w:rtl/>
          <w:lang w:eastAsia="he-IL"/>
        </w:rPr>
        <w:t xml:space="preserve"> </w:t>
      </w:r>
      <w:r>
        <w:rPr>
          <w:rFonts w:ascii="Times New Roman" w:eastAsia="Times New Roman" w:hAnsi="Times New Roman" w:hint="cs"/>
          <w:sz w:val="24"/>
          <w:rtl/>
          <w:lang w:eastAsia="he-IL"/>
        </w:rPr>
        <w:t xml:space="preserve">( </w:t>
      </w:r>
      <w:r w:rsidRPr="00742E8E">
        <w:rPr>
          <w:rFonts w:ascii="Times New Roman" w:eastAsia="Times New Roman" w:hAnsi="Times New Roman" w:hint="cs"/>
          <w:b/>
          <w:bCs/>
          <w:sz w:val="24"/>
          <w:rtl/>
          <w:lang w:eastAsia="he-IL"/>
        </w:rPr>
        <w:t>במילים : ששת אלפים ₪</w:t>
      </w:r>
      <w:r>
        <w:rPr>
          <w:rFonts w:ascii="Times New Roman" w:eastAsia="Times New Roman" w:hAnsi="Times New Roman" w:hint="cs"/>
          <w:sz w:val="24"/>
          <w:rtl/>
          <w:lang w:eastAsia="he-IL"/>
        </w:rPr>
        <w:t xml:space="preserve"> ) </w:t>
      </w:r>
      <w:r w:rsidRPr="00742E8E">
        <w:rPr>
          <w:rFonts w:ascii="Times New Roman" w:eastAsia="Times New Roman" w:hAnsi="Times New Roman" w:hint="cs"/>
          <w:sz w:val="24"/>
          <w:rtl/>
          <w:lang w:eastAsia="he-IL"/>
        </w:rPr>
        <w:t xml:space="preserve">לכל מבנה </w:t>
      </w:r>
      <w:r>
        <w:rPr>
          <w:rFonts w:ascii="Times New Roman" w:eastAsia="Times New Roman" w:hAnsi="Times New Roman" w:hint="cs"/>
          <w:sz w:val="24"/>
          <w:rtl/>
          <w:lang w:eastAsia="he-IL"/>
        </w:rPr>
        <w:t xml:space="preserve">חדר </w:t>
      </w:r>
      <w:r w:rsidRPr="00742E8E">
        <w:rPr>
          <w:rFonts w:ascii="Times New Roman" w:eastAsia="Times New Roman" w:hAnsi="Times New Roman" w:hint="cs"/>
          <w:sz w:val="24"/>
          <w:rtl/>
          <w:lang w:eastAsia="he-IL"/>
        </w:rPr>
        <w:t xml:space="preserve">טרפו </w:t>
      </w:r>
      <w:r w:rsidR="007D782E">
        <w:rPr>
          <w:rFonts w:ascii="Times New Roman" w:eastAsia="Times New Roman" w:hAnsi="Times New Roman" w:hint="cs"/>
          <w:sz w:val="24"/>
          <w:rtl/>
          <w:lang w:eastAsia="he-IL"/>
        </w:rPr>
        <w:t>.</w:t>
      </w:r>
    </w:p>
    <w:p w14:paraId="509EF225" w14:textId="30CEB863" w:rsidR="00653572" w:rsidRDefault="00653572" w:rsidP="00305456">
      <w:pPr>
        <w:widowControl w:val="0"/>
        <w:numPr>
          <w:ilvl w:val="0"/>
          <w:numId w:val="46"/>
        </w:numPr>
        <w:spacing w:after="0" w:line="240" w:lineRule="auto"/>
        <w:rPr>
          <w:rFonts w:ascii="Times New Roman" w:eastAsia="Times New Roman" w:hAnsi="Times New Roman"/>
          <w:sz w:val="24"/>
          <w:lang w:eastAsia="he-IL"/>
        </w:rPr>
      </w:pPr>
      <w:r>
        <w:rPr>
          <w:rFonts w:ascii="Times New Roman" w:eastAsia="Times New Roman" w:hAnsi="Times New Roman" w:hint="cs"/>
          <w:sz w:val="24"/>
          <w:rtl/>
          <w:lang w:eastAsia="he-IL"/>
        </w:rPr>
        <w:t xml:space="preserve">סך של </w:t>
      </w:r>
      <w:r w:rsidRPr="00742E8E">
        <w:rPr>
          <w:rFonts w:ascii="Times New Roman" w:eastAsia="Times New Roman" w:hAnsi="Times New Roman"/>
          <w:b/>
          <w:bCs/>
          <w:sz w:val="24"/>
          <w:rtl/>
          <w:lang w:eastAsia="he-IL"/>
        </w:rPr>
        <w:t xml:space="preserve">24 </w:t>
      </w:r>
      <w:r w:rsidRPr="00742E8E">
        <w:rPr>
          <w:rFonts w:ascii="Times New Roman" w:eastAsia="Times New Roman" w:hAnsi="Times New Roman" w:hint="eastAsia"/>
          <w:b/>
          <w:bCs/>
          <w:sz w:val="24"/>
          <w:rtl/>
          <w:lang w:eastAsia="he-IL"/>
        </w:rPr>
        <w:t>₪</w:t>
      </w:r>
      <w:r w:rsidRPr="00742E8E">
        <w:rPr>
          <w:rFonts w:ascii="Times New Roman" w:eastAsia="Times New Roman" w:hAnsi="Times New Roman"/>
          <w:b/>
          <w:bCs/>
          <w:sz w:val="24"/>
          <w:rtl/>
          <w:lang w:eastAsia="he-IL"/>
        </w:rPr>
        <w:t xml:space="preserve"> </w:t>
      </w:r>
      <w:r w:rsidR="00305456" w:rsidRPr="00C6024D">
        <w:rPr>
          <w:rFonts w:ascii="Times New Roman" w:eastAsia="Times New Roman" w:hAnsi="Times New Roman"/>
          <w:b/>
          <w:bCs/>
          <w:sz w:val="24"/>
          <w:rtl/>
          <w:lang w:eastAsia="he-IL"/>
        </w:rPr>
        <w:t xml:space="preserve">לכל מ"ר </w:t>
      </w:r>
      <w:r w:rsidR="00305456" w:rsidRPr="00C6024D">
        <w:rPr>
          <w:rFonts w:ascii="Times New Roman" w:eastAsia="Times New Roman" w:hAnsi="Times New Roman" w:hint="cs"/>
          <w:b/>
          <w:bCs/>
          <w:sz w:val="24"/>
          <w:rtl/>
          <w:lang w:eastAsia="he-IL"/>
        </w:rPr>
        <w:t>ב</w:t>
      </w:r>
      <w:r w:rsidR="00305456" w:rsidRPr="00C6024D">
        <w:rPr>
          <w:rFonts w:ascii="Times New Roman" w:eastAsia="Times New Roman" w:hAnsi="Times New Roman"/>
          <w:b/>
          <w:bCs/>
          <w:sz w:val="24"/>
          <w:rtl/>
          <w:lang w:eastAsia="he-IL"/>
        </w:rPr>
        <w:t xml:space="preserve">נוי ומקורה </w:t>
      </w:r>
      <w:r w:rsidR="00305456" w:rsidRPr="00C6024D">
        <w:rPr>
          <w:rFonts w:ascii="Times New Roman" w:eastAsia="Times New Roman" w:hAnsi="Times New Roman" w:hint="cs"/>
          <w:b/>
          <w:bCs/>
          <w:sz w:val="24"/>
          <w:rtl/>
          <w:lang w:eastAsia="he-IL"/>
        </w:rPr>
        <w:t>של המרתפים</w:t>
      </w:r>
      <w:r w:rsidR="00305456" w:rsidRPr="000555DD">
        <w:rPr>
          <w:rFonts w:ascii="Times New Roman" w:eastAsia="Times New Roman" w:hAnsi="Times New Roman"/>
          <w:sz w:val="24"/>
          <w:rtl/>
          <w:lang w:eastAsia="he-IL"/>
        </w:rPr>
        <w:t>.</w:t>
      </w:r>
      <w:r>
        <w:rPr>
          <w:rFonts w:ascii="Times New Roman" w:eastAsia="Times New Roman" w:hAnsi="Times New Roman" w:hint="cs"/>
          <w:sz w:val="24"/>
          <w:rtl/>
          <w:lang w:eastAsia="he-IL"/>
        </w:rPr>
        <w:t xml:space="preserve"> ( עפי שטח ברוטו מרתף ללא הפחתת שטחי הבנינים).</w:t>
      </w:r>
    </w:p>
    <w:p w14:paraId="6F0BFFD1" w14:textId="620E82D2" w:rsidR="00684547" w:rsidRPr="00684547" w:rsidRDefault="00736C20" w:rsidP="00F03EC7">
      <w:pPr>
        <w:widowControl w:val="0"/>
        <w:spacing w:after="0" w:line="240" w:lineRule="auto"/>
        <w:ind w:left="714" w:right="714" w:hanging="630"/>
        <w:jc w:val="both"/>
        <w:rPr>
          <w:rFonts w:ascii="Times New Roman" w:eastAsia="Times New Roman" w:hAnsi="Times New Roman"/>
          <w:sz w:val="20"/>
          <w:rtl/>
          <w:lang w:eastAsia="he-IL"/>
        </w:rPr>
      </w:pPr>
      <w:r>
        <w:rPr>
          <w:rFonts w:ascii="Times New Roman" w:eastAsia="Times New Roman" w:hAnsi="Times New Roman" w:hint="cs"/>
          <w:sz w:val="20"/>
          <w:rtl/>
          <w:lang w:eastAsia="he-IL"/>
        </w:rPr>
        <w:t>ב</w:t>
      </w:r>
      <w:r w:rsidR="00684547" w:rsidRPr="00684547">
        <w:rPr>
          <w:rFonts w:ascii="Times New Roman" w:eastAsia="Times New Roman" w:hAnsi="Times New Roman"/>
          <w:sz w:val="20"/>
          <w:rtl/>
          <w:lang w:eastAsia="he-IL"/>
        </w:rPr>
        <w:t>סעיף</w:t>
      </w:r>
      <w:r w:rsidR="00F03EC7">
        <w:rPr>
          <w:rFonts w:ascii="Times New Roman" w:eastAsia="Times New Roman" w:hAnsi="Times New Roman" w:hint="cs"/>
          <w:sz w:val="20"/>
          <w:rtl/>
          <w:lang w:eastAsia="he-IL"/>
        </w:rPr>
        <w:t xml:space="preserve"> הנ"ל : </w:t>
      </w:r>
    </w:p>
    <w:p w14:paraId="3A61DF2D" w14:textId="77777777" w:rsidR="00684547" w:rsidRPr="00684547" w:rsidRDefault="00684547" w:rsidP="00684547">
      <w:pPr>
        <w:widowControl w:val="0"/>
        <w:spacing w:after="0" w:line="240" w:lineRule="auto"/>
        <w:ind w:left="714" w:right="714" w:hanging="630"/>
        <w:jc w:val="both"/>
        <w:rPr>
          <w:rFonts w:ascii="Times New Roman" w:eastAsia="Times New Roman" w:hAnsi="Times New Roman"/>
          <w:sz w:val="20"/>
          <w:rtl/>
          <w:lang w:eastAsia="he-IL"/>
        </w:rPr>
      </w:pPr>
      <w:r w:rsidRPr="00684547">
        <w:rPr>
          <w:rFonts w:ascii="Times New Roman" w:eastAsia="Times New Roman" w:hAnsi="Times New Roman"/>
          <w:sz w:val="20"/>
          <w:rtl/>
          <w:lang w:eastAsia="he-IL"/>
        </w:rPr>
        <w:tab/>
      </w:r>
    </w:p>
    <w:p w14:paraId="57BB8AB4" w14:textId="77777777" w:rsidR="00684547" w:rsidRPr="00684547" w:rsidRDefault="00684547" w:rsidP="00684547">
      <w:pPr>
        <w:widowControl w:val="0"/>
        <w:spacing w:after="0" w:line="240" w:lineRule="auto"/>
        <w:ind w:left="714" w:right="714" w:hanging="630"/>
        <w:jc w:val="both"/>
        <w:rPr>
          <w:rFonts w:ascii="Times New Roman" w:eastAsia="Times New Roman" w:hAnsi="Times New Roman"/>
          <w:sz w:val="20"/>
          <w:rtl/>
        </w:rPr>
      </w:pPr>
      <w:r w:rsidRPr="00684547">
        <w:rPr>
          <w:rFonts w:ascii="Times New Roman" w:eastAsia="Times New Roman" w:hAnsi="Times New Roman"/>
          <w:sz w:val="20"/>
          <w:rtl/>
          <w:lang w:eastAsia="he-IL"/>
        </w:rPr>
        <w:tab/>
      </w:r>
      <w:r w:rsidRPr="00C6024D">
        <w:rPr>
          <w:rFonts w:ascii="Times New Roman" w:eastAsia="Times New Roman" w:hAnsi="Times New Roman"/>
          <w:sz w:val="20"/>
          <w:u w:val="single"/>
          <w:rtl/>
        </w:rPr>
        <w:t>מבנה ראשוני</w:t>
      </w:r>
      <w:r w:rsidRPr="00684547">
        <w:rPr>
          <w:rFonts w:ascii="Times New Roman" w:eastAsia="Times New Roman" w:hAnsi="Times New Roman"/>
          <w:sz w:val="20"/>
          <w:rtl/>
        </w:rPr>
        <w:t xml:space="preserve"> - מבנה שהוקם לראשונה עפ"י תכניותיו של המתכנן. </w:t>
      </w:r>
    </w:p>
    <w:p w14:paraId="50C4EE8F" w14:textId="77777777" w:rsidR="00684547" w:rsidRPr="00684547" w:rsidRDefault="00684547" w:rsidP="00684547">
      <w:pPr>
        <w:widowControl w:val="0"/>
        <w:spacing w:after="0" w:line="240" w:lineRule="auto"/>
        <w:ind w:left="714" w:right="714" w:hanging="630"/>
        <w:jc w:val="both"/>
        <w:rPr>
          <w:rFonts w:ascii="Times New Roman" w:eastAsia="Times New Roman" w:hAnsi="Times New Roman"/>
          <w:sz w:val="20"/>
          <w:rtl/>
        </w:rPr>
      </w:pPr>
      <w:r w:rsidRPr="00684547">
        <w:rPr>
          <w:rFonts w:ascii="Times New Roman" w:eastAsia="Times New Roman" w:hAnsi="Times New Roman"/>
          <w:sz w:val="20"/>
          <w:rtl/>
        </w:rPr>
        <w:tab/>
      </w:r>
    </w:p>
    <w:p w14:paraId="2E00D59E" w14:textId="77777777" w:rsidR="00684547" w:rsidRPr="00684547" w:rsidRDefault="00684547" w:rsidP="00684547">
      <w:pPr>
        <w:widowControl w:val="0"/>
        <w:spacing w:after="0" w:line="240" w:lineRule="auto"/>
        <w:ind w:left="714" w:hanging="630"/>
        <w:jc w:val="both"/>
        <w:rPr>
          <w:rFonts w:ascii="Times New Roman" w:eastAsia="Times New Roman" w:hAnsi="Times New Roman"/>
          <w:sz w:val="20"/>
          <w:rtl/>
          <w:lang w:eastAsia="he-IL"/>
        </w:rPr>
      </w:pPr>
      <w:r w:rsidRPr="00684547">
        <w:rPr>
          <w:rFonts w:ascii="Times New Roman" w:eastAsia="Times New Roman" w:hAnsi="Times New Roman"/>
          <w:sz w:val="20"/>
          <w:rtl/>
        </w:rPr>
        <w:tab/>
      </w:r>
      <w:r w:rsidRPr="00C6024D">
        <w:rPr>
          <w:rFonts w:ascii="Times New Roman" w:eastAsia="Times New Roman" w:hAnsi="Times New Roman"/>
          <w:sz w:val="20"/>
          <w:u w:val="single"/>
          <w:rtl/>
        </w:rPr>
        <w:t>מבנה חוזר</w:t>
      </w:r>
      <w:r w:rsidRPr="00684547">
        <w:rPr>
          <w:rFonts w:ascii="Times New Roman" w:eastAsia="Times New Roman" w:hAnsi="Times New Roman"/>
          <w:sz w:val="20"/>
          <w:rtl/>
        </w:rPr>
        <w:t xml:space="preserve"> - מבנה נוסף המוקם על אותו המגרש או במגרש אחר </w:t>
      </w:r>
      <w:r w:rsidRPr="00684547">
        <w:rPr>
          <w:rFonts w:ascii="Times New Roman" w:eastAsia="Times New Roman" w:hAnsi="Times New Roman"/>
          <w:sz w:val="20"/>
          <w:rtl/>
        </w:rPr>
        <w:lastRenderedPageBreak/>
        <w:t>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23812780" w14:textId="77777777" w:rsidR="00590FDD" w:rsidRPr="00590FDD" w:rsidRDefault="00590FDD" w:rsidP="00590FDD">
      <w:pPr>
        <w:widowControl w:val="0"/>
        <w:spacing w:after="0" w:line="240" w:lineRule="auto"/>
        <w:ind w:right="360"/>
        <w:rPr>
          <w:rFonts w:ascii="Times New Roman" w:eastAsia="Times New Roman" w:hAnsi="Times New Roman"/>
          <w:sz w:val="24"/>
          <w:rtl/>
          <w:lang w:eastAsia="he-IL"/>
        </w:rPr>
      </w:pPr>
    </w:p>
    <w:p w14:paraId="2CD52A33" w14:textId="5D5961B8" w:rsidR="00590FDD" w:rsidRPr="00590FDD" w:rsidRDefault="00590FDD" w:rsidP="00F119E3">
      <w:pPr>
        <w:widowControl w:val="0"/>
        <w:numPr>
          <w:ilvl w:val="0"/>
          <w:numId w:val="46"/>
        </w:numPr>
        <w:spacing w:after="0" w:line="240" w:lineRule="auto"/>
        <w:ind w:right="360"/>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הפרויקט והתכנון יכלול  יח"ד , </w:t>
      </w:r>
      <w:r w:rsidR="00736C20">
        <w:rPr>
          <w:rFonts w:ascii="Times New Roman" w:eastAsia="Times New Roman" w:hAnsi="Times New Roman" w:hint="cs"/>
          <w:sz w:val="24"/>
          <w:rtl/>
          <w:lang w:eastAsia="he-IL"/>
        </w:rPr>
        <w:t xml:space="preserve">חד"ט , </w:t>
      </w:r>
      <w:r w:rsidR="00F119E3">
        <w:rPr>
          <w:rFonts w:ascii="Times New Roman" w:eastAsia="Times New Roman" w:hAnsi="Times New Roman" w:hint="cs"/>
          <w:sz w:val="24"/>
          <w:rtl/>
          <w:lang w:eastAsia="he-IL"/>
        </w:rPr>
        <w:t>מרתפים ושטח</w:t>
      </w:r>
      <w:r w:rsidR="00736C20">
        <w:rPr>
          <w:rFonts w:ascii="Times New Roman" w:eastAsia="Times New Roman" w:hAnsi="Times New Roman" w:hint="cs"/>
          <w:sz w:val="24"/>
          <w:rtl/>
          <w:lang w:eastAsia="he-IL"/>
        </w:rPr>
        <w:t>י</w:t>
      </w:r>
      <w:r w:rsidR="00F119E3">
        <w:rPr>
          <w:rFonts w:ascii="Times New Roman" w:eastAsia="Times New Roman" w:hAnsi="Times New Roman" w:hint="cs"/>
          <w:sz w:val="24"/>
          <w:rtl/>
          <w:lang w:eastAsia="he-IL"/>
        </w:rPr>
        <w:t xml:space="preserve"> פיתוח צמודים </w:t>
      </w:r>
      <w:r w:rsidRPr="00590FDD">
        <w:rPr>
          <w:rFonts w:ascii="Times New Roman" w:eastAsia="Times New Roman" w:hAnsi="Times New Roman" w:hint="cs"/>
          <w:sz w:val="24"/>
          <w:rtl/>
          <w:lang w:eastAsia="he-IL"/>
        </w:rPr>
        <w:t>בהיקף שהוצג למתכנן.</w:t>
      </w:r>
    </w:p>
    <w:p w14:paraId="08C0B20F" w14:textId="77777777" w:rsidR="00590FDD" w:rsidRPr="00590FDD" w:rsidRDefault="00590FDD" w:rsidP="00590FDD">
      <w:pPr>
        <w:widowControl w:val="0"/>
        <w:spacing w:after="0" w:line="240" w:lineRule="auto"/>
        <w:ind w:left="720"/>
        <w:rPr>
          <w:rFonts w:ascii="Times New Roman" w:eastAsia="Times New Roman" w:hAnsi="Times New Roman"/>
          <w:sz w:val="24"/>
          <w:rtl/>
          <w:lang w:eastAsia="he-IL"/>
        </w:rPr>
      </w:pPr>
    </w:p>
    <w:p w14:paraId="637BA085" w14:textId="77777777" w:rsidR="00590FDD" w:rsidRPr="00590FDD" w:rsidRDefault="00590FDD" w:rsidP="00C6024D">
      <w:pPr>
        <w:widowControl w:val="0"/>
        <w:spacing w:after="0" w:line="240" w:lineRule="auto"/>
        <w:ind w:left="720"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למען הסר ספק:</w:t>
      </w:r>
    </w:p>
    <w:p w14:paraId="18C9FB91" w14:textId="77777777" w:rsidR="00590FDD" w:rsidRPr="00590FDD" w:rsidRDefault="00590FDD" w:rsidP="00590FDD">
      <w:pPr>
        <w:widowControl w:val="0"/>
        <w:spacing w:after="0" w:line="240" w:lineRule="auto"/>
        <w:rPr>
          <w:rFonts w:ascii="Times New Roman" w:eastAsia="Times New Roman" w:hAnsi="Times New Roman"/>
          <w:sz w:val="24"/>
          <w:rtl/>
          <w:lang w:eastAsia="he-IL"/>
        </w:rPr>
      </w:pPr>
    </w:p>
    <w:p w14:paraId="17C496B6" w14:textId="77777777" w:rsidR="00590FDD" w:rsidRPr="00590FDD" w:rsidRDefault="00590FDD" w:rsidP="00590FDD">
      <w:pPr>
        <w:widowControl w:val="0"/>
        <w:spacing w:after="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6BD67DF6" w14:textId="77777777" w:rsidR="00590FDD" w:rsidRPr="00590FDD" w:rsidRDefault="00590FDD" w:rsidP="00590FDD">
      <w:pPr>
        <w:widowControl w:val="0"/>
        <w:spacing w:after="0" w:line="240" w:lineRule="auto"/>
        <w:rPr>
          <w:rFonts w:ascii="Times New Roman" w:eastAsia="Times New Roman" w:hAnsi="Times New Roman"/>
          <w:sz w:val="24"/>
          <w:rtl/>
          <w:lang w:eastAsia="he-IL"/>
        </w:rPr>
      </w:pPr>
    </w:p>
    <w:p w14:paraId="1EAB28E6" w14:textId="77777777" w:rsidR="00590FDD" w:rsidRPr="00590FDD" w:rsidRDefault="00590FDD" w:rsidP="00590FDD">
      <w:pPr>
        <w:widowControl w:val="0"/>
        <w:spacing w:after="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274CD400" w14:textId="77777777" w:rsidR="00590FDD" w:rsidRPr="00590FDD" w:rsidRDefault="00590FDD" w:rsidP="00590FDD">
      <w:pPr>
        <w:widowControl w:val="0"/>
        <w:spacing w:after="0" w:line="240" w:lineRule="auto"/>
        <w:ind w:left="1440" w:hanging="720"/>
        <w:rPr>
          <w:rFonts w:ascii="Times New Roman" w:eastAsia="Times New Roman" w:hAnsi="Times New Roman"/>
          <w:sz w:val="24"/>
          <w:rtl/>
          <w:lang w:eastAsia="he-IL"/>
        </w:rPr>
      </w:pPr>
    </w:p>
    <w:p w14:paraId="496DD2AD" w14:textId="77777777" w:rsidR="00590FDD" w:rsidRPr="00590FDD" w:rsidRDefault="00590FDD" w:rsidP="00590FDD">
      <w:pPr>
        <w:widowControl w:val="0"/>
        <w:spacing w:after="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1538060D" w14:textId="77777777" w:rsidR="00590FDD" w:rsidRPr="00590FDD" w:rsidRDefault="00590FDD" w:rsidP="00590FDD">
      <w:pPr>
        <w:widowControl w:val="0"/>
        <w:spacing w:after="0" w:line="240" w:lineRule="auto"/>
        <w:ind w:left="1440" w:hanging="720"/>
        <w:rPr>
          <w:rFonts w:ascii="Times New Roman" w:eastAsia="Times New Roman" w:hAnsi="Times New Roman"/>
          <w:sz w:val="24"/>
          <w:rtl/>
          <w:lang w:eastAsia="he-IL"/>
        </w:rPr>
      </w:pPr>
    </w:p>
    <w:p w14:paraId="214CD3FA" w14:textId="77777777" w:rsidR="00590FDD" w:rsidRPr="00590FDD" w:rsidRDefault="00590FDD" w:rsidP="00590FDD">
      <w:pPr>
        <w:widowControl w:val="0"/>
        <w:spacing w:after="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1B6CDA97" w14:textId="77777777" w:rsidR="00590FDD" w:rsidRPr="00590FDD" w:rsidRDefault="00590FDD" w:rsidP="00590FDD">
      <w:pPr>
        <w:widowControl w:val="0"/>
        <w:spacing w:after="0" w:line="240" w:lineRule="auto"/>
        <w:ind w:left="1440" w:hanging="720"/>
        <w:rPr>
          <w:rFonts w:ascii="Times New Roman" w:eastAsia="Times New Roman" w:hAnsi="Times New Roman"/>
          <w:sz w:val="24"/>
          <w:rtl/>
          <w:lang w:eastAsia="he-IL"/>
        </w:rPr>
      </w:pPr>
    </w:p>
    <w:p w14:paraId="3A0A923F" w14:textId="77777777" w:rsidR="00590FDD" w:rsidRPr="00590FDD" w:rsidRDefault="00590FDD" w:rsidP="00590FDD">
      <w:pPr>
        <w:widowControl w:val="0"/>
        <w:spacing w:after="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429947FD"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0D6B8B3B" w14:textId="77777777" w:rsidR="00590FDD" w:rsidRPr="00590FDD" w:rsidRDefault="00590FDD" w:rsidP="00590FDD">
      <w:pPr>
        <w:widowControl w:val="0"/>
        <w:spacing w:after="0" w:line="276" w:lineRule="auto"/>
        <w:ind w:left="1388" w:hanging="709"/>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3.5.1</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ש"ח לכל</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יחידת דיור</w:t>
      </w:r>
      <w:r w:rsidRPr="00590FDD">
        <w:rPr>
          <w:rFonts w:ascii="Times New Roman" w:eastAsia="Times New Roman" w:hAnsi="Times New Roman" w:hint="cs"/>
          <w:sz w:val="24"/>
          <w:rtl/>
          <w:lang w:eastAsia="he-IL"/>
        </w:rPr>
        <w:t>.</w:t>
      </w:r>
    </w:p>
    <w:p w14:paraId="71C9137F" w14:textId="77777777" w:rsidR="00590FDD" w:rsidRPr="00590FDD" w:rsidRDefault="00590FDD" w:rsidP="00590FDD">
      <w:pPr>
        <w:widowControl w:val="0"/>
        <w:spacing w:after="0" w:line="276" w:lineRule="auto"/>
        <w:ind w:left="1388" w:hanging="709"/>
        <w:jc w:val="both"/>
        <w:rPr>
          <w:rFonts w:ascii="Times New Roman" w:eastAsia="Times New Roman" w:hAnsi="Times New Roman"/>
          <w:sz w:val="24"/>
          <w:rtl/>
          <w:lang w:eastAsia="he-IL"/>
        </w:rPr>
      </w:pPr>
    </w:p>
    <w:p w14:paraId="49FDF0C3" w14:textId="696D7231" w:rsidR="00590FDD" w:rsidRPr="00590FDD" w:rsidRDefault="00590FDD" w:rsidP="00305456">
      <w:pPr>
        <w:widowControl w:val="0"/>
        <w:spacing w:after="0" w:line="276" w:lineRule="auto"/>
        <w:ind w:left="1388" w:hanging="709"/>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ab/>
        <w:t>3.5.2</w:t>
      </w:r>
      <w:r w:rsidRPr="00590FDD">
        <w:rPr>
          <w:rFonts w:ascii="Times New Roman" w:eastAsia="Times New Roman" w:hAnsi="Times New Roman" w:hint="cs"/>
          <w:sz w:val="24"/>
          <w:rtl/>
          <w:lang w:eastAsia="he-IL"/>
        </w:rPr>
        <w:tab/>
      </w:r>
      <w:r w:rsidR="00305456">
        <w:rPr>
          <w:rFonts w:ascii="Times New Roman" w:eastAsia="Times New Roman" w:hAnsi="Times New Roman" w:hint="cs"/>
          <w:sz w:val="24"/>
          <w:rtl/>
          <w:lang w:eastAsia="he-IL"/>
        </w:rPr>
        <w:t xml:space="preserve">מבוטל </w:t>
      </w:r>
    </w:p>
    <w:p w14:paraId="2E0A4BF9" w14:textId="77777777" w:rsidR="00590FDD" w:rsidRPr="00590FDD" w:rsidRDefault="00590FDD" w:rsidP="00590FDD">
      <w:pPr>
        <w:widowControl w:val="0"/>
        <w:spacing w:after="0" w:line="276" w:lineRule="auto"/>
        <w:ind w:left="1388" w:hanging="709"/>
        <w:jc w:val="both"/>
        <w:rPr>
          <w:rFonts w:ascii="Times New Roman" w:eastAsia="Times New Roman" w:hAnsi="Times New Roman"/>
          <w:sz w:val="24"/>
          <w:rtl/>
          <w:lang w:eastAsia="he-IL"/>
        </w:rPr>
      </w:pPr>
    </w:p>
    <w:p w14:paraId="5C114ED8" w14:textId="21C72E8A" w:rsidR="00590FDD" w:rsidRPr="000555DD" w:rsidRDefault="00590FDD" w:rsidP="00305456">
      <w:pPr>
        <w:pStyle w:val="ListParagraph"/>
        <w:widowControl w:val="0"/>
        <w:numPr>
          <w:ilvl w:val="2"/>
          <w:numId w:val="49"/>
        </w:numPr>
        <w:spacing w:after="0" w:line="276" w:lineRule="auto"/>
        <w:jc w:val="both"/>
        <w:rPr>
          <w:rFonts w:ascii="Times New Roman" w:eastAsia="Times New Roman" w:hAnsi="Times New Roman"/>
          <w:sz w:val="24"/>
          <w:rtl/>
          <w:lang w:eastAsia="he-IL"/>
        </w:rPr>
      </w:pPr>
      <w:r w:rsidRPr="000555DD">
        <w:rPr>
          <w:rFonts w:ascii="Times New Roman" w:eastAsia="Times New Roman" w:hAnsi="Times New Roman"/>
          <w:sz w:val="24"/>
          <w:rtl/>
          <w:lang w:eastAsia="he-IL"/>
        </w:rPr>
        <w:t xml:space="preserve">ש"ח לכל מ"ר </w:t>
      </w:r>
      <w:r w:rsidRPr="000555DD">
        <w:rPr>
          <w:rFonts w:ascii="Times New Roman" w:eastAsia="Times New Roman" w:hAnsi="Times New Roman" w:hint="cs"/>
          <w:sz w:val="24"/>
          <w:rtl/>
          <w:lang w:eastAsia="he-IL"/>
        </w:rPr>
        <w:t>ב</w:t>
      </w:r>
      <w:r w:rsidRPr="000555DD">
        <w:rPr>
          <w:rFonts w:ascii="Times New Roman" w:eastAsia="Times New Roman" w:hAnsi="Times New Roman"/>
          <w:sz w:val="24"/>
          <w:rtl/>
          <w:lang w:eastAsia="he-IL"/>
        </w:rPr>
        <w:t xml:space="preserve">נוי ומקורה </w:t>
      </w:r>
      <w:r w:rsidRPr="000555DD">
        <w:rPr>
          <w:rFonts w:ascii="Times New Roman" w:eastAsia="Times New Roman" w:hAnsi="Times New Roman" w:hint="cs"/>
          <w:sz w:val="24"/>
          <w:rtl/>
          <w:lang w:eastAsia="he-IL"/>
        </w:rPr>
        <w:t>של המרתפים</w:t>
      </w:r>
      <w:r w:rsidRPr="000555DD">
        <w:rPr>
          <w:rFonts w:ascii="Times New Roman" w:eastAsia="Times New Roman" w:hAnsi="Times New Roman"/>
          <w:sz w:val="24"/>
          <w:rtl/>
          <w:lang w:eastAsia="he-IL"/>
        </w:rPr>
        <w:t>.</w:t>
      </w:r>
      <w:r w:rsidRPr="000555DD">
        <w:rPr>
          <w:rFonts w:ascii="Times New Roman" w:eastAsia="Times New Roman" w:hAnsi="Times New Roman" w:hint="cs"/>
          <w:sz w:val="24"/>
          <w:rtl/>
          <w:lang w:eastAsia="he-IL"/>
        </w:rPr>
        <w:tab/>
      </w:r>
      <w:r w:rsidRPr="000555DD">
        <w:rPr>
          <w:rFonts w:ascii="Times New Roman" w:eastAsia="Times New Roman" w:hAnsi="Times New Roman" w:hint="cs"/>
          <w:sz w:val="24"/>
          <w:rtl/>
          <w:lang w:eastAsia="he-IL"/>
        </w:rPr>
        <w:tab/>
      </w:r>
      <w:r w:rsidRPr="000555DD">
        <w:rPr>
          <w:rFonts w:ascii="Times New Roman" w:eastAsia="Times New Roman" w:hAnsi="Times New Roman" w:hint="cs"/>
          <w:sz w:val="24"/>
          <w:rtl/>
          <w:lang w:eastAsia="he-IL"/>
        </w:rPr>
        <w:tab/>
      </w:r>
      <w:r w:rsidRPr="000555DD">
        <w:rPr>
          <w:rFonts w:ascii="Times New Roman" w:eastAsia="Times New Roman" w:hAnsi="Times New Roman" w:hint="cs"/>
          <w:sz w:val="24"/>
          <w:rtl/>
          <w:lang w:eastAsia="he-IL"/>
        </w:rPr>
        <w:tab/>
      </w:r>
    </w:p>
    <w:p w14:paraId="1F0AA7F0" w14:textId="77777777" w:rsidR="00590FDD" w:rsidRPr="00590FDD" w:rsidRDefault="00590FDD" w:rsidP="00590FDD">
      <w:pPr>
        <w:widowControl w:val="0"/>
        <w:spacing w:after="0" w:line="240" w:lineRule="auto"/>
        <w:ind w:left="1440" w:hanging="720"/>
        <w:rPr>
          <w:rFonts w:ascii="Times New Roman" w:eastAsia="Times New Roman" w:hAnsi="Times New Roman"/>
          <w:sz w:val="24"/>
          <w:rtl/>
          <w:lang w:eastAsia="he-IL"/>
        </w:rPr>
      </w:pPr>
    </w:p>
    <w:p w14:paraId="76D95223" w14:textId="77777777" w:rsidR="00590FDD" w:rsidRPr="00590FDD" w:rsidRDefault="00590FDD" w:rsidP="00590FDD">
      <w:pPr>
        <w:widowControl w:val="0"/>
        <w:spacing w:after="0" w:line="240" w:lineRule="auto"/>
        <w:ind w:left="1388" w:hanging="709"/>
        <w:rPr>
          <w:rFonts w:ascii="Times New Roman" w:eastAsia="Times New Roman" w:hAnsi="Times New Roman"/>
          <w:sz w:val="24"/>
          <w:rtl/>
          <w:lang w:eastAsia="he-IL"/>
        </w:rPr>
      </w:pPr>
    </w:p>
    <w:p w14:paraId="0A311283" w14:textId="41FF948B" w:rsidR="000555DD" w:rsidRPr="000555DD" w:rsidRDefault="000555DD" w:rsidP="00653572">
      <w:pPr>
        <w:pStyle w:val="ListParagraph"/>
        <w:widowControl w:val="0"/>
        <w:numPr>
          <w:ilvl w:val="0"/>
          <w:numId w:val="46"/>
        </w:numPr>
        <w:spacing w:after="0" w:line="240" w:lineRule="auto"/>
        <w:jc w:val="both"/>
        <w:rPr>
          <w:rFonts w:ascii="Times New Roman" w:eastAsia="Times New Roman" w:hAnsi="Times New Roman"/>
          <w:sz w:val="24"/>
          <w:lang w:eastAsia="he-IL"/>
        </w:rPr>
      </w:pPr>
      <w:r w:rsidRPr="000555DD">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966850">
            <w:rPr>
              <w:rFonts w:hint="cs"/>
              <w:color w:val="008000"/>
              <w:rtl/>
            </w:rPr>
            <w:t>מדד המחירים לצרכן</w:t>
          </w:r>
        </w:sdtContent>
      </w:sdt>
      <w:r w:rsidRPr="000555DD">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966850">
            <w:rPr>
              <w:rFonts w:hint="cs"/>
              <w:color w:val="008000"/>
              <w:rtl/>
            </w:rPr>
            <w:t>בגין</w:t>
          </w:r>
        </w:sdtContent>
      </w:sdt>
      <w:r w:rsidRPr="000555DD">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01-01T00:00:00Z">
            <w:dateFormat w:val="dd/MM/yyyy"/>
            <w:lid w:val="he-IL"/>
            <w:storeMappedDataAs w:val="dateTime"/>
            <w:calendar w:val="gregorian"/>
          </w:date>
        </w:sdtPr>
        <w:sdtContent>
          <w:r w:rsidR="00653572">
            <w:rPr>
              <w:rFonts w:hint="cs"/>
              <w:color w:val="008000"/>
              <w:rtl/>
            </w:rPr>
            <w:t>‏01/01/2019</w:t>
          </w:r>
        </w:sdtContent>
      </w:sdt>
      <w:r w:rsidRPr="000555DD">
        <w:rPr>
          <w:rFonts w:ascii="Times New Roman" w:eastAsia="Times New Roman" w:hAnsi="Times New Roman" w:hint="cs"/>
          <w:sz w:val="24"/>
          <w:rtl/>
        </w:rPr>
        <w:t xml:space="preserve"> </w:t>
      </w:r>
      <w:r w:rsidRPr="000555DD">
        <w:rPr>
          <w:rFonts w:ascii="Times New Roman" w:eastAsia="Times New Roman" w:hAnsi="Times New Roman" w:hint="cs"/>
          <w:sz w:val="24"/>
          <w:rtl/>
          <w:lang w:eastAsia="he-IL"/>
        </w:rPr>
        <w:t>עד למדד הידוע ביום הגשת כל חשבון.</w:t>
      </w:r>
    </w:p>
    <w:p w14:paraId="179FE091" w14:textId="77777777" w:rsidR="00590FDD" w:rsidRPr="00590FDD" w:rsidRDefault="00590FDD" w:rsidP="000555DD">
      <w:pPr>
        <w:widowControl w:val="0"/>
        <w:spacing w:after="0" w:line="240" w:lineRule="auto"/>
        <w:ind w:left="720" w:hanging="720"/>
        <w:jc w:val="both"/>
        <w:rPr>
          <w:rFonts w:ascii="Times New Roman" w:eastAsia="Times New Roman" w:hAnsi="Times New Roman"/>
          <w:sz w:val="24"/>
          <w:rtl/>
          <w:lang w:eastAsia="he-IL"/>
        </w:rPr>
      </w:pPr>
    </w:p>
    <w:p w14:paraId="6B76DE42" w14:textId="77777777" w:rsidR="00590FDD" w:rsidRPr="00590FDD" w:rsidRDefault="00590FDD" w:rsidP="00590FDD">
      <w:pPr>
        <w:widowControl w:val="0"/>
        <w:spacing w:after="0" w:line="240" w:lineRule="auto"/>
        <w:ind w:left="720" w:hanging="720"/>
        <w:rPr>
          <w:rFonts w:ascii="Times New Roman" w:eastAsia="Times New Roman" w:hAnsi="Times New Roman"/>
          <w:sz w:val="24"/>
          <w:rtl/>
          <w:lang w:eastAsia="he-IL"/>
        </w:rPr>
      </w:pPr>
    </w:p>
    <w:p w14:paraId="4A398409" w14:textId="77777777" w:rsidR="00590FDD" w:rsidRPr="00590FDD" w:rsidRDefault="00590FDD" w:rsidP="00590FDD">
      <w:pPr>
        <w:widowControl w:val="0"/>
        <w:spacing w:after="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1B8B2311" w14:textId="77777777" w:rsidR="00590FDD" w:rsidRPr="00590FDD" w:rsidRDefault="00590FDD" w:rsidP="00590FDD">
      <w:pPr>
        <w:widowControl w:val="0"/>
        <w:spacing w:after="0" w:line="240" w:lineRule="auto"/>
        <w:ind w:left="720" w:hanging="720"/>
        <w:rPr>
          <w:rFonts w:ascii="Times New Roman" w:eastAsia="Times New Roman" w:hAnsi="Times New Roman"/>
          <w:sz w:val="24"/>
          <w:rtl/>
          <w:lang w:eastAsia="he-IL"/>
        </w:rPr>
      </w:pPr>
    </w:p>
    <w:p w14:paraId="43CCF5D4" w14:textId="77777777" w:rsidR="00590FDD" w:rsidRPr="00590FDD" w:rsidRDefault="00590FDD" w:rsidP="00590FDD">
      <w:pPr>
        <w:widowControl w:val="0"/>
        <w:spacing w:after="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w:t>
      </w:r>
      <w:r w:rsidRPr="00590FDD">
        <w:rPr>
          <w:rFonts w:ascii="Times New Roman" w:eastAsia="Times New Roman" w:hAnsi="Times New Roman"/>
          <w:sz w:val="24"/>
          <w:rtl/>
          <w:lang w:eastAsia="he-IL"/>
        </w:rPr>
        <w:lastRenderedPageBreak/>
        <w:t>והתכניות למזמין.</w:t>
      </w:r>
    </w:p>
    <w:p w14:paraId="28FF97C4" w14:textId="2B881EDE" w:rsidR="00590FDD" w:rsidRDefault="00590FDD" w:rsidP="00A979A9">
      <w:pPr>
        <w:widowControl w:val="0"/>
        <w:spacing w:after="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5395A84C" w14:textId="1831A992" w:rsidR="00A979A9" w:rsidRDefault="00A979A9" w:rsidP="00590FDD">
      <w:pPr>
        <w:widowControl w:val="0"/>
        <w:spacing w:after="0" w:line="240" w:lineRule="auto"/>
        <w:rPr>
          <w:rFonts w:ascii="Times New Roman" w:eastAsia="Times New Roman" w:hAnsi="Times New Roman"/>
          <w:sz w:val="20"/>
          <w:szCs w:val="20"/>
          <w:rtl/>
          <w:lang w:eastAsia="he-IL"/>
        </w:rPr>
      </w:pPr>
    </w:p>
    <w:p w14:paraId="7B2010CE" w14:textId="77777777" w:rsidR="00A979A9" w:rsidRPr="00590FDD" w:rsidRDefault="00A979A9" w:rsidP="00590FDD">
      <w:pPr>
        <w:widowControl w:val="0"/>
        <w:spacing w:after="0" w:line="240" w:lineRule="auto"/>
        <w:rPr>
          <w:rFonts w:ascii="Times New Roman" w:eastAsia="Times New Roman" w:hAnsi="Times New Roman"/>
          <w:sz w:val="20"/>
          <w:szCs w:val="20"/>
          <w:rtl/>
          <w:lang w:eastAsia="he-IL"/>
        </w:rPr>
      </w:pPr>
    </w:p>
    <w:p w14:paraId="706DF432" w14:textId="77777777" w:rsidR="00590FDD" w:rsidRPr="00590FDD" w:rsidRDefault="00590FDD" w:rsidP="00590FDD">
      <w:pPr>
        <w:keepNext/>
        <w:widowControl w:val="0"/>
        <w:spacing w:after="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453E12A2" w14:textId="77777777" w:rsidR="00590FDD" w:rsidRPr="00590FDD" w:rsidRDefault="00590FDD" w:rsidP="00590FDD">
      <w:pPr>
        <w:widowControl w:val="0"/>
        <w:spacing w:after="0" w:line="240" w:lineRule="auto"/>
        <w:rPr>
          <w:rFonts w:ascii="Times New Roman" w:eastAsia="Times New Roman" w:hAnsi="Times New Roman"/>
          <w:sz w:val="24"/>
          <w:rtl/>
          <w:lang w:eastAsia="he-IL"/>
        </w:rPr>
      </w:pPr>
    </w:p>
    <w:p w14:paraId="795D9D0D" w14:textId="77777777" w:rsidR="00590FDD" w:rsidRPr="00590FDD" w:rsidRDefault="00590FDD" w:rsidP="00590FDD">
      <w:pPr>
        <w:keepNext/>
        <w:widowControl w:val="0"/>
        <w:spacing w:after="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175EF183" w14:textId="77777777" w:rsidR="00590FDD" w:rsidRPr="00590FDD" w:rsidRDefault="00590FDD" w:rsidP="00590FDD">
      <w:pPr>
        <w:widowControl w:val="0"/>
        <w:spacing w:after="0" w:line="240" w:lineRule="auto"/>
        <w:ind w:left="720"/>
        <w:rPr>
          <w:rFonts w:ascii="Times New Roman" w:eastAsia="Times New Roman" w:hAnsi="Times New Roman"/>
          <w:sz w:val="24"/>
          <w:u w:val="single"/>
          <w:rtl/>
          <w:lang w:eastAsia="he-IL"/>
        </w:rPr>
      </w:pPr>
    </w:p>
    <w:p w14:paraId="3063F6BF" w14:textId="77777777" w:rsidR="00590FDD" w:rsidRPr="00590FDD" w:rsidRDefault="00590FDD" w:rsidP="00590FDD">
      <w:pPr>
        <w:widowControl w:val="0"/>
        <w:spacing w:after="0" w:line="240" w:lineRule="auto"/>
        <w:ind w:left="720"/>
        <w:rPr>
          <w:rFonts w:ascii="Times New Roman" w:eastAsia="Times New Roman" w:hAnsi="Times New Roman"/>
          <w:sz w:val="24"/>
          <w:rtl/>
          <w:lang w:eastAsia="he-IL"/>
        </w:rPr>
      </w:pPr>
    </w:p>
    <w:p w14:paraId="05FDD428" w14:textId="77777777" w:rsidR="00590FDD" w:rsidRPr="00590FDD" w:rsidRDefault="00590FDD" w:rsidP="00590FDD">
      <w:pPr>
        <w:widowControl w:val="0"/>
        <w:numPr>
          <w:ilvl w:val="0"/>
          <w:numId w:val="10"/>
        </w:numPr>
        <w:spacing w:after="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0AA6DD00" w14:textId="77777777" w:rsidTr="000555DD">
        <w:tc>
          <w:tcPr>
            <w:tcW w:w="1026" w:type="dxa"/>
            <w:vAlign w:val="bottom"/>
          </w:tcPr>
          <w:p w14:paraId="75C0C30B" w14:textId="77777777" w:rsidR="00590FDD" w:rsidRPr="00590FDD" w:rsidRDefault="00590FDD" w:rsidP="00590FDD">
            <w:pPr>
              <w:widowControl w:val="0"/>
              <w:spacing w:after="0" w:line="240" w:lineRule="auto"/>
              <w:ind w:right="360"/>
              <w:jc w:val="center"/>
              <w:rPr>
                <w:rFonts w:ascii="Times New Roman" w:eastAsia="Times New Roman" w:hAnsi="Times New Roman"/>
                <w:sz w:val="24"/>
                <w:rtl/>
              </w:rPr>
            </w:pPr>
          </w:p>
        </w:tc>
        <w:tc>
          <w:tcPr>
            <w:tcW w:w="6158" w:type="dxa"/>
          </w:tcPr>
          <w:p w14:paraId="7F0765E4" w14:textId="77777777" w:rsidR="00590FDD" w:rsidRPr="00590FDD" w:rsidRDefault="00590FDD" w:rsidP="00590FDD">
            <w:pPr>
              <w:widowControl w:val="0"/>
              <w:spacing w:after="0" w:line="240" w:lineRule="auto"/>
              <w:ind w:left="397" w:right="360"/>
              <w:rPr>
                <w:rFonts w:ascii="Times New Roman" w:eastAsia="Times New Roman" w:hAnsi="Times New Roman"/>
                <w:sz w:val="24"/>
                <w:rtl/>
              </w:rPr>
            </w:pPr>
          </w:p>
        </w:tc>
        <w:tc>
          <w:tcPr>
            <w:tcW w:w="1539" w:type="dxa"/>
          </w:tcPr>
          <w:p w14:paraId="59DCE76B" w14:textId="77777777" w:rsidR="00590FDD" w:rsidRPr="00590FDD" w:rsidRDefault="00590FDD" w:rsidP="00590FDD">
            <w:pPr>
              <w:widowControl w:val="0"/>
              <w:spacing w:after="0" w:line="240" w:lineRule="auto"/>
              <w:jc w:val="right"/>
              <w:rPr>
                <w:rFonts w:ascii="Times New Roman" w:eastAsia="Times New Roman" w:hAnsi="Times New Roman"/>
                <w:sz w:val="24"/>
                <w:rtl/>
              </w:rPr>
            </w:pPr>
          </w:p>
        </w:tc>
      </w:tr>
      <w:tr w:rsidR="00590FDD" w:rsidRPr="00590FDD" w14:paraId="5932198F" w14:textId="77777777" w:rsidTr="000555DD">
        <w:tc>
          <w:tcPr>
            <w:tcW w:w="1026" w:type="dxa"/>
            <w:vAlign w:val="bottom"/>
          </w:tcPr>
          <w:p w14:paraId="3E78F668" w14:textId="77777777" w:rsidR="00590FDD" w:rsidRPr="00590FDD" w:rsidRDefault="00590FDD" w:rsidP="00590FDD">
            <w:pPr>
              <w:widowControl w:val="0"/>
              <w:spacing w:after="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4191D078" w14:textId="77777777" w:rsidR="00590FDD" w:rsidRPr="00590FDD" w:rsidRDefault="00590FDD" w:rsidP="000555DD">
            <w:pPr>
              <w:widowControl w:val="0"/>
              <w:spacing w:after="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11F75986" w14:textId="77777777" w:rsidR="00590FDD" w:rsidRPr="00590FDD" w:rsidRDefault="00590FDD" w:rsidP="00590FDD">
            <w:pPr>
              <w:widowControl w:val="0"/>
              <w:spacing w:after="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56D3B283" w14:textId="77777777" w:rsidTr="000555DD">
        <w:tc>
          <w:tcPr>
            <w:tcW w:w="1026" w:type="dxa"/>
            <w:vAlign w:val="bottom"/>
          </w:tcPr>
          <w:p w14:paraId="720B5F68" w14:textId="77777777" w:rsidR="00590FDD" w:rsidRPr="00590FDD" w:rsidRDefault="00590FDD" w:rsidP="00590FDD">
            <w:pPr>
              <w:widowControl w:val="0"/>
              <w:spacing w:after="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39581E87" w14:textId="77777777" w:rsidR="00590FDD" w:rsidRPr="00590FDD" w:rsidRDefault="00590FDD" w:rsidP="004E32D2">
            <w:pPr>
              <w:widowControl w:val="0"/>
              <w:spacing w:after="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049803BA" w14:textId="77777777" w:rsidR="00590FDD" w:rsidRPr="00590FDD" w:rsidRDefault="00590FDD" w:rsidP="00590FDD">
            <w:pPr>
              <w:widowControl w:val="0"/>
              <w:spacing w:after="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010C0732" w14:textId="77777777" w:rsidTr="000555DD">
        <w:tc>
          <w:tcPr>
            <w:tcW w:w="1026" w:type="dxa"/>
            <w:vAlign w:val="bottom"/>
          </w:tcPr>
          <w:p w14:paraId="1274316C" w14:textId="77777777" w:rsidR="00590FDD" w:rsidRPr="00590FDD" w:rsidRDefault="00590FDD" w:rsidP="00590FDD">
            <w:pPr>
              <w:widowControl w:val="0"/>
              <w:spacing w:after="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0E98A9F2" w14:textId="77777777" w:rsidR="00590FDD" w:rsidRPr="00590FDD" w:rsidRDefault="00590FDD" w:rsidP="00590FDD">
            <w:pPr>
              <w:widowControl w:val="0"/>
              <w:spacing w:after="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11BC54C0" w14:textId="77777777" w:rsidR="00590FDD" w:rsidRPr="00590FDD" w:rsidRDefault="00590FDD" w:rsidP="00590FDD">
            <w:pPr>
              <w:widowControl w:val="0"/>
              <w:spacing w:after="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75881156" w14:textId="77777777" w:rsidTr="000555DD">
        <w:tc>
          <w:tcPr>
            <w:tcW w:w="1026" w:type="dxa"/>
            <w:vAlign w:val="bottom"/>
          </w:tcPr>
          <w:p w14:paraId="457CBA8B" w14:textId="04F274AA" w:rsidR="00590FDD" w:rsidRPr="00590FDD" w:rsidRDefault="00C37F44" w:rsidP="00590FDD">
            <w:pPr>
              <w:widowControl w:val="0"/>
              <w:spacing w:after="0" w:line="240" w:lineRule="auto"/>
              <w:ind w:right="360"/>
              <w:jc w:val="center"/>
              <w:rPr>
                <w:rFonts w:ascii="Times New Roman" w:eastAsia="Times New Roman" w:hAnsi="Times New Roman"/>
                <w:sz w:val="24"/>
              </w:rPr>
            </w:pPr>
            <w:r>
              <w:rPr>
                <w:rFonts w:ascii="Times New Roman" w:eastAsia="Times New Roman" w:hAnsi="Times New Roman" w:hint="cs"/>
                <w:sz w:val="24"/>
                <w:rtl/>
              </w:rPr>
              <w:t>30%</w:t>
            </w:r>
          </w:p>
        </w:tc>
        <w:tc>
          <w:tcPr>
            <w:tcW w:w="6158" w:type="dxa"/>
          </w:tcPr>
          <w:p w14:paraId="5D0D34DF" w14:textId="77777777" w:rsidR="00590FDD" w:rsidRPr="00590FDD" w:rsidRDefault="00590FDD" w:rsidP="00590FDD">
            <w:pPr>
              <w:widowControl w:val="0"/>
              <w:spacing w:after="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5EB2342A" w14:textId="77777777" w:rsidR="00590FDD" w:rsidRPr="00590FDD" w:rsidRDefault="00590FDD" w:rsidP="00590FDD">
            <w:pPr>
              <w:widowControl w:val="0"/>
              <w:spacing w:after="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30C96356" w14:textId="77777777" w:rsidTr="000555DD">
        <w:tc>
          <w:tcPr>
            <w:tcW w:w="1026" w:type="dxa"/>
            <w:vAlign w:val="bottom"/>
          </w:tcPr>
          <w:p w14:paraId="000E0788" w14:textId="6B71A6D6" w:rsidR="00590FDD" w:rsidRPr="00590FDD" w:rsidRDefault="00C37F44" w:rsidP="00590FDD">
            <w:pPr>
              <w:widowControl w:val="0"/>
              <w:spacing w:after="0" w:line="240" w:lineRule="auto"/>
              <w:ind w:right="360"/>
              <w:jc w:val="center"/>
              <w:rPr>
                <w:rFonts w:ascii="Times New Roman" w:eastAsia="Times New Roman" w:hAnsi="Times New Roman"/>
                <w:sz w:val="24"/>
              </w:rPr>
            </w:pPr>
            <w:r>
              <w:rPr>
                <w:rFonts w:ascii="Times New Roman" w:eastAsia="Times New Roman" w:hAnsi="Times New Roman" w:hint="cs"/>
                <w:sz w:val="24"/>
                <w:rtl/>
              </w:rPr>
              <w:t>5%</w:t>
            </w:r>
          </w:p>
        </w:tc>
        <w:tc>
          <w:tcPr>
            <w:tcW w:w="6158" w:type="dxa"/>
          </w:tcPr>
          <w:p w14:paraId="3543A67A" w14:textId="021A4460" w:rsidR="00590FDD" w:rsidRPr="00590FDD" w:rsidRDefault="00590FDD" w:rsidP="00C37F44">
            <w:pPr>
              <w:widowControl w:val="0"/>
              <w:spacing w:after="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w:t>
            </w:r>
          </w:p>
        </w:tc>
        <w:tc>
          <w:tcPr>
            <w:tcW w:w="1539" w:type="dxa"/>
          </w:tcPr>
          <w:p w14:paraId="7F566764" w14:textId="77777777" w:rsidR="00590FDD" w:rsidRPr="00590FDD" w:rsidRDefault="00590FDD" w:rsidP="00590FDD">
            <w:pPr>
              <w:widowControl w:val="0"/>
              <w:spacing w:after="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0286C046" w14:textId="77777777" w:rsidTr="000555DD">
        <w:tc>
          <w:tcPr>
            <w:tcW w:w="1026" w:type="dxa"/>
            <w:vAlign w:val="bottom"/>
          </w:tcPr>
          <w:p w14:paraId="38F4A565" w14:textId="18AF619B" w:rsidR="00590FDD" w:rsidRPr="00590FDD" w:rsidRDefault="00C37F44" w:rsidP="00590FDD">
            <w:pPr>
              <w:widowControl w:val="0"/>
              <w:spacing w:after="0" w:line="240" w:lineRule="auto"/>
              <w:ind w:right="360"/>
              <w:jc w:val="center"/>
              <w:rPr>
                <w:rFonts w:ascii="Times New Roman" w:eastAsia="Times New Roman" w:hAnsi="Times New Roman"/>
                <w:sz w:val="24"/>
              </w:rPr>
            </w:pPr>
            <w:r>
              <w:rPr>
                <w:rFonts w:ascii="Times New Roman" w:eastAsia="Times New Roman" w:hAnsi="Times New Roman" w:hint="cs"/>
                <w:sz w:val="24"/>
                <w:rtl/>
              </w:rPr>
              <w:t>20%</w:t>
            </w:r>
          </w:p>
        </w:tc>
        <w:tc>
          <w:tcPr>
            <w:tcW w:w="6158" w:type="dxa"/>
          </w:tcPr>
          <w:p w14:paraId="1C79F4A7" w14:textId="77777777" w:rsidR="00590FDD" w:rsidRPr="00590FDD" w:rsidRDefault="00590FDD" w:rsidP="00590FDD">
            <w:pPr>
              <w:widowControl w:val="0"/>
              <w:spacing w:after="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0DAB5FCC" w14:textId="77777777" w:rsidR="00590FDD" w:rsidRPr="00590FDD" w:rsidRDefault="00590FDD" w:rsidP="00590FDD">
            <w:pPr>
              <w:widowControl w:val="0"/>
              <w:spacing w:after="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7C872585" w14:textId="77777777" w:rsidTr="000555DD">
        <w:tc>
          <w:tcPr>
            <w:tcW w:w="1026" w:type="dxa"/>
            <w:vAlign w:val="bottom"/>
          </w:tcPr>
          <w:p w14:paraId="068AE286" w14:textId="1B4031FB" w:rsidR="00590FDD" w:rsidRPr="00590FDD" w:rsidRDefault="00C37F44" w:rsidP="00590FDD">
            <w:pPr>
              <w:widowControl w:val="0"/>
              <w:spacing w:after="0" w:line="240" w:lineRule="auto"/>
              <w:ind w:right="360"/>
              <w:jc w:val="center"/>
              <w:rPr>
                <w:rFonts w:ascii="Times New Roman" w:eastAsia="Times New Roman" w:hAnsi="Times New Roman"/>
                <w:sz w:val="24"/>
              </w:rPr>
            </w:pPr>
            <w:r>
              <w:rPr>
                <w:rFonts w:ascii="Times New Roman" w:eastAsia="Times New Roman" w:hAnsi="Times New Roman" w:hint="cs"/>
                <w:sz w:val="24"/>
                <w:rtl/>
              </w:rPr>
              <w:t>10%</w:t>
            </w:r>
          </w:p>
        </w:tc>
        <w:tc>
          <w:tcPr>
            <w:tcW w:w="6158" w:type="dxa"/>
          </w:tcPr>
          <w:p w14:paraId="1920DECA" w14:textId="77777777" w:rsidR="00590FDD" w:rsidRPr="00590FDD" w:rsidRDefault="00590FDD" w:rsidP="00590FDD">
            <w:pPr>
              <w:widowControl w:val="0"/>
              <w:spacing w:after="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1D0FA705" w14:textId="77777777" w:rsidR="00590FDD" w:rsidRPr="00590FDD" w:rsidRDefault="00590FDD" w:rsidP="00590FDD">
            <w:pPr>
              <w:widowControl w:val="0"/>
              <w:spacing w:after="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43BF0506" w14:textId="77777777" w:rsidTr="000555DD">
        <w:tc>
          <w:tcPr>
            <w:tcW w:w="1026" w:type="dxa"/>
            <w:vAlign w:val="bottom"/>
          </w:tcPr>
          <w:p w14:paraId="67B75870" w14:textId="77777777" w:rsidR="00590FDD" w:rsidRPr="00590FDD" w:rsidRDefault="00590FDD" w:rsidP="00590FDD">
            <w:pPr>
              <w:widowControl w:val="0"/>
              <w:spacing w:after="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3%</w:t>
            </w:r>
          </w:p>
        </w:tc>
        <w:tc>
          <w:tcPr>
            <w:tcW w:w="6158" w:type="dxa"/>
          </w:tcPr>
          <w:p w14:paraId="7FC89F52" w14:textId="77777777" w:rsidR="00590FDD" w:rsidRPr="00590FDD" w:rsidRDefault="00590FDD" w:rsidP="00590FDD">
            <w:pPr>
              <w:widowControl w:val="0"/>
              <w:spacing w:after="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4E94F670" w14:textId="77777777" w:rsidR="00590FDD" w:rsidRPr="00590FDD" w:rsidRDefault="00590FDD" w:rsidP="00590FDD">
            <w:pPr>
              <w:widowControl w:val="0"/>
              <w:spacing w:after="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528C880D" w14:textId="77777777" w:rsidTr="000555DD">
        <w:tc>
          <w:tcPr>
            <w:tcW w:w="1026" w:type="dxa"/>
            <w:vAlign w:val="bottom"/>
          </w:tcPr>
          <w:p w14:paraId="123084F5" w14:textId="77777777" w:rsidR="00590FDD" w:rsidRPr="00590FDD" w:rsidRDefault="00590FDD" w:rsidP="00590FDD">
            <w:pPr>
              <w:widowControl w:val="0"/>
              <w:spacing w:after="0" w:line="240" w:lineRule="auto"/>
              <w:ind w:right="360"/>
              <w:jc w:val="center"/>
              <w:rPr>
                <w:rFonts w:ascii="Times New Roman" w:eastAsia="Times New Roman" w:hAnsi="Times New Roman"/>
                <w:sz w:val="24"/>
                <w:rtl/>
              </w:rPr>
            </w:pPr>
            <w:r w:rsidRPr="00590FDD">
              <w:rPr>
                <w:rFonts w:ascii="Times New Roman" w:eastAsia="Times New Roman" w:hAnsi="Times New Roman" w:hint="cs"/>
                <w:sz w:val="24"/>
                <w:rtl/>
              </w:rPr>
              <w:t>7%</w:t>
            </w:r>
          </w:p>
        </w:tc>
        <w:tc>
          <w:tcPr>
            <w:tcW w:w="6158" w:type="dxa"/>
          </w:tcPr>
          <w:p w14:paraId="6A69734F" w14:textId="77777777" w:rsidR="00590FDD" w:rsidRPr="00590FDD" w:rsidRDefault="00590FDD" w:rsidP="00590FDD">
            <w:pPr>
              <w:widowControl w:val="0"/>
              <w:spacing w:after="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6A798267" w14:textId="77777777" w:rsidR="00590FDD" w:rsidRPr="00590FDD" w:rsidRDefault="00590FDD" w:rsidP="00590FDD">
            <w:pPr>
              <w:widowControl w:val="0"/>
              <w:spacing w:after="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6F53BD11" w14:textId="77777777" w:rsidTr="000555DD">
        <w:tc>
          <w:tcPr>
            <w:tcW w:w="1026" w:type="dxa"/>
            <w:vAlign w:val="bottom"/>
          </w:tcPr>
          <w:p w14:paraId="744C445E" w14:textId="77777777" w:rsidR="00590FDD" w:rsidRPr="00590FDD" w:rsidRDefault="00590FDD" w:rsidP="00590FDD">
            <w:pPr>
              <w:widowControl w:val="0"/>
              <w:spacing w:after="0" w:line="240" w:lineRule="auto"/>
              <w:ind w:right="360"/>
              <w:jc w:val="center"/>
              <w:rPr>
                <w:rFonts w:ascii="Times New Roman" w:eastAsia="Times New Roman" w:hAnsi="Times New Roman"/>
                <w:sz w:val="24"/>
                <w:rtl/>
              </w:rPr>
            </w:pPr>
          </w:p>
        </w:tc>
        <w:tc>
          <w:tcPr>
            <w:tcW w:w="6158" w:type="dxa"/>
          </w:tcPr>
          <w:p w14:paraId="2CE7CEB3" w14:textId="77777777" w:rsidR="00590FDD" w:rsidRPr="00590FDD" w:rsidRDefault="00590FDD" w:rsidP="004E32D2">
            <w:pPr>
              <w:widowControl w:val="0"/>
              <w:spacing w:after="0" w:line="240" w:lineRule="auto"/>
              <w:ind w:right="360"/>
              <w:rPr>
                <w:rFonts w:ascii="Times New Roman" w:eastAsia="Times New Roman" w:hAnsi="Times New Roman"/>
                <w:sz w:val="24"/>
                <w:rtl/>
              </w:rPr>
            </w:pPr>
          </w:p>
        </w:tc>
        <w:tc>
          <w:tcPr>
            <w:tcW w:w="1539" w:type="dxa"/>
          </w:tcPr>
          <w:p w14:paraId="53F168F1" w14:textId="77777777" w:rsidR="00590FDD" w:rsidRPr="00590FDD" w:rsidRDefault="00590FDD" w:rsidP="004E32D2">
            <w:pPr>
              <w:widowControl w:val="0"/>
              <w:spacing w:after="0" w:line="240" w:lineRule="auto"/>
              <w:rPr>
                <w:rFonts w:ascii="Times New Roman" w:eastAsia="Times New Roman" w:hAnsi="Times New Roman"/>
                <w:sz w:val="24"/>
                <w:rtl/>
              </w:rPr>
            </w:pPr>
          </w:p>
        </w:tc>
      </w:tr>
      <w:tr w:rsidR="00590FDD" w:rsidRPr="00590FDD" w14:paraId="550400BC" w14:textId="77777777" w:rsidTr="000555DD">
        <w:tc>
          <w:tcPr>
            <w:tcW w:w="1026" w:type="dxa"/>
          </w:tcPr>
          <w:p w14:paraId="7A891501" w14:textId="77777777" w:rsidR="00590FDD" w:rsidRPr="00590FDD" w:rsidRDefault="00590FDD" w:rsidP="00590FDD">
            <w:pPr>
              <w:widowControl w:val="0"/>
              <w:spacing w:after="0" w:line="240" w:lineRule="auto"/>
              <w:ind w:right="360"/>
              <w:rPr>
                <w:rFonts w:ascii="Times New Roman" w:eastAsia="Times New Roman" w:hAnsi="Times New Roman"/>
                <w:sz w:val="24"/>
              </w:rPr>
            </w:pPr>
          </w:p>
        </w:tc>
        <w:tc>
          <w:tcPr>
            <w:tcW w:w="6158" w:type="dxa"/>
          </w:tcPr>
          <w:p w14:paraId="77F7D3DA" w14:textId="77777777" w:rsidR="00590FDD" w:rsidRPr="00590FDD" w:rsidRDefault="00590FDD" w:rsidP="00590FDD">
            <w:pPr>
              <w:widowControl w:val="0"/>
              <w:spacing w:after="0" w:line="240" w:lineRule="auto"/>
              <w:ind w:right="360"/>
              <w:rPr>
                <w:rFonts w:ascii="Times New Roman" w:eastAsia="Times New Roman" w:hAnsi="Times New Roman"/>
                <w:sz w:val="24"/>
              </w:rPr>
            </w:pPr>
          </w:p>
        </w:tc>
        <w:tc>
          <w:tcPr>
            <w:tcW w:w="1539" w:type="dxa"/>
          </w:tcPr>
          <w:p w14:paraId="79874236" w14:textId="77777777" w:rsidR="00590FDD" w:rsidRPr="00590FDD" w:rsidRDefault="00590FDD" w:rsidP="00590FDD">
            <w:pPr>
              <w:widowControl w:val="0"/>
              <w:spacing w:after="0" w:line="240" w:lineRule="auto"/>
              <w:jc w:val="right"/>
              <w:rPr>
                <w:rFonts w:ascii="Times New Roman" w:eastAsia="Times New Roman" w:hAnsi="Times New Roman"/>
                <w:sz w:val="24"/>
              </w:rPr>
            </w:pPr>
          </w:p>
        </w:tc>
      </w:tr>
    </w:tbl>
    <w:p w14:paraId="159D1486" w14:textId="77777777" w:rsidR="00590FDD" w:rsidRPr="00590FDD" w:rsidRDefault="00590FDD" w:rsidP="00590FDD">
      <w:pPr>
        <w:widowControl w:val="0"/>
        <w:numPr>
          <w:ilvl w:val="0"/>
          <w:numId w:val="10"/>
        </w:numPr>
        <w:spacing w:after="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למרות האמור בסעיף 1 לעיל רשאי המזמין לשלם למתכנן מקדמות בגין קידום התכנון אשר יקוזזו משלבי התשלום עפ"י קביעתו.</w:t>
      </w:r>
    </w:p>
    <w:p w14:paraId="4629258E" w14:textId="77777777" w:rsidR="00590FDD" w:rsidRPr="00590FDD" w:rsidRDefault="00590FDD" w:rsidP="00590FDD">
      <w:pPr>
        <w:widowControl w:val="0"/>
        <w:spacing w:after="0" w:line="240" w:lineRule="auto"/>
        <w:rPr>
          <w:rFonts w:ascii="Times New Roman" w:eastAsia="Times New Roman" w:hAnsi="Times New Roman"/>
          <w:sz w:val="24"/>
          <w:rtl/>
          <w:lang w:eastAsia="he-IL"/>
        </w:rPr>
      </w:pPr>
    </w:p>
    <w:p w14:paraId="3392A05D" w14:textId="77777777" w:rsidR="00590FDD" w:rsidRPr="00590FDD" w:rsidRDefault="00590FDD" w:rsidP="00590FDD">
      <w:pPr>
        <w:widowControl w:val="0"/>
        <w:numPr>
          <w:ilvl w:val="0"/>
          <w:numId w:val="10"/>
        </w:numPr>
        <w:spacing w:after="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1B1ED938" w14:textId="77777777" w:rsidR="00590FDD" w:rsidRPr="00590FDD" w:rsidRDefault="00590FDD" w:rsidP="00590FDD">
      <w:pPr>
        <w:widowControl w:val="0"/>
        <w:spacing w:after="0" w:line="240" w:lineRule="auto"/>
        <w:ind w:left="720"/>
        <w:rPr>
          <w:rFonts w:ascii="Times New Roman" w:eastAsia="Times New Roman" w:hAnsi="Times New Roman"/>
          <w:sz w:val="24"/>
          <w:rtl/>
          <w:lang w:eastAsia="he-IL"/>
        </w:rPr>
      </w:pPr>
    </w:p>
    <w:p w14:paraId="097FED1F" w14:textId="08CA2648" w:rsidR="00590FDD" w:rsidRPr="00590FDD" w:rsidRDefault="00590FDD" w:rsidP="00C31B98">
      <w:pPr>
        <w:widowControl w:val="0"/>
        <w:numPr>
          <w:ilvl w:val="0"/>
          <w:numId w:val="10"/>
        </w:numPr>
        <w:spacing w:after="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המזמין ישלם את שכר המתכנן תוך </w:t>
      </w:r>
      <w:r w:rsidR="00C31B98">
        <w:rPr>
          <w:rFonts w:ascii="Times New Roman" w:eastAsia="Times New Roman" w:hAnsi="Times New Roman" w:hint="cs"/>
          <w:sz w:val="24"/>
          <w:rtl/>
          <w:lang w:eastAsia="he-IL"/>
        </w:rPr>
        <w:t>45</w:t>
      </w:r>
      <w:r w:rsidRPr="00590FDD">
        <w:rPr>
          <w:rFonts w:ascii="Times New Roman" w:eastAsia="Times New Roman" w:hAnsi="Times New Roman"/>
          <w:sz w:val="24"/>
          <w:rtl/>
          <w:lang w:eastAsia="he-IL"/>
        </w:rPr>
        <w:t xml:space="preserve"> יום מתאריך אישור החשבון ע"י המנהל.</w:t>
      </w:r>
    </w:p>
    <w:p w14:paraId="0BB88572" w14:textId="77777777" w:rsidR="00590FDD" w:rsidRPr="00590FDD" w:rsidRDefault="00590FDD" w:rsidP="00590FDD">
      <w:pPr>
        <w:widowControl w:val="0"/>
        <w:bidi w:val="0"/>
        <w:spacing w:after="0" w:line="240" w:lineRule="auto"/>
        <w:ind w:left="720"/>
        <w:rPr>
          <w:rFonts w:ascii="Times New Roman" w:eastAsia="Times New Roman" w:hAnsi="Times New Roman"/>
          <w:sz w:val="24"/>
          <w:rtl/>
          <w:lang w:eastAsia="he-IL"/>
        </w:rPr>
      </w:pPr>
    </w:p>
    <w:p w14:paraId="40E42F52" w14:textId="77777777" w:rsidR="00590FDD" w:rsidRPr="00590FDD" w:rsidRDefault="00590FDD" w:rsidP="00590FDD">
      <w:pPr>
        <w:widowControl w:val="0"/>
        <w:numPr>
          <w:ilvl w:val="0"/>
          <w:numId w:val="10"/>
        </w:numPr>
        <w:spacing w:after="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0CF82C84" w14:textId="77777777" w:rsidR="00590FDD" w:rsidRPr="00590FDD" w:rsidRDefault="00590FDD" w:rsidP="00590FDD">
      <w:pPr>
        <w:widowControl w:val="0"/>
        <w:spacing w:after="0" w:line="240" w:lineRule="auto"/>
        <w:rPr>
          <w:rFonts w:ascii="Times New Roman" w:eastAsia="Times New Roman" w:hAnsi="Times New Roman"/>
          <w:sz w:val="24"/>
          <w:rtl/>
          <w:lang w:eastAsia="he-IL"/>
        </w:rPr>
      </w:pPr>
    </w:p>
    <w:p w14:paraId="27D0819F"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0509770C"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5728C95F"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52C21C53"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7BC57BAF"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6226D91D"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07642726"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283E88B7"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020F98E5"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2B693673"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7E5AA887"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77003036"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5D467A7B"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73D5AC0E"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67367A16"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2FF69880"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22453FAB"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55A83C71"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3223932B" w14:textId="77777777" w:rsidR="00E078A7" w:rsidRDefault="00E078A7" w:rsidP="004E32D2">
      <w:pPr>
        <w:widowControl w:val="0"/>
        <w:spacing w:after="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19D1A37A" w14:textId="77777777" w:rsidR="004E32D2" w:rsidRPr="004E32D2" w:rsidRDefault="004E32D2" w:rsidP="004E32D2">
      <w:pPr>
        <w:widowControl w:val="0"/>
        <w:spacing w:after="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"ו''</w:t>
      </w:r>
    </w:p>
    <w:p w14:paraId="1A794468" w14:textId="0BCCCC08" w:rsidR="004E32D2" w:rsidRPr="004E32D2" w:rsidRDefault="004E32D2" w:rsidP="004E32D2">
      <w:pPr>
        <w:widowControl w:val="0"/>
        <w:spacing w:after="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5T00:00:00Z">
            <w:dateFormat w:val="dd/MM/yyyy"/>
            <w:lid w:val="he-IL"/>
            <w:storeMappedDataAs w:val="dateTime"/>
            <w:calendar w:val="gregorian"/>
          </w:date>
        </w:sdtPr>
        <w:sdtEndPr>
          <w:rPr>
            <w:rFonts w:hint="cs"/>
          </w:rPr>
        </w:sdtEndPr>
        <w:sdtContent>
          <w:r w:rsidR="00206482">
            <w:rPr>
              <w:rFonts w:ascii="Times New Roman" w:eastAsia="Times New Roman" w:hAnsi="Times New Roman" w:hint="cs"/>
              <w:color w:val="008000"/>
              <w:sz w:val="24"/>
              <w:rtl/>
              <w:lang w:eastAsia="he-IL"/>
            </w:rPr>
            <w:t>‏15/09/2021</w:t>
          </w:r>
        </w:sdtContent>
      </w:sdt>
      <w:r w:rsidRPr="004E32D2">
        <w:rPr>
          <w:rFonts w:ascii="Times New Roman" w:eastAsia="Times New Roman" w:hAnsi="Times New Roman" w:hint="cs"/>
          <w:bCs/>
          <w:color w:val="FF0000"/>
          <w:sz w:val="24"/>
          <w:rtl/>
          <w:lang w:eastAsia="he-IL"/>
        </w:rPr>
        <w:br/>
      </w:r>
    </w:p>
    <w:p w14:paraId="39420F64" w14:textId="77777777" w:rsidR="004E32D2" w:rsidRPr="004E32D2" w:rsidRDefault="004E32D2" w:rsidP="004E32D2">
      <w:pPr>
        <w:widowControl w:val="0"/>
        <w:spacing w:after="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6553F5A" w14:textId="41740C2B" w:rsidR="004E32D2" w:rsidRPr="004E32D2" w:rsidRDefault="00A51FAF" w:rsidP="00C6024D">
          <w:pPr>
            <w:widowControl w:val="0"/>
            <w:spacing w:after="0" w:line="240" w:lineRule="auto"/>
            <w:rPr>
              <w:rFonts w:ascii="Times New Roman" w:eastAsia="Times New Roman" w:hAnsi="Times New Roman"/>
              <w:color w:val="008000"/>
              <w:sz w:val="24"/>
              <w:rtl/>
              <w:lang w:eastAsia="he-IL"/>
            </w:rPr>
          </w:pPr>
          <w:r>
            <w:rPr>
              <w:rFonts w:ascii="Times New Roman" w:eastAsia="Times New Roman" w:hAnsi="Times New Roman"/>
              <w:color w:val="008000"/>
              <w:sz w:val="24"/>
              <w:rtl/>
              <w:lang w:eastAsia="he-IL"/>
            </w:rPr>
            <w:br/>
            <w:t>אפריקה ישראל מגורים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מ.ז 52-003476-0</w:t>
          </w:r>
          <w:r>
            <w:rPr>
              <w:rFonts w:ascii="Times New Roman" w:eastAsia="Times New Roman" w:hAnsi="Times New Roman"/>
              <w:color w:val="008000"/>
              <w:sz w:val="24"/>
              <w:rtl/>
              <w:lang w:eastAsia="he-IL"/>
            </w:rPr>
            <w:br/>
          </w:r>
        </w:p>
      </w:sdtContent>
    </w:sdt>
    <w:p w14:paraId="7F6C393B" w14:textId="77777777" w:rsidR="004E32D2" w:rsidRPr="004E32D2" w:rsidRDefault="004E32D2" w:rsidP="004E32D2">
      <w:pPr>
        <w:widowControl w:val="0"/>
        <w:spacing w:after="0" w:line="240" w:lineRule="auto"/>
        <w:jc w:val="both"/>
        <w:rPr>
          <w:rFonts w:ascii="Times New Roman" w:eastAsia="Times New Roman" w:hAnsi="Times New Roman"/>
          <w:color w:val="008000"/>
          <w:sz w:val="24"/>
          <w:rtl/>
          <w:lang w:eastAsia="he-IL"/>
        </w:rPr>
      </w:pPr>
    </w:p>
    <w:p w14:paraId="75DC8EF5" w14:textId="77777777" w:rsidR="004E32D2" w:rsidRPr="004E32D2" w:rsidRDefault="004E32D2" w:rsidP="004E32D2">
      <w:pPr>
        <w:widowControl w:val="0"/>
        <w:spacing w:after="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29653707" w14:textId="77777777" w:rsidR="004E32D2" w:rsidRPr="004E32D2" w:rsidRDefault="004E32D2" w:rsidP="004E32D2">
      <w:pPr>
        <w:widowControl w:val="0"/>
        <w:spacing w:after="0" w:line="240" w:lineRule="auto"/>
        <w:jc w:val="both"/>
        <w:rPr>
          <w:rFonts w:ascii="Times New Roman" w:eastAsia="Times New Roman" w:hAnsi="Times New Roman"/>
          <w:bCs/>
          <w:sz w:val="24"/>
          <w:u w:val="single"/>
          <w:rtl/>
          <w:lang w:eastAsia="he-IL"/>
        </w:rPr>
      </w:pPr>
    </w:p>
    <w:p w14:paraId="2AFCE248" w14:textId="77777777" w:rsidR="004E32D2" w:rsidRPr="004E32D2" w:rsidRDefault="004E32D2" w:rsidP="004E32D2">
      <w:pPr>
        <w:widowControl w:val="0"/>
        <w:spacing w:after="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4281BCB9" w14:textId="77777777" w:rsidR="004E32D2" w:rsidRPr="004E32D2" w:rsidRDefault="004E32D2" w:rsidP="004E32D2">
      <w:pPr>
        <w:widowControl w:val="0"/>
        <w:spacing w:after="0" w:line="240" w:lineRule="auto"/>
        <w:jc w:val="both"/>
        <w:rPr>
          <w:rFonts w:ascii="Times New Roman" w:eastAsia="Times New Roman" w:hAnsi="Times New Roman"/>
          <w:sz w:val="24"/>
          <w:rtl/>
          <w:lang w:eastAsia="he-IL"/>
        </w:rPr>
      </w:pPr>
    </w:p>
    <w:p w14:paraId="0631D383" w14:textId="52A927A2" w:rsidR="004E32D2" w:rsidRPr="004E32D2" w:rsidRDefault="004E32D2" w:rsidP="004E32D2">
      <w:pPr>
        <w:widowControl w:val="0"/>
        <w:spacing w:after="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66850">
            <w:rPr>
              <w:rFonts w:ascii="Times New Roman" w:eastAsia="Times New Roman" w:hAnsi="Times New Roman"/>
              <w:color w:val="008000"/>
              <w:sz w:val="24"/>
              <w:rtl/>
              <w:lang w:eastAsia="he-IL"/>
            </w:rPr>
            <w:t>קרבן ושות' חב' להנדסה</w:t>
          </w:r>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66850">
            <w:rPr>
              <w:rFonts w:ascii="Times New Roman" w:eastAsia="Times New Roman" w:hAnsi="Times New Roman"/>
              <w:color w:val="008000"/>
              <w:sz w:val="24"/>
              <w:rtl/>
              <w:lang w:eastAsia="he-IL"/>
            </w:rPr>
            <w:t>קרבן ושות' חב' להנדסה</w:t>
          </w:r>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66850">
            <w:rPr>
              <w:rFonts w:ascii="Times New Roman" w:eastAsia="Times New Roman" w:hAnsi="Times New Roman"/>
              <w:color w:val="008000"/>
              <w:sz w:val="24"/>
              <w:rtl/>
              <w:lang w:eastAsia="he-IL"/>
            </w:rPr>
            <w:t>קרבן ושות' חב' להנדסה</w:t>
          </w:r>
        </w:sdtContent>
      </w:sdt>
      <w:r w:rsidRPr="004E32D2">
        <w:rPr>
          <w:rFonts w:ascii="Times New Roman" w:eastAsia="Times New Roman" w:hAnsi="Times New Roman" w:hint="cs"/>
          <w:sz w:val="24"/>
          <w:rtl/>
          <w:lang w:eastAsia="he-IL"/>
        </w:rPr>
        <w:t xml:space="preserve"> *,מצהיר בזאת ומתחייב כלפיכם כדלקמן:</w:t>
      </w:r>
    </w:p>
    <w:p w14:paraId="408BF4F3" w14:textId="77777777" w:rsidR="004E32D2" w:rsidRPr="004E32D2" w:rsidRDefault="004E32D2" w:rsidP="004E32D2">
      <w:pPr>
        <w:widowControl w:val="0"/>
        <w:spacing w:after="0" w:line="360" w:lineRule="auto"/>
        <w:jc w:val="both"/>
        <w:rPr>
          <w:rFonts w:ascii="Times New Roman" w:eastAsia="Times New Roman" w:hAnsi="Times New Roman"/>
          <w:sz w:val="24"/>
          <w:rtl/>
          <w:lang w:eastAsia="he-IL"/>
        </w:rPr>
      </w:pPr>
    </w:p>
    <w:p w14:paraId="5440D622" w14:textId="0B527779" w:rsidR="004E32D2" w:rsidRPr="004E32D2" w:rsidRDefault="004E32D2" w:rsidP="004E32D2">
      <w:pPr>
        <w:widowControl w:val="0"/>
        <w:numPr>
          <w:ilvl w:val="0"/>
          <w:numId w:val="11"/>
        </w:numPr>
        <w:tabs>
          <w:tab w:val="num" w:pos="515"/>
        </w:tabs>
        <w:spacing w:after="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66850">
            <w:rPr>
              <w:rFonts w:ascii="Times New Roman" w:eastAsia="Times New Roman" w:hAnsi="Times New Roman"/>
              <w:color w:val="008000"/>
              <w:sz w:val="24"/>
              <w:rtl/>
              <w:lang w:eastAsia="he-IL"/>
            </w:rPr>
            <w:t>קרבן ושות' חב' להנדסה</w:t>
          </w:r>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206482">
            <w:rPr>
              <w:rFonts w:ascii="Times New Roman" w:eastAsia="Times New Roman" w:hAnsi="Times New Roman" w:hint="cs"/>
              <w:bCs/>
              <w:color w:val="008000"/>
              <w:sz w:val="24"/>
              <w:rtl/>
              <w:lang w:eastAsia="he-IL"/>
            </w:rPr>
            <w:t>גבעת הכלניות ( שם זמני )</w:t>
          </w:r>
        </w:sdtContent>
      </w:sdt>
      <w:r w:rsidRPr="004E32D2">
        <w:rPr>
          <w:rFonts w:ascii="Times New Roman" w:eastAsia="Times New Roman" w:hAnsi="Times New Roman" w:hint="cs"/>
          <w:color w:val="008000"/>
          <w:sz w:val="24"/>
          <w:rtl/>
          <w:lang w:eastAsia="he-IL"/>
        </w:rPr>
        <w:t>.</w:t>
      </w:r>
    </w:p>
    <w:p w14:paraId="5663B79C" w14:textId="77777777" w:rsidR="004E32D2" w:rsidRPr="004E32D2" w:rsidRDefault="004E32D2" w:rsidP="004E32D2">
      <w:pPr>
        <w:widowControl w:val="0"/>
        <w:spacing w:after="0" w:line="360" w:lineRule="auto"/>
        <w:jc w:val="both"/>
        <w:rPr>
          <w:rFonts w:ascii="Times New Roman" w:eastAsia="Times New Roman" w:hAnsi="Times New Roman"/>
          <w:sz w:val="24"/>
          <w:rtl/>
          <w:lang w:eastAsia="he-IL"/>
        </w:rPr>
      </w:pPr>
    </w:p>
    <w:p w14:paraId="4A87ACAB" w14:textId="12A32694" w:rsidR="004E32D2" w:rsidRPr="004E32D2" w:rsidRDefault="004E32D2" w:rsidP="004E32D2">
      <w:pPr>
        <w:widowControl w:val="0"/>
        <w:numPr>
          <w:ilvl w:val="0"/>
          <w:numId w:val="11"/>
        </w:numPr>
        <w:tabs>
          <w:tab w:val="num" w:pos="515"/>
        </w:tabs>
        <w:spacing w:after="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66850">
            <w:rPr>
              <w:rFonts w:ascii="Times New Roman" w:eastAsia="Times New Roman" w:hAnsi="Times New Roman"/>
              <w:color w:val="008000"/>
              <w:sz w:val="24"/>
              <w:rtl/>
              <w:lang w:eastAsia="he-IL"/>
            </w:rPr>
            <w:t>קרבן ושות' חב' להנדסה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עשוי </w:t>
      </w:r>
      <w:r w:rsidRPr="004E32D2">
        <w:rPr>
          <w:rFonts w:ascii="Times New Roman" w:eastAsia="Times New Roman" w:hAnsi="Times New Roman" w:hint="cs"/>
          <w:sz w:val="24"/>
          <w:rtl/>
          <w:lang w:eastAsia="he-IL"/>
        </w:rPr>
        <w:lastRenderedPageBreak/>
        <w:t>להגיע לרשותי מידע חסוי כמוגדר להלן:</w:t>
      </w:r>
    </w:p>
    <w:p w14:paraId="51F80385" w14:textId="77777777" w:rsidR="004E32D2" w:rsidRPr="004E32D2" w:rsidRDefault="004E32D2" w:rsidP="004E32D2">
      <w:pPr>
        <w:widowControl w:val="0"/>
        <w:tabs>
          <w:tab w:val="right" w:pos="2216"/>
        </w:tabs>
        <w:spacing w:after="0" w:line="360" w:lineRule="auto"/>
        <w:jc w:val="both"/>
        <w:rPr>
          <w:rFonts w:ascii="Times New Roman" w:eastAsia="Times New Roman" w:hAnsi="Times New Roman"/>
          <w:sz w:val="24"/>
          <w:rtl/>
          <w:lang w:eastAsia="he-IL"/>
        </w:rPr>
      </w:pPr>
    </w:p>
    <w:p w14:paraId="32ABF8A2" w14:textId="31144C38" w:rsidR="004E32D2" w:rsidRPr="004E32D2" w:rsidRDefault="004E32D2" w:rsidP="004E32D2">
      <w:pPr>
        <w:widowControl w:val="0"/>
        <w:tabs>
          <w:tab w:val="left" w:pos="515"/>
        </w:tabs>
        <w:spacing w:after="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66850">
            <w:rPr>
              <w:rFonts w:ascii="Times New Roman" w:eastAsia="Times New Roman" w:hAnsi="Times New Roman"/>
              <w:color w:val="008000"/>
              <w:sz w:val="24"/>
              <w:rtl/>
              <w:lang w:eastAsia="he-IL"/>
            </w:rPr>
            <w:t>קרבן ושות' חב' להנדסה</w:t>
          </w:r>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0A6E273C" w14:textId="77777777" w:rsidR="004E32D2" w:rsidRPr="004E32D2" w:rsidRDefault="004E32D2" w:rsidP="004E32D2">
      <w:pPr>
        <w:widowControl w:val="0"/>
        <w:tabs>
          <w:tab w:val="right" w:pos="2216"/>
        </w:tabs>
        <w:spacing w:after="0" w:line="360" w:lineRule="auto"/>
        <w:jc w:val="both"/>
        <w:rPr>
          <w:rFonts w:ascii="Times New Roman" w:eastAsia="Times New Roman" w:hAnsi="Times New Roman"/>
          <w:sz w:val="24"/>
          <w:rtl/>
          <w:lang w:eastAsia="he-IL"/>
        </w:rPr>
      </w:pPr>
    </w:p>
    <w:p w14:paraId="3EE3EE1B" w14:textId="77777777" w:rsidR="004E32D2" w:rsidRPr="004E32D2" w:rsidRDefault="004E32D2" w:rsidP="004E32D2">
      <w:pPr>
        <w:widowControl w:val="0"/>
        <w:numPr>
          <w:ilvl w:val="0"/>
          <w:numId w:val="11"/>
        </w:numPr>
        <w:tabs>
          <w:tab w:val="num" w:pos="515"/>
        </w:tabs>
        <w:spacing w:after="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49325C52" w14:textId="77777777" w:rsidR="004E32D2" w:rsidRPr="004E32D2" w:rsidRDefault="004E32D2" w:rsidP="004E32D2">
      <w:pPr>
        <w:widowControl w:val="0"/>
        <w:spacing w:after="0" w:line="360" w:lineRule="auto"/>
        <w:jc w:val="both"/>
        <w:rPr>
          <w:rFonts w:ascii="Times New Roman" w:eastAsia="Times New Roman" w:hAnsi="Times New Roman"/>
          <w:sz w:val="24"/>
          <w:rtl/>
          <w:lang w:eastAsia="he-IL"/>
        </w:rPr>
      </w:pPr>
    </w:p>
    <w:p w14:paraId="2C0C9FD0" w14:textId="77777777" w:rsidR="004E32D2" w:rsidRPr="004E32D2" w:rsidRDefault="004E32D2" w:rsidP="004E32D2">
      <w:pPr>
        <w:widowControl w:val="0"/>
        <w:numPr>
          <w:ilvl w:val="0"/>
          <w:numId w:val="11"/>
        </w:numPr>
        <w:tabs>
          <w:tab w:val="num" w:pos="515"/>
        </w:tabs>
        <w:spacing w:after="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B5BC939" w14:textId="77777777" w:rsidR="004E32D2" w:rsidRPr="004E32D2" w:rsidRDefault="004E32D2" w:rsidP="004E32D2">
      <w:pPr>
        <w:widowControl w:val="0"/>
        <w:spacing w:after="0" w:line="360" w:lineRule="auto"/>
        <w:jc w:val="both"/>
        <w:rPr>
          <w:rFonts w:ascii="Times New Roman" w:eastAsia="Times New Roman" w:hAnsi="Times New Roman"/>
          <w:sz w:val="24"/>
          <w:rtl/>
          <w:lang w:eastAsia="he-IL"/>
        </w:rPr>
      </w:pPr>
    </w:p>
    <w:p w14:paraId="0B4387AC" w14:textId="77777777" w:rsidR="004E32D2" w:rsidRPr="004E32D2" w:rsidRDefault="004E32D2" w:rsidP="004E32D2">
      <w:pPr>
        <w:widowControl w:val="0"/>
        <w:numPr>
          <w:ilvl w:val="0"/>
          <w:numId w:val="11"/>
        </w:numPr>
        <w:tabs>
          <w:tab w:val="num" w:pos="515"/>
        </w:tabs>
        <w:spacing w:after="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38B87D9E" w14:textId="77777777" w:rsidR="004E32D2" w:rsidRPr="004E32D2" w:rsidRDefault="004E32D2" w:rsidP="004E32D2">
      <w:pPr>
        <w:widowControl w:val="0"/>
        <w:spacing w:after="0" w:line="360" w:lineRule="auto"/>
        <w:jc w:val="both"/>
        <w:rPr>
          <w:rFonts w:ascii="Times New Roman" w:eastAsia="Times New Roman" w:hAnsi="Times New Roman"/>
          <w:sz w:val="24"/>
          <w:rtl/>
          <w:lang w:eastAsia="he-IL"/>
        </w:rPr>
      </w:pPr>
    </w:p>
    <w:p w14:paraId="18B7EFB7" w14:textId="77777777" w:rsidR="004E32D2" w:rsidRPr="004E32D2" w:rsidRDefault="004E32D2" w:rsidP="004E32D2">
      <w:pPr>
        <w:widowControl w:val="0"/>
        <w:spacing w:after="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637406BC" w14:textId="77777777" w:rsidR="004E32D2" w:rsidRPr="004E32D2" w:rsidRDefault="004E32D2" w:rsidP="004E32D2">
      <w:pPr>
        <w:widowControl w:val="0"/>
        <w:spacing w:after="0" w:line="360" w:lineRule="auto"/>
        <w:ind w:left="5040"/>
        <w:jc w:val="both"/>
        <w:rPr>
          <w:rFonts w:ascii="Times New Roman" w:eastAsia="Times New Roman" w:hAnsi="Times New Roman"/>
          <w:sz w:val="24"/>
          <w:rtl/>
          <w:lang w:eastAsia="he-IL"/>
        </w:rPr>
      </w:pPr>
    </w:p>
    <w:p w14:paraId="75335088" w14:textId="77777777" w:rsidR="004E32D2" w:rsidRPr="004E32D2" w:rsidRDefault="004E32D2" w:rsidP="004E32D2">
      <w:pPr>
        <w:widowControl w:val="0"/>
        <w:spacing w:after="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4CA5635F" w14:textId="14486F05" w:rsidR="004E32D2" w:rsidRPr="004E32D2" w:rsidRDefault="004E32D2" w:rsidP="004E32D2">
      <w:pPr>
        <w:widowControl w:val="0"/>
        <w:spacing w:after="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66850">
            <w:rPr>
              <w:rFonts w:ascii="Times New Roman" w:eastAsia="Times New Roman" w:hAnsi="Times New Roman"/>
              <w:color w:val="00B0F0"/>
              <w:sz w:val="20"/>
              <w:u w:val="single"/>
              <w:rtl/>
              <w:lang w:eastAsia="he-IL"/>
            </w:rPr>
            <w:t>קרבן ושות' חב' להנדסה</w:t>
          </w:r>
        </w:sdtContent>
      </w:sdt>
    </w:p>
    <w:p w14:paraId="7FE217FD" w14:textId="77777777" w:rsidR="004E32D2" w:rsidRPr="004E32D2" w:rsidRDefault="004E32D2" w:rsidP="004E32D2">
      <w:pPr>
        <w:widowControl w:val="0"/>
        <w:spacing w:after="0" w:line="360" w:lineRule="auto"/>
        <w:ind w:left="6480" w:hanging="1151"/>
        <w:jc w:val="both"/>
        <w:rPr>
          <w:rFonts w:ascii="Times New Roman" w:eastAsia="Times New Roman" w:hAnsi="Times New Roman"/>
          <w:sz w:val="24"/>
          <w:rtl/>
          <w:lang w:eastAsia="he-IL"/>
        </w:rPr>
      </w:pPr>
    </w:p>
    <w:p w14:paraId="1FBF3501" w14:textId="77777777" w:rsidR="004E32D2" w:rsidRPr="004E32D2" w:rsidRDefault="004E32D2" w:rsidP="004E32D2">
      <w:pPr>
        <w:widowControl w:val="0"/>
        <w:spacing w:after="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05613704" w14:textId="77777777" w:rsidR="004E32D2" w:rsidRPr="004E32D2" w:rsidRDefault="004E32D2" w:rsidP="004E32D2">
      <w:pPr>
        <w:widowControl w:val="0"/>
        <w:spacing w:after="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7D884B26" w14:textId="77777777" w:rsidR="004E32D2" w:rsidRPr="004E32D2" w:rsidRDefault="004E32D2" w:rsidP="004E32D2">
      <w:pPr>
        <w:widowControl w:val="0"/>
        <w:spacing w:after="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70B7E192" w14:textId="77777777" w:rsidR="004E32D2" w:rsidRPr="004E32D2" w:rsidRDefault="004E32D2" w:rsidP="004E32D2">
      <w:pPr>
        <w:widowControl w:val="0"/>
        <w:spacing w:after="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5955861D" w14:textId="77777777" w:rsidR="004E32D2" w:rsidRPr="004E32D2" w:rsidRDefault="004E32D2" w:rsidP="004E32D2">
      <w:pPr>
        <w:widowControl w:val="0"/>
        <w:spacing w:after="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4106EBEA" w14:textId="77777777" w:rsidR="004E32D2" w:rsidRPr="004E32D2" w:rsidRDefault="004E32D2" w:rsidP="004E32D2">
      <w:pPr>
        <w:widowControl w:val="0"/>
        <w:spacing w:after="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"ז"</w:t>
      </w:r>
    </w:p>
    <w:p w14:paraId="419540A2" w14:textId="77777777" w:rsidR="004E32D2" w:rsidRPr="004E32D2" w:rsidRDefault="004E32D2" w:rsidP="004E32D2">
      <w:pPr>
        <w:widowControl w:val="0"/>
        <w:spacing w:after="0" w:line="240" w:lineRule="auto"/>
        <w:jc w:val="center"/>
        <w:rPr>
          <w:rFonts w:ascii="Times New Roman" w:eastAsia="Times New Roman" w:hAnsi="Times New Roman"/>
          <w:sz w:val="20"/>
          <w:rtl/>
          <w:lang w:eastAsia="he-IL"/>
        </w:rPr>
      </w:pPr>
    </w:p>
    <w:p w14:paraId="15DD4B6A" w14:textId="77777777" w:rsidR="004E32D2" w:rsidRPr="004E32D2" w:rsidRDefault="004E32D2" w:rsidP="004E32D2">
      <w:pPr>
        <w:widowControl w:val="0"/>
        <w:spacing w:before="240" w:after="60" w:line="240" w:lineRule="auto"/>
        <w:jc w:val="center"/>
        <w:outlineLvl w:val="4"/>
        <w:rPr>
          <w:rFonts w:ascii="Times New Roman" w:eastAsia="Times New Roman" w:hAnsi="Times New Roman"/>
          <w:b/>
          <w:bCs/>
          <w:sz w:val="24"/>
          <w:u w:val="single"/>
          <w:rtl/>
          <w:lang w:eastAsia="he-IL"/>
        </w:rPr>
      </w:pPr>
      <w:r w:rsidRPr="004E32D2">
        <w:rPr>
          <w:rFonts w:ascii="Times New Roman" w:eastAsia="Times New Roman" w:hAnsi="Times New Roman" w:hint="cs"/>
          <w:b/>
          <w:bCs/>
          <w:sz w:val="24"/>
          <w:u w:val="single"/>
          <w:rtl/>
          <w:lang w:eastAsia="he-IL"/>
        </w:rPr>
        <w:t>אישור עריכת ביטוח</w:t>
      </w:r>
    </w:p>
    <w:p w14:paraId="65A2DCB3"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33F9ABE6" w14:textId="77777777" w:rsidR="004E32D2" w:rsidRPr="004E32D2" w:rsidRDefault="004E32D2" w:rsidP="004E32D2">
      <w:pPr>
        <w:widowControl w:val="0"/>
        <w:spacing w:after="0" w:line="240" w:lineRule="auto"/>
        <w:jc w:val="right"/>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תאריך</w:t>
      </w:r>
      <w:r w:rsidRPr="004E32D2">
        <w:rPr>
          <w:rFonts w:ascii="Times New Roman" w:eastAsia="Times New Roman" w:hAnsi="Times New Roman"/>
          <w:sz w:val="24"/>
          <w:rtl/>
          <w:lang w:eastAsia="he-IL"/>
        </w:rPr>
        <w:t>: ________________</w:t>
      </w:r>
    </w:p>
    <w:p w14:paraId="0C446D7A"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לכבוד</w:t>
      </w:r>
    </w:p>
    <w:sdt>
      <w:sdtPr>
        <w:rPr>
          <w:rFonts w:ascii="Times New Roman" w:eastAsia="Times New Roman" w:hAnsi="Times New Roman" w:hint="cs"/>
          <w:sz w:val="24"/>
          <w:u w:val="single"/>
          <w:rtl/>
          <w:lang w:eastAsia="he-IL"/>
        </w:rPr>
        <w:alias w:val="צד א בחוזה"/>
        <w:tag w:val="cntTzadA"/>
        <w:id w:val="-1564100711"/>
        <w:placeholder>
          <w:docPart w:val="6BE6646D28BC4EB8BC772280071A48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38288968" w14:textId="35421FB7" w:rsidR="004E32D2" w:rsidRPr="004E32D2" w:rsidRDefault="00A51FAF" w:rsidP="004E32D2">
          <w:pPr>
            <w:widowControl w:val="0"/>
            <w:spacing w:after="0" w:line="240" w:lineRule="auto"/>
            <w:rPr>
              <w:rFonts w:ascii="Times New Roman" w:eastAsia="Times New Roman" w:hAnsi="Times New Roman"/>
              <w:sz w:val="24"/>
              <w:u w:val="single"/>
              <w:rtl/>
              <w:lang w:eastAsia="he-IL"/>
            </w:rPr>
          </w:pPr>
          <w:r>
            <w:rPr>
              <w:rFonts w:ascii="Times New Roman" w:eastAsia="Times New Roman" w:hAnsi="Times New Roman" w:hint="cs"/>
              <w:sz w:val="24"/>
              <w:u w:val="single"/>
              <w:rtl/>
              <w:lang w:eastAsia="he-IL"/>
            </w:rPr>
            <w:br/>
            <w:t>אפריקה ישראל מגורים בע"מ</w:t>
          </w:r>
          <w:r>
            <w:rPr>
              <w:rFonts w:ascii="Times New Roman" w:eastAsia="Times New Roman" w:hAnsi="Times New Roman" w:hint="cs"/>
              <w:sz w:val="24"/>
              <w:u w:val="single"/>
              <w:rtl/>
              <w:lang w:eastAsia="he-IL"/>
            </w:rPr>
            <w:br/>
            <w:t>יוני נתניהו 1 ג' אור יהודה</w:t>
          </w:r>
          <w:r>
            <w:rPr>
              <w:rFonts w:ascii="Times New Roman" w:eastAsia="Times New Roman" w:hAnsi="Times New Roman" w:hint="cs"/>
              <w:sz w:val="24"/>
              <w:u w:val="single"/>
              <w:rtl/>
              <w:lang w:eastAsia="he-IL"/>
            </w:rPr>
            <w:br/>
            <w:t>מ.ז 52-003476-0</w:t>
          </w:r>
          <w:r>
            <w:rPr>
              <w:rFonts w:ascii="Times New Roman" w:eastAsia="Times New Roman" w:hAnsi="Times New Roman" w:hint="cs"/>
              <w:sz w:val="24"/>
              <w:u w:val="single"/>
              <w:rtl/>
              <w:lang w:eastAsia="he-IL"/>
            </w:rPr>
            <w:br/>
          </w:r>
        </w:p>
      </w:sdtContent>
    </w:sdt>
    <w:p w14:paraId="062C3B71" w14:textId="77777777" w:rsidR="004E32D2" w:rsidRPr="004E32D2" w:rsidRDefault="004E32D2" w:rsidP="004E32D2">
      <w:pPr>
        <w:keepNext/>
        <w:widowControl w:val="0"/>
        <w:spacing w:before="240" w:after="60" w:line="240" w:lineRule="auto"/>
        <w:outlineLvl w:val="3"/>
        <w:rPr>
          <w:rFonts w:ascii="Calibri" w:eastAsia="Times New Roman" w:hAnsi="Calibri"/>
          <w:sz w:val="24"/>
          <w:rtl/>
          <w:lang w:eastAsia="he-IL"/>
        </w:rPr>
      </w:pPr>
      <w:r w:rsidRPr="004E32D2">
        <w:rPr>
          <w:rFonts w:ascii="Calibri" w:eastAsia="Times New Roman" w:hAnsi="Calibri"/>
          <w:sz w:val="24"/>
          <w:rtl/>
          <w:lang w:eastAsia="he-IL"/>
        </w:rPr>
        <w:t xml:space="preserve">(להלן: </w:t>
      </w:r>
      <w:r w:rsidRPr="004E32D2">
        <w:rPr>
          <w:rFonts w:ascii="Calibri" w:eastAsia="Times New Roman" w:hAnsi="Calibri"/>
          <w:b/>
          <w:bCs/>
          <w:sz w:val="24"/>
          <w:rtl/>
          <w:lang w:eastAsia="he-IL"/>
        </w:rPr>
        <w:t>"</w:t>
      </w:r>
      <w:r w:rsidRPr="004E32D2">
        <w:rPr>
          <w:rFonts w:ascii="Calibri" w:eastAsia="Times New Roman" w:hAnsi="Calibri" w:hint="cs"/>
          <w:b/>
          <w:bCs/>
          <w:sz w:val="24"/>
          <w:rtl/>
          <w:lang w:eastAsia="he-IL"/>
        </w:rPr>
        <w:t>החברה</w:t>
      </w:r>
      <w:r w:rsidRPr="004E32D2">
        <w:rPr>
          <w:rFonts w:ascii="Calibri" w:eastAsia="Times New Roman" w:hAnsi="Calibri"/>
          <w:b/>
          <w:bCs/>
          <w:sz w:val="24"/>
          <w:rtl/>
          <w:lang w:eastAsia="he-IL"/>
        </w:rPr>
        <w:t>"</w:t>
      </w:r>
      <w:r w:rsidRPr="004E32D2">
        <w:rPr>
          <w:rFonts w:ascii="Calibri" w:eastAsia="Times New Roman" w:hAnsi="Calibri"/>
          <w:sz w:val="24"/>
          <w:rtl/>
          <w:lang w:eastAsia="he-IL"/>
        </w:rPr>
        <w:t>)</w:t>
      </w:r>
    </w:p>
    <w:p w14:paraId="69F11DAA"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620BE4C3"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א</w:t>
      </w:r>
      <w:r w:rsidRPr="004E32D2">
        <w:rPr>
          <w:rFonts w:ascii="Times New Roman" w:eastAsia="Times New Roman" w:hAnsi="Times New Roman"/>
          <w:sz w:val="24"/>
          <w:rtl/>
          <w:lang w:eastAsia="he-IL"/>
        </w:rPr>
        <w:t>.ג.נ.,</w:t>
      </w:r>
    </w:p>
    <w:p w14:paraId="7D53FD27" w14:textId="77777777" w:rsidR="004E32D2" w:rsidRPr="004E32D2" w:rsidRDefault="004E32D2" w:rsidP="004E32D2">
      <w:pPr>
        <w:widowControl w:val="0"/>
        <w:spacing w:after="0" w:line="240" w:lineRule="auto"/>
        <w:ind w:left="720"/>
        <w:rPr>
          <w:rFonts w:ascii="Times New Roman" w:eastAsia="Times New Roman" w:hAnsi="Times New Roman"/>
          <w:sz w:val="24"/>
          <w:rtl/>
          <w:lang w:eastAsia="he-IL"/>
        </w:rPr>
      </w:pPr>
    </w:p>
    <w:p w14:paraId="1A23CC16" w14:textId="2B4888AF" w:rsidR="004E32D2" w:rsidRPr="004E32D2" w:rsidRDefault="004E32D2" w:rsidP="004E32D2">
      <w:pPr>
        <w:widowControl w:val="0"/>
        <w:spacing w:after="0" w:line="240" w:lineRule="auto"/>
        <w:ind w:left="720"/>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הנדון</w:t>
      </w:r>
      <w:r w:rsidRPr="004E32D2">
        <w:rPr>
          <w:rFonts w:ascii="Times New Roman" w:eastAsia="Times New Roman" w:hAnsi="Times New Roman"/>
          <w:sz w:val="24"/>
          <w:rtl/>
          <w:lang w:eastAsia="he-IL"/>
        </w:rPr>
        <w:t>:</w:t>
      </w:r>
      <w:r w:rsidRPr="004E32D2">
        <w:rPr>
          <w:rFonts w:ascii="Times New Roman" w:eastAsia="Times New Roman" w:hAnsi="Times New Roman"/>
          <w:sz w:val="24"/>
          <w:rtl/>
          <w:lang w:eastAsia="he-IL"/>
        </w:rPr>
        <w:tab/>
      </w:r>
      <w:r w:rsidRPr="004E32D2">
        <w:rPr>
          <w:rFonts w:ascii="Times New Roman" w:eastAsia="Times New Roman" w:hAnsi="Times New Roman" w:hint="eastAsia"/>
          <w:sz w:val="24"/>
          <w:rtl/>
          <w:lang w:eastAsia="he-IL"/>
        </w:rPr>
        <w:t>מבוטחנו</w:t>
      </w:r>
      <w:r w:rsidRPr="004E32D2">
        <w:rPr>
          <w:rFonts w:ascii="Times New Roman" w:eastAsia="Times New Roman" w:hAnsi="Times New Roman"/>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611473901"/>
          <w:placeholder>
            <w:docPart w:val="1842849D7C6F43DDBAA405053616EB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66850">
            <w:rPr>
              <w:rFonts w:ascii="Times New Roman" w:eastAsia="Times New Roman" w:hAnsi="Times New Roman"/>
              <w:color w:val="00B0F0"/>
              <w:sz w:val="20"/>
              <w:u w:val="single"/>
              <w:rtl/>
              <w:lang w:eastAsia="he-IL"/>
            </w:rPr>
            <w:t>קרבן ושות' חב' להנדסה</w:t>
          </w:r>
        </w:sdtContent>
      </w:sdt>
      <w:r w:rsidRPr="004E32D2">
        <w:rPr>
          <w:rFonts w:ascii="Times New Roman" w:eastAsia="Times New Roman" w:hAnsi="Times New Roman"/>
          <w:sz w:val="24"/>
          <w:rtl/>
          <w:lang w:eastAsia="he-IL"/>
        </w:rPr>
        <w:t xml:space="preserve"> (להלן: </w:t>
      </w:r>
      <w:r w:rsidRPr="004E32D2">
        <w:rPr>
          <w:rFonts w:ascii="Times New Roman" w:eastAsia="Times New Roman" w:hAnsi="Times New Roman"/>
          <w:b/>
          <w:bCs/>
          <w:sz w:val="24"/>
          <w:rtl/>
          <w:lang w:eastAsia="he-IL"/>
        </w:rPr>
        <w:t>"</w:t>
      </w:r>
      <w:r w:rsidRPr="004E32D2">
        <w:rPr>
          <w:rFonts w:ascii="Times New Roman" w:eastAsia="Times New Roman" w:hAnsi="Times New Roman" w:hint="eastAsia"/>
          <w:b/>
          <w:bCs/>
          <w:sz w:val="24"/>
          <w:rtl/>
          <w:lang w:eastAsia="he-IL"/>
        </w:rPr>
        <w:t>היועץ</w:t>
      </w:r>
      <w:r w:rsidRPr="004E32D2">
        <w:rPr>
          <w:rFonts w:ascii="Times New Roman" w:eastAsia="Times New Roman" w:hAnsi="Times New Roman"/>
          <w:b/>
          <w:bCs/>
          <w:sz w:val="24"/>
          <w:rtl/>
          <w:lang w:eastAsia="he-IL"/>
        </w:rPr>
        <w:t>"</w:t>
      </w:r>
      <w:r w:rsidRPr="004E32D2">
        <w:rPr>
          <w:rFonts w:ascii="Times New Roman" w:eastAsia="Times New Roman" w:hAnsi="Times New Roman"/>
          <w:sz w:val="24"/>
          <w:rtl/>
          <w:lang w:eastAsia="he-IL"/>
        </w:rPr>
        <w:t>)</w:t>
      </w:r>
    </w:p>
    <w:p w14:paraId="6A5938D6" w14:textId="6A6C9434" w:rsidR="004E32D2" w:rsidRPr="004E32D2" w:rsidRDefault="004E32D2" w:rsidP="004E32D2">
      <w:pPr>
        <w:widowControl w:val="0"/>
        <w:spacing w:after="0" w:line="240" w:lineRule="auto"/>
        <w:ind w:left="720"/>
        <w:rPr>
          <w:rFonts w:ascii="Times New Roman" w:eastAsia="Times New Roman" w:hAnsi="Times New Roman"/>
          <w:sz w:val="24"/>
          <w:rtl/>
          <w:lang w:eastAsia="he-IL"/>
        </w:rPr>
      </w:pPr>
      <w:r w:rsidRPr="004E32D2">
        <w:rPr>
          <w:rFonts w:ascii="Times New Roman" w:eastAsia="Times New Roman" w:hAnsi="Times New Roman"/>
          <w:sz w:val="24"/>
          <w:rtl/>
          <w:lang w:eastAsia="he-IL"/>
        </w:rPr>
        <w:tab/>
      </w:r>
      <w:r w:rsidRPr="004E32D2">
        <w:rPr>
          <w:rFonts w:ascii="Times New Roman" w:eastAsia="Times New Roman" w:hAnsi="Times New Roman" w:hint="eastAsia"/>
          <w:sz w:val="24"/>
          <w:rtl/>
          <w:lang w:eastAsia="he-IL"/>
        </w:rPr>
        <w:t>אישור</w:t>
      </w:r>
      <w:r w:rsidRPr="004E32D2">
        <w:rPr>
          <w:rFonts w:ascii="Times New Roman" w:eastAsia="Times New Roman" w:hAnsi="Times New Roman"/>
          <w:sz w:val="24"/>
          <w:rtl/>
          <w:lang w:eastAsia="he-IL"/>
        </w:rPr>
        <w:t xml:space="preserve"> עריכת פוליסות ביטוח בקשר להסכם מיום </w:t>
      </w:r>
      <w:sdt>
        <w:sdtPr>
          <w:rPr>
            <w:rFonts w:ascii="Times New Roman" w:eastAsia="Times New Roman" w:hAnsi="Times New Roman"/>
            <w:sz w:val="24"/>
            <w:rtl/>
            <w:lang w:eastAsia="he-IL"/>
          </w:rPr>
          <w:alias w:val="תאריך חתימת חוזה"/>
          <w:tag w:val="cntSignDate"/>
          <w:id w:val="-795063597"/>
          <w:placeholder>
            <w:docPart w:val="30B1670212224C33A9DAED4EE71623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5T00:00:00Z">
            <w:dateFormat w:val="dd/MM/yyyy"/>
            <w:lid w:val="he-IL"/>
            <w:storeMappedDataAs w:val="dateTime"/>
            <w:calendar w:val="gregorian"/>
          </w:date>
        </w:sdtPr>
        <w:sdtContent>
          <w:r w:rsidR="00206482">
            <w:rPr>
              <w:rFonts w:ascii="Times New Roman" w:eastAsia="Times New Roman" w:hAnsi="Times New Roman" w:hint="cs"/>
              <w:sz w:val="24"/>
              <w:rtl/>
              <w:lang w:eastAsia="he-IL"/>
            </w:rPr>
            <w:t>‏15/09/2021</w:t>
          </w:r>
        </w:sdtContent>
      </w:sdt>
    </w:p>
    <w:p w14:paraId="7BE66991" w14:textId="71F570AB" w:rsidR="004E32D2" w:rsidRPr="004E32D2" w:rsidRDefault="004E32D2" w:rsidP="004E32D2">
      <w:pPr>
        <w:widowControl w:val="0"/>
        <w:spacing w:after="0" w:line="240" w:lineRule="auto"/>
        <w:ind w:left="1440"/>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בין</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xml:space="preserve">  </w:t>
      </w:r>
      <w:r w:rsidRPr="004E32D2">
        <w:rPr>
          <w:rFonts w:ascii="Times New Roman" w:eastAsia="Times New Roman" w:hAnsi="Times New Roman"/>
          <w:sz w:val="24"/>
          <w:rtl/>
          <w:lang w:eastAsia="he-IL"/>
        </w:rPr>
        <w:t>לבין היועץ</w:t>
      </w:r>
      <w:r w:rsidRPr="004E32D2">
        <w:rPr>
          <w:rFonts w:ascii="Times New Roman" w:eastAsia="Times New Roman" w:hAnsi="Times New Roman" w:hint="cs"/>
          <w:sz w:val="24"/>
          <w:rtl/>
          <w:lang w:eastAsia="he-IL"/>
        </w:rPr>
        <w:t>,</w:t>
      </w:r>
      <w:r w:rsidRPr="004E32D2">
        <w:rPr>
          <w:rFonts w:ascii="Times New Roman" w:eastAsia="Times New Roman" w:hAnsi="Times New Roman"/>
          <w:sz w:val="24"/>
          <w:rtl/>
          <w:lang w:eastAsia="he-IL"/>
        </w:rPr>
        <w:t xml:space="preserve"> ל</w:t>
      </w:r>
      <w:r w:rsidRPr="004E32D2">
        <w:rPr>
          <w:rFonts w:ascii="Times New Roman" w:eastAsia="Times New Roman" w:hAnsi="Times New Roman" w:hint="cs"/>
          <w:sz w:val="24"/>
          <w:rtl/>
          <w:lang w:eastAsia="he-IL"/>
        </w:rPr>
        <w:t xml:space="preserve">מתן שירותי </w:t>
      </w:r>
      <w:sdt>
        <w:sdtPr>
          <w:rPr>
            <w:rFonts w:ascii="Times New Roman" w:eastAsia="Times New Roman" w:hAnsi="Times New Roman" w:hint="cs"/>
            <w:sz w:val="24"/>
            <w:rtl/>
            <w:lang w:eastAsia="he-IL"/>
          </w:rPr>
          <w:alias w:val="תיאור עבודה"/>
          <w:tag w:val="cntJobDesc"/>
          <w:id w:val="996229344"/>
          <w:placeholder>
            <w:docPart w:val="08A7F24747B14DBEA2E76D0ABF825F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206482">
            <w:rPr>
              <w:rFonts w:ascii="Times New Roman" w:eastAsia="Times New Roman" w:hAnsi="Times New Roman" w:hint="cs"/>
              <w:sz w:val="24"/>
              <w:rtl/>
              <w:lang w:eastAsia="he-IL"/>
            </w:rPr>
            <w:t xml:space="preserve">תכנון ויעוץ קונסטרוקציה בבנינים , במגרשים לרבות מרתפים פיתוח צמוד בנינים במגרשים </w:t>
          </w:r>
        </w:sdtContent>
      </w:sdt>
      <w:r w:rsidRPr="004E32D2">
        <w:rPr>
          <w:rFonts w:ascii="Times New Roman" w:eastAsia="Times New Roman" w:hAnsi="Times New Roman" w:hint="cs"/>
          <w:sz w:val="24"/>
          <w:rtl/>
          <w:lang w:eastAsia="he-IL"/>
        </w:rPr>
        <w:t xml:space="preserve"> </w:t>
      </w:r>
    </w:p>
    <w:p w14:paraId="516CDB3B" w14:textId="77777777" w:rsidR="004E32D2" w:rsidRPr="004E32D2" w:rsidRDefault="004E32D2" w:rsidP="004E32D2">
      <w:pPr>
        <w:widowControl w:val="0"/>
        <w:spacing w:after="0" w:line="240" w:lineRule="auto"/>
        <w:ind w:left="720" w:firstLine="720"/>
        <w:rPr>
          <w:rFonts w:ascii="Times New Roman" w:eastAsia="Times New Roman" w:hAnsi="Times New Roman"/>
          <w:sz w:val="24"/>
          <w:rtl/>
          <w:lang w:eastAsia="he-IL"/>
        </w:rPr>
      </w:pPr>
      <w:r w:rsidRPr="004E32D2">
        <w:rPr>
          <w:rFonts w:ascii="Times New Roman" w:eastAsia="Times New Roman" w:hAnsi="Times New Roman"/>
          <w:sz w:val="24"/>
          <w:rtl/>
          <w:lang w:eastAsia="he-IL"/>
        </w:rPr>
        <w:t xml:space="preserve"> (להלן: </w:t>
      </w:r>
      <w:r w:rsidRPr="004E32D2">
        <w:rPr>
          <w:rFonts w:ascii="Times New Roman" w:eastAsia="Times New Roman" w:hAnsi="Times New Roman"/>
          <w:b/>
          <w:bCs/>
          <w:sz w:val="24"/>
          <w:rtl/>
          <w:lang w:eastAsia="he-IL"/>
        </w:rPr>
        <w:t>"</w:t>
      </w:r>
      <w:r w:rsidRPr="004E32D2">
        <w:rPr>
          <w:rFonts w:ascii="Times New Roman" w:eastAsia="Times New Roman" w:hAnsi="Times New Roman" w:hint="eastAsia"/>
          <w:b/>
          <w:bCs/>
          <w:sz w:val="24"/>
          <w:rtl/>
          <w:lang w:eastAsia="he-IL"/>
        </w:rPr>
        <w:t>ה</w:t>
      </w:r>
      <w:r w:rsidRPr="004E32D2">
        <w:rPr>
          <w:rFonts w:ascii="Times New Roman" w:eastAsia="Times New Roman" w:hAnsi="Times New Roman" w:hint="cs"/>
          <w:b/>
          <w:bCs/>
          <w:sz w:val="24"/>
          <w:rtl/>
          <w:lang w:eastAsia="he-IL"/>
        </w:rPr>
        <w:t>שירותים</w:t>
      </w:r>
      <w:r w:rsidRPr="004E32D2">
        <w:rPr>
          <w:rFonts w:ascii="Times New Roman" w:eastAsia="Times New Roman" w:hAnsi="Times New Roman"/>
          <w:b/>
          <w:bCs/>
          <w:sz w:val="24"/>
          <w:rtl/>
          <w:lang w:eastAsia="he-IL"/>
        </w:rPr>
        <w:t xml:space="preserve">" </w:t>
      </w:r>
      <w:r w:rsidRPr="004E32D2">
        <w:rPr>
          <w:rFonts w:ascii="Times New Roman" w:eastAsia="Times New Roman" w:hAnsi="Times New Roman" w:hint="eastAsia"/>
          <w:sz w:val="24"/>
          <w:rtl/>
          <w:lang w:eastAsia="he-IL"/>
        </w:rPr>
        <w:t>ו</w:t>
      </w:r>
      <w:r w:rsidRPr="004E32D2">
        <w:rPr>
          <w:rFonts w:ascii="Times New Roman" w:eastAsia="Times New Roman" w:hAnsi="Times New Roman"/>
          <w:sz w:val="24"/>
          <w:rtl/>
          <w:lang w:eastAsia="he-IL"/>
        </w:rPr>
        <w:t xml:space="preserve">/או </w:t>
      </w:r>
      <w:r w:rsidRPr="004E32D2">
        <w:rPr>
          <w:rFonts w:ascii="Times New Roman" w:eastAsia="Times New Roman" w:hAnsi="Times New Roman"/>
          <w:b/>
          <w:bCs/>
          <w:sz w:val="24"/>
          <w:rtl/>
          <w:lang w:eastAsia="he-IL"/>
        </w:rPr>
        <w:t>"</w:t>
      </w:r>
      <w:r w:rsidRPr="004E32D2">
        <w:rPr>
          <w:rFonts w:ascii="Times New Roman" w:eastAsia="Times New Roman" w:hAnsi="Times New Roman" w:hint="eastAsia"/>
          <w:b/>
          <w:bCs/>
          <w:sz w:val="24"/>
          <w:rtl/>
          <w:lang w:eastAsia="he-IL"/>
        </w:rPr>
        <w:t>ההסכם</w:t>
      </w:r>
      <w:r w:rsidRPr="004E32D2">
        <w:rPr>
          <w:rFonts w:ascii="Times New Roman" w:eastAsia="Times New Roman" w:hAnsi="Times New Roman"/>
          <w:b/>
          <w:bCs/>
          <w:sz w:val="24"/>
          <w:rtl/>
          <w:lang w:eastAsia="he-IL"/>
        </w:rPr>
        <w:t>"</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לפי</w:t>
      </w:r>
      <w:r w:rsidRPr="004E32D2">
        <w:rPr>
          <w:rFonts w:ascii="Times New Roman" w:eastAsia="Times New Roman" w:hAnsi="Times New Roman"/>
          <w:sz w:val="24"/>
          <w:rtl/>
          <w:lang w:eastAsia="he-IL"/>
        </w:rPr>
        <w:t xml:space="preserve"> העניין)</w:t>
      </w:r>
    </w:p>
    <w:p w14:paraId="58235481"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5E6DAC2F" w14:textId="77777777" w:rsidR="004E32D2" w:rsidRPr="004E32D2" w:rsidRDefault="004E32D2" w:rsidP="004E32D2">
      <w:pPr>
        <w:widowControl w:val="0"/>
        <w:spacing w:after="0" w:line="240" w:lineRule="auto"/>
        <w:rPr>
          <w:rFonts w:ascii="Times New Roman" w:eastAsia="Times New Roman" w:hAnsi="Times New Roman"/>
          <w:sz w:val="24"/>
          <w:lang w:eastAsia="he-IL"/>
        </w:rPr>
      </w:pPr>
    </w:p>
    <w:p w14:paraId="30736051"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lastRenderedPageBreak/>
        <w:t>הננו</w:t>
      </w:r>
      <w:r w:rsidRPr="004E32D2">
        <w:rPr>
          <w:rFonts w:ascii="Times New Roman" w:eastAsia="Times New Roman" w:hAnsi="Times New Roman"/>
          <w:sz w:val="24"/>
          <w:rtl/>
          <w:lang w:eastAsia="he-IL"/>
        </w:rPr>
        <w:t xml:space="preserve"> מאשרים בזאת כי החל מיום ________ ועד ליום ________ ערכנו את הביטוחים המפורטים להלן בגין פעילות ה</w:t>
      </w:r>
      <w:r w:rsidRPr="004E32D2">
        <w:rPr>
          <w:rFonts w:ascii="Times New Roman" w:eastAsia="Times New Roman" w:hAnsi="Times New Roman" w:hint="cs"/>
          <w:sz w:val="24"/>
          <w:rtl/>
          <w:lang w:eastAsia="he-IL"/>
        </w:rPr>
        <w:t>יועץ</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לרבות</w:t>
      </w:r>
      <w:r w:rsidRPr="004E32D2">
        <w:rPr>
          <w:rFonts w:ascii="Times New Roman" w:eastAsia="Times New Roman" w:hAnsi="Times New Roman"/>
          <w:sz w:val="24"/>
          <w:rtl/>
          <w:lang w:eastAsia="he-IL"/>
        </w:rPr>
        <w:t xml:space="preserve"> ב</w:t>
      </w:r>
      <w:r w:rsidRPr="004E32D2">
        <w:rPr>
          <w:rFonts w:ascii="Times New Roman" w:eastAsia="Times New Roman" w:hAnsi="Times New Roman" w:hint="cs"/>
          <w:sz w:val="24"/>
          <w:rtl/>
          <w:lang w:eastAsia="he-IL"/>
        </w:rPr>
        <w:t xml:space="preserve">גין השירותים </w:t>
      </w:r>
      <w:r w:rsidRPr="004E32D2">
        <w:rPr>
          <w:rFonts w:ascii="Times New Roman" w:eastAsia="Times New Roman" w:hAnsi="Times New Roman" w:hint="cs"/>
          <w:b/>
          <w:bCs/>
          <w:sz w:val="24"/>
          <w:rtl/>
          <w:lang w:eastAsia="he-IL"/>
        </w:rPr>
        <w:t>לחברה</w:t>
      </w:r>
      <w:r w:rsidRPr="004E32D2">
        <w:rPr>
          <w:rFonts w:ascii="Times New Roman" w:eastAsia="Times New Roman" w:hAnsi="Times New Roman"/>
          <w:sz w:val="24"/>
          <w:rtl/>
          <w:lang w:eastAsia="he-IL"/>
        </w:rPr>
        <w:t>:-</w:t>
      </w:r>
    </w:p>
    <w:p w14:paraId="5542C3B7"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7D5B1779"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2AA06E8D" w14:textId="77777777" w:rsidR="004E32D2" w:rsidRPr="004E32D2" w:rsidRDefault="004E32D2" w:rsidP="004E32D2">
      <w:pPr>
        <w:keepNext/>
        <w:widowControl w:val="0"/>
        <w:numPr>
          <w:ilvl w:val="0"/>
          <w:numId w:val="22"/>
        </w:numPr>
        <w:spacing w:after="0" w:line="240" w:lineRule="auto"/>
        <w:outlineLvl w:val="0"/>
        <w:rPr>
          <w:rFonts w:ascii="Calibri Light" w:eastAsia="Times New Roman" w:hAnsi="Calibri Light"/>
          <w:kern w:val="32"/>
          <w:sz w:val="24"/>
          <w:rtl/>
          <w:lang w:eastAsia="he-IL"/>
        </w:rPr>
      </w:pPr>
      <w:r w:rsidRPr="004E32D2">
        <w:rPr>
          <w:rFonts w:ascii="Calibri Light" w:eastAsia="Times New Roman" w:hAnsi="Calibri Light" w:hint="eastAsia"/>
          <w:kern w:val="32"/>
          <w:sz w:val="24"/>
          <w:u w:val="single"/>
          <w:rtl/>
          <w:lang w:eastAsia="he-IL"/>
        </w:rPr>
        <w:t>ביטוח</w:t>
      </w:r>
      <w:r w:rsidRPr="004E32D2">
        <w:rPr>
          <w:rFonts w:ascii="Calibri Light" w:eastAsia="Times New Roman" w:hAnsi="Calibri Light"/>
          <w:kern w:val="32"/>
          <w:sz w:val="24"/>
          <w:u w:val="single"/>
          <w:rtl/>
          <w:lang w:eastAsia="he-IL"/>
        </w:rPr>
        <w:t xml:space="preserve"> אחריות מקצועית</w:t>
      </w:r>
      <w:r w:rsidRPr="004E32D2">
        <w:rPr>
          <w:rFonts w:ascii="Calibri Light" w:eastAsia="Times New Roman" w:hAnsi="Calibri Light" w:hint="cs"/>
          <w:kern w:val="32"/>
          <w:sz w:val="24"/>
          <w:rtl/>
          <w:lang w:eastAsia="he-IL"/>
        </w:rPr>
        <w:t xml:space="preserve">  - מ.פ. ______________________</w:t>
      </w:r>
    </w:p>
    <w:p w14:paraId="67BDD8C8" w14:textId="77777777" w:rsidR="004E32D2" w:rsidRPr="004E32D2" w:rsidRDefault="004E32D2" w:rsidP="004E32D2">
      <w:pPr>
        <w:keepNext/>
        <w:widowControl w:val="0"/>
        <w:spacing w:before="240" w:after="60" w:line="240" w:lineRule="auto"/>
        <w:ind w:left="720"/>
        <w:outlineLvl w:val="0"/>
        <w:rPr>
          <w:rFonts w:ascii="Calibri Light" w:eastAsia="Arial Unicode MS" w:hAnsi="Calibri Light"/>
          <w:kern w:val="32"/>
          <w:sz w:val="24"/>
          <w:rtl/>
          <w:lang w:eastAsia="he-IL"/>
        </w:rPr>
      </w:pPr>
      <w:r w:rsidRPr="004E32D2">
        <w:rPr>
          <w:rFonts w:ascii="Calibri Light" w:eastAsia="Times New Roman" w:hAnsi="Calibri Light" w:hint="eastAsia"/>
          <w:kern w:val="32"/>
          <w:sz w:val="24"/>
          <w:rtl/>
          <w:lang w:eastAsia="he-IL"/>
        </w:rPr>
        <w:t>לכיסוי</w:t>
      </w:r>
      <w:r w:rsidRPr="004E32D2">
        <w:rPr>
          <w:rFonts w:ascii="Calibri Light" w:eastAsia="Times New Roman" w:hAnsi="Calibri Light"/>
          <w:kern w:val="32"/>
          <w:sz w:val="24"/>
          <w:rtl/>
          <w:lang w:eastAsia="he-IL"/>
        </w:rPr>
        <w:t xml:space="preserve"> אחריותו ש</w:t>
      </w:r>
      <w:r w:rsidRPr="004E32D2">
        <w:rPr>
          <w:rFonts w:ascii="Calibri Light" w:eastAsia="Times New Roman" w:hAnsi="Calibri Light" w:hint="eastAsia"/>
          <w:kern w:val="32"/>
          <w:sz w:val="24"/>
          <w:rtl/>
          <w:lang w:eastAsia="he-IL"/>
        </w:rPr>
        <w:t>ל</w:t>
      </w:r>
      <w:r w:rsidRPr="004E32D2">
        <w:rPr>
          <w:rFonts w:ascii="Calibri Light" w:eastAsia="Times New Roman" w:hAnsi="Calibri Light"/>
          <w:kern w:val="32"/>
          <w:sz w:val="24"/>
          <w:rtl/>
          <w:lang w:eastAsia="he-IL"/>
        </w:rPr>
        <w:t xml:space="preserve"> היועץ </w:t>
      </w:r>
      <w:r w:rsidRPr="004E32D2">
        <w:rPr>
          <w:rFonts w:ascii="Calibri Light" w:eastAsia="Times New Roman" w:hAnsi="Calibri Light" w:hint="eastAsia"/>
          <w:kern w:val="32"/>
          <w:sz w:val="24"/>
          <w:rtl/>
          <w:lang w:eastAsia="he-IL"/>
        </w:rPr>
        <w:t>על</w:t>
      </w:r>
      <w:r w:rsidRPr="004E32D2">
        <w:rPr>
          <w:rFonts w:ascii="Calibri Light" w:eastAsia="Times New Roman" w:hAnsi="Calibri Light"/>
          <w:kern w:val="32"/>
          <w:sz w:val="24"/>
          <w:rtl/>
          <w:lang w:eastAsia="he-IL"/>
        </w:rPr>
        <w:t xml:space="preserve"> פי דין בגין אובדן ו/או נזק העלולים להיגרם לכל אדם ו/או גוף כלשהו </w:t>
      </w:r>
      <w:r w:rsidRPr="004E32D2">
        <w:rPr>
          <w:rFonts w:ascii="Calibri Light" w:eastAsia="Times New Roman" w:hAnsi="Calibri Light" w:hint="cs"/>
          <w:kern w:val="32"/>
          <w:sz w:val="24"/>
          <w:rtl/>
          <w:lang w:eastAsia="he-IL"/>
        </w:rPr>
        <w:t>(</w:t>
      </w:r>
      <w:r w:rsidRPr="004E32D2">
        <w:rPr>
          <w:rFonts w:ascii="Calibri Light" w:eastAsia="Times New Roman" w:hAnsi="Calibri Light"/>
          <w:kern w:val="32"/>
          <w:sz w:val="24"/>
          <w:rtl/>
          <w:lang w:eastAsia="he-IL"/>
        </w:rPr>
        <w:t xml:space="preserve">לרבות </w:t>
      </w:r>
      <w:r w:rsidRPr="004E32D2">
        <w:rPr>
          <w:rFonts w:ascii="Calibri Light" w:eastAsia="Times New Roman" w:hAnsi="Calibri Light" w:hint="cs"/>
          <w:kern w:val="32"/>
          <w:sz w:val="24"/>
          <w:rtl/>
          <w:lang w:eastAsia="he-IL"/>
        </w:rPr>
        <w:t>במפורש</w:t>
      </w:r>
      <w:r w:rsidRPr="004E32D2">
        <w:rPr>
          <w:rFonts w:ascii="Calibri Light" w:eastAsia="Times New Roman" w:hAnsi="Calibri Light"/>
          <w:kern w:val="32"/>
          <w:sz w:val="24"/>
          <w:rtl/>
          <w:lang w:eastAsia="he-IL"/>
        </w:rPr>
        <w:t xml:space="preserve"> </w:t>
      </w:r>
      <w:r w:rsidRPr="004E32D2">
        <w:rPr>
          <w:rFonts w:ascii="Calibri Light" w:eastAsia="Times New Roman" w:hAnsi="Calibri Light" w:hint="cs"/>
          <w:kern w:val="32"/>
          <w:sz w:val="24"/>
          <w:rtl/>
          <w:lang w:eastAsia="he-IL"/>
        </w:rPr>
        <w:t>החברה</w:t>
      </w:r>
      <w:r w:rsidRPr="004E32D2">
        <w:rPr>
          <w:rFonts w:ascii="Calibri Light" w:eastAsia="Times New Roman" w:hAnsi="Calibri Light"/>
          <w:kern w:val="32"/>
          <w:sz w:val="24"/>
          <w:rtl/>
          <w:lang w:eastAsia="he-IL"/>
        </w:rPr>
        <w:t xml:space="preserve"> </w:t>
      </w:r>
      <w:r w:rsidRPr="004E32D2">
        <w:rPr>
          <w:rFonts w:ascii="Calibri Light" w:eastAsia="Times New Roman" w:hAnsi="Calibri Light" w:hint="cs"/>
          <w:kern w:val="32"/>
          <w:sz w:val="24"/>
          <w:rtl/>
          <w:lang w:eastAsia="he-IL"/>
        </w:rPr>
        <w:t>)</w:t>
      </w:r>
      <w:r w:rsidRPr="004E32D2">
        <w:rPr>
          <w:rFonts w:ascii="Calibri Light" w:eastAsia="Times New Roman" w:hAnsi="Calibri Light"/>
          <w:kern w:val="32"/>
          <w:sz w:val="24"/>
          <w:rtl/>
          <w:lang w:eastAsia="he-IL"/>
        </w:rPr>
        <w:t xml:space="preserve">, כתוצאה ממעשה ו/או מחדל מקצועי של </w:t>
      </w:r>
      <w:r w:rsidRPr="004E32D2">
        <w:rPr>
          <w:rFonts w:ascii="Calibri Light" w:eastAsia="Times New Roman" w:hAnsi="Calibri Light" w:hint="eastAsia"/>
          <w:kern w:val="32"/>
          <w:sz w:val="24"/>
          <w:rtl/>
          <w:lang w:eastAsia="he-IL"/>
        </w:rPr>
        <w:t>היועץ</w:t>
      </w:r>
      <w:r w:rsidRPr="004E32D2">
        <w:rPr>
          <w:rFonts w:ascii="Calibri Light" w:eastAsia="Times New Roman" w:hAnsi="Calibri Light"/>
          <w:kern w:val="32"/>
          <w:sz w:val="24"/>
          <w:rtl/>
          <w:lang w:eastAsia="he-IL"/>
        </w:rPr>
        <w:t xml:space="preserve"> ו/או עובדיו ו/או מי מטעמו לרבות טעות ו/או השמטה בקשר עם מתן השירותים, </w:t>
      </w:r>
      <w:r w:rsidRPr="004E32D2">
        <w:rPr>
          <w:rFonts w:ascii="Calibri Light" w:eastAsia="Times New Roman" w:hAnsi="Calibri Light" w:hint="eastAsia"/>
          <w:kern w:val="32"/>
          <w:sz w:val="24"/>
          <w:rtl/>
          <w:lang w:eastAsia="he-IL"/>
        </w:rPr>
        <w:t>בגבולות</w:t>
      </w:r>
      <w:r w:rsidRPr="004E32D2">
        <w:rPr>
          <w:rFonts w:ascii="Calibri Light" w:eastAsia="Times New Roman" w:hAnsi="Calibri Light"/>
          <w:kern w:val="32"/>
          <w:sz w:val="24"/>
          <w:rtl/>
          <w:lang w:eastAsia="he-IL"/>
        </w:rPr>
        <w:t xml:space="preserve"> אחריות בסך של </w:t>
      </w:r>
      <w:r w:rsidRPr="004E32D2">
        <w:rPr>
          <w:rFonts w:ascii="Calibri Light" w:eastAsia="Times New Roman" w:hAnsi="Calibri Light" w:hint="cs"/>
          <w:kern w:val="32"/>
          <w:sz w:val="24"/>
          <w:rtl/>
          <w:lang w:eastAsia="he-IL"/>
        </w:rPr>
        <w:t xml:space="preserve">___________ ₪ </w:t>
      </w:r>
      <w:r w:rsidRPr="004E32D2">
        <w:rPr>
          <w:rFonts w:ascii="Calibri Light" w:eastAsia="Times New Roman" w:hAnsi="Calibri Light"/>
          <w:kern w:val="32"/>
          <w:sz w:val="24"/>
          <w:rtl/>
          <w:lang w:eastAsia="he-IL"/>
        </w:rPr>
        <w:t xml:space="preserve">למקרה ובמצטבר לתקופת </w:t>
      </w:r>
      <w:r w:rsidRPr="004E32D2">
        <w:rPr>
          <w:rFonts w:ascii="Calibri Light" w:eastAsia="Times New Roman" w:hAnsi="Calibri Light" w:hint="cs"/>
          <w:kern w:val="32"/>
          <w:sz w:val="24"/>
          <w:rtl/>
          <w:lang w:eastAsia="he-IL"/>
        </w:rPr>
        <w:t>ה</w:t>
      </w:r>
      <w:r w:rsidRPr="004E32D2">
        <w:rPr>
          <w:rFonts w:ascii="Calibri Light" w:eastAsia="Times New Roman" w:hAnsi="Calibri Light"/>
          <w:kern w:val="32"/>
          <w:sz w:val="24"/>
          <w:rtl/>
          <w:lang w:eastAsia="he-IL"/>
        </w:rPr>
        <w:t xml:space="preserve">ביטוח. הביטוח אינו </w:t>
      </w:r>
      <w:r w:rsidRPr="004E32D2">
        <w:rPr>
          <w:rFonts w:ascii="Calibri Light" w:eastAsia="Times New Roman" w:hAnsi="Calibri Light" w:hint="eastAsia"/>
          <w:kern w:val="32"/>
          <w:sz w:val="24"/>
          <w:rtl/>
          <w:lang w:eastAsia="he-IL"/>
        </w:rPr>
        <w:t>כולל</w:t>
      </w:r>
      <w:r w:rsidRPr="004E32D2">
        <w:rPr>
          <w:rFonts w:ascii="Calibri Light" w:eastAsia="Times New Roman" w:hAnsi="Calibri Light"/>
          <w:kern w:val="32"/>
          <w:sz w:val="24"/>
          <w:rtl/>
          <w:lang w:eastAsia="he-IL"/>
        </w:rPr>
        <w:t xml:space="preserve"> כל סייג בדבר אובדן שימוש ו/או עיכוב בעקבות מקרה ביטוח, אובדן </w:t>
      </w:r>
      <w:r w:rsidRPr="004E32D2">
        <w:rPr>
          <w:rFonts w:ascii="Calibri Light" w:eastAsia="Times New Roman" w:hAnsi="Calibri Light" w:hint="eastAsia"/>
          <w:kern w:val="32"/>
          <w:sz w:val="24"/>
          <w:rtl/>
          <w:lang w:eastAsia="he-IL"/>
        </w:rPr>
        <w:t>מסמכים</w:t>
      </w:r>
      <w:r w:rsidRPr="004E32D2">
        <w:rPr>
          <w:rFonts w:ascii="Calibri Light" w:eastAsia="Times New Roman" w:hAnsi="Calibri Light"/>
          <w:kern w:val="32"/>
          <w:sz w:val="24"/>
          <w:rtl/>
          <w:lang w:eastAsia="he-IL"/>
        </w:rPr>
        <w:t xml:space="preserve">, הפרת סודיות ואי יושר של עובדים. </w:t>
      </w:r>
    </w:p>
    <w:p w14:paraId="79326E62" w14:textId="77777777" w:rsidR="004E32D2" w:rsidRPr="004E32D2" w:rsidRDefault="004E32D2" w:rsidP="004E32D2">
      <w:pPr>
        <w:widowControl w:val="0"/>
        <w:tabs>
          <w:tab w:val="left" w:pos="8306"/>
        </w:tabs>
        <w:spacing w:after="0" w:line="240" w:lineRule="auto"/>
        <w:ind w:left="720" w:firstLine="32"/>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הביטוח</w:t>
      </w:r>
      <w:r w:rsidRPr="004E32D2">
        <w:rPr>
          <w:rFonts w:ascii="Times New Roman" w:eastAsia="Times New Roman" w:hAnsi="Times New Roman"/>
          <w:sz w:val="24"/>
          <w:rtl/>
          <w:lang w:eastAsia="he-IL"/>
        </w:rPr>
        <w:t xml:space="preserve"> הינו בעל תחולה רטרואקטיבית </w:t>
      </w:r>
      <w:r w:rsidRPr="004E32D2">
        <w:rPr>
          <w:rFonts w:ascii="Times New Roman" w:eastAsia="Times New Roman" w:hAnsi="Times New Roman" w:hint="eastAsia"/>
          <w:sz w:val="24"/>
          <w:rtl/>
          <w:lang w:eastAsia="he-IL"/>
        </w:rPr>
        <w:t>מיום</w:t>
      </w:r>
      <w:r w:rsidRPr="004E32D2">
        <w:rPr>
          <w:rFonts w:ascii="Times New Roman" w:eastAsia="Times New Roman" w:hAnsi="Times New Roman"/>
          <w:sz w:val="24"/>
          <w:rtl/>
          <w:lang w:eastAsia="he-IL"/>
        </w:rPr>
        <w:t xml:space="preserve"> תחילת מתן השירותים, אף אם ניתנו בטרם נחתם ההסכם אך לא לפני התאריך _________ (להלן: </w:t>
      </w:r>
      <w:r w:rsidRPr="004E32D2">
        <w:rPr>
          <w:rFonts w:ascii="Times New Roman" w:eastAsia="Times New Roman" w:hAnsi="Times New Roman"/>
          <w:b/>
          <w:bCs/>
          <w:sz w:val="24"/>
          <w:rtl/>
          <w:lang w:eastAsia="he-IL"/>
        </w:rPr>
        <w:t>"</w:t>
      </w:r>
      <w:r w:rsidRPr="004E32D2">
        <w:rPr>
          <w:rFonts w:ascii="Times New Roman" w:eastAsia="Times New Roman" w:hAnsi="Times New Roman" w:hint="eastAsia"/>
          <w:b/>
          <w:bCs/>
          <w:sz w:val="24"/>
          <w:rtl/>
          <w:lang w:eastAsia="he-IL"/>
        </w:rPr>
        <w:t>התאריך</w:t>
      </w:r>
      <w:r w:rsidRPr="004E32D2">
        <w:rPr>
          <w:rFonts w:ascii="Times New Roman" w:eastAsia="Times New Roman" w:hAnsi="Times New Roman"/>
          <w:b/>
          <w:bCs/>
          <w:sz w:val="24"/>
          <w:rtl/>
          <w:lang w:eastAsia="he-IL"/>
        </w:rPr>
        <w:t xml:space="preserve"> הרטרואקטיבי"</w:t>
      </w:r>
      <w:r w:rsidRPr="004E32D2">
        <w:rPr>
          <w:rFonts w:ascii="Times New Roman" w:eastAsia="Times New Roman" w:hAnsi="Times New Roman"/>
          <w:sz w:val="24"/>
          <w:rtl/>
          <w:lang w:eastAsia="he-IL"/>
        </w:rPr>
        <w:t xml:space="preserve">), וכולל תקופת גילוי </w:t>
      </w:r>
      <w:r w:rsidRPr="004E32D2">
        <w:rPr>
          <w:rFonts w:ascii="Times New Roman" w:eastAsia="Times New Roman" w:hAnsi="Times New Roman" w:hint="eastAsia"/>
          <w:sz w:val="24"/>
          <w:rtl/>
          <w:lang w:eastAsia="he-IL"/>
        </w:rPr>
        <w:t>מורחבת</w:t>
      </w:r>
      <w:r w:rsidRPr="004E32D2">
        <w:rPr>
          <w:rFonts w:ascii="Times New Roman" w:eastAsia="Times New Roman" w:hAnsi="Times New Roman"/>
          <w:sz w:val="24"/>
          <w:rtl/>
          <w:lang w:eastAsia="he-IL"/>
        </w:rPr>
        <w:t xml:space="preserve"> של </w:t>
      </w:r>
      <w:r w:rsidRPr="004E32D2">
        <w:rPr>
          <w:rFonts w:ascii="Times New Roman" w:eastAsia="Times New Roman" w:hAnsi="Times New Roman" w:hint="cs"/>
          <w:sz w:val="24"/>
          <w:rtl/>
          <w:lang w:eastAsia="he-IL"/>
        </w:rPr>
        <w:t>6</w:t>
      </w:r>
      <w:r w:rsidRPr="004E32D2">
        <w:rPr>
          <w:rFonts w:ascii="Times New Roman" w:eastAsia="Times New Roman" w:hAnsi="Times New Roman"/>
          <w:sz w:val="24"/>
          <w:rtl/>
          <w:lang w:eastAsia="he-IL"/>
        </w:rPr>
        <w:t xml:space="preserve"> חודשים לפחות.</w:t>
      </w:r>
    </w:p>
    <w:p w14:paraId="1EC19DDD" w14:textId="77777777" w:rsidR="004E32D2" w:rsidRPr="004E32D2" w:rsidRDefault="004E32D2" w:rsidP="004E32D2">
      <w:pPr>
        <w:widowControl w:val="0"/>
        <w:tabs>
          <w:tab w:val="left" w:pos="8306"/>
        </w:tabs>
        <w:spacing w:after="0" w:line="240" w:lineRule="auto"/>
        <w:ind w:left="720"/>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הביטוח</w:t>
      </w:r>
      <w:r w:rsidRPr="004E32D2">
        <w:rPr>
          <w:rFonts w:ascii="Times New Roman" w:eastAsia="Times New Roman" w:hAnsi="Times New Roman"/>
          <w:sz w:val="24"/>
          <w:rtl/>
          <w:lang w:eastAsia="he-IL"/>
        </w:rPr>
        <w:t xml:space="preserve"> כאמור הורחב </w:t>
      </w:r>
      <w:r w:rsidRPr="004E32D2">
        <w:rPr>
          <w:rFonts w:ascii="Times New Roman" w:eastAsia="Times New Roman" w:hAnsi="Times New Roman" w:hint="cs"/>
          <w:sz w:val="24"/>
          <w:rtl/>
          <w:lang w:eastAsia="he-IL"/>
        </w:rPr>
        <w:t>לשפות את</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sz w:val="24"/>
          <w:rtl/>
          <w:lang w:eastAsia="he-IL"/>
        </w:rPr>
        <w:t>החברה</w:t>
      </w:r>
      <w:r w:rsidRPr="004E32D2">
        <w:rPr>
          <w:rFonts w:ascii="Times New Roman" w:eastAsia="Times New Roman" w:hAnsi="Times New Roman" w:hint="eastAsia"/>
          <w:sz w:val="24"/>
          <w:rtl/>
          <w:lang w:eastAsia="he-IL"/>
        </w:rPr>
        <w:t xml:space="preserve"> </w:t>
      </w:r>
      <w:r w:rsidRPr="004E32D2">
        <w:rPr>
          <w:rFonts w:ascii="Times New Roman" w:eastAsia="Times New Roman" w:hAnsi="Times New Roman" w:hint="cs"/>
          <w:sz w:val="24"/>
          <w:rtl/>
          <w:lang w:eastAsia="he-IL"/>
        </w:rPr>
        <w:t>בגין</w:t>
      </w:r>
      <w:r w:rsidRPr="004E32D2">
        <w:rPr>
          <w:rFonts w:ascii="Times New Roman" w:eastAsia="Times New Roman" w:hAnsi="Times New Roman"/>
          <w:sz w:val="24"/>
          <w:rtl/>
          <w:lang w:eastAsia="he-IL"/>
        </w:rPr>
        <w:t xml:space="preserve"> אחריותה למעשי ו/או מחדלי היועץ ו/או עובדיו ו/או מי </w:t>
      </w:r>
      <w:r w:rsidRPr="004E32D2">
        <w:rPr>
          <w:rFonts w:ascii="Times New Roman" w:eastAsia="Times New Roman" w:hAnsi="Times New Roman" w:hint="eastAsia"/>
          <w:sz w:val="24"/>
          <w:rtl/>
          <w:lang w:eastAsia="he-IL"/>
        </w:rPr>
        <w:t>מטעמו</w:t>
      </w:r>
      <w:r w:rsidRPr="004E32D2">
        <w:rPr>
          <w:rFonts w:ascii="Times New Roman" w:eastAsia="Times New Roman" w:hAnsi="Times New Roman"/>
          <w:sz w:val="24"/>
          <w:rtl/>
          <w:lang w:eastAsia="he-IL"/>
        </w:rPr>
        <w:t xml:space="preserve">, בכפוף לסעיף אחריות צולבת לפיו ייחשב הביטוח כאילו נערך בנפרד עבור כל אחד </w:t>
      </w:r>
      <w:r w:rsidRPr="004E32D2">
        <w:rPr>
          <w:rFonts w:ascii="Times New Roman" w:eastAsia="Times New Roman" w:hAnsi="Times New Roman" w:hint="eastAsia"/>
          <w:sz w:val="24"/>
          <w:rtl/>
          <w:lang w:eastAsia="he-IL"/>
        </w:rPr>
        <w:t>מיחידי</w:t>
      </w:r>
      <w:r w:rsidRPr="004E32D2">
        <w:rPr>
          <w:rFonts w:ascii="Times New Roman" w:eastAsia="Times New Roman" w:hAnsi="Times New Roman"/>
          <w:sz w:val="24"/>
          <w:rtl/>
          <w:lang w:eastAsia="he-IL"/>
        </w:rPr>
        <w:t xml:space="preserve"> המבוטח. ואולם, מובהר כי הפוליסה אינה מכסה את אחריותה המקצועית של </w:t>
      </w:r>
      <w:r w:rsidRPr="004E32D2">
        <w:rPr>
          <w:rFonts w:ascii="Times New Roman" w:eastAsia="Times New Roman" w:hAnsi="Times New Roman" w:hint="cs"/>
          <w:sz w:val="24"/>
          <w:rtl/>
          <w:lang w:eastAsia="he-IL"/>
        </w:rPr>
        <w:t>החברה</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כלפי</w:t>
      </w:r>
      <w:r w:rsidRPr="004E32D2">
        <w:rPr>
          <w:rFonts w:ascii="Times New Roman" w:eastAsia="Times New Roman" w:hAnsi="Times New Roman"/>
          <w:sz w:val="24"/>
          <w:rtl/>
          <w:lang w:eastAsia="he-IL"/>
        </w:rPr>
        <w:t xml:space="preserve"> היועץ.</w:t>
      </w:r>
    </w:p>
    <w:p w14:paraId="04D1EF4C" w14:textId="77777777" w:rsidR="004E32D2" w:rsidRPr="004E32D2" w:rsidRDefault="004E32D2" w:rsidP="004E32D2">
      <w:pPr>
        <w:widowControl w:val="0"/>
        <w:spacing w:after="0" w:line="240" w:lineRule="auto"/>
        <w:ind w:left="72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נוסח הפוליסה לא יפחת מהנוסח הידוע כ- "שפי</w:t>
      </w:r>
      <w:r w:rsidRPr="004E32D2">
        <w:rPr>
          <w:rFonts w:ascii="Times New Roman" w:eastAsia="Times New Roman" w:hAnsi="Times New Roman"/>
          <w:sz w:val="24"/>
          <w:rtl/>
          <w:lang w:eastAsia="he-IL"/>
        </w:rPr>
        <w:t>–</w:t>
      </w:r>
      <w:r w:rsidRPr="004E32D2">
        <w:rPr>
          <w:rFonts w:ascii="Times New Roman" w:eastAsia="Times New Roman" w:hAnsi="Times New Roman" w:hint="cs"/>
          <w:sz w:val="24"/>
          <w:rtl/>
          <w:lang w:eastAsia="he-IL"/>
        </w:rPr>
        <w:t xml:space="preserve"> ב.ר. 2011". </w:t>
      </w:r>
    </w:p>
    <w:p w14:paraId="04D5D915" w14:textId="77777777" w:rsidR="004E32D2" w:rsidRPr="004E32D2" w:rsidRDefault="004E32D2" w:rsidP="004E32D2">
      <w:pPr>
        <w:widowControl w:val="0"/>
        <w:tabs>
          <w:tab w:val="left" w:pos="8306"/>
        </w:tabs>
        <w:spacing w:after="0" w:line="240" w:lineRule="auto"/>
        <w:ind w:left="720" w:hanging="720"/>
        <w:rPr>
          <w:rFonts w:ascii="Times New Roman" w:eastAsia="Times New Roman" w:hAnsi="Times New Roman"/>
          <w:sz w:val="24"/>
          <w:rtl/>
          <w:lang w:eastAsia="he-IL"/>
        </w:rPr>
      </w:pPr>
    </w:p>
    <w:p w14:paraId="1AF59D06"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5B95B0F7" w14:textId="77777777" w:rsidR="004E32D2" w:rsidRPr="004E32D2" w:rsidRDefault="004E32D2" w:rsidP="004E32D2">
      <w:pPr>
        <w:widowControl w:val="0"/>
        <w:numPr>
          <w:ilvl w:val="0"/>
          <w:numId w:val="22"/>
        </w:numPr>
        <w:spacing w:after="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u w:val="single"/>
          <w:rtl/>
          <w:lang w:eastAsia="he-IL"/>
        </w:rPr>
        <w:t>ביטוח</w:t>
      </w:r>
      <w:r w:rsidRPr="004E32D2">
        <w:rPr>
          <w:rFonts w:ascii="Times New Roman" w:eastAsia="Times New Roman" w:hAnsi="Times New Roman"/>
          <w:sz w:val="24"/>
          <w:u w:val="single"/>
          <w:rtl/>
          <w:lang w:eastAsia="he-IL"/>
        </w:rPr>
        <w:t xml:space="preserve"> אחריות מעבידים</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sz w:val="24"/>
          <w:rtl/>
          <w:lang w:eastAsia="he-IL"/>
        </w:rPr>
        <w:t xml:space="preserve"> - מ.פ. __________________________</w:t>
      </w:r>
    </w:p>
    <w:p w14:paraId="18B2E001" w14:textId="77777777" w:rsidR="004E32D2" w:rsidRPr="004E32D2" w:rsidRDefault="004E32D2" w:rsidP="004E32D2">
      <w:pPr>
        <w:widowControl w:val="0"/>
        <w:spacing w:after="0" w:line="240" w:lineRule="auto"/>
        <w:ind w:left="720"/>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לכיסוי</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חבותו</w:t>
      </w:r>
      <w:r w:rsidRPr="004E32D2">
        <w:rPr>
          <w:rFonts w:ascii="Times New Roman" w:eastAsia="Times New Roman" w:hAnsi="Times New Roman"/>
          <w:sz w:val="24"/>
          <w:rtl/>
          <w:lang w:eastAsia="he-IL"/>
        </w:rPr>
        <w:t xml:space="preserve"> של היועץ על פי פקודת הנזיקין [נוסח חדש] ו/או חוק האחריות למוצרים פגומים, התש"</w:t>
      </w:r>
      <w:r w:rsidRPr="004E32D2">
        <w:rPr>
          <w:rFonts w:ascii="Times New Roman" w:eastAsia="Times New Roman" w:hAnsi="Times New Roman" w:hint="eastAsia"/>
          <w:sz w:val="24"/>
          <w:rtl/>
          <w:lang w:eastAsia="he-IL"/>
        </w:rPr>
        <w:t>ם</w:t>
      </w:r>
      <w:r w:rsidRPr="004E32D2">
        <w:rPr>
          <w:rFonts w:ascii="Times New Roman" w:eastAsia="Times New Roman" w:hAnsi="Times New Roman"/>
          <w:sz w:val="24"/>
          <w:rtl/>
          <w:lang w:eastAsia="he-IL"/>
        </w:rPr>
        <w:t xml:space="preserve">-1980 </w:t>
      </w:r>
      <w:r w:rsidRPr="004E32D2">
        <w:rPr>
          <w:rFonts w:ascii="Times New Roman" w:eastAsia="Times New Roman" w:hAnsi="Times New Roman" w:hint="eastAsia"/>
          <w:sz w:val="24"/>
          <w:rtl/>
          <w:lang w:eastAsia="he-IL"/>
        </w:rPr>
        <w:t>כלפי</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sz w:val="24"/>
          <w:rtl/>
          <w:lang w:eastAsia="he-IL"/>
        </w:rPr>
        <w:t xml:space="preserve">עובדיו המועסקים לצורך מתן השירותים, בגין פגיעה גופנית ו/או מחלה העלולים להיגרם להם תוך כדי ו/או עקב עבודתם, </w:t>
      </w:r>
      <w:r w:rsidRPr="004E32D2">
        <w:rPr>
          <w:rFonts w:ascii="Times New Roman" w:eastAsia="Times New Roman" w:hAnsi="Times New Roman"/>
          <w:sz w:val="24"/>
          <w:rtl/>
          <w:lang w:eastAsia="he-IL"/>
        </w:rPr>
        <w:t>בגבולות אחריות של</w:t>
      </w:r>
      <w:r w:rsidRPr="004E32D2">
        <w:rPr>
          <w:rFonts w:ascii="Times New Roman" w:eastAsia="Times New Roman" w:hAnsi="Times New Roman" w:hint="cs"/>
          <w:sz w:val="24"/>
          <w:rtl/>
          <w:lang w:eastAsia="he-IL"/>
        </w:rPr>
        <w:t xml:space="preserve"> 20,000,000 ₪ לתובע, </w:t>
      </w:r>
      <w:r w:rsidRPr="004E32D2">
        <w:rPr>
          <w:rFonts w:ascii="Times New Roman" w:eastAsia="Times New Roman" w:hAnsi="Times New Roman" w:hint="eastAsia"/>
          <w:sz w:val="24"/>
          <w:rtl/>
          <w:lang w:eastAsia="he-IL"/>
        </w:rPr>
        <w:t>למקרה</w:t>
      </w:r>
      <w:r w:rsidRPr="004E32D2">
        <w:rPr>
          <w:rFonts w:ascii="Times New Roman" w:eastAsia="Times New Roman" w:hAnsi="Times New Roman"/>
          <w:sz w:val="24"/>
          <w:rtl/>
          <w:lang w:eastAsia="he-IL"/>
        </w:rPr>
        <w:t xml:space="preserve"> ובמצטבר ל</w:t>
      </w:r>
      <w:r w:rsidRPr="004E32D2">
        <w:rPr>
          <w:rFonts w:ascii="Times New Roman" w:eastAsia="Times New Roman" w:hAnsi="Times New Roman" w:hint="cs"/>
          <w:sz w:val="24"/>
          <w:rtl/>
          <w:lang w:eastAsia="he-IL"/>
        </w:rPr>
        <w:t>תקופת הביטוח</w:t>
      </w:r>
      <w:r w:rsidRPr="004E32D2">
        <w:rPr>
          <w:rFonts w:ascii="Times New Roman" w:eastAsia="Times New Roman" w:hAnsi="Times New Roman"/>
          <w:sz w:val="24"/>
          <w:rtl/>
          <w:lang w:eastAsia="he-IL"/>
        </w:rPr>
        <w:t xml:space="preserve">. הביטוח אינו כולל כל סייג בדבר </w:t>
      </w:r>
      <w:r w:rsidRPr="004E32D2">
        <w:rPr>
          <w:rFonts w:ascii="Times New Roman" w:eastAsia="Times New Roman" w:hAnsi="Times New Roman" w:hint="cs"/>
          <w:sz w:val="24"/>
          <w:rtl/>
          <w:lang w:eastAsia="he-IL"/>
        </w:rPr>
        <w:t xml:space="preserve">שעות עבודה, העסקת נוער וכן בדבר </w:t>
      </w:r>
      <w:r w:rsidRPr="004E32D2">
        <w:rPr>
          <w:rFonts w:ascii="Times New Roman" w:eastAsia="Times New Roman" w:hAnsi="Times New Roman"/>
          <w:sz w:val="24"/>
          <w:rtl/>
          <w:lang w:eastAsia="he-IL"/>
        </w:rPr>
        <w:t xml:space="preserve">חבות היועץ כלפי קבלנים, </w:t>
      </w:r>
      <w:r w:rsidRPr="004E32D2">
        <w:rPr>
          <w:rFonts w:ascii="Times New Roman" w:eastAsia="Times New Roman" w:hAnsi="Times New Roman" w:hint="eastAsia"/>
          <w:sz w:val="24"/>
          <w:rtl/>
          <w:lang w:eastAsia="he-IL"/>
        </w:rPr>
        <w:t>קבלני</w:t>
      </w:r>
      <w:r w:rsidRPr="004E32D2">
        <w:rPr>
          <w:rFonts w:ascii="Times New Roman" w:eastAsia="Times New Roman" w:hAnsi="Times New Roman"/>
          <w:sz w:val="24"/>
          <w:rtl/>
          <w:lang w:eastAsia="he-IL"/>
        </w:rPr>
        <w:t xml:space="preserve"> משנה ועובדיהם</w:t>
      </w:r>
      <w:r w:rsidRPr="004E32D2">
        <w:rPr>
          <w:rFonts w:ascii="Times New Roman" w:eastAsia="Times New Roman" w:hAnsi="Times New Roman" w:hint="cs"/>
          <w:sz w:val="24"/>
          <w:rtl/>
          <w:lang w:eastAsia="he-IL"/>
        </w:rPr>
        <w:t xml:space="preserve"> היה ויחשבו לעובדי היועץ</w:t>
      </w:r>
      <w:r w:rsidRPr="004E32D2">
        <w:rPr>
          <w:rFonts w:ascii="Times New Roman" w:eastAsia="Times New Roman" w:hAnsi="Times New Roman"/>
          <w:sz w:val="24"/>
          <w:rtl/>
          <w:lang w:eastAsia="he-IL"/>
        </w:rPr>
        <w:t>. הביטוח מורחב ל</w:t>
      </w:r>
      <w:r w:rsidRPr="004E32D2">
        <w:rPr>
          <w:rFonts w:ascii="Times New Roman" w:eastAsia="Times New Roman" w:hAnsi="Times New Roman" w:hint="cs"/>
          <w:sz w:val="24"/>
          <w:rtl/>
          <w:lang w:eastAsia="he-IL"/>
        </w:rPr>
        <w:t xml:space="preserve">שפות את החברה </w:t>
      </w:r>
      <w:r w:rsidRPr="004E32D2">
        <w:rPr>
          <w:rFonts w:ascii="Times New Roman" w:eastAsia="Times New Roman" w:hAnsi="Times New Roman"/>
          <w:sz w:val="24"/>
          <w:rtl/>
          <w:lang w:eastAsia="he-IL"/>
        </w:rPr>
        <w:t xml:space="preserve">היה ותיחשב למעביד של </w:t>
      </w:r>
      <w:r w:rsidRPr="004E32D2">
        <w:rPr>
          <w:rFonts w:ascii="Times New Roman" w:eastAsia="Times New Roman" w:hAnsi="Times New Roman" w:hint="eastAsia"/>
          <w:sz w:val="24"/>
          <w:rtl/>
          <w:lang w:eastAsia="he-IL"/>
        </w:rPr>
        <w:t>מי</w:t>
      </w:r>
      <w:r w:rsidRPr="004E32D2">
        <w:rPr>
          <w:rFonts w:ascii="Times New Roman" w:eastAsia="Times New Roman" w:hAnsi="Times New Roman"/>
          <w:sz w:val="24"/>
          <w:rtl/>
          <w:lang w:eastAsia="he-IL"/>
        </w:rPr>
        <w:t xml:space="preserve"> מ</w:t>
      </w:r>
      <w:r w:rsidRPr="004E32D2">
        <w:rPr>
          <w:rFonts w:ascii="Times New Roman" w:eastAsia="Times New Roman" w:hAnsi="Times New Roman" w:hint="cs"/>
          <w:sz w:val="24"/>
          <w:rtl/>
          <w:lang w:eastAsia="he-IL"/>
        </w:rPr>
        <w:t>עובדי</w:t>
      </w:r>
      <w:r w:rsidRPr="004E32D2">
        <w:rPr>
          <w:rFonts w:ascii="Times New Roman" w:eastAsia="Times New Roman" w:hAnsi="Times New Roman"/>
          <w:sz w:val="24"/>
          <w:rtl/>
          <w:lang w:eastAsia="he-IL"/>
        </w:rPr>
        <w:t xml:space="preserve"> היועץ או אם ייקבע כי היא נושאת באחריות שילוחית לעניין חבות היועץ כלפי </w:t>
      </w:r>
      <w:r w:rsidRPr="004E32D2">
        <w:rPr>
          <w:rFonts w:ascii="Times New Roman" w:eastAsia="Times New Roman" w:hAnsi="Times New Roman" w:hint="eastAsia"/>
          <w:sz w:val="24"/>
          <w:rtl/>
          <w:lang w:eastAsia="he-IL"/>
        </w:rPr>
        <w:t>מי</w:t>
      </w:r>
      <w:r w:rsidRPr="004E32D2">
        <w:rPr>
          <w:rFonts w:ascii="Times New Roman" w:eastAsia="Times New Roman" w:hAnsi="Times New Roman"/>
          <w:sz w:val="24"/>
          <w:rtl/>
          <w:lang w:eastAsia="he-IL"/>
        </w:rPr>
        <w:t xml:space="preserve"> מ</w:t>
      </w:r>
      <w:r w:rsidRPr="004E32D2">
        <w:rPr>
          <w:rFonts w:ascii="Times New Roman" w:eastAsia="Times New Roman" w:hAnsi="Times New Roman" w:hint="cs"/>
          <w:sz w:val="24"/>
          <w:rtl/>
          <w:lang w:eastAsia="he-IL"/>
        </w:rPr>
        <w:t>עובדיו</w:t>
      </w:r>
      <w:r w:rsidRPr="004E32D2">
        <w:rPr>
          <w:rFonts w:ascii="Times New Roman" w:eastAsia="Times New Roman" w:hAnsi="Times New Roman"/>
          <w:sz w:val="24"/>
          <w:rtl/>
          <w:lang w:eastAsia="he-IL"/>
        </w:rPr>
        <w:t>.</w:t>
      </w:r>
    </w:p>
    <w:p w14:paraId="21484BE6"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6D947F9B" w14:textId="77777777" w:rsidR="004E32D2" w:rsidRPr="004E32D2" w:rsidRDefault="004E32D2" w:rsidP="004E32D2">
      <w:pPr>
        <w:widowControl w:val="0"/>
        <w:numPr>
          <w:ilvl w:val="0"/>
          <w:numId w:val="22"/>
        </w:numPr>
        <w:spacing w:after="0" w:line="240" w:lineRule="exact"/>
        <w:rPr>
          <w:rFonts w:ascii="Times New Roman" w:eastAsia="Times New Roman" w:hAnsi="Times New Roman"/>
          <w:sz w:val="24"/>
          <w:rtl/>
          <w:lang w:eastAsia="he-IL"/>
        </w:rPr>
      </w:pPr>
      <w:r w:rsidRPr="004E32D2">
        <w:rPr>
          <w:rFonts w:ascii="Times New Roman" w:eastAsia="Times New Roman" w:hAnsi="Times New Roman" w:hint="eastAsia"/>
          <w:sz w:val="24"/>
          <w:u w:val="single"/>
          <w:rtl/>
          <w:lang w:eastAsia="he-IL"/>
        </w:rPr>
        <w:t>ביטוח</w:t>
      </w:r>
      <w:r w:rsidRPr="004E32D2">
        <w:rPr>
          <w:rFonts w:ascii="Times New Roman" w:eastAsia="Times New Roman" w:hAnsi="Times New Roman"/>
          <w:sz w:val="24"/>
          <w:u w:val="single"/>
          <w:rtl/>
          <w:lang w:eastAsia="he-IL"/>
        </w:rPr>
        <w:t xml:space="preserve"> אחריות כלפי צד שלישי</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sz w:val="24"/>
          <w:rtl/>
          <w:lang w:eastAsia="he-IL"/>
        </w:rPr>
        <w:t xml:space="preserve"> מ.פ. _______________________</w:t>
      </w:r>
    </w:p>
    <w:p w14:paraId="74F06154" w14:textId="77777777" w:rsidR="004E32D2" w:rsidRPr="004E32D2" w:rsidRDefault="004E32D2" w:rsidP="004E32D2">
      <w:pPr>
        <w:widowControl w:val="0"/>
        <w:spacing w:after="0" w:line="240" w:lineRule="exact"/>
        <w:ind w:left="720"/>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לכיסוי</w:t>
      </w:r>
      <w:r w:rsidRPr="004E32D2">
        <w:rPr>
          <w:rFonts w:ascii="Times New Roman" w:eastAsia="Times New Roman" w:hAnsi="Times New Roman"/>
          <w:sz w:val="24"/>
          <w:rtl/>
          <w:lang w:eastAsia="he-IL"/>
        </w:rPr>
        <w:t xml:space="preserve"> אחריות היועץ על פי דין </w:t>
      </w:r>
      <w:r w:rsidRPr="004E32D2">
        <w:rPr>
          <w:rFonts w:ascii="Times New Roman" w:eastAsia="Times New Roman" w:hAnsi="Times New Roman" w:hint="eastAsia"/>
          <w:sz w:val="24"/>
          <w:rtl/>
          <w:lang w:eastAsia="he-IL"/>
        </w:rPr>
        <w:t>בגין</w:t>
      </w:r>
      <w:r w:rsidRPr="004E32D2">
        <w:rPr>
          <w:rFonts w:ascii="Times New Roman" w:eastAsia="Times New Roman" w:hAnsi="Times New Roman"/>
          <w:sz w:val="24"/>
          <w:rtl/>
          <w:lang w:eastAsia="he-IL"/>
        </w:rPr>
        <w:t xml:space="preserve"> פגיעה ו/או נזק העלולים להיגרם לגופו ו/או לרכושו של כל אדם ו/או גוף כלשהו </w:t>
      </w:r>
      <w:r w:rsidRPr="004E32D2">
        <w:rPr>
          <w:rFonts w:ascii="Times New Roman" w:eastAsia="Times New Roman" w:hAnsi="Times New Roman" w:hint="cs"/>
          <w:sz w:val="24"/>
          <w:rtl/>
          <w:lang w:eastAsia="he-IL"/>
        </w:rPr>
        <w:t>(</w:t>
      </w:r>
      <w:r w:rsidRPr="004E32D2">
        <w:rPr>
          <w:rFonts w:ascii="Times New Roman" w:eastAsia="Times New Roman" w:hAnsi="Times New Roman" w:hint="eastAsia"/>
          <w:sz w:val="24"/>
          <w:rtl/>
          <w:lang w:eastAsia="he-IL"/>
        </w:rPr>
        <w:t>לרבות</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sz w:val="24"/>
          <w:rtl/>
          <w:lang w:eastAsia="he-IL"/>
        </w:rPr>
        <w:t>במפורש החברה)</w:t>
      </w:r>
      <w:r w:rsidRPr="004E32D2">
        <w:rPr>
          <w:rFonts w:ascii="Times New Roman" w:eastAsia="Times New Roman" w:hAnsi="Times New Roman"/>
          <w:sz w:val="24"/>
          <w:rtl/>
          <w:lang w:eastAsia="he-IL"/>
        </w:rPr>
        <w:t>, בג</w:t>
      </w:r>
      <w:r w:rsidRPr="004E32D2">
        <w:rPr>
          <w:rFonts w:ascii="Times New Roman" w:eastAsia="Times New Roman" w:hAnsi="Times New Roman" w:hint="eastAsia"/>
          <w:sz w:val="24"/>
          <w:rtl/>
          <w:lang w:eastAsia="he-IL"/>
        </w:rPr>
        <w:t>בולות</w:t>
      </w:r>
      <w:r w:rsidRPr="004E32D2">
        <w:rPr>
          <w:rFonts w:ascii="Times New Roman" w:eastAsia="Times New Roman" w:hAnsi="Times New Roman"/>
          <w:sz w:val="24"/>
          <w:rtl/>
          <w:lang w:eastAsia="he-IL"/>
        </w:rPr>
        <w:t xml:space="preserve"> אחריות בסך של </w:t>
      </w:r>
      <w:r w:rsidRPr="004E32D2">
        <w:rPr>
          <w:rFonts w:ascii="Times New Roman" w:eastAsia="Times New Roman" w:hAnsi="Times New Roman" w:hint="cs"/>
          <w:sz w:val="24"/>
          <w:rtl/>
          <w:lang w:eastAsia="he-IL"/>
        </w:rPr>
        <w:t>4</w:t>
      </w:r>
      <w:r w:rsidRPr="004E32D2">
        <w:rPr>
          <w:rFonts w:ascii="Times New Roman" w:eastAsia="Times New Roman" w:hAnsi="Times New Roman"/>
          <w:sz w:val="24"/>
          <w:rtl/>
          <w:lang w:eastAsia="he-IL"/>
        </w:rPr>
        <w:t>,000,000</w:t>
      </w:r>
      <w:r w:rsidRPr="004E32D2">
        <w:rPr>
          <w:rFonts w:ascii="Times New Roman" w:eastAsia="Times New Roman" w:hAnsi="Times New Roman" w:hint="cs"/>
          <w:sz w:val="24"/>
          <w:rtl/>
          <w:lang w:eastAsia="he-IL"/>
        </w:rPr>
        <w:t xml:space="preserve"> ₪ </w:t>
      </w:r>
      <w:r w:rsidRPr="004E32D2">
        <w:rPr>
          <w:rFonts w:ascii="Times New Roman" w:eastAsia="Times New Roman" w:hAnsi="Times New Roman"/>
          <w:sz w:val="24"/>
          <w:rtl/>
          <w:lang w:eastAsia="he-IL"/>
        </w:rPr>
        <w:t xml:space="preserve">למקרה ובמצטבר לתקופת </w:t>
      </w:r>
      <w:r w:rsidRPr="004E32D2">
        <w:rPr>
          <w:rFonts w:ascii="Times New Roman" w:eastAsia="Times New Roman" w:hAnsi="Times New Roman" w:hint="cs"/>
          <w:sz w:val="24"/>
          <w:rtl/>
          <w:lang w:eastAsia="he-IL"/>
        </w:rPr>
        <w:t>ה</w:t>
      </w:r>
      <w:r w:rsidRPr="004E32D2">
        <w:rPr>
          <w:rFonts w:ascii="Times New Roman" w:eastAsia="Times New Roman" w:hAnsi="Times New Roman" w:hint="eastAsia"/>
          <w:sz w:val="24"/>
          <w:rtl/>
          <w:lang w:eastAsia="he-IL"/>
        </w:rPr>
        <w:t>ביטוח</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הביטוח</w:t>
      </w:r>
      <w:r w:rsidRPr="004E32D2">
        <w:rPr>
          <w:rFonts w:ascii="Times New Roman" w:eastAsia="Times New Roman" w:hAnsi="Times New Roman"/>
          <w:sz w:val="24"/>
          <w:rtl/>
          <w:lang w:eastAsia="he-IL"/>
        </w:rPr>
        <w:t xml:space="preserve"> אינו כולל כל סייג בדבר חבות בגין וכלפי קבלנים, </w:t>
      </w:r>
      <w:r w:rsidRPr="004E32D2">
        <w:rPr>
          <w:rFonts w:ascii="Times New Roman" w:eastAsia="Times New Roman" w:hAnsi="Times New Roman" w:hint="eastAsia"/>
          <w:sz w:val="24"/>
          <w:rtl/>
          <w:lang w:eastAsia="he-IL"/>
        </w:rPr>
        <w:t>קבלני</w:t>
      </w:r>
      <w:r w:rsidRPr="004E32D2">
        <w:rPr>
          <w:rFonts w:ascii="Times New Roman" w:eastAsia="Times New Roman" w:hAnsi="Times New Roman"/>
          <w:sz w:val="24"/>
          <w:rtl/>
          <w:lang w:eastAsia="he-IL"/>
        </w:rPr>
        <w:t xml:space="preserve"> משנה ועובדיהם וכן תביעות תחלוף מצד המוסד לביטוח לאומי. הביטוח מורחב ל</w:t>
      </w:r>
      <w:r w:rsidRPr="004E32D2">
        <w:rPr>
          <w:rFonts w:ascii="Times New Roman" w:eastAsia="Times New Roman" w:hAnsi="Times New Roman" w:hint="cs"/>
          <w:sz w:val="24"/>
          <w:rtl/>
          <w:lang w:eastAsia="he-IL"/>
        </w:rPr>
        <w:t xml:space="preserve">שפות את החברה בגין </w:t>
      </w:r>
      <w:r w:rsidRPr="004E32D2">
        <w:rPr>
          <w:rFonts w:ascii="Times New Roman" w:eastAsia="Times New Roman" w:hAnsi="Times New Roman"/>
          <w:sz w:val="24"/>
          <w:rtl/>
          <w:lang w:eastAsia="he-IL"/>
        </w:rPr>
        <w:t xml:space="preserve">אחריותה למעשי ו/או מחדלי היועץ ו/או מי מטעמו, בכפוף </w:t>
      </w:r>
      <w:r w:rsidRPr="004E32D2">
        <w:rPr>
          <w:rFonts w:ascii="Times New Roman" w:eastAsia="Times New Roman" w:hAnsi="Times New Roman" w:hint="eastAsia"/>
          <w:sz w:val="24"/>
          <w:rtl/>
          <w:lang w:eastAsia="he-IL"/>
        </w:rPr>
        <w:t>לסעיף</w:t>
      </w:r>
      <w:r w:rsidRPr="004E32D2">
        <w:rPr>
          <w:rFonts w:ascii="Times New Roman" w:eastAsia="Times New Roman" w:hAnsi="Times New Roman"/>
          <w:sz w:val="24"/>
          <w:rtl/>
          <w:lang w:eastAsia="he-IL"/>
        </w:rPr>
        <w:t xml:space="preserve"> אחריות צולבת.</w:t>
      </w:r>
    </w:p>
    <w:p w14:paraId="44D2D5D1" w14:textId="77777777" w:rsidR="004E32D2" w:rsidRPr="004E32D2" w:rsidRDefault="004E32D2" w:rsidP="004E32D2">
      <w:pPr>
        <w:widowControl w:val="0"/>
        <w:spacing w:after="0" w:line="240" w:lineRule="auto"/>
        <w:ind w:left="709" w:hanging="720"/>
        <w:rPr>
          <w:rFonts w:ascii="Times New Roman" w:eastAsia="Times New Roman" w:hAnsi="Times New Roman"/>
          <w:sz w:val="24"/>
          <w:rtl/>
          <w:lang w:eastAsia="he-IL"/>
        </w:rPr>
      </w:pPr>
    </w:p>
    <w:p w14:paraId="676187F8" w14:textId="77777777" w:rsidR="004E32D2" w:rsidRPr="004E32D2" w:rsidRDefault="004E32D2" w:rsidP="004E32D2">
      <w:pPr>
        <w:widowControl w:val="0"/>
        <w:spacing w:after="0" w:line="240" w:lineRule="auto"/>
        <w:ind w:left="709" w:hanging="720"/>
        <w:rPr>
          <w:rFonts w:ascii="Times New Roman" w:eastAsia="Times New Roman" w:hAnsi="Times New Roman"/>
          <w:sz w:val="24"/>
          <w:rtl/>
          <w:lang w:eastAsia="he-IL"/>
        </w:rPr>
      </w:pPr>
    </w:p>
    <w:p w14:paraId="23AA1527" w14:textId="77777777" w:rsidR="004E32D2" w:rsidRPr="004E32D2" w:rsidRDefault="004E32D2" w:rsidP="004E32D2">
      <w:pPr>
        <w:widowControl w:val="0"/>
        <w:spacing w:after="0" w:line="240" w:lineRule="auto"/>
        <w:rPr>
          <w:rFonts w:ascii="Times New Roman" w:eastAsia="Times New Roman" w:hAnsi="Times New Roman"/>
          <w:b/>
          <w:bCs/>
          <w:sz w:val="24"/>
          <w:u w:val="single"/>
          <w:rtl/>
          <w:lang w:eastAsia="he-IL"/>
        </w:rPr>
      </w:pPr>
    </w:p>
    <w:p w14:paraId="4EFA4DC3" w14:textId="77777777" w:rsidR="004E32D2" w:rsidRPr="004E32D2" w:rsidRDefault="004E32D2" w:rsidP="004E32D2">
      <w:pPr>
        <w:widowControl w:val="0"/>
        <w:spacing w:after="0" w:line="240" w:lineRule="auto"/>
        <w:rPr>
          <w:rFonts w:ascii="Times New Roman" w:eastAsia="Times New Roman" w:hAnsi="Times New Roman"/>
          <w:b/>
          <w:bCs/>
          <w:sz w:val="24"/>
          <w:rtl/>
          <w:lang w:eastAsia="he-IL"/>
        </w:rPr>
      </w:pPr>
      <w:r w:rsidRPr="004E32D2">
        <w:rPr>
          <w:rFonts w:ascii="Times New Roman" w:eastAsia="Times New Roman" w:hAnsi="Times New Roman" w:hint="eastAsia"/>
          <w:b/>
          <w:bCs/>
          <w:sz w:val="24"/>
          <w:u w:val="single"/>
          <w:rtl/>
          <w:lang w:eastAsia="he-IL"/>
        </w:rPr>
        <w:t>כללי</w:t>
      </w:r>
      <w:r w:rsidRPr="004E32D2">
        <w:rPr>
          <w:rFonts w:ascii="Times New Roman" w:eastAsia="Times New Roman" w:hAnsi="Times New Roman"/>
          <w:b/>
          <w:bCs/>
          <w:sz w:val="24"/>
          <w:u w:val="single"/>
          <w:rtl/>
          <w:lang w:eastAsia="he-IL"/>
        </w:rPr>
        <w:t xml:space="preserve"> לכל הפוליסות</w:t>
      </w:r>
      <w:r w:rsidRPr="004E32D2">
        <w:rPr>
          <w:rFonts w:ascii="Times New Roman" w:eastAsia="Times New Roman" w:hAnsi="Times New Roman"/>
          <w:b/>
          <w:bCs/>
          <w:sz w:val="24"/>
          <w:rtl/>
          <w:lang w:eastAsia="he-IL"/>
        </w:rPr>
        <w:t xml:space="preserve"> </w:t>
      </w:r>
      <w:r w:rsidRPr="004E32D2">
        <w:rPr>
          <w:rFonts w:ascii="Times New Roman" w:eastAsia="Times New Roman" w:hAnsi="Times New Roman" w:hint="eastAsia"/>
          <w:b/>
          <w:bCs/>
          <w:sz w:val="24"/>
          <w:rtl/>
          <w:lang w:eastAsia="he-IL"/>
        </w:rPr>
        <w:t>–</w:t>
      </w:r>
      <w:r w:rsidRPr="004E32D2">
        <w:rPr>
          <w:rFonts w:ascii="Times New Roman" w:eastAsia="Times New Roman" w:hAnsi="Times New Roman"/>
          <w:b/>
          <w:bCs/>
          <w:sz w:val="24"/>
          <w:rtl/>
          <w:lang w:eastAsia="he-IL"/>
        </w:rPr>
        <w:t xml:space="preserve"> </w:t>
      </w:r>
    </w:p>
    <w:p w14:paraId="73860E73"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78E53F18" w14:textId="77777777" w:rsidR="004E32D2" w:rsidRPr="004E32D2" w:rsidRDefault="004E32D2" w:rsidP="004E32D2">
      <w:pPr>
        <w:widowControl w:val="0"/>
        <w:numPr>
          <w:ilvl w:val="0"/>
          <w:numId w:val="21"/>
        </w:numPr>
        <w:spacing w:after="0" w:line="240" w:lineRule="auto"/>
        <w:rPr>
          <w:rFonts w:ascii="Times New Roman" w:eastAsia="Times New Roman" w:hAnsi="Times New Roman"/>
          <w:sz w:val="24"/>
          <w:lang w:eastAsia="he-IL"/>
        </w:rPr>
      </w:pPr>
      <w:r w:rsidRPr="004E32D2">
        <w:rPr>
          <w:rFonts w:ascii="Times New Roman" w:eastAsia="Times New Roman" w:hAnsi="Times New Roman"/>
          <w:b/>
          <w:bCs/>
          <w:sz w:val="24"/>
          <w:rtl/>
          <w:lang w:eastAsia="he-IL"/>
        </w:rPr>
        <w:t>"</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b/>
          <w:bCs/>
          <w:sz w:val="24"/>
          <w:rtl/>
          <w:lang w:eastAsia="he-IL"/>
        </w:rPr>
        <w:t>"</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לצורך</w:t>
      </w:r>
      <w:r w:rsidRPr="004E32D2">
        <w:rPr>
          <w:rFonts w:ascii="Times New Roman" w:eastAsia="Times New Roman" w:hAnsi="Times New Roman"/>
          <w:sz w:val="24"/>
          <w:rtl/>
          <w:lang w:eastAsia="he-IL"/>
        </w:rPr>
        <w:t xml:space="preserve"> הביטוחים הנ"</w:t>
      </w:r>
      <w:r w:rsidRPr="004E32D2">
        <w:rPr>
          <w:rFonts w:ascii="Times New Roman" w:eastAsia="Times New Roman" w:hAnsi="Times New Roman" w:hint="eastAsia"/>
          <w:sz w:val="24"/>
          <w:rtl/>
          <w:lang w:eastAsia="he-IL"/>
        </w:rPr>
        <w:t>ל</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ו</w:t>
      </w:r>
      <w:r w:rsidRPr="004E32D2">
        <w:rPr>
          <w:rFonts w:ascii="Times New Roman" w:eastAsia="Times New Roman" w:hAnsi="Times New Roman"/>
          <w:sz w:val="24"/>
          <w:rtl/>
          <w:lang w:eastAsia="he-IL"/>
        </w:rPr>
        <w:t>/או אישור זה הינ</w:t>
      </w:r>
      <w:r w:rsidRPr="004E32D2">
        <w:rPr>
          <w:rFonts w:ascii="Times New Roman" w:eastAsia="Times New Roman" w:hAnsi="Times New Roman" w:hint="cs"/>
          <w:sz w:val="24"/>
          <w:rtl/>
          <w:lang w:eastAsia="he-IL"/>
        </w:rPr>
        <w:t>ה</w:t>
      </w:r>
      <w:r w:rsidRPr="004E32D2">
        <w:rPr>
          <w:rFonts w:ascii="Times New Roman" w:eastAsia="Times New Roman" w:hAnsi="Times New Roman"/>
          <w:sz w:val="24"/>
          <w:rtl/>
          <w:lang w:eastAsia="he-IL"/>
        </w:rPr>
        <w:t xml:space="preserve"> לרבות חברת אם ו/או חברות בנות ו/או חברות שלובות</w:t>
      </w:r>
      <w:r w:rsidRPr="004E32D2">
        <w:rPr>
          <w:rFonts w:ascii="Times New Roman" w:eastAsia="Times New Roman" w:hAnsi="Times New Roman" w:hint="cs"/>
          <w:sz w:val="24"/>
          <w:rtl/>
          <w:lang w:eastAsia="he-IL"/>
        </w:rPr>
        <w:t xml:space="preserve"> ו/או עובדיהן ו/או מנהליהן</w:t>
      </w:r>
      <w:r w:rsidRPr="004E32D2">
        <w:rPr>
          <w:rFonts w:ascii="Times New Roman" w:eastAsia="Times New Roman" w:hAnsi="Times New Roman"/>
          <w:sz w:val="24"/>
          <w:rtl/>
          <w:lang w:eastAsia="he-IL"/>
        </w:rPr>
        <w:t>.</w:t>
      </w:r>
    </w:p>
    <w:p w14:paraId="0DB27C86" w14:textId="77777777" w:rsidR="004E32D2" w:rsidRPr="004E32D2" w:rsidRDefault="004E32D2" w:rsidP="004E32D2">
      <w:pPr>
        <w:widowControl w:val="0"/>
        <w:spacing w:after="0" w:line="240" w:lineRule="auto"/>
        <w:ind w:right="720"/>
        <w:rPr>
          <w:rFonts w:ascii="Times New Roman" w:eastAsia="Times New Roman" w:hAnsi="Times New Roman"/>
          <w:sz w:val="24"/>
          <w:lang w:eastAsia="he-IL"/>
        </w:rPr>
      </w:pPr>
    </w:p>
    <w:p w14:paraId="135FDD73" w14:textId="77777777" w:rsidR="004E32D2" w:rsidRPr="004E32D2" w:rsidRDefault="004E32D2" w:rsidP="004E32D2">
      <w:pPr>
        <w:widowControl w:val="0"/>
        <w:numPr>
          <w:ilvl w:val="0"/>
          <w:numId w:val="21"/>
        </w:numPr>
        <w:spacing w:after="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נוסח הפוליסות (למעט אחריות מקצועית) לא יפחת מהנוסח הידוע כביט במהדורה הרלוונטית לעת עריכת הביטוח.</w:t>
      </w:r>
    </w:p>
    <w:p w14:paraId="5FBF442A" w14:textId="77777777" w:rsidR="004E32D2" w:rsidRPr="004E32D2" w:rsidRDefault="004E32D2" w:rsidP="004E32D2">
      <w:pPr>
        <w:widowControl w:val="0"/>
        <w:spacing w:after="0" w:line="240" w:lineRule="auto"/>
        <w:ind w:right="720"/>
        <w:rPr>
          <w:rFonts w:ascii="Times New Roman" w:eastAsia="Times New Roman" w:hAnsi="Times New Roman"/>
          <w:sz w:val="24"/>
          <w:rtl/>
          <w:lang w:eastAsia="he-IL"/>
        </w:rPr>
      </w:pPr>
    </w:p>
    <w:p w14:paraId="47A6F2B9" w14:textId="77777777" w:rsidR="004E32D2" w:rsidRPr="004E32D2" w:rsidRDefault="004E32D2" w:rsidP="004E32D2">
      <w:pPr>
        <w:widowControl w:val="0"/>
        <w:numPr>
          <w:ilvl w:val="0"/>
          <w:numId w:val="21"/>
        </w:numPr>
        <w:spacing w:after="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הננו</w:t>
      </w:r>
      <w:r w:rsidRPr="004E32D2">
        <w:rPr>
          <w:rFonts w:ascii="Times New Roman" w:eastAsia="Times New Roman" w:hAnsi="Times New Roman"/>
          <w:sz w:val="24"/>
          <w:rtl/>
          <w:lang w:eastAsia="he-IL"/>
        </w:rPr>
        <w:t xml:space="preserve"> מאשרים כי ידוע לנו שהאחריות </w:t>
      </w:r>
      <w:r w:rsidRPr="004E32D2">
        <w:rPr>
          <w:rFonts w:ascii="Times New Roman" w:eastAsia="Times New Roman" w:hAnsi="Times New Roman" w:hint="eastAsia"/>
          <w:sz w:val="24"/>
          <w:rtl/>
          <w:lang w:eastAsia="he-IL"/>
        </w:rPr>
        <w:t>לתשלום</w:t>
      </w:r>
      <w:r w:rsidRPr="004E32D2">
        <w:rPr>
          <w:rFonts w:ascii="Times New Roman" w:eastAsia="Times New Roman" w:hAnsi="Times New Roman"/>
          <w:sz w:val="24"/>
          <w:rtl/>
          <w:lang w:eastAsia="he-IL"/>
        </w:rPr>
        <w:t xml:space="preserve"> פרמיות הביטוח והשתתפות עצמית חלה על היועץ בלבד</w:t>
      </w:r>
      <w:r w:rsidRPr="004E32D2">
        <w:rPr>
          <w:rFonts w:ascii="Times New Roman" w:eastAsia="Times New Roman" w:hAnsi="Times New Roman" w:hint="cs"/>
          <w:sz w:val="24"/>
          <w:rtl/>
          <w:lang w:eastAsia="he-IL"/>
        </w:rPr>
        <w:t>, ובשום מקרה לא על החברה</w:t>
      </w:r>
      <w:r w:rsidRPr="004E32D2">
        <w:rPr>
          <w:rFonts w:ascii="Times New Roman" w:eastAsia="Times New Roman" w:hAnsi="Times New Roman"/>
          <w:sz w:val="24"/>
          <w:rtl/>
          <w:lang w:eastAsia="he-IL"/>
        </w:rPr>
        <w:t>.</w:t>
      </w:r>
    </w:p>
    <w:p w14:paraId="6ABA7986"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0ED4ED1D" w14:textId="77777777" w:rsidR="004E32D2" w:rsidRPr="004E32D2" w:rsidRDefault="004E32D2" w:rsidP="004E32D2">
      <w:pPr>
        <w:widowControl w:val="0"/>
        <w:numPr>
          <w:ilvl w:val="0"/>
          <w:numId w:val="21"/>
        </w:numPr>
        <w:spacing w:after="0" w:line="240" w:lineRule="auto"/>
        <w:rPr>
          <w:rFonts w:ascii="Times New Roman" w:eastAsia="Times New Roman" w:hAnsi="Times New Roman"/>
          <w:sz w:val="24"/>
          <w:lang w:eastAsia="he-IL"/>
        </w:rPr>
      </w:pPr>
      <w:r w:rsidRPr="004E32D2">
        <w:rPr>
          <w:rFonts w:ascii="Times New Roman" w:eastAsia="Times New Roman" w:hAnsi="Times New Roman" w:hint="eastAsia"/>
          <w:sz w:val="24"/>
          <w:rtl/>
          <w:lang w:eastAsia="he-IL"/>
        </w:rPr>
        <w:t>הננו</w:t>
      </w:r>
      <w:r w:rsidRPr="004E32D2">
        <w:rPr>
          <w:rFonts w:ascii="Times New Roman" w:eastAsia="Times New Roman" w:hAnsi="Times New Roman"/>
          <w:sz w:val="24"/>
          <w:rtl/>
          <w:lang w:eastAsia="he-IL"/>
        </w:rPr>
        <w:t xml:space="preserve"> מאשרים כי כל הביטוחים הנ"</w:t>
      </w:r>
      <w:r w:rsidRPr="004E32D2">
        <w:rPr>
          <w:rFonts w:ascii="Times New Roman" w:eastAsia="Times New Roman" w:hAnsi="Times New Roman" w:hint="eastAsia"/>
          <w:sz w:val="24"/>
          <w:rtl/>
          <w:lang w:eastAsia="he-IL"/>
        </w:rPr>
        <w:t>ל</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הינם</w:t>
      </w:r>
      <w:r w:rsidRPr="004E32D2">
        <w:rPr>
          <w:rFonts w:ascii="Times New Roman" w:eastAsia="Times New Roman" w:hAnsi="Times New Roman"/>
          <w:sz w:val="24"/>
          <w:rtl/>
          <w:lang w:eastAsia="he-IL"/>
        </w:rPr>
        <w:t xml:space="preserve"> ראשוניים וקודמים לכל ביטוח הנערך על ידי </w:t>
      </w:r>
      <w:r w:rsidRPr="004E32D2">
        <w:rPr>
          <w:rFonts w:ascii="Times New Roman" w:eastAsia="Times New Roman" w:hAnsi="Times New Roman" w:hint="cs"/>
          <w:sz w:val="24"/>
          <w:rtl/>
          <w:lang w:eastAsia="he-IL"/>
        </w:rPr>
        <w:t>החברה</w:t>
      </w:r>
      <w:r w:rsidRPr="004E32D2">
        <w:rPr>
          <w:rFonts w:ascii="Times New Roman" w:eastAsia="Times New Roman" w:hAnsi="Times New Roman"/>
          <w:sz w:val="24"/>
          <w:rtl/>
          <w:lang w:eastAsia="he-IL"/>
        </w:rPr>
        <w:t xml:space="preserve"> ו/או לטובתה, ואנו מוותרים על </w:t>
      </w:r>
      <w:r w:rsidRPr="004E32D2">
        <w:rPr>
          <w:rFonts w:ascii="Times New Roman" w:eastAsia="Times New Roman" w:hAnsi="Times New Roman" w:hint="eastAsia"/>
          <w:sz w:val="24"/>
          <w:rtl/>
          <w:lang w:eastAsia="he-IL"/>
        </w:rPr>
        <w:t>כל</w:t>
      </w:r>
      <w:r w:rsidRPr="004E32D2">
        <w:rPr>
          <w:rFonts w:ascii="Times New Roman" w:eastAsia="Times New Roman" w:hAnsi="Times New Roman"/>
          <w:sz w:val="24"/>
          <w:rtl/>
          <w:lang w:eastAsia="he-IL"/>
        </w:rPr>
        <w:t xml:space="preserve"> טענה ו/או דרישה ו/או תביעה בדבר שיתוף ביטוחי </w:t>
      </w:r>
      <w:r w:rsidRPr="004E32D2">
        <w:rPr>
          <w:rFonts w:ascii="Times New Roman" w:eastAsia="Times New Roman" w:hAnsi="Times New Roman" w:hint="cs"/>
          <w:sz w:val="24"/>
          <w:rtl/>
          <w:lang w:eastAsia="he-IL"/>
        </w:rPr>
        <w:t>החברה</w:t>
      </w:r>
      <w:r w:rsidRPr="004E32D2">
        <w:rPr>
          <w:rFonts w:ascii="Times New Roman" w:eastAsia="Times New Roman" w:hAnsi="Times New Roman"/>
          <w:sz w:val="24"/>
          <w:rtl/>
          <w:lang w:eastAsia="he-IL"/>
        </w:rPr>
        <w:t>.</w:t>
      </w:r>
    </w:p>
    <w:p w14:paraId="19992670" w14:textId="77777777" w:rsidR="004E32D2" w:rsidRPr="004E32D2" w:rsidRDefault="004E32D2" w:rsidP="004E32D2">
      <w:pPr>
        <w:spacing w:after="0" w:line="360" w:lineRule="auto"/>
        <w:ind w:left="720"/>
        <w:rPr>
          <w:rFonts w:ascii="Times New Roman" w:eastAsia="Times New Roman" w:hAnsi="Times New Roman"/>
          <w:sz w:val="24"/>
          <w:rtl/>
        </w:rPr>
      </w:pPr>
    </w:p>
    <w:p w14:paraId="2364534E" w14:textId="77777777" w:rsidR="004E32D2" w:rsidRPr="004E32D2" w:rsidRDefault="004E32D2" w:rsidP="004E32D2">
      <w:pPr>
        <w:widowControl w:val="0"/>
        <w:numPr>
          <w:ilvl w:val="0"/>
          <w:numId w:val="21"/>
        </w:numPr>
        <w:spacing w:after="0" w:line="240" w:lineRule="auto"/>
        <w:rPr>
          <w:rFonts w:ascii="Times New Roman" w:eastAsia="Times New Roman" w:hAnsi="Times New Roman"/>
          <w:sz w:val="24"/>
          <w:lang w:eastAsia="he-IL"/>
        </w:rPr>
      </w:pPr>
      <w:r w:rsidRPr="004E32D2">
        <w:rPr>
          <w:rFonts w:ascii="Times New Roman" w:eastAsia="Times New Roman" w:hAnsi="Times New Roman" w:hint="cs"/>
          <w:sz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ADCAF27"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5F384082" w14:textId="77777777" w:rsidR="004E32D2" w:rsidRPr="004E32D2" w:rsidRDefault="004E32D2" w:rsidP="004E32D2">
      <w:pPr>
        <w:widowControl w:val="0"/>
        <w:numPr>
          <w:ilvl w:val="0"/>
          <w:numId w:val="21"/>
        </w:numPr>
        <w:spacing w:after="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הננו</w:t>
      </w:r>
      <w:r w:rsidRPr="004E32D2">
        <w:rPr>
          <w:rFonts w:ascii="Times New Roman" w:eastAsia="Times New Roman" w:hAnsi="Times New Roman"/>
          <w:sz w:val="24"/>
          <w:rtl/>
          <w:lang w:eastAsia="he-IL"/>
        </w:rPr>
        <w:t xml:space="preserve"> מתחייבים כי הביטוחים הנ"</w:t>
      </w:r>
      <w:r w:rsidRPr="004E32D2">
        <w:rPr>
          <w:rFonts w:ascii="Times New Roman" w:eastAsia="Times New Roman" w:hAnsi="Times New Roman" w:hint="eastAsia"/>
          <w:sz w:val="24"/>
          <w:rtl/>
          <w:lang w:eastAsia="he-IL"/>
        </w:rPr>
        <w:t>ל</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לא</w:t>
      </w:r>
      <w:r w:rsidRPr="004E32D2">
        <w:rPr>
          <w:rFonts w:ascii="Times New Roman" w:eastAsia="Times New Roman" w:hAnsi="Times New Roman"/>
          <w:sz w:val="24"/>
          <w:rtl/>
          <w:lang w:eastAsia="he-IL"/>
        </w:rPr>
        <w:t xml:space="preserve"> יבוטלו ולא יצומצמו במשך תקופת הביטוח, אלא בהודעה מראש של 60 יום </w:t>
      </w:r>
      <w:r w:rsidRPr="004E32D2">
        <w:rPr>
          <w:rFonts w:ascii="Times New Roman" w:eastAsia="Times New Roman" w:hAnsi="Times New Roman" w:hint="cs"/>
          <w:sz w:val="24"/>
          <w:rtl/>
          <w:lang w:eastAsia="he-IL"/>
        </w:rPr>
        <w:lastRenderedPageBreak/>
        <w:t>לחברה</w:t>
      </w:r>
      <w:r w:rsidRPr="004E32D2">
        <w:rPr>
          <w:rFonts w:ascii="Times New Roman" w:eastAsia="Times New Roman" w:hAnsi="Times New Roman"/>
          <w:sz w:val="24"/>
          <w:rtl/>
          <w:lang w:eastAsia="he-IL"/>
        </w:rPr>
        <w:t xml:space="preserve">, בכתב, </w:t>
      </w:r>
      <w:r w:rsidRPr="004E32D2">
        <w:rPr>
          <w:rFonts w:ascii="Times New Roman" w:eastAsia="Times New Roman" w:hAnsi="Times New Roman" w:hint="eastAsia"/>
          <w:sz w:val="24"/>
          <w:rtl/>
          <w:lang w:eastAsia="he-IL"/>
        </w:rPr>
        <w:t>בדואר</w:t>
      </w:r>
      <w:r w:rsidRPr="004E32D2">
        <w:rPr>
          <w:rFonts w:ascii="Times New Roman" w:eastAsia="Times New Roman" w:hAnsi="Times New Roman"/>
          <w:sz w:val="24"/>
          <w:rtl/>
          <w:lang w:eastAsia="he-IL"/>
        </w:rPr>
        <w:t xml:space="preserve"> רשום.</w:t>
      </w:r>
    </w:p>
    <w:p w14:paraId="0C0FB729"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51F26401"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5AF35879"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r w:rsidRPr="004E32D2">
        <w:rPr>
          <w:rFonts w:ascii="Times New Roman" w:eastAsia="Times New Roman" w:hAnsi="Times New Roman" w:hint="eastAsia"/>
          <w:bCs/>
          <w:sz w:val="24"/>
          <w:rtl/>
          <w:lang w:eastAsia="he-IL"/>
        </w:rPr>
        <w:t>אישורנו</w:t>
      </w:r>
      <w:r w:rsidRPr="004E32D2">
        <w:rPr>
          <w:rFonts w:ascii="Times New Roman" w:eastAsia="Times New Roman" w:hAnsi="Times New Roman"/>
          <w:bCs/>
          <w:sz w:val="24"/>
          <w:rtl/>
          <w:lang w:eastAsia="he-IL"/>
        </w:rPr>
        <w:t xml:space="preserve"> זה הינו בכפוף לתנאי </w:t>
      </w:r>
      <w:r w:rsidRPr="004E32D2">
        <w:rPr>
          <w:rFonts w:ascii="Times New Roman" w:eastAsia="Times New Roman" w:hAnsi="Times New Roman" w:hint="eastAsia"/>
          <w:bCs/>
          <w:sz w:val="24"/>
          <w:rtl/>
          <w:lang w:eastAsia="he-IL"/>
        </w:rPr>
        <w:t>פוליסות</w:t>
      </w:r>
      <w:r w:rsidRPr="004E32D2">
        <w:rPr>
          <w:rFonts w:ascii="Times New Roman" w:eastAsia="Times New Roman" w:hAnsi="Times New Roman"/>
          <w:bCs/>
          <w:sz w:val="24"/>
          <w:rtl/>
          <w:lang w:eastAsia="he-IL"/>
        </w:rPr>
        <w:t xml:space="preserve"> הביטוח המקוריות ולסייגיהן, עד כמה שלא שונו על פי האמור באישור זה.</w:t>
      </w:r>
    </w:p>
    <w:p w14:paraId="4495F931"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4885A178"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49905C2C"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422CED2F"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5093FED0"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58A34A20"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0B5FA24B"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6EE1C39A"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6619D92A"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08AD0198"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7022D5D2"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0371BC93" w14:textId="77777777" w:rsidR="004E32D2" w:rsidRPr="004E32D2" w:rsidRDefault="004E32D2" w:rsidP="004E32D2">
      <w:pPr>
        <w:widowControl w:val="0"/>
        <w:spacing w:after="0" w:line="240" w:lineRule="auto"/>
        <w:rPr>
          <w:rFonts w:ascii="Times New Roman" w:eastAsia="Times New Roman" w:hAnsi="Times New Roman"/>
          <w:sz w:val="24"/>
          <w:rtl/>
          <w:lang w:eastAsia="he-IL"/>
        </w:rPr>
      </w:pPr>
    </w:p>
    <w:p w14:paraId="3D5BFA71" w14:textId="77777777" w:rsidR="004E32D2" w:rsidRPr="004E32D2" w:rsidRDefault="004E32D2" w:rsidP="004E32D2">
      <w:pPr>
        <w:widowControl w:val="0"/>
        <w:spacing w:after="0" w:line="240" w:lineRule="auto"/>
        <w:rPr>
          <w:rFonts w:ascii="Times New Roman" w:eastAsia="Times New Roman" w:hAnsi="Times New Roman"/>
          <w:sz w:val="24"/>
          <w:lang w:eastAsia="he-IL"/>
        </w:rPr>
      </w:pPr>
    </w:p>
    <w:p w14:paraId="0CA38CE2" w14:textId="77777777" w:rsidR="004E32D2" w:rsidRPr="004E32D2" w:rsidRDefault="004E32D2" w:rsidP="004E32D2">
      <w:pPr>
        <w:widowControl w:val="0"/>
        <w:spacing w:after="0" w:line="240" w:lineRule="auto"/>
        <w:ind w:left="-240" w:firstLine="240"/>
        <w:rPr>
          <w:rFonts w:ascii="Times New Roman" w:eastAsia="Times New Roman" w:hAnsi="Times New Roman"/>
          <w:sz w:val="24"/>
          <w:lang w:eastAsia="he-IL"/>
        </w:rPr>
      </w:pPr>
      <w:r w:rsidRPr="004E32D2">
        <w:rPr>
          <w:rFonts w:ascii="Times New Roman" w:eastAsia="Times New Roman" w:hAnsi="Times New Roman"/>
          <w:sz w:val="24"/>
          <w:rtl/>
          <w:lang w:eastAsia="he-IL"/>
        </w:rPr>
        <w:t>____________</w:t>
      </w:r>
      <w:r>
        <w:rPr>
          <w:rFonts w:ascii="Times New Roman" w:eastAsia="Times New Roman" w:hAnsi="Times New Roman"/>
          <w:sz w:val="24"/>
          <w:rtl/>
          <w:lang w:eastAsia="he-IL"/>
        </w:rPr>
        <w:t>__</w:t>
      </w:r>
      <w:r>
        <w:rPr>
          <w:rFonts w:ascii="Times New Roman" w:eastAsia="Times New Roman" w:hAnsi="Times New Roman"/>
          <w:sz w:val="24"/>
          <w:rtl/>
          <w:lang w:eastAsia="he-IL"/>
        </w:rPr>
        <w:tab/>
        <w:t>______________</w:t>
      </w:r>
      <w:r>
        <w:rPr>
          <w:rFonts w:ascii="Times New Roman" w:eastAsia="Times New Roman" w:hAnsi="Times New Roman"/>
          <w:sz w:val="24"/>
          <w:rtl/>
          <w:lang w:eastAsia="he-IL"/>
        </w:rPr>
        <w:tab/>
        <w:t>_____________</w:t>
      </w:r>
      <w:r>
        <w:rPr>
          <w:rFonts w:ascii="Times New Roman" w:eastAsia="Times New Roman" w:hAnsi="Times New Roman" w:hint="cs"/>
          <w:sz w:val="24"/>
          <w:rtl/>
          <w:lang w:eastAsia="he-IL"/>
        </w:rPr>
        <w:t xml:space="preserve">      </w:t>
      </w:r>
      <w:r w:rsidRPr="004E32D2">
        <w:rPr>
          <w:rFonts w:ascii="Times New Roman" w:eastAsia="Times New Roman" w:hAnsi="Times New Roman"/>
          <w:sz w:val="24"/>
          <w:rtl/>
          <w:lang w:eastAsia="he-IL"/>
        </w:rPr>
        <w:t>____________</w:t>
      </w:r>
    </w:p>
    <w:p w14:paraId="796066AE" w14:textId="77777777" w:rsidR="004E32D2" w:rsidRPr="004E32D2" w:rsidRDefault="004E32D2" w:rsidP="004E32D2">
      <w:pPr>
        <w:widowControl w:val="0"/>
        <w:spacing w:after="0" w:line="240" w:lineRule="auto"/>
        <w:ind w:right="-426"/>
        <w:rPr>
          <w:rFonts w:ascii="Times New Roman" w:eastAsia="Times New Roman" w:hAnsi="Times New Roman"/>
          <w:sz w:val="24"/>
          <w:rtl/>
          <w:lang w:eastAsia="he-IL"/>
        </w:rPr>
      </w:pPr>
      <w:r w:rsidRPr="004E32D2">
        <w:rPr>
          <w:rFonts w:ascii="Times New Roman" w:eastAsia="Times New Roman" w:hAnsi="Times New Roman"/>
          <w:sz w:val="24"/>
          <w:rtl/>
          <w:lang w:eastAsia="he-IL"/>
        </w:rPr>
        <w:t xml:space="preserve">(חותמת </w:t>
      </w:r>
      <w:r w:rsidRPr="004E32D2">
        <w:rPr>
          <w:rFonts w:ascii="Times New Roman" w:eastAsia="Times New Roman" w:hAnsi="Times New Roman" w:hint="eastAsia"/>
          <w:sz w:val="24"/>
          <w:rtl/>
          <w:lang w:eastAsia="he-IL"/>
        </w:rPr>
        <w:t>המבטח</w:t>
      </w:r>
      <w:r>
        <w:rPr>
          <w:rFonts w:ascii="Times New Roman" w:eastAsia="Times New Roman" w:hAnsi="Times New Roman"/>
          <w:sz w:val="24"/>
          <w:rtl/>
          <w:lang w:eastAsia="he-IL"/>
        </w:rPr>
        <w:t>)</w:t>
      </w:r>
      <w:r>
        <w:rPr>
          <w:rFonts w:ascii="Times New Roman" w:eastAsia="Times New Roman" w:hAnsi="Times New Roman"/>
          <w:sz w:val="24"/>
          <w:rtl/>
          <w:lang w:eastAsia="he-IL"/>
        </w:rPr>
        <w:tab/>
        <w:t>(חתימת המבטח)</w:t>
      </w:r>
      <w:r>
        <w:rPr>
          <w:rFonts w:ascii="Times New Roman" w:eastAsia="Times New Roman" w:hAnsi="Times New Roman"/>
          <w:sz w:val="24"/>
          <w:rtl/>
          <w:lang w:eastAsia="he-IL"/>
        </w:rPr>
        <w:tab/>
      </w:r>
      <w:r>
        <w:rPr>
          <w:rFonts w:ascii="Times New Roman" w:eastAsia="Times New Roman" w:hAnsi="Times New Roman" w:hint="cs"/>
          <w:sz w:val="24"/>
          <w:rtl/>
          <w:lang w:eastAsia="he-IL"/>
        </w:rPr>
        <w:t xml:space="preserve">   </w:t>
      </w:r>
      <w:r>
        <w:rPr>
          <w:rFonts w:ascii="Times New Roman" w:eastAsia="Times New Roman" w:hAnsi="Times New Roman"/>
          <w:sz w:val="24"/>
          <w:rtl/>
          <w:lang w:eastAsia="he-IL"/>
        </w:rPr>
        <w:t>(שם החותם)</w:t>
      </w:r>
      <w:r>
        <w:rPr>
          <w:rFonts w:ascii="Times New Roman" w:eastAsia="Times New Roman" w:hAnsi="Times New Roman"/>
          <w:sz w:val="24"/>
          <w:rtl/>
          <w:lang w:eastAsia="he-IL"/>
        </w:rPr>
        <w:tab/>
      </w:r>
      <w:r>
        <w:rPr>
          <w:rFonts w:ascii="Times New Roman" w:eastAsia="Times New Roman" w:hAnsi="Times New Roman" w:hint="cs"/>
          <w:sz w:val="24"/>
          <w:rtl/>
          <w:lang w:eastAsia="he-IL"/>
        </w:rPr>
        <w:t xml:space="preserve">         </w:t>
      </w:r>
      <w:r w:rsidRPr="004E32D2">
        <w:rPr>
          <w:rFonts w:ascii="Times New Roman" w:eastAsia="Times New Roman" w:hAnsi="Times New Roman"/>
          <w:sz w:val="24"/>
          <w:rtl/>
          <w:lang w:eastAsia="he-IL"/>
        </w:rPr>
        <w:t xml:space="preserve">(תפקיד </w:t>
      </w:r>
      <w:r>
        <w:rPr>
          <w:rFonts w:ascii="Times New Roman" w:eastAsia="Times New Roman" w:hAnsi="Times New Roman" w:hint="cs"/>
          <w:sz w:val="24"/>
          <w:rtl/>
          <w:lang w:eastAsia="he-IL"/>
        </w:rPr>
        <w:t>הח</w:t>
      </w:r>
      <w:r w:rsidRPr="004E32D2">
        <w:rPr>
          <w:rFonts w:ascii="Times New Roman" w:eastAsia="Times New Roman" w:hAnsi="Times New Roman"/>
          <w:sz w:val="24"/>
          <w:rtl/>
          <w:lang w:eastAsia="he-IL"/>
        </w:rPr>
        <w:t xml:space="preserve">ותם) </w:t>
      </w:r>
    </w:p>
    <w:p w14:paraId="02502457" w14:textId="77777777" w:rsidR="004E32D2" w:rsidRPr="004E32D2" w:rsidRDefault="004E32D2" w:rsidP="004E32D2">
      <w:pPr>
        <w:widowControl w:val="0"/>
        <w:spacing w:after="0" w:line="240" w:lineRule="auto"/>
        <w:rPr>
          <w:rFonts w:ascii="Times New Roman" w:eastAsia="Times New Roman" w:hAnsi="Times New Roman"/>
          <w:sz w:val="24"/>
          <w:u w:val="single"/>
          <w:rtl/>
          <w:lang w:eastAsia="he-IL"/>
        </w:rPr>
      </w:pPr>
    </w:p>
    <w:p w14:paraId="578ECC49" w14:textId="77777777" w:rsidR="004E32D2" w:rsidRPr="004E32D2" w:rsidRDefault="004E32D2" w:rsidP="004E32D2">
      <w:pPr>
        <w:widowControl w:val="0"/>
        <w:spacing w:after="0" w:line="240" w:lineRule="auto"/>
        <w:jc w:val="center"/>
        <w:rPr>
          <w:rFonts w:ascii="Times New Roman" w:eastAsia="Times New Roman" w:hAnsi="Times New Roman"/>
          <w:sz w:val="24"/>
          <w:rtl/>
          <w:lang w:eastAsia="he-IL"/>
        </w:rPr>
      </w:pPr>
    </w:p>
    <w:p w14:paraId="1C3FEC95" w14:textId="77777777" w:rsidR="004E32D2" w:rsidRPr="004E32D2" w:rsidRDefault="004E32D2" w:rsidP="004E32D2">
      <w:pPr>
        <w:widowControl w:val="0"/>
        <w:spacing w:after="0" w:line="240" w:lineRule="auto"/>
        <w:jc w:val="center"/>
        <w:rPr>
          <w:rFonts w:ascii="Times New Roman" w:eastAsia="Times New Roman" w:hAnsi="Times New Roman"/>
          <w:sz w:val="24"/>
          <w:rtl/>
          <w:lang w:eastAsia="he-IL"/>
        </w:rPr>
      </w:pPr>
    </w:p>
    <w:p w14:paraId="5B63D55C" w14:textId="77777777" w:rsidR="004E32D2" w:rsidRPr="004E32D2" w:rsidRDefault="004E32D2" w:rsidP="004E32D2">
      <w:pPr>
        <w:widowControl w:val="0"/>
        <w:spacing w:after="0" w:line="240" w:lineRule="auto"/>
        <w:jc w:val="center"/>
        <w:rPr>
          <w:rFonts w:ascii="Times New Roman" w:eastAsia="Times New Roman" w:hAnsi="Times New Roman"/>
          <w:sz w:val="24"/>
          <w:rtl/>
          <w:lang w:eastAsia="he-IL"/>
        </w:rPr>
      </w:pPr>
    </w:p>
    <w:p w14:paraId="1FFD2455" w14:textId="77777777" w:rsidR="004E32D2" w:rsidRPr="004E32D2" w:rsidRDefault="004E32D2" w:rsidP="004E32D2">
      <w:pPr>
        <w:widowControl w:val="0"/>
        <w:spacing w:after="0" w:line="240" w:lineRule="auto"/>
        <w:jc w:val="center"/>
        <w:rPr>
          <w:rFonts w:ascii="Times New Roman" w:eastAsia="Times New Roman" w:hAnsi="Times New Roman"/>
          <w:sz w:val="24"/>
          <w:rtl/>
          <w:lang w:eastAsia="he-IL"/>
        </w:rPr>
      </w:pPr>
    </w:p>
    <w:p w14:paraId="4D6798A9" w14:textId="77777777" w:rsidR="00590FDD" w:rsidRPr="00590FDD" w:rsidRDefault="00590FDD" w:rsidP="00590FDD">
      <w:pPr>
        <w:widowControl w:val="0"/>
        <w:spacing w:after="0" w:line="240" w:lineRule="auto"/>
        <w:jc w:val="center"/>
        <w:rPr>
          <w:rFonts w:ascii="Times New Roman" w:eastAsia="Times New Roman" w:hAnsi="Times New Roman"/>
          <w:sz w:val="24"/>
          <w:rtl/>
          <w:lang w:eastAsia="he-IL"/>
        </w:rPr>
      </w:pPr>
    </w:p>
    <w:p w14:paraId="1A5865B0" w14:textId="77777777" w:rsidR="00590FDD" w:rsidRPr="00590FDD" w:rsidRDefault="00590FDD" w:rsidP="00590FDD">
      <w:pPr>
        <w:widowControl w:val="0"/>
        <w:spacing w:after="0" w:line="240" w:lineRule="auto"/>
        <w:jc w:val="center"/>
        <w:rPr>
          <w:rFonts w:ascii="Times New Roman" w:eastAsia="Times New Roman" w:hAnsi="Times New Roman"/>
          <w:sz w:val="24"/>
          <w:rtl/>
          <w:lang w:eastAsia="he-IL"/>
        </w:rPr>
      </w:pPr>
    </w:p>
    <w:p w14:paraId="4C41BFB1" w14:textId="77777777" w:rsidR="00590FDD" w:rsidRPr="00590FDD" w:rsidRDefault="00590FDD" w:rsidP="00590FDD">
      <w:pPr>
        <w:widowControl w:val="0"/>
        <w:spacing w:after="0" w:line="240" w:lineRule="auto"/>
        <w:jc w:val="center"/>
        <w:rPr>
          <w:rFonts w:ascii="Times New Roman" w:eastAsia="Times New Roman" w:hAnsi="Times New Roman"/>
          <w:sz w:val="24"/>
          <w:rtl/>
          <w:lang w:eastAsia="he-IL"/>
        </w:rPr>
      </w:pPr>
    </w:p>
    <w:p w14:paraId="1163D055"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3D3BF6FD"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407F24E5"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68B74EFD" w14:textId="77777777" w:rsidR="004E32D2" w:rsidRDefault="004E32D2" w:rsidP="00590FDD">
      <w:pPr>
        <w:widowControl w:val="0"/>
        <w:spacing w:after="0" w:line="240" w:lineRule="auto"/>
        <w:jc w:val="center"/>
        <w:rPr>
          <w:rFonts w:ascii="Times New Roman" w:eastAsia="Times New Roman" w:hAnsi="Times New Roman"/>
          <w:bCs/>
          <w:sz w:val="20"/>
          <w:u w:val="single"/>
          <w:rtl/>
          <w:lang w:eastAsia="he-IL"/>
        </w:rPr>
      </w:pPr>
    </w:p>
    <w:p w14:paraId="5B5E2C08" w14:textId="77777777" w:rsidR="004E32D2" w:rsidRDefault="004E32D2" w:rsidP="00590FDD">
      <w:pPr>
        <w:widowControl w:val="0"/>
        <w:spacing w:after="0" w:line="240" w:lineRule="auto"/>
        <w:jc w:val="center"/>
        <w:rPr>
          <w:rFonts w:ascii="Times New Roman" w:eastAsia="Times New Roman" w:hAnsi="Times New Roman"/>
          <w:bCs/>
          <w:sz w:val="20"/>
          <w:u w:val="single"/>
          <w:rtl/>
          <w:lang w:eastAsia="he-IL"/>
        </w:rPr>
      </w:pPr>
    </w:p>
    <w:p w14:paraId="46CC0CDE" w14:textId="77777777" w:rsidR="00590FDD" w:rsidRPr="00590FDD" w:rsidRDefault="00590FDD" w:rsidP="00590FDD">
      <w:pPr>
        <w:widowControl w:val="0"/>
        <w:spacing w:after="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1D1671F3" w14:textId="77777777" w:rsidR="00590FDD" w:rsidRPr="00590FDD" w:rsidRDefault="00590FDD" w:rsidP="00590FDD">
      <w:pPr>
        <w:widowControl w:val="0"/>
        <w:spacing w:after="0" w:line="240" w:lineRule="auto"/>
        <w:jc w:val="both"/>
        <w:rPr>
          <w:rFonts w:ascii="Times New Roman" w:eastAsia="Times New Roman" w:hAnsi="Times New Roman"/>
          <w:b/>
          <w:bCs/>
          <w:sz w:val="24"/>
          <w:u w:val="single"/>
          <w:rtl/>
          <w:lang w:eastAsia="he-IL"/>
        </w:rPr>
      </w:pPr>
    </w:p>
    <w:p w14:paraId="011E2DD4" w14:textId="77777777" w:rsidR="00590FDD" w:rsidRPr="00590FDD" w:rsidRDefault="00590FDD" w:rsidP="00590FDD">
      <w:pPr>
        <w:widowControl w:val="0"/>
        <w:spacing w:after="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7DD0DA7B"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505A90ED" w14:textId="77777777" w:rsidR="00590FDD" w:rsidRPr="00590FDD" w:rsidRDefault="00590FDD" w:rsidP="00590FDD">
      <w:pPr>
        <w:widowControl w:val="0"/>
        <w:spacing w:after="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3D76BD39" w14:textId="77777777" w:rsidR="00590FDD" w:rsidRPr="00590FDD" w:rsidRDefault="00590FDD" w:rsidP="00590FDD">
      <w:pPr>
        <w:widowControl w:val="0"/>
        <w:spacing w:after="0" w:line="240" w:lineRule="auto"/>
        <w:jc w:val="both"/>
        <w:rPr>
          <w:rFonts w:ascii="Times New Roman" w:eastAsia="Times New Roman" w:hAnsi="Times New Roman"/>
          <w:b/>
          <w:bCs/>
          <w:sz w:val="24"/>
          <w:u w:val="single"/>
          <w:rtl/>
          <w:lang w:eastAsia="he-IL"/>
        </w:rPr>
      </w:pPr>
    </w:p>
    <w:p w14:paraId="0F46077B" w14:textId="77777777" w:rsidR="00590FDD" w:rsidRPr="00590FDD" w:rsidRDefault="00590FDD" w:rsidP="00590FDD">
      <w:pPr>
        <w:widowControl w:val="0"/>
        <w:spacing w:after="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0C99B003" w14:textId="77777777" w:rsidR="00590FDD" w:rsidRPr="00590FDD" w:rsidRDefault="00590FDD" w:rsidP="00590FDD">
      <w:pPr>
        <w:widowControl w:val="0"/>
        <w:spacing w:after="0" w:line="240" w:lineRule="auto"/>
        <w:jc w:val="both"/>
        <w:rPr>
          <w:rFonts w:ascii="Times New Roman" w:eastAsia="Times New Roman" w:hAnsi="Times New Roman"/>
          <w:b/>
          <w:bCs/>
          <w:sz w:val="24"/>
          <w:u w:val="single"/>
          <w:rtl/>
          <w:lang w:eastAsia="he-IL"/>
        </w:rPr>
      </w:pPr>
    </w:p>
    <w:p w14:paraId="7F020AA6"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0C5F7EEA"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46948D2E"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4BF90410"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2B1DB84C"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2E341753"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1F6F8B38"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153CA270"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523053EA"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w:t>
      </w:r>
      <w:r w:rsidRPr="00590FDD">
        <w:rPr>
          <w:rFonts w:ascii="Times New Roman" w:eastAsia="Times New Roman" w:hAnsi="Times New Roman"/>
          <w:sz w:val="24"/>
          <w:rtl/>
          <w:lang w:eastAsia="he-IL"/>
        </w:rPr>
        <w:lastRenderedPageBreak/>
        <w:t xml:space="preserve">עבודה נדרשים ומרחקים מיסודות בתאום עם יועץ קרקע. </w:t>
      </w:r>
    </w:p>
    <w:p w14:paraId="23101ED0"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3C7ACD22"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4E1C5456"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2FDC4FEB"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31F2BAB2"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47F10DB7"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05A7F129"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16DB76E8"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7C6D60EB"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0B2C11E2"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34B6BDFB"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61A30678"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463C23F4"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0C3C12DF"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77ACB692"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37E4FCC5"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66C1E39C"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3745D3E7"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0CDF24E8"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67977F8B"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3A04D83B"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66E81604"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70A17556" w14:textId="77777777" w:rsidR="00590FDD" w:rsidRPr="00590FDD" w:rsidRDefault="00590FDD" w:rsidP="00590FDD">
      <w:pPr>
        <w:widowControl w:val="0"/>
        <w:spacing w:after="0" w:line="240" w:lineRule="auto"/>
        <w:ind w:right="720"/>
        <w:jc w:val="both"/>
        <w:rPr>
          <w:rFonts w:ascii="Times New Roman" w:eastAsia="Times New Roman" w:hAnsi="Times New Roman"/>
          <w:sz w:val="24"/>
          <w:rtl/>
          <w:lang w:eastAsia="he-IL"/>
        </w:rPr>
      </w:pPr>
    </w:p>
    <w:p w14:paraId="7D1F54EE"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פירים למעליות ולצנרת.</w:t>
      </w:r>
    </w:p>
    <w:p w14:paraId="360A35DB"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40C0F517"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458747BA"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71D77246"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7147E11C"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6D93EEC6" w14:textId="3D2E543D" w:rsidR="00590FDD" w:rsidRPr="00590FDD" w:rsidRDefault="00590FDD" w:rsidP="001C6179">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w:t>
      </w:r>
      <w:r w:rsidR="001C6179">
        <w:rPr>
          <w:rFonts w:ascii="Times New Roman" w:eastAsia="Times New Roman" w:hAnsi="Times New Roman" w:hint="cs"/>
          <w:sz w:val="24"/>
          <w:rtl/>
          <w:lang w:eastAsia="he-IL"/>
        </w:rPr>
        <w:t xml:space="preserve">טי ותכניות </w:t>
      </w:r>
      <w:r w:rsidRPr="00590FDD">
        <w:rPr>
          <w:rFonts w:ascii="Times New Roman" w:eastAsia="Times New Roman" w:hAnsi="Times New Roman"/>
          <w:sz w:val="24"/>
          <w:rtl/>
          <w:lang w:eastAsia="he-IL"/>
        </w:rPr>
        <w:t xml:space="preserve">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5F3C08A8"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2D1AB09E" w14:textId="77777777" w:rsidR="00590FDD" w:rsidRPr="001C6179" w:rsidRDefault="00590FDD" w:rsidP="00C6024D">
      <w:pPr>
        <w:widowControl w:val="0"/>
        <w:spacing w:after="0" w:line="240" w:lineRule="auto"/>
        <w:ind w:left="720" w:right="720"/>
        <w:jc w:val="both"/>
        <w:rPr>
          <w:rFonts w:ascii="Times New Roman" w:eastAsia="Times New Roman" w:hAnsi="Times New Roman"/>
          <w:sz w:val="24"/>
          <w:rtl/>
          <w:lang w:eastAsia="he-IL"/>
        </w:rPr>
      </w:pPr>
    </w:p>
    <w:p w14:paraId="73F65B36"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4D162133" w14:textId="77777777" w:rsidR="00590FDD" w:rsidRPr="00590FDD" w:rsidRDefault="00590FDD" w:rsidP="00590FDD">
      <w:pPr>
        <w:widowControl w:val="0"/>
        <w:spacing w:after="0" w:line="240" w:lineRule="auto"/>
        <w:ind w:left="720" w:hanging="720"/>
        <w:jc w:val="both"/>
        <w:rPr>
          <w:rFonts w:ascii="Times New Roman" w:eastAsia="Times New Roman" w:hAnsi="Times New Roman"/>
          <w:sz w:val="24"/>
          <w:rtl/>
          <w:lang w:eastAsia="he-IL"/>
        </w:rPr>
      </w:pPr>
    </w:p>
    <w:p w14:paraId="650481A9"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78EF0BF4" w14:textId="77777777" w:rsidR="00590FDD" w:rsidRPr="00590FDD" w:rsidRDefault="00590FDD" w:rsidP="00590FDD">
      <w:pPr>
        <w:widowControl w:val="0"/>
        <w:spacing w:after="0" w:line="240" w:lineRule="auto"/>
        <w:ind w:right="720"/>
        <w:jc w:val="both"/>
        <w:rPr>
          <w:rFonts w:ascii="Times New Roman" w:eastAsia="Times New Roman" w:hAnsi="Times New Roman"/>
          <w:sz w:val="24"/>
          <w:rtl/>
          <w:lang w:eastAsia="he-IL"/>
        </w:rPr>
      </w:pPr>
    </w:p>
    <w:p w14:paraId="05AA8E80"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7B29658A"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7E29634E"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 גגות, קורות יסוד, תפרים אנכיים ואופקיים, מרתפים, חלקי מבנה תת-קרקעיים, בורות שאיבה, תחתית פירי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רותים, מסתורי </w:t>
      </w:r>
      <w:r w:rsidRPr="00590FDD">
        <w:rPr>
          <w:rFonts w:ascii="Times New Roman" w:eastAsia="Times New Roman" w:hAnsi="Times New Roman"/>
          <w:sz w:val="24"/>
          <w:rtl/>
          <w:lang w:eastAsia="he-IL"/>
        </w:rPr>
        <w:lastRenderedPageBreak/>
        <w:t>כביסה, מרפסות, מעברי צנרת בין קומות, ארונות מים קומתיים.</w:t>
      </w:r>
    </w:p>
    <w:p w14:paraId="14D39110"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1370D1AE"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6A28C2E5"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38C9BE5B"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2E9889DE"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2CEDD733"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3B65994B"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43B69CF3"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4FAFF3CA" w14:textId="77777777" w:rsidR="00590FDD" w:rsidRPr="00590FDD" w:rsidRDefault="00590FDD" w:rsidP="00590FDD">
      <w:pPr>
        <w:widowControl w:val="0"/>
        <w:spacing w:after="0" w:line="240" w:lineRule="auto"/>
        <w:ind w:right="720"/>
        <w:jc w:val="both"/>
        <w:rPr>
          <w:rFonts w:ascii="Times New Roman" w:eastAsia="Times New Roman" w:hAnsi="Times New Roman"/>
          <w:sz w:val="24"/>
          <w:rtl/>
          <w:lang w:eastAsia="he-IL"/>
        </w:rPr>
      </w:pPr>
    </w:p>
    <w:p w14:paraId="2C285A3C" w14:textId="36D74775" w:rsidR="00590FDD" w:rsidRPr="00590FDD" w:rsidRDefault="001C6179" w:rsidP="001C6179">
      <w:pPr>
        <w:widowControl w:val="0"/>
        <w:numPr>
          <w:ilvl w:val="0"/>
          <w:numId w:val="48"/>
        </w:numPr>
        <w:spacing w:after="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 xml:space="preserve">בוטל </w:t>
      </w:r>
      <w:r w:rsidR="00590FDD" w:rsidRPr="00590FDD">
        <w:rPr>
          <w:rFonts w:ascii="Times New Roman" w:eastAsia="Times New Roman" w:hAnsi="Times New Roman"/>
          <w:sz w:val="24"/>
          <w:rtl/>
          <w:lang w:eastAsia="he-IL"/>
        </w:rPr>
        <w:t>.</w:t>
      </w:r>
    </w:p>
    <w:p w14:paraId="231A7F13" w14:textId="77777777" w:rsidR="00590FDD" w:rsidRPr="00590FDD" w:rsidRDefault="00590FDD" w:rsidP="00590FDD">
      <w:pPr>
        <w:widowControl w:val="0"/>
        <w:spacing w:after="0" w:line="240" w:lineRule="auto"/>
        <w:ind w:right="720"/>
        <w:jc w:val="both"/>
        <w:rPr>
          <w:rFonts w:ascii="Times New Roman" w:eastAsia="Times New Roman" w:hAnsi="Times New Roman"/>
          <w:sz w:val="24"/>
          <w:rtl/>
          <w:lang w:eastAsia="he-IL"/>
        </w:rPr>
      </w:pPr>
    </w:p>
    <w:p w14:paraId="201CA246" w14:textId="796B2681" w:rsidR="00590FDD" w:rsidRPr="00590FDD" w:rsidRDefault="00590FDD" w:rsidP="00C6024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מפרטים למבנה (אדר'+קונס') </w:t>
      </w:r>
      <w:r w:rsidRPr="00590FDD">
        <w:rPr>
          <w:rFonts w:ascii="Times New Roman" w:eastAsia="Times New Roman" w:hAnsi="Times New Roman"/>
          <w:sz w:val="24"/>
          <w:lang w:eastAsia="he-IL"/>
        </w:rPr>
        <w:t>–</w:t>
      </w:r>
    </w:p>
    <w:p w14:paraId="058A1733" w14:textId="279B4D82" w:rsidR="00590FDD" w:rsidRPr="00590FDD" w:rsidRDefault="001C6179" w:rsidP="00590FDD">
      <w:pPr>
        <w:widowControl w:val="0"/>
        <w:numPr>
          <w:ilvl w:val="0"/>
          <w:numId w:val="48"/>
        </w:numPr>
        <w:spacing w:after="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 xml:space="preserve">ככל ויידרש , </w:t>
      </w:r>
      <w:r w:rsidR="00590FDD" w:rsidRPr="00590FDD">
        <w:rPr>
          <w:rFonts w:ascii="Times New Roman" w:eastAsia="Times New Roman" w:hAnsi="Times New Roman" w:hint="cs"/>
          <w:sz w:val="24"/>
          <w:rtl/>
          <w:lang w:eastAsia="he-IL"/>
        </w:rPr>
        <w:t>תכניות</w:t>
      </w:r>
      <w:r w:rsidR="00590FDD" w:rsidRPr="00590FDD">
        <w:rPr>
          <w:rFonts w:ascii="Times New Roman" w:eastAsia="Times New Roman" w:hAnsi="Times New Roman"/>
          <w:sz w:val="24"/>
          <w:rtl/>
          <w:lang w:eastAsia="he-IL"/>
        </w:rPr>
        <w:t xml:space="preserve"> הרכבת אלמנטים טרומיים בקנ"מ 1:50 לפחות </w:t>
      </w:r>
      <w:r w:rsidR="00590FDD" w:rsidRPr="00590FDD">
        <w:rPr>
          <w:rFonts w:ascii="Times New Roman" w:eastAsia="Times New Roman" w:hAnsi="Times New Roman"/>
          <w:sz w:val="24"/>
          <w:lang w:eastAsia="he-IL"/>
        </w:rPr>
        <w:t>–</w:t>
      </w:r>
      <w:r w:rsidR="00590FDD" w:rsidRPr="00590FDD">
        <w:rPr>
          <w:rFonts w:ascii="Times New Roman" w:eastAsia="Times New Roman" w:hAnsi="Times New Roman"/>
          <w:sz w:val="24"/>
          <w:rtl/>
          <w:lang w:eastAsia="he-IL"/>
        </w:rPr>
        <w:t xml:space="preserve"> עם שמות 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1DA8A2BF"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69783B19"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רשימת יצור ולוחות יצור (הלוח יסודר לפי קומות עם משבצת </w:t>
      </w:r>
      <w:r w:rsidRPr="00590FDD">
        <w:rPr>
          <w:rFonts w:ascii="Times New Roman" w:eastAsia="Times New Roman" w:hAnsi="Times New Roman"/>
          <w:sz w:val="24"/>
          <w:rtl/>
          <w:lang w:eastAsia="he-IL"/>
        </w:rPr>
        <w:lastRenderedPageBreak/>
        <w:t>לצורך רשום תאריך יציקת האלמנט).</w:t>
      </w:r>
    </w:p>
    <w:p w14:paraId="44801363"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007486A0"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115D4A72"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42FDB23C"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t>
      </w:r>
    </w:p>
    <w:p w14:paraId="19AB7D55"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62F3D349"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3EFD7435"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1C5FE32F"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פתחים ושרוולים, באלמנטי בניה, עם הפניה למקומם בתוכניות, הפתחים והשרוולים ימוקמו עם קווי מידה בכל התוכניות.</w:t>
      </w:r>
    </w:p>
    <w:p w14:paraId="259B31F5" w14:textId="77777777" w:rsidR="00590FDD" w:rsidRPr="00590FDD" w:rsidRDefault="00590FDD" w:rsidP="00590FDD">
      <w:pPr>
        <w:widowControl w:val="0"/>
        <w:spacing w:after="0" w:line="240" w:lineRule="auto"/>
        <w:ind w:left="720" w:hanging="720"/>
        <w:jc w:val="both"/>
        <w:rPr>
          <w:rFonts w:ascii="Times New Roman" w:eastAsia="Times New Roman" w:hAnsi="Times New Roman"/>
          <w:sz w:val="24"/>
          <w:rtl/>
          <w:lang w:eastAsia="he-IL"/>
        </w:rPr>
      </w:pPr>
    </w:p>
    <w:p w14:paraId="4DD83A1A"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7B39D6D3" w14:textId="77777777" w:rsidR="00590FDD" w:rsidRPr="00590FDD" w:rsidRDefault="00590FDD" w:rsidP="00590FDD">
      <w:pPr>
        <w:widowControl w:val="0"/>
        <w:spacing w:after="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74F3659E"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388E601A"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4909891B"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0DDDAB7A"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0C08128F"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2CBCA402"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5BECB312"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229EAB48"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3C1DB8A8"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5B41D427"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0774D52E" w14:textId="77777777" w:rsidR="00590FDD" w:rsidRPr="00590FDD" w:rsidRDefault="00590FDD" w:rsidP="00590FDD">
      <w:pPr>
        <w:widowControl w:val="0"/>
        <w:spacing w:after="0" w:line="240" w:lineRule="auto"/>
        <w:ind w:left="720" w:hanging="720"/>
        <w:jc w:val="both"/>
        <w:rPr>
          <w:rFonts w:ascii="Times New Roman" w:eastAsia="Times New Roman" w:hAnsi="Times New Roman"/>
          <w:sz w:val="24"/>
          <w:rtl/>
          <w:lang w:eastAsia="he-IL"/>
        </w:rPr>
      </w:pPr>
    </w:p>
    <w:p w14:paraId="2823069A" w14:textId="77777777" w:rsidR="00590FDD" w:rsidRPr="00590FDD" w:rsidRDefault="00590FDD" w:rsidP="00590FDD">
      <w:pPr>
        <w:widowControl w:val="0"/>
        <w:numPr>
          <w:ilvl w:val="0"/>
          <w:numId w:val="48"/>
        </w:numPr>
        <w:spacing w:after="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2C100F5" w14:textId="77777777" w:rsidR="00590FDD" w:rsidRPr="00590FDD" w:rsidRDefault="00590FDD" w:rsidP="00590FDD">
      <w:pPr>
        <w:widowControl w:val="0"/>
        <w:spacing w:after="0" w:line="240" w:lineRule="auto"/>
        <w:jc w:val="both"/>
        <w:rPr>
          <w:rFonts w:ascii="Times New Roman" w:eastAsia="Times New Roman" w:hAnsi="Times New Roman"/>
          <w:sz w:val="24"/>
          <w:rtl/>
          <w:lang w:eastAsia="he-IL"/>
        </w:rPr>
      </w:pPr>
    </w:p>
    <w:p w14:paraId="214EADFE" w14:textId="77777777" w:rsidR="00590FDD" w:rsidRPr="00590FDD" w:rsidRDefault="00590FDD" w:rsidP="00590FDD">
      <w:pPr>
        <w:widowControl w:val="0"/>
        <w:spacing w:after="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6275ADD5"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579AA5EF" w14:textId="77777777" w:rsidR="004E32D2" w:rsidRDefault="004E32D2" w:rsidP="00590FDD">
      <w:pPr>
        <w:widowControl w:val="0"/>
        <w:spacing w:after="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62DCAEB1" w14:textId="77777777" w:rsidR="004E32D2" w:rsidRPr="004E32D2" w:rsidRDefault="004E32D2" w:rsidP="004E32D2">
      <w:pPr>
        <w:widowControl w:val="0"/>
        <w:spacing w:after="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t>נספח "ט"</w:t>
      </w:r>
    </w:p>
    <w:p w14:paraId="4726B995" w14:textId="77777777" w:rsidR="004E32D2" w:rsidRPr="004E32D2" w:rsidRDefault="004E32D2" w:rsidP="004E32D2">
      <w:pPr>
        <w:widowControl w:val="0"/>
        <w:bidi w:val="0"/>
        <w:spacing w:after="0" w:line="240" w:lineRule="auto"/>
        <w:jc w:val="center"/>
        <w:rPr>
          <w:rFonts w:ascii="Times New Roman" w:eastAsia="Times New Roman" w:hAnsi="Times New Roman"/>
          <w:b/>
          <w:bCs/>
          <w:sz w:val="20"/>
          <w:rtl/>
          <w:lang w:eastAsia="he-IL"/>
        </w:rPr>
      </w:pPr>
    </w:p>
    <w:p w14:paraId="33AA5794" w14:textId="77777777" w:rsidR="004E32D2" w:rsidRPr="004E32D2" w:rsidRDefault="004E32D2" w:rsidP="004E32D2">
      <w:pPr>
        <w:widowControl w:val="0"/>
        <w:bidi w:val="0"/>
        <w:spacing w:after="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28EEA96D" w14:textId="77777777" w:rsidR="004E32D2" w:rsidRPr="004E32D2" w:rsidRDefault="004E32D2" w:rsidP="004E32D2">
      <w:pPr>
        <w:widowControl w:val="0"/>
        <w:spacing w:after="0" w:line="240" w:lineRule="auto"/>
        <w:ind w:left="84" w:right="84" w:hanging="720"/>
        <w:jc w:val="both"/>
        <w:rPr>
          <w:rFonts w:ascii="Times New Roman" w:eastAsia="Times New Roman" w:hAnsi="Times New Roman"/>
          <w:sz w:val="20"/>
          <w:rtl/>
          <w:lang w:eastAsia="he-IL"/>
        </w:rPr>
      </w:pPr>
    </w:p>
    <w:p w14:paraId="66E67A36" w14:textId="77777777" w:rsidR="004E32D2" w:rsidRPr="004E32D2" w:rsidRDefault="004E32D2" w:rsidP="004E32D2">
      <w:pPr>
        <w:widowControl w:val="0"/>
        <w:spacing w:after="0" w:line="240" w:lineRule="auto"/>
        <w:ind w:left="84" w:right="84" w:hanging="720"/>
        <w:jc w:val="both"/>
        <w:rPr>
          <w:rFonts w:ascii="Times New Roman" w:eastAsia="Times New Roman" w:hAnsi="Times New Roman"/>
          <w:sz w:val="20"/>
          <w:rtl/>
          <w:lang w:eastAsia="he-IL"/>
        </w:rPr>
      </w:pPr>
    </w:p>
    <w:p w14:paraId="32EB4BA0" w14:textId="77777777" w:rsidR="004E32D2" w:rsidRPr="004E32D2" w:rsidRDefault="004E32D2" w:rsidP="004E32D2">
      <w:pPr>
        <w:widowControl w:val="0"/>
        <w:spacing w:after="0" w:line="240" w:lineRule="auto"/>
        <w:ind w:left="84" w:right="84" w:hanging="720"/>
        <w:jc w:val="both"/>
        <w:rPr>
          <w:rFonts w:ascii="Times New Roman" w:eastAsia="Times New Roman" w:hAnsi="Times New Roman"/>
          <w:sz w:val="20"/>
          <w:rtl/>
          <w:lang w:eastAsia="he-IL"/>
        </w:rPr>
      </w:pPr>
    </w:p>
    <w:p w14:paraId="07C10315" w14:textId="77777777" w:rsidR="004E32D2" w:rsidRPr="004E32D2" w:rsidRDefault="004E32D2" w:rsidP="004E32D2">
      <w:pPr>
        <w:widowControl w:val="0"/>
        <w:spacing w:after="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129FFAD3" w14:textId="1734C82C" w:rsidR="004E32D2" w:rsidRPr="004E32D2" w:rsidRDefault="005E1366" w:rsidP="004E32D2">
      <w:pPr>
        <w:widowControl w:val="0"/>
        <w:spacing w:after="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51FAF">
            <w:rPr>
              <w:rFonts w:ascii="Times New Roman" w:eastAsia="Times New Roman" w:hAnsi="Times New Roman" w:hint="cs"/>
              <w:color w:val="008000"/>
              <w:sz w:val="24"/>
              <w:rtl/>
              <w:lang w:eastAsia="he-IL"/>
            </w:rPr>
            <w:br/>
            <w:t>אפריקה ישראל מגורים בע"מ</w:t>
          </w:r>
          <w:r w:rsidR="00A51FAF">
            <w:rPr>
              <w:rFonts w:ascii="Times New Roman" w:eastAsia="Times New Roman" w:hAnsi="Times New Roman" w:hint="cs"/>
              <w:color w:val="008000"/>
              <w:sz w:val="24"/>
              <w:rtl/>
              <w:lang w:eastAsia="he-IL"/>
            </w:rPr>
            <w:br/>
            <w:t>יוני נתניהו 1 ג' אור יהודה</w:t>
          </w:r>
          <w:r w:rsidR="00A51FAF">
            <w:rPr>
              <w:rFonts w:ascii="Times New Roman" w:eastAsia="Times New Roman" w:hAnsi="Times New Roman" w:hint="cs"/>
              <w:color w:val="008000"/>
              <w:sz w:val="24"/>
              <w:rtl/>
              <w:lang w:eastAsia="he-IL"/>
            </w:rPr>
            <w:br/>
            <w:t>מ.ז 52-003476-0</w:t>
          </w:r>
          <w:r w:rsidR="00A51FAF">
            <w:rPr>
              <w:rFonts w:ascii="Times New Roman" w:eastAsia="Times New Roman" w:hAnsi="Times New Roman" w:hint="cs"/>
              <w:color w:val="008000"/>
              <w:sz w:val="24"/>
              <w:rtl/>
              <w:lang w:eastAsia="he-IL"/>
            </w:rPr>
            <w:br/>
          </w:r>
        </w:sdtContent>
      </w:sdt>
      <w:r w:rsidR="004E32D2" w:rsidRPr="004E32D2">
        <w:rPr>
          <w:rFonts w:ascii="Times New Roman" w:eastAsia="Times New Roman" w:hAnsi="Times New Roman" w:hint="cs"/>
          <w:color w:val="008000"/>
          <w:sz w:val="24"/>
          <w:rtl/>
          <w:lang w:eastAsia="he-IL"/>
        </w:rPr>
        <w:br/>
      </w:r>
    </w:p>
    <w:p w14:paraId="1E661AFD" w14:textId="77777777" w:rsidR="004E32D2" w:rsidRPr="004E32D2" w:rsidRDefault="004E32D2" w:rsidP="004E32D2">
      <w:pPr>
        <w:widowControl w:val="0"/>
        <w:spacing w:after="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4E262770" w14:textId="77777777" w:rsidR="004E32D2" w:rsidRPr="004E32D2" w:rsidRDefault="004E32D2" w:rsidP="004E32D2">
      <w:pPr>
        <w:widowControl w:val="0"/>
        <w:spacing w:after="0" w:line="240" w:lineRule="auto"/>
        <w:ind w:left="84" w:right="84" w:firstLine="5"/>
        <w:jc w:val="both"/>
        <w:rPr>
          <w:rFonts w:ascii="Times New Roman" w:eastAsia="Times New Roman" w:hAnsi="Times New Roman"/>
          <w:sz w:val="24"/>
          <w:rtl/>
          <w:lang w:eastAsia="he-IL"/>
        </w:rPr>
      </w:pPr>
    </w:p>
    <w:p w14:paraId="28C3D120" w14:textId="77777777" w:rsidR="004E32D2" w:rsidRPr="004E32D2" w:rsidRDefault="004E32D2" w:rsidP="004E32D2">
      <w:pPr>
        <w:widowControl w:val="0"/>
        <w:spacing w:after="0" w:line="240" w:lineRule="auto"/>
        <w:ind w:left="84" w:right="84" w:firstLine="5"/>
        <w:jc w:val="both"/>
        <w:rPr>
          <w:rFonts w:ascii="Times New Roman" w:eastAsia="Times New Roman" w:hAnsi="Times New Roman"/>
          <w:sz w:val="24"/>
          <w:rtl/>
          <w:lang w:eastAsia="he-IL"/>
        </w:rPr>
      </w:pPr>
    </w:p>
    <w:p w14:paraId="7B3A7F81" w14:textId="77777777" w:rsidR="004E32D2" w:rsidRPr="004E32D2" w:rsidRDefault="004E32D2" w:rsidP="004E32D2">
      <w:pPr>
        <w:widowControl w:val="0"/>
        <w:spacing w:after="0" w:line="240" w:lineRule="auto"/>
        <w:ind w:left="84" w:right="84" w:firstLine="5"/>
        <w:jc w:val="both"/>
        <w:rPr>
          <w:rFonts w:ascii="Times New Roman" w:eastAsia="Times New Roman" w:hAnsi="Times New Roman"/>
          <w:sz w:val="24"/>
          <w:rtl/>
          <w:lang w:eastAsia="he-IL"/>
        </w:rPr>
      </w:pPr>
    </w:p>
    <w:p w14:paraId="0E3A71A0" w14:textId="77777777" w:rsidR="004E32D2" w:rsidRPr="004E32D2" w:rsidRDefault="004E32D2" w:rsidP="004E32D2">
      <w:pPr>
        <w:widowControl w:val="0"/>
        <w:spacing w:after="0" w:line="240" w:lineRule="auto"/>
        <w:ind w:left="84" w:right="84" w:firstLine="5"/>
        <w:jc w:val="both"/>
        <w:rPr>
          <w:rFonts w:ascii="Times New Roman" w:eastAsia="Times New Roman" w:hAnsi="Times New Roman"/>
          <w:sz w:val="24"/>
          <w:rtl/>
          <w:lang w:eastAsia="he-IL"/>
        </w:rPr>
      </w:pPr>
    </w:p>
    <w:p w14:paraId="7325C10B" w14:textId="7F7F61F9" w:rsidR="004E32D2" w:rsidRPr="004E32D2" w:rsidRDefault="004E32D2" w:rsidP="004E32D2">
      <w:pPr>
        <w:widowControl w:val="0"/>
        <w:spacing w:after="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66850">
            <w:rPr>
              <w:rFonts w:ascii="Times New Roman" w:eastAsia="Times New Roman" w:hAnsi="Times New Roman"/>
              <w:color w:val="008000"/>
              <w:sz w:val="24"/>
              <w:rtl/>
              <w:lang w:eastAsia="he-IL"/>
            </w:rPr>
            <w:t>קרבן ושות' חב' להנדסה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DC0C47" w:rsidRPr="003059F5">
            <w:rPr>
              <w:rStyle w:val="PlaceholderText"/>
              <w:rtl/>
            </w:rPr>
            <w:t>[שם אתר]</w:t>
          </w:r>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206482">
            <w:rPr>
              <w:rFonts w:ascii="Times New Roman" w:eastAsia="Times New Roman" w:hAnsi="Times New Roman" w:hint="cs"/>
              <w:color w:val="008000"/>
              <w:sz w:val="24"/>
              <w:rtl/>
            </w:rPr>
            <w:t xml:space="preserve">תכנון ויעוץ קונסטרוקציה בבנינים , במגרשים לרבות מרתפים פיתוח צמוד בנינים במגרשים </w:t>
          </w:r>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0A6BAC80" w14:textId="77777777" w:rsidR="004E32D2" w:rsidRPr="004E32D2" w:rsidRDefault="004E32D2" w:rsidP="004E32D2">
      <w:pPr>
        <w:widowControl w:val="0"/>
        <w:spacing w:after="0" w:line="240" w:lineRule="auto"/>
        <w:ind w:left="84" w:right="84" w:firstLine="5"/>
        <w:jc w:val="both"/>
        <w:rPr>
          <w:rFonts w:ascii="Times New Roman" w:eastAsia="Times New Roman" w:hAnsi="Times New Roman"/>
          <w:sz w:val="20"/>
          <w:rtl/>
          <w:lang w:eastAsia="he-IL"/>
        </w:rPr>
      </w:pPr>
    </w:p>
    <w:p w14:paraId="5FC55462" w14:textId="77777777" w:rsidR="004E32D2" w:rsidRPr="004E32D2" w:rsidRDefault="004E32D2" w:rsidP="004E32D2">
      <w:pPr>
        <w:widowControl w:val="0"/>
        <w:spacing w:after="0" w:line="240" w:lineRule="auto"/>
        <w:ind w:left="84" w:right="84" w:hanging="720"/>
        <w:jc w:val="both"/>
        <w:rPr>
          <w:rFonts w:ascii="Times New Roman" w:eastAsia="Times New Roman" w:hAnsi="Times New Roman"/>
          <w:sz w:val="20"/>
          <w:rtl/>
          <w:lang w:eastAsia="he-IL"/>
        </w:rPr>
      </w:pPr>
    </w:p>
    <w:p w14:paraId="3043220C" w14:textId="77777777" w:rsidR="004E32D2" w:rsidRPr="004E32D2" w:rsidRDefault="004E32D2" w:rsidP="004E32D2">
      <w:pPr>
        <w:widowControl w:val="0"/>
        <w:spacing w:after="0" w:line="240" w:lineRule="auto"/>
        <w:ind w:left="84" w:right="84" w:hanging="720"/>
        <w:jc w:val="both"/>
        <w:rPr>
          <w:rFonts w:ascii="Times New Roman" w:eastAsia="Times New Roman" w:hAnsi="Times New Roman"/>
          <w:sz w:val="20"/>
          <w:rtl/>
          <w:lang w:eastAsia="he-IL"/>
        </w:rPr>
      </w:pPr>
    </w:p>
    <w:p w14:paraId="1A7DF629" w14:textId="77777777" w:rsidR="004E32D2" w:rsidRPr="004E32D2" w:rsidRDefault="004E32D2" w:rsidP="004E32D2">
      <w:pPr>
        <w:widowControl w:val="0"/>
        <w:spacing w:after="0" w:line="240" w:lineRule="auto"/>
        <w:ind w:left="84" w:right="84" w:hanging="720"/>
        <w:jc w:val="both"/>
        <w:rPr>
          <w:rFonts w:ascii="Times New Roman" w:eastAsia="Times New Roman" w:hAnsi="Times New Roman"/>
          <w:sz w:val="20"/>
          <w:rtl/>
          <w:lang w:eastAsia="he-IL"/>
        </w:rPr>
      </w:pPr>
    </w:p>
    <w:p w14:paraId="6D594787" w14:textId="77777777" w:rsidR="004E32D2" w:rsidRPr="004E32D2" w:rsidRDefault="004E32D2" w:rsidP="004E32D2">
      <w:pPr>
        <w:widowControl w:val="0"/>
        <w:spacing w:after="0" w:line="240" w:lineRule="auto"/>
        <w:ind w:left="84" w:right="84" w:hanging="720"/>
        <w:jc w:val="both"/>
        <w:rPr>
          <w:rFonts w:ascii="Times New Roman" w:eastAsia="Times New Roman" w:hAnsi="Times New Roman"/>
          <w:sz w:val="20"/>
          <w:rtl/>
          <w:lang w:eastAsia="he-IL"/>
        </w:rPr>
      </w:pPr>
    </w:p>
    <w:p w14:paraId="1519EE92" w14:textId="77777777" w:rsidR="004E32D2" w:rsidRPr="004E32D2" w:rsidRDefault="004E32D2" w:rsidP="004E32D2">
      <w:pPr>
        <w:widowControl w:val="0"/>
        <w:tabs>
          <w:tab w:val="center" w:pos="6920"/>
        </w:tabs>
        <w:spacing w:after="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1EE21981" w14:textId="77777777" w:rsidR="004E32D2" w:rsidRPr="004E32D2" w:rsidRDefault="004E32D2" w:rsidP="004E32D2">
      <w:pPr>
        <w:widowControl w:val="0"/>
        <w:tabs>
          <w:tab w:val="center" w:pos="6920"/>
        </w:tabs>
        <w:spacing w:after="0" w:line="240" w:lineRule="auto"/>
        <w:ind w:left="84" w:right="84" w:hanging="720"/>
        <w:jc w:val="both"/>
        <w:rPr>
          <w:rFonts w:ascii="Times New Roman" w:eastAsia="Times New Roman" w:hAnsi="Times New Roman"/>
          <w:sz w:val="20"/>
          <w:rtl/>
          <w:lang w:eastAsia="he-IL"/>
        </w:rPr>
      </w:pPr>
    </w:p>
    <w:p w14:paraId="62F921C2" w14:textId="77777777" w:rsidR="004E32D2" w:rsidRPr="004E32D2" w:rsidRDefault="004E32D2" w:rsidP="004E32D2">
      <w:pPr>
        <w:widowControl w:val="0"/>
        <w:tabs>
          <w:tab w:val="center" w:pos="6920"/>
        </w:tabs>
        <w:spacing w:after="0" w:line="240" w:lineRule="auto"/>
        <w:ind w:left="84" w:right="84" w:hanging="720"/>
        <w:jc w:val="both"/>
        <w:rPr>
          <w:rFonts w:ascii="Times New Roman" w:eastAsia="Times New Roman" w:hAnsi="Times New Roman"/>
          <w:sz w:val="20"/>
          <w:rtl/>
          <w:lang w:eastAsia="he-IL"/>
        </w:rPr>
      </w:pPr>
    </w:p>
    <w:p w14:paraId="0A90FCA7" w14:textId="77777777" w:rsidR="004E32D2" w:rsidRPr="004E32D2" w:rsidRDefault="004E32D2" w:rsidP="004E32D2">
      <w:pPr>
        <w:widowControl w:val="0"/>
        <w:tabs>
          <w:tab w:val="center" w:pos="6920"/>
        </w:tabs>
        <w:spacing w:after="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773938BA" w14:textId="1F6C0E24" w:rsidR="004E32D2" w:rsidRPr="004E32D2" w:rsidRDefault="005E1366" w:rsidP="004E32D2">
      <w:pPr>
        <w:widowControl w:val="0"/>
        <w:tabs>
          <w:tab w:val="center" w:pos="6920"/>
        </w:tabs>
        <w:spacing w:after="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66850">
            <w:rPr>
              <w:rFonts w:ascii="Times New Roman" w:eastAsia="Times New Roman" w:hAnsi="Times New Roman"/>
              <w:color w:val="00B0F0"/>
              <w:sz w:val="20"/>
              <w:u w:val="single"/>
              <w:rtl/>
              <w:lang w:eastAsia="he-IL"/>
            </w:rPr>
            <w:t>קרבן ושות' חב' להנדסה</w:t>
          </w:r>
        </w:sdtContent>
      </w:sdt>
    </w:p>
    <w:p w14:paraId="69424243" w14:textId="77777777" w:rsidR="004E32D2" w:rsidRPr="004E32D2" w:rsidRDefault="004E32D2" w:rsidP="004E32D2">
      <w:pPr>
        <w:widowControl w:val="0"/>
        <w:bidi w:val="0"/>
        <w:spacing w:after="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2DF4E692" w14:textId="77777777" w:rsidR="004E32D2" w:rsidRPr="004E32D2" w:rsidRDefault="004E32D2" w:rsidP="004E32D2">
      <w:pPr>
        <w:widowControl w:val="0"/>
        <w:bidi w:val="0"/>
        <w:spacing w:after="0" w:line="240" w:lineRule="auto"/>
        <w:jc w:val="center"/>
        <w:rPr>
          <w:rFonts w:ascii="Times New Roman" w:eastAsia="Times New Roman" w:hAnsi="Times New Roman"/>
          <w:b/>
          <w:bCs/>
          <w:sz w:val="20"/>
          <w:lang w:eastAsia="he-IL"/>
        </w:rPr>
      </w:pPr>
    </w:p>
    <w:p w14:paraId="273E4DE6" w14:textId="77777777" w:rsidR="004E32D2" w:rsidRPr="004E32D2" w:rsidRDefault="004E32D2" w:rsidP="004E32D2">
      <w:pPr>
        <w:widowControl w:val="0"/>
        <w:bidi w:val="0"/>
        <w:spacing w:after="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t xml:space="preserve">נספח "י" </w:t>
      </w:r>
    </w:p>
    <w:p w14:paraId="1C3F48BF" w14:textId="77777777" w:rsidR="004E32D2" w:rsidRPr="004E32D2" w:rsidRDefault="004E32D2" w:rsidP="004E32D2">
      <w:pPr>
        <w:widowControl w:val="0"/>
        <w:bidi w:val="0"/>
        <w:spacing w:after="0" w:line="240" w:lineRule="auto"/>
        <w:jc w:val="center"/>
        <w:rPr>
          <w:rFonts w:ascii="Times New Roman" w:eastAsia="Times New Roman" w:hAnsi="Times New Roman"/>
          <w:b/>
          <w:bCs/>
          <w:sz w:val="24"/>
          <w:u w:val="single"/>
          <w:lang w:eastAsia="he-IL"/>
        </w:rPr>
      </w:pPr>
    </w:p>
    <w:p w14:paraId="42D69935" w14:textId="77777777" w:rsidR="004E32D2" w:rsidRPr="004E32D2" w:rsidRDefault="004E32D2" w:rsidP="004E32D2">
      <w:pPr>
        <w:widowControl w:val="0"/>
        <w:spacing w:after="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3DC06D95" w14:textId="77777777" w:rsidR="004E32D2" w:rsidRPr="004E32D2" w:rsidRDefault="004E32D2" w:rsidP="004E32D2">
      <w:pPr>
        <w:widowControl w:val="0"/>
        <w:bidi w:val="0"/>
        <w:spacing w:after="0" w:line="240" w:lineRule="auto"/>
        <w:ind w:left="180"/>
        <w:rPr>
          <w:rFonts w:ascii="Times New Roman" w:eastAsia="Times New Roman" w:hAnsi="Times New Roman"/>
          <w:sz w:val="24"/>
          <w:lang w:eastAsia="he-IL"/>
        </w:rPr>
      </w:pPr>
    </w:p>
    <w:p w14:paraId="1A38B31D" w14:textId="34128C63" w:rsidR="004E32D2" w:rsidRPr="004E32D2" w:rsidRDefault="004E32D2" w:rsidP="004E32D2">
      <w:pPr>
        <w:widowControl w:val="0"/>
        <w:spacing w:after="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51FAF">
            <w:rPr>
              <w:rFonts w:ascii="Times New Roman" w:eastAsia="Times New Roman" w:hAnsi="Times New Roman" w:hint="cs"/>
              <w:color w:val="008000"/>
              <w:sz w:val="24"/>
              <w:rtl/>
              <w:lang w:eastAsia="he-IL"/>
            </w:rPr>
            <w:br/>
            <w:t>אפריקה ישראל מגורים בע"מ</w:t>
          </w:r>
          <w:r w:rsidR="00A51FAF">
            <w:rPr>
              <w:rFonts w:ascii="Times New Roman" w:eastAsia="Times New Roman" w:hAnsi="Times New Roman" w:hint="cs"/>
              <w:color w:val="008000"/>
              <w:sz w:val="24"/>
              <w:rtl/>
              <w:lang w:eastAsia="he-IL"/>
            </w:rPr>
            <w:br/>
            <w:t>יוני נתניהו 1 ג' אור יהודה</w:t>
          </w:r>
          <w:r w:rsidR="00A51FAF">
            <w:rPr>
              <w:rFonts w:ascii="Times New Roman" w:eastAsia="Times New Roman" w:hAnsi="Times New Roman" w:hint="cs"/>
              <w:color w:val="008000"/>
              <w:sz w:val="24"/>
              <w:rtl/>
              <w:lang w:eastAsia="he-IL"/>
            </w:rPr>
            <w:br/>
            <w:t>מ.ז 52-003476-0</w:t>
          </w:r>
          <w:r w:rsidR="00A51FAF">
            <w:rPr>
              <w:rFonts w:ascii="Times New Roman" w:eastAsia="Times New Roman" w:hAnsi="Times New Roman" w:hint="cs"/>
              <w:color w:val="008000"/>
              <w:sz w:val="24"/>
              <w:rtl/>
              <w:lang w:eastAsia="he-IL"/>
            </w:rPr>
            <w:br/>
          </w:r>
        </w:sdtContent>
      </w:sdt>
    </w:p>
    <w:p w14:paraId="0C3C2C0A"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p>
    <w:p w14:paraId="7B724090"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6923D8B5"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p>
    <w:p w14:paraId="1F3D9676" w14:textId="74FA73F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DC0C47" w:rsidRPr="003059F5">
            <w:rPr>
              <w:rStyle w:val="PlaceholderText"/>
              <w:rtl/>
            </w:rPr>
            <w:t>[שם אתר]</w:t>
          </w:r>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5T00:00:00Z">
            <w:dateFormat w:val="dd/MM/yyyy"/>
            <w:lid w:val="he-IL"/>
            <w:storeMappedDataAs w:val="dateTime"/>
            <w:calendar w:val="gregorian"/>
          </w:date>
        </w:sdtPr>
        <w:sdtEndPr>
          <w:rPr>
            <w:rFonts w:hint="cs"/>
          </w:rPr>
        </w:sdtEndPr>
        <w:sdtContent>
          <w:r w:rsidR="00206482">
            <w:rPr>
              <w:rFonts w:ascii="Times New Roman" w:eastAsia="Times New Roman" w:hAnsi="Times New Roman" w:hint="cs"/>
              <w:color w:val="008000"/>
              <w:sz w:val="24"/>
              <w:rtl/>
              <w:lang w:eastAsia="he-IL"/>
            </w:rPr>
            <w:t>‏15/09/2021</w:t>
          </w:r>
        </w:sdtContent>
      </w:sdt>
      <w:r w:rsidRPr="004E32D2">
        <w:rPr>
          <w:rFonts w:ascii="Times New Roman" w:eastAsia="Times New Roman" w:hAnsi="Times New Roman" w:hint="cs"/>
          <w:sz w:val="24"/>
          <w:rtl/>
          <w:lang w:eastAsia="he-IL"/>
        </w:rPr>
        <w:t xml:space="preserve"> או עבור חלקן כמפורט להלן:</w:t>
      </w:r>
    </w:p>
    <w:p w14:paraId="18C1E644"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61AB776C"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p>
    <w:p w14:paraId="0A115755"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6501D56"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A8254B1"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p>
    <w:p w14:paraId="54F7EC15"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628BD0B"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p>
    <w:p w14:paraId="23E9198D"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408605CC"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p>
    <w:p w14:paraId="70993933" w14:textId="77777777" w:rsidR="004E32D2" w:rsidRPr="004E32D2" w:rsidRDefault="004E32D2" w:rsidP="004E32D2">
      <w:pPr>
        <w:widowControl w:val="0"/>
        <w:spacing w:after="0" w:line="240" w:lineRule="auto"/>
        <w:ind w:left="180"/>
        <w:rPr>
          <w:rFonts w:ascii="Times New Roman" w:eastAsia="Times New Roman" w:hAnsi="Times New Roman"/>
          <w:b/>
          <w:bCs/>
          <w:sz w:val="24"/>
          <w:rtl/>
          <w:lang w:eastAsia="he-IL"/>
        </w:rPr>
      </w:pPr>
    </w:p>
    <w:p w14:paraId="41344E6A"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0EB12023"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p>
    <w:p w14:paraId="3C2A9A35"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496AC5A2" w14:textId="77777777" w:rsidR="004E32D2" w:rsidRPr="004E32D2" w:rsidRDefault="004E32D2" w:rsidP="004E32D2">
      <w:pPr>
        <w:widowControl w:val="0"/>
        <w:spacing w:after="0" w:line="240" w:lineRule="auto"/>
        <w:ind w:left="4435" w:firstLine="671"/>
        <w:rPr>
          <w:rFonts w:ascii="Times New Roman" w:eastAsia="Times New Roman" w:hAnsi="Times New Roman"/>
          <w:sz w:val="24"/>
          <w:rtl/>
          <w:lang w:eastAsia="he-IL"/>
        </w:rPr>
      </w:pPr>
    </w:p>
    <w:p w14:paraId="202CC4A6" w14:textId="77777777" w:rsidR="004E32D2" w:rsidRPr="004E32D2" w:rsidRDefault="004E32D2" w:rsidP="004E32D2">
      <w:pPr>
        <w:widowControl w:val="0"/>
        <w:spacing w:after="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7080E440" w14:textId="77777777" w:rsidR="004E32D2" w:rsidRPr="004E32D2" w:rsidRDefault="004E32D2" w:rsidP="004E32D2">
      <w:pPr>
        <w:widowControl w:val="0"/>
        <w:spacing w:after="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1BC16430" w14:textId="77777777" w:rsidR="004E32D2" w:rsidRPr="004E32D2" w:rsidRDefault="004E32D2" w:rsidP="004E32D2">
      <w:pPr>
        <w:widowControl w:val="0"/>
        <w:spacing w:after="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652D3F81" w14:textId="2E22E7BF" w:rsidR="004E32D2" w:rsidRPr="004E32D2" w:rsidRDefault="004E32D2" w:rsidP="004E32D2">
      <w:pPr>
        <w:widowControl w:val="0"/>
        <w:spacing w:after="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66850">
            <w:rPr>
              <w:rFonts w:ascii="Times New Roman" w:eastAsia="Times New Roman" w:hAnsi="Times New Roman"/>
              <w:color w:val="00B0F0"/>
              <w:sz w:val="20"/>
              <w:u w:val="single"/>
              <w:rtl/>
              <w:lang w:eastAsia="he-IL"/>
            </w:rPr>
            <w:t>קרבן ושות' חב' להנדסה</w:t>
          </w:r>
        </w:sdtContent>
      </w:sdt>
    </w:p>
    <w:p w14:paraId="13EA2F4D" w14:textId="77777777" w:rsidR="004E32D2" w:rsidRPr="004E32D2" w:rsidRDefault="004E32D2" w:rsidP="004E32D2">
      <w:pPr>
        <w:widowControl w:val="0"/>
        <w:spacing w:after="0" w:line="240" w:lineRule="auto"/>
        <w:ind w:left="180"/>
        <w:rPr>
          <w:rFonts w:ascii="Times New Roman" w:eastAsia="Times New Roman" w:hAnsi="Times New Roman"/>
          <w:b/>
          <w:bCs/>
          <w:sz w:val="24"/>
          <w:rtl/>
          <w:lang w:eastAsia="he-IL"/>
        </w:rPr>
      </w:pPr>
    </w:p>
    <w:p w14:paraId="1A2564FB" w14:textId="77777777" w:rsidR="004E32D2" w:rsidRPr="004E32D2" w:rsidRDefault="004E32D2" w:rsidP="004E32D2">
      <w:pPr>
        <w:widowControl w:val="0"/>
        <w:spacing w:after="0" w:line="240" w:lineRule="auto"/>
        <w:ind w:left="180"/>
        <w:rPr>
          <w:rFonts w:ascii="Times New Roman" w:eastAsia="Times New Roman" w:hAnsi="Times New Roman"/>
          <w:b/>
          <w:bCs/>
          <w:sz w:val="24"/>
          <w:rtl/>
          <w:lang w:eastAsia="he-IL"/>
        </w:rPr>
      </w:pPr>
    </w:p>
    <w:p w14:paraId="279FBA04" w14:textId="77777777" w:rsidR="004E32D2" w:rsidRPr="004E32D2" w:rsidRDefault="004E32D2" w:rsidP="004E32D2">
      <w:pPr>
        <w:widowControl w:val="0"/>
        <w:spacing w:after="0" w:line="240" w:lineRule="auto"/>
        <w:ind w:left="180"/>
        <w:rPr>
          <w:rFonts w:ascii="Times New Roman" w:eastAsia="Times New Roman" w:hAnsi="Times New Roman"/>
          <w:b/>
          <w:bCs/>
          <w:sz w:val="24"/>
          <w:rtl/>
          <w:lang w:eastAsia="he-IL"/>
        </w:rPr>
      </w:pPr>
    </w:p>
    <w:p w14:paraId="35AFF436"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3A387D68" w14:textId="77777777" w:rsidR="004E32D2" w:rsidRPr="004E32D2" w:rsidRDefault="004E32D2" w:rsidP="004E32D2">
      <w:pPr>
        <w:widowControl w:val="0"/>
        <w:spacing w:after="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242FC4B1" w14:textId="77777777" w:rsidR="004E32D2" w:rsidRPr="004E32D2" w:rsidRDefault="004E32D2" w:rsidP="004E32D2">
      <w:pPr>
        <w:widowControl w:val="0"/>
        <w:tabs>
          <w:tab w:val="center" w:pos="2540"/>
          <w:tab w:val="right" w:pos="5600"/>
        </w:tabs>
        <w:spacing w:after="0" w:line="240" w:lineRule="auto"/>
        <w:ind w:left="240"/>
        <w:jc w:val="center"/>
        <w:rPr>
          <w:rFonts w:ascii="Times New Roman" w:eastAsia="Times New Roman" w:hAnsi="Times New Roman"/>
          <w:sz w:val="24"/>
          <w:rtl/>
          <w:lang w:eastAsia="he-IL"/>
        </w:rPr>
      </w:pPr>
    </w:p>
    <w:p w14:paraId="57997FD5" w14:textId="77777777" w:rsidR="004E32D2" w:rsidRPr="004E32D2" w:rsidRDefault="004E32D2" w:rsidP="004E32D2">
      <w:pPr>
        <w:widowControl w:val="0"/>
        <w:tabs>
          <w:tab w:val="center" w:pos="1082"/>
          <w:tab w:val="center" w:pos="7319"/>
        </w:tabs>
        <w:spacing w:after="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36C9FDCC" w14:textId="77777777" w:rsidR="004E32D2" w:rsidRPr="004E32D2" w:rsidRDefault="004E32D2" w:rsidP="004E32D2">
      <w:pPr>
        <w:widowControl w:val="0"/>
        <w:spacing w:after="0" w:line="240" w:lineRule="auto"/>
        <w:rPr>
          <w:rFonts w:ascii="Times New Roman" w:eastAsia="Times New Roman" w:hAnsi="Times New Roman"/>
          <w:sz w:val="20"/>
          <w:szCs w:val="20"/>
          <w:rtl/>
          <w:lang w:eastAsia="he-IL"/>
        </w:rPr>
      </w:pPr>
    </w:p>
    <w:p w14:paraId="7E1A58C4" w14:textId="77777777" w:rsidR="004E32D2" w:rsidRPr="004E32D2" w:rsidRDefault="004E32D2" w:rsidP="004E32D2">
      <w:pPr>
        <w:widowControl w:val="0"/>
        <w:tabs>
          <w:tab w:val="center" w:pos="1082"/>
          <w:tab w:val="center" w:pos="4200"/>
          <w:tab w:val="center" w:pos="7319"/>
        </w:tabs>
        <w:spacing w:after="0" w:line="240" w:lineRule="auto"/>
        <w:jc w:val="both"/>
        <w:rPr>
          <w:rFonts w:ascii="Times New Roman" w:eastAsia="Times New Roman" w:hAnsi="Times New Roman"/>
          <w:sz w:val="20"/>
          <w:lang w:eastAsia="he-IL"/>
        </w:rPr>
      </w:pPr>
    </w:p>
    <w:p w14:paraId="53CC595A" w14:textId="77777777" w:rsidR="004E32D2" w:rsidRPr="004E32D2" w:rsidRDefault="004E32D2" w:rsidP="004E32D2">
      <w:pPr>
        <w:widowControl w:val="0"/>
        <w:spacing w:after="0" w:line="240" w:lineRule="auto"/>
        <w:jc w:val="both"/>
        <w:rPr>
          <w:rFonts w:ascii="Times New Roman" w:eastAsia="Times New Roman" w:hAnsi="Times New Roman"/>
          <w:color w:val="999999"/>
          <w:sz w:val="18"/>
          <w:szCs w:val="18"/>
          <w:rtl/>
          <w:lang w:eastAsia="he-IL"/>
        </w:rPr>
      </w:pPr>
    </w:p>
    <w:p w14:paraId="618CBF2A" w14:textId="77777777" w:rsidR="00590FDD" w:rsidRPr="00590FDD" w:rsidRDefault="00590FDD" w:rsidP="00590FDD">
      <w:pPr>
        <w:widowControl w:val="0"/>
        <w:bidi w:val="0"/>
        <w:spacing w:after="0" w:line="240" w:lineRule="auto"/>
        <w:jc w:val="right"/>
        <w:rPr>
          <w:rFonts w:ascii="Times New Roman" w:eastAsia="Times New Roman" w:hAnsi="Times New Roman"/>
          <w:sz w:val="20"/>
          <w:szCs w:val="20"/>
          <w:lang w:eastAsia="he-IL"/>
        </w:rPr>
      </w:pPr>
    </w:p>
    <w:p w14:paraId="6F8E968E" w14:textId="77777777" w:rsidR="001A69D5" w:rsidRPr="00590FDD" w:rsidRDefault="001A69D5" w:rsidP="00590FDD"/>
    <w:sectPr w:rsidR="001A69D5" w:rsidRPr="00590FDD" w:rsidSect="004E32D2">
      <w:headerReference w:type="even" r:id="rId14"/>
      <w:headerReference w:type="default" r:id="rId15"/>
      <w:footerReference w:type="even" r:id="rId16"/>
      <w:footerReference w:type="default" r:id="rId17"/>
      <w:headerReference w:type="first" r:id="rId18"/>
      <w:footerReference w:type="first" r:id="rId19"/>
      <w:pgSz w:w="11906" w:h="16838"/>
      <w:pgMar w:top="1440" w:right="2408"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33D813" w14:textId="77777777" w:rsidR="005E1366" w:rsidRDefault="005E1366" w:rsidP="00AF234B">
      <w:pPr>
        <w:spacing w:after="0" w:line="240" w:lineRule="auto"/>
      </w:pPr>
      <w:r>
        <w:separator/>
      </w:r>
    </w:p>
  </w:endnote>
  <w:endnote w:type="continuationSeparator" w:id="0">
    <w:p w14:paraId="3F8CB72C" w14:textId="77777777" w:rsidR="005E1366" w:rsidRDefault="005E1366" w:rsidP="00AF234B">
      <w:pPr>
        <w:spacing w:after="0" w:line="240" w:lineRule="auto"/>
      </w:pPr>
      <w:r>
        <w:continuationSeparator/>
      </w:r>
    </w:p>
  </w:endnote>
  <w:endnote w:type="continuationNotice" w:id="1">
    <w:p w14:paraId="23D020E4" w14:textId="77777777" w:rsidR="005E1366" w:rsidRDefault="005E13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4C83AB" w14:textId="77777777" w:rsidR="00C6024D" w:rsidRDefault="00C6024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5E1366" w:rsidRPr="00C30116" w14:paraId="2D85C053" w14:textId="77777777" w:rsidTr="00C30116">
      <w:tc>
        <w:tcPr>
          <w:tcW w:w="810" w:type="dxa"/>
        </w:tcPr>
        <w:p w14:paraId="4B47B139" w14:textId="77777777" w:rsidR="005E1366" w:rsidRPr="00C30116" w:rsidRDefault="005E1366" w:rsidP="00C30116">
          <w:pPr>
            <w:tabs>
              <w:tab w:val="center" w:pos="4153"/>
              <w:tab w:val="right" w:pos="8306"/>
            </w:tabs>
            <w:rPr>
              <w:rFonts w:ascii="David" w:hAnsi="David"/>
              <w:sz w:val="20"/>
              <w:szCs w:val="20"/>
              <w:rtl/>
            </w:rPr>
          </w:pPr>
          <w:r w:rsidRPr="00C3011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419" w:type="dxa"/>
            </w:tcPr>
            <w:p w14:paraId="1866B898" w14:textId="0677BDF3" w:rsidR="005E1366" w:rsidRPr="00C30116" w:rsidRDefault="005E1366" w:rsidP="00C30116">
              <w:pPr>
                <w:tabs>
                  <w:tab w:val="center" w:pos="4153"/>
                  <w:tab w:val="right" w:pos="8306"/>
                </w:tabs>
                <w:rPr>
                  <w:rFonts w:ascii="David" w:hAnsi="David"/>
                  <w:color w:val="00B0F0"/>
                  <w:sz w:val="20"/>
                  <w:szCs w:val="20"/>
                  <w:rtl/>
                </w:rPr>
              </w:pPr>
              <w:r>
                <w:rPr>
                  <w:rFonts w:ascii="David" w:hAnsi="David"/>
                  <w:color w:val="00B0F0"/>
                  <w:sz w:val="20"/>
                  <w:szCs w:val="20"/>
                  <w:rtl/>
                </w:rPr>
                <w:t>גבעת הכלניות ( שם זמני )</w:t>
              </w:r>
            </w:p>
          </w:tc>
        </w:sdtContent>
      </w:sdt>
      <w:tc>
        <w:tcPr>
          <w:tcW w:w="2810" w:type="dxa"/>
        </w:tcPr>
        <w:p w14:paraId="37C44D60" w14:textId="77777777" w:rsidR="005E1366" w:rsidRPr="00C30116" w:rsidRDefault="005E1366" w:rsidP="00C30116">
          <w:pPr>
            <w:tabs>
              <w:tab w:val="center" w:pos="4153"/>
              <w:tab w:val="right" w:pos="8306"/>
            </w:tabs>
            <w:rPr>
              <w:rFonts w:ascii="David" w:hAnsi="David"/>
              <w:sz w:val="20"/>
              <w:szCs w:val="20"/>
              <w:rtl/>
            </w:rPr>
          </w:pPr>
          <w:r w:rsidRPr="00C3011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קונסטרוקציה</w:t>
              </w:r>
            </w:sdtContent>
          </w:sdt>
        </w:p>
      </w:tc>
      <w:tc>
        <w:tcPr>
          <w:tcW w:w="229" w:type="dxa"/>
        </w:tcPr>
        <w:p w14:paraId="00D93186" w14:textId="77777777" w:rsidR="005E1366" w:rsidRPr="00C30116" w:rsidRDefault="005E1366" w:rsidP="00C30116">
          <w:pPr>
            <w:tabs>
              <w:tab w:val="center" w:pos="4153"/>
              <w:tab w:val="right" w:pos="8306"/>
            </w:tabs>
            <w:rPr>
              <w:rFonts w:ascii="David" w:hAnsi="David"/>
              <w:sz w:val="16"/>
              <w:szCs w:val="16"/>
              <w:rtl/>
            </w:rPr>
          </w:pPr>
        </w:p>
      </w:tc>
      <w:tc>
        <w:tcPr>
          <w:tcW w:w="1012" w:type="dxa"/>
        </w:tcPr>
        <w:p w14:paraId="274D8665" w14:textId="77777777" w:rsidR="005E1366" w:rsidRPr="00C30116" w:rsidRDefault="005E1366" w:rsidP="00C30116">
          <w:pPr>
            <w:tabs>
              <w:tab w:val="center" w:pos="4153"/>
              <w:tab w:val="right" w:pos="8306"/>
            </w:tabs>
            <w:rPr>
              <w:rFonts w:ascii="David" w:hAnsi="David"/>
              <w:sz w:val="20"/>
              <w:szCs w:val="20"/>
              <w:rtl/>
            </w:rPr>
          </w:pPr>
          <w:r w:rsidRPr="00C30116">
            <w:rPr>
              <w:rFonts w:ascii="David" w:hAnsi="David"/>
              <w:sz w:val="20"/>
              <w:szCs w:val="20"/>
              <w:rtl/>
            </w:rPr>
            <w:t>מס' חוזה</w:t>
          </w:r>
          <w:r w:rsidRPr="00C3011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467" w:type="dxa"/>
            </w:tcPr>
            <w:p w14:paraId="6429AAAE" w14:textId="1F262222" w:rsidR="005E1366" w:rsidRPr="00C30116" w:rsidRDefault="005E1366" w:rsidP="00C30116">
              <w:pPr>
                <w:tabs>
                  <w:tab w:val="center" w:pos="4153"/>
                  <w:tab w:val="right" w:pos="8306"/>
                </w:tabs>
                <w:rPr>
                  <w:rFonts w:ascii="David" w:hAnsi="David"/>
                  <w:sz w:val="20"/>
                  <w:szCs w:val="20"/>
                  <w:rtl/>
                </w:rPr>
              </w:pPr>
              <w:del w:id="7" w:author="Avi Cohen" w:date="2021-08-08T10:25:00Z">
                <w:r w:rsidDel="00A51FAF">
                  <w:rPr>
                    <w:rFonts w:ascii="David" w:hAnsi="David" w:hint="cs"/>
                    <w:sz w:val="20"/>
                    <w:szCs w:val="20"/>
                  </w:rPr>
                  <w:delText>CONT-5-662</w:delText>
                </w:r>
              </w:del>
              <w:ins w:id="8" w:author="Avi Cohen" w:date="2021-08-08T10:25:00Z">
                <w:r>
                  <w:rPr>
                    <w:rFonts w:ascii="David" w:hAnsi="David" w:hint="cs"/>
                    <w:sz w:val="20"/>
                    <w:szCs w:val="20"/>
                  </w:rPr>
                  <w:t>CO</w:t>
                </w:r>
                <w:r>
                  <w:rPr>
                    <w:rFonts w:ascii="David" w:hAnsi="David" w:hint="cs"/>
                    <w:sz w:val="20"/>
                    <w:szCs w:val="20"/>
                    <w:rtl/>
                  </w:rPr>
                  <w:t>NT-10-1821</w:t>
                </w:r>
              </w:ins>
            </w:p>
          </w:tc>
        </w:sdtContent>
      </w:sdt>
    </w:tr>
    <w:tr w:rsidR="005E1366" w:rsidRPr="00C30116" w14:paraId="684B98EC" w14:textId="77777777" w:rsidTr="00C30116">
      <w:tc>
        <w:tcPr>
          <w:tcW w:w="810" w:type="dxa"/>
        </w:tcPr>
        <w:p w14:paraId="7F2FE98B" w14:textId="77777777" w:rsidR="005E1366" w:rsidRPr="00C30116" w:rsidRDefault="005E1366" w:rsidP="00C30116">
          <w:pPr>
            <w:tabs>
              <w:tab w:val="center" w:pos="4153"/>
              <w:tab w:val="right" w:pos="8306"/>
            </w:tabs>
            <w:rPr>
              <w:rFonts w:ascii="David" w:hAnsi="David"/>
              <w:sz w:val="20"/>
              <w:szCs w:val="20"/>
              <w:rtl/>
            </w:rPr>
          </w:pPr>
          <w:r w:rsidRPr="00C3011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19" w:type="dxa"/>
            </w:tcPr>
            <w:p w14:paraId="6C1F7EF1" w14:textId="2D7B73B9" w:rsidR="005E1366" w:rsidRPr="00C30116" w:rsidRDefault="005E1366" w:rsidP="00C30116">
              <w:pPr>
                <w:tabs>
                  <w:tab w:val="center" w:pos="4153"/>
                  <w:tab w:val="right" w:pos="8306"/>
                </w:tabs>
                <w:rPr>
                  <w:rFonts w:ascii="David" w:hAnsi="David"/>
                  <w:color w:val="00B0F0"/>
                  <w:sz w:val="20"/>
                  <w:szCs w:val="20"/>
                  <w:rtl/>
                </w:rPr>
              </w:pPr>
              <w:r>
                <w:rPr>
                  <w:rFonts w:ascii="David" w:hAnsi="David"/>
                  <w:color w:val="00B0F0"/>
                  <w:sz w:val="20"/>
                  <w:szCs w:val="20"/>
                  <w:rtl/>
                </w:rPr>
                <w:t>קרבן ושות' חב' להנדסה</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E1366" w:rsidRPr="00C30116" w14:paraId="118EAC0E" w14:textId="77777777" w:rsidTr="00206482">
            <w:trPr>
              <w:trHeight w:val="201"/>
            </w:trPr>
            <w:tc>
              <w:tcPr>
                <w:tcW w:w="926" w:type="dxa"/>
              </w:tcPr>
              <w:p w14:paraId="0F55D0B9" w14:textId="77777777" w:rsidR="005E1366" w:rsidRPr="00C30116" w:rsidRDefault="005E1366" w:rsidP="00C30116">
                <w:pPr>
                  <w:tabs>
                    <w:tab w:val="center" w:pos="4153"/>
                    <w:tab w:val="right" w:pos="8306"/>
                  </w:tabs>
                  <w:rPr>
                    <w:rFonts w:ascii="David" w:hAnsi="David"/>
                    <w:sz w:val="20"/>
                    <w:szCs w:val="20"/>
                    <w:rtl/>
                  </w:rPr>
                </w:pPr>
                <w:r w:rsidRPr="00C3011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A3515B5" w14:textId="79308BA6" w:rsidR="005E1366" w:rsidRPr="00C30116" w:rsidRDefault="00C6024D" w:rsidP="00C30116">
                    <w:pPr>
                      <w:tabs>
                        <w:tab w:val="center" w:pos="4153"/>
                        <w:tab w:val="right" w:pos="8306"/>
                      </w:tabs>
                      <w:ind w:left="1" w:hanging="1"/>
                      <w:rPr>
                        <w:rFonts w:ascii="David" w:hAnsi="David"/>
                        <w:color w:val="00B0F0"/>
                        <w:sz w:val="20"/>
                        <w:szCs w:val="20"/>
                        <w:rtl/>
                      </w:rPr>
                    </w:pPr>
                    <w:r>
                      <w:rPr>
                        <w:rFonts w:ascii="David" w:hAnsi="David"/>
                        <w:color w:val="00B0F0"/>
                        <w:sz w:val="20"/>
                        <w:szCs w:val="20"/>
                        <w:rtl/>
                      </w:rPr>
                      <w:t>1.0</w:t>
                    </w:r>
                  </w:p>
                </w:tc>
              </w:sdtContent>
            </w:sdt>
          </w:tr>
        </w:tbl>
        <w:p w14:paraId="296B4CC2" w14:textId="77777777" w:rsidR="005E1366" w:rsidRPr="00C30116" w:rsidRDefault="005E1366" w:rsidP="00C30116">
          <w:pPr>
            <w:tabs>
              <w:tab w:val="center" w:pos="4153"/>
              <w:tab w:val="right" w:pos="8306"/>
            </w:tabs>
            <w:rPr>
              <w:rFonts w:ascii="David" w:hAnsi="David"/>
              <w:sz w:val="20"/>
              <w:szCs w:val="20"/>
              <w:rtl/>
            </w:rPr>
          </w:pPr>
        </w:p>
      </w:tc>
      <w:tc>
        <w:tcPr>
          <w:tcW w:w="229" w:type="dxa"/>
        </w:tcPr>
        <w:p w14:paraId="146C86BF" w14:textId="77777777" w:rsidR="005E1366" w:rsidRPr="00C30116" w:rsidRDefault="005E1366" w:rsidP="00C30116">
          <w:pPr>
            <w:tabs>
              <w:tab w:val="center" w:pos="4153"/>
              <w:tab w:val="right" w:pos="8306"/>
            </w:tabs>
            <w:rPr>
              <w:rFonts w:ascii="David" w:hAnsi="David"/>
              <w:sz w:val="20"/>
              <w:szCs w:val="20"/>
              <w:rtl/>
            </w:rPr>
          </w:pPr>
        </w:p>
      </w:tc>
      <w:tc>
        <w:tcPr>
          <w:tcW w:w="1012" w:type="dxa"/>
        </w:tcPr>
        <w:p w14:paraId="2279FFD1" w14:textId="77777777" w:rsidR="005E1366" w:rsidRPr="00C30116" w:rsidRDefault="005E1366" w:rsidP="00C30116">
          <w:pPr>
            <w:tabs>
              <w:tab w:val="center" w:pos="4153"/>
              <w:tab w:val="right" w:pos="8306"/>
            </w:tabs>
            <w:rPr>
              <w:rFonts w:ascii="David" w:hAnsi="David"/>
              <w:sz w:val="20"/>
              <w:szCs w:val="20"/>
              <w:rtl/>
            </w:rPr>
          </w:pPr>
          <w:r w:rsidRPr="00C30116">
            <w:rPr>
              <w:rFonts w:ascii="David" w:hAnsi="David" w:hint="cs"/>
              <w:sz w:val="20"/>
              <w:szCs w:val="20"/>
              <w:rtl/>
            </w:rPr>
            <w:t>סטטוס:</w:t>
          </w:r>
        </w:p>
      </w:tc>
      <w:tc>
        <w:tcPr>
          <w:tcW w:w="1467" w:type="dxa"/>
        </w:tcPr>
        <w:p w14:paraId="3D57B1C5" w14:textId="7AB82FD5" w:rsidR="005E1366" w:rsidRPr="00C30116" w:rsidRDefault="005E1366" w:rsidP="00C30116">
          <w:pPr>
            <w:tabs>
              <w:tab w:val="center" w:pos="4153"/>
              <w:tab w:val="right" w:pos="8306"/>
            </w:tabs>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00C6024D">
                <w:rPr>
                  <w:rFonts w:ascii="David" w:hAnsi="David"/>
                  <w:sz w:val="20"/>
                  <w:szCs w:val="20"/>
                  <w:rtl/>
                </w:rPr>
                <w:t>0;#</w:t>
              </w:r>
              <w:r w:rsidR="00C6024D">
                <w:rPr>
                  <w:rFonts w:ascii="David" w:hAnsi="David"/>
                  <w:sz w:val="20"/>
                  <w:szCs w:val="20"/>
                </w:rPr>
                <w:t>Approved</w:t>
              </w:r>
            </w:sdtContent>
          </w:sdt>
        </w:p>
      </w:tc>
    </w:tr>
    <w:tr w:rsidR="005E1366" w:rsidRPr="00C30116" w14:paraId="627389AB" w14:textId="77777777" w:rsidTr="00C30116">
      <w:trPr>
        <w:trHeight w:val="80"/>
      </w:trPr>
      <w:tc>
        <w:tcPr>
          <w:tcW w:w="810" w:type="dxa"/>
        </w:tcPr>
        <w:p w14:paraId="37368514" w14:textId="77777777" w:rsidR="005E1366" w:rsidRPr="00C30116" w:rsidRDefault="005E1366" w:rsidP="00C30116">
          <w:pPr>
            <w:tabs>
              <w:tab w:val="center" w:pos="4153"/>
              <w:tab w:val="right" w:pos="8306"/>
            </w:tabs>
            <w:rPr>
              <w:rFonts w:ascii="David" w:hAnsi="David"/>
              <w:sz w:val="20"/>
              <w:szCs w:val="20"/>
              <w:rtl/>
            </w:rPr>
          </w:pPr>
        </w:p>
      </w:tc>
      <w:tc>
        <w:tcPr>
          <w:tcW w:w="1419" w:type="dxa"/>
        </w:tcPr>
        <w:p w14:paraId="419C26F5" w14:textId="77777777" w:rsidR="005E1366" w:rsidRPr="00C30116" w:rsidRDefault="005E1366" w:rsidP="00C30116">
          <w:pPr>
            <w:tabs>
              <w:tab w:val="center" w:pos="4153"/>
              <w:tab w:val="right" w:pos="8306"/>
            </w:tabs>
            <w:rPr>
              <w:rFonts w:ascii="David" w:hAnsi="David"/>
              <w:color w:val="00B0F0"/>
              <w:sz w:val="20"/>
              <w:szCs w:val="20"/>
              <w:rtl/>
            </w:rPr>
          </w:pPr>
        </w:p>
      </w:tc>
      <w:tc>
        <w:tcPr>
          <w:tcW w:w="2810" w:type="dxa"/>
        </w:tcPr>
        <w:p w14:paraId="1E8F64EA" w14:textId="77777777" w:rsidR="005E1366" w:rsidRPr="00C30116" w:rsidRDefault="005E1366" w:rsidP="00C30116">
          <w:pPr>
            <w:tabs>
              <w:tab w:val="center" w:pos="4153"/>
              <w:tab w:val="right" w:pos="8306"/>
            </w:tabs>
            <w:rPr>
              <w:rFonts w:ascii="David" w:hAnsi="David"/>
              <w:sz w:val="20"/>
              <w:szCs w:val="20"/>
              <w:rtl/>
            </w:rPr>
          </w:pPr>
        </w:p>
      </w:tc>
      <w:tc>
        <w:tcPr>
          <w:tcW w:w="229" w:type="dxa"/>
        </w:tcPr>
        <w:p w14:paraId="7E1F2BA9" w14:textId="77777777" w:rsidR="005E1366" w:rsidRPr="00C30116" w:rsidRDefault="005E1366" w:rsidP="00C30116">
          <w:pPr>
            <w:tabs>
              <w:tab w:val="center" w:pos="4153"/>
              <w:tab w:val="right" w:pos="8306"/>
            </w:tabs>
            <w:rPr>
              <w:rFonts w:ascii="David" w:hAnsi="David"/>
              <w:sz w:val="20"/>
              <w:szCs w:val="20"/>
              <w:rtl/>
            </w:rPr>
          </w:pPr>
        </w:p>
      </w:tc>
      <w:tc>
        <w:tcPr>
          <w:tcW w:w="1012" w:type="dxa"/>
        </w:tcPr>
        <w:p w14:paraId="0CDAFD9D" w14:textId="77777777" w:rsidR="005E1366" w:rsidRPr="00C30116" w:rsidRDefault="005E1366" w:rsidP="00C30116">
          <w:pPr>
            <w:tabs>
              <w:tab w:val="center" w:pos="4153"/>
              <w:tab w:val="right" w:pos="8306"/>
            </w:tabs>
            <w:rPr>
              <w:rFonts w:ascii="David" w:hAnsi="David"/>
              <w:sz w:val="20"/>
              <w:szCs w:val="20"/>
              <w:rtl/>
            </w:rPr>
          </w:pPr>
        </w:p>
      </w:tc>
      <w:tc>
        <w:tcPr>
          <w:tcW w:w="1467" w:type="dxa"/>
        </w:tcPr>
        <w:p w14:paraId="48403665" w14:textId="77777777" w:rsidR="005E1366" w:rsidRPr="00C30116" w:rsidRDefault="005E1366" w:rsidP="00C30116">
          <w:pPr>
            <w:tabs>
              <w:tab w:val="center" w:pos="4153"/>
              <w:tab w:val="right" w:pos="8306"/>
            </w:tabs>
            <w:rPr>
              <w:rFonts w:ascii="David" w:hAnsi="David"/>
              <w:sz w:val="20"/>
              <w:szCs w:val="20"/>
              <w:rtl/>
            </w:rPr>
          </w:pPr>
        </w:p>
      </w:tc>
    </w:tr>
  </w:tbl>
  <w:p w14:paraId="0575622E" w14:textId="77777777" w:rsidR="005E1366" w:rsidRPr="00C30116" w:rsidRDefault="005E1366" w:rsidP="00C30116">
    <w:pPr>
      <w:spacing w:after="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וקסלר, ברגמן ושות' עורכי-דין</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674EED" w14:textId="77777777" w:rsidR="00C6024D" w:rsidRDefault="00C602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9C4237" w14:textId="77777777" w:rsidR="005E1366" w:rsidRDefault="005E1366" w:rsidP="00AF234B">
      <w:pPr>
        <w:spacing w:after="0" w:line="240" w:lineRule="auto"/>
      </w:pPr>
      <w:r>
        <w:separator/>
      </w:r>
    </w:p>
  </w:footnote>
  <w:footnote w:type="continuationSeparator" w:id="0">
    <w:p w14:paraId="519557DE" w14:textId="77777777" w:rsidR="005E1366" w:rsidRDefault="005E1366" w:rsidP="00AF234B">
      <w:pPr>
        <w:spacing w:after="0" w:line="240" w:lineRule="auto"/>
      </w:pPr>
      <w:r>
        <w:continuationSeparator/>
      </w:r>
    </w:p>
  </w:footnote>
  <w:footnote w:type="continuationNotice" w:id="1">
    <w:p w14:paraId="0A527349" w14:textId="77777777" w:rsidR="005E1366" w:rsidRDefault="005E136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095E18" w14:textId="77777777" w:rsidR="00C6024D" w:rsidRDefault="00C6024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bookmarkStart w:id="6" w:name="_GoBack" w:displacedByCustomXml="prev"/>
      <w:bookmarkEnd w:id="6" w:displacedByCustomXml="prev"/>
      <w:p w14:paraId="1680E37C" w14:textId="77777777" w:rsidR="005E1366" w:rsidRDefault="005E1366" w:rsidP="00CF334C">
        <w:pPr>
          <w:pStyle w:val="Header"/>
          <w:jc w:val="center"/>
        </w:pPr>
        <w:r>
          <w:fldChar w:fldCharType="begin"/>
        </w:r>
        <w:r>
          <w:instrText xml:space="preserve"> PAGE   \* MERGEFORMAT </w:instrText>
        </w:r>
        <w:r>
          <w:fldChar w:fldCharType="separate"/>
        </w:r>
        <w:r w:rsidR="00C6024D">
          <w:rPr>
            <w:noProof/>
            <w:rtl/>
          </w:rPr>
          <w:t>36</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E1E99" w14:textId="77777777" w:rsidR="00C6024D" w:rsidRDefault="00C602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526AB3"/>
    <w:multiLevelType w:val="multilevel"/>
    <w:tmpl w:val="C69CC3DC"/>
    <w:lvl w:ilvl="0">
      <w:start w:val="1"/>
      <w:numFmt w:val="bullet"/>
      <w:lvlText w:val=""/>
      <w:lvlJc w:val="left"/>
      <w:pPr>
        <w:tabs>
          <w:tab w:val="num" w:pos="720"/>
        </w:tabs>
        <w:ind w:left="720" w:hanging="720"/>
      </w:pPr>
      <w:rPr>
        <w:rFonts w:ascii="Symbol" w:hAnsi="Symbol"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0"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2"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435C01"/>
    <w:multiLevelType w:val="multilevel"/>
    <w:tmpl w:val="BF329948"/>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3"/>
      <w:numFmt w:val="decimal"/>
      <w:lvlText w:val="%1.%2.%3"/>
      <w:lvlJc w:val="left"/>
      <w:pPr>
        <w:ind w:left="2538"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4"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5"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4"/>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3"/>
  </w:num>
  <w:num w:numId="15">
    <w:abstractNumId w:val="23"/>
  </w:num>
  <w:num w:numId="16">
    <w:abstractNumId w:val="36"/>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29"/>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0"/>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6"/>
  </w:num>
  <w:num w:numId="39">
    <w:abstractNumId w:val="24"/>
  </w:num>
  <w:num w:numId="40">
    <w:abstractNumId w:val="31"/>
  </w:num>
  <w:num w:numId="41">
    <w:abstractNumId w:val="27"/>
  </w:num>
  <w:num w:numId="42">
    <w:abstractNumId w:val="28"/>
  </w:num>
  <w:num w:numId="43">
    <w:abstractNumId w:val="35"/>
  </w:num>
  <w:num w:numId="44">
    <w:abstractNumId w:val="11"/>
  </w:num>
  <w:num w:numId="45">
    <w:abstractNumId w:val="26"/>
  </w:num>
  <w:num w:numId="46">
    <w:abstractNumId w:val="29"/>
  </w:num>
  <w:num w:numId="47">
    <w:abstractNumId w:val="32"/>
  </w:num>
  <w:num w:numId="48">
    <w:abstractNumId w:val="25"/>
  </w:num>
  <w:num w:numId="49">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51CA"/>
    <w:rsid w:val="000555DD"/>
    <w:rsid w:val="00134C85"/>
    <w:rsid w:val="001835AB"/>
    <w:rsid w:val="001A0C3C"/>
    <w:rsid w:val="001A69D5"/>
    <w:rsid w:val="001C6179"/>
    <w:rsid w:val="00206482"/>
    <w:rsid w:val="00214ACF"/>
    <w:rsid w:val="00272745"/>
    <w:rsid w:val="002B2234"/>
    <w:rsid w:val="002B5786"/>
    <w:rsid w:val="00302486"/>
    <w:rsid w:val="00305456"/>
    <w:rsid w:val="004751C6"/>
    <w:rsid w:val="004E32D2"/>
    <w:rsid w:val="00521A6A"/>
    <w:rsid w:val="005475D8"/>
    <w:rsid w:val="00552E11"/>
    <w:rsid w:val="00590FDD"/>
    <w:rsid w:val="005D6301"/>
    <w:rsid w:val="005E1366"/>
    <w:rsid w:val="00653572"/>
    <w:rsid w:val="00666119"/>
    <w:rsid w:val="00684547"/>
    <w:rsid w:val="0072103C"/>
    <w:rsid w:val="00736C20"/>
    <w:rsid w:val="00742E8E"/>
    <w:rsid w:val="007D782E"/>
    <w:rsid w:val="00853FB4"/>
    <w:rsid w:val="0088392C"/>
    <w:rsid w:val="008A5358"/>
    <w:rsid w:val="008B3087"/>
    <w:rsid w:val="008C39C0"/>
    <w:rsid w:val="008C64C6"/>
    <w:rsid w:val="00942177"/>
    <w:rsid w:val="00966850"/>
    <w:rsid w:val="00A42271"/>
    <w:rsid w:val="00A51FAF"/>
    <w:rsid w:val="00A979A9"/>
    <w:rsid w:val="00AF234B"/>
    <w:rsid w:val="00B16B3E"/>
    <w:rsid w:val="00B2688C"/>
    <w:rsid w:val="00BD72C4"/>
    <w:rsid w:val="00BE17B4"/>
    <w:rsid w:val="00C30116"/>
    <w:rsid w:val="00C31B98"/>
    <w:rsid w:val="00C37F44"/>
    <w:rsid w:val="00C6024D"/>
    <w:rsid w:val="00CB4F64"/>
    <w:rsid w:val="00CF334C"/>
    <w:rsid w:val="00D02A03"/>
    <w:rsid w:val="00D12751"/>
    <w:rsid w:val="00D45C90"/>
    <w:rsid w:val="00D75739"/>
    <w:rsid w:val="00DC0C47"/>
    <w:rsid w:val="00E078A7"/>
    <w:rsid w:val="00E679C7"/>
    <w:rsid w:val="00EC37B6"/>
    <w:rsid w:val="00F03EC7"/>
    <w:rsid w:val="00F119E3"/>
    <w:rsid w:val="00FB7B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66D2E0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he-IL"/>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024D"/>
    <w:pPr>
      <w:bidi/>
    </w:pPr>
  </w:style>
  <w:style w:type="paragraph" w:styleId="Heading1">
    <w:name w:val="heading 1"/>
    <w:basedOn w:val="Normal"/>
    <w:next w:val="Normal"/>
    <w:link w:val="Heading1Char"/>
    <w:uiPriority w:val="9"/>
    <w:qFormat/>
    <w:rsid w:val="00C6024D"/>
    <w:pPr>
      <w:keepNext/>
      <w:keepLines/>
      <w:pBdr>
        <w:bottom w:val="single" w:sz="4" w:space="1" w:color="5B9BD5" w:themeColor="accent1"/>
      </w:pBdr>
      <w:bidi w:val="0"/>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unhideWhenUsed/>
    <w:qFormat/>
    <w:rsid w:val="00C6024D"/>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C6024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C6024D"/>
    <w:pPr>
      <w:keepNext/>
      <w:keepLines/>
      <w:bidi w:val="0"/>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unhideWhenUsed/>
    <w:qFormat/>
    <w:rsid w:val="00C6024D"/>
    <w:pPr>
      <w:keepNext/>
      <w:keepLines/>
      <w:bidi w:val="0"/>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unhideWhenUsed/>
    <w:qFormat/>
    <w:rsid w:val="00C6024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unhideWhenUsed/>
    <w:qFormat/>
    <w:rsid w:val="00C6024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unhideWhenUsed/>
    <w:qFormat/>
    <w:rsid w:val="00C6024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unhideWhenUsed/>
    <w:qFormat/>
    <w:rsid w:val="00C6024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uiPriority w:val="9"/>
    <w:rsid w:val="00C6024D"/>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rsid w:val="00C6024D"/>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C6024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C6024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C6024D"/>
    <w:rPr>
      <w:rFonts w:asciiTheme="majorHAnsi" w:eastAsiaTheme="majorEastAsia" w:hAnsiTheme="majorHAnsi" w:cstheme="majorBidi"/>
      <w:i/>
      <w:iCs/>
      <w:sz w:val="22"/>
      <w:szCs w:val="22"/>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after="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after="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after="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after="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after="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after="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after="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after="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after="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after="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after="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after="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next w:val="Normal"/>
    <w:link w:val="TitleChar"/>
    <w:uiPriority w:val="10"/>
    <w:qFormat/>
    <w:rsid w:val="00C6024D"/>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C6024D"/>
    <w:rPr>
      <w:rFonts w:asciiTheme="majorHAnsi" w:eastAsiaTheme="majorEastAsia" w:hAnsiTheme="majorHAnsi" w:cstheme="majorBidi"/>
      <w:color w:val="2E74B5" w:themeColor="accent1" w:themeShade="BF"/>
      <w:spacing w:val="-7"/>
      <w:sz w:val="80"/>
      <w:szCs w:val="80"/>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after="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after="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after="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after="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after="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after="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after="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after="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after="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after="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after="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after="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after="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after="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after="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uiPriority w:val="9"/>
    <w:rsid w:val="00C6024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rsid w:val="00C6024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rsid w:val="00C6024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rsid w:val="00C6024D"/>
    <w:rPr>
      <w:rFonts w:asciiTheme="majorHAnsi" w:eastAsiaTheme="majorEastAsia" w:hAnsiTheme="majorHAnsi" w:cstheme="majorBidi"/>
      <w:i/>
      <w:iCs/>
      <w:smallCaps/>
      <w:color w:val="595959" w:themeColor="text1" w:themeTint="A6"/>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numbering" w:customStyle="1" w:styleId="NoList3">
    <w:name w:val="No List3"/>
    <w:next w:val="NoList"/>
    <w:semiHidden/>
    <w:rsid w:val="00590FDD"/>
  </w:style>
  <w:style w:type="table" w:customStyle="1" w:styleId="11">
    <w:name w:val="רשת טבלה1"/>
    <w:basedOn w:val="TableNormal"/>
    <w:next w:val="TableGrid"/>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C6024D"/>
    <w:pPr>
      <w:bidi w:val="0"/>
      <w:spacing w:line="240" w:lineRule="auto"/>
    </w:pPr>
    <w:rPr>
      <w:b/>
      <w:bCs/>
      <w:color w:val="404040" w:themeColor="text1" w:themeTint="BF"/>
      <w:sz w:val="20"/>
      <w:szCs w:val="20"/>
    </w:rPr>
  </w:style>
  <w:style w:type="paragraph" w:styleId="Subtitle">
    <w:name w:val="Subtitle"/>
    <w:basedOn w:val="Normal"/>
    <w:next w:val="Normal"/>
    <w:link w:val="SubtitleChar"/>
    <w:uiPriority w:val="11"/>
    <w:qFormat/>
    <w:rsid w:val="00C6024D"/>
    <w:pPr>
      <w:numPr>
        <w:ilvl w:val="1"/>
      </w:numPr>
      <w:bidi w:val="0"/>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C6024D"/>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C6024D"/>
    <w:rPr>
      <w:b/>
      <w:bCs/>
    </w:rPr>
  </w:style>
  <w:style w:type="character" w:styleId="Emphasis">
    <w:name w:val="Emphasis"/>
    <w:basedOn w:val="DefaultParagraphFont"/>
    <w:uiPriority w:val="20"/>
    <w:qFormat/>
    <w:rsid w:val="00C6024D"/>
    <w:rPr>
      <w:i/>
      <w:iCs/>
    </w:rPr>
  </w:style>
  <w:style w:type="paragraph" w:styleId="NoSpacing">
    <w:name w:val="No Spacing"/>
    <w:uiPriority w:val="1"/>
    <w:qFormat/>
    <w:rsid w:val="00C6024D"/>
    <w:pPr>
      <w:spacing w:after="0" w:line="240" w:lineRule="auto"/>
    </w:pPr>
  </w:style>
  <w:style w:type="paragraph" w:styleId="Quote">
    <w:name w:val="Quote"/>
    <w:basedOn w:val="Normal"/>
    <w:next w:val="Normal"/>
    <w:link w:val="QuoteChar"/>
    <w:uiPriority w:val="29"/>
    <w:qFormat/>
    <w:rsid w:val="00C6024D"/>
    <w:pPr>
      <w:bidi w:val="0"/>
      <w:spacing w:before="240" w:after="240" w:line="252" w:lineRule="auto"/>
      <w:ind w:left="864" w:right="864"/>
      <w:jc w:val="center"/>
    </w:pPr>
    <w:rPr>
      <w:i/>
      <w:iCs/>
    </w:rPr>
  </w:style>
  <w:style w:type="character" w:customStyle="1" w:styleId="QuoteChar">
    <w:name w:val="Quote Char"/>
    <w:basedOn w:val="DefaultParagraphFont"/>
    <w:link w:val="Quote"/>
    <w:uiPriority w:val="29"/>
    <w:rsid w:val="00C6024D"/>
    <w:rPr>
      <w:i/>
      <w:iCs/>
    </w:rPr>
  </w:style>
  <w:style w:type="paragraph" w:styleId="IntenseQuote">
    <w:name w:val="Intense Quote"/>
    <w:basedOn w:val="Normal"/>
    <w:next w:val="Normal"/>
    <w:link w:val="IntenseQuoteChar"/>
    <w:uiPriority w:val="30"/>
    <w:qFormat/>
    <w:rsid w:val="00C6024D"/>
    <w:pPr>
      <w:bidi w:val="0"/>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C6024D"/>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C6024D"/>
    <w:rPr>
      <w:i/>
      <w:iCs/>
      <w:color w:val="595959" w:themeColor="text1" w:themeTint="A6"/>
    </w:rPr>
  </w:style>
  <w:style w:type="character" w:styleId="IntenseEmphasis">
    <w:name w:val="Intense Emphasis"/>
    <w:basedOn w:val="DefaultParagraphFont"/>
    <w:uiPriority w:val="21"/>
    <w:qFormat/>
    <w:rsid w:val="00C6024D"/>
    <w:rPr>
      <w:b/>
      <w:bCs/>
      <w:i/>
      <w:iCs/>
    </w:rPr>
  </w:style>
  <w:style w:type="character" w:styleId="SubtleReference">
    <w:name w:val="Subtle Reference"/>
    <w:basedOn w:val="DefaultParagraphFont"/>
    <w:uiPriority w:val="31"/>
    <w:qFormat/>
    <w:rsid w:val="00C6024D"/>
    <w:rPr>
      <w:smallCaps/>
      <w:color w:val="404040" w:themeColor="text1" w:themeTint="BF"/>
    </w:rPr>
  </w:style>
  <w:style w:type="character" w:styleId="IntenseReference">
    <w:name w:val="Intense Reference"/>
    <w:basedOn w:val="DefaultParagraphFont"/>
    <w:uiPriority w:val="32"/>
    <w:qFormat/>
    <w:rsid w:val="00C6024D"/>
    <w:rPr>
      <w:b/>
      <w:bCs/>
      <w:smallCaps/>
      <w:u w:val="single"/>
    </w:rPr>
  </w:style>
  <w:style w:type="character" w:styleId="BookTitle">
    <w:name w:val="Book Title"/>
    <w:basedOn w:val="DefaultParagraphFont"/>
    <w:uiPriority w:val="33"/>
    <w:qFormat/>
    <w:rsid w:val="00C6024D"/>
    <w:rPr>
      <w:b/>
      <w:bCs/>
      <w:smallCaps/>
    </w:rPr>
  </w:style>
  <w:style w:type="paragraph" w:styleId="TOCHeading">
    <w:name w:val="TOC Heading"/>
    <w:basedOn w:val="Heading1"/>
    <w:next w:val="Normal"/>
    <w:uiPriority w:val="39"/>
    <w:semiHidden/>
    <w:unhideWhenUsed/>
    <w:qFormat/>
    <w:rsid w:val="00C6024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3" Type="http://schemas.openxmlformats.org/officeDocument/2006/relationships/theme" Target="theme/theme1.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22" Type="http://schemas.openxmlformats.org/officeDocument/2006/relationships/glossaryDocument" Target="glossary/document.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PlaceholderText"/>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PlaceholderText"/>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PlaceholderText"/>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PlaceholderText"/>
              <w:rtl/>
            </w:rPr>
            <w:t>[שם הפרויקט]</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PlaceholderText"/>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PlaceholderText"/>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PlaceholderText"/>
              <w:rtl/>
            </w:rPr>
            <w:t>[רשות מקומית]</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PlaceholderText"/>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PlaceholderText"/>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PlaceholderText"/>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PlaceholderText"/>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PlaceholderText"/>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PlaceholderText"/>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PlaceholderText"/>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PlaceholderText"/>
              <w:rtl/>
            </w:rPr>
            <w:t>[שדה נוסף 6]</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PlaceholderText"/>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PlaceholderText"/>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PlaceholderText"/>
              <w:rtl/>
            </w:rPr>
            <w:t>[מדד בסיס]</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PlaceholderText"/>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PlaceholderText"/>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PlaceholderText"/>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PlaceholderText"/>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PlaceholderText"/>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PlaceholderText"/>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PlaceholderText"/>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PlaceholderText"/>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PlaceholderText"/>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PlaceholderText"/>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PlaceholderText"/>
              <w:rtl/>
            </w:rPr>
            <w:t>[שם ספק]</w:t>
          </w:r>
        </w:p>
      </w:docPartBody>
    </w:docPart>
    <w:docPart>
      <w:docPartPr>
        <w:name w:val="6BE6646D28BC4EB8BC772280071A48D3"/>
        <w:category>
          <w:name w:val="כללי"/>
          <w:gallery w:val="placeholder"/>
        </w:category>
        <w:types>
          <w:type w:val="bbPlcHdr"/>
        </w:types>
        <w:behaviors>
          <w:behavior w:val="content"/>
        </w:behaviors>
        <w:guid w:val="{4ECF0A01-B3DB-4D92-919E-97A0045BB6C8}"/>
      </w:docPartPr>
      <w:docPartBody>
        <w:p w:rsidR="00164F12" w:rsidRDefault="00994810" w:rsidP="00994810">
          <w:pPr>
            <w:pStyle w:val="6BE6646D28BC4EB8BC772280071A48D3"/>
          </w:pPr>
          <w:r w:rsidRPr="00F936C8">
            <w:rPr>
              <w:rStyle w:val="PlaceholderText"/>
              <w:rtl/>
            </w:rPr>
            <w:t>[צד א בחוזה]</w:t>
          </w:r>
        </w:p>
      </w:docPartBody>
    </w:docPart>
    <w:docPart>
      <w:docPartPr>
        <w:name w:val="1842849D7C6F43DDBAA405053616EB32"/>
        <w:category>
          <w:name w:val="כללי"/>
          <w:gallery w:val="placeholder"/>
        </w:category>
        <w:types>
          <w:type w:val="bbPlcHdr"/>
        </w:types>
        <w:behaviors>
          <w:behavior w:val="content"/>
        </w:behaviors>
        <w:guid w:val="{038BE1F6-A695-4267-AD42-0C4636FD8AAD}"/>
      </w:docPartPr>
      <w:docPartBody>
        <w:p w:rsidR="00164F12" w:rsidRDefault="00994810" w:rsidP="00994810">
          <w:pPr>
            <w:pStyle w:val="1842849D7C6F43DDBAA405053616EB32"/>
          </w:pPr>
          <w:r w:rsidRPr="009C4355">
            <w:rPr>
              <w:rStyle w:val="PlaceholderText"/>
              <w:rtl/>
            </w:rPr>
            <w:t>[שם ספק]</w:t>
          </w:r>
        </w:p>
      </w:docPartBody>
    </w:docPart>
    <w:docPart>
      <w:docPartPr>
        <w:name w:val="30B1670212224C33A9DAED4EE71623DE"/>
        <w:category>
          <w:name w:val="כללי"/>
          <w:gallery w:val="placeholder"/>
        </w:category>
        <w:types>
          <w:type w:val="bbPlcHdr"/>
        </w:types>
        <w:behaviors>
          <w:behavior w:val="content"/>
        </w:behaviors>
        <w:guid w:val="{FA878457-3B2A-4B57-B9E5-B2B7C3C94250}"/>
      </w:docPartPr>
      <w:docPartBody>
        <w:p w:rsidR="00164F12" w:rsidRDefault="00994810" w:rsidP="00994810">
          <w:pPr>
            <w:pStyle w:val="30B1670212224C33A9DAED4EE71623DE"/>
          </w:pPr>
          <w:r w:rsidRPr="00EA366E">
            <w:rPr>
              <w:rStyle w:val="PlaceholderText"/>
              <w:rtl/>
            </w:rPr>
            <w:t>[תאריך חתימת חוזה]</w:t>
          </w:r>
        </w:p>
      </w:docPartBody>
    </w:docPart>
    <w:docPart>
      <w:docPartPr>
        <w:name w:val="08A7F24747B14DBEA2E76D0ABF825F8C"/>
        <w:category>
          <w:name w:val="כללי"/>
          <w:gallery w:val="placeholder"/>
        </w:category>
        <w:types>
          <w:type w:val="bbPlcHdr"/>
        </w:types>
        <w:behaviors>
          <w:behavior w:val="content"/>
        </w:behaviors>
        <w:guid w:val="{6EC7AF56-C797-4552-801F-54BFF6F9B1EA}"/>
      </w:docPartPr>
      <w:docPartBody>
        <w:p w:rsidR="00164F12" w:rsidRDefault="00994810" w:rsidP="00994810">
          <w:pPr>
            <w:pStyle w:val="08A7F24747B14DBEA2E76D0ABF825F8C"/>
          </w:pPr>
          <w:r w:rsidRPr="008D1105">
            <w:rPr>
              <w:rStyle w:val="PlaceholderText"/>
              <w:rtl/>
            </w:rPr>
            <w:t>[תיאור עבודה]</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PlaceholderText"/>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PlaceholderText"/>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PlaceholderText"/>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PlaceholderText"/>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PlaceholderText"/>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PlaceholderText"/>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PlaceholderText"/>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PlaceholderText"/>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D5993"/>
    <w:rsid w:val="00155C6E"/>
    <w:rsid w:val="00164F12"/>
    <w:rsid w:val="0032380B"/>
    <w:rsid w:val="003D3172"/>
    <w:rsid w:val="004628EB"/>
    <w:rsid w:val="004D6184"/>
    <w:rsid w:val="00655D33"/>
    <w:rsid w:val="006865A5"/>
    <w:rsid w:val="00994810"/>
    <w:rsid w:val="00C04017"/>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4017"/>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F25AD699E7BE4DD0872AFFAFED290AAE">
    <w:name w:val="F25AD699E7BE4DD0872AFFAFED290AAE"/>
    <w:rsid w:val="00155C6E"/>
    <w:pPr>
      <w:bidi/>
    </w:p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6BE6646D28BC4EB8BC772280071A48D3">
    <w:name w:val="6BE6646D28BC4EB8BC772280071A48D3"/>
    <w:rsid w:val="00994810"/>
    <w:pPr>
      <w:bidi/>
    </w:pPr>
  </w:style>
  <w:style w:type="paragraph" w:customStyle="1" w:styleId="1842849D7C6F43DDBAA405053616EB32">
    <w:name w:val="1842849D7C6F43DDBAA405053616EB32"/>
    <w:rsid w:val="00994810"/>
    <w:pPr>
      <w:bidi/>
    </w:pPr>
  </w:style>
  <w:style w:type="paragraph" w:customStyle="1" w:styleId="30B1670212224C33A9DAED4EE71623DE">
    <w:name w:val="30B1670212224C33A9DAED4EE71623DE"/>
    <w:rsid w:val="00994810"/>
    <w:pPr>
      <w:bidi/>
    </w:pPr>
  </w:style>
  <w:style w:type="paragraph" w:customStyle="1" w:styleId="08A7F24747B14DBEA2E76D0ABF825F8C">
    <w:name w:val="08A7F24747B14DBEA2E76D0ABF825F8C"/>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 w:type="paragraph" w:customStyle="1" w:styleId="7CD71555D9604BEBB2EA931053A1721A">
    <w:name w:val="7CD71555D9604BEBB2EA931053A1721A"/>
    <w:rsid w:val="00C04017"/>
    <w:pPr>
      <w:bidi/>
    </w:pPr>
  </w:style>
  <w:style w:type="paragraph" w:customStyle="1" w:styleId="3C5C01CA08FB49599749110B0F282D9C">
    <w:name w:val="3C5C01CA08FB49599749110B0F282D9C"/>
    <w:rsid w:val="00C04017"/>
    <w:pPr>
      <w:bidi/>
    </w:pPr>
  </w:style>
  <w:style w:type="paragraph" w:customStyle="1" w:styleId="C109DC5C31BF4F6391FC22981F4999E7">
    <w:name w:val="C109DC5C31BF4F6391FC22981F4999E7"/>
    <w:rsid w:val="00C04017"/>
    <w:pPr>
      <w:bidi/>
    </w:pPr>
  </w:style>
  <w:style w:type="paragraph" w:customStyle="1" w:styleId="C489D4E10C6E4531BDEA76006427E707">
    <w:name w:val="C489D4E10C6E4531BDEA76006427E707"/>
    <w:rsid w:val="00C0401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e82e0497-401b-493b-ab66-61f85c09ed30"/>
    <ds:schemaRef ds:uri="http://schemas.microsoft.com/office/2006/documentManagement/types"/>
    <ds:schemaRef ds:uri="http://schemas.microsoft.com/office/2006/metadata/properties"/>
    <ds:schemaRef ds:uri="http://purl.org/dc/elements/1.1/"/>
    <ds:schemaRef ds:uri="http://schemas.microsoft.com/sharepoint/v3"/>
    <ds:schemaRef ds:uri="http://www.w3.org/XML/1998/namespace"/>
    <ds:schemaRef ds:uri="http://schemas.openxmlformats.org/package/2006/metadata/core-properties"/>
    <ds:schemaRef ds:uri="http://purl.org/dc/terms/"/>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E14BFFA1-C0CD-4531-B651-F6EC5FFBF61B}"/>
</file>

<file path=customXml/itemProps4.xml><?xml version="1.0" encoding="utf-8"?>
<ds:datastoreItem xmlns:ds="http://schemas.openxmlformats.org/officeDocument/2006/customXml" ds:itemID="{DCD8386D-209E-43FA-A6E0-0C20570D7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94FA5FA-8779-4AA6-99B0-033959095C38}">
  <ds:schemaRefs>
    <ds:schemaRef ds:uri="http://schemas.microsoft.com/office/2006/metadata/customXsn"/>
  </ds:schemaRefs>
</ds:datastoreItem>
</file>

<file path=customXml/itemProps6.xml><?xml version="1.0" encoding="utf-8"?>
<ds:datastoreItem xmlns:ds="http://schemas.openxmlformats.org/officeDocument/2006/customXml" ds:itemID="{114485DC-F857-4EAA-930A-FCA93A212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43</Pages>
  <Words>12084</Words>
  <Characters>60425</Characters>
  <Application>Microsoft Office Word</Application>
  <DocSecurity>0</DocSecurity>
  <Lines>503</Lines>
  <Paragraphs>144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72365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23</cp:revision>
  <dcterms:created xsi:type="dcterms:W3CDTF">2019-07-01T11:11:00Z</dcterms:created>
  <dcterms:modified xsi:type="dcterms:W3CDTF">2021-08-17T08:47:00Z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33682db8-40f1-472c-8780-6f537b4283dc</vt:lpwstr>
  </property>
</Properties>
</file>