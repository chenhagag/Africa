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8941DC" w14:textId="77777777" w:rsidR="00C521D8" w:rsidRPr="00C521D8" w:rsidRDefault="00C521D8" w:rsidP="00C521D8">
      <w:pPr>
        <w:jc w:val="both"/>
        <w:rPr>
          <w:rFonts w:ascii="Times New Roman" w:eastAsia="Times New Roman" w:hAnsi="Times New Roman" w:cs="David"/>
          <w:sz w:val="24"/>
          <w:szCs w:val="24"/>
          <w:rtl/>
          <w:lang w:eastAsia="he-IL"/>
        </w:rPr>
      </w:pPr>
      <w:bookmarkStart w:id="0" w:name="_GoBack"/>
      <w:bookmarkEnd w:id="0"/>
    </w:p>
    <w:p w14:paraId="05B0606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6E195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CF0FF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A4967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B2DAA0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1E1857F" w14:textId="77777777" w:rsidR="00C521D8" w:rsidRPr="00C521D8" w:rsidRDefault="00EB6F92"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183A7C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6.25pt;height:37.5pt;visibility:visible">
            <v:imagedata r:id="rId13" o:title="" croptop="20052f" cropbottom="15650f"/>
          </v:shape>
        </w:pict>
      </w:r>
    </w:p>
    <w:p w14:paraId="33CB2BA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455BF2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939BE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11CFD69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6910A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B0219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06938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564F87"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D6A59DCCAAB452E976AE53656C0DA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F35AB56" w14:textId="77777777" w:rsidR="00C521D8" w:rsidRPr="008E610C" w:rsidRDefault="00460B0A"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Pr>
              <w:rFonts w:ascii="Times New Roman" w:eastAsia="Times New Roman" w:hAnsi="Times New Roman" w:cs="David"/>
              <w:bCs/>
              <w:color w:val="00B0F0"/>
              <w:sz w:val="24"/>
              <w:szCs w:val="24"/>
              <w:u w:val="single"/>
              <w:rtl/>
              <w:lang w:eastAsia="he-IL"/>
            </w:rPr>
            <w:t>גבעת הכלניות ( טרם ניתן שם לפרויקט )</w:t>
          </w:r>
        </w:p>
      </w:sdtContent>
    </w:sdt>
    <w:p w14:paraId="68FACC0B"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872BEF9"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51555C2"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CEE48E01325C4B6899959599C52F56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E87E4B1" w14:textId="77777777" w:rsidR="00C521D8" w:rsidRPr="008E610C" w:rsidRDefault="00460B0A"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Pr>
              <w:rFonts w:ascii="Times New Roman" w:eastAsia="Times New Roman" w:hAnsi="Times New Roman" w:cs="David"/>
              <w:bCs/>
              <w:color w:val="00B0F0"/>
              <w:sz w:val="24"/>
              <w:szCs w:val="24"/>
              <w:u w:val="single"/>
              <w:rtl/>
              <w:lang w:eastAsia="he-IL"/>
            </w:rPr>
            <w:t>גבעת הכלניות</w:t>
          </w:r>
        </w:p>
      </w:sdtContent>
    </w:sdt>
    <w:p w14:paraId="3E5D45C0"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B499C8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06052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01D3B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24B04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8BA40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2093A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CC87B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7E62F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A7C3D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112A0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874D3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A98FD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01188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16EE0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B5529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2F17F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B845A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545A4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191EE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C26E9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194A0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39F11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E2030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9BD67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7ED39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89262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8939C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7B379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0FF4E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32BDA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A2559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BA0BAC"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5E9774"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10E5326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CB7D86" w14:textId="77777777" w:rsidR="00C521D8" w:rsidRPr="00C521D8" w:rsidRDefault="00C521D8" w:rsidP="008E610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521D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8BFF034194E14C1BB10A98A0F1F22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sdtContent>
          <w:r w:rsidR="00460B0A">
            <w:rPr>
              <w:rFonts w:ascii="Times New Roman" w:eastAsia="Times New Roman" w:hAnsi="Times New Roman" w:cs="David" w:hint="cs"/>
              <w:color w:val="800080"/>
              <w:sz w:val="24"/>
              <w:szCs w:val="24"/>
              <w:rtl/>
              <w:lang w:eastAsia="he-IL"/>
            </w:rPr>
            <w:t>‏16/09/2021</w:t>
          </w:r>
        </w:sdtContent>
      </w:sdt>
    </w:p>
    <w:p w14:paraId="709B4AEE"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109670B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66EF7D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25F6E1" w14:textId="77777777" w:rsidR="008E610C"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ב י ן</w:t>
      </w:r>
      <w:r w:rsidR="008E610C" w:rsidRPr="00C521D8">
        <w:rPr>
          <w:rFonts w:ascii="Times New Roman" w:eastAsia="Times New Roman" w:hAnsi="Times New Roman" w:cs="David" w:hint="cs"/>
          <w:sz w:val="24"/>
          <w:szCs w:val="24"/>
          <w:rtl/>
          <w:lang w:eastAsia="he-IL"/>
        </w:rPr>
        <w:t xml:space="preserve"> </w:t>
      </w:r>
    </w:p>
    <w:p w14:paraId="3D7CC338" w14:textId="77777777" w:rsidR="008E610C"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color w:val="00B0F0"/>
          <w:sz w:val="24"/>
          <w:szCs w:val="24"/>
          <w:rtl/>
          <w:lang w:eastAsia="he-IL"/>
        </w:rPr>
      </w:pPr>
    </w:p>
    <w:p w14:paraId="765A1EFF" w14:textId="77777777" w:rsidR="008E610C" w:rsidRDefault="008E610C" w:rsidP="008E610C">
      <w:pPr>
        <w:widowControl w:val="0"/>
        <w:spacing w:before="0" w:beforeAutospacing="0" w:after="0" w:afterAutospacing="0" w:line="240" w:lineRule="auto"/>
        <w:ind w:left="2880" w:right="2835" w:firstLine="567"/>
        <w:outlineLvl w:val="1"/>
        <w:rPr>
          <w:rFonts w:ascii="Times New Roman" w:eastAsia="Times New Roman" w:hAnsi="Times New Roman" w:cs="David"/>
          <w:sz w:val="24"/>
          <w:szCs w:val="24"/>
          <w:rtl/>
          <w:lang w:eastAsia="he-IL"/>
        </w:rPr>
      </w:pP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60B0A">
            <w:rPr>
              <w:rFonts w:ascii="Times New Roman" w:eastAsia="Times New Roman" w:hAnsi="Times New Roman" w:cs="David"/>
              <w:color w:val="00B0F0"/>
              <w:sz w:val="24"/>
              <w:szCs w:val="24"/>
              <w:rtl/>
              <w:lang w:eastAsia="he-IL"/>
            </w:rPr>
            <w:br/>
            <w:t>אפריקה ישראל מגורים בע"מ</w:t>
          </w:r>
          <w:r w:rsidR="00460B0A">
            <w:rPr>
              <w:rFonts w:ascii="Times New Roman" w:eastAsia="Times New Roman" w:hAnsi="Times New Roman" w:cs="David"/>
              <w:color w:val="00B0F0"/>
              <w:sz w:val="24"/>
              <w:szCs w:val="24"/>
              <w:rtl/>
              <w:lang w:eastAsia="he-IL"/>
            </w:rPr>
            <w:br/>
            <w:t>יוני נתניהו 1 ג' אור יהודה</w:t>
          </w:r>
          <w:r w:rsidR="00460B0A">
            <w:rPr>
              <w:rFonts w:ascii="Times New Roman" w:eastAsia="Times New Roman" w:hAnsi="Times New Roman" w:cs="David"/>
              <w:color w:val="00B0F0"/>
              <w:sz w:val="24"/>
              <w:szCs w:val="24"/>
              <w:rtl/>
              <w:lang w:eastAsia="he-IL"/>
            </w:rPr>
            <w:br/>
            <w:t>מ.ז 52-003476-0</w:t>
          </w:r>
          <w:r w:rsidR="00460B0A">
            <w:rPr>
              <w:rFonts w:ascii="Times New Roman" w:eastAsia="Times New Roman" w:hAnsi="Times New Roman" w:cs="David"/>
              <w:color w:val="00B0F0"/>
              <w:sz w:val="24"/>
              <w:szCs w:val="24"/>
              <w:rtl/>
              <w:lang w:eastAsia="he-IL"/>
            </w:rPr>
            <w:br/>
          </w:r>
        </w:sdtContent>
      </w:sdt>
    </w:p>
    <w:p w14:paraId="7A640CCD" w14:textId="77777777" w:rsidR="00C521D8" w:rsidRPr="008E610C"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(להלן: </w:t>
      </w:r>
      <w:r w:rsidRPr="00C521D8">
        <w:rPr>
          <w:rFonts w:ascii="Times New Roman" w:eastAsia="Times New Roman" w:hAnsi="Times New Roman" w:cs="David" w:hint="cs"/>
          <w:b/>
          <w:bCs/>
          <w:sz w:val="24"/>
          <w:szCs w:val="24"/>
          <w:rtl/>
          <w:lang w:eastAsia="he-IL"/>
        </w:rPr>
        <w:t>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6B4C1187"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אחד;</w:t>
      </w:r>
    </w:p>
    <w:p w14:paraId="60494806"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65D023E"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bCs/>
          <w:sz w:val="24"/>
          <w:szCs w:val="24"/>
          <w:rtl/>
          <w:lang w:eastAsia="he-IL"/>
        </w:rPr>
        <w:t>ל ב י ן</w:t>
      </w:r>
    </w:p>
    <w:p w14:paraId="692BEC3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5122F88" w14:textId="7FB8DB6A" w:rsidR="00C521D8" w:rsidRPr="00C521D8" w:rsidRDefault="00EB6F92"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5325C62E407A43DF97596BA9FFB0C1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117712">
            <w:rPr>
              <w:rStyle w:val="PlaceholderText"/>
              <w:color w:val="00B0F0"/>
              <w:rtl/>
            </w:rPr>
            <w:br/>
            <w:t>ז'אן ברקוביץ מהנדסים יועצים</w:t>
          </w:r>
          <w:r w:rsidR="00117712">
            <w:rPr>
              <w:rStyle w:val="PlaceholderText"/>
              <w:color w:val="00B0F0"/>
              <w:rtl/>
            </w:rPr>
            <w:br/>
            <w:t>משה דיין 88 כפר סבא</w:t>
          </w:r>
          <w:r w:rsidR="00117712">
            <w:rPr>
              <w:rStyle w:val="PlaceholderText"/>
              <w:color w:val="00B0F0"/>
              <w:rtl/>
            </w:rPr>
            <w:br/>
          </w:r>
        </w:sdtContent>
      </w:sdt>
    </w:p>
    <w:p w14:paraId="35B652AB"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(להלן: "</w:t>
      </w:r>
      <w:r w:rsidRPr="00C521D8">
        <w:rPr>
          <w:rFonts w:ascii="Times New Roman" w:eastAsia="Times New Roman" w:hAnsi="Times New Roman" w:cs="David" w:hint="cs"/>
          <w:b/>
          <w:bCs/>
          <w:sz w:val="24"/>
          <w:szCs w:val="24"/>
          <w:rtl/>
          <w:lang w:eastAsia="he-IL"/>
        </w:rPr>
        <w:t>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2E8E30EE"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1FF7E6E4"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46176CC"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A172BE7" w14:textId="77777777" w:rsidR="00C521D8" w:rsidRP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t>לפיכך הותנה והוסכם בין הצדדים כדלקמן:</w:t>
      </w:r>
    </w:p>
    <w:p w14:paraId="55FC14CF"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מבוא</w:t>
      </w:r>
    </w:p>
    <w:p w14:paraId="42B72583" w14:textId="77777777" w:rsidR="00C521D8" w:rsidRPr="00C521D8" w:rsidRDefault="00C521D8" w:rsidP="00C521D8">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למונחים הבאים יהא הפרוש הנקוב בצידם דהיינו:</w:t>
      </w:r>
    </w:p>
    <w:p w14:paraId="0726E40A"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A07181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"הפרויקט"</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7D35117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7ECB31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"התכנית" </w:t>
      </w:r>
      <w:r w:rsidRPr="00C521D8">
        <w:rPr>
          <w:rFonts w:ascii="Times New Roman" w:eastAsia="Times New Roman" w:hAnsi="Times New Roman" w:cs="David"/>
          <w:sz w:val="24"/>
          <w:szCs w:val="24"/>
          <w:rtl/>
          <w:lang w:eastAsia="he-IL"/>
        </w:rPr>
        <w:t>/</w:t>
      </w:r>
    </w:p>
    <w:p w14:paraId="4EA03D1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"המקרקעין"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7455A32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6107A8"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"האתר"</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96F6E8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2EF26B9"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היועצים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BAD7B9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6A6D54"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התכניות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C521D8">
        <w:rPr>
          <w:rFonts w:ascii="Times New Roman" w:eastAsia="Times New Roman" w:hAnsi="Times New Roman" w:cs="David"/>
          <w:sz w:val="24"/>
          <w:szCs w:val="24"/>
          <w:rtl/>
          <w:lang w:eastAsia="he-IL"/>
        </w:rPr>
        <w:lastRenderedPageBreak/>
        <w:t xml:space="preserve">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כל המסמכים שיערכו ע"י היועץ כאמור יערכו בשפה העברית.</w:t>
      </w:r>
    </w:p>
    <w:p w14:paraId="72F0E875"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F12D28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שירותי</w:t>
      </w:r>
    </w:p>
    <w:p w14:paraId="30227E6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היועץ</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p>
    <w:p w14:paraId="3657D93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השירותים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השירותים כמוגדר וכמפורט בחוזה זה ובנספח </w:t>
      </w:r>
      <w:r w:rsidRPr="00C521D8">
        <w:rPr>
          <w:rFonts w:ascii="Times New Roman" w:eastAsia="Times New Roman" w:hAnsi="Times New Roman" w:cs="David"/>
          <w:b/>
          <w:bCs/>
          <w:sz w:val="24"/>
          <w:szCs w:val="24"/>
          <w:rtl/>
          <w:lang w:eastAsia="he-IL"/>
        </w:rPr>
        <w:t>ב'</w:t>
      </w:r>
      <w:r w:rsidRPr="00C521D8">
        <w:rPr>
          <w:rFonts w:ascii="Times New Roman" w:eastAsia="Times New Roman" w:hAnsi="Times New Roman" w:cs="David" w:hint="cs"/>
          <w:b/>
          <w:bCs/>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6335A5E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C2A0687"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המנהל</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34935B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9DC08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מקום שמדובר בחוזה זה במזמין - גם המנהל במשמע.</w:t>
      </w:r>
    </w:p>
    <w:p w14:paraId="10F01D9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6AAF66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BBA62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החוזה</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w:t>
      </w:r>
    </w:p>
    <w:p w14:paraId="04E1429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
          <w:bCs/>
          <w:sz w:val="24"/>
          <w:szCs w:val="24"/>
          <w:rtl/>
          <w:lang w:eastAsia="he-IL"/>
        </w:rPr>
        <w:t>ההסכם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חוזה זה על נספחיו.</w:t>
      </w:r>
    </w:p>
    <w:p w14:paraId="50C46555"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19705CDA"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הדין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כהגדרתו בחוק ה</w:t>
      </w:r>
      <w:r w:rsidRPr="00C521D8">
        <w:rPr>
          <w:rFonts w:ascii="Times New Roman" w:eastAsia="Times New Roman" w:hAnsi="Times New Roman" w:cs="David" w:hint="cs"/>
          <w:sz w:val="24"/>
          <w:szCs w:val="24"/>
          <w:rtl/>
          <w:lang w:eastAsia="he-IL"/>
        </w:rPr>
        <w:t>פרשנות, התשמ"א-1981</w:t>
      </w:r>
      <w:r w:rsidRPr="00C521D8">
        <w:rPr>
          <w:rFonts w:ascii="Times New Roman" w:eastAsia="Times New Roman" w:hAnsi="Times New Roman" w:cs="David"/>
          <w:sz w:val="24"/>
          <w:szCs w:val="24"/>
          <w:rtl/>
          <w:lang w:eastAsia="he-IL"/>
        </w:rPr>
        <w:t xml:space="preserve"> לרבות כל </w:t>
      </w:r>
      <w:r w:rsidRPr="00C521D8">
        <w:rPr>
          <w:rFonts w:ascii="Times New Roman" w:eastAsia="Times New Roman" w:hAnsi="Times New Roman" w:cs="David" w:hint="cs"/>
          <w:sz w:val="24"/>
          <w:szCs w:val="24"/>
          <w:rtl/>
          <w:lang w:eastAsia="he-IL"/>
        </w:rPr>
        <w:t xml:space="preserve">תקנה ו/או </w:t>
      </w:r>
      <w:r w:rsidRPr="00C521D8">
        <w:rPr>
          <w:rFonts w:ascii="Times New Roman" w:eastAsia="Times New Roman" w:hAnsi="Times New Roman" w:cs="David"/>
          <w:sz w:val="24"/>
          <w:szCs w:val="24"/>
          <w:rtl/>
          <w:lang w:eastAsia="he-IL"/>
        </w:rPr>
        <w:t>הוראה של רשות מוסמכת בתוקף סמכותה על פי הדין.</w:t>
      </w:r>
    </w:p>
    <w:p w14:paraId="06A6CB0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C8598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הרשות</w:t>
      </w:r>
    </w:p>
    <w:p w14:paraId="6C1EBB5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המקומית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720721F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6AF2E0B"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חוזה</w:t>
      </w:r>
    </w:p>
    <w:p w14:paraId="598614B7"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הפיתוח</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w:t>
      </w:r>
    </w:p>
    <w:p w14:paraId="07D59D94"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90AFC3A"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הכותרות בחוזה זה </w:t>
      </w:r>
      <w:r w:rsidRPr="00C521D8">
        <w:rPr>
          <w:rFonts w:ascii="Times New Roman" w:eastAsia="Times New Roman" w:hAnsi="Times New Roman" w:cs="David" w:hint="cs"/>
          <w:sz w:val="24"/>
          <w:szCs w:val="24"/>
          <w:rtl/>
          <w:lang w:eastAsia="he-IL"/>
        </w:rPr>
        <w:t xml:space="preserve">הינן לנוחיות בלבד ובכל מקרה </w:t>
      </w:r>
      <w:r w:rsidRPr="00C521D8">
        <w:rPr>
          <w:rFonts w:ascii="Times New Roman" w:eastAsia="Times New Roman" w:hAnsi="Times New Roman" w:cs="David"/>
          <w:sz w:val="24"/>
          <w:szCs w:val="24"/>
          <w:rtl/>
          <w:lang w:eastAsia="he-IL"/>
        </w:rPr>
        <w:t xml:space="preserve">לא ישמשו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פרש</w:t>
      </w:r>
      <w:r w:rsidRPr="00C521D8">
        <w:rPr>
          <w:rFonts w:ascii="Times New Roman" w:eastAsia="Times New Roman" w:hAnsi="Times New Roman" w:cs="David" w:hint="cs"/>
          <w:sz w:val="24"/>
          <w:szCs w:val="24"/>
          <w:rtl/>
          <w:lang w:eastAsia="he-IL"/>
        </w:rPr>
        <w:t>נות</w:t>
      </w:r>
      <w:r w:rsidRPr="00C521D8">
        <w:rPr>
          <w:rFonts w:ascii="Times New Roman" w:eastAsia="Times New Roman" w:hAnsi="Times New Roman" w:cs="David"/>
          <w:sz w:val="24"/>
          <w:szCs w:val="24"/>
          <w:rtl/>
          <w:lang w:eastAsia="he-IL"/>
        </w:rPr>
        <w:t>ו.</w:t>
      </w:r>
    </w:p>
    <w:p w14:paraId="257AFF29"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הנספחים לחוזה זה מהווים חלק בלתי נפרד הימנו ואלה הם:</w:t>
      </w:r>
    </w:p>
    <w:p w14:paraId="7A9B834F"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B096F7A"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א'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כללי;</w:t>
      </w:r>
    </w:p>
    <w:p w14:paraId="740665DF"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נספח 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שירותי היועץ;</w:t>
      </w:r>
    </w:p>
    <w:p w14:paraId="347F11F3"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ג'</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lang w:eastAsia="he-IL"/>
        </w:rPr>
        <w:t>–</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rtl/>
          <w:lang w:eastAsia="he-IL"/>
        </w:rPr>
        <w:tab/>
        <w:t>לוח זמנים;</w:t>
      </w:r>
    </w:p>
    <w:p w14:paraId="09E06D86"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ד'</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שכר היועץ;</w:t>
      </w:r>
    </w:p>
    <w:p w14:paraId="01D663C8"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ה'</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תשלומי שכר היועץ;</w:t>
      </w:r>
    </w:p>
    <w:p w14:paraId="18BEA8AE"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ו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הצהרה והתחייבות לשמירת סודיות;</w:t>
      </w:r>
    </w:p>
    <w:p w14:paraId="6559D774"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2AB6F7B"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5E0A29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ח'</w:t>
      </w:r>
      <w:r w:rsidRPr="00C521D8">
        <w:rPr>
          <w:rFonts w:ascii="Times New Roman" w:eastAsia="Times New Roman" w:hAnsi="Times New Roman" w:cs="David"/>
          <w:sz w:val="24"/>
          <w:szCs w:val="24"/>
          <w:rtl/>
          <w:lang w:eastAsia="he-IL"/>
        </w:rPr>
        <w:t xml:space="preserve"> - </w:t>
      </w:r>
      <w:r w:rsidRPr="00C521D8">
        <w:rPr>
          <w:rFonts w:ascii="Times New Roman" w:eastAsia="Times New Roman" w:hAnsi="Times New Roman" w:cs="David"/>
          <w:sz w:val="24"/>
          <w:szCs w:val="24"/>
          <w:rtl/>
          <w:lang w:eastAsia="he-IL"/>
        </w:rPr>
        <w:tab/>
        <w:t>רשימת התכניות והמסמכים שעל היועץ להנפיק.</w:t>
      </w:r>
    </w:p>
    <w:p w14:paraId="55C96932"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ט'</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אישור להשלמת הפרויקט/קטע מהפרויקט.</w:t>
      </w:r>
    </w:p>
    <w:p w14:paraId="2AD578CF" w14:textId="77777777" w:rsidR="00C521D8" w:rsidRPr="00C521D8" w:rsidRDefault="00C521D8" w:rsidP="00C521D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נספח י'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היעדר תביעות.</w:t>
      </w:r>
    </w:p>
    <w:p w14:paraId="5A886847"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שירותי היועץ</w:t>
      </w:r>
    </w:p>
    <w:p w14:paraId="3E1545C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מוסר בזה ליועץ והיועץ מקבל על עצמו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p>
    <w:p w14:paraId="5122E94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ומאשר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הינו מכיר ויודע את כל הנדרש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וכי הינו מורשה על 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דין למתן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היועץ, לרבות</w:t>
      </w:r>
      <w:r w:rsidRPr="00C521D8">
        <w:rPr>
          <w:rFonts w:ascii="Times New Roman" w:eastAsia="Times New Roman" w:hAnsi="Times New Roman" w:cs="David" w:hint="cs"/>
          <w:sz w:val="24"/>
          <w:szCs w:val="24"/>
          <w:rtl/>
          <w:lang w:eastAsia="he-IL"/>
        </w:rPr>
        <w:t xml:space="preserve"> אך לא רק</w:t>
      </w:r>
      <w:r w:rsidRPr="00C521D8">
        <w:rPr>
          <w:rFonts w:ascii="Times New Roman" w:eastAsia="Times New Roman" w:hAnsi="Times New Roman" w:cs="David"/>
          <w:sz w:val="24"/>
          <w:szCs w:val="24"/>
          <w:rtl/>
          <w:lang w:eastAsia="he-IL"/>
        </w:rPr>
        <w:t>,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חוק המהנדסים והאדריכלים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תשי"ח - 1958, כי יש בידו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שיון </w:t>
      </w:r>
      <w:r w:rsidRPr="00C521D8">
        <w:rPr>
          <w:rFonts w:ascii="Times New Roman" w:eastAsia="Times New Roman" w:hAnsi="Times New Roman" w:cs="David" w:hint="cs"/>
          <w:sz w:val="24"/>
          <w:szCs w:val="24"/>
          <w:rtl/>
          <w:lang w:eastAsia="he-IL"/>
        </w:rPr>
        <w:t xml:space="preserve">בר </w:t>
      </w:r>
      <w:r w:rsidRPr="00C521D8">
        <w:rPr>
          <w:rFonts w:ascii="Times New Roman" w:eastAsia="Times New Roman" w:hAnsi="Times New Roman" w:cs="David"/>
          <w:sz w:val="24"/>
          <w:szCs w:val="24"/>
          <w:rtl/>
          <w:lang w:eastAsia="he-IL"/>
        </w:rPr>
        <w:t>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קף לביצוע שירותי </w:t>
      </w:r>
      <w:r w:rsidRPr="00C521D8">
        <w:rPr>
          <w:rFonts w:ascii="Times New Roman" w:eastAsia="Times New Roman" w:hAnsi="Times New Roman" w:cs="David" w:hint="cs"/>
          <w:sz w:val="24"/>
          <w:szCs w:val="24"/>
          <w:rtl/>
          <w:lang w:eastAsia="he-IL"/>
        </w:rPr>
        <w:t xml:space="preserve"> היועץ על פי הדין</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כי הוא בעל הכישורים, הר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שיונות, הידע, הניסיון והאמצעים המאפשרים לו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ביצועם ברמה מקצועית גבוהה ובהתאם למותנה בחוזה.</w:t>
      </w:r>
    </w:p>
    <w:p w14:paraId="435BA6D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 לו שש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שיקול דעתו</w:t>
      </w:r>
      <w:r w:rsidRPr="00C521D8">
        <w:rPr>
          <w:rFonts w:ascii="Times New Roman" w:eastAsia="Times New Roman" w:hAnsi="Times New Roman" w:cs="David" w:hint="cs"/>
          <w:sz w:val="24"/>
          <w:szCs w:val="24"/>
          <w:rtl/>
          <w:lang w:eastAsia="he-IL"/>
        </w:rPr>
        <w:t xml:space="preserve"> הבלעדי</w:t>
      </w:r>
      <w:r w:rsidRPr="00C521D8">
        <w:rPr>
          <w:rFonts w:ascii="Times New Roman" w:eastAsia="Times New Roman" w:hAnsi="Times New Roman" w:cs="David"/>
          <w:sz w:val="24"/>
          <w:szCs w:val="24"/>
          <w:rtl/>
          <w:lang w:eastAsia="he-IL"/>
        </w:rPr>
        <w:t xml:space="preserve"> ו</w:t>
      </w:r>
      <w:r w:rsidRPr="00C521D8">
        <w:rPr>
          <w:rFonts w:ascii="Times New Roman" w:eastAsia="Times New Roman" w:hAnsi="Times New Roman" w:cs="David" w:hint="cs"/>
          <w:sz w:val="24"/>
          <w:szCs w:val="24"/>
          <w:rtl/>
          <w:lang w:eastAsia="he-IL"/>
        </w:rPr>
        <w:t xml:space="preserve">כי </w:t>
      </w:r>
      <w:r w:rsidRPr="00C521D8">
        <w:rPr>
          <w:rFonts w:ascii="Times New Roman" w:eastAsia="Times New Roman" w:hAnsi="Times New Roman" w:cs="David"/>
          <w:sz w:val="24"/>
          <w:szCs w:val="24"/>
          <w:rtl/>
          <w:lang w:eastAsia="he-IL"/>
        </w:rPr>
        <w:t xml:space="preserve">הם יינתנו על ידו בשלבי 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עוד</w:t>
      </w:r>
      <w:r w:rsidRPr="00C521D8">
        <w:rPr>
          <w:rFonts w:ascii="Times New Roman" w:eastAsia="Times New Roman" w:hAnsi="Times New Roman" w:cs="David"/>
          <w:sz w:val="24"/>
          <w:szCs w:val="24"/>
          <w:rtl/>
          <w:lang w:eastAsia="he-IL"/>
        </w:rPr>
        <w:t xml:space="preserve"> מוסיף ומצהיר</w:t>
      </w:r>
      <w:r w:rsidRPr="00C521D8">
        <w:rPr>
          <w:rFonts w:ascii="Times New Roman" w:eastAsia="Times New Roman" w:hAnsi="Times New Roman" w:cs="David" w:hint="cs"/>
          <w:sz w:val="24"/>
          <w:szCs w:val="24"/>
          <w:rtl/>
          <w:lang w:eastAsia="he-IL"/>
        </w:rPr>
        <w:t xml:space="preserve"> היועץ,</w:t>
      </w:r>
      <w:r w:rsidRPr="00C521D8">
        <w:rPr>
          <w:rFonts w:ascii="Times New Roman" w:eastAsia="Times New Roman" w:hAnsi="Times New Roman" w:cs="David"/>
          <w:sz w:val="24"/>
          <w:szCs w:val="24"/>
          <w:rtl/>
          <w:lang w:eastAsia="he-IL"/>
        </w:rPr>
        <w:t xml:space="preserve"> כי ידוע לו שהמזמין אינו מתחייב להזמין מ</w:t>
      </w:r>
      <w:r w:rsidRPr="00C521D8">
        <w:rPr>
          <w:rFonts w:ascii="Times New Roman" w:eastAsia="Times New Roman" w:hAnsi="Times New Roman" w:cs="David" w:hint="cs"/>
          <w:sz w:val="24"/>
          <w:szCs w:val="24"/>
          <w:rtl/>
          <w:lang w:eastAsia="he-IL"/>
        </w:rPr>
        <w:t>מנו</w:t>
      </w:r>
      <w:r w:rsidRPr="00C521D8">
        <w:rPr>
          <w:rFonts w:ascii="Times New Roman" w:eastAsia="Times New Roman" w:hAnsi="Times New Roman" w:cs="David"/>
          <w:sz w:val="24"/>
          <w:szCs w:val="24"/>
          <w:rtl/>
          <w:lang w:eastAsia="he-IL"/>
        </w:rPr>
        <w:t xml:space="preserve"> שירותים נוספים מעבר לנקוב בחוזה זה ו</w:t>
      </w:r>
      <w:r w:rsidRPr="00C521D8">
        <w:rPr>
          <w:rFonts w:ascii="Times New Roman" w:eastAsia="Times New Roman" w:hAnsi="Times New Roman" w:cs="David" w:hint="cs"/>
          <w:sz w:val="24"/>
          <w:szCs w:val="24"/>
          <w:rtl/>
          <w:lang w:eastAsia="he-IL"/>
        </w:rPr>
        <w:t xml:space="preserve">כמפורט </w:t>
      </w:r>
      <w:r w:rsidRPr="00C521D8">
        <w:rPr>
          <w:rFonts w:ascii="Times New Roman" w:eastAsia="Times New Roman" w:hAnsi="Times New Roman" w:cs="David"/>
          <w:sz w:val="24"/>
          <w:szCs w:val="24"/>
          <w:rtl/>
          <w:lang w:eastAsia="he-IL"/>
        </w:rPr>
        <w:lastRenderedPageBreak/>
        <w:t xml:space="preserve">בנספח </w:t>
      </w:r>
      <w:r w:rsidRPr="00C521D8">
        <w:rPr>
          <w:rFonts w:ascii="Times New Roman" w:eastAsia="Times New Roman" w:hAnsi="Times New Roman" w:cs="David"/>
          <w:bCs/>
          <w:sz w:val="24"/>
          <w:szCs w:val="24"/>
          <w:rtl/>
          <w:lang w:eastAsia="he-IL"/>
        </w:rPr>
        <w:t xml:space="preserve">ב'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2E1CC82C"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213804B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שיקבעו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ע"י המזמין ויהיה חייב לנהוג לפיהם ולקיימם ללא סטייה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הוראה</w:t>
      </w:r>
      <w:r w:rsidRPr="00C521D8">
        <w:rPr>
          <w:rFonts w:ascii="Times New Roman" w:eastAsia="Times New Roman" w:hAnsi="Times New Roman" w:cs="David" w:hint="cs"/>
          <w:sz w:val="24"/>
          <w:szCs w:val="24"/>
          <w:rtl/>
          <w:lang w:eastAsia="he-IL"/>
        </w:rPr>
        <w:t xml:space="preserve"> מפורשת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מהמזמין.</w:t>
      </w:r>
    </w:p>
    <w:p w14:paraId="7D18E9C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הכל כפי שיקבע ע"י המנהל. כן מתחייב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להשתתף בת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מראש בכל ישיבות התיאום אליהן יוזמן.</w:t>
      </w:r>
    </w:p>
    <w:p w14:paraId="3FCDF56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ישמור על נוהלי קשר, תיאום,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שום וצורת המסמכים לפי דרישת המנהל.</w:t>
      </w:r>
    </w:p>
    <w:p w14:paraId="5B4B3B9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עוד לא יקבע אחרת ע"י המזמין, יהיה המנהל כ</w:t>
      </w:r>
      <w:r w:rsidRPr="00C521D8">
        <w:rPr>
          <w:rFonts w:ascii="Times New Roman" w:eastAsia="Times New Roman" w:hAnsi="Times New Roman" w:cs="David" w:hint="cs"/>
          <w:sz w:val="24"/>
          <w:szCs w:val="24"/>
          <w:rtl/>
          <w:lang w:eastAsia="he-IL"/>
        </w:rPr>
        <w:t>הגדרתו</w:t>
      </w:r>
      <w:r w:rsidRPr="00C521D8">
        <w:rPr>
          <w:rFonts w:ascii="Times New Roman" w:eastAsia="Times New Roman" w:hAnsi="Times New Roman" w:cs="David"/>
          <w:sz w:val="24"/>
          <w:szCs w:val="24"/>
          <w:rtl/>
          <w:lang w:eastAsia="he-IL"/>
        </w:rPr>
        <w:t xml:space="preserve"> בנספח </w:t>
      </w:r>
      <w:r w:rsidRPr="00C521D8">
        <w:rPr>
          <w:rFonts w:ascii="Times New Roman" w:eastAsia="Times New Roman" w:hAnsi="Times New Roman" w:cs="David"/>
          <w:bCs/>
          <w:sz w:val="24"/>
          <w:szCs w:val="24"/>
          <w:rtl/>
          <w:lang w:eastAsia="he-IL"/>
        </w:rPr>
        <w:t xml:space="preserve">א' </w:t>
      </w:r>
      <w:r w:rsidRPr="00C521D8">
        <w:rPr>
          <w:rFonts w:ascii="Times New Roman" w:eastAsia="Times New Roman" w:hAnsi="Times New Roman" w:cs="David"/>
          <w:sz w:val="24"/>
          <w:szCs w:val="24"/>
          <w:rtl/>
          <w:lang w:eastAsia="he-IL"/>
        </w:rPr>
        <w:t>ועל היועץ להיות</w:t>
      </w:r>
      <w:r w:rsidRPr="00C521D8">
        <w:rPr>
          <w:rFonts w:ascii="Times New Roman" w:eastAsia="Times New Roman" w:hAnsi="Times New Roman" w:cs="David" w:hint="cs"/>
          <w:sz w:val="24"/>
          <w:szCs w:val="24"/>
          <w:rtl/>
          <w:lang w:eastAsia="he-IL"/>
        </w:rPr>
        <w:t xml:space="preserve"> עמו</w:t>
      </w:r>
      <w:r w:rsidRPr="00C521D8">
        <w:rPr>
          <w:rFonts w:ascii="Times New Roman" w:eastAsia="Times New Roman" w:hAnsi="Times New Roman" w:cs="David"/>
          <w:sz w:val="24"/>
          <w:szCs w:val="24"/>
          <w:rtl/>
          <w:lang w:eastAsia="he-IL"/>
        </w:rPr>
        <w:t xml:space="preserve"> בקשר מתמי</w:t>
      </w:r>
      <w:r w:rsidRPr="00C521D8">
        <w:rPr>
          <w:rFonts w:ascii="Times New Roman" w:eastAsia="Times New Roman" w:hAnsi="Times New Roman" w:cs="David" w:hint="cs"/>
          <w:sz w:val="24"/>
          <w:szCs w:val="24"/>
          <w:rtl/>
          <w:lang w:eastAsia="he-IL"/>
        </w:rPr>
        <w:t>ד</w:t>
      </w:r>
      <w:r w:rsidRPr="00C521D8">
        <w:rPr>
          <w:rFonts w:ascii="Times New Roman" w:eastAsia="Times New Roman" w:hAnsi="Times New Roman" w:cs="David"/>
          <w:sz w:val="24"/>
          <w:szCs w:val="24"/>
          <w:rtl/>
          <w:lang w:eastAsia="he-IL"/>
        </w:rPr>
        <w:t xml:space="preserve"> ולתאם עמו את כל פעולותיו, אלא אם נקבע </w:t>
      </w:r>
      <w:r w:rsidRPr="00C521D8">
        <w:rPr>
          <w:rFonts w:ascii="Times New Roman" w:eastAsia="Times New Roman" w:hAnsi="Times New Roman" w:cs="David" w:hint="cs"/>
          <w:sz w:val="24"/>
          <w:szCs w:val="24"/>
          <w:rtl/>
          <w:lang w:eastAsia="he-IL"/>
        </w:rPr>
        <w:t xml:space="preserve">מפורשות </w:t>
      </w:r>
      <w:r w:rsidRPr="00C521D8">
        <w:rPr>
          <w:rFonts w:ascii="Times New Roman" w:eastAsia="Times New Roman" w:hAnsi="Times New Roman" w:cs="David"/>
          <w:sz w:val="24"/>
          <w:szCs w:val="24"/>
          <w:rtl/>
          <w:lang w:eastAsia="he-IL"/>
        </w:rPr>
        <w:t>אחרת ע"י המזמין.</w:t>
      </w:r>
    </w:p>
    <w:p w14:paraId="703AEAC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ידועות לו הוראות כל התכניות הקיימות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C521D8">
        <w:rPr>
          <w:rFonts w:ascii="Times New Roman" w:eastAsia="Times New Roman" w:hAnsi="Times New Roman" w:cs="David" w:hint="cs"/>
          <w:sz w:val="24"/>
          <w:szCs w:val="24"/>
          <w:rtl/>
          <w:lang w:eastAsia="he-IL"/>
        </w:rPr>
        <w:t>יהם של</w:t>
      </w:r>
      <w:r w:rsidRPr="00C521D8">
        <w:rPr>
          <w:rFonts w:ascii="Times New Roman" w:eastAsia="Times New Roman" w:hAnsi="Times New Roman" w:cs="David"/>
          <w:sz w:val="24"/>
          <w:szCs w:val="24"/>
          <w:rtl/>
          <w:lang w:eastAsia="he-IL"/>
        </w:rPr>
        <w:t xml:space="preserve"> הדין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הנהלים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התקנים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התקנות החלים בקשר עם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והוא מתחייב לפעול בהתאם לקבוע בהם.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מצהיר היועץ כי </w:t>
      </w:r>
      <w:r w:rsidRPr="00C521D8">
        <w:rPr>
          <w:rFonts w:ascii="Times New Roman" w:eastAsia="Times New Roman" w:hAnsi="Times New Roman" w:cs="David" w:hint="cs"/>
          <w:sz w:val="24"/>
          <w:szCs w:val="24"/>
          <w:rtl/>
          <w:lang w:eastAsia="he-IL"/>
        </w:rPr>
        <w:t xml:space="preserve">הוא </w:t>
      </w:r>
      <w:r w:rsidRPr="00C521D8">
        <w:rPr>
          <w:rFonts w:ascii="Times New Roman" w:eastAsia="Times New Roman" w:hAnsi="Times New Roman" w:cs="David"/>
          <w:sz w:val="24"/>
          <w:szCs w:val="24"/>
          <w:rtl/>
          <w:lang w:eastAsia="he-IL"/>
        </w:rPr>
        <w:t xml:space="preserve">בדק בעצמו את כל הנושאים הרלוונטיים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F4D879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להפיק את כל התכניות </w:t>
      </w:r>
      <w:r w:rsidRPr="00C521D8">
        <w:rPr>
          <w:rFonts w:ascii="Times New Roman" w:eastAsia="Times New Roman" w:hAnsi="Times New Roman" w:cs="David" w:hint="cs"/>
          <w:sz w:val="24"/>
          <w:szCs w:val="24"/>
          <w:rtl/>
          <w:lang w:eastAsia="he-IL"/>
        </w:rPr>
        <w:t>נשוא</w:t>
      </w:r>
      <w:r w:rsidRPr="00C521D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וע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C521D8">
        <w:rPr>
          <w:rFonts w:ascii="Times New Roman" w:eastAsia="Times New Roman" w:hAnsi="Times New Roman" w:cs="David" w:hint="cs"/>
          <w:sz w:val="24"/>
          <w:szCs w:val="24"/>
          <w:rtl/>
          <w:lang w:eastAsia="he-IL"/>
        </w:rPr>
        <w:t xml:space="preserve">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w:t>
      </w:r>
    </w:p>
    <w:p w14:paraId="7C58A29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יגיש ליועצים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521D8">
        <w:rPr>
          <w:rFonts w:ascii="Times New Roman" w:eastAsia="Times New Roman" w:hAnsi="Times New Roman" w:cs="David" w:hint="cs"/>
          <w:sz w:val="24"/>
          <w:szCs w:val="24"/>
          <w:rtl/>
          <w:lang w:eastAsia="he-IL"/>
        </w:rPr>
        <w:t xml:space="preserve">מפורשות על פי </w:t>
      </w:r>
      <w:r w:rsidRPr="00C521D8">
        <w:rPr>
          <w:rFonts w:ascii="Times New Roman" w:eastAsia="Times New Roman" w:hAnsi="Times New Roman" w:cs="David"/>
          <w:sz w:val="24"/>
          <w:szCs w:val="24"/>
          <w:rtl/>
          <w:lang w:eastAsia="he-IL"/>
        </w:rPr>
        <w:t>חוזה זה.</w:t>
      </w:r>
    </w:p>
    <w:p w14:paraId="6F61A3A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אין לו ולא תהינה לו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תביעות ו/או טענות</w:t>
      </w:r>
      <w:r w:rsidRPr="00C521D8">
        <w:rPr>
          <w:rFonts w:ascii="Times New Roman" w:eastAsia="Times New Roman" w:hAnsi="Times New Roman" w:cs="David" w:hint="cs"/>
          <w:sz w:val="24"/>
          <w:szCs w:val="24"/>
          <w:rtl/>
          <w:lang w:eastAsia="he-IL"/>
        </w:rPr>
        <w:t xml:space="preserve"> ו/או דרישות ו/או תלונות</w:t>
      </w:r>
      <w:r w:rsidRPr="00C521D8">
        <w:rPr>
          <w:rFonts w:ascii="Times New Roman" w:eastAsia="Times New Roman" w:hAnsi="Times New Roman" w:cs="David"/>
          <w:sz w:val="24"/>
          <w:szCs w:val="24"/>
          <w:rtl/>
          <w:lang w:eastAsia="he-IL"/>
        </w:rPr>
        <w:t xml:space="preserve"> כלפי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כלפי המתכננים האחרים בגין מסירת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 משמסר המזמין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 xml:space="preserve">ביצוע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FCF93F0"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"רמדורנט"</w:t>
      </w:r>
      <w:r w:rsidRPr="00C521D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C521D8">
        <w:rPr>
          <w:rFonts w:ascii="Times New Roman" w:eastAsia="Times New Roman" w:hAnsi="Times New Roman" w:cs="David" w:hint="cs"/>
          <w:sz w:val="24"/>
          <w:szCs w:val="24"/>
          <w:rtl/>
          <w:lang w:eastAsia="he-IL"/>
        </w:rPr>
        <w:t>.</w:t>
      </w:r>
    </w:p>
    <w:p w14:paraId="296B0B12"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צוות עובדים ואמצעים</w:t>
      </w:r>
    </w:p>
    <w:p w14:paraId="0A9483D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יקיים משרד מאויש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מאורגן ומצויד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באופן שיאפשר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בהתאם להוראות חוזה זה.</w:t>
      </w:r>
    </w:p>
    <w:p w14:paraId="7E9186F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hint="cs"/>
          <w:b/>
          <w:sz w:val="24"/>
          <w:szCs w:val="24"/>
          <w:rtl/>
          <w:lang w:eastAsia="he-IL"/>
        </w:rPr>
        <w:t>המצ"ב,</w:t>
      </w:r>
      <w:r w:rsidRPr="00C521D8">
        <w:rPr>
          <w:rFonts w:ascii="Times New Roman" w:eastAsia="Times New Roman" w:hAnsi="Times New Roman" w:cs="David"/>
          <w:sz w:val="24"/>
          <w:szCs w:val="24"/>
          <w:rtl/>
          <w:lang w:eastAsia="he-IL"/>
        </w:rPr>
        <w:t xml:space="preserve"> יתאים לביצוע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ברמה ובמועדים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FF3D21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C521D8">
        <w:rPr>
          <w:rFonts w:ascii="Times New Roman" w:eastAsia="Times New Roman" w:hAnsi="Times New Roman" w:cs="David" w:hint="cs"/>
          <w:sz w:val="24"/>
          <w:szCs w:val="24"/>
          <w:rtl/>
          <w:lang w:eastAsia="he-IL"/>
        </w:rPr>
        <w:t xml:space="preserve">המוחלט </w:t>
      </w:r>
      <w:r w:rsidRPr="00C521D8">
        <w:rPr>
          <w:rFonts w:ascii="Times New Roman" w:eastAsia="Times New Roman" w:hAnsi="Times New Roman" w:cs="David"/>
          <w:sz w:val="24"/>
          <w:szCs w:val="24"/>
          <w:rtl/>
          <w:lang w:eastAsia="he-IL"/>
        </w:rPr>
        <w:t>- להורות ליועץ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7CF180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מנהלו הראשי של היועץ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המנהל הראשי</w:t>
      </w:r>
      <w:r w:rsidRPr="00C521D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1ED9279F"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w:t>
      </w:r>
      <w:r w:rsidRPr="00C521D8">
        <w:rPr>
          <w:rFonts w:ascii="Times New Roman" w:eastAsia="Times New Roman" w:hAnsi="Times New Roman" w:cs="David" w:hint="cs"/>
          <w:sz w:val="24"/>
          <w:szCs w:val="24"/>
          <w:rtl/>
          <w:lang w:eastAsia="he-IL"/>
        </w:rPr>
        <w:t>צהיר, כי ידוע לו, ש</w:t>
      </w:r>
      <w:r w:rsidRPr="00C521D8">
        <w:rPr>
          <w:rFonts w:ascii="Times New Roman" w:eastAsia="Times New Roman" w:hAnsi="Times New Roman" w:cs="David"/>
          <w:sz w:val="24"/>
          <w:szCs w:val="24"/>
          <w:rtl/>
          <w:lang w:eastAsia="he-IL"/>
        </w:rPr>
        <w:t>במשך כל 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קפ</w:t>
      </w:r>
      <w:r w:rsidRPr="00C521D8">
        <w:rPr>
          <w:rFonts w:ascii="Times New Roman" w:eastAsia="Times New Roman" w:hAnsi="Times New Roman" w:cs="David" w:hint="cs"/>
          <w:sz w:val="24"/>
          <w:szCs w:val="24"/>
          <w:rtl/>
          <w:lang w:eastAsia="he-IL"/>
        </w:rPr>
        <w:t>ו של</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יעמוד המנהל הראשי בראשו, יהיה מעורב אישית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התכנון. מבלי לגרוע מהתחייבויות היועץ כמתחייב מ</w:t>
      </w:r>
      <w:r w:rsidRPr="00C521D8">
        <w:rPr>
          <w:rFonts w:ascii="Times New Roman" w:eastAsia="Times New Roman" w:hAnsi="Times New Roman" w:cs="David" w:hint="cs"/>
          <w:sz w:val="24"/>
          <w:szCs w:val="24"/>
          <w:rtl/>
          <w:lang w:eastAsia="he-IL"/>
        </w:rPr>
        <w:t>חוזה זה,</w:t>
      </w:r>
      <w:r w:rsidRPr="00C521D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BD1D442"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0BC8A51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המזמין רשאי </w:t>
      </w:r>
      <w:r w:rsidRPr="00C521D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C521D8">
        <w:rPr>
          <w:rFonts w:ascii="Times New Roman" w:eastAsia="Times New Roman" w:hAnsi="Times New Roman" w:cs="David" w:hint="cs"/>
          <w:sz w:val="24"/>
          <w:szCs w:val="24"/>
          <w:rtl/>
          <w:lang w:eastAsia="he-IL"/>
        </w:rPr>
        <w:t xml:space="preserve">אחר </w:t>
      </w:r>
      <w:r w:rsidRPr="00C521D8">
        <w:rPr>
          <w:rFonts w:ascii="Times New Roman" w:eastAsia="Times New Roman" w:hAnsi="Times New Roman" w:cs="David"/>
          <w:sz w:val="24"/>
          <w:szCs w:val="24"/>
          <w:rtl/>
          <w:lang w:eastAsia="he-IL"/>
        </w:rPr>
        <w:t>דרישת המזמין לאלתר.</w:t>
      </w:r>
    </w:p>
    <w:p w14:paraId="2B73522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החלטות המזמין בדבר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ו/או החלפת עובד מעובדי היועץ תינתנה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המוחלט</w:t>
      </w:r>
      <w:r w:rsidRPr="00C521D8">
        <w:rPr>
          <w:rFonts w:ascii="Times New Roman" w:eastAsia="Times New Roman" w:hAnsi="Times New Roman" w:cs="David" w:hint="cs"/>
          <w:sz w:val="24"/>
          <w:szCs w:val="24"/>
          <w:rtl/>
          <w:lang w:eastAsia="he-IL"/>
        </w:rPr>
        <w:t xml:space="preserve"> של המזמין</w:t>
      </w:r>
      <w:r w:rsidRPr="00C521D8">
        <w:rPr>
          <w:rFonts w:ascii="Times New Roman" w:eastAsia="Times New Roman" w:hAnsi="Times New Roman" w:cs="David"/>
          <w:sz w:val="24"/>
          <w:szCs w:val="24"/>
          <w:rtl/>
          <w:lang w:eastAsia="he-IL"/>
        </w:rPr>
        <w:t xml:space="preserve"> וללא צורך במתן נימוקים</w:t>
      </w:r>
      <w:r w:rsidRPr="00C521D8">
        <w:rPr>
          <w:rFonts w:ascii="Times New Roman" w:eastAsia="Times New Roman" w:hAnsi="Times New Roman" w:cs="David" w:hint="cs"/>
          <w:sz w:val="24"/>
          <w:szCs w:val="24"/>
          <w:rtl/>
          <w:lang w:eastAsia="he-IL"/>
        </w:rPr>
        <w:t xml:space="preserve"> כאלה ואחרים</w:t>
      </w:r>
      <w:r w:rsidRPr="00C521D8">
        <w:rPr>
          <w:rFonts w:ascii="Times New Roman" w:eastAsia="Times New Roman" w:hAnsi="Times New Roman" w:cs="David"/>
          <w:sz w:val="24"/>
          <w:szCs w:val="24"/>
          <w:rtl/>
          <w:lang w:eastAsia="he-IL"/>
        </w:rPr>
        <w:t>. אין בהחלטות אלה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לשחרר את היועץ מאי</w:t>
      </w:r>
      <w:r w:rsidRPr="00C521D8">
        <w:rPr>
          <w:rFonts w:ascii="Times New Roman" w:eastAsia="Times New Roman" w:hAnsi="Times New Roman" w:cs="David" w:hint="cs"/>
          <w:sz w:val="24"/>
          <w:szCs w:val="24"/>
          <w:rtl/>
          <w:lang w:eastAsia="he-IL"/>
        </w:rPr>
        <w:t>לו</w:t>
      </w:r>
      <w:r w:rsidRPr="00C521D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C521D8">
        <w:rPr>
          <w:rFonts w:ascii="Times New Roman" w:eastAsia="Times New Roman" w:hAnsi="Times New Roman" w:cs="David" w:hint="cs"/>
          <w:sz w:val="24"/>
          <w:szCs w:val="24"/>
          <w:rtl/>
          <w:lang w:eastAsia="he-IL"/>
        </w:rPr>
        <w:t xml:space="preserve"> ו/או חבות</w:t>
      </w:r>
      <w:r w:rsidRPr="00C521D8">
        <w:rPr>
          <w:rFonts w:ascii="Times New Roman" w:eastAsia="Times New Roman" w:hAnsi="Times New Roman" w:cs="David"/>
          <w:sz w:val="24"/>
          <w:szCs w:val="24"/>
          <w:rtl/>
          <w:lang w:eastAsia="he-IL"/>
        </w:rPr>
        <w:t xml:space="preserve"> שהיא.</w:t>
      </w:r>
    </w:p>
    <w:p w14:paraId="02229ADA"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לצייד על חשבונו את צוות עובדיו בכל הציוד הדרוש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w:t>
      </w:r>
      <w:r w:rsidRPr="00C521D8">
        <w:rPr>
          <w:rFonts w:ascii="Times New Roman" w:eastAsia="Times New Roman" w:hAnsi="Times New Roman" w:cs="David" w:hint="cs"/>
          <w:sz w:val="24"/>
          <w:szCs w:val="24"/>
          <w:rtl/>
          <w:lang w:eastAsia="he-IL"/>
        </w:rPr>
        <w:t>האחריות בגין אחזקת</w:t>
      </w:r>
      <w:r w:rsidRPr="00C521D8">
        <w:rPr>
          <w:rFonts w:ascii="Times New Roman" w:eastAsia="Times New Roman" w:hAnsi="Times New Roman" w:cs="David"/>
          <w:sz w:val="24"/>
          <w:szCs w:val="24"/>
          <w:rtl/>
          <w:lang w:eastAsia="he-IL"/>
        </w:rPr>
        <w:t xml:space="preserve"> ושמיר</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ציוד</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תהיה בידי היועץ ועל חשבונו, והמזמין לא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בכל אחריות </w:t>
      </w:r>
      <w:r w:rsidRPr="00C521D8">
        <w:rPr>
          <w:rFonts w:ascii="Times New Roman" w:eastAsia="Times New Roman" w:hAnsi="Times New Roman" w:cs="David" w:hint="cs"/>
          <w:sz w:val="24"/>
          <w:szCs w:val="24"/>
          <w:rtl/>
          <w:lang w:eastAsia="he-IL"/>
        </w:rPr>
        <w:t xml:space="preserve">ו/או חבות </w:t>
      </w:r>
      <w:r w:rsidRPr="00C521D8">
        <w:rPr>
          <w:rFonts w:ascii="Times New Roman" w:eastAsia="Times New Roman" w:hAnsi="Times New Roman" w:cs="David"/>
          <w:sz w:val="24"/>
          <w:szCs w:val="24"/>
          <w:rtl/>
          <w:lang w:eastAsia="he-IL"/>
        </w:rPr>
        <w:t>בגין א</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בדן </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או נזק</w:t>
      </w:r>
      <w:r w:rsidRPr="00C521D8">
        <w:rPr>
          <w:rFonts w:ascii="Times New Roman" w:eastAsia="Times New Roman" w:hAnsi="Times New Roman" w:cs="David" w:hint="cs"/>
          <w:sz w:val="24"/>
          <w:szCs w:val="24"/>
          <w:rtl/>
          <w:lang w:eastAsia="he-IL"/>
        </w:rPr>
        <w:t xml:space="preserve"> ו/או קלקול</w:t>
      </w:r>
      <w:r w:rsidRPr="00C521D8">
        <w:rPr>
          <w:rFonts w:ascii="Times New Roman" w:eastAsia="Times New Roman" w:hAnsi="Times New Roman" w:cs="David"/>
          <w:sz w:val="24"/>
          <w:szCs w:val="24"/>
          <w:rtl/>
          <w:lang w:eastAsia="he-IL"/>
        </w:rPr>
        <w:t xml:space="preserve"> כלשהו לציוד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לכל חלק ממנו מכל סיבה שהיא.</w:t>
      </w:r>
    </w:p>
    <w:p w14:paraId="049B4F07"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היועץ</w:t>
      </w:r>
    </w:p>
    <w:p w14:paraId="55336B0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במגעים עם רשויות 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עם הרשות המקומית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הנוגע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וכל הכרוך בכך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w:t>
      </w:r>
    </w:p>
    <w:p w14:paraId="309CDD5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שהיועץ לא יגיש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תיקונים לתכניות לא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הרשויות המוסמכות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אושרו קודם לכן</w:t>
      </w:r>
      <w:r w:rsidRPr="00C521D8">
        <w:rPr>
          <w:rFonts w:ascii="Times New Roman" w:eastAsia="Times New Roman" w:hAnsi="Times New Roman" w:cs="David" w:hint="cs"/>
          <w:sz w:val="24"/>
          <w:szCs w:val="24"/>
          <w:rtl/>
          <w:lang w:eastAsia="he-IL"/>
        </w:rPr>
        <w:t>, מראש ובכתב,</w:t>
      </w:r>
      <w:r w:rsidRPr="00C521D8">
        <w:rPr>
          <w:rFonts w:ascii="Times New Roman" w:eastAsia="Times New Roman" w:hAnsi="Times New Roman" w:cs="David"/>
          <w:sz w:val="24"/>
          <w:szCs w:val="24"/>
          <w:rtl/>
          <w:lang w:eastAsia="he-IL"/>
        </w:rPr>
        <w:t xml:space="preserve"> ע"י המזמין.</w:t>
      </w:r>
    </w:p>
    <w:p w14:paraId="0CE366C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הכרוך בהתחייבות חוקית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כספית</w:t>
      </w:r>
      <w:r w:rsidRPr="00C521D8">
        <w:rPr>
          <w:rFonts w:ascii="Times New Roman" w:eastAsia="Times New Roman" w:hAnsi="Times New Roman" w:cs="David" w:hint="cs"/>
          <w:sz w:val="24"/>
          <w:szCs w:val="24"/>
          <w:rtl/>
          <w:lang w:eastAsia="he-IL"/>
        </w:rPr>
        <w:t xml:space="preserve"> ו/או אחרת,</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0AEAF840"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זולת אם</w:t>
      </w:r>
      <w:r w:rsidRPr="00C521D8">
        <w:rPr>
          <w:rFonts w:ascii="Times New Roman" w:eastAsia="Times New Roman" w:hAnsi="Times New Roman" w:cs="David"/>
          <w:sz w:val="24"/>
          <w:szCs w:val="24"/>
          <w:rtl/>
          <w:lang w:eastAsia="he-IL"/>
        </w:rPr>
        <w:t xml:space="preserve"> יוסמך לכך ע"י המזמין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יהיה היועץ רשאי ליתן הוראות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הנחיות</w:t>
      </w:r>
      <w:r w:rsidRPr="00C521D8">
        <w:rPr>
          <w:rFonts w:ascii="Times New Roman" w:eastAsia="Times New Roman" w:hAnsi="Times New Roman" w:cs="David" w:hint="cs"/>
          <w:sz w:val="24"/>
          <w:szCs w:val="24"/>
          <w:rtl/>
          <w:lang w:eastAsia="he-IL"/>
        </w:rPr>
        <w:t>, בין</w:t>
      </w:r>
      <w:r w:rsidRPr="00C521D8">
        <w:rPr>
          <w:rFonts w:ascii="Times New Roman" w:eastAsia="Times New Roman" w:hAnsi="Times New Roman" w:cs="David"/>
          <w:sz w:val="24"/>
          <w:szCs w:val="24"/>
          <w:rtl/>
          <w:lang w:eastAsia="he-IL"/>
        </w:rPr>
        <w:t xml:space="preserve"> במישרין</w:t>
      </w:r>
      <w:r w:rsidRPr="00C521D8">
        <w:rPr>
          <w:rFonts w:ascii="Times New Roman" w:eastAsia="Times New Roman" w:hAnsi="Times New Roman" w:cs="David" w:hint="cs"/>
          <w:sz w:val="24"/>
          <w:szCs w:val="24"/>
          <w:rtl/>
          <w:lang w:eastAsia="he-IL"/>
        </w:rPr>
        <w:t xml:space="preserve"> ובין בעקיפין,</w:t>
      </w:r>
      <w:r w:rsidRPr="00C521D8">
        <w:rPr>
          <w:rFonts w:ascii="Times New Roman" w:eastAsia="Times New Roman" w:hAnsi="Times New Roman" w:cs="David"/>
          <w:sz w:val="24"/>
          <w:szCs w:val="24"/>
          <w:rtl/>
          <w:lang w:eastAsia="he-IL"/>
        </w:rPr>
        <w:t xml:space="preserve"> לקבלן הראשי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לקבלן העבודות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לנהל עמם מו"מ ביחס למחירים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דרכי ביצוע הכרוכים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 מחירים</w:t>
      </w:r>
      <w:r w:rsidRPr="00C521D8">
        <w:rPr>
          <w:rFonts w:ascii="Times New Roman" w:eastAsia="Times New Roman" w:hAnsi="Times New Roman" w:cs="David" w:hint="cs"/>
          <w:sz w:val="24"/>
          <w:szCs w:val="24"/>
          <w:rtl/>
          <w:lang w:eastAsia="he-IL"/>
        </w:rPr>
        <w:t xml:space="preserve"> ו/או כמויות</w:t>
      </w:r>
      <w:r w:rsidRPr="00C521D8">
        <w:rPr>
          <w:rFonts w:ascii="Times New Roman" w:eastAsia="Times New Roman" w:hAnsi="Times New Roman" w:cs="David"/>
          <w:sz w:val="24"/>
          <w:szCs w:val="24"/>
          <w:rtl/>
          <w:lang w:eastAsia="he-IL"/>
        </w:rPr>
        <w:t>, אלא באמצעות המזמין או המנהל.</w:t>
      </w:r>
    </w:p>
    <w:p w14:paraId="734270CF"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lastRenderedPageBreak/>
        <w:t>סמכויות המנהל</w:t>
      </w:r>
    </w:p>
    <w:p w14:paraId="56EEB2E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לבדוק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עת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את שרותי היועץ כולם או </w:t>
      </w:r>
      <w:r w:rsidRPr="00C521D8">
        <w:rPr>
          <w:rFonts w:ascii="Times New Roman" w:eastAsia="Times New Roman" w:hAnsi="Times New Roman" w:cs="David" w:hint="cs"/>
          <w:sz w:val="24"/>
          <w:szCs w:val="24"/>
          <w:rtl/>
          <w:lang w:eastAsia="he-IL"/>
        </w:rPr>
        <w:t>מקצתם</w:t>
      </w:r>
      <w:r w:rsidRPr="00C521D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 כן רשאי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E53268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
          <w:sz w:val="24"/>
          <w:szCs w:val="24"/>
          <w:rtl/>
          <w:lang w:eastAsia="he-IL"/>
        </w:rPr>
        <w:t xml:space="preserve"> המצ"ב</w:t>
      </w:r>
      <w:r w:rsidRPr="00C521D8">
        <w:rPr>
          <w:rFonts w:ascii="Times New Roman" w:eastAsia="Times New Roman" w:hAnsi="Times New Roman" w:cs="David"/>
          <w:sz w:val="24"/>
          <w:szCs w:val="24"/>
          <w:rtl/>
          <w:lang w:eastAsia="he-IL"/>
        </w:rPr>
        <w:t>.</w:t>
      </w:r>
    </w:p>
    <w:p w14:paraId="76F91F1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לצורך הפעלת סמכויותיו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רשאי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מי מטעמו לבקר במשרד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בכל מקום אחר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C521D8">
        <w:rPr>
          <w:rFonts w:ascii="Times New Roman" w:eastAsia="Times New Roman" w:hAnsi="Times New Roman" w:cs="David" w:hint="cs"/>
          <w:sz w:val="24"/>
          <w:szCs w:val="24"/>
          <w:rtl/>
          <w:lang w:eastAsia="he-IL"/>
        </w:rPr>
        <w:t>י המנהל 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w:t>
      </w:r>
    </w:p>
    <w:p w14:paraId="4E2ABBB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בהפעלת סמכויות המנהל על 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לגרוע </w:t>
      </w:r>
      <w:r w:rsidRPr="00C521D8">
        <w:rPr>
          <w:rFonts w:ascii="Times New Roman" w:eastAsia="Times New Roman" w:hAnsi="Times New Roman" w:cs="David" w:hint="cs"/>
          <w:sz w:val="24"/>
          <w:szCs w:val="24"/>
          <w:rtl/>
          <w:lang w:eastAsia="he-IL"/>
        </w:rPr>
        <w:t xml:space="preserve">ו/או לשחרר </w:t>
      </w:r>
      <w:r w:rsidRPr="00C521D8">
        <w:rPr>
          <w:rFonts w:ascii="Times New Roman" w:eastAsia="Times New Roman" w:hAnsi="Times New Roman" w:cs="David"/>
          <w:sz w:val="24"/>
          <w:szCs w:val="24"/>
          <w:rtl/>
          <w:lang w:eastAsia="he-IL"/>
        </w:rPr>
        <w:t xml:space="preserve">מאחריות </w:t>
      </w:r>
      <w:r w:rsidRPr="00C521D8">
        <w:rPr>
          <w:rFonts w:ascii="Times New Roman" w:eastAsia="Times New Roman" w:hAnsi="Times New Roman" w:cs="David" w:hint="cs"/>
          <w:sz w:val="24"/>
          <w:szCs w:val="24"/>
          <w:rtl/>
          <w:lang w:eastAsia="he-IL"/>
        </w:rPr>
        <w:t>היועץ על פי חוזה זה ו/או על פי כל דין.</w:t>
      </w:r>
      <w:r w:rsidRPr="00C521D8">
        <w:rPr>
          <w:rFonts w:ascii="Times New Roman" w:eastAsia="Times New Roman" w:hAnsi="Times New Roman" w:cs="David"/>
          <w:sz w:val="24"/>
          <w:szCs w:val="24"/>
          <w:rtl/>
          <w:lang w:eastAsia="he-IL"/>
        </w:rPr>
        <w:t xml:space="preserve"> בהקשר זה מובהר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586FB617"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אישר המנהל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C521D8">
        <w:rPr>
          <w:rFonts w:ascii="Times New Roman" w:eastAsia="Times New Roman" w:hAnsi="Times New Roman" w:cs="David" w:hint="cs"/>
          <w:sz w:val="24"/>
          <w:szCs w:val="24"/>
          <w:rtl/>
          <w:lang w:eastAsia="he-IL"/>
        </w:rPr>
        <w:t>חוזה</w:t>
      </w:r>
      <w:r w:rsidRPr="00C521D8">
        <w:rPr>
          <w:rFonts w:ascii="Times New Roman" w:eastAsia="Times New Roman" w:hAnsi="Times New Roman" w:cs="David"/>
          <w:sz w:val="24"/>
          <w:szCs w:val="24"/>
          <w:rtl/>
          <w:lang w:eastAsia="he-IL"/>
        </w:rPr>
        <w:t xml:space="preserve"> זה, </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לשחרר את היועץ מאחריותו המקצועית המלאה ו</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להטיל על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על המזמין אחריות כלשהי לטיב התכניות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המסמכים האמורים.</w:t>
      </w:r>
    </w:p>
    <w:p w14:paraId="50A9780E"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לוח זמנים ושלבי ב</w:t>
      </w:r>
      <w:r w:rsidRPr="00C521D8">
        <w:rPr>
          <w:rFonts w:ascii="Times New Roman" w:eastAsia="Times New Roman" w:hAnsi="Times New Roman" w:cs="David" w:hint="cs"/>
          <w:bCs/>
          <w:sz w:val="24"/>
          <w:szCs w:val="24"/>
          <w:u w:val="single"/>
          <w:rtl/>
          <w:lang w:eastAsia="he-IL"/>
        </w:rPr>
        <w:t>י</w:t>
      </w:r>
      <w:r w:rsidRPr="00C521D8">
        <w:rPr>
          <w:rFonts w:ascii="Times New Roman" w:eastAsia="Times New Roman" w:hAnsi="Times New Roman" w:cs="David"/>
          <w:bCs/>
          <w:sz w:val="24"/>
          <w:szCs w:val="24"/>
          <w:u w:val="single"/>
          <w:rtl/>
          <w:lang w:eastAsia="he-IL"/>
        </w:rPr>
        <w:t>צוע</w:t>
      </w:r>
    </w:p>
    <w:p w14:paraId="106F99E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C521D8">
        <w:rPr>
          <w:rFonts w:ascii="Times New Roman" w:eastAsia="Times New Roman" w:hAnsi="Times New Roman" w:cs="David"/>
          <w:b/>
          <w:bCs/>
          <w:sz w:val="24"/>
          <w:szCs w:val="24"/>
          <w:rtl/>
          <w:lang w:eastAsia="he-IL"/>
        </w:rPr>
        <w:t>ג'</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לוח הזמנים</w:t>
      </w:r>
      <w:r w:rsidRPr="00C521D8">
        <w:rPr>
          <w:rFonts w:ascii="Times New Roman" w:eastAsia="Times New Roman" w:hAnsi="Times New Roman" w:cs="David"/>
          <w:sz w:val="24"/>
          <w:szCs w:val="24"/>
          <w:rtl/>
          <w:lang w:eastAsia="he-IL"/>
        </w:rPr>
        <w:t>"). כל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 הכלול בשרותי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לא נקבע לו מועד בלוח הזמנים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יבוצע על ידי היועץ במועד שיהיה דרוש על מנת להבטיח</w:t>
      </w:r>
      <w:r w:rsidRPr="00C521D8">
        <w:rPr>
          <w:rFonts w:ascii="Times New Roman" w:eastAsia="Times New Roman" w:hAnsi="Times New Roman" w:cs="David" w:hint="cs"/>
          <w:sz w:val="24"/>
          <w:szCs w:val="24"/>
          <w:rtl/>
          <w:lang w:eastAsia="he-IL"/>
        </w:rPr>
        <w:t xml:space="preserve"> את</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 xml:space="preserve">קבלנים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אחרים בהתאם ללוח הזמנים המוסכם 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מם.</w:t>
      </w:r>
    </w:p>
    <w:p w14:paraId="24705DE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יתחיל היועץ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קטע מהפרויקט ו/או שלב משלבי העבודה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או </w:t>
      </w:r>
      <w:r w:rsidRPr="00C521D8">
        <w:rPr>
          <w:rFonts w:ascii="Times New Roman" w:eastAsia="Times New Roman" w:hAnsi="Times New Roman" w:cs="David"/>
          <w:b/>
          <w:bCs/>
          <w:sz w:val="24"/>
          <w:szCs w:val="24"/>
          <w:rtl/>
          <w:lang w:eastAsia="he-IL"/>
        </w:rPr>
        <w:t xml:space="preserve">ג'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אלא אם כן הודיע למזמין תחילה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הגיע לדעתו מועד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זה וק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מהמזמין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לביצועו.</w:t>
      </w:r>
    </w:p>
    <w:p w14:paraId="05CF541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יש לראות </w:t>
      </w:r>
      <w:r w:rsidRPr="00C521D8">
        <w:rPr>
          <w:rFonts w:ascii="Times New Roman" w:eastAsia="Times New Roman" w:hAnsi="Times New Roman" w:cs="David" w:hint="cs"/>
          <w:sz w:val="24"/>
          <w:szCs w:val="24"/>
          <w:rtl/>
          <w:lang w:eastAsia="he-IL"/>
        </w:rPr>
        <w:t>ב</w:t>
      </w:r>
      <w:r w:rsidRPr="00C521D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7DD9C2C7"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ידוע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התחייבויות היועצים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יתר הגורמים, מותנות בכך שיסופקו להם כל התכניות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ההנחיות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ההוראות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הפרטים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הביאורים שידרשו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מהקבלנים מלטעון לעיכוב מוצדק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61256F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 יוכר כמוצדק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אך ו</w:t>
      </w:r>
      <w:r w:rsidRPr="00C521D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89FE3C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הוא נובע מכ</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ח עליון או גורם אחר (להלן יחדיו: "</w:t>
      </w:r>
      <w:r w:rsidRPr="00C521D8">
        <w:rPr>
          <w:rFonts w:ascii="Times New Roman" w:eastAsia="Times New Roman" w:hAnsi="Times New Roman" w:cs="David"/>
          <w:b/>
          <w:bCs/>
          <w:sz w:val="24"/>
          <w:szCs w:val="24"/>
          <w:rtl/>
          <w:lang w:eastAsia="he-IL"/>
        </w:rPr>
        <w:t>אירוע דוחה</w:t>
      </w:r>
      <w:r w:rsidRPr="00C521D8">
        <w:rPr>
          <w:rFonts w:ascii="Times New Roman" w:eastAsia="Times New Roman" w:hAnsi="Times New Roman" w:cs="David"/>
          <w:sz w:val="24"/>
          <w:szCs w:val="24"/>
          <w:rtl/>
          <w:lang w:eastAsia="he-IL"/>
        </w:rPr>
        <w:t>") שלדעת המנהל לא הייתה ליועץ שליטה עליו.</w:t>
      </w:r>
    </w:p>
    <w:p w14:paraId="18F2282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מיד משהתרחש אירוע דוחה הודיע היועץ למנהל על קיומו ועל משך העיכוב הצפוי.</w:t>
      </w:r>
    </w:p>
    <w:p w14:paraId="1CFB385C"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קיבל תכניות, הנחיות, הוראות, פרטים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CADF33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אישר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האירוע הדוחה אכן מצדיק 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השירות ואת משך הדחייה.</w:t>
      </w:r>
    </w:p>
    <w:p w14:paraId="685978D9" w14:textId="77777777" w:rsidR="00C521D8" w:rsidRPr="00C521D8" w:rsidRDefault="00C521D8" w:rsidP="00C521D8">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w:t>
      </w:r>
      <w:r w:rsidRPr="00C521D8">
        <w:rPr>
          <w:rFonts w:ascii="Times New Roman" w:eastAsia="Times New Roman" w:hAnsi="Times New Roman" w:cs="David" w:hint="cs"/>
          <w:sz w:val="24"/>
          <w:szCs w:val="24"/>
          <w:rtl/>
          <w:lang w:eastAsia="he-IL"/>
        </w:rPr>
        <w:t xml:space="preserve">כלליות </w:t>
      </w:r>
      <w:r w:rsidRPr="00C521D8">
        <w:rPr>
          <w:rFonts w:ascii="Times New Roman" w:eastAsia="Times New Roman" w:hAnsi="Times New Roman" w:cs="David"/>
          <w:sz w:val="24"/>
          <w:szCs w:val="24"/>
          <w:rtl/>
          <w:lang w:eastAsia="he-IL"/>
        </w:rPr>
        <w:t>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חור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 תכנון ע"י אחרים לא יהווה עילה לעיכוב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 המנהל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p>
    <w:p w14:paraId="4B7E094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להודיע למנהל מידית, על כל עיכוב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לפי הערכתו עלול לגרום לאיחור בקיום לוח הזמנים.</w:t>
      </w:r>
    </w:p>
    <w:p w14:paraId="3D35D61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562CAC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לבקר במשרד היועץ ולעיין בהתקדמות ובאופן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והיועץ ימסור למנהל כל הסבר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פרט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דיווח</w:t>
      </w:r>
      <w:r w:rsidRPr="00C521D8">
        <w:rPr>
          <w:rFonts w:ascii="Times New Roman" w:eastAsia="Times New Roman" w:hAnsi="Times New Roman" w:cs="David" w:hint="cs"/>
          <w:sz w:val="24"/>
          <w:szCs w:val="24"/>
          <w:rtl/>
          <w:lang w:eastAsia="he-IL"/>
        </w:rPr>
        <w:t>, מיד</w:t>
      </w:r>
      <w:r w:rsidRPr="00C521D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C521D8">
        <w:rPr>
          <w:rFonts w:ascii="Times New Roman" w:eastAsia="Times New Roman" w:hAnsi="Times New Roman" w:cs="David" w:hint="cs"/>
          <w:sz w:val="24"/>
          <w:szCs w:val="24"/>
          <w:rtl/>
          <w:lang w:eastAsia="he-IL"/>
        </w:rPr>
        <w:t xml:space="preserve"> זה ו/או לפי כל דין</w:t>
      </w:r>
      <w:r w:rsidRPr="00C521D8">
        <w:rPr>
          <w:rFonts w:ascii="Times New Roman" w:eastAsia="Times New Roman" w:hAnsi="Times New Roman" w:cs="David"/>
          <w:sz w:val="24"/>
          <w:szCs w:val="24"/>
          <w:rtl/>
          <w:lang w:eastAsia="he-IL"/>
        </w:rPr>
        <w:t>.</w:t>
      </w:r>
    </w:p>
    <w:p w14:paraId="4A0B1F3F"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7BA88A2"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שכר היועץ</w:t>
      </w:r>
    </w:p>
    <w:p w14:paraId="3A187309"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תמורת שרותי היועץ וכל יתר התחייבויותיו לפי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כמפורט בנספח </w:t>
      </w:r>
      <w:r w:rsidRPr="00C521D8">
        <w:rPr>
          <w:rFonts w:ascii="Times New Roman" w:eastAsia="Times New Roman" w:hAnsi="Times New Roman" w:cs="David"/>
          <w:bCs/>
          <w:sz w:val="24"/>
          <w:szCs w:val="24"/>
          <w:rtl/>
          <w:lang w:eastAsia="he-IL"/>
        </w:rPr>
        <w:t xml:space="preserve">ד' </w:t>
      </w:r>
      <w:r w:rsidRPr="00C521D8">
        <w:rPr>
          <w:rFonts w:ascii="Times New Roman" w:eastAsia="Times New Roman" w:hAnsi="Times New Roman" w:cs="David" w:hint="cs"/>
          <w:b/>
          <w:sz w:val="24"/>
          <w:szCs w:val="24"/>
          <w:rtl/>
          <w:lang w:eastAsia="he-IL"/>
        </w:rPr>
        <w:t xml:space="preserve">המצ"ב </w:t>
      </w:r>
      <w:r w:rsidRPr="00C521D8">
        <w:rPr>
          <w:rFonts w:ascii="Times New Roman" w:eastAsia="Times New Roman" w:hAnsi="Times New Roman" w:cs="David"/>
          <w:sz w:val="24"/>
          <w:szCs w:val="24"/>
          <w:rtl/>
          <w:lang w:eastAsia="he-IL"/>
        </w:rPr>
        <w:t>(להלן: "</w:t>
      </w:r>
      <w:r w:rsidRPr="00C521D8">
        <w:rPr>
          <w:rFonts w:ascii="Times New Roman" w:eastAsia="Times New Roman" w:hAnsi="Times New Roman" w:cs="David"/>
          <w:b/>
          <w:bCs/>
          <w:sz w:val="24"/>
          <w:szCs w:val="24"/>
          <w:rtl/>
          <w:lang w:eastAsia="he-IL"/>
        </w:rPr>
        <w:t>שכר היועץ</w:t>
      </w:r>
      <w:r w:rsidRPr="00C521D8">
        <w:rPr>
          <w:rFonts w:ascii="Times New Roman" w:eastAsia="Times New Roman" w:hAnsi="Times New Roman" w:cs="David"/>
          <w:sz w:val="24"/>
          <w:szCs w:val="24"/>
          <w:rtl/>
          <w:lang w:eastAsia="he-IL"/>
        </w:rPr>
        <w:t>").</w:t>
      </w:r>
    </w:p>
    <w:p w14:paraId="57020559"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בהוצאות הממשיות בשרותי העזר המפורטים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שא המזמין:</w:t>
      </w:r>
    </w:p>
    <w:p w14:paraId="0394027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הדפסות בתוויין המיועדות להפצה לאחרים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החזר.</w:t>
      </w:r>
    </w:p>
    <w:p w14:paraId="602EA475"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העתקות שנמסרו ע"י היועץ למזמין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לרשויות המוסמכות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ליועצים, למעט העתקות וצילומים שיפיק היועץ במשרדו.</w:t>
      </w:r>
    </w:p>
    <w:p w14:paraId="7867FC8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שכפול מסמכים.</w:t>
      </w:r>
    </w:p>
    <w:p w14:paraId="4850F4E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4D044F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מדידות וצילומי אויר.</w:t>
      </w:r>
    </w:p>
    <w:p w14:paraId="24F2AC05"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קידוחים ובדיקות קרקע.</w:t>
      </w:r>
    </w:p>
    <w:p w14:paraId="0CBE121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שליחויות.</w:t>
      </w:r>
    </w:p>
    <w:p w14:paraId="72C7A5E8"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העזר המפורטים בסעיפים 7.2.1 עד 7.2.3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יוזמנו על ידי היועץ באמצעות מערכת ניהול פרויקטים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 מערכת רמדורנט מודול ניהול מסמכים (</w:t>
      </w:r>
      <w:r w:rsidRPr="00C521D8">
        <w:rPr>
          <w:rFonts w:ascii="Times New Roman" w:eastAsia="Times New Roman" w:hAnsi="Times New Roman" w:cs="David"/>
          <w:sz w:val="24"/>
          <w:szCs w:val="24"/>
          <w:lang w:eastAsia="he-IL"/>
        </w:rPr>
        <w:t>DM</w:t>
      </w:r>
      <w:r w:rsidRPr="00C521D8">
        <w:rPr>
          <w:rFonts w:ascii="Times New Roman" w:eastAsia="Times New Roman" w:hAnsi="Times New Roman" w:cs="David"/>
          <w:sz w:val="24"/>
          <w:szCs w:val="24"/>
          <w:rtl/>
          <w:lang w:eastAsia="he-IL"/>
        </w:rPr>
        <w:t>) רק ממכונים המאושרים ע"י המזמין לבצע עבודות עבורו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7034BB0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על חשבון שכר היועץ ישולמו ליועץ תשלומי ביניים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עורים ובמועדים המפורטים בנספח</w:t>
      </w:r>
      <w:r w:rsidRPr="00C521D8">
        <w:rPr>
          <w:rFonts w:ascii="Times New Roman" w:eastAsia="Times New Roman" w:hAnsi="Times New Roman" w:cs="David"/>
          <w:bCs/>
          <w:sz w:val="24"/>
          <w:szCs w:val="24"/>
          <w:rtl/>
          <w:lang w:eastAsia="he-IL"/>
        </w:rPr>
        <w:t xml:space="preserve"> ה'</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p>
    <w:p w14:paraId="31F7DE3A" w14:textId="77777777" w:rsidR="00C521D8" w:rsidRPr="00DF5724"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תשלומי הביניים לפי פסקה זו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משלבי שירותי היועץ ו/או טיב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w:t>
      </w:r>
      <w:r w:rsidRPr="00DF5724">
        <w:rPr>
          <w:rFonts w:ascii="Times New Roman" w:eastAsia="Times New Roman" w:hAnsi="Times New Roman" w:cs="David"/>
          <w:sz w:val="24"/>
          <w:szCs w:val="24"/>
          <w:rtl/>
          <w:lang w:eastAsia="he-IL"/>
        </w:rPr>
        <w:t xml:space="preserve">בסעיף 6.3 לעיל, יחולו הוראות סעיף 12.1.2 להלן. </w:t>
      </w:r>
    </w:p>
    <w:p w14:paraId="0D15131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DF5724">
        <w:rPr>
          <w:rFonts w:ascii="Times New Roman" w:eastAsia="Times New Roman" w:hAnsi="Times New Roman" w:cs="David"/>
          <w:sz w:val="24"/>
          <w:szCs w:val="24"/>
          <w:rtl/>
          <w:lang w:eastAsia="he-IL"/>
        </w:rPr>
        <w:t>מוסכם</w:t>
      </w:r>
      <w:r w:rsidRPr="00C521D8">
        <w:rPr>
          <w:rFonts w:ascii="Times New Roman" w:eastAsia="Times New Roman" w:hAnsi="Times New Roman" w:cs="David"/>
          <w:sz w:val="24"/>
          <w:szCs w:val="24"/>
          <w:rtl/>
          <w:lang w:eastAsia="he-IL"/>
        </w:rPr>
        <w:t xml:space="preserve">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השכר האמור בנספח </w:t>
      </w:r>
      <w:r w:rsidRPr="00C521D8">
        <w:rPr>
          <w:rFonts w:ascii="Times New Roman" w:eastAsia="Times New Roman" w:hAnsi="Times New Roman" w:cs="David"/>
          <w:b/>
          <w:bCs/>
          <w:sz w:val="24"/>
          <w:szCs w:val="24"/>
          <w:rtl/>
          <w:lang w:eastAsia="he-IL"/>
        </w:rPr>
        <w:t xml:space="preserve">ד'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hint="cs"/>
          <w:sz w:val="24"/>
          <w:szCs w:val="24"/>
          <w:rtl/>
          <w:lang w:eastAsia="he-IL"/>
        </w:rPr>
        <w:t xml:space="preserve">ינו </w:t>
      </w:r>
      <w:r w:rsidRPr="00C521D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521D8">
        <w:rPr>
          <w:rFonts w:ascii="Times New Roman" w:eastAsia="Times New Roman" w:hAnsi="Times New Roman" w:cs="David" w:hint="cs"/>
          <w:sz w:val="24"/>
          <w:szCs w:val="24"/>
          <w:rtl/>
          <w:lang w:eastAsia="he-IL"/>
        </w:rPr>
        <w:t xml:space="preserve">זה </w:t>
      </w:r>
      <w:r w:rsidRPr="00C521D8">
        <w:rPr>
          <w:rFonts w:ascii="Times New Roman" w:eastAsia="Times New Roman" w:hAnsi="Times New Roman" w:cs="David"/>
          <w:sz w:val="24"/>
          <w:szCs w:val="24"/>
          <w:rtl/>
          <w:lang w:eastAsia="he-IL"/>
        </w:rPr>
        <w:t>במפורש אחרת. תנאי לתשלום שכר היועץ במלואו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הינו המצאת הצהרה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C521D8">
        <w:rPr>
          <w:rFonts w:ascii="Times New Roman" w:eastAsia="Times New Roman" w:hAnsi="Times New Roman" w:cs="David"/>
          <w:b/>
          <w:bCs/>
          <w:sz w:val="24"/>
          <w:szCs w:val="24"/>
          <w:rtl/>
          <w:lang w:eastAsia="he-IL"/>
        </w:rPr>
        <w:t>ט'</w:t>
      </w:r>
      <w:r w:rsidRPr="00C521D8">
        <w:rPr>
          <w:rFonts w:ascii="Times New Roman" w:eastAsia="Times New Roman" w:hAnsi="Times New Roman" w:cs="David"/>
          <w:sz w:val="24"/>
          <w:szCs w:val="24"/>
          <w:rtl/>
          <w:lang w:eastAsia="he-IL"/>
        </w:rPr>
        <w:t xml:space="preserve"> לחוזה זה וכתב היעדר תביעות המצורף כנספח</w:t>
      </w:r>
      <w:r w:rsidRPr="00C521D8">
        <w:rPr>
          <w:rFonts w:ascii="Times New Roman" w:eastAsia="Times New Roman" w:hAnsi="Times New Roman" w:cs="David"/>
          <w:b/>
          <w:bCs/>
          <w:sz w:val="24"/>
          <w:szCs w:val="24"/>
          <w:rtl/>
          <w:lang w:eastAsia="he-IL"/>
        </w:rPr>
        <w:t xml:space="preserve"> י'</w:t>
      </w:r>
      <w:r w:rsidRPr="00C521D8">
        <w:rPr>
          <w:rFonts w:ascii="Times New Roman" w:eastAsia="Times New Roman" w:hAnsi="Times New Roman" w:cs="David"/>
          <w:sz w:val="24"/>
          <w:szCs w:val="24"/>
          <w:rtl/>
          <w:lang w:eastAsia="he-IL"/>
        </w:rPr>
        <w:t xml:space="preserve"> לחוזה זה למזמין, חתום ע"י היועץ ומאומת כנדרש בו.</w:t>
      </w:r>
    </w:p>
    <w:p w14:paraId="7C8A1FC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מבלי לפגוע בכלליות האמור בסעיף </w:t>
      </w:r>
      <w:r w:rsidRPr="00C521D8">
        <w:rPr>
          <w:rFonts w:ascii="Times New Roman" w:eastAsia="Times New Roman" w:hAnsi="Times New Roman" w:cs="David" w:hint="cs"/>
          <w:sz w:val="24"/>
          <w:szCs w:val="24"/>
          <w:rtl/>
          <w:lang w:eastAsia="he-IL"/>
        </w:rPr>
        <w:t>7 לעיל</w:t>
      </w:r>
      <w:r w:rsidRPr="00C521D8">
        <w:rPr>
          <w:rFonts w:ascii="Times New Roman" w:eastAsia="Times New Roman" w:hAnsi="Times New Roman" w:cs="David"/>
          <w:sz w:val="24"/>
          <w:szCs w:val="24"/>
          <w:rtl/>
          <w:lang w:eastAsia="he-IL"/>
        </w:rPr>
        <w:t>, 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רכוש ה</w:t>
      </w:r>
      <w:r w:rsidRPr="00C521D8">
        <w:rPr>
          <w:rFonts w:ascii="Times New Roman" w:eastAsia="Times New Roman" w:hAnsi="Times New Roman" w:cs="David" w:hint="cs"/>
          <w:sz w:val="24"/>
          <w:szCs w:val="24"/>
          <w:rtl/>
          <w:lang w:eastAsia="he-IL"/>
        </w:rPr>
        <w:t>מזמין</w:t>
      </w:r>
      <w:r w:rsidRPr="00C521D8">
        <w:rPr>
          <w:rFonts w:ascii="Times New Roman" w:eastAsia="Times New Roman" w:hAnsi="Times New Roman" w:cs="David"/>
          <w:sz w:val="24"/>
          <w:szCs w:val="24"/>
          <w:rtl/>
          <w:lang w:eastAsia="he-IL"/>
        </w:rPr>
        <w:t>. מובהר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הפרת סעיף זה על ידי היועץ תה</w:t>
      </w:r>
      <w:r w:rsidRPr="00C521D8">
        <w:rPr>
          <w:rFonts w:ascii="Times New Roman" w:eastAsia="Times New Roman" w:hAnsi="Times New Roman" w:cs="David" w:hint="cs"/>
          <w:sz w:val="24"/>
          <w:szCs w:val="24"/>
          <w:rtl/>
          <w:lang w:eastAsia="he-IL"/>
        </w:rPr>
        <w:t>ווה</w:t>
      </w:r>
      <w:r w:rsidRPr="00C521D8">
        <w:rPr>
          <w:rFonts w:ascii="Times New Roman" w:eastAsia="Times New Roman" w:hAnsi="Times New Roman" w:cs="David"/>
          <w:sz w:val="24"/>
          <w:szCs w:val="24"/>
          <w:rtl/>
          <w:lang w:eastAsia="he-IL"/>
        </w:rPr>
        <w:t xml:space="preserve"> הפרה יסודית של חוזה</w:t>
      </w:r>
      <w:r w:rsidRPr="00C521D8">
        <w:rPr>
          <w:rFonts w:ascii="Times New Roman" w:eastAsia="Times New Roman" w:hAnsi="Times New Roman" w:cs="David" w:hint="cs"/>
          <w:sz w:val="24"/>
          <w:szCs w:val="24"/>
          <w:rtl/>
          <w:lang w:eastAsia="he-IL"/>
        </w:rPr>
        <w:t xml:space="preserve"> זה. </w:t>
      </w:r>
    </w:p>
    <w:p w14:paraId="59F25854"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תנאים מקדמיים לביצוע תשלום כלשהו ע"ח שכר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הצגת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C521D8">
        <w:rPr>
          <w:rFonts w:ascii="Times New Roman" w:eastAsia="Times New Roman" w:hAnsi="Times New Roman" w:cs="David" w:hint="cs"/>
          <w:sz w:val="24"/>
          <w:szCs w:val="24"/>
          <w:rtl/>
          <w:lang w:eastAsia="he-IL"/>
        </w:rPr>
        <w:t>עובר</w:t>
      </w:r>
      <w:r w:rsidRPr="00C521D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1338786"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0E306EE"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שנויים בתכנון</w:t>
      </w:r>
    </w:p>
    <w:p w14:paraId="508DBDD7" w14:textId="77777777" w:rsid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8B8B1CD" w14:textId="77777777" w:rsidR="00C521D8" w:rsidRP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4473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4473B9">
        <w:rPr>
          <w:rFonts w:ascii="Times New Roman" w:eastAsia="Times New Roman" w:hAnsi="Times New Roman" w:cs="David" w:hint="cs"/>
          <w:sz w:val="24"/>
          <w:szCs w:val="24"/>
          <w:rtl/>
          <w:lang w:eastAsia="he-IL"/>
        </w:rPr>
        <w:t>ים</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bCs/>
          <w:sz w:val="24"/>
          <w:szCs w:val="24"/>
          <w:rtl/>
          <w:lang w:eastAsia="he-IL"/>
        </w:rPr>
        <w:t>ב' או ג'</w:t>
      </w:r>
      <w:r w:rsidRPr="004473B9">
        <w:rPr>
          <w:rFonts w:ascii="Times New Roman" w:eastAsia="Times New Roman" w:hAnsi="Times New Roman" w:cs="David" w:hint="cs"/>
          <w:b/>
          <w:sz w:val="24"/>
          <w:szCs w:val="24"/>
          <w:rtl/>
          <w:lang w:eastAsia="he-IL"/>
        </w:rPr>
        <w:t xml:space="preserve"> המצ"ב</w:t>
      </w:r>
      <w:r w:rsidRPr="004473B9">
        <w:rPr>
          <w:rFonts w:ascii="Times New Roman" w:eastAsia="Times New Roman" w:hAnsi="Times New Roman" w:cs="David"/>
          <w:sz w:val="24"/>
          <w:szCs w:val="24"/>
          <w:rtl/>
          <w:lang w:eastAsia="he-IL"/>
        </w:rPr>
        <w:t>, וב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רותי היועץ</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אלמלא השנויים</w:t>
      </w:r>
      <w:r w:rsidRPr="004473B9">
        <w:rPr>
          <w:rFonts w:ascii="Times New Roman" w:eastAsia="Times New Roman" w:hAnsi="Times New Roman" w:cs="David" w:hint="cs"/>
          <w:sz w:val="24"/>
          <w:szCs w:val="24"/>
          <w:rtl/>
          <w:lang w:eastAsia="he-IL"/>
        </w:rPr>
        <w:t xml:space="preserve"> כאמור</w:t>
      </w:r>
      <w:r w:rsidRPr="004473B9">
        <w:rPr>
          <w:rFonts w:ascii="Times New Roman" w:eastAsia="Times New Roman" w:hAnsi="Times New Roman" w:cs="David"/>
          <w:sz w:val="24"/>
          <w:szCs w:val="24"/>
          <w:rtl/>
          <w:lang w:eastAsia="he-IL"/>
        </w:rPr>
        <w:t>, יהיה</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זכאי לפיצוי בעד העבודה הנוספת שב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עקב השנויים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כאמור</w:t>
      </w:r>
      <w:r w:rsidRPr="004473B9">
        <w:rPr>
          <w:rFonts w:ascii="Times New Roman" w:eastAsia="Times New Roman" w:hAnsi="Times New Roman" w:cs="David"/>
          <w:sz w:val="24"/>
          <w:szCs w:val="24"/>
          <w:rtl/>
          <w:lang w:eastAsia="he-IL"/>
        </w:rPr>
        <w:t>. הפיצוי ישולם בגין העבודה הנוספת שהיועץ 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 xml:space="preserve"> היועץ ושכר היועץ. בכל מקרה</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ה</w:t>
      </w:r>
      <w:r w:rsidRPr="004473B9">
        <w:rPr>
          <w:rFonts w:ascii="Times New Roman" w:eastAsia="Times New Roman" w:hAnsi="Times New Roman" w:cs="David"/>
          <w:sz w:val="24"/>
          <w:szCs w:val="24"/>
          <w:rtl/>
          <w:lang w:eastAsia="he-IL"/>
        </w:rPr>
        <w:t>שנויים</w:t>
      </w:r>
      <w:r w:rsidRPr="004473B9">
        <w:rPr>
          <w:rFonts w:ascii="Times New Roman" w:eastAsia="Times New Roman" w:hAnsi="Times New Roman" w:cs="David" w:hint="cs"/>
          <w:sz w:val="24"/>
          <w:szCs w:val="24"/>
          <w:rtl/>
          <w:lang w:eastAsia="he-IL"/>
        </w:rPr>
        <w:t xml:space="preserve"> כאמור, לא יהוו</w:t>
      </w:r>
      <w:r w:rsidRPr="004473B9">
        <w:rPr>
          <w:rFonts w:ascii="Times New Roman" w:eastAsia="Times New Roman" w:hAnsi="Times New Roman" w:cs="David"/>
          <w:sz w:val="24"/>
          <w:szCs w:val="24"/>
          <w:rtl/>
          <w:lang w:eastAsia="he-IL"/>
        </w:rPr>
        <w:t xml:space="preserve"> עילה לש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נוי בלוח הזמנים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אלא בא</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 xml:space="preserve">שור המנהל </w:t>
      </w:r>
      <w:r w:rsidRPr="004473B9">
        <w:rPr>
          <w:rFonts w:ascii="Times New Roman" w:eastAsia="Times New Roman" w:hAnsi="Times New Roman" w:cs="David" w:hint="cs"/>
          <w:sz w:val="24"/>
          <w:szCs w:val="24"/>
          <w:rtl/>
          <w:lang w:eastAsia="he-IL"/>
        </w:rPr>
        <w:t>מראש ו</w:t>
      </w:r>
      <w:r w:rsidRPr="004473B9">
        <w:rPr>
          <w:rFonts w:ascii="Times New Roman" w:eastAsia="Times New Roman" w:hAnsi="Times New Roman" w:cs="David"/>
          <w:sz w:val="24"/>
          <w:szCs w:val="24"/>
          <w:rtl/>
          <w:lang w:eastAsia="he-IL"/>
        </w:rPr>
        <w:t>בכתב.</w:t>
      </w:r>
    </w:p>
    <w:p w14:paraId="1089F75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על אף</w:t>
      </w:r>
      <w:r w:rsidRPr="00C521D8">
        <w:rPr>
          <w:rFonts w:ascii="Times New Roman" w:eastAsia="Times New Roman" w:hAnsi="Times New Roman" w:cs="David"/>
          <w:sz w:val="24"/>
          <w:szCs w:val="24"/>
          <w:rtl/>
          <w:lang w:eastAsia="he-IL"/>
        </w:rPr>
        <w:t xml:space="preserve"> האמור בסעיף 8.2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יגיע ליועץ דבר בגין שינויים הנובעים מ:</w:t>
      </w:r>
    </w:p>
    <w:p w14:paraId="17E3883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טעות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קוי בתכנון ו/או באומדן של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של היועצים.</w:t>
      </w:r>
    </w:p>
    <w:p w14:paraId="0EEDB99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התכנון אינו התכנון היעיל ביותר.</w:t>
      </w:r>
    </w:p>
    <w:p w14:paraId="50F5A94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B6ADC7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 xml:space="preserve">השינויים מתחייבים מדרישת רשויות מוסמכות. </w:t>
      </w:r>
    </w:p>
    <w:p w14:paraId="4D98570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להכין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עבור רוכשים שיבקשו זאת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84FC8B6" w14:textId="77777777" w:rsidR="00C521D8" w:rsidRDefault="00C521D8"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מחיר השינויים ותנאי התשלום בגין תכנון השינויים </w:t>
      </w:r>
      <w:r w:rsidRPr="00C521D8">
        <w:rPr>
          <w:rFonts w:ascii="Times New Roman" w:eastAsia="Times New Roman" w:hAnsi="Times New Roman" w:cs="David" w:hint="cs"/>
          <w:sz w:val="24"/>
          <w:szCs w:val="24"/>
          <w:rtl/>
          <w:lang w:eastAsia="he-IL"/>
        </w:rPr>
        <w:t xml:space="preserve">כאמור, </w:t>
      </w:r>
      <w:r w:rsidRPr="00C521D8">
        <w:rPr>
          <w:rFonts w:ascii="Times New Roman" w:eastAsia="Times New Roman" w:hAnsi="Times New Roman" w:cs="David"/>
          <w:sz w:val="24"/>
          <w:szCs w:val="24"/>
          <w:rtl/>
          <w:lang w:eastAsia="he-IL"/>
        </w:rPr>
        <w:t>יסוכמו בין היועץ לרוכשים. היועץ יתקשר עם הרוכש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בענ</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ין קביעת מחיר השינויים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תובא בפני המנהל והוא יהיה המוסמך להכריע בה.</w:t>
      </w:r>
    </w:p>
    <w:p w14:paraId="57D3E327" w14:textId="77777777" w:rsidR="00AA1573" w:rsidRPr="00C521D8" w:rsidRDefault="00AA1573"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76BE44BA"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אחריות וביטוח</w:t>
      </w:r>
    </w:p>
    <w:p w14:paraId="7C5F938B" w14:textId="77777777" w:rsidR="001D0C05" w:rsidRPr="00013687" w:rsidRDefault="001D0C05" w:rsidP="001D0C0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9AC44FC" w14:textId="77777777" w:rsidR="001D0C05" w:rsidRPr="00013687" w:rsidRDefault="001D0C05" w:rsidP="001D0C05">
      <w:pPr>
        <w:pStyle w:val="a5"/>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0DF83BC" w14:textId="77777777" w:rsidR="001D0C05" w:rsidRPr="00013687" w:rsidRDefault="001D0C05" w:rsidP="001D0C05">
      <w:pPr>
        <w:pStyle w:val="a5"/>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9CDBDCD" w14:textId="77777777" w:rsidR="001D0C05" w:rsidRPr="00013687" w:rsidRDefault="001D0C05" w:rsidP="001D0C05">
      <w:pPr>
        <w:pStyle w:val="a5"/>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4F76100"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1511CD6"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FCBFD6F" w14:textId="77777777" w:rsidR="001D0C05" w:rsidRPr="00013687"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FC64DEF" w14:textId="77777777" w:rsidR="001D0C05" w:rsidRDefault="001D0C05" w:rsidP="001D0C0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5A8C18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614FEEE"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E84D4B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w:t>
      </w:r>
      <w:r>
        <w:rPr>
          <w:rFonts w:ascii="Times New Roman" w:eastAsia="Times New Roman" w:hAnsi="Times New Roman" w:cs="David" w:hint="cs"/>
          <w:sz w:val="20"/>
          <w:szCs w:val="24"/>
          <w:rtl/>
          <w:lang w:eastAsia="he-IL"/>
        </w:rPr>
        <w:lastRenderedPageBreak/>
        <w:t xml:space="preserve">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8E14BAB"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620BB3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0BAC329"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7DDCCBF"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63046E7C"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C0F869B"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AABAFF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7897CE7"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0898748"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717951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EBEAB0E" w14:textId="77777777" w:rsidR="001D0C05" w:rsidRPr="00A42052"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3B517EC" w14:textId="77777777" w:rsidR="00C521D8" w:rsidRPr="00C521D8" w:rsidRDefault="00C521D8" w:rsidP="00C521D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563786C"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lastRenderedPageBreak/>
        <w:t>אספקת תכניות</w:t>
      </w:r>
    </w:p>
    <w:p w14:paraId="140FB03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עת במהלך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וכן בתקופת הבדק של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xml:space="preserve"> לחוזה זה, ובמידה והדרישה מתייחסת לתכניות שאינ</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בידו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יערכ</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היועץ בהקדם האפשרי וימסר</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למזמין.</w:t>
      </w:r>
    </w:p>
    <w:p w14:paraId="38E7CD7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עם גמר שרותי </w:t>
      </w:r>
      <w:r w:rsidRPr="00C521D8">
        <w:rPr>
          <w:rFonts w:ascii="Times New Roman" w:eastAsia="Times New Roman" w:hAnsi="Times New Roman" w:cs="David" w:hint="cs"/>
          <w:sz w:val="24"/>
          <w:szCs w:val="24"/>
          <w:rtl/>
          <w:lang w:eastAsia="he-IL"/>
        </w:rPr>
        <w:t>היועץ,</w:t>
      </w:r>
      <w:r w:rsidRPr="00C521D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הסופי בשטח </w:t>
      </w:r>
      <w:r w:rsidRPr="00C521D8">
        <w:rPr>
          <w:rFonts w:ascii="Times New Roman" w:eastAsia="Times New Roman" w:hAnsi="Times New Roman" w:cs="David"/>
          <w:color w:val="000000"/>
          <w:sz w:val="24"/>
          <w:szCs w:val="24"/>
          <w:lang w:eastAsia="he-IL"/>
        </w:rPr>
        <w:t>(AS MADE)</w:t>
      </w:r>
      <w:r w:rsidRPr="00C521D8">
        <w:rPr>
          <w:rFonts w:ascii="Times New Roman" w:eastAsia="Times New Roman" w:hAnsi="Times New Roman" w:cs="David"/>
          <w:sz w:val="24"/>
          <w:szCs w:val="24"/>
          <w:rtl/>
          <w:lang w:eastAsia="he-IL"/>
        </w:rPr>
        <w:t xml:space="preserve">, למעט שינויי דיירים, </w:t>
      </w:r>
      <w:r w:rsidRPr="00C521D8">
        <w:rPr>
          <w:rFonts w:ascii="Times New Roman" w:eastAsia="Times New Roman" w:hAnsi="Times New Roman" w:cs="David" w:hint="cs"/>
          <w:sz w:val="24"/>
          <w:szCs w:val="24"/>
          <w:rtl/>
          <w:lang w:eastAsia="he-IL"/>
        </w:rPr>
        <w:t xml:space="preserve">וקבצים </w:t>
      </w:r>
      <w:r w:rsidRPr="00C521D8">
        <w:rPr>
          <w:rFonts w:ascii="Times New Roman" w:eastAsia="Times New Roman" w:hAnsi="Times New Roman" w:cs="David"/>
          <w:sz w:val="24"/>
          <w:szCs w:val="24"/>
          <w:rtl/>
          <w:lang w:eastAsia="he-IL"/>
        </w:rPr>
        <w:t>המכילים את התכנון במדיה ממוחשבת.</w:t>
      </w:r>
    </w:p>
    <w:p w14:paraId="2FC199B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C521D8">
        <w:rPr>
          <w:rFonts w:ascii="Times New Roman" w:eastAsia="Times New Roman" w:hAnsi="Times New Roman" w:cs="David" w:hint="cs"/>
          <w:sz w:val="24"/>
          <w:szCs w:val="24"/>
          <w:rtl/>
          <w:lang w:eastAsia="he-IL"/>
        </w:rPr>
        <w:t>הקבצים</w:t>
      </w:r>
      <w:r w:rsidRPr="00C521D8">
        <w:rPr>
          <w:rFonts w:ascii="Times New Roman" w:eastAsia="Times New Roman" w:hAnsi="Times New Roman" w:cs="David"/>
          <w:sz w:val="24"/>
          <w:szCs w:val="24"/>
          <w:rtl/>
          <w:lang w:eastAsia="he-IL"/>
        </w:rPr>
        <w:t xml:space="preserve"> כשה</w:t>
      </w:r>
      <w:r w:rsidRPr="00C521D8">
        <w:rPr>
          <w:rFonts w:ascii="Times New Roman" w:eastAsia="Times New Roman" w:hAnsi="Times New Roman" w:cs="David" w:hint="cs"/>
          <w:sz w:val="24"/>
          <w:szCs w:val="24"/>
          <w:rtl/>
          <w:lang w:eastAsia="he-IL"/>
        </w:rPr>
        <w:t>ם</w:t>
      </w:r>
      <w:r w:rsidRPr="00C521D8">
        <w:rPr>
          <w:rFonts w:ascii="Times New Roman" w:eastAsia="Times New Roman" w:hAnsi="Times New Roman" w:cs="David"/>
          <w:sz w:val="24"/>
          <w:szCs w:val="24"/>
          <w:rtl/>
          <w:lang w:eastAsia="he-IL"/>
        </w:rPr>
        <w:t xml:space="preserve"> מעודכנ</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313281E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79AF64B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לא יהיה זכאי לכל תשלום נוסף בעד תכניות שימסור למזמין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סעיף 10 זה.</w:t>
      </w:r>
    </w:p>
    <w:p w14:paraId="58B8D2B2"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זכות הקניין בכל התכניות שייכת למזמין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 ששולם שכר היועץ בהתאם להוראות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577D24D"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מעמד היועץ</w:t>
      </w:r>
    </w:p>
    <w:p w14:paraId="20CBB36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ומובהר על ידי הצדדים לחוזה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C521D8">
        <w:rPr>
          <w:rFonts w:ascii="Times New Roman" w:eastAsia="Times New Roman" w:hAnsi="Times New Roman" w:cs="David" w:hint="cs"/>
          <w:sz w:val="24"/>
          <w:szCs w:val="24"/>
          <w:rtl/>
          <w:lang w:eastAsia="he-IL"/>
        </w:rPr>
        <w:t xml:space="preserve"> של היועץ</w:t>
      </w:r>
      <w:r w:rsidRPr="00C521D8">
        <w:rPr>
          <w:rFonts w:ascii="Times New Roman" w:eastAsia="Times New Roman" w:hAnsi="Times New Roman" w:cs="David"/>
          <w:sz w:val="24"/>
          <w:szCs w:val="24"/>
          <w:rtl/>
          <w:lang w:eastAsia="he-IL"/>
        </w:rPr>
        <w:t>.</w:t>
      </w:r>
    </w:p>
    <w:p w14:paraId="41AF6C8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אין ולא יהיו יחסי עובד-מעביד בין המזמין ובין </w:t>
      </w:r>
      <w:r w:rsidRPr="00C521D8">
        <w:rPr>
          <w:rFonts w:ascii="Times New Roman" w:eastAsia="Times New Roman" w:hAnsi="Times New Roman" w:cs="David"/>
          <w:color w:val="000000"/>
          <w:sz w:val="24"/>
          <w:szCs w:val="24"/>
          <w:rtl/>
          <w:lang w:eastAsia="he-IL"/>
        </w:rPr>
        <w:t xml:space="preserve">היועץ ו/או </w:t>
      </w:r>
      <w:r w:rsidRPr="00C521D8">
        <w:rPr>
          <w:rFonts w:ascii="Times New Roman" w:eastAsia="Times New Roman" w:hAnsi="Times New Roman" w:cs="David" w:hint="cs"/>
          <w:color w:val="000000"/>
          <w:sz w:val="24"/>
          <w:szCs w:val="24"/>
          <w:rtl/>
          <w:lang w:eastAsia="he-IL"/>
        </w:rPr>
        <w:t>מי מטעמו ו</w:t>
      </w:r>
      <w:r w:rsidRPr="00C521D8">
        <w:rPr>
          <w:rFonts w:ascii="Times New Roman" w:eastAsia="Times New Roman" w:hAnsi="Times New Roman" w:cs="David"/>
          <w:color w:val="000000"/>
          <w:sz w:val="24"/>
          <w:szCs w:val="24"/>
          <w:rtl/>
          <w:lang w:eastAsia="he-IL"/>
        </w:rPr>
        <w:t xml:space="preserve">בין המזמין לבין עובדי </w:t>
      </w:r>
      <w:r w:rsidRPr="00C521D8">
        <w:rPr>
          <w:rFonts w:ascii="Times New Roman" w:eastAsia="Times New Roman" w:hAnsi="Times New Roman" w:cs="David" w:hint="cs"/>
          <w:color w:val="000000"/>
          <w:sz w:val="24"/>
          <w:szCs w:val="24"/>
          <w:rtl/>
          <w:lang w:eastAsia="he-IL"/>
        </w:rPr>
        <w:t xml:space="preserve"> היועץ ו/או מי מטעמיהם</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sz w:val="24"/>
          <w:szCs w:val="24"/>
          <w:rtl/>
          <w:lang w:eastAsia="he-IL"/>
        </w:rPr>
        <w:t>ואין בהוראות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ליצור בין היועץ ו/או מי מעובדיו</w:t>
      </w:r>
      <w:r w:rsidRPr="00C521D8">
        <w:rPr>
          <w:rFonts w:ascii="Times New Roman" w:eastAsia="Times New Roman" w:hAnsi="Times New Roman" w:cs="David" w:hint="cs"/>
          <w:sz w:val="24"/>
          <w:szCs w:val="24"/>
          <w:rtl/>
          <w:lang w:eastAsia="he-IL"/>
        </w:rPr>
        <w:t xml:space="preserve"> ו/או מי מטעמו</w:t>
      </w:r>
      <w:r w:rsidRPr="00C521D8">
        <w:rPr>
          <w:rFonts w:ascii="Times New Roman" w:eastAsia="Times New Roman" w:hAnsi="Times New Roman" w:cs="David"/>
          <w:sz w:val="24"/>
          <w:szCs w:val="24"/>
          <w:rtl/>
          <w:lang w:eastAsia="he-IL"/>
        </w:rPr>
        <w:t xml:space="preserve"> לבין המזמין ו/או המנהל ו/או מי מטעמו יחסי עובד מעביד</w:t>
      </w:r>
      <w:r w:rsidRPr="00C521D8">
        <w:rPr>
          <w:rFonts w:ascii="Times New Roman" w:eastAsia="Times New Roman" w:hAnsi="Times New Roman" w:cs="David"/>
          <w:color w:val="000000"/>
          <w:sz w:val="24"/>
          <w:szCs w:val="24"/>
          <w:rtl/>
          <w:lang w:eastAsia="he-IL"/>
        </w:rPr>
        <w:t>, לכל ענין ודבר. 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מוסכם ומובהר בין הצדדים</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C521D8">
        <w:rPr>
          <w:rFonts w:ascii="Times New Roman" w:eastAsia="Times New Roman" w:hAnsi="Times New Roman" w:cs="David" w:hint="cs"/>
          <w:color w:val="000000"/>
          <w:sz w:val="24"/>
          <w:szCs w:val="24"/>
          <w:rtl/>
          <w:lang w:eastAsia="he-IL"/>
        </w:rPr>
        <w:t>ל פ</w:t>
      </w:r>
      <w:r w:rsidRPr="00C521D8">
        <w:rPr>
          <w:rFonts w:ascii="Times New Roman" w:eastAsia="Times New Roman" w:hAnsi="Times New Roman" w:cs="David"/>
          <w:color w:val="000000"/>
          <w:sz w:val="24"/>
          <w:szCs w:val="24"/>
          <w:rtl/>
          <w:lang w:eastAsia="he-IL"/>
        </w:rPr>
        <w:t>י הדין ו/או מכח צו הרחבה ו/או מכח הסכם כלשהו על עובד</w:t>
      </w:r>
      <w:r w:rsidRPr="00C521D8">
        <w:rPr>
          <w:rFonts w:ascii="Times New Roman" w:eastAsia="Times New Roman" w:hAnsi="Times New Roman" w:cs="David" w:hint="cs"/>
          <w:sz w:val="24"/>
          <w:szCs w:val="24"/>
          <w:rtl/>
          <w:lang w:eastAsia="he-IL"/>
        </w:rPr>
        <w:t>.</w:t>
      </w:r>
    </w:p>
    <w:p w14:paraId="01E39AF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בזה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w:t>
      </w:r>
      <w:r w:rsidRPr="00C521D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521D8">
        <w:rPr>
          <w:rFonts w:ascii="Times New Roman" w:eastAsia="Times New Roman" w:hAnsi="Times New Roman" w:cs="David"/>
          <w:color w:val="000000"/>
          <w:sz w:val="24"/>
          <w:szCs w:val="24"/>
          <w:rtl/>
          <w:lang w:eastAsia="he-IL"/>
        </w:rPr>
        <w:t xml:space="preserve"> מוותרים על כל טענות ו/או</w:t>
      </w:r>
      <w:r w:rsidRPr="00C521D8">
        <w:rPr>
          <w:rFonts w:ascii="Times New Roman" w:eastAsia="Times New Roman" w:hAnsi="Times New Roman" w:cs="David" w:hint="cs"/>
          <w:color w:val="000000"/>
          <w:sz w:val="24"/>
          <w:szCs w:val="24"/>
          <w:rtl/>
          <w:lang w:eastAsia="he-IL"/>
        </w:rPr>
        <w:t xml:space="preserve"> דרישות ו/או תלונות ו/או</w:t>
      </w:r>
      <w:r w:rsidRPr="00C521D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3BD9FE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ישא לבדו </w:t>
      </w:r>
      <w:r w:rsidRPr="00C521D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C521D8">
        <w:rPr>
          <w:rFonts w:ascii="Times New Roman" w:eastAsia="Times New Roman" w:hAnsi="Times New Roman" w:cs="David" w:hint="cs"/>
          <w:color w:val="000000"/>
          <w:sz w:val="24"/>
          <w:szCs w:val="24"/>
          <w:rtl/>
          <w:lang w:eastAsia="he-IL"/>
        </w:rPr>
        <w:t>ל פי</w:t>
      </w:r>
      <w:r w:rsidRPr="00C521D8">
        <w:rPr>
          <w:rFonts w:ascii="Times New Roman" w:eastAsia="Times New Roman" w:hAnsi="Times New Roman" w:cs="David"/>
          <w:color w:val="000000"/>
          <w:sz w:val="24"/>
          <w:szCs w:val="24"/>
          <w:rtl/>
          <w:lang w:eastAsia="he-IL"/>
        </w:rPr>
        <w:t xml:space="preserve"> 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ובכלל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sz w:val="24"/>
          <w:szCs w:val="24"/>
          <w:rtl/>
          <w:lang w:eastAsia="he-IL"/>
        </w:rPr>
        <w:t xml:space="preserve"> תשלומי מס הכנסה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הלאומי שהוא חב בגין מתן שרותי היועץ.</w:t>
      </w:r>
    </w:p>
    <w:p w14:paraId="6CAAFE2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לאומי, תשלומים לקרנות איגודים מקצוע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6E64F8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color w:val="000000"/>
          <w:sz w:val="24"/>
          <w:szCs w:val="24"/>
          <w:rtl/>
          <w:lang w:eastAsia="he-IL"/>
        </w:rPr>
        <w:t>מבלי לגרוע מ</w:t>
      </w:r>
      <w:r w:rsidRPr="00C521D8">
        <w:rPr>
          <w:rFonts w:ascii="Times New Roman" w:eastAsia="Times New Roman" w:hAnsi="Times New Roman" w:cs="David" w:hint="cs"/>
          <w:color w:val="000000"/>
          <w:sz w:val="24"/>
          <w:szCs w:val="24"/>
          <w:rtl/>
          <w:lang w:eastAsia="he-IL"/>
        </w:rPr>
        <w:t xml:space="preserve">כלליות </w:t>
      </w:r>
      <w:r w:rsidRPr="00C521D8">
        <w:rPr>
          <w:rFonts w:ascii="Times New Roman" w:eastAsia="Times New Roman" w:hAnsi="Times New Roman" w:cs="David"/>
          <w:color w:val="000000"/>
          <w:sz w:val="24"/>
          <w:szCs w:val="24"/>
          <w:rtl/>
          <w:lang w:eastAsia="he-IL"/>
        </w:rPr>
        <w:t>האמור לעיל, היועץ מצהיר ומתחייב</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אם י</w:t>
      </w:r>
      <w:r w:rsidRPr="00C521D8">
        <w:rPr>
          <w:rFonts w:ascii="Times New Roman" w:eastAsia="Times New Roman" w:hAnsi="Times New Roman" w:cs="David" w:hint="cs"/>
          <w:color w:val="000000"/>
          <w:sz w:val="24"/>
          <w:szCs w:val="24"/>
          <w:rtl/>
          <w:lang w:eastAsia="he-IL"/>
        </w:rPr>
        <w:t>י</w:t>
      </w:r>
      <w:r w:rsidRPr="00C521D8">
        <w:rPr>
          <w:rFonts w:ascii="Times New Roman" w:eastAsia="Times New Roman" w:hAnsi="Times New Roman" w:cs="David"/>
          <w:color w:val="000000"/>
          <w:sz w:val="24"/>
          <w:szCs w:val="24"/>
          <w:rtl/>
          <w:lang w:eastAsia="he-IL"/>
        </w:rPr>
        <w:t xml:space="preserve">דרש המזמין על ידי </w:t>
      </w:r>
      <w:r w:rsidRPr="00C521D8">
        <w:rPr>
          <w:rFonts w:ascii="Times New Roman" w:eastAsia="Times New Roman" w:hAnsi="Times New Roman" w:cs="David"/>
          <w:color w:val="000000"/>
          <w:sz w:val="24"/>
          <w:szCs w:val="24"/>
          <w:rtl/>
          <w:lang w:eastAsia="he-IL"/>
        </w:rPr>
        <w:lastRenderedPageBreak/>
        <w:t>היועץ ו/או על ידי מי מ</w:t>
      </w:r>
      <w:r w:rsidRPr="00C521D8">
        <w:rPr>
          <w:rFonts w:ascii="Times New Roman" w:eastAsia="Times New Roman" w:hAnsi="Times New Roman" w:cs="David" w:hint="cs"/>
          <w:color w:val="000000"/>
          <w:sz w:val="24"/>
          <w:szCs w:val="24"/>
          <w:rtl/>
          <w:lang w:eastAsia="he-IL"/>
        </w:rPr>
        <w:t>שלוחיו ו/או עובדיו</w:t>
      </w:r>
      <w:r w:rsidRPr="00C521D8">
        <w:rPr>
          <w:rFonts w:ascii="Times New Roman" w:eastAsia="Times New Roman" w:hAnsi="Times New Roman" w:cs="David"/>
          <w:color w:val="000000"/>
          <w:sz w:val="24"/>
          <w:szCs w:val="24"/>
          <w:rtl/>
          <w:lang w:eastAsia="he-IL"/>
        </w:rPr>
        <w:t xml:space="preserve"> ו/או</w:t>
      </w:r>
      <w:r w:rsidRPr="00C521D8">
        <w:rPr>
          <w:rFonts w:ascii="Times New Roman" w:eastAsia="Times New Roman" w:hAnsi="Times New Roman" w:cs="David" w:hint="cs"/>
          <w:color w:val="000000"/>
          <w:sz w:val="24"/>
          <w:szCs w:val="24"/>
          <w:rtl/>
          <w:lang w:eastAsia="he-IL"/>
        </w:rPr>
        <w:t xml:space="preserve"> אחר מטעמו ו/או</w:t>
      </w:r>
      <w:r w:rsidRPr="00C521D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ייחשב </w:t>
      </w:r>
      <w:r w:rsidRPr="00C521D8">
        <w:rPr>
          <w:rFonts w:ascii="Times New Roman" w:eastAsia="Times New Roman" w:hAnsi="Times New Roman" w:cs="David" w:hint="cs"/>
          <w:color w:val="000000"/>
          <w:sz w:val="24"/>
          <w:szCs w:val="24"/>
          <w:rtl/>
          <w:lang w:eastAsia="he-IL"/>
        </w:rPr>
        <w:t>כ</w:t>
      </w:r>
      <w:r w:rsidRPr="00C521D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C86C570"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color w:val="000000"/>
          <w:sz w:val="24"/>
          <w:szCs w:val="24"/>
          <w:rtl/>
          <w:lang w:eastAsia="he-IL"/>
        </w:rPr>
        <w:t>בשים לב לאמור לעיל, אם יקבע פורום מוסמך כלשהו</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C521D8">
        <w:rPr>
          <w:rFonts w:ascii="Times New Roman" w:eastAsia="Times New Roman" w:hAnsi="Times New Roman" w:cs="David" w:hint="cs"/>
          <w:color w:val="000000"/>
          <w:sz w:val="24"/>
          <w:szCs w:val="24"/>
          <w:rtl/>
          <w:lang w:eastAsia="he-IL"/>
        </w:rPr>
        <w:t xml:space="preserve"> ו/או מי משלוחיו ו/או אחר מטעמו</w:t>
      </w:r>
      <w:r w:rsidRPr="00C521D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521D8">
        <w:rPr>
          <w:rFonts w:ascii="Times New Roman" w:eastAsia="Times New Roman" w:hAnsi="Times New Roman" w:cs="David" w:hint="cs"/>
          <w:color w:val="000000"/>
          <w:sz w:val="24"/>
          <w:szCs w:val="24"/>
          <w:rtl/>
          <w:lang w:eastAsia="he-IL"/>
        </w:rPr>
        <w:t>.</w:t>
      </w:r>
    </w:p>
    <w:p w14:paraId="59514535" w14:textId="77777777" w:rsidR="00AA1573" w:rsidRPr="00C521D8" w:rsidRDefault="00AA1573" w:rsidP="00AA1573">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1DD8F545"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הבאת החוזה לגמר או ביטולו</w:t>
      </w:r>
    </w:p>
    <w:p w14:paraId="27462AF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49EA0EFB"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על אף האמור בכל מקום אחר בחוזה </w:t>
      </w:r>
      <w:r w:rsidRPr="00C521D8">
        <w:rPr>
          <w:rFonts w:ascii="Times New Roman" w:eastAsia="Times New Roman" w:hAnsi="Times New Roman" w:cs="David" w:hint="cs"/>
          <w:sz w:val="24"/>
          <w:szCs w:val="24"/>
          <w:rtl/>
          <w:lang w:eastAsia="he-IL"/>
        </w:rPr>
        <w:t xml:space="preserve">זה על נספחיו, </w:t>
      </w:r>
      <w:r w:rsidRPr="00C521D8">
        <w:rPr>
          <w:rFonts w:ascii="Times New Roman" w:eastAsia="Times New Roman" w:hAnsi="Times New Roman" w:cs="David"/>
          <w:sz w:val="24"/>
          <w:szCs w:val="24"/>
          <w:rtl/>
          <w:lang w:eastAsia="he-IL"/>
        </w:rPr>
        <w:t>רשאי המזמין,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C521D8">
        <w:rPr>
          <w:rFonts w:ascii="Times New Roman" w:eastAsia="Times New Roman" w:hAnsi="Times New Roman" w:cs="David" w:hint="cs"/>
          <w:sz w:val="24"/>
          <w:szCs w:val="24"/>
          <w:rtl/>
          <w:lang w:eastAsia="he-IL"/>
        </w:rPr>
        <w:t>-7</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מים</w:t>
      </w:r>
      <w:r w:rsidRPr="00C521D8">
        <w:rPr>
          <w:rFonts w:ascii="Times New Roman" w:eastAsia="Times New Roman" w:hAnsi="Times New Roman" w:cs="David"/>
          <w:sz w:val="24"/>
          <w:szCs w:val="24"/>
          <w:rtl/>
          <w:lang w:eastAsia="he-IL"/>
        </w:rPr>
        <w:t xml:space="preserve"> מיום משלוחה (להלן: "</w:t>
      </w:r>
      <w:r w:rsidRPr="00C521D8">
        <w:rPr>
          <w:rFonts w:ascii="Times New Roman" w:eastAsia="Times New Roman" w:hAnsi="Times New Roman" w:cs="David"/>
          <w:b/>
          <w:bCs/>
          <w:sz w:val="24"/>
          <w:szCs w:val="24"/>
          <w:rtl/>
          <w:lang w:eastAsia="he-IL"/>
        </w:rPr>
        <w:t>תאריך הפסקת השרות</w:t>
      </w:r>
      <w:r w:rsidRPr="00C521D8">
        <w:rPr>
          <w:rFonts w:ascii="Times New Roman" w:eastAsia="Times New Roman" w:hAnsi="Times New Roman" w:cs="David"/>
          <w:sz w:val="24"/>
          <w:szCs w:val="24"/>
          <w:rtl/>
          <w:lang w:eastAsia="he-IL"/>
        </w:rPr>
        <w:t>").</w:t>
      </w:r>
    </w:p>
    <w:p w14:paraId="334D8C33"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צע עד לתאריך הפסקת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 ו - ה'</w:t>
      </w:r>
      <w:r w:rsidRPr="00C521D8">
        <w:rPr>
          <w:rFonts w:ascii="Times New Roman" w:eastAsia="Times New Roman" w:hAnsi="Times New Roman" w:cs="David"/>
          <w:sz w:val="24"/>
          <w:szCs w:val="24"/>
          <w:rtl/>
          <w:lang w:eastAsia="he-IL"/>
        </w:rPr>
        <w:t>. במקרה שבוצע חלק של קטע ו/או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ישולם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 המנהל.</w:t>
      </w:r>
    </w:p>
    <w:p w14:paraId="41085246"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לטענה </w:t>
      </w:r>
      <w:r w:rsidRPr="00C521D8">
        <w:rPr>
          <w:rFonts w:ascii="Times New Roman" w:eastAsia="Times New Roman" w:hAnsi="Times New Roman" w:cs="David" w:hint="cs"/>
          <w:sz w:val="24"/>
          <w:szCs w:val="24"/>
          <w:rtl/>
          <w:lang w:eastAsia="he-IL"/>
        </w:rPr>
        <w:t>ו/או דרישה ו/או תלונה ו/</w:t>
      </w:r>
      <w:r w:rsidRPr="00C521D8">
        <w:rPr>
          <w:rFonts w:ascii="Times New Roman" w:eastAsia="Times New Roman" w:hAnsi="Times New Roman" w:cs="David"/>
          <w:sz w:val="24"/>
          <w:szCs w:val="24"/>
          <w:rtl/>
          <w:lang w:eastAsia="he-IL"/>
        </w:rPr>
        <w:t>או תביעה כלשהי, פרט לאמור בסעיף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והשכר שישולם לפי 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774927C9"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תוך 12 חודש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מהבאת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כאמור</w:t>
      </w:r>
      <w:r w:rsidRPr="00C521D8">
        <w:rPr>
          <w:rFonts w:ascii="Times New Roman" w:eastAsia="Times New Roman" w:hAnsi="Times New Roman" w:cs="David" w:hint="cs"/>
          <w:sz w:val="24"/>
          <w:szCs w:val="24"/>
          <w:rtl/>
          <w:lang w:eastAsia="he-IL"/>
        </w:rPr>
        <w:t>, רשאי המזמין</w:t>
      </w:r>
      <w:r w:rsidRPr="00C521D8">
        <w:rPr>
          <w:rFonts w:ascii="Times New Roman" w:eastAsia="Times New Roman" w:hAnsi="Times New Roman" w:cs="David"/>
          <w:sz w:val="24"/>
          <w:szCs w:val="24"/>
          <w:rtl/>
          <w:lang w:eastAsia="he-IL"/>
        </w:rPr>
        <w:t xml:space="preserve"> לחדשו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במקרה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לחדש את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תנאי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4C883A7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במקרה שחוזה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מצוות הדין)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זכאי לתשלום כמוגדר בסעיף 12.3.2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ויחולו הסעיפים 12.1.3 ו- 12.1.4 לעיל.</w:t>
      </w:r>
    </w:p>
    <w:p w14:paraId="2138999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1369EB76"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מזמין לפי סעיף 12.1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זכאי המזמין לבטל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בלא צורך בהודעה מוקדמת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אחד מהמקרים הבאים:</w:t>
      </w:r>
    </w:p>
    <w:p w14:paraId="617AD605"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ו/או לא קיים איזה מהוראות החוזה ולא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קן </w:t>
      </w:r>
      <w:r w:rsidRPr="00C521D8">
        <w:rPr>
          <w:rFonts w:ascii="Times New Roman" w:eastAsia="Times New Roman" w:hAnsi="Times New Roman" w:cs="David" w:hint="cs"/>
          <w:sz w:val="24"/>
          <w:szCs w:val="24"/>
          <w:rtl/>
          <w:lang w:eastAsia="he-IL"/>
        </w:rPr>
        <w:t>את ה</w:t>
      </w:r>
      <w:r w:rsidRPr="00C521D8">
        <w:rPr>
          <w:rFonts w:ascii="Times New Roman" w:eastAsia="Times New Roman" w:hAnsi="Times New Roman" w:cs="David"/>
          <w:sz w:val="24"/>
          <w:szCs w:val="24"/>
          <w:rtl/>
          <w:lang w:eastAsia="he-IL"/>
        </w:rPr>
        <w:t>הפרה</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לאחר שק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התראה על כך מהמזמין בתוך הזמן הנקוב בהתראה.</w:t>
      </w:r>
    </w:p>
    <w:p w14:paraId="40717AF2"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המזמין התרה ביועץ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שאין הוא מבצע את עבודתו בצורה המבטיחה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w:t>
      </w:r>
    </w:p>
    <w:p w14:paraId="5C867CCA"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את הוראת סעיף 7.5 לעיל.</w:t>
      </w:r>
    </w:p>
    <w:p w14:paraId="2E6E3A49"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נבצר מהיועץ או מהמנהל הראשי לקיים את ה</w:t>
      </w:r>
      <w:r w:rsidRPr="00C521D8">
        <w:rPr>
          <w:rFonts w:ascii="Times New Roman" w:eastAsia="Times New Roman" w:hAnsi="Times New Roman" w:cs="David" w:hint="cs"/>
          <w:sz w:val="24"/>
          <w:szCs w:val="24"/>
          <w:rtl/>
          <w:lang w:eastAsia="he-IL"/>
        </w:rPr>
        <w:t xml:space="preserve">וראות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לפעולה משפטית או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שירותי היועץ או אם ארע אירוע דומה.</w:t>
      </w:r>
    </w:p>
    <w:p w14:paraId="55BEC162"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חל שינוי בהחזקת המניות ו/או בהרכב המנהלים של היועץ.</w:t>
      </w:r>
    </w:p>
    <w:p w14:paraId="120DB5A7"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בוטל החוזה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צע עד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טול החוזה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bCs/>
          <w:sz w:val="24"/>
          <w:szCs w:val="24"/>
          <w:rtl/>
          <w:lang w:eastAsia="he-IL"/>
        </w:rPr>
        <w:t xml:space="preserve">ו -ה' </w:t>
      </w:r>
      <w:r w:rsidRPr="00C521D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2FE9478"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תשמש עילה ליועץ לתביעת פיצויים כלשהם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לטענה</w:t>
      </w:r>
      <w:r w:rsidRPr="00C521D8">
        <w:rPr>
          <w:rFonts w:ascii="Times New Roman" w:eastAsia="Times New Roman" w:hAnsi="Times New Roman" w:cs="David" w:hint="cs"/>
          <w:sz w:val="24"/>
          <w:szCs w:val="24"/>
          <w:rtl/>
          <w:lang w:eastAsia="he-IL"/>
        </w:rPr>
        <w:t xml:space="preserve"> ו/או לדרישה ו/או לתלונה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תביעה כלשהי, פרט לאמור בסעיף 12.3.2 לעיל, והשכר שישולם לפי סעיף 12.3.2</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6B92A06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השירותים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 זה או אם אירע אירוע דומה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סעיפים 12.3.2 ו - 12.3.3 לעיל.</w:t>
      </w:r>
    </w:p>
    <w:p w14:paraId="73205CF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סעיפים 12.1, 12.2 ו-12.3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הסעיפים הנ"ל.</w:t>
      </w:r>
    </w:p>
    <w:p w14:paraId="3B9B6FE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מקרה של 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או ביטולו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למסור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המשך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521F59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אימת שהיועץ לא יקיים איזו מהתחייבויותיו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2D6C26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3EC8D28"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34F02A06" w14:textId="77777777" w:rsidR="00C521D8" w:rsidRPr="00C521D8" w:rsidRDefault="00C521D8" w:rsidP="00C521D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C88F0A2"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העברת זכויות</w:t>
      </w:r>
    </w:p>
    <w:p w14:paraId="2C84697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אין היועץ רשאי להסב לאחר את החוזה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כל חלק ממנו, וכן אין הוא רשאי להעביר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להסב לאחר כל זכות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חובה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אלא בהסכמת המזמין בכתב ומראש.</w:t>
      </w:r>
    </w:p>
    <w:p w14:paraId="6ECFDD5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היועץ רשאי למסור לאחר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כולם או מקצתם, אלא בהסכמת </w:t>
      </w:r>
      <w:r w:rsidRPr="00C521D8">
        <w:rPr>
          <w:rFonts w:ascii="Times New Roman" w:eastAsia="Times New Roman" w:hAnsi="Times New Roman" w:cs="David"/>
          <w:sz w:val="24"/>
          <w:szCs w:val="24"/>
          <w:rtl/>
          <w:lang w:eastAsia="he-IL"/>
        </w:rPr>
        <w:lastRenderedPageBreak/>
        <w:t>המזמין בכתב ומראש.</w:t>
      </w:r>
    </w:p>
    <w:p w14:paraId="376A3E6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ניתנה הסכמת המזמין לפי סעיפים 13.1 או 13.2 לעיל, הרי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אין בכך כדי לפטור את היועץ מאחריותו והתחייבויותיו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 xml:space="preserve"> ומזכויות המזמין על פיו, והיועץ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באחריות מלאה, כלפי המזמין וכלפי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 xml:space="preserve">צד שלישי שהוא, גם לכל מעשה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באי כחם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עובדיהם</w:t>
      </w:r>
      <w:r w:rsidRPr="00C521D8">
        <w:rPr>
          <w:rFonts w:ascii="Times New Roman" w:eastAsia="Times New Roman" w:hAnsi="Times New Roman" w:cs="David" w:hint="cs"/>
          <w:sz w:val="24"/>
          <w:szCs w:val="24"/>
          <w:rtl/>
          <w:lang w:eastAsia="he-IL"/>
        </w:rPr>
        <w:t xml:space="preserve"> ו/או מי מטעמם</w:t>
      </w:r>
      <w:r w:rsidRPr="00C521D8">
        <w:rPr>
          <w:rFonts w:ascii="Times New Roman" w:eastAsia="Times New Roman" w:hAnsi="Times New Roman" w:cs="David"/>
          <w:sz w:val="24"/>
          <w:szCs w:val="24"/>
          <w:rtl/>
          <w:lang w:eastAsia="he-IL"/>
        </w:rPr>
        <w:t>, ואילו למזמין ישמרו כל זכויותיו כלפי היועץ.</w:t>
      </w:r>
    </w:p>
    <w:p w14:paraId="01E89E1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היועץ כמתחייב מהאמור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סעיף 12.3.2 ו-12.3.3 לעיל.</w:t>
      </w:r>
    </w:p>
    <w:p w14:paraId="54063D7C"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E71A96D" w14:textId="77777777" w:rsidR="005367FD" w:rsidRPr="00C521D8" w:rsidRDefault="005367FD" w:rsidP="005367FD">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397D69E1" w14:textId="77777777" w:rsidR="00C521D8" w:rsidRPr="00C521D8" w:rsidRDefault="00C521D8" w:rsidP="00C521D8">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סיום שרותי היועץ</w:t>
      </w:r>
    </w:p>
    <w:p w14:paraId="1B53A7D2"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יחושבו כבאים לסיום בכל אחד מהמקרים הבאים:</w:t>
      </w:r>
    </w:p>
    <w:p w14:paraId="7359D6E9"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הובא לידי </w:t>
      </w:r>
      <w:r w:rsidRPr="00C521D8">
        <w:rPr>
          <w:rFonts w:ascii="Times New Roman" w:eastAsia="Times New Roman" w:hAnsi="Times New Roman" w:cs="David" w:hint="cs"/>
          <w:sz w:val="24"/>
          <w:szCs w:val="24"/>
          <w:rtl/>
          <w:lang w:eastAsia="he-IL"/>
        </w:rPr>
        <w:t>גמר</w:t>
      </w:r>
      <w:r w:rsidRPr="00C521D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896AE9D"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עם מתן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ע"י המזמין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הושלם מתן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27B5B48C"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סודיות והמצאת מסמכים</w:t>
      </w:r>
    </w:p>
    <w:p w14:paraId="00DC2DD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העתקים וניירות עבודה, בין שהוכנו על ידי היועץ </w:t>
      </w:r>
      <w:r w:rsidRPr="00C521D8">
        <w:rPr>
          <w:rFonts w:ascii="Times New Roman" w:eastAsia="Times New Roman" w:hAnsi="Times New Roman" w:cs="David" w:hint="cs"/>
          <w:sz w:val="24"/>
          <w:szCs w:val="24"/>
          <w:rtl/>
          <w:lang w:eastAsia="he-IL"/>
        </w:rPr>
        <w:t>ו/או על ידי</w:t>
      </w:r>
      <w:r w:rsidRPr="00C521D8">
        <w:rPr>
          <w:rFonts w:ascii="Times New Roman" w:eastAsia="Times New Roman" w:hAnsi="Times New Roman" w:cs="David"/>
          <w:sz w:val="24"/>
          <w:szCs w:val="24"/>
          <w:rtl/>
          <w:lang w:eastAsia="he-IL"/>
        </w:rPr>
        <w:t xml:space="preserve"> מ</w:t>
      </w:r>
      <w:r w:rsidRPr="00C521D8">
        <w:rPr>
          <w:rFonts w:ascii="Times New Roman" w:eastAsia="Times New Roman" w:hAnsi="Times New Roman" w:cs="David" w:hint="cs"/>
          <w:sz w:val="24"/>
          <w:szCs w:val="24"/>
          <w:rtl/>
          <w:lang w:eastAsia="he-IL"/>
        </w:rPr>
        <w:t>י מ</w:t>
      </w:r>
      <w:r w:rsidRPr="00C521D8">
        <w:rPr>
          <w:rFonts w:ascii="Times New Roman" w:eastAsia="Times New Roman" w:hAnsi="Times New Roman" w:cs="David"/>
          <w:sz w:val="24"/>
          <w:szCs w:val="24"/>
          <w:rtl/>
          <w:lang w:eastAsia="he-IL"/>
        </w:rPr>
        <w:t xml:space="preserve">טעמו ובין שהוכנו על ידי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מי </w:t>
      </w:r>
      <w:r w:rsidRPr="00C521D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9D72F7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מאחריותו </w:t>
      </w:r>
      <w:r w:rsidRPr="00C521D8">
        <w:rPr>
          <w:rFonts w:ascii="Times New Roman" w:eastAsia="Times New Roman" w:hAnsi="Times New Roman" w:cs="David" w:hint="cs"/>
          <w:sz w:val="24"/>
          <w:szCs w:val="24"/>
          <w:rtl/>
          <w:lang w:eastAsia="he-IL"/>
        </w:rPr>
        <w:t xml:space="preserve">של היועץ </w:t>
      </w:r>
      <w:r w:rsidRPr="00C521D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יציית היועץ לכל דרישה של המנהל בדבר נקיטת אמצעי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F443E4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יחתים את עובדיו</w:t>
      </w:r>
      <w:r w:rsidRPr="00C521D8">
        <w:rPr>
          <w:rFonts w:ascii="Times New Roman" w:eastAsia="Times New Roman" w:hAnsi="Times New Roman" w:cs="David" w:hint="cs"/>
          <w:sz w:val="24"/>
          <w:szCs w:val="24"/>
          <w:rtl/>
          <w:lang w:eastAsia="he-IL"/>
        </w:rPr>
        <w:t xml:space="preserve"> ו/או שלוחיו ו/או אחר מטעמו</w:t>
      </w:r>
      <w:r w:rsidRPr="00C521D8">
        <w:rPr>
          <w:rFonts w:ascii="Times New Roman" w:eastAsia="Times New Roman" w:hAnsi="Times New Roman" w:cs="David"/>
          <w:sz w:val="24"/>
          <w:szCs w:val="24"/>
          <w:rtl/>
          <w:lang w:eastAsia="he-IL"/>
        </w:rPr>
        <w:t xml:space="preserve"> בקשר עם ביצוע הסכם זה</w:t>
      </w:r>
      <w:r w:rsidRPr="00C521D8">
        <w:rPr>
          <w:rFonts w:ascii="Times New Roman" w:eastAsia="Times New Roman" w:hAnsi="Times New Roman" w:cs="David" w:hint="cs"/>
          <w:sz w:val="24"/>
          <w:szCs w:val="24"/>
          <w:rtl/>
          <w:lang w:eastAsia="he-IL"/>
        </w:rPr>
        <w:t xml:space="preserve"> על נספחיו,</w:t>
      </w:r>
      <w:r w:rsidRPr="00C521D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C521D8">
        <w:rPr>
          <w:rFonts w:ascii="Times New Roman" w:eastAsia="Times New Roman" w:hAnsi="Times New Roman" w:cs="David"/>
          <w:bCs/>
          <w:sz w:val="24"/>
          <w:szCs w:val="24"/>
          <w:rtl/>
          <w:lang w:eastAsia="he-IL"/>
        </w:rPr>
        <w:t>ו'</w:t>
      </w:r>
      <w:r w:rsidRPr="00C521D8">
        <w:rPr>
          <w:rFonts w:ascii="Times New Roman" w:eastAsia="Times New Roman" w:hAnsi="Times New Roman" w:cs="David"/>
          <w:sz w:val="24"/>
          <w:szCs w:val="24"/>
          <w:rtl/>
          <w:lang w:eastAsia="he-IL"/>
        </w:rPr>
        <w:t>,.</w:t>
      </w:r>
    </w:p>
    <w:p w14:paraId="2815CD33"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לפי דרישת המזמין ועם סיום 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C521D8">
        <w:rPr>
          <w:rFonts w:ascii="Times New Roman" w:eastAsia="Times New Roman" w:hAnsi="Times New Roman" w:cs="David" w:hint="cs"/>
          <w:sz w:val="24"/>
          <w:szCs w:val="24"/>
          <w:rtl/>
          <w:lang w:eastAsia="he-IL"/>
        </w:rPr>
        <w:t>.</w:t>
      </w:r>
    </w:p>
    <w:p w14:paraId="676DDD97"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ויתור על זכויות מצד היועץ</w:t>
      </w:r>
    </w:p>
    <w:p w14:paraId="7CDACF4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השתמש המזמין כדין בסמכות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521D8">
        <w:rPr>
          <w:rFonts w:ascii="Times New Roman" w:eastAsia="Times New Roman" w:hAnsi="Times New Roman" w:cs="David" w:hint="cs"/>
          <w:sz w:val="24"/>
          <w:szCs w:val="24"/>
          <w:rtl/>
          <w:lang w:eastAsia="he-IL"/>
        </w:rPr>
        <w:t>יועץ כל טענה ו/או דרישה ו/או תלונה ו/או</w:t>
      </w:r>
      <w:r w:rsidRPr="00C521D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w:t>
      </w:r>
      <w:r w:rsidRPr="00C521D8">
        <w:rPr>
          <w:rFonts w:ascii="Times New Roman" w:eastAsia="Times New Roman" w:hAnsi="Times New Roman" w:cs="David" w:hint="cs"/>
          <w:sz w:val="24"/>
          <w:szCs w:val="24"/>
          <w:rtl/>
          <w:lang w:eastAsia="he-IL"/>
        </w:rPr>
        <w:t xml:space="preserve"> שיפוי ו/או</w:t>
      </w:r>
      <w:r w:rsidRPr="00C521D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פגיעה במוניטין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הפסד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הפסד רווח העלולים להיגרם לו עקב הביטול</w:t>
      </w:r>
      <w:r w:rsidRPr="00C521D8">
        <w:rPr>
          <w:rFonts w:ascii="Times New Roman" w:eastAsia="Times New Roman" w:hAnsi="Times New Roman" w:cs="David" w:hint="cs"/>
          <w:sz w:val="24"/>
          <w:szCs w:val="24"/>
          <w:rtl/>
          <w:lang w:eastAsia="he-IL"/>
        </w:rPr>
        <w:t xml:space="preserve"> או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lastRenderedPageBreak/>
        <w:t xml:space="preserve">ההפסקה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מכל סיבה אחרת.</w:t>
      </w:r>
    </w:p>
    <w:p w14:paraId="714FE14A"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שביצע היועץ על פי חוזה זה.</w:t>
      </w:r>
    </w:p>
    <w:p w14:paraId="2082BAC3"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המשך 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מסירתם לידי יועץ אחר, והינו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2438D73"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שונות</w:t>
      </w:r>
    </w:p>
    <w:p w14:paraId="049660F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הראשי במשרד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מתחייב לבצע את השירותים שעליו לבצע אישית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w:t>
      </w:r>
      <w:r w:rsidRPr="00C521D8">
        <w:rPr>
          <w:rFonts w:ascii="Times New Roman" w:eastAsia="Times New Roman" w:hAnsi="Times New Roman" w:cs="David" w:hint="cs"/>
          <w:sz w:val="24"/>
          <w:szCs w:val="24"/>
          <w:rtl/>
          <w:lang w:eastAsia="he-IL"/>
        </w:rPr>
        <w:t xml:space="preserve"> זה והינו</w:t>
      </w:r>
      <w:r w:rsidRPr="00C521D8">
        <w:rPr>
          <w:rFonts w:ascii="Times New Roman" w:eastAsia="Times New Roman" w:hAnsi="Times New Roman" w:cs="David"/>
          <w:sz w:val="24"/>
          <w:szCs w:val="24"/>
          <w:rtl/>
          <w:lang w:eastAsia="he-IL"/>
        </w:rPr>
        <w:t xml:space="preserve"> אחראי וערב כלפי המזמין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התחייבויות היועץ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w:t>
      </w:r>
    </w:p>
    <w:p w14:paraId="1813156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צד אשר יפר או לא יקיים איזו מהתחייבויותיו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יהיה חייב לפצות את הצד המקיים על כל הנזקים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ההפסדים שיגרמו לו עקב 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מבלי לגרוע מזכות הצד המקיים לכל סעד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תרופה אחרים ו/או נוספים.</w:t>
      </w:r>
    </w:p>
    <w:p w14:paraId="2F284424"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למניעת ספקות מוצהר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6CAF65D"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521D8">
        <w:rPr>
          <w:rFonts w:ascii="Times New Roman" w:eastAsia="Times New Roman" w:hAnsi="Times New Roman" w:cs="David" w:hint="cs"/>
          <w:sz w:val="24"/>
          <w:szCs w:val="24"/>
          <w:rtl/>
          <w:lang w:eastAsia="he-IL"/>
        </w:rPr>
        <w:t>נבע</w:t>
      </w:r>
      <w:r w:rsidRPr="00C521D8">
        <w:rPr>
          <w:rFonts w:ascii="Times New Roman" w:eastAsia="Times New Roman" w:hAnsi="Times New Roman" w:cs="David"/>
          <w:sz w:val="24"/>
          <w:szCs w:val="24"/>
          <w:rtl/>
          <w:lang w:eastAsia="he-IL"/>
        </w:rPr>
        <w:t xml:space="preserve"> מאי עמידתו בהתחייבויותיו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w:t>
      </w:r>
    </w:p>
    <w:p w14:paraId="235A2D1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זכאי לקזז כנגד כל סכום המגיע ליועץ מאת 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580CD5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כל </w:t>
      </w:r>
      <w:r w:rsidRPr="00C521D8">
        <w:rPr>
          <w:rFonts w:ascii="Times New Roman" w:eastAsia="Times New Roman" w:hAnsi="Times New Roman" w:cs="David" w:hint="cs"/>
          <w:sz w:val="24"/>
          <w:szCs w:val="24"/>
          <w:rtl/>
          <w:lang w:eastAsia="he-IL"/>
        </w:rPr>
        <w:t>אחת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אחת מהתחייבויות המזמין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מותנה בכך שהיועץ יקיים תחילה את 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עד לאותו מועד. המזמין זכאי, מבלי לפגוע </w:t>
      </w:r>
      <w:r w:rsidRPr="00C521D8">
        <w:rPr>
          <w:rFonts w:ascii="Times New Roman" w:eastAsia="Times New Roman" w:hAnsi="Times New Roman" w:cs="David" w:hint="cs"/>
          <w:sz w:val="24"/>
          <w:szCs w:val="24"/>
          <w:rtl/>
          <w:lang w:eastAsia="he-IL"/>
        </w:rPr>
        <w:t>מכלליות ה</w:t>
      </w:r>
      <w:r w:rsidRPr="00C521D8">
        <w:rPr>
          <w:rFonts w:ascii="Times New Roman" w:eastAsia="Times New Roman" w:hAnsi="Times New Roman" w:cs="David"/>
          <w:sz w:val="24"/>
          <w:szCs w:val="24"/>
          <w:rtl/>
          <w:lang w:eastAsia="he-IL"/>
        </w:rPr>
        <w:t>אמור בכל מקום אחר בחוזה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לעכב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952FB8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שום התנהגות מצד</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של מי</w:t>
      </w:r>
      <w:r w:rsidRPr="00C521D8">
        <w:rPr>
          <w:rFonts w:ascii="Times New Roman" w:eastAsia="Times New Roman" w:hAnsi="Times New Roman" w:cs="David"/>
          <w:sz w:val="24"/>
          <w:szCs w:val="24"/>
          <w:rtl/>
          <w:lang w:eastAsia="he-IL"/>
        </w:rPr>
        <w:t xml:space="preserve"> מהצדדים לא תחשב כויתור על איזה מזכויותיו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ו/או</w:t>
      </w:r>
      <w:r w:rsidRPr="00C521D8">
        <w:rPr>
          <w:rFonts w:ascii="Times New Roman" w:eastAsia="Times New Roman" w:hAnsi="Times New Roman" w:cs="David"/>
          <w:sz w:val="24"/>
          <w:szCs w:val="24"/>
          <w:rtl/>
          <w:lang w:eastAsia="he-IL"/>
        </w:rPr>
        <w:t xml:space="preserve"> ע</w:t>
      </w:r>
      <w:r w:rsidRPr="00C521D8">
        <w:rPr>
          <w:rFonts w:ascii="Times New Roman" w:eastAsia="Times New Roman" w:hAnsi="Times New Roman" w:cs="David" w:hint="cs"/>
          <w:sz w:val="24"/>
          <w:szCs w:val="24"/>
          <w:rtl/>
          <w:lang w:eastAsia="he-IL"/>
        </w:rPr>
        <w:t>ל פי כל</w:t>
      </w:r>
      <w:r w:rsidRPr="00C521D8">
        <w:rPr>
          <w:rFonts w:ascii="Times New Roman" w:eastAsia="Times New Roman" w:hAnsi="Times New Roman" w:cs="David"/>
          <w:sz w:val="24"/>
          <w:szCs w:val="24"/>
          <w:rtl/>
          <w:lang w:eastAsia="he-IL"/>
        </w:rPr>
        <w:t xml:space="preserve"> דין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כויתור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כהסכמה מצדו לאיזה הפרה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אי קיום של תנאי מתנאי חוזה</w:t>
      </w:r>
      <w:r w:rsidRPr="00C521D8">
        <w:rPr>
          <w:rFonts w:ascii="Times New Roman" w:eastAsia="Times New Roman" w:hAnsi="Times New Roman" w:cs="David" w:hint="cs"/>
          <w:sz w:val="24"/>
          <w:szCs w:val="24"/>
          <w:rtl/>
          <w:lang w:eastAsia="he-IL"/>
        </w:rPr>
        <w:t xml:space="preserve"> זה ו/</w:t>
      </w:r>
      <w:r w:rsidRPr="00C521D8">
        <w:rPr>
          <w:rFonts w:ascii="Times New Roman" w:eastAsia="Times New Roman" w:hAnsi="Times New Roman" w:cs="David"/>
          <w:sz w:val="24"/>
          <w:szCs w:val="24"/>
          <w:rtl/>
          <w:lang w:eastAsia="he-IL"/>
        </w:rPr>
        <w:t xml:space="preserve"> או כנותנת דחייה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ארכה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כל פעולה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יש לעשותה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טול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תוספת של תנאי </w:t>
      </w:r>
      <w:r w:rsidRPr="00C521D8">
        <w:rPr>
          <w:rFonts w:ascii="Times New Roman" w:eastAsia="Times New Roman" w:hAnsi="Times New Roman" w:cs="David" w:hint="cs"/>
          <w:sz w:val="24"/>
          <w:szCs w:val="24"/>
          <w:rtl/>
          <w:lang w:eastAsia="he-IL"/>
        </w:rPr>
        <w:t>כלשהו</w:t>
      </w:r>
      <w:r w:rsidRPr="00C521D8">
        <w:rPr>
          <w:rFonts w:ascii="Times New Roman" w:eastAsia="Times New Roman" w:hAnsi="Times New Roman" w:cs="David"/>
          <w:sz w:val="24"/>
          <w:szCs w:val="24"/>
          <w:rtl/>
          <w:lang w:eastAsia="he-IL"/>
        </w:rPr>
        <w:t>, אלא אם נעשו במפורש ובכתב.</w:t>
      </w:r>
    </w:p>
    <w:p w14:paraId="0F87E088"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מכלליות האמור לעיל -</w:t>
      </w:r>
    </w:p>
    <w:p w14:paraId="6ABD7242"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0D5384E"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תור כלשהו על זכויות וחובות לפי החוזה.</w:t>
      </w:r>
    </w:p>
    <w:p w14:paraId="0EDDB22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במידה והיועץ כולל מספר גופים או יחידים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A081CE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w:t>
      </w:r>
      <w:r w:rsidRPr="00C521D8">
        <w:rPr>
          <w:rFonts w:ascii="Times New Roman" w:eastAsia="Times New Roman" w:hAnsi="Times New Roman" w:cs="David"/>
          <w:sz w:val="24"/>
          <w:szCs w:val="24"/>
          <w:rtl/>
          <w:lang w:eastAsia="he-IL"/>
        </w:rPr>
        <w:lastRenderedPageBreak/>
        <w:t xml:space="preserve">חלקו המפורט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בגין כל חיוב מחיובי המזמין </w:t>
      </w:r>
      <w:r w:rsidRPr="00C521D8">
        <w:rPr>
          <w:rFonts w:ascii="Times New Roman" w:eastAsia="Times New Roman" w:hAnsi="Times New Roman" w:cs="David" w:hint="cs"/>
          <w:sz w:val="24"/>
          <w:szCs w:val="24"/>
          <w:rtl/>
          <w:lang w:eastAsia="he-IL"/>
        </w:rPr>
        <w:t>על פי</w:t>
      </w:r>
      <w:r w:rsidRPr="00C521D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C521D8">
        <w:rPr>
          <w:rFonts w:ascii="Times New Roman" w:eastAsia="Times New Roman" w:hAnsi="Times New Roman" w:cs="David" w:hint="cs"/>
          <w:sz w:val="24"/>
          <w:szCs w:val="24"/>
          <w:rtl/>
          <w:lang w:eastAsia="he-IL"/>
        </w:rPr>
        <w:t>על פ</w:t>
      </w:r>
      <w:r w:rsidRPr="00C521D8">
        <w:rPr>
          <w:rFonts w:ascii="Times New Roman" w:eastAsia="Times New Roman" w:hAnsi="Times New Roman" w:cs="David"/>
          <w:sz w:val="24"/>
          <w:szCs w:val="24"/>
          <w:rtl/>
          <w:lang w:eastAsia="he-IL"/>
        </w:rPr>
        <w:t>י חוזה זה. וזאת מבלי לגרוע מהאמור להלן בסיפא לס"ק זה.</w:t>
      </w:r>
    </w:p>
    <w:p w14:paraId="544A42CB" w14:textId="77777777" w:rsidR="00C521D8" w:rsidRPr="00C521D8" w:rsidRDefault="00C521D8" w:rsidP="00C521D8">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t>היועץ מתחייב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כל דרישה</w:t>
      </w:r>
      <w:r w:rsidRPr="00C521D8">
        <w:rPr>
          <w:rFonts w:ascii="Times New Roman" w:eastAsia="Times New Roman" w:hAnsi="Times New Roman" w:cs="David" w:hint="cs"/>
          <w:sz w:val="24"/>
          <w:szCs w:val="24"/>
          <w:rtl/>
          <w:lang w:eastAsia="he-IL"/>
        </w:rPr>
        <w:t xml:space="preserve"> ו/או 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טענה ו/או תביעה, ככל שתהיינה לו כנגד המזמין בגין חיובי המזמין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אותו 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לגבי תביעה של מי מיחידי המזמין כנגד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קרי</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תביעה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p>
    <w:p w14:paraId="3FF1389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2415DB32"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למען הסר ספק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מוסכם ומוצהר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586BFD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D7986A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 זה על נספחיו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A3054EB" w14:textId="77777777" w:rsidR="008E610C" w:rsidRDefault="00C521D8" w:rsidP="008E610C">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521D8">
        <w:rPr>
          <w:rFonts w:ascii="Times New Roman" w:eastAsia="Times New Roman" w:hAnsi="Times New Roman" w:cs="David" w:hint="cs"/>
          <w:sz w:val="24"/>
          <w:szCs w:val="24"/>
          <w:rtl/>
          <w:lang w:eastAsia="he-IL"/>
        </w:rPr>
        <w:t>רשום</w:t>
      </w:r>
      <w:r w:rsidRPr="00C521D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תחשב היא כמתקבלת ביום משלוח או מסירתה כאמור.</w:t>
      </w:r>
    </w:p>
    <w:p w14:paraId="3B368C72" w14:textId="77777777" w:rsidR="008E610C" w:rsidRDefault="008E610C"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36B6B96C"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1AF42D11"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2471ADEF"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382A6B9D"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4E6F2BF1"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9F5A873"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04C0CD6"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095250B"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4BACC6B"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3D4120A4" w14:textId="77777777" w:rsidR="00C521D8" w:rsidRPr="008E610C" w:rsidRDefault="00C521D8" w:rsidP="003D616C">
      <w:pPr>
        <w:widowControl w:val="0"/>
        <w:spacing w:before="0" w:beforeAutospacing="0" w:after="0" w:afterAutospacing="0" w:line="240" w:lineRule="auto"/>
        <w:ind w:left="788"/>
        <w:jc w:val="center"/>
        <w:rPr>
          <w:rFonts w:ascii="Times New Roman" w:eastAsia="Times New Roman" w:hAnsi="Times New Roman" w:cs="David"/>
          <w:sz w:val="24"/>
          <w:szCs w:val="24"/>
          <w:rtl/>
          <w:lang w:eastAsia="he-IL"/>
        </w:rPr>
      </w:pPr>
      <w:r w:rsidRPr="008E610C">
        <w:rPr>
          <w:rFonts w:ascii="Times New Roman" w:eastAsia="Times New Roman" w:hAnsi="Times New Roman" w:cs="David"/>
          <w:bCs/>
          <w:sz w:val="24"/>
          <w:szCs w:val="24"/>
          <w:rtl/>
          <w:lang w:eastAsia="he-IL"/>
        </w:rPr>
        <w:t>ולראיה באו הצדדים על החתום:</w:t>
      </w:r>
    </w:p>
    <w:p w14:paraId="068E04E1"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15DE24A" w14:textId="77777777" w:rsidR="00C521D8" w:rsidRPr="00C521D8" w:rsidRDefault="00C521D8" w:rsidP="003D61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931238215"/>
          <w:placeholder>
            <w:docPart w:val="1852A3B655334B529FA9ABA6AB928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0B0A">
            <w:rPr>
              <w:rFonts w:ascii="Times New Roman" w:eastAsia="Times New Roman" w:hAnsi="Times New Roman" w:cs="David"/>
              <w:color w:val="00B0F0"/>
              <w:sz w:val="24"/>
              <w:szCs w:val="24"/>
              <w:u w:val="single"/>
              <w:rtl/>
              <w:lang w:eastAsia="he-IL"/>
            </w:rPr>
            <w:t>ז'אן ברקוביץ מהנדסים יועצים</w:t>
          </w:r>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627158571"/>
          <w:placeholder>
            <w:docPart w:val="53B86EC189984CB0895E04132A83E4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460B0A" w:rsidRPr="009C4355">
            <w:rPr>
              <w:rStyle w:val="PlaceholderText"/>
              <w:rtl/>
            </w:rPr>
            <w:t>[שם צד א]</w:t>
          </w:r>
        </w:sdtContent>
      </w:sdt>
    </w:p>
    <w:p w14:paraId="59BEED59" w14:textId="77777777" w:rsid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0CA45F94"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F367FE"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E929BB"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F2B617"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404AF4"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2E8827C4"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386A5BBA"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634DBA05"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7E64EA6"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9640150"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C9306B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F75A493"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376C2C" w14:textId="0AF89CB6" w:rsidR="008E610C" w:rsidRPr="00B27B4C" w:rsidRDefault="008E610C" w:rsidP="00D5329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r w:rsidR="00052070">
        <w:rPr>
          <w:rFonts w:ascii="Times New Roman" w:eastAsia="Times New Roman" w:hAnsi="Times New Roman" w:cs="David" w:hint="cs"/>
          <w:sz w:val="24"/>
          <w:szCs w:val="24"/>
          <w:rtl/>
          <w:lang w:eastAsia="he-IL"/>
        </w:rPr>
        <w:t xml:space="preserve"> ב 19 בנינים , כ- 57</w:t>
      </w:r>
      <w:r w:rsidR="00D5329D">
        <w:rPr>
          <w:rFonts w:ascii="Times New Roman" w:eastAsia="Times New Roman" w:hAnsi="Times New Roman" w:cs="David" w:hint="cs"/>
          <w:sz w:val="24"/>
          <w:szCs w:val="24"/>
          <w:rtl/>
          <w:lang w:eastAsia="he-IL"/>
        </w:rPr>
        <w:t>7</w:t>
      </w:r>
      <w:r w:rsidR="00052070">
        <w:rPr>
          <w:rFonts w:ascii="Times New Roman" w:eastAsia="Times New Roman" w:hAnsi="Times New Roman" w:cs="David" w:hint="cs"/>
          <w:sz w:val="24"/>
          <w:szCs w:val="24"/>
          <w:rtl/>
          <w:lang w:eastAsia="he-IL"/>
        </w:rPr>
        <w:t xml:space="preserve"> יח"ד בבניינים של 9-14 קומות </w:t>
      </w:r>
      <w:r w:rsidRPr="00B27B4C">
        <w:rPr>
          <w:rFonts w:ascii="Times New Roman" w:eastAsia="Times New Roman" w:hAnsi="Times New Roman" w:cs="David" w:hint="cs"/>
          <w:sz w:val="24"/>
          <w:szCs w:val="24"/>
          <w:rtl/>
          <w:lang w:eastAsia="he-IL"/>
        </w:rPr>
        <w:t xml:space="preserve">,  </w:t>
      </w:r>
      <w:r w:rsidR="00052070">
        <w:rPr>
          <w:rFonts w:ascii="Times New Roman" w:eastAsia="Times New Roman" w:hAnsi="Times New Roman" w:cs="David" w:hint="cs"/>
          <w:sz w:val="24"/>
          <w:szCs w:val="24"/>
          <w:rtl/>
          <w:lang w:eastAsia="he-IL"/>
        </w:rPr>
        <w:t>כולל מרתפים-</w:t>
      </w:r>
      <w:r w:rsidRPr="00B27B4C">
        <w:rPr>
          <w:rFonts w:ascii="Times New Roman" w:eastAsia="Times New Roman" w:hAnsi="Times New Roman" w:cs="David" w:hint="cs"/>
          <w:sz w:val="24"/>
          <w:szCs w:val="24"/>
          <w:rtl/>
          <w:lang w:eastAsia="he-IL"/>
        </w:rPr>
        <w:t>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125AE3">
            <w:rPr>
              <w:rFonts w:ascii="Times New Roman" w:eastAsia="Times New Roman" w:hAnsi="Times New Roman" w:cs="David" w:hint="cs"/>
              <w:color w:val="00B0F0"/>
              <w:sz w:val="24"/>
              <w:szCs w:val="24"/>
              <w:rtl/>
              <w:lang w:eastAsia="he-IL"/>
            </w:rPr>
            <w:t xml:space="preserve">קרית אתא </w:t>
          </w:r>
        </w:sdtContent>
      </w:sdt>
      <w:r w:rsidRPr="00E95AE9">
        <w:rPr>
          <w:rFonts w:ascii="Times New Roman" w:eastAsia="Times New Roman" w:hAnsi="Times New Roman" w:cs="David" w:hint="cs"/>
          <w:color w:val="00B0F0"/>
          <w:sz w:val="24"/>
          <w:szCs w:val="24"/>
          <w:rtl/>
          <w:lang w:eastAsia="he-IL"/>
        </w:rPr>
        <w:t xml:space="preserve"> - ,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60B0A">
            <w:rPr>
              <w:rFonts w:ascii="Times New Roman" w:eastAsia="Times New Roman" w:hAnsi="Times New Roman" w:cs="David" w:hint="cs"/>
              <w:color w:val="00B0F0"/>
              <w:sz w:val="24"/>
              <w:szCs w:val="24"/>
              <w:rtl/>
            </w:rPr>
            <w:t>גבעת הכלניות ( טרם ניתן שם לפרויקט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C3DCCD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E853DC" w14:textId="6CBEC13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95FA2860D414208A99C3AD0AEF3C5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460B0A">
            <w:rPr>
              <w:rFonts w:ascii="Times New Roman" w:eastAsia="Times New Roman" w:hAnsi="Times New Roman" w:cs="David" w:hint="cs"/>
              <w:color w:val="008000"/>
              <w:sz w:val="24"/>
              <w:szCs w:val="24"/>
              <w:rtl/>
            </w:rPr>
            <w:t>כ/248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r w:rsidR="00125AE3">
        <w:rPr>
          <w:rFonts w:ascii="Times New Roman" w:eastAsia="Times New Roman" w:hAnsi="Times New Roman" w:cs="David" w:hint="cs"/>
          <w:sz w:val="24"/>
          <w:szCs w:val="24"/>
          <w:rtl/>
          <w:lang w:eastAsia="he-IL"/>
        </w:rPr>
        <w:t xml:space="preserve">גוש </w:t>
      </w:r>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C96BDB">
            <w:rPr>
              <w:rFonts w:ascii="Times New Roman" w:eastAsia="Times New Roman" w:hAnsi="Times New Roman" w:cs="David" w:hint="cs"/>
              <w:sz w:val="24"/>
              <w:szCs w:val="24"/>
              <w:rtl/>
              <w:lang w:eastAsia="he-IL"/>
            </w:rPr>
            <w:t xml:space="preserve">10255 </w:t>
          </w:r>
        </w:sdtContent>
      </w:sdt>
      <w:r w:rsidRPr="00B27B4C">
        <w:rPr>
          <w:rFonts w:ascii="Times New Roman" w:eastAsia="Times New Roman" w:hAnsi="Times New Roman" w:cs="David" w:hint="cs"/>
          <w:sz w:val="24"/>
          <w:szCs w:val="24"/>
          <w:rtl/>
          <w:lang w:eastAsia="he-IL"/>
        </w:rPr>
        <w:t>.</w:t>
      </w:r>
    </w:p>
    <w:p w14:paraId="20E5ED26"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FC7968F"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6E7B7EE" w14:textId="5C00405C" w:rsidR="008E610C" w:rsidRPr="00B27B4C" w:rsidRDefault="008E610C" w:rsidP="00125AE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w:t>
      </w:r>
      <w:r w:rsidR="00125AE3">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125AE3">
            <w:rPr>
              <w:rFonts w:ascii="Times New Roman" w:eastAsia="Times New Roman" w:hAnsi="Times New Roman" w:cs="David" w:hint="cs"/>
              <w:color w:val="008000"/>
              <w:sz w:val="24"/>
              <w:szCs w:val="24"/>
              <w:rtl/>
            </w:rPr>
            <w:t xml:space="preserve">קרית אתא </w:t>
          </w:r>
        </w:sdtContent>
      </w:sdt>
      <w:r w:rsidRPr="00B27B4C">
        <w:rPr>
          <w:rFonts w:ascii="Times New Roman" w:eastAsia="Times New Roman" w:hAnsi="Times New Roman" w:cs="David" w:hint="cs"/>
          <w:color w:val="008000"/>
          <w:sz w:val="24"/>
          <w:szCs w:val="24"/>
          <w:rtl/>
        </w:rPr>
        <w:t>.</w:t>
      </w:r>
    </w:p>
    <w:p w14:paraId="5287DFFB"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FF0000"/>
          <w:sz w:val="24"/>
          <w:szCs w:val="24"/>
          <w:rtl/>
        </w:rPr>
      </w:pPr>
    </w:p>
    <w:p w14:paraId="41A874B4"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691F308"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256B5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460B0A">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2E940F7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1225C25" w14:textId="77777777" w:rsidR="008E610C" w:rsidRPr="00DE094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E3599FC" w14:textId="77777777" w:rsidR="008E610C" w:rsidRPr="00B27B4C"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9612847"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6F52CE98"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CC9883"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4128C6F33674AB3B2AA6EE81826DF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460B0A">
            <w:rPr>
              <w:rFonts w:ascii="Times New Roman" w:eastAsia="Times New Roman" w:hAnsi="Times New Roman" w:cs="David"/>
              <w:color w:val="008000"/>
              <w:sz w:val="24"/>
              <w:szCs w:val="24"/>
              <w:rtl/>
              <w:lang w:eastAsia="he-IL"/>
            </w:rPr>
            <w:t>ג'אן ברקוביץ'</w:t>
          </w:r>
        </w:sdtContent>
      </w:sdt>
    </w:p>
    <w:p w14:paraId="0203C26B" w14:textId="11C63322" w:rsidR="008E610C" w:rsidRPr="00B27B4C"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033FD02752314DC693A554A6A0768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5A4284">
            <w:rPr>
              <w:rFonts w:ascii="Times New Roman" w:eastAsia="Times New Roman" w:hAnsi="Times New Roman" w:cs="David"/>
              <w:color w:val="008000"/>
              <w:sz w:val="24"/>
              <w:szCs w:val="24"/>
              <w:rtl/>
              <w:lang w:eastAsia="he-IL"/>
            </w:rPr>
            <w:t>4</w:t>
          </w:r>
        </w:sdtContent>
      </w:sdt>
    </w:p>
    <w:p w14:paraId="65463AC4"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495E6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15FF448133848B488FFDCB7ED3BCA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460B0A">
            <w:rPr>
              <w:rFonts w:ascii="Times New Roman" w:eastAsia="Times New Roman" w:hAnsi="Times New Roman" w:cs="David"/>
              <w:color w:val="008000"/>
              <w:sz w:val="24"/>
              <w:szCs w:val="24"/>
              <w:rtl/>
              <w:lang w:eastAsia="he-IL"/>
            </w:rPr>
            <w:t>ג'אן ברקוביץ'</w:t>
          </w:r>
        </w:sdtContent>
      </w:sdt>
    </w:p>
    <w:p w14:paraId="63B66C4E"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65C79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3A71B9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D93B21"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4BE3656"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0373072"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04A6FE3"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2B33594"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01B27A3"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CCC6CE3"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2D3A11B4" w14:textId="77777777" w:rsidTr="00044544">
        <w:tc>
          <w:tcPr>
            <w:tcW w:w="3366" w:type="dxa"/>
          </w:tcPr>
          <w:p w14:paraId="697A14AF" w14:textId="5EFE6064" w:rsidR="008E610C" w:rsidRDefault="00EB6F92"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F3C8191FC2A43F78905EF4204880F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15087">
                  <w:rPr>
                    <w:rFonts w:ascii="Times New Roman" w:eastAsia="Times New Roman" w:hAnsi="Times New Roman" w:cs="David" w:hint="cs"/>
                    <w:color w:val="008000"/>
                    <w:sz w:val="24"/>
                    <w:szCs w:val="24"/>
                    <w:rtl/>
                    <w:lang w:eastAsia="he-IL"/>
                  </w:rPr>
                  <w:t>100%</w:t>
                </w:r>
              </w:sdtContent>
            </w:sdt>
          </w:p>
          <w:p w14:paraId="0B785DB6"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3AFC451" w14:textId="77777777" w:rsidR="008E610C" w:rsidRDefault="008E610C" w:rsidP="00044544">
            <w:pPr>
              <w:widowControl w:val="0"/>
              <w:spacing w:before="0" w:beforeAutospacing="0" w:after="0" w:afterAutospacing="0" w:line="240" w:lineRule="auto"/>
              <w:ind w:left="720"/>
              <w:outlineLvl w:val="2"/>
            </w:pPr>
          </w:p>
          <w:p w14:paraId="290B2FEB"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7C5FD3C"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190AE47"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567ABE92"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5280C86" w14:textId="4C88FF20" w:rsidR="00C521D8" w:rsidRPr="00C521D8" w:rsidRDefault="00C521D8" w:rsidP="00D5329D">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נספח "ב"</w:t>
      </w:r>
    </w:p>
    <w:p w14:paraId="5C75469F"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1A2328B7"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51DDBDFC"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w:t>
      </w:r>
      <w:r w:rsidRPr="00C521D8">
        <w:rPr>
          <w:rFonts w:ascii="Times New Roman" w:eastAsia="Times New Roman" w:hAnsi="Times New Roman" w:cs="David"/>
          <w:sz w:val="24"/>
          <w:szCs w:val="24"/>
          <w:rtl/>
          <w:lang w:eastAsia="he-IL"/>
        </w:rPr>
        <w:lastRenderedPageBreak/>
        <w:t>גז ראדון וכו') ובין היתר את הנושאים המפורטים להלן:</w:t>
      </w:r>
    </w:p>
    <w:p w14:paraId="42CE4DA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קירות, בורות, תעלות, 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מעליות.</w:t>
      </w:r>
    </w:p>
    <w:p w14:paraId="7F85E91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4F4C06F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32B5575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71E4F50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779A005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6A0CC76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074994C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2CDC72A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20272F8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1A575D7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24A91E4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אטום קירות חוץ.</w:t>
      </w:r>
    </w:p>
    <w:p w14:paraId="06FC772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יג.</w:t>
      </w:r>
      <w:r w:rsidRPr="00C521D8">
        <w:rPr>
          <w:rFonts w:ascii="Times New Roman" w:eastAsia="Times New Roman" w:hAnsi="Times New Roman" w:cs="David"/>
          <w:sz w:val="24"/>
          <w:szCs w:val="24"/>
          <w:rtl/>
          <w:lang w:eastAsia="he-IL"/>
        </w:rPr>
        <w:tab/>
        <w:t>אטום מסדים.</w:t>
      </w:r>
    </w:p>
    <w:p w14:paraId="1E7393F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5301510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748EB75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טז.</w:t>
      </w:r>
      <w:r w:rsidRPr="00C521D8">
        <w:rPr>
          <w:rFonts w:ascii="Times New Roman" w:eastAsia="Times New Roman" w:hAnsi="Times New Roman" w:cs="David" w:hint="cs"/>
          <w:sz w:val="24"/>
          <w:szCs w:val="24"/>
          <w:rtl/>
          <w:lang w:eastAsia="he-IL"/>
        </w:rPr>
        <w:tab/>
        <w:t>אטום קירות פתוח.</w:t>
      </w:r>
    </w:p>
    <w:p w14:paraId="221C3BC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יז.</w:t>
      </w:r>
      <w:r w:rsidRPr="00C521D8">
        <w:rPr>
          <w:rFonts w:ascii="Times New Roman" w:eastAsia="Times New Roman" w:hAnsi="Times New Roman" w:cs="David" w:hint="cs"/>
          <w:sz w:val="24"/>
          <w:szCs w:val="24"/>
          <w:rtl/>
          <w:lang w:eastAsia="he-IL"/>
        </w:rPr>
        <w:tab/>
        <w:t>אטום ברכות 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 מים בפיתוח.</w:t>
      </w:r>
    </w:p>
    <w:p w14:paraId="302D28F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יח.</w:t>
      </w:r>
      <w:r w:rsidRPr="00C521D8">
        <w:rPr>
          <w:rFonts w:ascii="Times New Roman" w:eastAsia="Times New Roman" w:hAnsi="Times New Roman" w:cs="David" w:hint="cs"/>
          <w:sz w:val="24"/>
          <w:szCs w:val="24"/>
          <w:rtl/>
          <w:lang w:eastAsia="he-IL"/>
        </w:rPr>
        <w:tab/>
        <w:t>אטום בין אלמנטים טרומיים ו/או מתועשים.</w:t>
      </w:r>
    </w:p>
    <w:p w14:paraId="4F895B0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יט. </w:t>
      </w:r>
      <w:r w:rsidRPr="00C521D8">
        <w:rPr>
          <w:rFonts w:ascii="Times New Roman" w:eastAsia="Times New Roman" w:hAnsi="Times New Roman" w:cs="David" w:hint="cs"/>
          <w:sz w:val="24"/>
          <w:szCs w:val="24"/>
          <w:rtl/>
          <w:lang w:eastAsia="he-IL"/>
        </w:rPr>
        <w:tab/>
        <w:t>אטום כל אלמט אשר עלול להחדיר מים למבנה.</w:t>
      </w:r>
    </w:p>
    <w:p w14:paraId="637515F2"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1DD7C3ED"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79841ADC"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5C0759DD"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210F5B83"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65367D7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קבלת תדריך תכנון מנציג המזמין, מהאדריכל, מהקונסטרוקטור,</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7678260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7A56E427"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הכנת תכניות מוקדמות של עקרונות מערכי האיטום של המבנה ושל חומרי האיטום, במספר חלופות והכנסת שינויים בהם בהתאם לדרישות המזמין, לרבות הצגת אומדנים.</w:t>
      </w:r>
    </w:p>
    <w:p w14:paraId="727BACAB"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0D9C09BF"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362E8DF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w:t>
      </w:r>
      <w:r w:rsidRPr="00C521D8">
        <w:rPr>
          <w:rFonts w:ascii="Times New Roman" w:eastAsia="Times New Roman" w:hAnsi="Times New Roman" w:cs="David"/>
          <w:sz w:val="24"/>
          <w:szCs w:val="24"/>
          <w:rtl/>
          <w:lang w:eastAsia="he-IL"/>
        </w:rPr>
        <w:lastRenderedPageBreak/>
        <w:t xml:space="preserve">לקבלת תעודת גמר. </w:t>
      </w:r>
    </w:p>
    <w:p w14:paraId="33095C0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091C58D4"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1F88802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52A9286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3E8058F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5CE1587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4C0AABAF"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5069411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70F344D4"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3FA476A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בקנ"מ הנדרש ויכללו בנוסף גם את פרטי הבידוד הטרמי, השיפועים, האביזרים וכד'. </w:t>
      </w:r>
    </w:p>
    <w:p w14:paraId="23696F7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1EE6E16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1A631CB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6750831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16C1426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0F1D1C5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6AD62FC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35F3687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5FA82C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C521D8">
        <w:rPr>
          <w:rFonts w:ascii="Times New Roman" w:eastAsia="Times New Roman" w:hAnsi="Times New Roman" w:cs="David"/>
          <w:sz w:val="24"/>
          <w:szCs w:val="24"/>
          <w:rtl/>
          <w:lang w:eastAsia="he-IL"/>
        </w:rPr>
        <w:t>.</w:t>
      </w:r>
    </w:p>
    <w:p w14:paraId="0678E4D1"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66EEE071"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752549EE"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32922B7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2C9A65C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A3E315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7EF7D87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0537D20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498121F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7A020A1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3B4A78D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330996A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11E595B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FADF39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3F66945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5D56899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BE8CBC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0CDE896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504A14C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450BE06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73AC752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3A18548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526FB1C2"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בסיס 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22033CD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7141C40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0309CB5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29CA5BB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532D3B2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0943E09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0C0C30B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4AB59BD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3429871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383139D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538543A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3A802C63"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6233B4F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74B17FBA"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587DFE47"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7490BF6F"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700CF6C3"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3C639758"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53B1D23A"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67DACAF1"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4FA87184"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C17B95C"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52EC130"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6DB5FBD7"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798B6A2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744E8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2CF594B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5629AF"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88A012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15C1D0C"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D33F5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14308D6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AD316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004D5B3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B03CA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2E144C1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B883D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50A5EB3A"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083DE50B"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498889B9"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61856ED"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301DA60E" w14:textId="1B360599" w:rsidR="00CF2785" w:rsidRDefault="00C521D8" w:rsidP="00125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w:t>
      </w:r>
      <w:r w:rsidR="00125AE3" w:rsidRPr="00741F38">
        <w:rPr>
          <w:rFonts w:ascii="Times New Roman" w:eastAsia="Times New Roman" w:hAnsi="Times New Roman" w:cs="David"/>
          <w:b/>
          <w:bCs/>
          <w:sz w:val="24"/>
          <w:szCs w:val="24"/>
          <w:rtl/>
          <w:lang w:eastAsia="he-IL"/>
        </w:rPr>
        <w:t xml:space="preserve">160 </w:t>
      </w:r>
      <w:r w:rsidRPr="00741F38">
        <w:rPr>
          <w:rFonts w:ascii="Times New Roman" w:eastAsia="Times New Roman" w:hAnsi="Times New Roman" w:cs="David"/>
          <w:b/>
          <w:bCs/>
          <w:sz w:val="24"/>
          <w:szCs w:val="24"/>
          <w:rtl/>
          <w:lang w:eastAsia="he-IL"/>
        </w:rPr>
        <w:t xml:space="preserve"> ש"ח (במילים</w:t>
      </w:r>
      <w:r w:rsidR="00473A62">
        <w:rPr>
          <w:rFonts w:ascii="Times New Roman" w:eastAsia="Times New Roman" w:hAnsi="Times New Roman" w:cs="David" w:hint="cs"/>
          <w:b/>
          <w:bCs/>
          <w:sz w:val="24"/>
          <w:szCs w:val="24"/>
          <w:rtl/>
          <w:lang w:eastAsia="he-IL"/>
        </w:rPr>
        <w:t xml:space="preserve">: </w:t>
      </w:r>
      <w:r w:rsidR="00125AE3" w:rsidRPr="00741F38">
        <w:rPr>
          <w:rFonts w:ascii="Times New Roman" w:eastAsia="Times New Roman" w:hAnsi="Times New Roman" w:cs="David" w:hint="eastAsia"/>
          <w:b/>
          <w:bCs/>
          <w:sz w:val="24"/>
          <w:szCs w:val="24"/>
          <w:rtl/>
          <w:lang w:eastAsia="he-IL"/>
        </w:rPr>
        <w:t>מאה</w:t>
      </w:r>
      <w:r w:rsidR="00125AE3" w:rsidRPr="00741F38">
        <w:rPr>
          <w:rFonts w:ascii="Times New Roman" w:eastAsia="Times New Roman" w:hAnsi="Times New Roman" w:cs="David"/>
          <w:b/>
          <w:bCs/>
          <w:sz w:val="24"/>
          <w:szCs w:val="24"/>
          <w:rtl/>
          <w:lang w:eastAsia="he-IL"/>
        </w:rPr>
        <w:t xml:space="preserve"> ושישים </w:t>
      </w:r>
      <w:r w:rsidRPr="00741F38">
        <w:rPr>
          <w:rFonts w:ascii="Times New Roman" w:eastAsia="Times New Roman" w:hAnsi="Times New Roman" w:cs="David"/>
          <w:b/>
          <w:bCs/>
          <w:sz w:val="24"/>
          <w:szCs w:val="24"/>
          <w:rtl/>
          <w:lang w:eastAsia="he-IL"/>
        </w:rPr>
        <w:t xml:space="preserve"> ש"ח)</w:t>
      </w:r>
      <w:r w:rsidR="00CF2785">
        <w:rPr>
          <w:rFonts w:ascii="Times New Roman" w:eastAsia="Times New Roman" w:hAnsi="Times New Roman" w:cs="David" w:hint="cs"/>
          <w:b/>
          <w:bCs/>
          <w:sz w:val="24"/>
          <w:szCs w:val="24"/>
          <w:rtl/>
          <w:lang w:eastAsia="he-IL"/>
        </w:rPr>
        <w:t xml:space="preserve">  </w:t>
      </w:r>
      <w:r w:rsidRPr="00741F38">
        <w:rPr>
          <w:rFonts w:ascii="Times New Roman" w:eastAsia="Times New Roman" w:hAnsi="Times New Roman" w:cs="David"/>
          <w:b/>
          <w:bCs/>
          <w:sz w:val="24"/>
          <w:szCs w:val="24"/>
          <w:rtl/>
          <w:lang w:eastAsia="he-IL"/>
        </w:rPr>
        <w:t xml:space="preserve">לכל </w:t>
      </w:r>
      <w:r w:rsidR="00125AE3" w:rsidRPr="00741F38">
        <w:rPr>
          <w:rFonts w:ascii="Times New Roman" w:eastAsia="Times New Roman" w:hAnsi="Times New Roman" w:cs="David" w:hint="eastAsia"/>
          <w:b/>
          <w:bCs/>
          <w:sz w:val="24"/>
          <w:szCs w:val="24"/>
          <w:rtl/>
          <w:lang w:eastAsia="he-IL"/>
        </w:rPr>
        <w:t>יח</w:t>
      </w:r>
      <w:r w:rsidR="00125AE3" w:rsidRPr="00741F38">
        <w:rPr>
          <w:rFonts w:ascii="Times New Roman" w:eastAsia="Times New Roman" w:hAnsi="Times New Roman" w:cs="David"/>
          <w:b/>
          <w:bCs/>
          <w:sz w:val="24"/>
          <w:szCs w:val="24"/>
          <w:rtl/>
          <w:lang w:eastAsia="he-IL"/>
        </w:rPr>
        <w:t xml:space="preserve">"ד </w:t>
      </w:r>
      <w:r w:rsidRPr="00741F38">
        <w:rPr>
          <w:rFonts w:ascii="Times New Roman" w:eastAsia="Times New Roman" w:hAnsi="Times New Roman" w:cs="David"/>
          <w:b/>
          <w:bCs/>
          <w:sz w:val="24"/>
          <w:szCs w:val="24"/>
          <w:rtl/>
          <w:lang w:eastAsia="he-IL"/>
        </w:rPr>
        <w:t xml:space="preserve">. </w:t>
      </w:r>
      <w:r w:rsidR="00CF2785">
        <w:rPr>
          <w:rFonts w:ascii="Times New Roman" w:eastAsia="Times New Roman" w:hAnsi="Times New Roman" w:cs="David" w:hint="cs"/>
          <w:b/>
          <w:bCs/>
          <w:sz w:val="24"/>
          <w:szCs w:val="24"/>
          <w:rtl/>
          <w:lang w:eastAsia="he-IL"/>
        </w:rPr>
        <w:t xml:space="preserve"> </w:t>
      </w:r>
    </w:p>
    <w:p w14:paraId="3ECB77F9" w14:textId="5FA33DC0" w:rsidR="00C521D8" w:rsidRDefault="00493ACC" w:rsidP="005A4284">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Pr>
          <w:rFonts w:ascii="Times New Roman" w:eastAsia="Times New Roman" w:hAnsi="Times New Roman" w:cs="David" w:hint="cs"/>
          <w:sz w:val="24"/>
          <w:szCs w:val="24"/>
          <w:rtl/>
          <w:lang w:eastAsia="he-IL"/>
        </w:rPr>
        <w:t xml:space="preserve">למען הסר ספק , </w:t>
      </w:r>
      <w:r w:rsidR="00A95537">
        <w:rPr>
          <w:rFonts w:ascii="Times New Roman" w:eastAsia="Times New Roman" w:hAnsi="Times New Roman" w:cs="David" w:hint="cs"/>
          <w:sz w:val="24"/>
          <w:szCs w:val="24"/>
          <w:rtl/>
          <w:lang w:eastAsia="he-IL"/>
        </w:rPr>
        <w:t xml:space="preserve">הנ"ל כולל מרתפים וכל שטח בתחומי המגרשים , </w:t>
      </w:r>
      <w:r w:rsidR="00CF2785">
        <w:rPr>
          <w:rFonts w:ascii="Times New Roman" w:eastAsia="Times New Roman" w:hAnsi="Times New Roman" w:cs="David" w:hint="cs"/>
          <w:sz w:val="24"/>
          <w:szCs w:val="24"/>
          <w:rtl/>
          <w:lang w:eastAsia="he-IL"/>
        </w:rPr>
        <w:t>שכ"ט לא  יחושב עפ"י מבנה יסודי /חוזר .</w:t>
      </w:r>
    </w:p>
    <w:p w14:paraId="783A8512" w14:textId="7CB80E2B" w:rsidR="00052070" w:rsidRPr="00741F38" w:rsidRDefault="00052070" w:rsidP="005A428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741F38">
        <w:rPr>
          <w:rFonts w:ascii="Times New Roman" w:eastAsia="Times New Roman" w:hAnsi="Times New Roman" w:cs="David" w:hint="eastAsia"/>
          <w:sz w:val="24"/>
          <w:szCs w:val="24"/>
          <w:rtl/>
          <w:lang w:eastAsia="he-IL"/>
        </w:rPr>
        <w:t>שכ</w:t>
      </w:r>
      <w:r w:rsidRPr="00741F38">
        <w:rPr>
          <w:rFonts w:ascii="Times New Roman" w:eastAsia="Times New Roman" w:hAnsi="Times New Roman" w:cs="David"/>
          <w:sz w:val="24"/>
          <w:szCs w:val="24"/>
          <w:rtl/>
          <w:lang w:eastAsia="he-IL"/>
        </w:rPr>
        <w:t xml:space="preserve">"ט </w:t>
      </w:r>
      <w:r w:rsidRPr="00741F38">
        <w:rPr>
          <w:rFonts w:ascii="Times New Roman" w:eastAsia="Times New Roman" w:hAnsi="Times New Roman" w:cs="David" w:hint="eastAsia"/>
          <w:sz w:val="24"/>
          <w:szCs w:val="24"/>
          <w:rtl/>
          <w:lang w:eastAsia="he-IL"/>
        </w:rPr>
        <w:t>כולל</w:t>
      </w:r>
      <w:r w:rsidRPr="00741F38">
        <w:rPr>
          <w:rFonts w:ascii="Times New Roman" w:eastAsia="Times New Roman" w:hAnsi="Times New Roman" w:cs="David"/>
          <w:sz w:val="24"/>
          <w:szCs w:val="24"/>
          <w:rtl/>
          <w:lang w:eastAsia="he-IL"/>
        </w:rPr>
        <w:t xml:space="preserve"> </w:t>
      </w:r>
      <w:r w:rsidRPr="00741F38">
        <w:rPr>
          <w:rFonts w:ascii="Times New Roman" w:eastAsia="Times New Roman" w:hAnsi="Times New Roman" w:cs="David" w:hint="eastAsia"/>
          <w:sz w:val="24"/>
          <w:szCs w:val="24"/>
          <w:rtl/>
          <w:lang w:eastAsia="he-IL"/>
        </w:rPr>
        <w:t>עד</w:t>
      </w:r>
      <w:r w:rsidRPr="00741F38">
        <w:rPr>
          <w:rFonts w:ascii="Times New Roman" w:eastAsia="Times New Roman" w:hAnsi="Times New Roman" w:cs="David"/>
          <w:sz w:val="24"/>
          <w:szCs w:val="24"/>
          <w:rtl/>
          <w:lang w:eastAsia="he-IL"/>
        </w:rPr>
        <w:t xml:space="preserve"> </w:t>
      </w:r>
      <w:r w:rsidRPr="00741F38">
        <w:rPr>
          <w:rFonts w:ascii="Times New Roman" w:eastAsia="Times New Roman" w:hAnsi="Times New Roman" w:cs="David" w:hint="eastAsia"/>
          <w:sz w:val="24"/>
          <w:szCs w:val="24"/>
          <w:rtl/>
          <w:lang w:eastAsia="he-IL"/>
        </w:rPr>
        <w:t>שישה</w:t>
      </w:r>
      <w:r w:rsidRPr="00741F38">
        <w:rPr>
          <w:rFonts w:ascii="Times New Roman" w:eastAsia="Times New Roman" w:hAnsi="Times New Roman" w:cs="David"/>
          <w:sz w:val="24"/>
          <w:szCs w:val="24"/>
          <w:rtl/>
          <w:lang w:eastAsia="he-IL"/>
        </w:rPr>
        <w:t xml:space="preserve"> </w:t>
      </w:r>
      <w:r w:rsidRPr="00741F38">
        <w:rPr>
          <w:rFonts w:ascii="Times New Roman" w:eastAsia="Times New Roman" w:hAnsi="Times New Roman" w:cs="David" w:hint="eastAsia"/>
          <w:sz w:val="24"/>
          <w:szCs w:val="24"/>
          <w:rtl/>
          <w:lang w:eastAsia="he-IL"/>
        </w:rPr>
        <w:t>סיורי</w:t>
      </w:r>
      <w:r w:rsidR="00493ACC" w:rsidRPr="00741F38">
        <w:rPr>
          <w:rFonts w:ascii="Times New Roman" w:eastAsia="Times New Roman" w:hAnsi="Times New Roman" w:cs="David"/>
          <w:sz w:val="24"/>
          <w:szCs w:val="24"/>
          <w:rtl/>
          <w:lang w:eastAsia="he-IL"/>
        </w:rPr>
        <w:t xml:space="preserve"> פיקוח עליון באתר .</w:t>
      </w:r>
    </w:p>
    <w:p w14:paraId="7E77ACE9" w14:textId="7DC9862D" w:rsidR="00493ACC" w:rsidRPr="00493ACC" w:rsidRDefault="00493ACC" w:rsidP="00741F3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741F38">
        <w:rPr>
          <w:rFonts w:ascii="Times New Roman" w:eastAsia="Times New Roman" w:hAnsi="Times New Roman" w:cs="David" w:hint="eastAsia"/>
          <w:sz w:val="24"/>
          <w:szCs w:val="24"/>
          <w:rtl/>
          <w:lang w:eastAsia="he-IL"/>
        </w:rPr>
        <w:t>ככל</w:t>
      </w:r>
      <w:r w:rsidRPr="00741F38">
        <w:rPr>
          <w:rFonts w:ascii="Times New Roman" w:eastAsia="Times New Roman" w:hAnsi="Times New Roman" w:cs="David"/>
          <w:sz w:val="24"/>
          <w:szCs w:val="24"/>
          <w:rtl/>
          <w:lang w:eastAsia="he-IL"/>
        </w:rPr>
        <w:t xml:space="preserve"> שידרשו סיורים נוספים </w:t>
      </w:r>
      <w:r>
        <w:rPr>
          <w:rFonts w:ascii="Times New Roman" w:eastAsia="Times New Roman" w:hAnsi="Times New Roman" w:cs="David" w:hint="cs"/>
          <w:sz w:val="24"/>
          <w:szCs w:val="24"/>
          <w:rtl/>
          <w:lang w:eastAsia="he-IL"/>
        </w:rPr>
        <w:t xml:space="preserve">מאת המזמין , </w:t>
      </w:r>
      <w:r w:rsidRPr="00741F38">
        <w:rPr>
          <w:rFonts w:ascii="Times New Roman" w:eastAsia="Times New Roman" w:hAnsi="Times New Roman" w:cs="David" w:hint="eastAsia"/>
          <w:sz w:val="24"/>
          <w:szCs w:val="24"/>
          <w:rtl/>
          <w:lang w:eastAsia="he-IL"/>
        </w:rPr>
        <w:t>אזי</w:t>
      </w:r>
      <w:r w:rsidRPr="00741F38">
        <w:rPr>
          <w:rFonts w:ascii="Times New Roman" w:eastAsia="Times New Roman" w:hAnsi="Times New Roman" w:cs="David"/>
          <w:sz w:val="24"/>
          <w:szCs w:val="24"/>
          <w:rtl/>
          <w:lang w:eastAsia="he-IL"/>
        </w:rPr>
        <w:t xml:space="preserve"> מוסכם בזאת כי המזמין ישלם תוספת בסך של</w:t>
      </w:r>
      <w:r w:rsidR="00A95537">
        <w:rPr>
          <w:rFonts w:ascii="Times New Roman" w:eastAsia="Times New Roman" w:hAnsi="Times New Roman" w:cs="David" w:hint="cs"/>
          <w:sz w:val="24"/>
          <w:szCs w:val="24"/>
          <w:rtl/>
          <w:lang w:eastAsia="he-IL"/>
        </w:rPr>
        <w:t xml:space="preserve">  950 </w:t>
      </w:r>
      <w:r w:rsidRPr="00741F38">
        <w:rPr>
          <w:rFonts w:ascii="Times New Roman" w:eastAsia="Times New Roman" w:hAnsi="Times New Roman" w:cs="David"/>
          <w:sz w:val="24"/>
          <w:szCs w:val="24"/>
          <w:rtl/>
          <w:lang w:eastAsia="he-IL"/>
        </w:rPr>
        <w:t xml:space="preserve">₪ </w:t>
      </w:r>
      <w:r>
        <w:rPr>
          <w:rFonts w:ascii="Times New Roman" w:eastAsia="Times New Roman" w:hAnsi="Times New Roman" w:cs="David" w:hint="eastAsia"/>
          <w:sz w:val="24"/>
          <w:szCs w:val="24"/>
          <w:rtl/>
          <w:lang w:eastAsia="he-IL"/>
        </w:rPr>
        <w:t>לכל</w:t>
      </w:r>
      <w:r>
        <w:rPr>
          <w:rFonts w:ascii="Times New Roman" w:eastAsia="Times New Roman" w:hAnsi="Times New Roman" w:cs="David"/>
          <w:sz w:val="24"/>
          <w:szCs w:val="24"/>
          <w:rtl/>
          <w:lang w:eastAsia="he-IL"/>
        </w:rPr>
        <w:t xml:space="preserve"> </w:t>
      </w:r>
      <w:r>
        <w:rPr>
          <w:rFonts w:ascii="Times New Roman" w:eastAsia="Times New Roman" w:hAnsi="Times New Roman" w:cs="David" w:hint="eastAsia"/>
          <w:sz w:val="24"/>
          <w:szCs w:val="24"/>
          <w:rtl/>
          <w:lang w:eastAsia="he-IL"/>
        </w:rPr>
        <w:t>סיור</w:t>
      </w:r>
      <w:r>
        <w:rPr>
          <w:rFonts w:ascii="Times New Roman" w:eastAsia="Times New Roman" w:hAnsi="Times New Roman" w:cs="David"/>
          <w:sz w:val="24"/>
          <w:szCs w:val="24"/>
          <w:rtl/>
          <w:lang w:eastAsia="he-IL"/>
        </w:rPr>
        <w:t xml:space="preserve"> </w:t>
      </w:r>
      <w:r>
        <w:rPr>
          <w:rFonts w:ascii="Times New Roman" w:eastAsia="Times New Roman" w:hAnsi="Times New Roman" w:cs="David" w:hint="eastAsia"/>
          <w:sz w:val="24"/>
          <w:szCs w:val="24"/>
          <w:rtl/>
          <w:lang w:eastAsia="he-IL"/>
        </w:rPr>
        <w:t>נוסף</w:t>
      </w:r>
      <w:r w:rsidR="00A95537">
        <w:rPr>
          <w:rFonts w:ascii="Times New Roman" w:eastAsia="Times New Roman" w:hAnsi="Times New Roman" w:cs="David" w:hint="cs"/>
          <w:sz w:val="24"/>
          <w:szCs w:val="24"/>
          <w:rtl/>
          <w:lang w:eastAsia="he-IL"/>
        </w:rPr>
        <w:t xml:space="preserve"> ו יתבקש היועץ להגיע </w:t>
      </w:r>
      <w:r w:rsidRPr="00741F38">
        <w:rPr>
          <w:rFonts w:ascii="Times New Roman" w:eastAsia="Times New Roman" w:hAnsi="Times New Roman" w:cs="David"/>
          <w:sz w:val="24"/>
          <w:szCs w:val="24"/>
          <w:rtl/>
          <w:lang w:eastAsia="he-IL"/>
        </w:rPr>
        <w:t xml:space="preserve">. </w:t>
      </w:r>
    </w:p>
    <w:p w14:paraId="39DBA0CB" w14:textId="77777777" w:rsidR="00646B25" w:rsidRDefault="00646B25"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4FEB7767" w14:textId="574E372D" w:rsidR="00044544" w:rsidRPr="00B27B4C" w:rsidRDefault="00044544" w:rsidP="00D5329D">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460B0A">
            <w:rPr>
              <w:rFonts w:ascii="Times New Roman" w:eastAsia="Times New Roman" w:hAnsi="Times New Roman" w:cs="David" w:hint="cs"/>
              <w:color w:val="008000"/>
              <w:sz w:val="24"/>
              <w:szCs w:val="24"/>
              <w:rtl/>
            </w:rPr>
            <w:t>מדד המחירים לצרכן</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93ACC" w:rsidRPr="00033B28">
            <w:rPr>
              <w:rStyle w:val="PlaceholderText"/>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7-14T00:00:00Z">
            <w:dateFormat w:val="dd/MM/yyyy"/>
            <w:lid w:val="he-IL"/>
            <w:storeMappedDataAs w:val="dateTime"/>
            <w:calendar w:val="gregorian"/>
          </w:date>
        </w:sdtPr>
        <w:sdtEndPr/>
        <w:sdtContent>
          <w:r w:rsidR="00BA4751">
            <w:rPr>
              <w:rFonts w:ascii="Times New Roman" w:eastAsia="Times New Roman" w:hAnsi="Times New Roman" w:cs="David" w:hint="cs"/>
              <w:color w:val="008000"/>
              <w:sz w:val="24"/>
              <w:szCs w:val="24"/>
              <w:rtl/>
            </w:rPr>
            <w:t>‏14/07/2021</w:t>
          </w:r>
        </w:sdtContent>
      </w:sdt>
      <w:r w:rsidRPr="00B27B4C">
        <w:rPr>
          <w:rFonts w:ascii="Times New Roman" w:eastAsia="Times New Roman" w:hAnsi="Times New Roman" w:cs="David" w:hint="cs"/>
          <w:sz w:val="24"/>
          <w:szCs w:val="24"/>
          <w:rtl/>
        </w:rPr>
        <w:t xml:space="preserve"> </w:t>
      </w:r>
      <w:r w:rsidR="00493AC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עד למדד הידוע ביום הגשת כל חשבון.</w:t>
      </w:r>
    </w:p>
    <w:p w14:paraId="175094AC"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09643BB7"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65539BEB"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5391684D"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C5B3B53"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22FFA177"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43E2228E"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555470A2"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371E8E5"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4005E33"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2AAF87"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99CC88C"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C6A276"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536F84"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CEA1550"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B40694A"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11423D0" w14:textId="77777777" w:rsidR="00C650A2" w:rsidRDefault="00C650A2"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CAE939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505FF39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1021F3"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61F32F0F"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9612CBD"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2FFE23C8"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43AF7052" w14:textId="1BE3BC38" w:rsidR="00C521D8" w:rsidRPr="00C521D8" w:rsidRDefault="00C521D8" w:rsidP="00D5329D">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r>
    </w:p>
    <w:p w14:paraId="3C74CA43"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67804953" w14:textId="0AB87BBA" w:rsidR="00C521D8" w:rsidRPr="00C521D8" w:rsidRDefault="00044544" w:rsidP="00D5329D">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AF161F">
        <w:rPr>
          <w:rFonts w:ascii="Times New Roman" w:eastAsia="Times New Roman" w:hAnsi="Times New Roman" w:cs="David" w:hint="cs"/>
          <w:sz w:val="24"/>
          <w:szCs w:val="24"/>
          <w:rtl/>
          <w:lang w:eastAsia="he-IL"/>
        </w:rPr>
        <w:t>3</w:t>
      </w:r>
      <w:r w:rsidR="00AF161F" w:rsidRPr="00C521D8">
        <w:rPr>
          <w:rFonts w:ascii="Times New Roman" w:eastAsia="Times New Roman" w:hAnsi="Times New Roman" w:cs="David"/>
          <w:sz w:val="24"/>
          <w:szCs w:val="24"/>
          <w:rtl/>
          <w:lang w:eastAsia="he-IL"/>
        </w:rPr>
        <w:t>0</w:t>
      </w:r>
      <w:r w:rsidR="00C521D8" w:rsidRPr="00C521D8">
        <w:rPr>
          <w:rFonts w:ascii="Times New Roman" w:eastAsia="Times New Roman" w:hAnsi="Times New Roman" w:cs="David"/>
          <w:sz w:val="24"/>
          <w:szCs w:val="24"/>
          <w:rtl/>
          <w:lang w:eastAsia="he-IL"/>
        </w:rPr>
        <w:t>%</w:t>
      </w:r>
    </w:p>
    <w:p w14:paraId="3F89DEF4"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273AFC67" w14:textId="5FB8E9E0" w:rsidR="00C521D8" w:rsidRPr="00C521D8" w:rsidRDefault="00C521D8" w:rsidP="00D5329D">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00AF161F" w:rsidRPr="00C521D8" w:rsidDel="00AF161F">
        <w:rPr>
          <w:rFonts w:ascii="Times New Roman" w:eastAsia="Times New Roman" w:hAnsi="Times New Roman" w:cs="David"/>
          <w:sz w:val="24"/>
          <w:szCs w:val="24"/>
          <w:rtl/>
          <w:lang w:eastAsia="he-IL"/>
        </w:rPr>
        <w:t xml:space="preserve"> </w:t>
      </w:r>
      <w:r w:rsidR="00AF161F">
        <w:rPr>
          <w:rFonts w:ascii="Times New Roman" w:eastAsia="Times New Roman" w:hAnsi="Times New Roman" w:cs="David" w:hint="cs"/>
          <w:sz w:val="24"/>
          <w:szCs w:val="24"/>
          <w:rtl/>
          <w:lang w:eastAsia="he-IL"/>
        </w:rPr>
        <w:t>3</w:t>
      </w:r>
      <w:r w:rsidRPr="00C521D8">
        <w:rPr>
          <w:rFonts w:ascii="Times New Roman" w:eastAsia="Times New Roman" w:hAnsi="Times New Roman" w:cs="David"/>
          <w:sz w:val="24"/>
          <w:szCs w:val="24"/>
          <w:rtl/>
          <w:lang w:eastAsia="he-IL"/>
        </w:rPr>
        <w:t>0%</w:t>
      </w:r>
    </w:p>
    <w:p w14:paraId="1CF1B304"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7F6D71BF"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24B1AFAA"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4FACC939" w14:textId="196DBA2A"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009C5935">
        <w:rPr>
          <w:rFonts w:ascii="Times New Roman" w:eastAsia="Times New Roman" w:hAnsi="Times New Roman" w:cs="David" w:hint="cs"/>
          <w:sz w:val="24"/>
          <w:szCs w:val="24"/>
          <w:rtl/>
          <w:lang w:eastAsia="he-IL"/>
        </w:rPr>
        <w:t>.</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32B07FF3"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38296ADD"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27F5751B"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63CE768C"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2A6D1B9"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4C85928"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25114128" w14:textId="6F035388" w:rsidR="00C521D8" w:rsidRPr="00C521D8" w:rsidRDefault="00C521D8" w:rsidP="00D5329D">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w:t>
      </w:r>
      <w:r w:rsidR="009C5935">
        <w:rPr>
          <w:rFonts w:ascii="Times New Roman" w:eastAsia="Times New Roman" w:hAnsi="Times New Roman" w:cs="David" w:hint="cs"/>
          <w:sz w:val="24"/>
          <w:szCs w:val="24"/>
          <w:rtl/>
          <w:lang w:eastAsia="he-IL"/>
        </w:rPr>
        <w:t>45</w:t>
      </w:r>
      <w:r w:rsidRPr="00C521D8">
        <w:rPr>
          <w:rFonts w:ascii="Times New Roman" w:eastAsia="Times New Roman" w:hAnsi="Times New Roman" w:cs="David"/>
          <w:sz w:val="24"/>
          <w:szCs w:val="24"/>
          <w:rtl/>
          <w:lang w:eastAsia="he-IL"/>
        </w:rPr>
        <w:t xml:space="preserve"> יום מתאריך אישור החשבון ע"י המנהל.</w:t>
      </w:r>
    </w:p>
    <w:p w14:paraId="21FD5C0C"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0FC0FAE6"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7966086B"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A5DD9EB"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D7DFFAF"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5C6CB51"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672CE18"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D596F99"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B1B043E" w14:textId="77777777" w:rsidR="00507406" w:rsidRPr="00672C76" w:rsidRDefault="00507406" w:rsidP="0050740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67E9930" w14:textId="7777777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460B0A">
            <w:rPr>
              <w:rFonts w:ascii="Times New Roman" w:eastAsia="Times New Roman" w:hAnsi="Times New Roman" w:cs="David" w:hint="cs"/>
              <w:color w:val="008000"/>
              <w:sz w:val="24"/>
              <w:szCs w:val="24"/>
              <w:rtl/>
              <w:lang w:eastAsia="he-IL"/>
            </w:rPr>
            <w:t>‏16/09/2021</w:t>
          </w:r>
        </w:sdtContent>
      </w:sdt>
      <w:r w:rsidRPr="00B27B4C">
        <w:rPr>
          <w:rFonts w:ascii="Times New Roman" w:eastAsia="Times New Roman" w:hAnsi="Times New Roman" w:cs="David" w:hint="cs"/>
          <w:bCs/>
          <w:color w:val="FF0000"/>
          <w:sz w:val="24"/>
          <w:szCs w:val="24"/>
          <w:rtl/>
          <w:lang w:eastAsia="he-IL"/>
        </w:rPr>
        <w:br/>
      </w:r>
    </w:p>
    <w:p w14:paraId="31C79809"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12063B1" w14:textId="77777777" w:rsidR="00507406" w:rsidRPr="00B27B4C" w:rsidRDefault="00460B0A" w:rsidP="00741F3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p>
      </w:sdtContent>
    </w:sdt>
    <w:p w14:paraId="629D4FA5"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8055EAF"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10E2F14"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830BB06" w14:textId="77777777" w:rsidR="00507406" w:rsidRPr="00B27B4C"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083CE31"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89EEB0"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175BB9F0EAE44C19ADC6D07815159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16F3F828A4E109CAEB56E6FE84E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A2EBF8E2644249F08CC9127B692FC0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596BB52"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9CE30D"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C18C38CA6FF941D98CC3DCA9797EB7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איטום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25BD8A9CC14424784A30A67817C4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60B0A">
            <w:rPr>
              <w:rFonts w:ascii="Times New Roman" w:eastAsia="Times New Roman" w:hAnsi="Times New Roman" w:cs="David" w:hint="cs"/>
              <w:bCs/>
              <w:color w:val="008000"/>
              <w:sz w:val="24"/>
              <w:szCs w:val="24"/>
              <w:rtl/>
              <w:lang w:eastAsia="he-IL"/>
            </w:rPr>
            <w:t>גבעת הכלניות ( טרם ניתן שם לפרויקט )</w:t>
          </w:r>
        </w:sdtContent>
      </w:sdt>
      <w:r w:rsidRPr="00B27B4C">
        <w:rPr>
          <w:rFonts w:ascii="Times New Roman" w:eastAsia="Times New Roman" w:hAnsi="Times New Roman" w:cs="David" w:hint="cs"/>
          <w:color w:val="008000"/>
          <w:sz w:val="24"/>
          <w:szCs w:val="24"/>
          <w:rtl/>
          <w:lang w:eastAsia="he-IL"/>
        </w:rPr>
        <w:t>.</w:t>
      </w:r>
    </w:p>
    <w:p w14:paraId="57BF2E48"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5F61B7"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A6B87907FF949148E16C9F2DD6DB8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23486FD"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42B8C20" w14:textId="77777777" w:rsidR="00507406" w:rsidRPr="00B27B4C"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2A016A5BA2A40BF8C697BFEE7587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5AB76E6"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DFD3624"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612BBB9"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B88E55"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E3942D1"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5C55A83"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F2E46E8"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62FABD"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939F0EF" w14:textId="77777777" w:rsidR="00507406" w:rsidRPr="00435A20"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EDCFD95"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EF9013D"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98288406"/>
          <w:placeholder>
            <w:docPart w:val="E5944D47EEA34CA2BCC9ED4357FF2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p>
    <w:p w14:paraId="71B15F44" w14:textId="77777777" w:rsidR="00507406"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CA0B94D"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CF193B7"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5ABCBE07"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5D2F7C6" w14:textId="77777777" w:rsidR="00507406" w:rsidRPr="00B27B4C"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978299D" w14:textId="77777777" w:rsidR="00C521D8" w:rsidRPr="00507406"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E15F32"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E0E0855"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B6298CB" w14:textId="77777777" w:rsidR="001D0C05" w:rsidRPr="00232692" w:rsidRDefault="001D0C05" w:rsidP="001D0C0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08C7D97" w14:textId="77777777" w:rsidR="001D0C05" w:rsidRPr="0009511C" w:rsidRDefault="001D0C05" w:rsidP="001D0C05">
      <w:pPr>
        <w:widowControl w:val="0"/>
        <w:spacing w:before="0" w:beforeAutospacing="0" w:after="0" w:afterAutospacing="0" w:line="240" w:lineRule="auto"/>
        <w:jc w:val="center"/>
        <w:rPr>
          <w:rFonts w:ascii="David" w:eastAsia="Times New Roman" w:hAnsi="David" w:cs="David"/>
          <w:sz w:val="24"/>
          <w:szCs w:val="24"/>
          <w:lang w:eastAsia="he-IL"/>
        </w:rPr>
      </w:pPr>
    </w:p>
    <w:p w14:paraId="28BAB52A" w14:textId="77777777" w:rsidR="001D0C05" w:rsidRPr="002419E5" w:rsidRDefault="001D0C05" w:rsidP="001D0C0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DC4E5A7" w14:textId="77777777" w:rsidR="001D0C05" w:rsidRPr="0009511C" w:rsidRDefault="001D0C05" w:rsidP="001D0C0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5AAEB09"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9076C4F"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CD2DF17"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0C54304"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AA8E7DB"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0CD36DDD"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62A7EB2"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474B2A1C"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99B5DE6"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86DFF58"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EE9B50D"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6D384A6" w14:textId="77777777" w:rsidR="001D0C05" w:rsidRDefault="001D0C05" w:rsidP="001D0C05">
      <w:pPr>
        <w:widowControl w:val="0"/>
        <w:spacing w:before="0" w:beforeAutospacing="0" w:after="0" w:afterAutospacing="0" w:line="240" w:lineRule="auto"/>
        <w:jc w:val="center"/>
        <w:rPr>
          <w:rFonts w:ascii="David" w:eastAsia="Calibri" w:hAnsi="David" w:cs="David"/>
          <w:sz w:val="24"/>
          <w:szCs w:val="24"/>
          <w:rtl/>
        </w:rPr>
      </w:pPr>
      <w:r w:rsidRPr="0009511C">
        <w:rPr>
          <w:rFonts w:ascii="David" w:eastAsia="Calibri" w:hAnsi="David" w:cs="David" w:hint="cs"/>
          <w:sz w:val="24"/>
          <w:szCs w:val="24"/>
          <w:rtl/>
        </w:rPr>
        <w:t xml:space="preserve"> </w:t>
      </w:r>
      <w:r>
        <w:rPr>
          <w:rFonts w:ascii="David" w:eastAsia="Calibri" w:hAnsi="David" w:cs="David"/>
          <w:sz w:val="24"/>
          <w:szCs w:val="24"/>
          <w:rtl/>
        </w:rPr>
        <w:br w:type="page"/>
      </w:r>
    </w:p>
    <w:p w14:paraId="1B948E60" w14:textId="77777777" w:rsidR="001D0C05" w:rsidRPr="002419E5" w:rsidRDefault="001D0C05" w:rsidP="001D0C0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D26C9F3" w14:textId="77777777" w:rsidR="001D0C05" w:rsidRDefault="001D0C05" w:rsidP="001D0C0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41E3749" w14:textId="77777777" w:rsidR="001D0C05" w:rsidRPr="00400B84" w:rsidRDefault="001D0C05" w:rsidP="001D0C0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1D0C05" w:rsidRPr="0009511C" w14:paraId="6EAB88ED" w14:textId="77777777" w:rsidTr="00E724A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63BB459"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B82A973"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1D0C05" w:rsidRPr="0009511C" w14:paraId="2C697A1F" w14:textId="77777777" w:rsidTr="00E724A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5B0D85E"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D0C05" w:rsidRPr="0009511C" w14:paraId="3EF04596" w14:textId="77777777" w:rsidTr="00E724A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57EC748"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BB0150F"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D24BC9D"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564968C"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1D0C05" w:rsidRPr="0009511C" w14:paraId="6684DB1D" w14:textId="77777777" w:rsidTr="00E724AD">
        <w:trPr>
          <w:trHeight w:val="551"/>
        </w:trPr>
        <w:tc>
          <w:tcPr>
            <w:tcW w:w="4068" w:type="dxa"/>
            <w:tcBorders>
              <w:top w:val="single" w:sz="4" w:space="0" w:color="auto"/>
              <w:left w:val="single" w:sz="4" w:space="0" w:color="auto"/>
              <w:bottom w:val="single" w:sz="4" w:space="0" w:color="auto"/>
              <w:right w:val="single" w:sz="4" w:space="0" w:color="auto"/>
            </w:tcBorders>
            <w:hideMark/>
          </w:tcPr>
          <w:p w14:paraId="22AA6555"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DFE3F8C"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DD8DD9D"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3BA9E56"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p>
          <w:p w14:paraId="49591BF6"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A929A95"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5414DBF"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p>
          <w:p w14:paraId="15508FE6"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EAD3987"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p>
        </w:tc>
      </w:tr>
      <w:tr w:rsidR="001D0C05" w:rsidRPr="0009511C" w14:paraId="7E6DD69E" w14:textId="77777777" w:rsidTr="00E724AD">
        <w:trPr>
          <w:trHeight w:val="571"/>
        </w:trPr>
        <w:tc>
          <w:tcPr>
            <w:tcW w:w="4068" w:type="dxa"/>
            <w:tcBorders>
              <w:top w:val="single" w:sz="4" w:space="0" w:color="auto"/>
              <w:left w:val="single" w:sz="4" w:space="0" w:color="auto"/>
              <w:bottom w:val="single" w:sz="4" w:space="0" w:color="auto"/>
              <w:right w:val="single" w:sz="4" w:space="0" w:color="auto"/>
            </w:tcBorders>
            <w:hideMark/>
          </w:tcPr>
          <w:p w14:paraId="11D6D708"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A040C2B"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853CBA7"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B88D3A" w14:textId="77777777" w:rsidR="001D0C05" w:rsidRPr="0009511C" w:rsidRDefault="001D0C05" w:rsidP="00E724A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0EAF74" w14:textId="77777777" w:rsidR="001D0C05" w:rsidRPr="0009511C" w:rsidRDefault="001D0C05" w:rsidP="00E724AD">
            <w:pPr>
              <w:spacing w:before="0" w:beforeAutospacing="0" w:after="0" w:afterAutospacing="0" w:line="256" w:lineRule="auto"/>
              <w:rPr>
                <w:rFonts w:ascii="David" w:eastAsia="Calibri" w:hAnsi="David" w:cs="David"/>
                <w:b/>
                <w:sz w:val="24"/>
                <w:szCs w:val="24"/>
                <w:lang w:eastAsia="he-IL"/>
              </w:rPr>
            </w:pPr>
          </w:p>
        </w:tc>
      </w:tr>
      <w:tr w:rsidR="001D0C05" w:rsidRPr="0009511C" w14:paraId="226AD8CA" w14:textId="77777777" w:rsidTr="00E724AD">
        <w:trPr>
          <w:trHeight w:val="391"/>
        </w:trPr>
        <w:tc>
          <w:tcPr>
            <w:tcW w:w="4068" w:type="dxa"/>
            <w:tcBorders>
              <w:top w:val="single" w:sz="4" w:space="0" w:color="auto"/>
              <w:left w:val="single" w:sz="4" w:space="0" w:color="auto"/>
              <w:bottom w:val="single" w:sz="4" w:space="0" w:color="auto"/>
              <w:right w:val="single" w:sz="4" w:space="0" w:color="auto"/>
            </w:tcBorders>
            <w:hideMark/>
          </w:tcPr>
          <w:p w14:paraId="56CF77BD"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0316FBD"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3989CF2" w14:textId="77777777" w:rsidR="001D0C05" w:rsidRPr="0009511C" w:rsidRDefault="001D0C05" w:rsidP="00E724AD">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C9D05A" w14:textId="77777777" w:rsidR="001D0C05" w:rsidRPr="0009511C" w:rsidRDefault="001D0C05" w:rsidP="00E724A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4AB767" w14:textId="77777777" w:rsidR="001D0C05" w:rsidRPr="0009511C" w:rsidRDefault="001D0C05" w:rsidP="00E724AD">
            <w:pPr>
              <w:spacing w:before="0" w:beforeAutospacing="0" w:after="0" w:afterAutospacing="0" w:line="256" w:lineRule="auto"/>
              <w:rPr>
                <w:rFonts w:ascii="David" w:eastAsia="Calibri" w:hAnsi="David" w:cs="David"/>
                <w:b/>
                <w:sz w:val="24"/>
                <w:szCs w:val="24"/>
                <w:lang w:eastAsia="he-IL"/>
              </w:rPr>
            </w:pPr>
          </w:p>
        </w:tc>
      </w:tr>
    </w:tbl>
    <w:p w14:paraId="780B91AD" w14:textId="77777777" w:rsidR="001D0C05" w:rsidRPr="0009511C" w:rsidRDefault="001D0C05" w:rsidP="001D0C0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1D0C05" w:rsidRPr="0009511C" w14:paraId="35BFC1B8" w14:textId="77777777" w:rsidTr="00E724A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EE080F2"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1D0C05" w:rsidRPr="0009511C" w14:paraId="632804BE" w14:textId="77777777" w:rsidTr="00E724A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87788C9"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CC751CC"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p w14:paraId="4599E397"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BCE196"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8270724"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C49CD23"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64FA87B"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8FF5EC3"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7E31DC8"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EFA4B4F"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1D0C05" w:rsidRPr="0009511C" w14:paraId="06A7BDFF" w14:textId="77777777" w:rsidTr="00E724A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14ACE5C" w14:textId="77777777" w:rsidR="001D0C05" w:rsidRPr="0009511C" w:rsidRDefault="001D0C05" w:rsidP="00E724A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DDB5105" w14:textId="77777777" w:rsidR="001D0C05" w:rsidRPr="0009511C" w:rsidRDefault="001D0C05" w:rsidP="00E724A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1C03675" w14:textId="77777777" w:rsidR="001D0C05" w:rsidRPr="0009511C" w:rsidRDefault="001D0C05" w:rsidP="00E724A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5F61A45" w14:textId="77777777" w:rsidR="001D0C05" w:rsidRPr="0009511C" w:rsidRDefault="001D0C05" w:rsidP="00E724A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D5A94E4" w14:textId="77777777" w:rsidR="001D0C05" w:rsidRPr="0009511C" w:rsidRDefault="001D0C05" w:rsidP="00E724A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70EE823"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1EC638E"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4B3F417" w14:textId="77777777" w:rsidR="001D0C05" w:rsidRPr="0009511C" w:rsidRDefault="001D0C05" w:rsidP="00E724AD">
            <w:pPr>
              <w:spacing w:before="0" w:beforeAutospacing="0" w:after="0" w:afterAutospacing="0" w:line="256" w:lineRule="auto"/>
              <w:rPr>
                <w:rFonts w:ascii="David" w:eastAsia="Calibri" w:hAnsi="David" w:cs="David"/>
                <w:sz w:val="24"/>
                <w:szCs w:val="24"/>
                <w:lang w:eastAsia="he-IL"/>
              </w:rPr>
            </w:pPr>
          </w:p>
        </w:tc>
      </w:tr>
      <w:tr w:rsidR="001D0C05" w:rsidRPr="0009511C" w14:paraId="6035E6B8" w14:textId="77777777" w:rsidTr="00E724A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C30967B"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F09EB64"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A9814CC"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762BC2A"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1D959DF"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A5985D8"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7709465"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4F9DA3B" w14:textId="77777777" w:rsidR="001D0C05" w:rsidRPr="0009511C" w:rsidRDefault="001D0C05" w:rsidP="00E724A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1D0C05" w:rsidRPr="0009511C" w14:paraId="5BE4C9F9" w14:textId="77777777" w:rsidTr="00E724A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EE10028"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8CFB3CE"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331C54C"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76AB7D2"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41ACA82"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2D7B830"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8C1F6E9"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42A0A96" w14:textId="77777777" w:rsidR="001D0C05" w:rsidRPr="0009511C" w:rsidRDefault="001D0C05" w:rsidP="00E724A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1D0C05" w:rsidRPr="0009511C" w14:paraId="18C63DCD" w14:textId="77777777" w:rsidTr="00E724A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325391C"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60CD756" w14:textId="77777777" w:rsidR="001D0C05" w:rsidRPr="0009511C" w:rsidRDefault="001D0C05" w:rsidP="00E724A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5ADFB4C" w14:textId="77777777" w:rsidR="001D0C05" w:rsidRPr="0009511C" w:rsidRDefault="001D0C05" w:rsidP="00E724A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E8E7297" w14:textId="77777777" w:rsidR="001D0C05" w:rsidRPr="0009511C" w:rsidRDefault="001D0C05" w:rsidP="00E724A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9CEFED9" w14:textId="77777777" w:rsidR="001D0C05" w:rsidRPr="0009511C" w:rsidRDefault="001D0C05" w:rsidP="00E724A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5138534" w14:textId="77777777" w:rsidR="001D0C05" w:rsidRPr="0009511C" w:rsidRDefault="001D0C05" w:rsidP="00E724AD">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8E9E279" w14:textId="77777777" w:rsidR="001D0C05" w:rsidRPr="0009511C" w:rsidRDefault="001D0C05" w:rsidP="00E724A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FA219D7" w14:textId="77777777" w:rsidR="001D0C05" w:rsidRPr="0009511C" w:rsidRDefault="001D0C05" w:rsidP="00E724AD">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83D9C25" w14:textId="77777777" w:rsidR="001D0C05" w:rsidRPr="0009511C" w:rsidRDefault="001D0C05" w:rsidP="001D0C0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7FDA9C2B" w14:textId="77777777" w:rsidTr="00E724A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E9BF389"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1D0C05" w:rsidRPr="0009511C" w14:paraId="7DB97181" w14:textId="77777777" w:rsidTr="00E724A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0A60FD1"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E4464FD" w14:textId="77777777" w:rsidR="001D0C05" w:rsidRPr="0009511C" w:rsidRDefault="001D0C05" w:rsidP="001D0C0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140FE70B" w14:textId="77777777" w:rsidTr="00E724A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0E31E58"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1D0C05" w:rsidRPr="0009511C" w14:paraId="6AA64431" w14:textId="77777777" w:rsidTr="00E724A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11F5901" w14:textId="77777777" w:rsidR="001D0C05" w:rsidRPr="0009511C" w:rsidRDefault="001D0C05" w:rsidP="00E724A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792FAEC"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4D6568" w:rsidRPr="0009511C" w14:paraId="1B2E6797" w14:textId="77777777" w:rsidTr="00E724A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CB0F186" w14:textId="77777777" w:rsidR="004D6568" w:rsidRPr="0009511C" w:rsidRDefault="004D6568" w:rsidP="00E724A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4D6568" w:rsidRPr="0009511C" w14:paraId="2A95B263" w14:textId="77777777" w:rsidTr="00E724A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E48D163" w14:textId="77777777" w:rsidR="004D6568" w:rsidRPr="0009511C" w:rsidRDefault="004D6568" w:rsidP="00E724AD">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BE93743"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p w14:paraId="4CF9E120" w14:textId="77777777" w:rsidR="001D0C05" w:rsidRPr="0009511C" w:rsidRDefault="001D0C05" w:rsidP="001D0C0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93E7606" w14:textId="77777777" w:rsidR="004D6568" w:rsidRDefault="004D656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C427F26"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"ח"</w:t>
      </w:r>
    </w:p>
    <w:p w14:paraId="7E14ACC4"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7A34E4D8"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5A3C263B"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09397B3"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492F87F1"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3F7F0131"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ה תת קרקעיים, בורות, תחתית פירי</w:t>
      </w:r>
      <w:r w:rsidR="00507406">
        <w:rPr>
          <w:rFonts w:ascii="Times New Roman" w:eastAsia="Times New Roman" w:hAnsi="Times New Roman" w:cs="David" w:hint="cs"/>
          <w:sz w:val="24"/>
          <w:szCs w:val="24"/>
          <w:rtl/>
          <w:lang w:eastAsia="he-IL"/>
        </w:rPr>
        <w:t xml:space="preserve">י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065D8A13"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4D86A323"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412D644F"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056E0870"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69466D14"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4DD3818A"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461D6CD7"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71E5488C"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1D17E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2AA1E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92027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7590A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3A64ED"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3EBC4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C9C40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71873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5D7145"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CF3C8F"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03530149"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2264FE00"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7710D7D"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71F2377"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A068C5"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E00D8F"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74DF11"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89E9141" w14:textId="77777777" w:rsidR="00507406" w:rsidRPr="00B27B4C" w:rsidRDefault="00EB6F92"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60B0A">
            <w:rPr>
              <w:rFonts w:ascii="Times New Roman" w:eastAsia="Times New Roman" w:hAnsi="Times New Roman" w:cs="David" w:hint="cs"/>
              <w:color w:val="008000"/>
              <w:sz w:val="24"/>
              <w:szCs w:val="24"/>
              <w:rtl/>
              <w:lang w:eastAsia="he-IL"/>
            </w:rPr>
            <w:br/>
            <w:t>אפריקה ישראל מגורים בע"מ</w:t>
          </w:r>
          <w:r w:rsidR="00460B0A">
            <w:rPr>
              <w:rFonts w:ascii="Times New Roman" w:eastAsia="Times New Roman" w:hAnsi="Times New Roman" w:cs="David" w:hint="cs"/>
              <w:color w:val="008000"/>
              <w:sz w:val="24"/>
              <w:szCs w:val="24"/>
              <w:rtl/>
              <w:lang w:eastAsia="he-IL"/>
            </w:rPr>
            <w:br/>
            <w:t>יוני נתניהו 1 ג' אור יהודה</w:t>
          </w:r>
          <w:r w:rsidR="00460B0A">
            <w:rPr>
              <w:rFonts w:ascii="Times New Roman" w:eastAsia="Times New Roman" w:hAnsi="Times New Roman" w:cs="David" w:hint="cs"/>
              <w:color w:val="008000"/>
              <w:sz w:val="24"/>
              <w:szCs w:val="24"/>
              <w:rtl/>
              <w:lang w:eastAsia="he-IL"/>
            </w:rPr>
            <w:br/>
            <w:t>מ.ז 52-003476-0</w:t>
          </w:r>
          <w:r w:rsidR="00460B0A">
            <w:rPr>
              <w:rFonts w:ascii="Times New Roman" w:eastAsia="Times New Roman" w:hAnsi="Times New Roman" w:cs="David" w:hint="cs"/>
              <w:color w:val="008000"/>
              <w:sz w:val="24"/>
              <w:szCs w:val="24"/>
              <w:rtl/>
              <w:lang w:eastAsia="he-IL"/>
            </w:rPr>
            <w:br/>
          </w:r>
        </w:sdtContent>
      </w:sdt>
      <w:r w:rsidR="00507406" w:rsidRPr="00B27B4C">
        <w:rPr>
          <w:rFonts w:ascii="Times New Roman" w:eastAsia="Times New Roman" w:hAnsi="Times New Roman" w:cs="David" w:hint="cs"/>
          <w:color w:val="008000"/>
          <w:sz w:val="24"/>
          <w:szCs w:val="24"/>
          <w:rtl/>
          <w:lang w:eastAsia="he-IL"/>
        </w:rPr>
        <w:br/>
      </w:r>
      <w:r w:rsidR="00507406" w:rsidRPr="00B27B4C">
        <w:rPr>
          <w:rFonts w:ascii="Times New Roman" w:eastAsia="Times New Roman" w:hAnsi="Times New Roman" w:cs="David" w:hint="cs"/>
          <w:sz w:val="24"/>
          <w:szCs w:val="24"/>
          <w:rtl/>
          <w:lang w:eastAsia="he-IL"/>
        </w:rPr>
        <w:t>(</w:t>
      </w:r>
      <w:r w:rsidR="00507406" w:rsidRPr="009E0EE6">
        <w:rPr>
          <w:rFonts w:ascii="Times New Roman" w:eastAsia="Times New Roman" w:hAnsi="Times New Roman" w:cs="David" w:hint="cs"/>
          <w:sz w:val="24"/>
          <w:szCs w:val="24"/>
          <w:rtl/>
          <w:lang w:eastAsia="he-IL"/>
        </w:rPr>
        <w:t>המזמין)</w:t>
      </w:r>
    </w:p>
    <w:p w14:paraId="46372AAD"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D6D144D"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B0A590"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FCC6C1D"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5C7677" w14:textId="77777777" w:rsidR="00507406" w:rsidRPr="00B27B4C"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8405EBD31E64D40958273154F7D4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E714731EFE043169F6B2DB50AEAB6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460B0A">
            <w:rPr>
              <w:rFonts w:ascii="Times New Roman" w:eastAsia="Times New Roman" w:hAnsi="Times New Roman" w:cs="David"/>
              <w:color w:val="008000"/>
              <w:sz w:val="24"/>
              <w:szCs w:val="24"/>
              <w:rtl/>
              <w:lang w:eastAsia="he-IL"/>
            </w:rPr>
            <w:t>גבעת הכלניות</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24F9A452BC742D19EA92BF9CAAC8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460B0A">
            <w:rPr>
              <w:rFonts w:ascii="Times New Roman" w:eastAsia="Times New Roman" w:hAnsi="Times New Roman" w:cs="David" w:hint="cs"/>
              <w:color w:val="008000"/>
              <w:sz w:val="24"/>
              <w:szCs w:val="24"/>
              <w:rtl/>
            </w:rPr>
            <w:t>תכנון ויעוץ לאיטום בפרויקט</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6399C95"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B38C298"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8DF91E"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9ABAB5"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F97E2E"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6A8F0B"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2FE54C9"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07A146"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C2D6BF"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2B50879" w14:textId="77777777"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612CE71"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A869FA3"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9A72134"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BB1C4CC"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DD79829"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2F50C6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60B0A">
            <w:rPr>
              <w:rFonts w:ascii="Times New Roman" w:eastAsia="Times New Roman" w:hAnsi="Times New Roman" w:cs="David"/>
              <w:color w:val="00B0F0"/>
              <w:sz w:val="24"/>
              <w:szCs w:val="24"/>
              <w:rtl/>
              <w:lang w:eastAsia="he-IL"/>
            </w:rPr>
            <w:br/>
            <w:t>אפריקה ישראל מגורים בע"מ</w:t>
          </w:r>
          <w:r w:rsidR="00460B0A">
            <w:rPr>
              <w:rFonts w:ascii="Times New Roman" w:eastAsia="Times New Roman" w:hAnsi="Times New Roman" w:cs="David"/>
              <w:color w:val="00B0F0"/>
              <w:sz w:val="24"/>
              <w:szCs w:val="24"/>
              <w:rtl/>
              <w:lang w:eastAsia="he-IL"/>
            </w:rPr>
            <w:br/>
            <w:t>יוני נתניהו 1 ג' אור יהודה</w:t>
          </w:r>
          <w:r w:rsidR="00460B0A">
            <w:rPr>
              <w:rFonts w:ascii="Times New Roman" w:eastAsia="Times New Roman" w:hAnsi="Times New Roman" w:cs="David"/>
              <w:color w:val="00B0F0"/>
              <w:sz w:val="24"/>
              <w:szCs w:val="24"/>
              <w:rtl/>
              <w:lang w:eastAsia="he-IL"/>
            </w:rPr>
            <w:br/>
            <w:t>מ.ז 52-003476-0</w:t>
          </w:r>
          <w:r w:rsidR="00460B0A">
            <w:rPr>
              <w:rFonts w:ascii="Times New Roman" w:eastAsia="Times New Roman" w:hAnsi="Times New Roman" w:cs="David"/>
              <w:color w:val="00B0F0"/>
              <w:sz w:val="24"/>
              <w:szCs w:val="24"/>
              <w:rtl/>
              <w:lang w:eastAsia="he-IL"/>
            </w:rPr>
            <w:br/>
          </w:r>
        </w:sdtContent>
      </w:sdt>
    </w:p>
    <w:p w14:paraId="2DE9850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A19E4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D412AB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104EC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460B0A">
            <w:rPr>
              <w:rFonts w:ascii="Times New Roman" w:eastAsia="Times New Roman" w:hAnsi="Times New Roman" w:cs="David" w:hint="cs"/>
              <w:color w:val="008000"/>
              <w:sz w:val="24"/>
              <w:szCs w:val="24"/>
              <w:rtl/>
              <w:lang w:eastAsia="he-IL"/>
            </w:rPr>
            <w:t>גבעת הכלניות</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460B0A">
            <w:rPr>
              <w:rFonts w:ascii="Times New Roman" w:eastAsia="Times New Roman" w:hAnsi="Times New Roman" w:cs="David" w:hint="cs"/>
              <w:color w:val="008000"/>
              <w:sz w:val="24"/>
              <w:szCs w:val="24"/>
              <w:rtl/>
              <w:lang w:eastAsia="he-IL"/>
            </w:rPr>
            <w:t>‏16/09/2021</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4AAE6C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B64733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A5598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D695C20"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E0012A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D8D1D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FF6BC8F"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AC8E2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1D6E7C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85B2C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274F3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F168DD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4BD53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B4022C2"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6823CB9"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D6073A6"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8419D9D"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848890C"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0B0A">
            <w:rPr>
              <w:rFonts w:ascii="Times New Roman" w:eastAsia="Times New Roman" w:hAnsi="Times New Roman" w:cs="David"/>
              <w:color w:val="008000"/>
              <w:sz w:val="24"/>
              <w:szCs w:val="24"/>
              <w:rtl/>
              <w:lang w:eastAsia="he-IL"/>
            </w:rPr>
            <w:t>ז'אן ברקוביץ מהנדסים יועצים</w:t>
          </w:r>
        </w:sdtContent>
      </w:sdt>
    </w:p>
    <w:p w14:paraId="61BE525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D69002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0370B3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AB6284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93409D4"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C69E25C"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51D9CD2"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C15DD02"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DCC82D2"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9C39E1C"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409580B2"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4277156A" w14:textId="77777777" w:rsidR="00507406" w:rsidRPr="00B27B4C" w:rsidRDefault="00507406" w:rsidP="00507406">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D7D5ACC" w14:textId="77777777" w:rsidR="00507406" w:rsidRPr="00134C85" w:rsidRDefault="00507406" w:rsidP="00507406">
      <w:pPr>
        <w:rPr>
          <w:rFonts w:ascii="David" w:hAnsi="David" w:cs="David"/>
        </w:rPr>
      </w:pPr>
    </w:p>
    <w:p w14:paraId="7D11356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sectPr w:rsidR="00C521D8" w:rsidRPr="00C521D8"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9CA0B1" w14:textId="77777777" w:rsidR="00E724AD" w:rsidRDefault="00E724AD" w:rsidP="00AF234B">
      <w:pPr>
        <w:spacing w:before="0" w:after="0" w:line="240" w:lineRule="auto"/>
      </w:pPr>
      <w:r>
        <w:separator/>
      </w:r>
    </w:p>
  </w:endnote>
  <w:endnote w:type="continuationSeparator" w:id="0">
    <w:p w14:paraId="7C1B1B54" w14:textId="77777777" w:rsidR="00E724AD" w:rsidRDefault="00E724AD"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724AD" w:rsidRPr="006E6FF7" w14:paraId="411EE4B5" w14:textId="77777777" w:rsidTr="006E6FF7">
      <w:tc>
        <w:tcPr>
          <w:tcW w:w="810" w:type="dxa"/>
        </w:tcPr>
        <w:p w14:paraId="02313CB7"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5F2D76D" w14:textId="77777777" w:rsidR="00E724AD" w:rsidRPr="006E6FF7" w:rsidRDefault="00E724AD" w:rsidP="006E6FF7">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טרם ניתן שם לפרויקט )</w:t>
              </w:r>
            </w:p>
          </w:tc>
        </w:sdtContent>
      </w:sdt>
      <w:tc>
        <w:tcPr>
          <w:tcW w:w="2810" w:type="dxa"/>
        </w:tcPr>
        <w:p w14:paraId="403F4B1D"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איטום</w:t>
              </w:r>
            </w:sdtContent>
          </w:sdt>
        </w:p>
      </w:tc>
      <w:tc>
        <w:tcPr>
          <w:tcW w:w="233" w:type="dxa"/>
        </w:tcPr>
        <w:p w14:paraId="57317233" w14:textId="77777777" w:rsidR="00E724AD" w:rsidRPr="006E6FF7" w:rsidRDefault="00E724AD" w:rsidP="006E6FF7">
          <w:pPr>
            <w:tabs>
              <w:tab w:val="center" w:pos="4153"/>
              <w:tab w:val="right" w:pos="8306"/>
            </w:tabs>
            <w:spacing w:before="0" w:after="0" w:line="240" w:lineRule="auto"/>
            <w:rPr>
              <w:rFonts w:ascii="David" w:hAnsi="David"/>
              <w:sz w:val="16"/>
              <w:szCs w:val="16"/>
              <w:rtl/>
            </w:rPr>
          </w:pPr>
        </w:p>
      </w:tc>
      <w:tc>
        <w:tcPr>
          <w:tcW w:w="1044" w:type="dxa"/>
        </w:tcPr>
        <w:p w14:paraId="1EF6E020"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0000FE0D" w14:textId="002A03C9" w:rsidR="00E724AD" w:rsidRPr="006E6FF7" w:rsidRDefault="00E724AD" w:rsidP="006E6FF7">
              <w:pPr>
                <w:tabs>
                  <w:tab w:val="center" w:pos="4153"/>
                  <w:tab w:val="right" w:pos="8306"/>
                </w:tabs>
                <w:spacing w:before="0" w:after="0" w:line="240" w:lineRule="auto"/>
                <w:rPr>
                  <w:rFonts w:ascii="David" w:hAnsi="David"/>
                  <w:sz w:val="20"/>
                  <w:szCs w:val="20"/>
                  <w:rtl/>
                </w:rPr>
              </w:pPr>
              <w:del w:id="1" w:author="Avi Cohen" w:date="2021-09-05T13:36:00Z">
                <w:r w:rsidDel="00915087">
                  <w:rPr>
                    <w:rFonts w:ascii="David" w:hAnsi="David" w:hint="cs"/>
                    <w:sz w:val="20"/>
                    <w:szCs w:val="20"/>
                  </w:rPr>
                  <w:delText>CONT-5-691</w:delText>
                </w:r>
              </w:del>
              <w:ins w:id="2" w:author="Avi Cohen" w:date="2021-09-05T13:36:00Z">
                <w:r>
                  <w:rPr>
                    <w:rFonts w:ascii="David" w:hAnsi="David" w:hint="cs"/>
                    <w:sz w:val="20"/>
                    <w:szCs w:val="20"/>
                  </w:rPr>
                  <w:t>CO</w:t>
                </w:r>
                <w:r>
                  <w:rPr>
                    <w:rFonts w:ascii="David" w:hAnsi="David" w:hint="cs"/>
                    <w:sz w:val="20"/>
                    <w:szCs w:val="20"/>
                    <w:rtl/>
                  </w:rPr>
                  <w:t>NT-10-2100</w:t>
                </w:r>
              </w:ins>
            </w:p>
          </w:tc>
        </w:sdtContent>
      </w:sdt>
    </w:tr>
    <w:tr w:rsidR="00E724AD" w:rsidRPr="006E6FF7" w14:paraId="6942F118" w14:textId="77777777" w:rsidTr="006E6FF7">
      <w:tc>
        <w:tcPr>
          <w:tcW w:w="810" w:type="dxa"/>
        </w:tcPr>
        <w:p w14:paraId="5938BF22"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710958B6" w14:textId="77777777" w:rsidR="00E724AD" w:rsidRPr="006E6FF7" w:rsidRDefault="00E724AD" w:rsidP="006E6FF7">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ז'אן ברקוביץ מהנדסים יועצים</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724AD" w:rsidRPr="006E6FF7" w14:paraId="7452C6F4" w14:textId="77777777" w:rsidTr="00E724AD">
            <w:trPr>
              <w:trHeight w:val="201"/>
            </w:trPr>
            <w:tc>
              <w:tcPr>
                <w:tcW w:w="926" w:type="dxa"/>
              </w:tcPr>
              <w:p w14:paraId="0E9D2466"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D8A0E48" w14:textId="4EEA3419" w:rsidR="00E724AD" w:rsidRPr="006E6FF7" w:rsidRDefault="005A4284" w:rsidP="006E6FF7">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w:t>
                    </w:r>
                  </w:p>
                </w:tc>
              </w:sdtContent>
            </w:sdt>
          </w:tr>
        </w:tbl>
        <w:p w14:paraId="26A786F0"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p>
      </w:tc>
      <w:tc>
        <w:tcPr>
          <w:tcW w:w="233" w:type="dxa"/>
        </w:tcPr>
        <w:p w14:paraId="03F06841"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p>
      </w:tc>
      <w:tc>
        <w:tcPr>
          <w:tcW w:w="1044" w:type="dxa"/>
        </w:tcPr>
        <w:p w14:paraId="38DC2888"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710BB59B" w14:textId="53D4DC00" w:rsidR="00E724AD" w:rsidRPr="006E6FF7" w:rsidRDefault="00EB6F92"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A4284">
                <w:rPr>
                  <w:rFonts w:ascii="David" w:hAnsi="David"/>
                  <w:sz w:val="20"/>
                  <w:szCs w:val="20"/>
                  <w:rtl/>
                </w:rPr>
                <w:t>3;#</w:t>
              </w:r>
              <w:r w:rsidR="005A4284">
                <w:rPr>
                  <w:rFonts w:ascii="David" w:hAnsi="David"/>
                  <w:sz w:val="20"/>
                  <w:szCs w:val="20"/>
                </w:rPr>
                <w:t>Draft</w:t>
              </w:r>
            </w:sdtContent>
          </w:sdt>
        </w:p>
      </w:tc>
    </w:tr>
    <w:tr w:rsidR="00E724AD" w:rsidRPr="006E6FF7" w14:paraId="230957D8" w14:textId="77777777" w:rsidTr="006E6FF7">
      <w:trPr>
        <w:trHeight w:val="80"/>
      </w:trPr>
      <w:tc>
        <w:tcPr>
          <w:tcW w:w="810" w:type="dxa"/>
        </w:tcPr>
        <w:p w14:paraId="4828143D"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p>
      </w:tc>
      <w:tc>
        <w:tcPr>
          <w:tcW w:w="1646" w:type="dxa"/>
        </w:tcPr>
        <w:p w14:paraId="449D3EED" w14:textId="77777777" w:rsidR="00E724AD" w:rsidRPr="006E6FF7" w:rsidRDefault="00E724AD"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5F83F0F9"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p>
      </w:tc>
      <w:tc>
        <w:tcPr>
          <w:tcW w:w="233" w:type="dxa"/>
        </w:tcPr>
        <w:p w14:paraId="63C0695B"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p>
      </w:tc>
      <w:tc>
        <w:tcPr>
          <w:tcW w:w="1044" w:type="dxa"/>
        </w:tcPr>
        <w:p w14:paraId="6796AD49"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p>
      </w:tc>
      <w:tc>
        <w:tcPr>
          <w:tcW w:w="1763" w:type="dxa"/>
        </w:tcPr>
        <w:p w14:paraId="1A82B292" w14:textId="77777777" w:rsidR="00E724AD" w:rsidRPr="006E6FF7" w:rsidRDefault="00E724AD" w:rsidP="006E6FF7">
          <w:pPr>
            <w:tabs>
              <w:tab w:val="center" w:pos="4153"/>
              <w:tab w:val="right" w:pos="8306"/>
            </w:tabs>
            <w:spacing w:before="0" w:after="0" w:line="240" w:lineRule="auto"/>
            <w:rPr>
              <w:rFonts w:ascii="David" w:hAnsi="David"/>
              <w:sz w:val="20"/>
              <w:szCs w:val="20"/>
              <w:rtl/>
            </w:rPr>
          </w:pPr>
        </w:p>
      </w:tc>
    </w:tr>
  </w:tbl>
  <w:p w14:paraId="387BB3EA" w14:textId="77777777" w:rsidR="00E724AD" w:rsidRPr="006E6FF7" w:rsidRDefault="00E724AD" w:rsidP="006E6FF7">
    <w:pPr>
      <w:spacing w:before="0" w:beforeAutospacing="0" w:after="0" w:afterAutospacing="0" w:line="240" w:lineRule="auto"/>
      <w:rPr>
        <w:rFonts w:ascii="Arial" w:hAnsi="Arial" w:cs="Arial"/>
        <w:sz w:val="16"/>
        <w:szCs w:val="16"/>
      </w:rPr>
    </w:pPr>
    <w:r w:rsidRPr="006E6FF7">
      <w:rPr>
        <w:rFonts w:ascii="Arial" w:hAnsi="Arial" w:cs="Arial" w:hint="cs"/>
        <w:sz w:val="16"/>
        <w:szCs w:val="16"/>
        <w:rtl/>
      </w:rPr>
      <w:t xml:space="preserve">   </w:t>
    </w:r>
    <w:r w:rsidRPr="006E6FF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0C2213" w14:textId="77777777" w:rsidR="00E724AD" w:rsidRDefault="00E724AD" w:rsidP="00AF234B">
      <w:pPr>
        <w:spacing w:before="0" w:after="0" w:line="240" w:lineRule="auto"/>
      </w:pPr>
      <w:r>
        <w:separator/>
      </w:r>
    </w:p>
  </w:footnote>
  <w:footnote w:type="continuationSeparator" w:id="0">
    <w:p w14:paraId="07C7D64A" w14:textId="77777777" w:rsidR="00E724AD" w:rsidRDefault="00E724AD"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5A2B475D" w14:textId="77777777" w:rsidR="00E724AD" w:rsidRDefault="00E724AD">
        <w:pPr>
          <w:pStyle w:val="Header"/>
          <w:jc w:val="center"/>
        </w:pPr>
        <w:r>
          <w:fldChar w:fldCharType="begin"/>
        </w:r>
        <w:r>
          <w:instrText xml:space="preserve"> PAGE   \* MERGEFORMAT </w:instrText>
        </w:r>
        <w:r>
          <w:fldChar w:fldCharType="separate"/>
        </w:r>
        <w:r w:rsidR="00EB6F92">
          <w:rPr>
            <w:noProof/>
            <w:rtl/>
          </w:rPr>
          <w:t>1</w:t>
        </w:r>
        <w:r>
          <w:rPr>
            <w:noProof/>
          </w:rPr>
          <w:fldChar w:fldCharType="end"/>
        </w:r>
      </w:p>
    </w:sdtContent>
  </w:sdt>
  <w:p w14:paraId="495DA230" w14:textId="77777777" w:rsidR="00E724AD" w:rsidRDefault="00E724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10"/>
    <w:rsid w:val="00044544"/>
    <w:rsid w:val="00052070"/>
    <w:rsid w:val="00076D4F"/>
    <w:rsid w:val="00117712"/>
    <w:rsid w:val="00121E59"/>
    <w:rsid w:val="00125AE3"/>
    <w:rsid w:val="00134C85"/>
    <w:rsid w:val="001A0C3C"/>
    <w:rsid w:val="001A69D5"/>
    <w:rsid w:val="001D0C05"/>
    <w:rsid w:val="00214ACF"/>
    <w:rsid w:val="00223350"/>
    <w:rsid w:val="00280EB6"/>
    <w:rsid w:val="003125BE"/>
    <w:rsid w:val="00324C6A"/>
    <w:rsid w:val="00340044"/>
    <w:rsid w:val="003D616C"/>
    <w:rsid w:val="003F65A7"/>
    <w:rsid w:val="00425D8A"/>
    <w:rsid w:val="00435A20"/>
    <w:rsid w:val="004473B9"/>
    <w:rsid w:val="0045624B"/>
    <w:rsid w:val="00460B0A"/>
    <w:rsid w:val="00473A62"/>
    <w:rsid w:val="00493ACC"/>
    <w:rsid w:val="0049747B"/>
    <w:rsid w:val="004D6568"/>
    <w:rsid w:val="00507406"/>
    <w:rsid w:val="00533F64"/>
    <w:rsid w:val="005367FD"/>
    <w:rsid w:val="00552E11"/>
    <w:rsid w:val="005A4284"/>
    <w:rsid w:val="00646B25"/>
    <w:rsid w:val="00685663"/>
    <w:rsid w:val="006B6ADA"/>
    <w:rsid w:val="006E6FF7"/>
    <w:rsid w:val="0072103C"/>
    <w:rsid w:val="00741F38"/>
    <w:rsid w:val="00742A82"/>
    <w:rsid w:val="007862D4"/>
    <w:rsid w:val="0079748B"/>
    <w:rsid w:val="008906F9"/>
    <w:rsid w:val="008B6F16"/>
    <w:rsid w:val="008C64C6"/>
    <w:rsid w:val="008E610C"/>
    <w:rsid w:val="00915087"/>
    <w:rsid w:val="00942177"/>
    <w:rsid w:val="009C5935"/>
    <w:rsid w:val="00A95537"/>
    <w:rsid w:val="00AA1573"/>
    <w:rsid w:val="00AC4D2B"/>
    <w:rsid w:val="00AD75B3"/>
    <w:rsid w:val="00AF161F"/>
    <w:rsid w:val="00AF234B"/>
    <w:rsid w:val="00B10DFA"/>
    <w:rsid w:val="00BA4751"/>
    <w:rsid w:val="00BE17B4"/>
    <w:rsid w:val="00C521D8"/>
    <w:rsid w:val="00C650A2"/>
    <w:rsid w:val="00C96BDB"/>
    <w:rsid w:val="00CF2785"/>
    <w:rsid w:val="00D5329D"/>
    <w:rsid w:val="00DF245C"/>
    <w:rsid w:val="00DF5724"/>
    <w:rsid w:val="00E679C7"/>
    <w:rsid w:val="00E724AD"/>
    <w:rsid w:val="00E90138"/>
    <w:rsid w:val="00EB6F92"/>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F95DB54"/>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C521D8"/>
  </w:style>
  <w:style w:type="paragraph" w:customStyle="1" w:styleId="a4">
    <w:name w:val="שדות בטופס"/>
    <w:basedOn w:val="Normal"/>
    <w:qFormat/>
    <w:rsid w:val="008E610C"/>
    <w:pPr>
      <w:spacing w:line="360" w:lineRule="auto"/>
    </w:pPr>
    <w:rPr>
      <w:rFonts w:ascii="Times New Roman" w:eastAsia="Times New Roman" w:hAnsi="Times New Roman" w:cs="David"/>
      <w:color w:val="00B0F0"/>
      <w:sz w:val="24"/>
      <w:szCs w:val="24"/>
    </w:rPr>
  </w:style>
  <w:style w:type="table" w:customStyle="1" w:styleId="11">
    <w:name w:val="רשת טבלה1"/>
    <w:basedOn w:val="TableNormal"/>
    <w:next w:val="TableGrid"/>
    <w:rsid w:val="006E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היסט_כפול"/>
    <w:basedOn w:val="Normal"/>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PlaceholderText"/>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PlaceholderText"/>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PlaceholderText"/>
              <w:rtl/>
            </w:rPr>
            <w:t>[תאריך חתימת חוזה]</w:t>
          </w:r>
        </w:p>
      </w:docPartBody>
    </w:docPart>
    <w:docPart>
      <w:docPartPr>
        <w:name w:val="5325C62E407A43DF97596BA9FFB0C12E"/>
        <w:category>
          <w:name w:val="כללי"/>
          <w:gallery w:val="placeholder"/>
        </w:category>
        <w:types>
          <w:type w:val="bbPlcHdr"/>
        </w:types>
        <w:behaviors>
          <w:behavior w:val="content"/>
        </w:behaviors>
        <w:guid w:val="{AD956FBA-8BE2-46A7-9C15-C7D733548830}"/>
      </w:docPartPr>
      <w:docPartBody>
        <w:p w:rsidR="00881F60" w:rsidRDefault="00881F60" w:rsidP="00881F60">
          <w:pPr>
            <w:pStyle w:val="5325C62E407A43DF97596BA9FFB0C12E"/>
          </w:pPr>
          <w:r w:rsidRPr="00EA1993">
            <w:rPr>
              <w:rStyle w:val="PlaceholderText"/>
              <w:rtl/>
            </w:rPr>
            <w:t>[צדדים נוספים]</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PlaceholderText"/>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PlaceholderText"/>
              <w:rtl/>
            </w:rPr>
            <w:t>[רשות מקומית]</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PlaceholderText"/>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PlaceholderText"/>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PlaceholderText"/>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PlaceholderText"/>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PlaceholderText"/>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PlaceholderText"/>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PlaceholderText"/>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PlaceholderText"/>
              <w:rtl/>
            </w:rPr>
            <w:t>[שדה נוסף 6]</w:t>
          </w:r>
        </w:p>
      </w:docPartBody>
    </w:docPart>
    <w:docPart>
      <w:docPartPr>
        <w:name w:val="1F3C8191FC2A43F78905EF4204880FAC"/>
        <w:category>
          <w:name w:val="כללי"/>
          <w:gallery w:val="placeholder"/>
        </w:category>
        <w:types>
          <w:type w:val="bbPlcHdr"/>
        </w:types>
        <w:behaviors>
          <w:behavior w:val="content"/>
        </w:behaviors>
        <w:guid w:val="{ED8B1150-C3D8-4AAE-8A39-A2BD45AF9A1A}"/>
      </w:docPartPr>
      <w:docPartBody>
        <w:p w:rsidR="00881F60" w:rsidRDefault="00881F60" w:rsidP="00881F60">
          <w:pPr>
            <w:pStyle w:val="1F3C8191FC2A43F78905EF4204880FAC"/>
          </w:pPr>
          <w:r w:rsidRPr="003059F5">
            <w:rPr>
              <w:rStyle w:val="PlaceholderText"/>
              <w:rtl/>
            </w:rPr>
            <w:t>[אחוז השתתפות צד א]</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PlaceholderText"/>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PlaceholderText"/>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PlaceholderText"/>
              <w:rtl/>
            </w:rPr>
            <w:t>[מדד בסיס]</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PlaceholderText"/>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PlaceholderText"/>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PlaceholderText"/>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PlaceholderText"/>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PlaceholderText"/>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PlaceholderText"/>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PlaceholderText"/>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PlaceholderText"/>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PlaceholderText"/>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PlaceholderText"/>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PlaceholderText"/>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PlaceholderText"/>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PlaceholderText"/>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PlaceholderText"/>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PlaceholderText"/>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PlaceholderText"/>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PlaceholderText"/>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PlaceholderText"/>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PlaceholderText"/>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PlaceholderText"/>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PlaceholderText"/>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E7CC5"/>
    <w:rsid w:val="004E576F"/>
    <w:rsid w:val="0055114D"/>
    <w:rsid w:val="00560881"/>
    <w:rsid w:val="006865A5"/>
    <w:rsid w:val="00881F60"/>
    <w:rsid w:val="0089632E"/>
    <w:rsid w:val="009D2FCE"/>
    <w:rsid w:val="009F5F51"/>
    <w:rsid w:val="00BD7F6F"/>
    <w:rsid w:val="00C80BF1"/>
    <w:rsid w:val="00E52DF8"/>
    <w:rsid w:val="00F03E4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0BF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8BFF034194E14C1BB10A98A0F1F22398">
    <w:name w:val="8BFF034194E14C1BB10A98A0F1F22398"/>
    <w:rsid w:val="00881F60"/>
    <w:pPr>
      <w:bidi/>
    </w:pPr>
  </w:style>
  <w:style w:type="paragraph" w:customStyle="1" w:styleId="E0B71F4FB9324F3A97D77EDA1A74C4A6">
    <w:name w:val="E0B71F4FB9324F3A97D77EDA1A74C4A6"/>
    <w:rsid w:val="00881F60"/>
    <w:pPr>
      <w:bidi/>
    </w:pPr>
  </w:style>
  <w:style w:type="paragraph" w:customStyle="1" w:styleId="5325C62E407A43DF97596BA9FFB0C12E">
    <w:name w:val="5325C62E407A43DF97596BA9FFB0C12E"/>
    <w:rsid w:val="00881F60"/>
    <w:pPr>
      <w:bidi/>
    </w:pPr>
  </w:style>
  <w:style w:type="paragraph" w:customStyle="1" w:styleId="2A00F6CDB62A44D280AD21917FC40212">
    <w:name w:val="2A00F6CDB62A44D280AD21917FC40212"/>
    <w:rsid w:val="00881F60"/>
    <w:pPr>
      <w:bidi/>
    </w:pPr>
  </w:style>
  <w:style w:type="paragraph" w:customStyle="1" w:styleId="7FAB92D76A9D4005A5704BC6D1746FDD">
    <w:name w:val="7FAB92D76A9D4005A5704BC6D1746FDD"/>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241080AC7CC94450BBF53474DDE912A7">
    <w:name w:val="241080AC7CC94450BBF53474DDE912A7"/>
    <w:rsid w:val="00881F60"/>
    <w:pPr>
      <w:bidi/>
    </w:pPr>
  </w:style>
  <w:style w:type="paragraph" w:customStyle="1" w:styleId="C5703F9817534C338D46D727644129F0">
    <w:name w:val="C5703F9817534C338D46D727644129F0"/>
    <w:rsid w:val="00881F60"/>
    <w:pPr>
      <w:bidi/>
    </w:pPr>
  </w:style>
  <w:style w:type="paragraph" w:customStyle="1" w:styleId="D3C37FB94A3A418ABAB96AB99C40C468">
    <w:name w:val="D3C37FB94A3A418ABAB96AB99C40C468"/>
    <w:rsid w:val="00881F60"/>
    <w:pPr>
      <w:bidi/>
    </w:pPr>
  </w:style>
  <w:style w:type="paragraph" w:customStyle="1" w:styleId="9552AE5406954D9A8F93650D5E7558D7">
    <w:name w:val="9552AE5406954D9A8F93650D5E7558D7"/>
    <w:rsid w:val="00881F60"/>
    <w:pPr>
      <w:bidi/>
    </w:pPr>
  </w:style>
  <w:style w:type="paragraph" w:customStyle="1" w:styleId="032B84A454E74E0DA193AAAA4FF77AE4">
    <w:name w:val="032B84A454E74E0DA193AAAA4FF77AE4"/>
    <w:rsid w:val="00881F60"/>
    <w:pPr>
      <w:bidi/>
    </w:pPr>
  </w:style>
  <w:style w:type="paragraph" w:customStyle="1" w:styleId="9344D81535804F42940C16DF1D22FADF">
    <w:name w:val="9344D81535804F42940C16DF1D22FADF"/>
    <w:rsid w:val="00881F60"/>
    <w:pPr>
      <w:bidi/>
    </w:pPr>
  </w:style>
  <w:style w:type="paragraph" w:customStyle="1" w:styleId="B2BC4E3EA80A471284D0C20D333B0E43">
    <w:name w:val="B2BC4E3EA80A471284D0C20D333B0E43"/>
    <w:rsid w:val="00881F60"/>
    <w:pPr>
      <w:bidi/>
    </w:pPr>
  </w:style>
  <w:style w:type="paragraph" w:customStyle="1" w:styleId="1CF58A9FD8B54308A33E72958F1FFFDA">
    <w:name w:val="1CF58A9FD8B54308A33E72958F1FFFDA"/>
    <w:rsid w:val="00881F60"/>
    <w:pPr>
      <w:bidi/>
    </w:pPr>
  </w:style>
  <w:style w:type="paragraph" w:customStyle="1" w:styleId="A3B1B2A648534ED694D9838E884F8B79">
    <w:name w:val="A3B1B2A648534ED694D9838E884F8B79"/>
    <w:rsid w:val="00881F60"/>
    <w:pPr>
      <w:bidi/>
    </w:pPr>
  </w:style>
  <w:style w:type="paragraph" w:customStyle="1" w:styleId="C3F38599977F49F7BE8087566E1059A8">
    <w:name w:val="C3F38599977F49F7BE8087566E1059A8"/>
    <w:rsid w:val="00881F60"/>
    <w:pPr>
      <w:bidi/>
    </w:pPr>
  </w:style>
  <w:style w:type="paragraph" w:customStyle="1" w:styleId="AFC8B02B7C0F4419B4198E95032E1E05">
    <w:name w:val="AFC8B02B7C0F4419B4198E95032E1E05"/>
    <w:rsid w:val="00881F60"/>
    <w:pPr>
      <w:bidi/>
    </w:pPr>
  </w:style>
  <w:style w:type="paragraph" w:customStyle="1" w:styleId="F904D9D3BBE24D22B1111BFA43F42113">
    <w:name w:val="F904D9D3BBE24D22B1111BFA43F42113"/>
    <w:rsid w:val="00881F60"/>
    <w:pPr>
      <w:bidi/>
    </w:pPr>
  </w:style>
  <w:style w:type="paragraph" w:customStyle="1" w:styleId="85782D589B844E7E8C1CE059389736BC">
    <w:name w:val="85782D589B844E7E8C1CE059389736BC"/>
    <w:rsid w:val="00F03E44"/>
    <w:pPr>
      <w:bidi/>
    </w:pPr>
  </w:style>
  <w:style w:type="paragraph" w:customStyle="1" w:styleId="E515EDE8EF3B459DAA560F9F77ED3684">
    <w:name w:val="E515EDE8EF3B459DAA560F9F77ED3684"/>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0ADBADE03BB34E21960522E700E52C4A">
    <w:name w:val="0ADBADE03BB34E21960522E700E52C4A"/>
    <w:rsid w:val="00F03E44"/>
    <w:pPr>
      <w:bidi/>
    </w:pPr>
  </w:style>
  <w:style w:type="paragraph" w:customStyle="1" w:styleId="9A5E754E0CEC4506B53C3A30C2425D31">
    <w:name w:val="9A5E754E0CEC4506B53C3A30C2425D31"/>
    <w:rsid w:val="00F03E44"/>
    <w:pPr>
      <w:bidi/>
    </w:pPr>
  </w:style>
  <w:style w:type="paragraph" w:customStyle="1" w:styleId="6FAC5044801B4DA2818FE4404EE3D490">
    <w:name w:val="6FAC5044801B4DA2818FE4404EE3D490"/>
    <w:rsid w:val="00F03E44"/>
    <w:pPr>
      <w:bidi/>
    </w:pPr>
  </w:style>
  <w:style w:type="paragraph" w:customStyle="1" w:styleId="4C6AB64D46F8410187A2175B90A4E882">
    <w:name w:val="4C6AB64D46F8410187A2175B90A4E882"/>
    <w:rsid w:val="00F03E44"/>
    <w:pPr>
      <w:bidi/>
    </w:pPr>
  </w:style>
  <w:style w:type="paragraph" w:customStyle="1" w:styleId="C125403A29A04D0C85109C3457A7CA63">
    <w:name w:val="C125403A29A04D0C85109C3457A7CA63"/>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47392DAD7FAF485F8EC3EDBDC0057E29">
    <w:name w:val="47392DAD7FAF485F8EC3EDBDC0057E29"/>
    <w:rsid w:val="00F03E44"/>
    <w:pPr>
      <w:bidi/>
    </w:pPr>
  </w:style>
  <w:style w:type="paragraph" w:customStyle="1" w:styleId="753229488FE04AE5AE6BE3874821856F">
    <w:name w:val="753229488FE04AE5AE6BE3874821856F"/>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291659B02F0D484E8C4986CA846EC1D2">
    <w:name w:val="291659B02F0D484E8C4986CA846EC1D2"/>
    <w:rsid w:val="00F03E44"/>
    <w:pPr>
      <w:bidi/>
    </w:pPr>
  </w:style>
  <w:style w:type="paragraph" w:customStyle="1" w:styleId="9D97C0FE48074314AD6A7D9F87FEA345">
    <w:name w:val="9D97C0FE48074314AD6A7D9F87FEA345"/>
    <w:rsid w:val="00560881"/>
    <w:pPr>
      <w:bidi/>
    </w:pPr>
  </w:style>
  <w:style w:type="paragraph" w:customStyle="1" w:styleId="36C54A644696480AA21AF8433905CC69">
    <w:name w:val="36C54A644696480AA21AF8433905CC69"/>
    <w:rsid w:val="00560881"/>
    <w:pPr>
      <w:bidi/>
    </w:pPr>
  </w:style>
  <w:style w:type="paragraph" w:customStyle="1" w:styleId="DA7713F89F6046FEA6ADED0B3587E3CD">
    <w:name w:val="DA7713F89F6046FEA6ADED0B3587E3CD"/>
    <w:rsid w:val="00560881"/>
    <w:pPr>
      <w:bidi/>
    </w:pPr>
  </w:style>
  <w:style w:type="paragraph" w:customStyle="1" w:styleId="7A4FEB1E2488449E9B9FFD02C3DAF7FE">
    <w:name w:val="7A4FEB1E2488449E9B9FFD02C3DAF7FE"/>
    <w:rsid w:val="00560881"/>
    <w:pPr>
      <w:bidi/>
    </w:pPr>
  </w:style>
  <w:style w:type="paragraph" w:customStyle="1" w:styleId="E5944D47EEA34CA2BCC9ED4357FF29EA">
    <w:name w:val="E5944D47EEA34CA2BCC9ED4357FF29EA"/>
    <w:rsid w:val="00E52DF8"/>
    <w:pPr>
      <w:bidi/>
    </w:pPr>
  </w:style>
  <w:style w:type="paragraph" w:customStyle="1" w:styleId="567C96EDCC304A528C8B1DECA920D489">
    <w:name w:val="567C96EDCC304A528C8B1DECA920D489"/>
    <w:rsid w:val="00E52DF8"/>
    <w:pPr>
      <w:bidi/>
    </w:pPr>
  </w:style>
  <w:style w:type="paragraph" w:customStyle="1" w:styleId="D75FC4B036574F5FA7B5D9B4A3B8A57E">
    <w:name w:val="D75FC4B036574F5FA7B5D9B4A3B8A57E"/>
    <w:rsid w:val="00E52DF8"/>
    <w:pPr>
      <w:bidi/>
    </w:pPr>
  </w:style>
  <w:style w:type="paragraph" w:customStyle="1" w:styleId="879F410625B54634A2348AA76DA0E4C1">
    <w:name w:val="879F410625B54634A2348AA76DA0E4C1"/>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 w:type="paragraph" w:customStyle="1" w:styleId="2C4ED323133443D99E3BF0D4290FF52A">
    <w:name w:val="2C4ED323133443D99E3BF0D4290FF52A"/>
    <w:rsid w:val="00C80BF1"/>
    <w:pPr>
      <w:bidi/>
    </w:pPr>
  </w:style>
  <w:style w:type="paragraph" w:customStyle="1" w:styleId="F95364EFCACD4262AE49FD025FA62992">
    <w:name w:val="F95364EFCACD4262AE49FD025FA62992"/>
    <w:rsid w:val="00C80BF1"/>
    <w:pPr>
      <w:bidi/>
    </w:pPr>
  </w:style>
  <w:style w:type="paragraph" w:customStyle="1" w:styleId="E3D6638534AA49688643B66A7B4D7043">
    <w:name w:val="E3D6638534AA49688643B66A7B4D7043"/>
    <w:rsid w:val="00C80BF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8DB03-05E2-43AF-BA31-147148A8260A}">
  <ds:schemaRefs>
    <ds:schemaRef ds:uri="http://schemas.microsoft.com/office/2006/metadata/customXsn"/>
  </ds:schemaRefs>
</ds:datastoreItem>
</file>

<file path=customXml/itemProps2.xml><?xml version="1.0" encoding="utf-8"?>
<ds:datastoreItem xmlns:ds="http://schemas.openxmlformats.org/officeDocument/2006/customXml" ds:itemID="{18391292-E39B-47D4-BBD5-1F7C8343A9BE}"/>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e82e0497-401b-493b-ab66-61f85c09ed30"/>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1AD7247F-30F2-467A-A9BE-DC87DA2B3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Pages>
  <Words>9779</Words>
  <Characters>48897</Characters>
  <Application>Microsoft Office Word</Application>
  <DocSecurity>0</DocSecurity>
  <Lines>407</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18</cp:revision>
  <dcterms:created xsi:type="dcterms:W3CDTF">2021-08-03T13:28:00Z</dcterms:created>
  <dcterms:modified xsi:type="dcterms:W3CDTF">2021-11-30T08:04:00Z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14e7be3c-1363-4819-90cb-f9412c857507</vt:lpwstr>
  </property>
</Properties>
</file>