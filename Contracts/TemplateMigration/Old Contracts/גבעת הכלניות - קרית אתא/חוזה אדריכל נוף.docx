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A41D6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Pr>
      </w:pPr>
    </w:p>
    <w:p w14:paraId="4A07F1D9" w14:textId="77777777" w:rsidR="000B5DC0" w:rsidRPr="000B5DC0" w:rsidRDefault="000B5DC0" w:rsidP="00C30059">
      <w:pPr>
        <w:widowControl w:val="0"/>
        <w:spacing w:before="0" w:beforeAutospacing="0" w:after="0" w:afterAutospacing="0" w:line="240" w:lineRule="auto"/>
        <w:ind w:left="720"/>
        <w:jc w:val="center"/>
        <w:rPr>
          <w:rFonts w:ascii="Times New Roman" w:eastAsia="Times New Roman" w:hAnsi="Times New Roman" w:cs="David"/>
          <w:bCs/>
          <w:i/>
          <w:iCs/>
          <w:noProof/>
          <w:sz w:val="32"/>
          <w:szCs w:val="32"/>
          <w:u w:val="single"/>
          <w:rtl/>
        </w:rPr>
      </w:pPr>
    </w:p>
    <w:p w14:paraId="2DD5E2FB"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0B5DC0">
        <w:rPr>
          <w:rFonts w:ascii="Times New Roman" w:eastAsia="Times New Roman" w:hAnsi="Times New Roman" w:cs="David"/>
          <w:bCs/>
          <w:i/>
          <w:iCs/>
          <w:noProof/>
          <w:sz w:val="32"/>
          <w:szCs w:val="32"/>
        </w:rPr>
        <w:drawing>
          <wp:inline distT="0" distB="0" distL="0" distR="0" wp14:anchorId="35664AC3" wp14:editId="304EDEA7">
            <wp:extent cx="5274310" cy="4679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0171862A"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7B34979A"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BA8DE71"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86A5EDC"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C5CE2C"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836D4B"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B5DC0">
        <w:rPr>
          <w:rFonts w:ascii="Times New Roman" w:eastAsia="Times New Roman" w:hAnsi="Times New Roman" w:cs="David" w:hint="cs"/>
          <w:bCs/>
          <w:sz w:val="32"/>
          <w:szCs w:val="32"/>
          <w:u w:val="single"/>
          <w:rtl/>
          <w:lang w:eastAsia="he-IL"/>
        </w:rPr>
        <w:t>חוזה אדריכל נוף</w:t>
      </w:r>
    </w:p>
    <w:p w14:paraId="7B047AB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E569BE"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168A2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BE8B79"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F99FA8" w14:textId="77777777" w:rsidR="007561C6" w:rsidRPr="00B27B4C" w:rsidRDefault="007561C6"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7756DD9F89F44397A6A763AAAA2897F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0F6EF628" w14:textId="2AC8E0D1" w:rsidR="007561C6" w:rsidRPr="00B27B4C" w:rsidRDefault="00990473"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t>גבעת הכלניות ( טרם ניתן שם לפרויקט )</w:t>
          </w:r>
        </w:p>
      </w:sdtContent>
    </w:sdt>
    <w:p w14:paraId="2EE61567" w14:textId="77777777" w:rsidR="007561C6" w:rsidRPr="00B27B4C" w:rsidRDefault="007561C6"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98C6FF29493F4B31BADC7A78164FD0A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4BCFE516" w14:textId="5086820D" w:rsidR="007561C6" w:rsidRPr="00B27B4C" w:rsidRDefault="009354FB" w:rsidP="009354F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F11BAF">
            <w:rPr>
              <w:rStyle w:val="PlaceholderText"/>
              <w:rtl/>
            </w:rPr>
            <w:t>[שם אתר]</w:t>
          </w:r>
        </w:p>
      </w:sdtContent>
    </w:sdt>
    <w:p w14:paraId="01946093"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49AA3D"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914C0E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391B9E"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E57FB6"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613C5D"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D558E0E"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3799DD"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E16609F"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85631D"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3847F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2CE4C8"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51ACA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658DD3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2AF4A0"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CF764B5"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9DF51A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4BCAE9"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1B40750"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2896A86"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CC83DB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8F487A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05BB8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F744E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F1AB06C" w14:textId="77777777" w:rsidR="00B17476" w:rsidRDefault="00B17476"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EF1805" w14:textId="77777777" w:rsidR="000B5DC0" w:rsidRPr="008C30FE"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8C30FE">
        <w:rPr>
          <w:rFonts w:ascii="Times New Roman" w:eastAsia="Times New Roman" w:hAnsi="Times New Roman" w:cs="David" w:hint="cs"/>
          <w:bCs/>
          <w:sz w:val="32"/>
          <w:szCs w:val="32"/>
          <w:u w:val="single"/>
          <w:rtl/>
          <w:lang w:eastAsia="he-IL"/>
        </w:rPr>
        <w:t>חוזה</w:t>
      </w:r>
      <w:r w:rsidR="008C30FE" w:rsidRPr="008C30FE">
        <w:rPr>
          <w:rFonts w:ascii="Times New Roman" w:eastAsia="Times New Roman" w:hAnsi="Times New Roman" w:cs="David" w:hint="cs"/>
          <w:bCs/>
          <w:sz w:val="32"/>
          <w:szCs w:val="32"/>
          <w:u w:val="single"/>
          <w:rtl/>
          <w:lang w:eastAsia="he-IL"/>
        </w:rPr>
        <w:t xml:space="preserve"> אדריכל נוף</w:t>
      </w:r>
    </w:p>
    <w:p w14:paraId="18794A2A"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01EF8A4" w14:textId="0D85335D" w:rsidR="000B5DC0" w:rsidRPr="000B5DC0" w:rsidRDefault="000B5DC0" w:rsidP="007C4B6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B5DC0">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735628075"/>
          <w:placeholder>
            <w:docPart w:val="8FBC5A15AA454AECAA6118AF8741F74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10-28T00:00:00Z">
            <w:dateFormat w:val="dd/MM/yyyy"/>
            <w:lid w:val="he-IL"/>
            <w:storeMappedDataAs w:val="dateTime"/>
            <w:calendar w:val="gregorian"/>
          </w:date>
        </w:sdtPr>
        <w:sdtEndPr/>
        <w:sdtContent>
          <w:r w:rsidR="007C46F7">
            <w:rPr>
              <w:rFonts w:ascii="Times New Roman" w:eastAsia="Times New Roman" w:hAnsi="Times New Roman" w:cs="David" w:hint="cs"/>
              <w:color w:val="800080"/>
              <w:sz w:val="24"/>
              <w:szCs w:val="24"/>
              <w:rtl/>
              <w:lang w:eastAsia="he-IL"/>
            </w:rPr>
            <w:t>‏28/10/2021</w:t>
          </w:r>
        </w:sdtContent>
      </w:sdt>
    </w:p>
    <w:p w14:paraId="3F3554B7"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Times New Roman"/>
          <w:sz w:val="20"/>
          <w:szCs w:val="20"/>
          <w:rtl/>
        </w:rPr>
      </w:pPr>
    </w:p>
    <w:p w14:paraId="7BFFBF9A"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1D667E5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009B224" w14:textId="77777777" w:rsidR="000B5DC0" w:rsidRPr="000B5DC0" w:rsidRDefault="000B5DC0" w:rsidP="000B5DC0">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00B0F0"/>
          <w:sz w:val="24"/>
          <w:szCs w:val="24"/>
          <w:rtl/>
        </w:rPr>
        <w:alias w:val="צד א בחוזה"/>
        <w:tag w:val="cntTzadA"/>
        <w:id w:val="539011942"/>
        <w:placeholder>
          <w:docPart w:val="44067134515B43C9B80FC3DA6523854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0F03BD16" w14:textId="0BA348C7" w:rsidR="000B5DC0" w:rsidRPr="000B5DC0" w:rsidRDefault="00AD15CD" w:rsidP="00C30059">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color w:val="00B0F0"/>
              <w:sz w:val="24"/>
              <w:szCs w:val="24"/>
              <w:rtl/>
            </w:rPr>
            <w:t>אפריקה ישראל מגורים בע"מ</w:t>
          </w:r>
          <w:r>
            <w:rPr>
              <w:rFonts w:ascii="Times New Roman" w:eastAsia="Times New Roman" w:hAnsi="Times New Roman" w:cs="David"/>
              <w:color w:val="00B0F0"/>
              <w:sz w:val="24"/>
              <w:szCs w:val="24"/>
              <w:rtl/>
            </w:rPr>
            <w:br/>
            <w:t>יוני נתניהו 1 ג' אור יהודה</w:t>
          </w:r>
          <w:r>
            <w:rPr>
              <w:rFonts w:ascii="Times New Roman" w:eastAsia="Times New Roman" w:hAnsi="Times New Roman" w:cs="David"/>
              <w:color w:val="00B0F0"/>
              <w:sz w:val="24"/>
              <w:szCs w:val="24"/>
              <w:rtl/>
            </w:rPr>
            <w:br/>
            <w:t>מ.ז 52-003476-0</w:t>
          </w:r>
          <w:r>
            <w:rPr>
              <w:rFonts w:ascii="Times New Roman" w:eastAsia="Times New Roman" w:hAnsi="Times New Roman" w:cs="David"/>
              <w:color w:val="00B0F0"/>
              <w:sz w:val="24"/>
              <w:szCs w:val="24"/>
              <w:rtl/>
            </w:rPr>
            <w:br/>
          </w:r>
        </w:p>
      </w:sdtContent>
    </w:sdt>
    <w:p w14:paraId="1D79BCB4"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B5DC0">
        <w:rPr>
          <w:rFonts w:ascii="Times New Roman" w:eastAsia="Times New Roman" w:hAnsi="Times New Roman" w:cs="David" w:hint="cs"/>
          <w:sz w:val="20"/>
          <w:szCs w:val="24"/>
          <w:rtl/>
          <w:lang w:eastAsia="he-IL"/>
        </w:rPr>
        <w:t>(להלן: "</w:t>
      </w:r>
      <w:r w:rsidRPr="000B5DC0">
        <w:rPr>
          <w:rFonts w:ascii="Times New Roman" w:eastAsia="Times New Roman" w:hAnsi="Times New Roman" w:cs="David" w:hint="cs"/>
          <w:b/>
          <w:bCs/>
          <w:sz w:val="20"/>
          <w:szCs w:val="24"/>
          <w:rtl/>
          <w:lang w:eastAsia="he-IL"/>
        </w:rPr>
        <w:t>המזמין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Cs/>
          <w:sz w:val="20"/>
          <w:szCs w:val="24"/>
          <w:rtl/>
          <w:lang w:eastAsia="he-IL"/>
        </w:rPr>
        <w:t xml:space="preserve">       </w:t>
      </w:r>
    </w:p>
    <w:p w14:paraId="62490000"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B5DC0">
        <w:rPr>
          <w:rFonts w:ascii="Times New Roman" w:eastAsia="Times New Roman" w:hAnsi="Times New Roman" w:cs="David" w:hint="cs"/>
          <w:bCs/>
          <w:sz w:val="20"/>
          <w:szCs w:val="24"/>
          <w:rtl/>
          <w:lang w:eastAsia="he-IL"/>
        </w:rPr>
        <w:t xml:space="preserve">         מצד אחד;</w:t>
      </w:r>
    </w:p>
    <w:p w14:paraId="2591F9FC" w14:textId="77777777" w:rsidR="000B5DC0" w:rsidRPr="000B5DC0" w:rsidRDefault="000B5DC0" w:rsidP="000B5DC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6C30074B" w14:textId="77777777" w:rsidR="000B5DC0" w:rsidRPr="000B5DC0" w:rsidRDefault="000B5DC0" w:rsidP="000B5DC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hint="cs"/>
          <w:bCs/>
          <w:sz w:val="20"/>
          <w:szCs w:val="24"/>
          <w:rtl/>
          <w:lang w:eastAsia="he-IL"/>
        </w:rPr>
        <w:t>ל ב י ן</w:t>
      </w:r>
    </w:p>
    <w:p w14:paraId="0994C4C8"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204060743"/>
        <w:placeholder>
          <w:docPart w:val="4312920D0A894B8FAEE736A5FEF00D1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2B4DDBF0" w14:textId="06885DE1" w:rsidR="000B5DC0" w:rsidRPr="000B5DC0" w:rsidRDefault="00B32B89"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color w:val="800080"/>
              <w:sz w:val="24"/>
              <w:szCs w:val="24"/>
              <w:rtl/>
            </w:rPr>
            <w:br/>
            <w:t>מילר בלום תיכנון סביבתי</w:t>
          </w:r>
          <w:r>
            <w:rPr>
              <w:rFonts w:ascii="Times New Roman" w:eastAsia="Times New Roman" w:hAnsi="Times New Roman" w:cs="David"/>
              <w:color w:val="800080"/>
              <w:sz w:val="24"/>
              <w:szCs w:val="24"/>
              <w:rtl/>
            </w:rPr>
            <w:br/>
            <w:t>התשבי 14            חיפה</w:t>
          </w:r>
          <w:r>
            <w:rPr>
              <w:rFonts w:ascii="Times New Roman" w:eastAsia="Times New Roman" w:hAnsi="Times New Roman" w:cs="David"/>
              <w:color w:val="800080"/>
              <w:sz w:val="24"/>
              <w:szCs w:val="24"/>
              <w:rtl/>
            </w:rPr>
            <w:br/>
          </w:r>
        </w:p>
      </w:sdtContent>
    </w:sdt>
    <w:p w14:paraId="64FB5144"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B5DC0">
        <w:rPr>
          <w:rFonts w:ascii="Times New Roman" w:eastAsia="Times New Roman" w:hAnsi="Times New Roman" w:cs="David" w:hint="cs"/>
          <w:sz w:val="20"/>
          <w:szCs w:val="24"/>
          <w:rtl/>
          <w:lang w:eastAsia="he-IL"/>
        </w:rPr>
        <w:t>(להלן: "</w:t>
      </w:r>
      <w:r w:rsidRPr="000B5DC0">
        <w:rPr>
          <w:rFonts w:ascii="Times New Roman" w:eastAsia="Times New Roman" w:hAnsi="Times New Roman" w:cs="David" w:hint="cs"/>
          <w:b/>
          <w:bCs/>
          <w:sz w:val="20"/>
          <w:szCs w:val="24"/>
          <w:rtl/>
          <w:lang w:eastAsia="he-IL"/>
        </w:rPr>
        <w:t>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Cs/>
          <w:sz w:val="20"/>
          <w:szCs w:val="24"/>
          <w:rtl/>
          <w:lang w:eastAsia="he-IL"/>
        </w:rPr>
        <w:t xml:space="preserve">  </w:t>
      </w:r>
    </w:p>
    <w:p w14:paraId="186977B2"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B5DC0">
        <w:rPr>
          <w:rFonts w:ascii="Times New Roman" w:eastAsia="Times New Roman" w:hAnsi="Times New Roman" w:cs="David" w:hint="cs"/>
          <w:bCs/>
          <w:sz w:val="20"/>
          <w:szCs w:val="24"/>
          <w:rtl/>
          <w:lang w:eastAsia="he-IL"/>
        </w:rPr>
        <w:t xml:space="preserve">         מצד שני;</w:t>
      </w:r>
    </w:p>
    <w:p w14:paraId="2121A0E9"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2226DBCB" w14:textId="77777777" w:rsidR="000B5DC0" w:rsidRPr="000B5DC0" w:rsidRDefault="000B5DC0" w:rsidP="000B5DC0">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והואיל:</w:t>
      </w:r>
      <w:r w:rsidRPr="000B5DC0">
        <w:rPr>
          <w:rFonts w:ascii="Times New Roman" w:eastAsia="Times New Roman" w:hAnsi="Times New Roman" w:cs="David"/>
          <w:bCs/>
          <w:sz w:val="20"/>
          <w:szCs w:val="24"/>
          <w:rtl/>
          <w:lang w:eastAsia="he-IL"/>
        </w:rPr>
        <w:tab/>
      </w:r>
      <w:r w:rsidRPr="000B5DC0">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47CAC9B8" w14:textId="77777777" w:rsidR="000B5DC0" w:rsidRPr="000B5DC0" w:rsidRDefault="000B5DC0" w:rsidP="000B5DC0">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bCs/>
          <w:sz w:val="20"/>
          <w:szCs w:val="24"/>
          <w:rtl/>
          <w:lang w:eastAsia="he-IL"/>
        </w:rPr>
        <w:t>לפיכך הותנה והוסכם בין הצדדים כדלקמן:</w:t>
      </w:r>
    </w:p>
    <w:p w14:paraId="49A982EA" w14:textId="77777777" w:rsidR="000B5DC0" w:rsidRPr="000B5DC0" w:rsidRDefault="000B5DC0" w:rsidP="000B5DC0">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u w:val="single"/>
          <w:rtl/>
          <w:lang w:eastAsia="he-IL"/>
        </w:rPr>
        <w:t>מבוא</w:t>
      </w:r>
    </w:p>
    <w:p w14:paraId="07103A81" w14:textId="77777777" w:rsidR="000B5DC0" w:rsidRPr="000B5DC0" w:rsidRDefault="000B5DC0" w:rsidP="000B5DC0">
      <w:pPr>
        <w:widowControl w:val="0"/>
        <w:numPr>
          <w:ilvl w:val="1"/>
          <w:numId w:val="1"/>
        </w:numPr>
        <w:spacing w:before="0" w:beforeAutospacing="0" w:after="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למונחים הבאים יהא הפרוש הנקוב בצידם דהיינו:</w:t>
      </w:r>
    </w:p>
    <w:p w14:paraId="14A12522"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051A3AA9"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"הפרויקט"</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המצ"ב.</w:t>
      </w:r>
    </w:p>
    <w:p w14:paraId="5A490670"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E88D480"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 xml:space="preserve">"התכנית" </w:t>
      </w:r>
      <w:r w:rsidRPr="000B5DC0">
        <w:rPr>
          <w:rFonts w:ascii="Times New Roman" w:eastAsia="Times New Roman" w:hAnsi="Times New Roman" w:cs="David"/>
          <w:sz w:val="20"/>
          <w:szCs w:val="24"/>
          <w:rtl/>
          <w:lang w:eastAsia="he-IL"/>
        </w:rPr>
        <w:t>/</w:t>
      </w:r>
    </w:p>
    <w:p w14:paraId="224CF5DD"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"המקרקעין"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המצ"ב.</w:t>
      </w:r>
    </w:p>
    <w:p w14:paraId="7D80DE12"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3D460FC"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"האתר"</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1599748C"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B18DFE6"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היועצים</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מתכננים, אדריכלים, מהנדסים, יועצים מקצועיים, ובעלי מקצוע הנדסי וטכנולוגי אחרים שיועסקו ע"י המזמין ו/או הרשות המקומית בקשר </w:t>
      </w:r>
      <w:r w:rsidRPr="000B5DC0">
        <w:rPr>
          <w:rFonts w:ascii="Times New Roman" w:eastAsia="Times New Roman" w:hAnsi="Times New Roman" w:cs="David"/>
          <w:sz w:val="20"/>
          <w:szCs w:val="24"/>
          <w:rtl/>
          <w:lang w:eastAsia="he-IL"/>
        </w:rPr>
        <w:lastRenderedPageBreak/>
        <w:t>לפרויקט, פרט למתכנן.</w:t>
      </w:r>
    </w:p>
    <w:p w14:paraId="44524782"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38E0E9C"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התכניות</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0B5DC0">
        <w:rPr>
          <w:rFonts w:ascii="Times New Roman" w:eastAsia="Times New Roman" w:hAnsi="Times New Roman" w:cs="David"/>
          <w:b/>
          <w:bCs/>
          <w:sz w:val="20"/>
          <w:szCs w:val="24"/>
          <w:rtl/>
          <w:lang w:eastAsia="he-IL"/>
        </w:rPr>
        <w:t>ח'</w:t>
      </w:r>
      <w:r w:rsidRPr="000B5DC0">
        <w:rPr>
          <w:rFonts w:ascii="Times New Roman" w:eastAsia="Times New Roman" w:hAnsi="Times New Roman" w:cs="David"/>
          <w:sz w:val="20"/>
          <w:szCs w:val="24"/>
          <w:rtl/>
          <w:lang w:eastAsia="he-IL"/>
        </w:rPr>
        <w:t>. כל המסמכים שיערכו ע"י המתכנן כאמור יערכו בשפה העברית.</w:t>
      </w:r>
    </w:p>
    <w:p w14:paraId="1BD33BFC"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1B0E6B3"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שירותי</w:t>
      </w:r>
    </w:p>
    <w:p w14:paraId="4A8F24B0"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המתכנן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p>
    <w:p w14:paraId="707F4E99"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השירותים</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 xml:space="preserve">השירותים כמוגדר וכמפורט בחוזה זה ובנספח </w:t>
      </w:r>
      <w:r w:rsidRPr="000B5DC0">
        <w:rPr>
          <w:rFonts w:ascii="Times New Roman" w:eastAsia="Times New Roman" w:hAnsi="Times New Roman" w:cs="David"/>
          <w:b/>
          <w:bCs/>
          <w:sz w:val="20"/>
          <w:szCs w:val="24"/>
          <w:rtl/>
          <w:lang w:eastAsia="he-IL"/>
        </w:rPr>
        <w:t>ב'</w:t>
      </w:r>
      <w:r w:rsidRPr="000B5DC0">
        <w:rPr>
          <w:rFonts w:ascii="Times New Roman" w:eastAsia="Times New Roman" w:hAnsi="Times New Roman" w:cs="David" w:hint="cs"/>
          <w:b/>
          <w:bCs/>
          <w:sz w:val="20"/>
          <w:szCs w:val="24"/>
          <w:rtl/>
          <w:lang w:eastAsia="he-IL"/>
        </w:rPr>
        <w:t xml:space="preserve"> </w:t>
      </w:r>
      <w:r w:rsidRPr="000B5DC0">
        <w:rPr>
          <w:rFonts w:ascii="Times New Roman" w:eastAsia="Times New Roman" w:hAnsi="Times New Roman" w:cs="David" w:hint="cs"/>
          <w:sz w:val="20"/>
          <w:szCs w:val="24"/>
          <w:rtl/>
          <w:lang w:eastAsia="he-IL"/>
        </w:rPr>
        <w:t>המצ"ב</w:t>
      </w:r>
      <w:r w:rsidRPr="000B5DC0">
        <w:rPr>
          <w:rFonts w:ascii="Times New Roman" w:eastAsia="Times New Roman" w:hAnsi="Times New Roman" w:cs="David"/>
          <w:sz w:val="20"/>
          <w:szCs w:val="24"/>
          <w:rtl/>
          <w:lang w:eastAsia="he-IL"/>
        </w:rPr>
        <w:t>.</w:t>
      </w:r>
    </w:p>
    <w:p w14:paraId="5EF73B8A"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DB415FE"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המנהל</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0BC8A97"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C1D8A1D"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מקום שמדובר בחוזה זה במזמין - גם המנהל במשמע.</w:t>
      </w:r>
    </w:p>
    <w:p w14:paraId="04484A6A"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45B69BF"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החוזה</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hint="cs"/>
          <w:sz w:val="20"/>
          <w:szCs w:val="24"/>
          <w:rtl/>
          <w:lang w:eastAsia="he-IL"/>
        </w:rPr>
        <w:t>/</w:t>
      </w:r>
    </w:p>
    <w:p w14:paraId="21F4A8CB"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
          <w:bCs/>
          <w:sz w:val="20"/>
          <w:szCs w:val="24"/>
          <w:rtl/>
          <w:lang w:eastAsia="he-IL"/>
        </w:rPr>
        <w:t>ההסכם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חוזה זה על נספחיו.</w:t>
      </w:r>
    </w:p>
    <w:p w14:paraId="41FC3682"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03C3ED00"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הדין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כהגדרתו בחוק ה</w:t>
      </w:r>
      <w:r w:rsidRPr="000B5DC0">
        <w:rPr>
          <w:rFonts w:ascii="Times New Roman" w:eastAsia="Times New Roman" w:hAnsi="Times New Roman" w:cs="David" w:hint="cs"/>
          <w:sz w:val="20"/>
          <w:szCs w:val="24"/>
          <w:rtl/>
          <w:lang w:eastAsia="he-IL"/>
        </w:rPr>
        <w:t>פרשנות, התשמ"א-1981</w:t>
      </w:r>
      <w:r w:rsidRPr="000B5DC0">
        <w:rPr>
          <w:rFonts w:ascii="Times New Roman" w:eastAsia="Times New Roman" w:hAnsi="Times New Roman" w:cs="David"/>
          <w:sz w:val="20"/>
          <w:szCs w:val="24"/>
          <w:rtl/>
          <w:lang w:eastAsia="he-IL"/>
        </w:rPr>
        <w:t xml:space="preserve"> לרבות כל </w:t>
      </w:r>
      <w:r w:rsidRPr="000B5DC0">
        <w:rPr>
          <w:rFonts w:ascii="Times New Roman" w:eastAsia="Times New Roman" w:hAnsi="Times New Roman" w:cs="David" w:hint="cs"/>
          <w:sz w:val="20"/>
          <w:szCs w:val="24"/>
          <w:rtl/>
          <w:lang w:eastAsia="he-IL"/>
        </w:rPr>
        <w:t xml:space="preserve">תקנה ו/או </w:t>
      </w:r>
      <w:r w:rsidRPr="000B5DC0">
        <w:rPr>
          <w:rFonts w:ascii="Times New Roman" w:eastAsia="Times New Roman" w:hAnsi="Times New Roman" w:cs="David"/>
          <w:sz w:val="20"/>
          <w:szCs w:val="24"/>
          <w:rtl/>
          <w:lang w:eastAsia="he-IL"/>
        </w:rPr>
        <w:t>הוראה של רשות מוסמכת בתוקף סמכותה על פי הדין.</w:t>
      </w:r>
    </w:p>
    <w:p w14:paraId="0E67CF54"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F897114"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הרשות</w:t>
      </w:r>
    </w:p>
    <w:p w14:paraId="16C3E283"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המקומית</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המצ"ב.</w:t>
      </w:r>
    </w:p>
    <w:p w14:paraId="73D571AF"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E774C52"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חוזה</w:t>
      </w:r>
    </w:p>
    <w:p w14:paraId="21B7C879" w14:textId="77777777" w:rsidR="000B5DC0" w:rsidRPr="000B5DC0" w:rsidRDefault="000B5DC0" w:rsidP="000B5DC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הפיתוח</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hint="cs"/>
          <w:sz w:val="20"/>
          <w:szCs w:val="24"/>
          <w:rtl/>
          <w:lang w:eastAsia="he-IL"/>
        </w:rPr>
        <w:t xml:space="preserve"> המצ"ב</w:t>
      </w:r>
      <w:r w:rsidRPr="000B5DC0">
        <w:rPr>
          <w:rFonts w:ascii="Times New Roman" w:eastAsia="Times New Roman" w:hAnsi="Times New Roman" w:cs="David"/>
          <w:sz w:val="20"/>
          <w:szCs w:val="24"/>
          <w:rtl/>
          <w:lang w:eastAsia="he-IL"/>
        </w:rPr>
        <w:t>.</w:t>
      </w:r>
    </w:p>
    <w:p w14:paraId="229285E7" w14:textId="77777777" w:rsidR="000B5DC0" w:rsidRPr="000B5DC0" w:rsidRDefault="000B5DC0" w:rsidP="000B5DC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6A27AE61"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הכותרות בחוזה זה </w:t>
      </w:r>
      <w:r w:rsidRPr="000B5DC0">
        <w:rPr>
          <w:rFonts w:ascii="Times New Roman" w:eastAsia="Times New Roman" w:hAnsi="Times New Roman" w:cs="David" w:hint="cs"/>
          <w:sz w:val="20"/>
          <w:szCs w:val="24"/>
          <w:rtl/>
          <w:lang w:eastAsia="he-IL"/>
        </w:rPr>
        <w:t xml:space="preserve">הינן לנוחיות בלבד ובכל מקרה </w:t>
      </w:r>
      <w:r w:rsidRPr="000B5DC0">
        <w:rPr>
          <w:rFonts w:ascii="Times New Roman" w:eastAsia="Times New Roman" w:hAnsi="Times New Roman" w:cs="David"/>
          <w:sz w:val="20"/>
          <w:szCs w:val="24"/>
          <w:rtl/>
          <w:lang w:eastAsia="he-IL"/>
        </w:rPr>
        <w:t xml:space="preserve">לא ישמשו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פרש</w:t>
      </w:r>
      <w:r w:rsidRPr="000B5DC0">
        <w:rPr>
          <w:rFonts w:ascii="Times New Roman" w:eastAsia="Times New Roman" w:hAnsi="Times New Roman" w:cs="David" w:hint="cs"/>
          <w:sz w:val="20"/>
          <w:szCs w:val="24"/>
          <w:rtl/>
          <w:lang w:eastAsia="he-IL"/>
        </w:rPr>
        <w:t>נות</w:t>
      </w:r>
      <w:r w:rsidRPr="000B5DC0">
        <w:rPr>
          <w:rFonts w:ascii="Times New Roman" w:eastAsia="Times New Roman" w:hAnsi="Times New Roman" w:cs="David"/>
          <w:sz w:val="20"/>
          <w:szCs w:val="24"/>
          <w:rtl/>
          <w:lang w:eastAsia="he-IL"/>
        </w:rPr>
        <w:t>ו.</w:t>
      </w:r>
    </w:p>
    <w:p w14:paraId="0F59B9AD"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הנספחים לחוזה זה מהווים חלק בלתי נפרד הימנו ואלה הם:</w:t>
      </w:r>
    </w:p>
    <w:p w14:paraId="0034CDAF"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04C37005"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 xml:space="preserve">נספח א'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נספח כללי;</w:t>
      </w:r>
    </w:p>
    <w:p w14:paraId="58AD2132"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נספח ב'</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t>שירותי המתכנן;</w:t>
      </w:r>
    </w:p>
    <w:p w14:paraId="04DF57EA"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t>נספח ג'</w:t>
      </w:r>
      <w:r w:rsidRPr="000B5DC0">
        <w:rPr>
          <w:rFonts w:ascii="Times New Roman" w:eastAsia="Times New Roman" w:hAnsi="Times New Roman" w:cs="David"/>
          <w:color w:val="000000"/>
          <w:sz w:val="20"/>
          <w:szCs w:val="24"/>
          <w:rtl/>
          <w:lang w:eastAsia="he-IL"/>
        </w:rPr>
        <w:t xml:space="preserve"> </w:t>
      </w:r>
      <w:r w:rsidRPr="000B5DC0">
        <w:rPr>
          <w:rFonts w:ascii="Times New Roman" w:eastAsia="Times New Roman" w:hAnsi="Times New Roman" w:cs="David"/>
          <w:color w:val="000000"/>
          <w:sz w:val="20"/>
          <w:szCs w:val="24"/>
          <w:lang w:eastAsia="he-IL"/>
        </w:rPr>
        <w:t>–</w:t>
      </w:r>
      <w:r w:rsidRPr="000B5DC0">
        <w:rPr>
          <w:rFonts w:ascii="Times New Roman" w:eastAsia="Times New Roman" w:hAnsi="Times New Roman" w:cs="David"/>
          <w:color w:val="000000"/>
          <w:sz w:val="20"/>
          <w:szCs w:val="24"/>
          <w:rtl/>
          <w:lang w:eastAsia="he-IL"/>
        </w:rPr>
        <w:t xml:space="preserve"> </w:t>
      </w:r>
      <w:r w:rsidRPr="000B5DC0">
        <w:rPr>
          <w:rFonts w:ascii="Times New Roman" w:eastAsia="Times New Roman" w:hAnsi="Times New Roman" w:cs="David"/>
          <w:color w:val="000000"/>
          <w:sz w:val="20"/>
          <w:szCs w:val="24"/>
          <w:rtl/>
          <w:lang w:eastAsia="he-IL"/>
        </w:rPr>
        <w:tab/>
        <w:t>לוח זמנים;</w:t>
      </w:r>
    </w:p>
    <w:p w14:paraId="073C6A0D"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t>נספח ד'</w:t>
      </w:r>
      <w:r w:rsidRPr="000B5DC0">
        <w:rPr>
          <w:rFonts w:ascii="Times New Roman" w:eastAsia="Times New Roman" w:hAnsi="Times New Roman" w:cs="David"/>
          <w:color w:val="000000"/>
          <w:sz w:val="20"/>
          <w:szCs w:val="24"/>
          <w:rtl/>
          <w:lang w:eastAsia="he-IL"/>
        </w:rPr>
        <w:t xml:space="preserve"> - </w:t>
      </w:r>
      <w:r w:rsidRPr="000B5DC0">
        <w:rPr>
          <w:rFonts w:ascii="Times New Roman" w:eastAsia="Times New Roman" w:hAnsi="Times New Roman" w:cs="David"/>
          <w:color w:val="000000"/>
          <w:sz w:val="20"/>
          <w:szCs w:val="24"/>
          <w:rtl/>
          <w:lang w:eastAsia="he-IL"/>
        </w:rPr>
        <w:tab/>
        <w:t>שכר המתכנן;</w:t>
      </w:r>
    </w:p>
    <w:p w14:paraId="33BD377C"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t>נספח ה'</w:t>
      </w:r>
      <w:r w:rsidRPr="000B5DC0">
        <w:rPr>
          <w:rFonts w:ascii="Times New Roman" w:eastAsia="Times New Roman" w:hAnsi="Times New Roman" w:cs="David"/>
          <w:color w:val="000000"/>
          <w:sz w:val="20"/>
          <w:szCs w:val="24"/>
          <w:rtl/>
          <w:lang w:eastAsia="he-IL"/>
        </w:rPr>
        <w:t xml:space="preserve"> - </w:t>
      </w:r>
      <w:r w:rsidRPr="000B5DC0">
        <w:rPr>
          <w:rFonts w:ascii="Times New Roman" w:eastAsia="Times New Roman" w:hAnsi="Times New Roman" w:cs="David"/>
          <w:color w:val="000000"/>
          <w:sz w:val="20"/>
          <w:szCs w:val="24"/>
          <w:rtl/>
          <w:lang w:eastAsia="he-IL"/>
        </w:rPr>
        <w:tab/>
        <w:t>תשלומי שכר המתכנן;</w:t>
      </w:r>
    </w:p>
    <w:p w14:paraId="7D0663D0"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 xml:space="preserve">נספח ו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הצהרה והתחייבות לשמירת סודיות;</w:t>
      </w:r>
    </w:p>
    <w:p w14:paraId="7930259C" w14:textId="77777777" w:rsidR="00E03315" w:rsidRDefault="00E03315" w:rsidP="00E0331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471FC609" w14:textId="77777777" w:rsidR="00E03315" w:rsidRDefault="00E03315" w:rsidP="00E0331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28FD248F" w14:textId="77777777" w:rsidR="000B5DC0" w:rsidRPr="000B5DC0" w:rsidRDefault="000B5DC0" w:rsidP="00C01318">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נספח ח'</w:t>
      </w:r>
      <w:r w:rsidRPr="000B5DC0">
        <w:rPr>
          <w:rFonts w:ascii="Times New Roman" w:eastAsia="Times New Roman" w:hAnsi="Times New Roman" w:cs="David"/>
          <w:sz w:val="20"/>
          <w:szCs w:val="24"/>
          <w:rtl/>
          <w:lang w:eastAsia="he-IL"/>
        </w:rPr>
        <w:t xml:space="preserve"> - </w:t>
      </w:r>
      <w:r w:rsidRPr="000B5DC0">
        <w:rPr>
          <w:rFonts w:ascii="Times New Roman" w:eastAsia="Times New Roman" w:hAnsi="Times New Roman" w:cs="David"/>
          <w:sz w:val="20"/>
          <w:szCs w:val="24"/>
          <w:rtl/>
          <w:lang w:eastAsia="he-IL"/>
        </w:rPr>
        <w:tab/>
        <w:t>רשימת התכניות והמסמכים שעל המתכנן להנפיק.</w:t>
      </w:r>
    </w:p>
    <w:p w14:paraId="12703AE6"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נספח ט'</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t>אישור להשלמת הפרויקט/קטע מהפרויקט.</w:t>
      </w:r>
    </w:p>
    <w:p w14:paraId="76903ED3" w14:textId="77777777" w:rsidR="000B5DC0" w:rsidRPr="000B5DC0" w:rsidRDefault="000B5DC0" w:rsidP="000B5DC0">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lastRenderedPageBreak/>
        <w:t xml:space="preserve">נספח י'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נספח היעדר תביעות.</w:t>
      </w:r>
    </w:p>
    <w:p w14:paraId="16C72A7A"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שירותי המתכנן</w:t>
      </w:r>
    </w:p>
    <w:p w14:paraId="71B54DA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מוסר בזה למתכנן והמתכנן מקבל על עצמו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w:t>
      </w:r>
    </w:p>
    <w:p w14:paraId="5371F15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 ומאשר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הינו מכיר ויודע את כל הנדרש למטרת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וכי הינו מורשה על פי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דין למתן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 xml:space="preserve"> המתכנן, לרבות</w:t>
      </w:r>
      <w:r w:rsidRPr="000B5DC0">
        <w:rPr>
          <w:rFonts w:ascii="Times New Roman" w:eastAsia="Times New Roman" w:hAnsi="Times New Roman" w:cs="David" w:hint="cs"/>
          <w:sz w:val="20"/>
          <w:szCs w:val="24"/>
          <w:rtl/>
          <w:lang w:eastAsia="he-IL"/>
        </w:rPr>
        <w:t xml:space="preserve"> אך לא רק</w:t>
      </w:r>
      <w:r w:rsidRPr="000B5DC0">
        <w:rPr>
          <w:rFonts w:ascii="Times New Roman" w:eastAsia="Times New Roman" w:hAnsi="Times New Roman" w:cs="David"/>
          <w:sz w:val="20"/>
          <w:szCs w:val="24"/>
          <w:rtl/>
          <w:lang w:eastAsia="he-IL"/>
        </w:rPr>
        <w:t>,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חוק המהנדסים והאדריכלים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תשי"ח - 1958, כי יש בידו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שיון </w:t>
      </w:r>
      <w:r w:rsidRPr="000B5DC0">
        <w:rPr>
          <w:rFonts w:ascii="Times New Roman" w:eastAsia="Times New Roman" w:hAnsi="Times New Roman" w:cs="David" w:hint="cs"/>
          <w:sz w:val="20"/>
          <w:szCs w:val="24"/>
          <w:rtl/>
          <w:lang w:eastAsia="he-IL"/>
        </w:rPr>
        <w:t xml:space="preserve">בר </w:t>
      </w:r>
      <w:r w:rsidRPr="000B5DC0">
        <w:rPr>
          <w:rFonts w:ascii="Times New Roman" w:eastAsia="Times New Roman" w:hAnsi="Times New Roman" w:cs="David"/>
          <w:sz w:val="20"/>
          <w:szCs w:val="24"/>
          <w:rtl/>
          <w:lang w:eastAsia="he-IL"/>
        </w:rPr>
        <w:t>ת</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קף לביצוע שירותי </w:t>
      </w:r>
      <w:r w:rsidRPr="000B5DC0">
        <w:rPr>
          <w:rFonts w:ascii="Times New Roman" w:eastAsia="Times New Roman" w:hAnsi="Times New Roman" w:cs="David" w:hint="cs"/>
          <w:sz w:val="20"/>
          <w:szCs w:val="24"/>
          <w:rtl/>
          <w:lang w:eastAsia="he-IL"/>
        </w:rPr>
        <w:t xml:space="preserve"> המתכנן על פי הדין</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כי הוא בעל הכישורים, הר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שיונות, הידע, הניסיון והאמצעים המאפשרים לו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ביצועם ברמה מקצועית גבוהה ובהתאם למותנה בחוזה.</w:t>
      </w:r>
    </w:p>
    <w:p w14:paraId="55455F0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ידוע לו שש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שיקול דעתו</w:t>
      </w:r>
      <w:r w:rsidRPr="000B5DC0">
        <w:rPr>
          <w:rFonts w:ascii="Times New Roman" w:eastAsia="Times New Roman" w:hAnsi="Times New Roman" w:cs="David" w:hint="cs"/>
          <w:sz w:val="20"/>
          <w:szCs w:val="24"/>
          <w:rtl/>
          <w:lang w:eastAsia="he-IL"/>
        </w:rPr>
        <w:t xml:space="preserve"> הבלעדי</w:t>
      </w:r>
      <w:r w:rsidRPr="000B5DC0">
        <w:rPr>
          <w:rFonts w:ascii="Times New Roman" w:eastAsia="Times New Roman" w:hAnsi="Times New Roman" w:cs="David"/>
          <w:sz w:val="20"/>
          <w:szCs w:val="24"/>
          <w:rtl/>
          <w:lang w:eastAsia="he-IL"/>
        </w:rPr>
        <w:t xml:space="preserve"> ו</w:t>
      </w:r>
      <w:r w:rsidRPr="000B5DC0">
        <w:rPr>
          <w:rFonts w:ascii="Times New Roman" w:eastAsia="Times New Roman" w:hAnsi="Times New Roman" w:cs="David" w:hint="cs"/>
          <w:sz w:val="20"/>
          <w:szCs w:val="24"/>
          <w:rtl/>
          <w:lang w:eastAsia="he-IL"/>
        </w:rPr>
        <w:t xml:space="preserve">כי </w:t>
      </w:r>
      <w:r w:rsidRPr="000B5DC0">
        <w:rPr>
          <w:rFonts w:ascii="Times New Roman" w:eastAsia="Times New Roman" w:hAnsi="Times New Roman" w:cs="David"/>
          <w:sz w:val="20"/>
          <w:szCs w:val="24"/>
          <w:rtl/>
          <w:lang w:eastAsia="he-IL"/>
        </w:rPr>
        <w:t xml:space="preserve">הם יינתנו על ידו בשלבי עבודה כמפורט בנספח </w:t>
      </w:r>
      <w:r w:rsidRPr="000B5DC0">
        <w:rPr>
          <w:rFonts w:ascii="Times New Roman" w:eastAsia="Times New Roman" w:hAnsi="Times New Roman" w:cs="David"/>
          <w:bCs/>
          <w:sz w:val="20"/>
          <w:szCs w:val="24"/>
          <w:rtl/>
          <w:lang w:eastAsia="he-IL"/>
        </w:rPr>
        <w:t>ב'</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המצ"ב</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עוד</w:t>
      </w:r>
      <w:r w:rsidRPr="000B5DC0">
        <w:rPr>
          <w:rFonts w:ascii="Times New Roman" w:eastAsia="Times New Roman" w:hAnsi="Times New Roman" w:cs="David"/>
          <w:sz w:val="20"/>
          <w:szCs w:val="24"/>
          <w:rtl/>
          <w:lang w:eastAsia="he-IL"/>
        </w:rPr>
        <w:t xml:space="preserve"> מוסיף ומצהיר</w:t>
      </w:r>
      <w:r w:rsidRPr="000B5DC0">
        <w:rPr>
          <w:rFonts w:ascii="Times New Roman" w:eastAsia="Times New Roman" w:hAnsi="Times New Roman" w:cs="David" w:hint="cs"/>
          <w:sz w:val="20"/>
          <w:szCs w:val="24"/>
          <w:rtl/>
          <w:lang w:eastAsia="he-IL"/>
        </w:rPr>
        <w:t xml:space="preserve"> המתכנן,</w:t>
      </w:r>
      <w:r w:rsidRPr="000B5DC0">
        <w:rPr>
          <w:rFonts w:ascii="Times New Roman" w:eastAsia="Times New Roman" w:hAnsi="Times New Roman" w:cs="David"/>
          <w:sz w:val="20"/>
          <w:szCs w:val="24"/>
          <w:rtl/>
          <w:lang w:eastAsia="he-IL"/>
        </w:rPr>
        <w:t xml:space="preserve"> כי ידוע לו שהמזמין אינו מתחייב להזמין מ</w:t>
      </w:r>
      <w:r w:rsidRPr="000B5DC0">
        <w:rPr>
          <w:rFonts w:ascii="Times New Roman" w:eastAsia="Times New Roman" w:hAnsi="Times New Roman" w:cs="David" w:hint="cs"/>
          <w:sz w:val="20"/>
          <w:szCs w:val="24"/>
          <w:rtl/>
          <w:lang w:eastAsia="he-IL"/>
        </w:rPr>
        <w:t>מנו</w:t>
      </w:r>
      <w:r w:rsidRPr="000B5DC0">
        <w:rPr>
          <w:rFonts w:ascii="Times New Roman" w:eastAsia="Times New Roman" w:hAnsi="Times New Roman" w:cs="David"/>
          <w:sz w:val="20"/>
          <w:szCs w:val="24"/>
          <w:rtl/>
          <w:lang w:eastAsia="he-IL"/>
        </w:rPr>
        <w:t xml:space="preserve"> שירותים נוספים מעבר לנקוב בחוזה זה ו</w:t>
      </w:r>
      <w:r w:rsidRPr="000B5DC0">
        <w:rPr>
          <w:rFonts w:ascii="Times New Roman" w:eastAsia="Times New Roman" w:hAnsi="Times New Roman" w:cs="David" w:hint="cs"/>
          <w:sz w:val="20"/>
          <w:szCs w:val="24"/>
          <w:rtl/>
          <w:lang w:eastAsia="he-IL"/>
        </w:rPr>
        <w:t xml:space="preserve">כמפורט </w:t>
      </w:r>
      <w:r w:rsidRPr="000B5DC0">
        <w:rPr>
          <w:rFonts w:ascii="Times New Roman" w:eastAsia="Times New Roman" w:hAnsi="Times New Roman" w:cs="David"/>
          <w:sz w:val="20"/>
          <w:szCs w:val="24"/>
          <w:rtl/>
          <w:lang w:eastAsia="he-IL"/>
        </w:rPr>
        <w:t xml:space="preserve">בנספח </w:t>
      </w:r>
      <w:r w:rsidRPr="000B5DC0">
        <w:rPr>
          <w:rFonts w:ascii="Times New Roman" w:eastAsia="Times New Roman" w:hAnsi="Times New Roman" w:cs="David"/>
          <w:bCs/>
          <w:sz w:val="20"/>
          <w:szCs w:val="24"/>
          <w:rtl/>
          <w:lang w:eastAsia="he-IL"/>
        </w:rPr>
        <w:t xml:space="preserve">ב' </w:t>
      </w:r>
      <w:r w:rsidRPr="000B5DC0">
        <w:rPr>
          <w:rFonts w:ascii="Times New Roman" w:eastAsia="Times New Roman" w:hAnsi="Times New Roman" w:cs="David" w:hint="cs"/>
          <w:sz w:val="20"/>
          <w:szCs w:val="24"/>
          <w:rtl/>
          <w:lang w:eastAsia="he-IL"/>
        </w:rPr>
        <w:t>המצ"ב</w:t>
      </w:r>
      <w:r w:rsidRPr="000B5DC0">
        <w:rPr>
          <w:rFonts w:ascii="Times New Roman" w:eastAsia="Times New Roman" w:hAnsi="Times New Roman" w:cs="David"/>
          <w:sz w:val="20"/>
          <w:szCs w:val="24"/>
          <w:rtl/>
          <w:lang w:eastAsia="he-IL"/>
        </w:rPr>
        <w:t>.</w:t>
      </w:r>
    </w:p>
    <w:p w14:paraId="615AFB50"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7A68044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המתכנן יבסס את שרותי המתכנן על הנתונים, קווי היסוד, התקציב וההנחיות שיקבעו ע"י המזמין ובתאום מלא עם הגורמים השונים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כפי שיקבעו מ</w:t>
      </w:r>
      <w:r w:rsidRPr="000B5DC0">
        <w:rPr>
          <w:rFonts w:ascii="Times New Roman" w:eastAsia="Times New Roman" w:hAnsi="Times New Roman" w:cs="David" w:hint="cs"/>
          <w:sz w:val="20"/>
          <w:szCs w:val="24"/>
          <w:rtl/>
          <w:lang w:eastAsia="he-IL"/>
        </w:rPr>
        <w:t>עת לעת</w:t>
      </w:r>
      <w:r w:rsidRPr="000B5DC0">
        <w:rPr>
          <w:rFonts w:ascii="Times New Roman" w:eastAsia="Times New Roman" w:hAnsi="Times New Roman" w:cs="David"/>
          <w:sz w:val="20"/>
          <w:szCs w:val="24"/>
          <w:rtl/>
          <w:lang w:eastAsia="he-IL"/>
        </w:rPr>
        <w:t xml:space="preserve"> ע"י המזמין ויהיה חייב לנהוג לפיהם ולקיימם ללא סטייה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אם כן 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בל הוראה</w:t>
      </w:r>
      <w:r w:rsidRPr="000B5DC0">
        <w:rPr>
          <w:rFonts w:ascii="Times New Roman" w:eastAsia="Times New Roman" w:hAnsi="Times New Roman" w:cs="David" w:hint="cs"/>
          <w:sz w:val="20"/>
          <w:szCs w:val="24"/>
          <w:rtl/>
          <w:lang w:eastAsia="he-IL"/>
        </w:rPr>
        <w:t xml:space="preserve"> מפורשת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בכתב מהמזמין.</w:t>
      </w:r>
    </w:p>
    <w:p w14:paraId="0378037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הכל כפי שיקבע ע"י המנהל. כן מתחייב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להשתתף בת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אום מראש בכל ישיבות התיאום אליהן יוזמן.</w:t>
      </w:r>
    </w:p>
    <w:p w14:paraId="2E28A0A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ישמור על נוהלי קשר, תיאום,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שום וצורת המסמכים לפי דרישת המנהל.</w:t>
      </w:r>
    </w:p>
    <w:p w14:paraId="67A7ECA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עוד לא יקבע אחרת ע"י המזמין, יהיה המנהל כ</w:t>
      </w:r>
      <w:r w:rsidRPr="000B5DC0">
        <w:rPr>
          <w:rFonts w:ascii="Times New Roman" w:eastAsia="Times New Roman" w:hAnsi="Times New Roman" w:cs="David" w:hint="cs"/>
          <w:sz w:val="20"/>
          <w:szCs w:val="24"/>
          <w:rtl/>
          <w:lang w:eastAsia="he-IL"/>
        </w:rPr>
        <w:t>הגדרתו</w:t>
      </w:r>
      <w:r w:rsidRPr="000B5DC0">
        <w:rPr>
          <w:rFonts w:ascii="Times New Roman" w:eastAsia="Times New Roman" w:hAnsi="Times New Roman" w:cs="David"/>
          <w:sz w:val="20"/>
          <w:szCs w:val="24"/>
          <w:rtl/>
          <w:lang w:eastAsia="he-IL"/>
        </w:rPr>
        <w:t xml:space="preserve"> בנספח </w:t>
      </w:r>
      <w:r w:rsidRPr="000B5DC0">
        <w:rPr>
          <w:rFonts w:ascii="Times New Roman" w:eastAsia="Times New Roman" w:hAnsi="Times New Roman" w:cs="David"/>
          <w:bCs/>
          <w:sz w:val="20"/>
          <w:szCs w:val="24"/>
          <w:rtl/>
          <w:lang w:eastAsia="he-IL"/>
        </w:rPr>
        <w:t xml:space="preserve">א' </w:t>
      </w:r>
      <w:r w:rsidRPr="000B5DC0">
        <w:rPr>
          <w:rFonts w:ascii="Times New Roman" w:eastAsia="Times New Roman" w:hAnsi="Times New Roman" w:cs="David"/>
          <w:sz w:val="20"/>
          <w:szCs w:val="24"/>
          <w:rtl/>
          <w:lang w:eastAsia="he-IL"/>
        </w:rPr>
        <w:t>ועל המתכנן להיות</w:t>
      </w:r>
      <w:r w:rsidRPr="000B5DC0">
        <w:rPr>
          <w:rFonts w:ascii="Times New Roman" w:eastAsia="Times New Roman" w:hAnsi="Times New Roman" w:cs="David" w:hint="cs"/>
          <w:sz w:val="20"/>
          <w:szCs w:val="24"/>
          <w:rtl/>
          <w:lang w:eastAsia="he-IL"/>
        </w:rPr>
        <w:t xml:space="preserve"> עמו</w:t>
      </w:r>
      <w:r w:rsidRPr="000B5DC0">
        <w:rPr>
          <w:rFonts w:ascii="Times New Roman" w:eastAsia="Times New Roman" w:hAnsi="Times New Roman" w:cs="David"/>
          <w:sz w:val="20"/>
          <w:szCs w:val="24"/>
          <w:rtl/>
          <w:lang w:eastAsia="he-IL"/>
        </w:rPr>
        <w:t xml:space="preserve"> בקשר מתמי</w:t>
      </w:r>
      <w:r w:rsidRPr="000B5DC0">
        <w:rPr>
          <w:rFonts w:ascii="Times New Roman" w:eastAsia="Times New Roman" w:hAnsi="Times New Roman" w:cs="David" w:hint="cs"/>
          <w:sz w:val="20"/>
          <w:szCs w:val="24"/>
          <w:rtl/>
          <w:lang w:eastAsia="he-IL"/>
        </w:rPr>
        <w:t>ד</w:t>
      </w:r>
      <w:r w:rsidRPr="000B5DC0">
        <w:rPr>
          <w:rFonts w:ascii="Times New Roman" w:eastAsia="Times New Roman" w:hAnsi="Times New Roman" w:cs="David"/>
          <w:sz w:val="20"/>
          <w:szCs w:val="24"/>
          <w:rtl/>
          <w:lang w:eastAsia="he-IL"/>
        </w:rPr>
        <w:t xml:space="preserve"> ולתאם עמו את כל פעולותיו, אלא אם נקבע </w:t>
      </w:r>
      <w:r w:rsidRPr="000B5DC0">
        <w:rPr>
          <w:rFonts w:ascii="Times New Roman" w:eastAsia="Times New Roman" w:hAnsi="Times New Roman" w:cs="David" w:hint="cs"/>
          <w:sz w:val="20"/>
          <w:szCs w:val="24"/>
          <w:rtl/>
          <w:lang w:eastAsia="he-IL"/>
        </w:rPr>
        <w:t xml:space="preserve">מפורשות </w:t>
      </w:r>
      <w:r w:rsidRPr="000B5DC0">
        <w:rPr>
          <w:rFonts w:ascii="Times New Roman" w:eastAsia="Times New Roman" w:hAnsi="Times New Roman" w:cs="David"/>
          <w:sz w:val="20"/>
          <w:szCs w:val="24"/>
          <w:rtl/>
          <w:lang w:eastAsia="he-IL"/>
        </w:rPr>
        <w:t>אחרת ע"י המזמין.</w:t>
      </w:r>
    </w:p>
    <w:p w14:paraId="302E8F2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ידועות לו הוראות כל התכניות הקיימות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0B5DC0">
        <w:rPr>
          <w:rFonts w:ascii="Times New Roman" w:eastAsia="Times New Roman" w:hAnsi="Times New Roman" w:cs="David" w:hint="cs"/>
          <w:sz w:val="20"/>
          <w:szCs w:val="24"/>
          <w:rtl/>
          <w:lang w:eastAsia="he-IL"/>
        </w:rPr>
        <w:t>יהם של</w:t>
      </w:r>
      <w:r w:rsidRPr="000B5DC0">
        <w:rPr>
          <w:rFonts w:ascii="Times New Roman" w:eastAsia="Times New Roman" w:hAnsi="Times New Roman" w:cs="David"/>
          <w:sz w:val="20"/>
          <w:szCs w:val="24"/>
          <w:rtl/>
          <w:lang w:eastAsia="he-IL"/>
        </w:rPr>
        <w:t xml:space="preserve"> הדין</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הנהלים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התקנים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התקנות החלים בקשר עם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והוא מתחייב לפעול בהתאם לקבוע בהם.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מצהיר המתכנן כי </w:t>
      </w:r>
      <w:r w:rsidRPr="000B5DC0">
        <w:rPr>
          <w:rFonts w:ascii="Times New Roman" w:eastAsia="Times New Roman" w:hAnsi="Times New Roman" w:cs="David" w:hint="cs"/>
          <w:sz w:val="20"/>
          <w:szCs w:val="24"/>
          <w:rtl/>
          <w:lang w:eastAsia="he-IL"/>
        </w:rPr>
        <w:t xml:space="preserve">הוא </w:t>
      </w:r>
      <w:r w:rsidRPr="000B5DC0">
        <w:rPr>
          <w:rFonts w:ascii="Times New Roman" w:eastAsia="Times New Roman" w:hAnsi="Times New Roman" w:cs="David"/>
          <w:sz w:val="20"/>
          <w:szCs w:val="24"/>
          <w:rtl/>
          <w:lang w:eastAsia="he-IL"/>
        </w:rPr>
        <w:t xml:space="preserve">בדק בעצמו את כל הנושאים הרלוונטיים </w:t>
      </w:r>
      <w:r w:rsidRPr="000B5DC0">
        <w:rPr>
          <w:rFonts w:ascii="Times New Roman" w:eastAsia="Times New Roman" w:hAnsi="Times New Roman" w:cs="David" w:hint="cs"/>
          <w:sz w:val="20"/>
          <w:szCs w:val="24"/>
          <w:rtl/>
          <w:lang w:eastAsia="he-IL"/>
        </w:rPr>
        <w:t xml:space="preserve">ו/או </w:t>
      </w:r>
      <w:r w:rsidRPr="000B5DC0">
        <w:rPr>
          <w:rFonts w:ascii="Times New Roman" w:eastAsia="Times New Roman" w:hAnsi="Times New Roman" w:cs="David"/>
          <w:sz w:val="20"/>
          <w:szCs w:val="24"/>
          <w:rtl/>
          <w:lang w:eastAsia="he-IL"/>
        </w:rPr>
        <w:t xml:space="preserve">הקשורים למתן שירותי </w:t>
      </w:r>
      <w:r w:rsidRPr="000B5DC0">
        <w:rPr>
          <w:rFonts w:ascii="Times New Roman" w:eastAsia="Times New Roman" w:hAnsi="Times New Roman" w:cs="David"/>
          <w:sz w:val="20"/>
          <w:szCs w:val="24"/>
          <w:rtl/>
          <w:lang w:eastAsia="he-IL"/>
        </w:rPr>
        <w:lastRenderedPageBreak/>
        <w:t>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05374FE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להפיק את כל התכניות </w:t>
      </w:r>
      <w:r w:rsidRPr="000B5DC0">
        <w:rPr>
          <w:rFonts w:ascii="Times New Roman" w:eastAsia="Times New Roman" w:hAnsi="Times New Roman" w:cs="David" w:hint="cs"/>
          <w:sz w:val="20"/>
          <w:szCs w:val="24"/>
          <w:rtl/>
          <w:lang w:eastAsia="he-IL"/>
        </w:rPr>
        <w:t>נשוא</w:t>
      </w:r>
      <w:r w:rsidRPr="000B5DC0">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באמצעות מחשב בתוכנה או בקבצים במתכונת הקבועה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 xml:space="preserve">המצ"ב </w:t>
      </w:r>
      <w:r w:rsidRPr="000B5DC0">
        <w:rPr>
          <w:rFonts w:ascii="Times New Roman" w:eastAsia="Times New Roman" w:hAnsi="Times New Roman" w:cs="David"/>
          <w:sz w:val="20"/>
          <w:szCs w:val="24"/>
          <w:rtl/>
          <w:lang w:eastAsia="he-IL"/>
        </w:rPr>
        <w:t>וע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0B5DC0">
        <w:rPr>
          <w:rFonts w:ascii="Times New Roman" w:eastAsia="Times New Roman" w:hAnsi="Times New Roman" w:cs="David" w:hint="cs"/>
          <w:sz w:val="20"/>
          <w:szCs w:val="24"/>
          <w:rtl/>
          <w:lang w:eastAsia="he-IL"/>
        </w:rPr>
        <w:t xml:space="preserve"> בנספח </w:t>
      </w:r>
      <w:r w:rsidRPr="000B5DC0">
        <w:rPr>
          <w:rFonts w:ascii="Times New Roman" w:eastAsia="Times New Roman" w:hAnsi="Times New Roman" w:cs="David" w:hint="cs"/>
          <w:b/>
          <w:bCs/>
          <w:sz w:val="20"/>
          <w:szCs w:val="24"/>
          <w:rtl/>
          <w:lang w:eastAsia="he-IL"/>
        </w:rPr>
        <w:t>א'</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כאמור.</w:t>
      </w:r>
    </w:p>
    <w:p w14:paraId="3601C86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לא יגיש ליועצים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לקבלנים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B5DC0">
        <w:rPr>
          <w:rFonts w:ascii="Times New Roman" w:eastAsia="Times New Roman" w:hAnsi="Times New Roman" w:cs="David" w:hint="cs"/>
          <w:sz w:val="20"/>
          <w:szCs w:val="24"/>
          <w:rtl/>
          <w:lang w:eastAsia="he-IL"/>
        </w:rPr>
        <w:t xml:space="preserve">מפורשות על פי </w:t>
      </w:r>
      <w:r w:rsidRPr="000B5DC0">
        <w:rPr>
          <w:rFonts w:ascii="Times New Roman" w:eastAsia="Times New Roman" w:hAnsi="Times New Roman" w:cs="David"/>
          <w:sz w:val="20"/>
          <w:szCs w:val="24"/>
          <w:rtl/>
          <w:lang w:eastAsia="he-IL"/>
        </w:rPr>
        <w:t>חוזה זה.</w:t>
      </w:r>
    </w:p>
    <w:p w14:paraId="7D72160B"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אין לו ולא תהינה לו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תביעות ו/או טענות</w:t>
      </w:r>
      <w:r w:rsidRPr="000B5DC0">
        <w:rPr>
          <w:rFonts w:ascii="Times New Roman" w:eastAsia="Times New Roman" w:hAnsi="Times New Roman" w:cs="David" w:hint="cs"/>
          <w:sz w:val="20"/>
          <w:szCs w:val="24"/>
          <w:rtl/>
          <w:lang w:eastAsia="he-IL"/>
        </w:rPr>
        <w:t xml:space="preserve"> ו/או דרישות ו/או תלונות</w:t>
      </w:r>
      <w:r w:rsidRPr="000B5DC0">
        <w:rPr>
          <w:rFonts w:ascii="Times New Roman" w:eastAsia="Times New Roman" w:hAnsi="Times New Roman" w:cs="David"/>
          <w:sz w:val="20"/>
          <w:szCs w:val="24"/>
          <w:rtl/>
          <w:lang w:eastAsia="he-IL"/>
        </w:rPr>
        <w:t xml:space="preserve"> כלפי המזמין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כלפי המתכננים האחרים בגין מסירת העבודות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כאמור. משמסר המזמין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 xml:space="preserve">ביצוע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1CC4A327"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ערוך לביצוע העבודות, בין היתר, גם במערכת ניהול </w:t>
      </w:r>
      <w:r w:rsidRPr="000B5DC0">
        <w:rPr>
          <w:rFonts w:ascii="Times New Roman" w:eastAsia="Times New Roman" w:hAnsi="Times New Roman" w:cs="David"/>
          <w:sz w:val="20"/>
          <w:szCs w:val="24"/>
          <w:rtl/>
          <w:lang w:eastAsia="he-IL"/>
        </w:rPr>
        <w:lastRenderedPageBreak/>
        <w:t>ותיאום פרויקטים באמצעות האינטרנט, כדוגמת "</w:t>
      </w:r>
      <w:r w:rsidRPr="000B5DC0">
        <w:rPr>
          <w:rFonts w:ascii="Times New Roman" w:eastAsia="Times New Roman" w:hAnsi="Times New Roman" w:cs="David"/>
          <w:sz w:val="24"/>
          <w:szCs w:val="24"/>
          <w:lang w:eastAsia="he-IL"/>
        </w:rPr>
        <w:t>view</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hint="cs"/>
          <w:sz w:val="20"/>
          <w:szCs w:val="24"/>
          <w:rtl/>
          <w:lang w:eastAsia="he-IL"/>
        </w:rPr>
        <w:t>", "רמדורנט"</w:t>
      </w:r>
      <w:r w:rsidRPr="000B5DC0">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0B5DC0">
        <w:rPr>
          <w:rFonts w:ascii="Times New Roman" w:eastAsia="Times New Roman" w:hAnsi="Times New Roman" w:cs="David" w:hint="cs"/>
          <w:sz w:val="20"/>
          <w:szCs w:val="24"/>
          <w:rtl/>
          <w:lang w:eastAsia="he-IL"/>
        </w:rPr>
        <w:t>.</w:t>
      </w:r>
    </w:p>
    <w:p w14:paraId="3EB3CC16"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צוות עובדים ואמצעים</w:t>
      </w:r>
    </w:p>
    <w:p w14:paraId="12A9355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במשך כל תקופת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יקיים משרד מאויש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מאורגן ומצויד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באופן שיאפשר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בהתאם להוראות חוזה זה.</w:t>
      </w:r>
    </w:p>
    <w:p w14:paraId="006F4FA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שהרכבם המספרי והמקצועי של צוות עובדיו, כמפורט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hint="cs"/>
          <w:bCs/>
          <w:sz w:val="20"/>
          <w:szCs w:val="24"/>
          <w:rtl/>
          <w:lang w:eastAsia="he-IL"/>
        </w:rPr>
        <w:t xml:space="preserve"> </w:t>
      </w:r>
      <w:r w:rsidRPr="000B5DC0">
        <w:rPr>
          <w:rFonts w:ascii="Times New Roman" w:eastAsia="Times New Roman" w:hAnsi="Times New Roman" w:cs="David" w:hint="cs"/>
          <w:b/>
          <w:sz w:val="20"/>
          <w:szCs w:val="24"/>
          <w:rtl/>
          <w:lang w:eastAsia="he-IL"/>
        </w:rPr>
        <w:t>המצ"ב,</w:t>
      </w:r>
      <w:r w:rsidRPr="000B5DC0">
        <w:rPr>
          <w:rFonts w:ascii="Times New Roman" w:eastAsia="Times New Roman" w:hAnsi="Times New Roman" w:cs="David"/>
          <w:sz w:val="20"/>
          <w:szCs w:val="24"/>
          <w:rtl/>
          <w:lang w:eastAsia="he-IL"/>
        </w:rPr>
        <w:t xml:space="preserve"> יתאים לביצוע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ברמה ובמועדים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494F6A5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0B5DC0">
        <w:rPr>
          <w:rFonts w:ascii="Times New Roman" w:eastAsia="Times New Roman" w:hAnsi="Times New Roman" w:cs="David" w:hint="cs"/>
          <w:sz w:val="20"/>
          <w:szCs w:val="24"/>
          <w:rtl/>
          <w:lang w:eastAsia="he-IL"/>
        </w:rPr>
        <w:t xml:space="preserve">המוחלט </w:t>
      </w:r>
      <w:r w:rsidRPr="000B5DC0">
        <w:rPr>
          <w:rFonts w:ascii="Times New Roman" w:eastAsia="Times New Roman" w:hAnsi="Times New Roman" w:cs="David"/>
          <w:sz w:val="20"/>
          <w:szCs w:val="24"/>
          <w:rtl/>
          <w:lang w:eastAsia="he-IL"/>
        </w:rPr>
        <w:t>- להורות למתכנן מ</w:t>
      </w:r>
      <w:r w:rsidRPr="000B5DC0">
        <w:rPr>
          <w:rFonts w:ascii="Times New Roman" w:eastAsia="Times New Roman" w:hAnsi="Times New Roman" w:cs="David" w:hint="cs"/>
          <w:sz w:val="20"/>
          <w:szCs w:val="24"/>
          <w:rtl/>
          <w:lang w:eastAsia="he-IL"/>
        </w:rPr>
        <w:t>עת לעת,</w:t>
      </w:r>
      <w:r w:rsidRPr="000B5DC0">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06B09AE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מוסכם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במשך כל תקופת החוזה יהיה האדריכל ו/או המהנדס ו/או ה</w:t>
      </w:r>
      <w:r w:rsidR="00440B5A">
        <w:rPr>
          <w:rFonts w:ascii="Times New Roman" w:eastAsia="Times New Roman" w:hAnsi="Times New Roman" w:cs="David"/>
          <w:sz w:val="20"/>
          <w:szCs w:val="24"/>
          <w:rtl/>
          <w:lang w:eastAsia="he-IL"/>
        </w:rPr>
        <w:t>מתכנן</w:t>
      </w:r>
      <w:r w:rsidRPr="000B5DC0">
        <w:rPr>
          <w:rFonts w:ascii="Times New Roman" w:eastAsia="Times New Roman" w:hAnsi="Times New Roman" w:cs="David"/>
          <w:sz w:val="20"/>
          <w:szCs w:val="24"/>
          <w:rtl/>
          <w:lang w:eastAsia="he-IL"/>
        </w:rPr>
        <w:t xml:space="preserve"> הנקוב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המצ"ב</w:t>
      </w:r>
      <w:r w:rsidRPr="000B5DC0">
        <w:rPr>
          <w:rFonts w:ascii="Times New Roman" w:eastAsia="Times New Roman" w:hAnsi="Times New Roman" w:cs="David"/>
          <w:sz w:val="20"/>
          <w:szCs w:val="24"/>
          <w:rtl/>
          <w:lang w:eastAsia="he-IL"/>
        </w:rPr>
        <w:t>, מנהלו הראשי של המתכנן למטרת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(להלן: "</w:t>
      </w:r>
      <w:r w:rsidRPr="000B5DC0">
        <w:rPr>
          <w:rFonts w:ascii="Times New Roman" w:eastAsia="Times New Roman" w:hAnsi="Times New Roman" w:cs="David"/>
          <w:b/>
          <w:bCs/>
          <w:sz w:val="20"/>
          <w:szCs w:val="24"/>
          <w:rtl/>
          <w:lang w:eastAsia="he-IL"/>
        </w:rPr>
        <w:t>המנהל הראשי</w:t>
      </w:r>
      <w:r w:rsidRPr="000B5DC0">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0B5DC0">
        <w:rPr>
          <w:rFonts w:ascii="Times New Roman" w:eastAsia="Times New Roman" w:hAnsi="Times New Roman" w:cs="David" w:hint="cs"/>
          <w:sz w:val="20"/>
          <w:szCs w:val="24"/>
          <w:rtl/>
          <w:lang w:eastAsia="he-IL"/>
        </w:rPr>
        <w:t xml:space="preserve"> מראש ובכתב</w:t>
      </w:r>
      <w:r w:rsidRPr="000B5DC0">
        <w:rPr>
          <w:rFonts w:ascii="Times New Roman" w:eastAsia="Times New Roman" w:hAnsi="Times New Roman" w:cs="David"/>
          <w:sz w:val="20"/>
          <w:szCs w:val="24"/>
          <w:rtl/>
          <w:lang w:eastAsia="he-IL"/>
        </w:rPr>
        <w:t>.</w:t>
      </w:r>
    </w:p>
    <w:p w14:paraId="40334D6F"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המתכנן מ</w:t>
      </w:r>
      <w:r w:rsidRPr="000B5DC0">
        <w:rPr>
          <w:rFonts w:ascii="Times New Roman" w:eastAsia="Times New Roman" w:hAnsi="Times New Roman" w:cs="David" w:hint="cs"/>
          <w:sz w:val="20"/>
          <w:szCs w:val="24"/>
          <w:rtl/>
          <w:lang w:eastAsia="he-IL"/>
        </w:rPr>
        <w:t>צהיר, כי ידוע לו, ש</w:t>
      </w:r>
      <w:r w:rsidRPr="000B5DC0">
        <w:rPr>
          <w:rFonts w:ascii="Times New Roman" w:eastAsia="Times New Roman" w:hAnsi="Times New Roman" w:cs="David"/>
          <w:sz w:val="20"/>
          <w:szCs w:val="24"/>
          <w:rtl/>
          <w:lang w:eastAsia="he-IL"/>
        </w:rPr>
        <w:t>במשך כל ת</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קפ</w:t>
      </w:r>
      <w:r w:rsidRPr="000B5DC0">
        <w:rPr>
          <w:rFonts w:ascii="Times New Roman" w:eastAsia="Times New Roman" w:hAnsi="Times New Roman" w:cs="David" w:hint="cs"/>
          <w:sz w:val="20"/>
          <w:szCs w:val="24"/>
          <w:rtl/>
          <w:lang w:eastAsia="he-IL"/>
        </w:rPr>
        <w:t>ו של</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יעמוד המנהל הראשי בראשו, יהיה מעורב אישית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התכנון. מבלי לגרוע מהתחייבויות המתכנן כמתחייב מ</w:t>
      </w:r>
      <w:r w:rsidRPr="000B5DC0">
        <w:rPr>
          <w:rFonts w:ascii="Times New Roman" w:eastAsia="Times New Roman" w:hAnsi="Times New Roman" w:cs="David" w:hint="cs"/>
          <w:sz w:val="20"/>
          <w:szCs w:val="24"/>
          <w:rtl/>
          <w:lang w:eastAsia="he-IL"/>
        </w:rPr>
        <w:t>חוזה זה,</w:t>
      </w:r>
      <w:r w:rsidRPr="000B5DC0">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0B2E7A0A"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p>
    <w:p w14:paraId="110C7587"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 xml:space="preserve">המזמין רשאי </w:t>
      </w:r>
      <w:r w:rsidRPr="000B5DC0">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0B5DC0">
        <w:rPr>
          <w:rFonts w:ascii="Times New Roman" w:eastAsia="Times New Roman" w:hAnsi="Times New Roman" w:cs="David" w:hint="cs"/>
          <w:sz w:val="20"/>
          <w:szCs w:val="24"/>
          <w:rtl/>
          <w:lang w:eastAsia="he-IL"/>
        </w:rPr>
        <w:t xml:space="preserve">אחר </w:t>
      </w:r>
      <w:r w:rsidRPr="000B5DC0">
        <w:rPr>
          <w:rFonts w:ascii="Times New Roman" w:eastAsia="Times New Roman" w:hAnsi="Times New Roman" w:cs="David"/>
          <w:sz w:val="20"/>
          <w:szCs w:val="24"/>
          <w:rtl/>
          <w:lang w:eastAsia="he-IL"/>
        </w:rPr>
        <w:t>דרישת המזמין לאלתר.</w:t>
      </w:r>
    </w:p>
    <w:p w14:paraId="26056FBF"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החלטות המזמין בדבר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ו/או החלפת עובד מעובדי המתכנן תינתנה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המוחלט</w:t>
      </w:r>
      <w:r w:rsidRPr="000B5DC0">
        <w:rPr>
          <w:rFonts w:ascii="Times New Roman" w:eastAsia="Times New Roman" w:hAnsi="Times New Roman" w:cs="David" w:hint="cs"/>
          <w:sz w:val="20"/>
          <w:szCs w:val="24"/>
          <w:rtl/>
          <w:lang w:eastAsia="he-IL"/>
        </w:rPr>
        <w:t xml:space="preserve"> של המזמין</w:t>
      </w:r>
      <w:r w:rsidRPr="000B5DC0">
        <w:rPr>
          <w:rFonts w:ascii="Times New Roman" w:eastAsia="Times New Roman" w:hAnsi="Times New Roman" w:cs="David"/>
          <w:sz w:val="20"/>
          <w:szCs w:val="24"/>
          <w:rtl/>
          <w:lang w:eastAsia="he-IL"/>
        </w:rPr>
        <w:t xml:space="preserve"> וללא צורך במתן נימוקים</w:t>
      </w:r>
      <w:r w:rsidRPr="000B5DC0">
        <w:rPr>
          <w:rFonts w:ascii="Times New Roman" w:eastAsia="Times New Roman" w:hAnsi="Times New Roman" w:cs="David" w:hint="cs"/>
          <w:sz w:val="20"/>
          <w:szCs w:val="24"/>
          <w:rtl/>
          <w:lang w:eastAsia="he-IL"/>
        </w:rPr>
        <w:t xml:space="preserve"> כאלה ואחרים</w:t>
      </w:r>
      <w:r w:rsidRPr="000B5DC0">
        <w:rPr>
          <w:rFonts w:ascii="Times New Roman" w:eastAsia="Times New Roman" w:hAnsi="Times New Roman" w:cs="David"/>
          <w:sz w:val="20"/>
          <w:szCs w:val="24"/>
          <w:rtl/>
          <w:lang w:eastAsia="he-IL"/>
        </w:rPr>
        <w:t>. אין בהחלטות אלה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לשחרר את המתכנן מאי</w:t>
      </w:r>
      <w:r w:rsidRPr="000B5DC0">
        <w:rPr>
          <w:rFonts w:ascii="Times New Roman" w:eastAsia="Times New Roman" w:hAnsi="Times New Roman" w:cs="David" w:hint="cs"/>
          <w:sz w:val="20"/>
          <w:szCs w:val="24"/>
          <w:rtl/>
          <w:lang w:eastAsia="he-IL"/>
        </w:rPr>
        <w:t>לו</w:t>
      </w:r>
      <w:r w:rsidRPr="000B5DC0">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0B5DC0">
        <w:rPr>
          <w:rFonts w:ascii="Times New Roman" w:eastAsia="Times New Roman" w:hAnsi="Times New Roman" w:cs="David" w:hint="cs"/>
          <w:sz w:val="20"/>
          <w:szCs w:val="24"/>
          <w:rtl/>
          <w:lang w:eastAsia="he-IL"/>
        </w:rPr>
        <w:t xml:space="preserve"> ו/או חבות</w:t>
      </w:r>
      <w:r w:rsidRPr="000B5DC0">
        <w:rPr>
          <w:rFonts w:ascii="Times New Roman" w:eastAsia="Times New Roman" w:hAnsi="Times New Roman" w:cs="David"/>
          <w:sz w:val="20"/>
          <w:szCs w:val="24"/>
          <w:rtl/>
          <w:lang w:eastAsia="he-IL"/>
        </w:rPr>
        <w:t xml:space="preserve"> שהיא.</w:t>
      </w:r>
    </w:p>
    <w:p w14:paraId="399CB29A"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לצייד על חשבונו את צוות עובדיו בכל הציוד הדרוש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w:t>
      </w:r>
      <w:r w:rsidRPr="000B5DC0">
        <w:rPr>
          <w:rFonts w:ascii="Times New Roman" w:eastAsia="Times New Roman" w:hAnsi="Times New Roman" w:cs="David" w:hint="cs"/>
          <w:sz w:val="20"/>
          <w:szCs w:val="24"/>
          <w:rtl/>
          <w:lang w:eastAsia="he-IL"/>
        </w:rPr>
        <w:t>האחריות בגין אחזקת</w:t>
      </w:r>
      <w:r w:rsidRPr="000B5DC0">
        <w:rPr>
          <w:rFonts w:ascii="Times New Roman" w:eastAsia="Times New Roman" w:hAnsi="Times New Roman" w:cs="David"/>
          <w:sz w:val="20"/>
          <w:szCs w:val="24"/>
          <w:rtl/>
          <w:lang w:eastAsia="he-IL"/>
        </w:rPr>
        <w:t xml:space="preserve"> ושמיר</w:t>
      </w:r>
      <w:r w:rsidRPr="000B5DC0">
        <w:rPr>
          <w:rFonts w:ascii="Times New Roman" w:eastAsia="Times New Roman" w:hAnsi="Times New Roman" w:cs="David" w:hint="cs"/>
          <w:sz w:val="20"/>
          <w:szCs w:val="24"/>
          <w:rtl/>
          <w:lang w:eastAsia="he-IL"/>
        </w:rPr>
        <w:t>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ציוד</w:t>
      </w:r>
      <w:r w:rsidRPr="000B5DC0">
        <w:rPr>
          <w:rFonts w:ascii="Times New Roman" w:eastAsia="Times New Roman" w:hAnsi="Times New Roman" w:cs="David" w:hint="cs"/>
          <w:sz w:val="20"/>
          <w:szCs w:val="24"/>
          <w:rtl/>
          <w:lang w:eastAsia="he-IL"/>
        </w:rPr>
        <w:t xml:space="preserve"> כאמור,</w:t>
      </w:r>
      <w:r w:rsidRPr="000B5DC0">
        <w:rPr>
          <w:rFonts w:ascii="Times New Roman" w:eastAsia="Times New Roman" w:hAnsi="Times New Roman" w:cs="David"/>
          <w:sz w:val="20"/>
          <w:szCs w:val="24"/>
          <w:rtl/>
          <w:lang w:eastAsia="he-IL"/>
        </w:rPr>
        <w:t xml:space="preserve"> תהיה בידי המתכנן ועל חשבונו, והמזמין לא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ישא </w:t>
      </w:r>
      <w:r w:rsidRPr="000B5DC0">
        <w:rPr>
          <w:rFonts w:ascii="Times New Roman" w:eastAsia="Times New Roman" w:hAnsi="Times New Roman" w:cs="David"/>
          <w:sz w:val="20"/>
          <w:szCs w:val="24"/>
          <w:rtl/>
          <w:lang w:eastAsia="he-IL"/>
        </w:rPr>
        <w:lastRenderedPageBreak/>
        <w:t xml:space="preserve">בכל אחריות </w:t>
      </w:r>
      <w:r w:rsidRPr="000B5DC0">
        <w:rPr>
          <w:rFonts w:ascii="Times New Roman" w:eastAsia="Times New Roman" w:hAnsi="Times New Roman" w:cs="David" w:hint="cs"/>
          <w:sz w:val="20"/>
          <w:szCs w:val="24"/>
          <w:rtl/>
          <w:lang w:eastAsia="he-IL"/>
        </w:rPr>
        <w:t xml:space="preserve">ו/או חבות </w:t>
      </w:r>
      <w:r w:rsidRPr="000B5DC0">
        <w:rPr>
          <w:rFonts w:ascii="Times New Roman" w:eastAsia="Times New Roman" w:hAnsi="Times New Roman" w:cs="David"/>
          <w:sz w:val="20"/>
          <w:szCs w:val="24"/>
          <w:rtl/>
          <w:lang w:eastAsia="he-IL"/>
        </w:rPr>
        <w:t>בגין א</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בדן </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או נזק</w:t>
      </w:r>
      <w:r w:rsidRPr="000B5DC0">
        <w:rPr>
          <w:rFonts w:ascii="Times New Roman" w:eastAsia="Times New Roman" w:hAnsi="Times New Roman" w:cs="David" w:hint="cs"/>
          <w:sz w:val="20"/>
          <w:szCs w:val="24"/>
          <w:rtl/>
          <w:lang w:eastAsia="he-IL"/>
        </w:rPr>
        <w:t xml:space="preserve"> ו/או קלקול</w:t>
      </w:r>
      <w:r w:rsidRPr="000B5DC0">
        <w:rPr>
          <w:rFonts w:ascii="Times New Roman" w:eastAsia="Times New Roman" w:hAnsi="Times New Roman" w:cs="David"/>
          <w:sz w:val="20"/>
          <w:szCs w:val="24"/>
          <w:rtl/>
          <w:lang w:eastAsia="he-IL"/>
        </w:rPr>
        <w:t xml:space="preserve"> כלשהו לציוד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לכל חלק ממנו מכל סיבה שהיא.</w:t>
      </w:r>
    </w:p>
    <w:p w14:paraId="4B7C8AF9"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סמכויות המתכנן</w:t>
      </w:r>
    </w:p>
    <w:p w14:paraId="03EC41C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במגעים עם רשויות מוסמכות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עם הרשות המקומית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הנוגע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וכל הכרוך בכך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ובלבד:</w:t>
      </w:r>
    </w:p>
    <w:p w14:paraId="19A56364"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שהמתכנן לא יגיש תכניות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תיקונים לתכניות לא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הרשויות המוסמכות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אם כן אושרו קודם לכן</w:t>
      </w:r>
      <w:r w:rsidRPr="000B5DC0">
        <w:rPr>
          <w:rFonts w:ascii="Times New Roman" w:eastAsia="Times New Roman" w:hAnsi="Times New Roman" w:cs="David" w:hint="cs"/>
          <w:sz w:val="20"/>
          <w:szCs w:val="24"/>
          <w:rtl/>
          <w:lang w:eastAsia="he-IL"/>
        </w:rPr>
        <w:t>, מראש ובכתב,</w:t>
      </w:r>
      <w:r w:rsidRPr="000B5DC0">
        <w:rPr>
          <w:rFonts w:ascii="Times New Roman" w:eastAsia="Times New Roman" w:hAnsi="Times New Roman" w:cs="David"/>
          <w:sz w:val="20"/>
          <w:szCs w:val="24"/>
          <w:rtl/>
          <w:lang w:eastAsia="he-IL"/>
        </w:rPr>
        <w:t xml:space="preserve"> ע"י המזמין.</w:t>
      </w:r>
    </w:p>
    <w:p w14:paraId="78E2A7DA"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הכרוך בהתחייבות חוקית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כספית</w:t>
      </w:r>
      <w:r w:rsidRPr="000B5DC0">
        <w:rPr>
          <w:rFonts w:ascii="Times New Roman" w:eastAsia="Times New Roman" w:hAnsi="Times New Roman" w:cs="David" w:hint="cs"/>
          <w:sz w:val="20"/>
          <w:szCs w:val="24"/>
          <w:rtl/>
          <w:lang w:eastAsia="he-IL"/>
        </w:rPr>
        <w:t xml:space="preserve"> ו/או אחרת,</w:t>
      </w:r>
      <w:r w:rsidRPr="000B5DC0">
        <w:rPr>
          <w:rFonts w:ascii="Times New Roman" w:eastAsia="Times New Roman" w:hAnsi="Times New Roman" w:cs="David"/>
          <w:sz w:val="20"/>
          <w:szCs w:val="24"/>
          <w:rtl/>
          <w:lang w:eastAsia="he-IL"/>
        </w:rPr>
        <w:t xml:space="preserve"> אלא בא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שורו של המזמין</w:t>
      </w:r>
      <w:r w:rsidRPr="000B5DC0">
        <w:rPr>
          <w:rFonts w:ascii="Times New Roman" w:eastAsia="Times New Roman" w:hAnsi="Times New Roman" w:cs="David" w:hint="cs"/>
          <w:sz w:val="20"/>
          <w:szCs w:val="24"/>
          <w:rtl/>
          <w:lang w:eastAsia="he-IL"/>
        </w:rPr>
        <w:t xml:space="preserve"> מראש ובכתב</w:t>
      </w:r>
      <w:r w:rsidRPr="000B5DC0">
        <w:rPr>
          <w:rFonts w:ascii="Times New Roman" w:eastAsia="Times New Roman" w:hAnsi="Times New Roman" w:cs="David"/>
          <w:sz w:val="20"/>
          <w:szCs w:val="24"/>
          <w:rtl/>
          <w:lang w:eastAsia="he-IL"/>
        </w:rPr>
        <w:t>.</w:t>
      </w:r>
    </w:p>
    <w:p w14:paraId="2A4E3CB3"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זולת אם</w:t>
      </w:r>
      <w:r w:rsidRPr="000B5DC0">
        <w:rPr>
          <w:rFonts w:ascii="Times New Roman" w:eastAsia="Times New Roman" w:hAnsi="Times New Roman" w:cs="David"/>
          <w:sz w:val="20"/>
          <w:szCs w:val="24"/>
          <w:rtl/>
          <w:lang w:eastAsia="he-IL"/>
        </w:rPr>
        <w:t xml:space="preserve"> יוסמך לכך ע"י המזמין </w:t>
      </w:r>
      <w:r w:rsidRPr="000B5DC0">
        <w:rPr>
          <w:rFonts w:ascii="Times New Roman" w:eastAsia="Times New Roman" w:hAnsi="Times New Roman" w:cs="David" w:hint="cs"/>
          <w:sz w:val="20"/>
          <w:szCs w:val="24"/>
          <w:rtl/>
          <w:lang w:eastAsia="he-IL"/>
        </w:rPr>
        <w:t>מראש ו</w:t>
      </w:r>
      <w:r w:rsidRPr="000B5DC0">
        <w:rPr>
          <w:rFonts w:ascii="Times New Roman" w:eastAsia="Times New Roman" w:hAnsi="Times New Roman" w:cs="David"/>
          <w:sz w:val="20"/>
          <w:szCs w:val="24"/>
          <w:rtl/>
          <w:lang w:eastAsia="he-IL"/>
        </w:rPr>
        <w:t>בכתב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יהיה המתכנן רשאי ליתן הוראות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הנחיות</w:t>
      </w:r>
      <w:r w:rsidRPr="000B5DC0">
        <w:rPr>
          <w:rFonts w:ascii="Times New Roman" w:eastAsia="Times New Roman" w:hAnsi="Times New Roman" w:cs="David" w:hint="cs"/>
          <w:sz w:val="20"/>
          <w:szCs w:val="24"/>
          <w:rtl/>
          <w:lang w:eastAsia="he-IL"/>
        </w:rPr>
        <w:t>, בין</w:t>
      </w:r>
      <w:r w:rsidRPr="000B5DC0">
        <w:rPr>
          <w:rFonts w:ascii="Times New Roman" w:eastAsia="Times New Roman" w:hAnsi="Times New Roman" w:cs="David"/>
          <w:sz w:val="20"/>
          <w:szCs w:val="24"/>
          <w:rtl/>
          <w:lang w:eastAsia="he-IL"/>
        </w:rPr>
        <w:t xml:space="preserve"> במישרין</w:t>
      </w:r>
      <w:r w:rsidRPr="000B5DC0">
        <w:rPr>
          <w:rFonts w:ascii="Times New Roman" w:eastAsia="Times New Roman" w:hAnsi="Times New Roman" w:cs="David" w:hint="cs"/>
          <w:sz w:val="20"/>
          <w:szCs w:val="24"/>
          <w:rtl/>
          <w:lang w:eastAsia="he-IL"/>
        </w:rPr>
        <w:t xml:space="preserve"> ובין בעקיפין,</w:t>
      </w:r>
      <w:r w:rsidRPr="000B5DC0">
        <w:rPr>
          <w:rFonts w:ascii="Times New Roman" w:eastAsia="Times New Roman" w:hAnsi="Times New Roman" w:cs="David"/>
          <w:sz w:val="20"/>
          <w:szCs w:val="24"/>
          <w:rtl/>
          <w:lang w:eastAsia="he-IL"/>
        </w:rPr>
        <w:t xml:space="preserve"> לקבלן הראשי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לקבלן העבודות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לנהל עמם מו"מ ביחס למחירים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דרכי ביצוע הכרוכים בש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נוי מחירים</w:t>
      </w:r>
      <w:r w:rsidRPr="000B5DC0">
        <w:rPr>
          <w:rFonts w:ascii="Times New Roman" w:eastAsia="Times New Roman" w:hAnsi="Times New Roman" w:cs="David" w:hint="cs"/>
          <w:sz w:val="20"/>
          <w:szCs w:val="24"/>
          <w:rtl/>
          <w:lang w:eastAsia="he-IL"/>
        </w:rPr>
        <w:t xml:space="preserve"> ו/או כמויות</w:t>
      </w:r>
      <w:r w:rsidRPr="000B5DC0">
        <w:rPr>
          <w:rFonts w:ascii="Times New Roman" w:eastAsia="Times New Roman" w:hAnsi="Times New Roman" w:cs="David"/>
          <w:sz w:val="20"/>
          <w:szCs w:val="24"/>
          <w:rtl/>
          <w:lang w:eastAsia="he-IL"/>
        </w:rPr>
        <w:t>, אלא באמצעות המזמין או המנהל.</w:t>
      </w:r>
    </w:p>
    <w:p w14:paraId="167B6517"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סמכויות המנהל</w:t>
      </w:r>
    </w:p>
    <w:p w14:paraId="16E1D07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רשאי לבדוק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עת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את שרותי המתכנן כולם או </w:t>
      </w:r>
      <w:r w:rsidRPr="000B5DC0">
        <w:rPr>
          <w:rFonts w:ascii="Times New Roman" w:eastAsia="Times New Roman" w:hAnsi="Times New Roman" w:cs="David" w:hint="cs"/>
          <w:sz w:val="20"/>
          <w:szCs w:val="24"/>
          <w:rtl/>
          <w:lang w:eastAsia="he-IL"/>
        </w:rPr>
        <w:t>מקצתם</w:t>
      </w:r>
      <w:r w:rsidRPr="000B5DC0">
        <w:rPr>
          <w:rFonts w:ascii="Times New Roman" w:eastAsia="Times New Roman" w:hAnsi="Times New Roman" w:cs="David"/>
          <w:sz w:val="20"/>
          <w:szCs w:val="24"/>
          <w:rtl/>
          <w:lang w:eastAsia="he-IL"/>
        </w:rPr>
        <w:t xml:space="preserve">, להשגיח על ביצוע שרותי המתכנן וכן לבדוק את טיב שירותי </w:t>
      </w:r>
      <w:r w:rsidRPr="000B5DC0">
        <w:rPr>
          <w:rFonts w:ascii="Times New Roman" w:eastAsia="Times New Roman" w:hAnsi="Times New Roman" w:cs="David"/>
          <w:sz w:val="20"/>
          <w:szCs w:val="24"/>
          <w:rtl/>
          <w:lang w:eastAsia="he-IL"/>
        </w:rPr>
        <w:lastRenderedPageBreak/>
        <w:t xml:space="preserve">המתכנן הנעשים על ידי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על ידי מי </w:t>
      </w:r>
      <w:r w:rsidRPr="000B5DC0">
        <w:rPr>
          <w:rFonts w:ascii="Times New Roman" w:eastAsia="Times New Roman" w:hAnsi="Times New Roman" w:cs="David"/>
          <w:sz w:val="20"/>
          <w:szCs w:val="24"/>
          <w:rtl/>
          <w:lang w:eastAsia="he-IL"/>
        </w:rPr>
        <w:t>מטעמו. כן רשאי המנהל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7007260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hint="cs"/>
          <w:b/>
          <w:sz w:val="20"/>
          <w:szCs w:val="24"/>
          <w:rtl/>
          <w:lang w:eastAsia="he-IL"/>
        </w:rPr>
        <w:t xml:space="preserve"> המצ"ב</w:t>
      </w:r>
      <w:r w:rsidRPr="000B5DC0">
        <w:rPr>
          <w:rFonts w:ascii="Times New Roman" w:eastAsia="Times New Roman" w:hAnsi="Times New Roman" w:cs="David"/>
          <w:sz w:val="20"/>
          <w:szCs w:val="24"/>
          <w:rtl/>
          <w:lang w:eastAsia="he-IL"/>
        </w:rPr>
        <w:t>.</w:t>
      </w:r>
    </w:p>
    <w:p w14:paraId="5D4B526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לצורך הפעלת סמכויותיו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רשאי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מי מטעמו לבקר במשרד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בכל מקום אחר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0B5DC0">
        <w:rPr>
          <w:rFonts w:ascii="Times New Roman" w:eastAsia="Times New Roman" w:hAnsi="Times New Roman" w:cs="David" w:hint="cs"/>
          <w:sz w:val="20"/>
          <w:szCs w:val="24"/>
          <w:rtl/>
          <w:lang w:eastAsia="he-IL"/>
        </w:rPr>
        <w:t>י המנהל 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על ידי מי </w:t>
      </w:r>
      <w:r w:rsidRPr="000B5DC0">
        <w:rPr>
          <w:rFonts w:ascii="Times New Roman" w:eastAsia="Times New Roman" w:hAnsi="Times New Roman" w:cs="David"/>
          <w:sz w:val="20"/>
          <w:szCs w:val="24"/>
          <w:rtl/>
          <w:lang w:eastAsia="he-IL"/>
        </w:rPr>
        <w:t>מטעמו.</w:t>
      </w:r>
    </w:p>
    <w:p w14:paraId="2DA5348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אין בהפעלת סמכויות המנהל על פי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לגרוע </w:t>
      </w:r>
      <w:r w:rsidRPr="000B5DC0">
        <w:rPr>
          <w:rFonts w:ascii="Times New Roman" w:eastAsia="Times New Roman" w:hAnsi="Times New Roman" w:cs="David" w:hint="cs"/>
          <w:sz w:val="20"/>
          <w:szCs w:val="24"/>
          <w:rtl/>
          <w:lang w:eastAsia="he-IL"/>
        </w:rPr>
        <w:t xml:space="preserve">ו/או לשחרר </w:t>
      </w:r>
      <w:r w:rsidRPr="000B5DC0">
        <w:rPr>
          <w:rFonts w:ascii="Times New Roman" w:eastAsia="Times New Roman" w:hAnsi="Times New Roman" w:cs="David"/>
          <w:sz w:val="20"/>
          <w:szCs w:val="24"/>
          <w:rtl/>
          <w:lang w:eastAsia="he-IL"/>
        </w:rPr>
        <w:t xml:space="preserve">מאחריות </w:t>
      </w:r>
      <w:r w:rsidRPr="000B5DC0">
        <w:rPr>
          <w:rFonts w:ascii="Times New Roman" w:eastAsia="Times New Roman" w:hAnsi="Times New Roman" w:cs="David" w:hint="cs"/>
          <w:sz w:val="20"/>
          <w:szCs w:val="24"/>
          <w:rtl/>
          <w:lang w:eastAsia="he-IL"/>
        </w:rPr>
        <w:t>המתכנן על פי חוזה זה ו/או על פי כל דין.</w:t>
      </w:r>
      <w:r w:rsidRPr="000B5DC0">
        <w:rPr>
          <w:rFonts w:ascii="Times New Roman" w:eastAsia="Times New Roman" w:hAnsi="Times New Roman" w:cs="David"/>
          <w:sz w:val="20"/>
          <w:szCs w:val="24"/>
          <w:rtl/>
          <w:lang w:eastAsia="he-IL"/>
        </w:rPr>
        <w:t xml:space="preserve"> בהקשר זה מובהר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35DCE33B"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אישר המנהל תכניות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0B5DC0">
        <w:rPr>
          <w:rFonts w:ascii="Times New Roman" w:eastAsia="Times New Roman" w:hAnsi="Times New Roman" w:cs="David" w:hint="cs"/>
          <w:sz w:val="20"/>
          <w:szCs w:val="24"/>
          <w:rtl/>
          <w:lang w:eastAsia="he-IL"/>
        </w:rPr>
        <w:t>חוזה</w:t>
      </w:r>
      <w:r w:rsidRPr="000B5DC0">
        <w:rPr>
          <w:rFonts w:ascii="Times New Roman" w:eastAsia="Times New Roman" w:hAnsi="Times New Roman" w:cs="David"/>
          <w:sz w:val="20"/>
          <w:szCs w:val="24"/>
          <w:rtl/>
          <w:lang w:eastAsia="he-IL"/>
        </w:rPr>
        <w:t xml:space="preserve"> זה, </w:t>
      </w:r>
      <w:r w:rsidRPr="000B5DC0">
        <w:rPr>
          <w:rFonts w:ascii="Times New Roman" w:eastAsia="Times New Roman" w:hAnsi="Times New Roman" w:cs="David" w:hint="cs"/>
          <w:sz w:val="20"/>
          <w:szCs w:val="24"/>
          <w:rtl/>
          <w:lang w:eastAsia="he-IL"/>
        </w:rPr>
        <w:t>לא יהא</w:t>
      </w:r>
      <w:r w:rsidRPr="000B5DC0">
        <w:rPr>
          <w:rFonts w:ascii="Times New Roman" w:eastAsia="Times New Roman" w:hAnsi="Times New Roman" w:cs="David"/>
          <w:sz w:val="20"/>
          <w:szCs w:val="24"/>
          <w:rtl/>
          <w:lang w:eastAsia="he-IL"/>
        </w:rPr>
        <w:t xml:space="preserve"> בכך כדי לשחרר את המתכנן מאחריותו המקצועית המלאה ו</w:t>
      </w:r>
      <w:r w:rsidRPr="000B5DC0">
        <w:rPr>
          <w:rFonts w:ascii="Times New Roman" w:eastAsia="Times New Roman" w:hAnsi="Times New Roman" w:cs="David" w:hint="cs"/>
          <w:sz w:val="20"/>
          <w:szCs w:val="24"/>
          <w:rtl/>
          <w:lang w:eastAsia="he-IL"/>
        </w:rPr>
        <w:t>לא יהא</w:t>
      </w:r>
      <w:r w:rsidRPr="000B5DC0">
        <w:rPr>
          <w:rFonts w:ascii="Times New Roman" w:eastAsia="Times New Roman" w:hAnsi="Times New Roman" w:cs="David"/>
          <w:sz w:val="20"/>
          <w:szCs w:val="24"/>
          <w:rtl/>
          <w:lang w:eastAsia="he-IL"/>
        </w:rPr>
        <w:t xml:space="preserve"> בכך כדי להטיל על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על המזמין אחריות כלשהי לטיב התכניות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המסמכים האמורים.</w:t>
      </w:r>
    </w:p>
    <w:p w14:paraId="76060D25"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lastRenderedPageBreak/>
        <w:t>לוח זמנים ושלבי ב</w:t>
      </w:r>
      <w:r w:rsidRPr="000B5DC0">
        <w:rPr>
          <w:rFonts w:ascii="Times New Roman" w:eastAsia="Times New Roman" w:hAnsi="Times New Roman" w:cs="David" w:hint="cs"/>
          <w:bCs/>
          <w:sz w:val="20"/>
          <w:szCs w:val="24"/>
          <w:u w:val="single"/>
          <w:rtl/>
          <w:lang w:eastAsia="he-IL"/>
        </w:rPr>
        <w:t>י</w:t>
      </w:r>
      <w:r w:rsidRPr="000B5DC0">
        <w:rPr>
          <w:rFonts w:ascii="Times New Roman" w:eastAsia="Times New Roman" w:hAnsi="Times New Roman" w:cs="David"/>
          <w:bCs/>
          <w:sz w:val="20"/>
          <w:szCs w:val="24"/>
          <w:u w:val="single"/>
          <w:rtl/>
          <w:lang w:eastAsia="he-IL"/>
        </w:rPr>
        <w:t>צוע</w:t>
      </w:r>
    </w:p>
    <w:p w14:paraId="613345E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0B5DC0">
        <w:rPr>
          <w:rFonts w:ascii="Times New Roman" w:eastAsia="Times New Roman" w:hAnsi="Times New Roman" w:cs="David"/>
          <w:b/>
          <w:bCs/>
          <w:sz w:val="20"/>
          <w:szCs w:val="24"/>
          <w:rtl/>
          <w:lang w:eastAsia="he-IL"/>
        </w:rPr>
        <w:t>ג'</w:t>
      </w:r>
      <w:r w:rsidRPr="000B5DC0">
        <w:rPr>
          <w:rFonts w:ascii="Times New Roman" w:eastAsia="Times New Roman" w:hAnsi="Times New Roman" w:cs="David" w:hint="cs"/>
          <w:sz w:val="20"/>
          <w:szCs w:val="24"/>
          <w:rtl/>
          <w:lang w:eastAsia="he-IL"/>
        </w:rPr>
        <w:t xml:space="preserve"> המצ"ב</w:t>
      </w:r>
      <w:r w:rsidRPr="000B5DC0">
        <w:rPr>
          <w:rFonts w:ascii="Times New Roman" w:eastAsia="Times New Roman" w:hAnsi="Times New Roman" w:cs="David"/>
          <w:sz w:val="20"/>
          <w:szCs w:val="24"/>
          <w:rtl/>
          <w:lang w:eastAsia="he-IL"/>
        </w:rPr>
        <w:t xml:space="preserve"> (להלן: "</w:t>
      </w:r>
      <w:r w:rsidRPr="000B5DC0">
        <w:rPr>
          <w:rFonts w:ascii="Times New Roman" w:eastAsia="Times New Roman" w:hAnsi="Times New Roman" w:cs="David"/>
          <w:b/>
          <w:bCs/>
          <w:sz w:val="20"/>
          <w:szCs w:val="24"/>
          <w:rtl/>
          <w:lang w:eastAsia="he-IL"/>
        </w:rPr>
        <w:t>לוח הזמנים</w:t>
      </w:r>
      <w:r w:rsidRPr="000B5DC0">
        <w:rPr>
          <w:rFonts w:ascii="Times New Roman" w:eastAsia="Times New Roman" w:hAnsi="Times New Roman" w:cs="David"/>
          <w:sz w:val="20"/>
          <w:szCs w:val="24"/>
          <w:rtl/>
          <w:lang w:eastAsia="he-IL"/>
        </w:rPr>
        <w:t>"). כל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 הכלול בשרותי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לא נקבע לו מועד בלוח הזמנים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יבוצע על ידי המתכנן במועד שיהיה דרוש על מנת להבטיח</w:t>
      </w:r>
      <w:r w:rsidRPr="000B5DC0">
        <w:rPr>
          <w:rFonts w:ascii="Times New Roman" w:eastAsia="Times New Roman" w:hAnsi="Times New Roman" w:cs="David" w:hint="cs"/>
          <w:sz w:val="20"/>
          <w:szCs w:val="24"/>
          <w:rtl/>
          <w:lang w:eastAsia="he-IL"/>
        </w:rPr>
        <w:t xml:space="preserve"> את</w:t>
      </w:r>
      <w:r w:rsidRPr="000B5DC0">
        <w:rPr>
          <w:rFonts w:ascii="Times New Roman" w:eastAsia="Times New Roman" w:hAnsi="Times New Roman" w:cs="David"/>
          <w:sz w:val="20"/>
          <w:szCs w:val="24"/>
          <w:rtl/>
          <w:lang w:eastAsia="he-IL"/>
        </w:rPr>
        <w:t xml:space="preserve">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 xml:space="preserve">קבלנים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אחרים בהתאם ללוח הזמנים המוסכם ע</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מם.</w:t>
      </w:r>
    </w:p>
    <w:p w14:paraId="070E1D6B"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לא יתחיל המתכנן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קטע מהפרויקט ו/או שלב משלבי העבודה כמפורט בנספח </w:t>
      </w:r>
      <w:r w:rsidRPr="000B5DC0">
        <w:rPr>
          <w:rFonts w:ascii="Times New Roman" w:eastAsia="Times New Roman" w:hAnsi="Times New Roman" w:cs="David"/>
          <w:bCs/>
          <w:sz w:val="20"/>
          <w:szCs w:val="24"/>
          <w:rtl/>
          <w:lang w:eastAsia="he-IL"/>
        </w:rPr>
        <w:t>ב'</w:t>
      </w:r>
      <w:r w:rsidRPr="000B5DC0">
        <w:rPr>
          <w:rFonts w:ascii="Times New Roman" w:eastAsia="Times New Roman" w:hAnsi="Times New Roman" w:cs="David"/>
          <w:sz w:val="20"/>
          <w:szCs w:val="24"/>
          <w:rtl/>
          <w:lang w:eastAsia="he-IL"/>
        </w:rPr>
        <w:t xml:space="preserve"> או </w:t>
      </w:r>
      <w:r w:rsidRPr="000B5DC0">
        <w:rPr>
          <w:rFonts w:ascii="Times New Roman" w:eastAsia="Times New Roman" w:hAnsi="Times New Roman" w:cs="David"/>
          <w:b/>
          <w:bCs/>
          <w:sz w:val="20"/>
          <w:szCs w:val="24"/>
          <w:rtl/>
          <w:lang w:eastAsia="he-IL"/>
        </w:rPr>
        <w:t xml:space="preserve">ג' </w:t>
      </w:r>
      <w:r w:rsidRPr="000B5DC0">
        <w:rPr>
          <w:rFonts w:ascii="Times New Roman" w:eastAsia="Times New Roman" w:hAnsi="Times New Roman" w:cs="David" w:hint="cs"/>
          <w:sz w:val="20"/>
          <w:szCs w:val="24"/>
          <w:rtl/>
          <w:lang w:eastAsia="he-IL"/>
        </w:rPr>
        <w:t xml:space="preserve">המצ"ב, </w:t>
      </w:r>
      <w:r w:rsidRPr="000B5DC0">
        <w:rPr>
          <w:rFonts w:ascii="Times New Roman" w:eastAsia="Times New Roman" w:hAnsi="Times New Roman" w:cs="David"/>
          <w:sz w:val="20"/>
          <w:szCs w:val="24"/>
          <w:rtl/>
          <w:lang w:eastAsia="he-IL"/>
        </w:rPr>
        <w:t>אלא אם כן הודיע למזמין תחילה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הגיע לדעתו מועד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שלב זה וק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בל מהמזמין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בכתב לביצועו.</w:t>
      </w:r>
    </w:p>
    <w:p w14:paraId="438B4B9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יש לראות </w:t>
      </w:r>
      <w:r w:rsidRPr="000B5DC0">
        <w:rPr>
          <w:rFonts w:ascii="Times New Roman" w:eastAsia="Times New Roman" w:hAnsi="Times New Roman" w:cs="David" w:hint="cs"/>
          <w:sz w:val="20"/>
          <w:szCs w:val="24"/>
          <w:rtl/>
          <w:lang w:eastAsia="he-IL"/>
        </w:rPr>
        <w:t>ב</w:t>
      </w:r>
      <w:r w:rsidRPr="000B5DC0">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51DECE45"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ידוע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התחייבויות היועצים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הקבלנים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יתר הגורמים, מותנות בכך שיסופקו להם כל התכניות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ההנחיות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ההוראות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הפרטים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הביאורים שידרשו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עבודותיהם ושרותיהם במהירות ובקצב שימנעו כל עיכוב בביצועם וברציפותם. המתכנן מתחייב לבצע את שרותי המתכנן באופן </w:t>
      </w:r>
      <w:r w:rsidRPr="000B5DC0">
        <w:rPr>
          <w:rFonts w:ascii="Times New Roman" w:eastAsia="Times New Roman" w:hAnsi="Times New Roman" w:cs="David"/>
          <w:sz w:val="20"/>
          <w:szCs w:val="24"/>
          <w:rtl/>
          <w:lang w:eastAsia="he-IL"/>
        </w:rPr>
        <w:lastRenderedPageBreak/>
        <w:t>שימנע כל עילה מהיועצים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מהקבלנים מלטעון לעיכוב מוצדק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6B9C09AD"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שירותי המתכנן יוכר כמוצדק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אך ו</w:t>
      </w:r>
      <w:r w:rsidRPr="000B5DC0">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5C2C1F2B"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הוא נובע מכ</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ח עליון או גורם אחר (להלן יחדיו: "</w:t>
      </w:r>
      <w:r w:rsidRPr="000B5DC0">
        <w:rPr>
          <w:rFonts w:ascii="Times New Roman" w:eastAsia="Times New Roman" w:hAnsi="Times New Roman" w:cs="David"/>
          <w:b/>
          <w:bCs/>
          <w:sz w:val="20"/>
          <w:szCs w:val="24"/>
          <w:rtl/>
          <w:lang w:eastAsia="he-IL"/>
        </w:rPr>
        <w:t>אירוע דוחה</w:t>
      </w:r>
      <w:r w:rsidRPr="000B5DC0">
        <w:rPr>
          <w:rFonts w:ascii="Times New Roman" w:eastAsia="Times New Roman" w:hAnsi="Times New Roman" w:cs="David"/>
          <w:sz w:val="20"/>
          <w:szCs w:val="24"/>
          <w:rtl/>
          <w:lang w:eastAsia="he-IL"/>
        </w:rPr>
        <w:t>") שלדעת המנהל לא הייתה למתכנן שליטה עליו.</w:t>
      </w:r>
    </w:p>
    <w:p w14:paraId="23B48F10"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60E11581"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לא קיבל תכניות, הנחיות, הוראות, פרטים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3602D4A6"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אישר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האירוע הדוחה אכן מצדיק 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השירות ואת משך הדחייה.</w:t>
      </w:r>
    </w:p>
    <w:p w14:paraId="25A4B587" w14:textId="77777777" w:rsidR="000B5DC0" w:rsidRPr="000B5DC0" w:rsidRDefault="000B5DC0" w:rsidP="000B5DC0">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w:t>
      </w:r>
      <w:r w:rsidRPr="000B5DC0">
        <w:rPr>
          <w:rFonts w:ascii="Times New Roman" w:eastAsia="Times New Roman" w:hAnsi="Times New Roman" w:cs="David" w:hint="cs"/>
          <w:sz w:val="20"/>
          <w:szCs w:val="24"/>
          <w:rtl/>
          <w:lang w:eastAsia="he-IL"/>
        </w:rPr>
        <w:t xml:space="preserve">כלליות </w:t>
      </w:r>
      <w:r w:rsidRPr="000B5DC0">
        <w:rPr>
          <w:rFonts w:ascii="Times New Roman" w:eastAsia="Times New Roman" w:hAnsi="Times New Roman" w:cs="David"/>
          <w:sz w:val="20"/>
          <w:szCs w:val="24"/>
          <w:rtl/>
          <w:lang w:eastAsia="he-IL"/>
        </w:rPr>
        <w:t>האמור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מותנה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חור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עבודות תכנון ע"י אחרים לא יהווה עילה לעיכוב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שירותי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בא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שור המנהל </w:t>
      </w:r>
      <w:r w:rsidRPr="000B5DC0">
        <w:rPr>
          <w:rFonts w:ascii="Times New Roman" w:eastAsia="Times New Roman" w:hAnsi="Times New Roman" w:cs="David" w:hint="cs"/>
          <w:sz w:val="20"/>
          <w:szCs w:val="24"/>
          <w:rtl/>
          <w:lang w:eastAsia="he-IL"/>
        </w:rPr>
        <w:t>מראש ו</w:t>
      </w:r>
      <w:r w:rsidRPr="000B5DC0">
        <w:rPr>
          <w:rFonts w:ascii="Times New Roman" w:eastAsia="Times New Roman" w:hAnsi="Times New Roman" w:cs="David"/>
          <w:sz w:val="20"/>
          <w:szCs w:val="24"/>
          <w:rtl/>
          <w:lang w:eastAsia="he-IL"/>
        </w:rPr>
        <w:t>בכתב.</w:t>
      </w:r>
    </w:p>
    <w:p w14:paraId="3AD4D1F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להודיע למנהל מידית, על כל עיכוב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לפי הערכתו עלול לגרום לאיחור בקיום לוח הזמנים.</w:t>
      </w:r>
    </w:p>
    <w:p w14:paraId="1188978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ב- 1 לכל חודש גרגוריאני וכן בכל מועד שיידרש על ידי המזמין, </w:t>
      </w:r>
      <w:r w:rsidRPr="000B5DC0">
        <w:rPr>
          <w:rFonts w:ascii="Times New Roman" w:eastAsia="Times New Roman" w:hAnsi="Times New Roman" w:cs="David"/>
          <w:sz w:val="20"/>
          <w:szCs w:val="24"/>
          <w:rtl/>
          <w:lang w:eastAsia="he-IL"/>
        </w:rPr>
        <w:lastRenderedPageBreak/>
        <w:t>ימסור המתכנן למזמין דו"ח על התקדמות ביצוע שרותי המתכנן ועם תחילת ביצוע העבודות באתר גם דו"ח פיקוח על ביצוען.</w:t>
      </w:r>
    </w:p>
    <w:p w14:paraId="4028D301"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רשאי לבקר במשרד המתכנן ולעיין בהתקדמות ובאופן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והמתכנן ימסור למנהל כל הסבר </w:t>
      </w:r>
      <w:r w:rsidRPr="000B5DC0">
        <w:rPr>
          <w:rFonts w:ascii="Times New Roman" w:eastAsia="Times New Roman" w:hAnsi="Times New Roman" w:cs="David" w:hint="cs"/>
          <w:sz w:val="20"/>
          <w:szCs w:val="24"/>
          <w:rtl/>
          <w:lang w:eastAsia="he-IL"/>
        </w:rPr>
        <w:t xml:space="preserve">ו/או </w:t>
      </w:r>
      <w:r w:rsidRPr="000B5DC0">
        <w:rPr>
          <w:rFonts w:ascii="Times New Roman" w:eastAsia="Times New Roman" w:hAnsi="Times New Roman" w:cs="David"/>
          <w:sz w:val="20"/>
          <w:szCs w:val="24"/>
          <w:rtl/>
          <w:lang w:eastAsia="he-IL"/>
        </w:rPr>
        <w:t>פרט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דיווח</w:t>
      </w:r>
      <w:r w:rsidRPr="000B5DC0">
        <w:rPr>
          <w:rFonts w:ascii="Times New Roman" w:eastAsia="Times New Roman" w:hAnsi="Times New Roman" w:cs="David" w:hint="cs"/>
          <w:sz w:val="20"/>
          <w:szCs w:val="24"/>
          <w:rtl/>
          <w:lang w:eastAsia="he-IL"/>
        </w:rPr>
        <w:t>, מיד</w:t>
      </w:r>
      <w:r w:rsidRPr="000B5DC0">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0B5DC0">
        <w:rPr>
          <w:rFonts w:ascii="Times New Roman" w:eastAsia="Times New Roman" w:hAnsi="Times New Roman" w:cs="David" w:hint="cs"/>
          <w:sz w:val="20"/>
          <w:szCs w:val="24"/>
          <w:rtl/>
          <w:lang w:eastAsia="he-IL"/>
        </w:rPr>
        <w:t xml:space="preserve"> זה ו/או לפי כל דין</w:t>
      </w:r>
      <w:r w:rsidRPr="000B5DC0">
        <w:rPr>
          <w:rFonts w:ascii="Times New Roman" w:eastAsia="Times New Roman" w:hAnsi="Times New Roman" w:cs="David"/>
          <w:sz w:val="20"/>
          <w:szCs w:val="24"/>
          <w:rtl/>
          <w:lang w:eastAsia="he-IL"/>
        </w:rPr>
        <w:t>.</w:t>
      </w:r>
    </w:p>
    <w:p w14:paraId="7933AE78" w14:textId="77777777" w:rsidR="000B5DC0" w:rsidRPr="000B5DC0" w:rsidRDefault="000B5DC0" w:rsidP="000B5DC0">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EB91B04"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שכר המתכנן</w:t>
      </w:r>
    </w:p>
    <w:p w14:paraId="2E4E582C"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תמורת שרותי המתכנן וכל יתר התחייבויותיו לפי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ישלם המזמין למתכנן שכר כמפורט בנספח </w:t>
      </w:r>
      <w:r w:rsidRPr="000B5DC0">
        <w:rPr>
          <w:rFonts w:ascii="Times New Roman" w:eastAsia="Times New Roman" w:hAnsi="Times New Roman" w:cs="David"/>
          <w:bCs/>
          <w:sz w:val="20"/>
          <w:szCs w:val="24"/>
          <w:rtl/>
          <w:lang w:eastAsia="he-IL"/>
        </w:rPr>
        <w:t xml:space="preserve">ד' </w:t>
      </w:r>
      <w:r w:rsidRPr="000B5DC0">
        <w:rPr>
          <w:rFonts w:ascii="Times New Roman" w:eastAsia="Times New Roman" w:hAnsi="Times New Roman" w:cs="David" w:hint="cs"/>
          <w:b/>
          <w:sz w:val="20"/>
          <w:szCs w:val="24"/>
          <w:rtl/>
          <w:lang w:eastAsia="he-IL"/>
        </w:rPr>
        <w:t xml:space="preserve">המצ"ב </w:t>
      </w:r>
      <w:r w:rsidRPr="000B5DC0">
        <w:rPr>
          <w:rFonts w:ascii="Times New Roman" w:eastAsia="Times New Roman" w:hAnsi="Times New Roman" w:cs="David"/>
          <w:sz w:val="20"/>
          <w:szCs w:val="24"/>
          <w:rtl/>
          <w:lang w:eastAsia="he-IL"/>
        </w:rPr>
        <w:t>(להלן: "</w:t>
      </w:r>
      <w:r w:rsidRPr="000B5DC0">
        <w:rPr>
          <w:rFonts w:ascii="Times New Roman" w:eastAsia="Times New Roman" w:hAnsi="Times New Roman" w:cs="David"/>
          <w:b/>
          <w:bCs/>
          <w:sz w:val="20"/>
          <w:szCs w:val="24"/>
          <w:rtl/>
          <w:lang w:eastAsia="he-IL"/>
        </w:rPr>
        <w:t>שכר המתכנן</w:t>
      </w:r>
      <w:r w:rsidRPr="000B5DC0">
        <w:rPr>
          <w:rFonts w:ascii="Times New Roman" w:eastAsia="Times New Roman" w:hAnsi="Times New Roman" w:cs="David"/>
          <w:sz w:val="20"/>
          <w:szCs w:val="24"/>
          <w:rtl/>
          <w:lang w:eastAsia="he-IL"/>
        </w:rPr>
        <w:t>").</w:t>
      </w:r>
    </w:p>
    <w:p w14:paraId="0E996328"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בהוצאות הממשיות בשרותי העזר המפורטים להלן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שא המזמין:</w:t>
      </w:r>
    </w:p>
    <w:p w14:paraId="2D7DC0D6"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הדפסות בתוויין המיועדות להפצה לאחרים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0B5DC0">
        <w:rPr>
          <w:rFonts w:ascii="Times New Roman" w:eastAsia="Times New Roman" w:hAnsi="Times New Roman" w:cs="David" w:hint="cs"/>
          <w:sz w:val="20"/>
          <w:szCs w:val="24"/>
          <w:rtl/>
          <w:lang w:eastAsia="he-IL"/>
        </w:rPr>
        <w:t>ת</w:t>
      </w:r>
      <w:r w:rsidRPr="000B5DC0">
        <w:rPr>
          <w:rFonts w:ascii="Times New Roman" w:eastAsia="Times New Roman" w:hAnsi="Times New Roman" w:cs="David"/>
          <w:sz w:val="20"/>
          <w:szCs w:val="24"/>
          <w:rtl/>
          <w:lang w:eastAsia="he-IL"/>
        </w:rPr>
        <w:t xml:space="preserve"> החזר.</w:t>
      </w:r>
    </w:p>
    <w:p w14:paraId="4C5B9A46"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העתקות שנמסרו ע"י המתכנן למזמין</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לרשויות המוסמכות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ליועצים, למעט העתקות וצילומים שיפיק המתכנן במשרדו.</w:t>
      </w:r>
    </w:p>
    <w:p w14:paraId="713A42AC"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שכפול מסמכים.</w:t>
      </w:r>
    </w:p>
    <w:p w14:paraId="631CB91E"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מודלים, פרוספקטים ופרספקטיבות, המוזמנים לצורכי שיווק (למעט מודלים ופרספקטיבות לצורכי עבודה והחלטה).</w:t>
      </w:r>
    </w:p>
    <w:p w14:paraId="5FF69ED2"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מדידות וצילומי אויר.</w:t>
      </w:r>
    </w:p>
    <w:p w14:paraId="1337BFD9"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קידוחים ובדיקות קרקע.</w:t>
      </w:r>
    </w:p>
    <w:p w14:paraId="5CC7AE57"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שליחויות.</w:t>
      </w:r>
    </w:p>
    <w:p w14:paraId="73781685"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העזר המפורטים בסעיפים 7.2.1 עד 7.2.3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יוזמנו על ידי המתכנן </w:t>
      </w:r>
      <w:r w:rsidRPr="000B5DC0">
        <w:rPr>
          <w:rFonts w:ascii="Times New Roman" w:eastAsia="Times New Roman" w:hAnsi="Times New Roman" w:cs="David" w:hint="cs"/>
          <w:sz w:val="20"/>
          <w:szCs w:val="24"/>
          <w:rtl/>
          <w:lang w:eastAsia="he-IL"/>
        </w:rPr>
        <w:t xml:space="preserve">באמצעות מערכת ניהול פרויקטים </w:t>
      </w:r>
      <w:r w:rsidRPr="000B5DC0">
        <w:rPr>
          <w:rFonts w:ascii="Times New Roman" w:eastAsia="Times New Roman" w:hAnsi="Times New Roman" w:cs="David"/>
          <w:sz w:val="20"/>
          <w:szCs w:val="24"/>
          <w:lang w:eastAsia="he-IL"/>
        </w:rPr>
        <w:t>VIEW</w:t>
      </w:r>
      <w:r w:rsidRPr="000B5DC0">
        <w:rPr>
          <w:rFonts w:ascii="Times New Roman" w:eastAsia="Times New Roman" w:hAnsi="Times New Roman" w:cs="David" w:hint="cs"/>
          <w:sz w:val="20"/>
          <w:szCs w:val="24"/>
          <w:rtl/>
          <w:lang w:eastAsia="he-IL"/>
        </w:rPr>
        <w:t>@ / מערכת רמדורנט מודול ניהול מסמכים (</w:t>
      </w:r>
      <w:r w:rsidRPr="000B5DC0">
        <w:rPr>
          <w:rFonts w:ascii="Times New Roman" w:eastAsia="Times New Roman" w:hAnsi="Times New Roman" w:cs="David"/>
          <w:sz w:val="20"/>
          <w:szCs w:val="24"/>
          <w:lang w:eastAsia="he-IL"/>
        </w:rPr>
        <w:t>DM</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רק ממכונים המאושרים ע"י המזמין לבצע עבודות עבורו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6104E12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על חשבון שכר המתכנן ישולמו למתכנן תשלומי ביניים בש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עורים ובמועדים המפורטים בנספח</w:t>
      </w:r>
      <w:r w:rsidRPr="000B5DC0">
        <w:rPr>
          <w:rFonts w:ascii="Times New Roman" w:eastAsia="Times New Roman" w:hAnsi="Times New Roman" w:cs="David"/>
          <w:bCs/>
          <w:sz w:val="20"/>
          <w:szCs w:val="24"/>
          <w:rtl/>
          <w:lang w:eastAsia="he-IL"/>
        </w:rPr>
        <w:t xml:space="preserve"> ה'</w:t>
      </w:r>
      <w:r w:rsidRPr="000B5DC0">
        <w:rPr>
          <w:rFonts w:ascii="Times New Roman" w:eastAsia="Times New Roman" w:hAnsi="Times New Roman" w:cs="David" w:hint="cs"/>
          <w:sz w:val="20"/>
          <w:szCs w:val="24"/>
          <w:rtl/>
          <w:lang w:eastAsia="he-IL"/>
        </w:rPr>
        <w:t xml:space="preserve"> המצ"ב,</w:t>
      </w:r>
      <w:r w:rsidRPr="000B5DC0">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הבלעדי.</w:t>
      </w:r>
    </w:p>
    <w:p w14:paraId="133D8FB9"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תשלומי הביניים לפי פסקה זו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שלב משלבי שירותי המתכנן ו/או טיב הש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3BBF72C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0B5DC0">
        <w:rPr>
          <w:rFonts w:ascii="Times New Roman" w:eastAsia="Times New Roman" w:hAnsi="Times New Roman" w:cs="David"/>
          <w:sz w:val="20"/>
          <w:szCs w:val="24"/>
          <w:rtl/>
          <w:lang w:eastAsia="he-IL"/>
        </w:rPr>
        <w:t>מוסכם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השכר האמור בנספח </w:t>
      </w:r>
      <w:r w:rsidRPr="000B5DC0">
        <w:rPr>
          <w:rFonts w:ascii="Times New Roman" w:eastAsia="Times New Roman" w:hAnsi="Times New Roman" w:cs="David"/>
          <w:b/>
          <w:bCs/>
          <w:sz w:val="20"/>
          <w:szCs w:val="24"/>
          <w:rtl/>
          <w:lang w:eastAsia="he-IL"/>
        </w:rPr>
        <w:t xml:space="preserve">ד' </w:t>
      </w:r>
      <w:r w:rsidRPr="000B5DC0">
        <w:rPr>
          <w:rFonts w:ascii="Times New Roman" w:eastAsia="Times New Roman" w:hAnsi="Times New Roman" w:cs="David" w:hint="cs"/>
          <w:sz w:val="20"/>
          <w:szCs w:val="24"/>
          <w:rtl/>
          <w:lang w:eastAsia="he-IL"/>
        </w:rPr>
        <w:t xml:space="preserve">המצ"ב, </w:t>
      </w:r>
      <w:r w:rsidRPr="000B5DC0">
        <w:rPr>
          <w:rFonts w:ascii="Times New Roman" w:eastAsia="Times New Roman" w:hAnsi="Times New Roman" w:cs="David"/>
          <w:sz w:val="20"/>
          <w:szCs w:val="24"/>
          <w:rtl/>
          <w:lang w:eastAsia="he-IL"/>
        </w:rPr>
        <w:t>ה</w:t>
      </w:r>
      <w:r w:rsidRPr="000B5DC0">
        <w:rPr>
          <w:rFonts w:ascii="Times New Roman" w:eastAsia="Times New Roman" w:hAnsi="Times New Roman" w:cs="David" w:hint="cs"/>
          <w:sz w:val="20"/>
          <w:szCs w:val="24"/>
          <w:rtl/>
          <w:lang w:eastAsia="he-IL"/>
        </w:rPr>
        <w:t xml:space="preserve">ינו </w:t>
      </w:r>
      <w:r w:rsidRPr="000B5DC0">
        <w:rPr>
          <w:rFonts w:ascii="Times New Roman" w:eastAsia="Times New Roman" w:hAnsi="Times New Roman" w:cs="David"/>
          <w:sz w:val="20"/>
          <w:szCs w:val="24"/>
          <w:rtl/>
          <w:lang w:eastAsia="he-IL"/>
        </w:rPr>
        <w:t xml:space="preserve">סופי </w:t>
      </w:r>
      <w:r w:rsidRPr="000B5DC0">
        <w:rPr>
          <w:rFonts w:ascii="Times New Roman" w:eastAsia="Times New Roman" w:hAnsi="Times New Roman" w:cs="David"/>
          <w:sz w:val="20"/>
          <w:szCs w:val="24"/>
          <w:rtl/>
          <w:lang w:eastAsia="he-IL"/>
        </w:rPr>
        <w:lastRenderedPageBreak/>
        <w:t xml:space="preserve">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B5DC0">
        <w:rPr>
          <w:rFonts w:ascii="Times New Roman" w:eastAsia="Times New Roman" w:hAnsi="Times New Roman" w:cs="David" w:hint="cs"/>
          <w:sz w:val="20"/>
          <w:szCs w:val="24"/>
          <w:rtl/>
          <w:lang w:eastAsia="he-IL"/>
        </w:rPr>
        <w:t xml:space="preserve">זה </w:t>
      </w:r>
      <w:r w:rsidRPr="000B5DC0">
        <w:rPr>
          <w:rFonts w:ascii="Times New Roman" w:eastAsia="Times New Roman" w:hAnsi="Times New Roman" w:cs="David"/>
          <w:sz w:val="20"/>
          <w:szCs w:val="24"/>
          <w:rtl/>
          <w:lang w:eastAsia="he-IL"/>
        </w:rPr>
        <w:t>במפורש אחרת. תנאי לתשלום שכר המתכנן במלואו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הינו המצאת הצהרה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0B5DC0">
        <w:rPr>
          <w:rFonts w:ascii="Times New Roman" w:eastAsia="Times New Roman" w:hAnsi="Times New Roman" w:cs="David"/>
          <w:b/>
          <w:bCs/>
          <w:sz w:val="20"/>
          <w:szCs w:val="24"/>
          <w:rtl/>
          <w:lang w:eastAsia="he-IL"/>
        </w:rPr>
        <w:t>ט'</w:t>
      </w:r>
      <w:r w:rsidRPr="000B5DC0">
        <w:rPr>
          <w:rFonts w:ascii="Times New Roman" w:eastAsia="Times New Roman" w:hAnsi="Times New Roman" w:cs="David"/>
          <w:sz w:val="20"/>
          <w:szCs w:val="24"/>
          <w:rtl/>
          <w:lang w:eastAsia="he-IL"/>
        </w:rPr>
        <w:t xml:space="preserve"> לחוזה זה וכתב היעדר תביעות המצורף כנספח</w:t>
      </w:r>
      <w:r w:rsidRPr="000B5DC0">
        <w:rPr>
          <w:rFonts w:ascii="Times New Roman" w:eastAsia="Times New Roman" w:hAnsi="Times New Roman" w:cs="David"/>
          <w:b/>
          <w:bCs/>
          <w:sz w:val="20"/>
          <w:szCs w:val="24"/>
          <w:rtl/>
          <w:lang w:eastAsia="he-IL"/>
        </w:rPr>
        <w:t xml:space="preserve"> י'</w:t>
      </w:r>
      <w:r w:rsidRPr="000B5DC0">
        <w:rPr>
          <w:rFonts w:ascii="Times New Roman" w:eastAsia="Times New Roman" w:hAnsi="Times New Roman" w:cs="David"/>
          <w:sz w:val="20"/>
          <w:szCs w:val="24"/>
          <w:rtl/>
          <w:lang w:eastAsia="he-IL"/>
        </w:rPr>
        <w:t xml:space="preserve"> לחוזה זה למזמין, חתום ע"י המתכנן ומאומת כנדרש בו.</w:t>
      </w:r>
    </w:p>
    <w:p w14:paraId="3AA38D4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מבלי לפגוע בכלליות האמור בסעיף </w:t>
      </w:r>
      <w:r w:rsidRPr="000B5DC0">
        <w:rPr>
          <w:rFonts w:ascii="Times New Roman" w:eastAsia="Times New Roman" w:hAnsi="Times New Roman" w:cs="David" w:hint="cs"/>
          <w:sz w:val="20"/>
          <w:szCs w:val="24"/>
          <w:rtl/>
          <w:lang w:eastAsia="he-IL"/>
        </w:rPr>
        <w:t>7 לעיל</w:t>
      </w:r>
      <w:r w:rsidRPr="000B5DC0">
        <w:rPr>
          <w:rFonts w:ascii="Times New Roman" w:eastAsia="Times New Roman" w:hAnsi="Times New Roman" w:cs="David"/>
          <w:sz w:val="20"/>
          <w:szCs w:val="24"/>
          <w:rtl/>
          <w:lang w:eastAsia="he-IL"/>
        </w:rPr>
        <w:t>, מוסכם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רכוש ה</w:t>
      </w:r>
      <w:r w:rsidRPr="000B5DC0">
        <w:rPr>
          <w:rFonts w:ascii="Times New Roman" w:eastAsia="Times New Roman" w:hAnsi="Times New Roman" w:cs="David" w:hint="cs"/>
          <w:sz w:val="20"/>
          <w:szCs w:val="24"/>
          <w:rtl/>
          <w:lang w:eastAsia="he-IL"/>
        </w:rPr>
        <w:t>מזמין</w:t>
      </w:r>
      <w:r w:rsidRPr="000B5DC0">
        <w:rPr>
          <w:rFonts w:ascii="Times New Roman" w:eastAsia="Times New Roman" w:hAnsi="Times New Roman" w:cs="David"/>
          <w:sz w:val="20"/>
          <w:szCs w:val="24"/>
          <w:rtl/>
          <w:lang w:eastAsia="he-IL"/>
        </w:rPr>
        <w:t>. מובהר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הפרת סעיף זה על ידי המתכנן תה</w:t>
      </w:r>
      <w:r w:rsidRPr="000B5DC0">
        <w:rPr>
          <w:rFonts w:ascii="Times New Roman" w:eastAsia="Times New Roman" w:hAnsi="Times New Roman" w:cs="David" w:hint="cs"/>
          <w:sz w:val="20"/>
          <w:szCs w:val="24"/>
          <w:rtl/>
          <w:lang w:eastAsia="he-IL"/>
        </w:rPr>
        <w:t>ווה</w:t>
      </w:r>
      <w:r w:rsidRPr="000B5DC0">
        <w:rPr>
          <w:rFonts w:ascii="Times New Roman" w:eastAsia="Times New Roman" w:hAnsi="Times New Roman" w:cs="David"/>
          <w:sz w:val="20"/>
          <w:szCs w:val="24"/>
          <w:rtl/>
          <w:lang w:eastAsia="he-IL"/>
        </w:rPr>
        <w:t xml:space="preserve"> הפרה יסודית של חוזה</w:t>
      </w:r>
      <w:r w:rsidRPr="000B5DC0">
        <w:rPr>
          <w:rFonts w:ascii="Times New Roman" w:eastAsia="Times New Roman" w:hAnsi="Times New Roman" w:cs="David" w:hint="cs"/>
          <w:sz w:val="20"/>
          <w:szCs w:val="24"/>
          <w:rtl/>
          <w:lang w:eastAsia="he-IL"/>
        </w:rPr>
        <w:t xml:space="preserve"> זה. </w:t>
      </w:r>
    </w:p>
    <w:p w14:paraId="2F6F5A66"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תנאים מקדמיים לביצוע תשלום כלשהו ע"ח שכר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הינם הצגת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0B5DC0">
        <w:rPr>
          <w:rFonts w:ascii="Times New Roman" w:eastAsia="Times New Roman" w:hAnsi="Times New Roman" w:cs="David" w:hint="cs"/>
          <w:sz w:val="20"/>
          <w:szCs w:val="24"/>
          <w:rtl/>
          <w:lang w:eastAsia="he-IL"/>
        </w:rPr>
        <w:t>עובר</w:t>
      </w:r>
      <w:r w:rsidRPr="000B5DC0">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5DEBB5B9" w14:textId="77777777" w:rsidR="000B5DC0" w:rsidRPr="000B5DC0" w:rsidRDefault="000B5DC0" w:rsidP="000B5DC0">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36A75CAA"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שנויים בתכנון</w:t>
      </w:r>
    </w:p>
    <w:p w14:paraId="4D9AB32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 דרישת המנהל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42D7F7B9" w14:textId="77777777" w:rsidR="000B5DC0" w:rsidRPr="00F57198"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F57198">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F57198">
        <w:rPr>
          <w:rFonts w:ascii="Times New Roman" w:eastAsia="Times New Roman" w:hAnsi="Times New Roman" w:cs="David" w:hint="cs"/>
          <w:sz w:val="20"/>
          <w:szCs w:val="24"/>
          <w:rtl/>
          <w:lang w:eastAsia="he-IL"/>
        </w:rPr>
        <w:t>ים</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bCs/>
          <w:sz w:val="20"/>
          <w:szCs w:val="24"/>
          <w:rtl/>
          <w:lang w:eastAsia="he-IL"/>
        </w:rPr>
        <w:t>ב' או ג'</w:t>
      </w:r>
      <w:r w:rsidRPr="00F57198">
        <w:rPr>
          <w:rFonts w:ascii="Times New Roman" w:eastAsia="Times New Roman" w:hAnsi="Times New Roman" w:cs="David" w:hint="cs"/>
          <w:b/>
          <w:sz w:val="20"/>
          <w:szCs w:val="24"/>
          <w:rtl/>
          <w:lang w:eastAsia="he-IL"/>
        </w:rPr>
        <w:t xml:space="preserve"> המצ"ב</w:t>
      </w:r>
      <w:r w:rsidRPr="00F57198">
        <w:rPr>
          <w:rFonts w:ascii="Times New Roman" w:eastAsia="Times New Roman" w:hAnsi="Times New Roman" w:cs="David"/>
          <w:sz w:val="20"/>
          <w:szCs w:val="24"/>
          <w:rtl/>
          <w:lang w:eastAsia="he-IL"/>
        </w:rPr>
        <w:t>, וב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רותי המתכנן</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אלמלא השנויים</w:t>
      </w:r>
      <w:r w:rsidRPr="00F57198">
        <w:rPr>
          <w:rFonts w:ascii="Times New Roman" w:eastAsia="Times New Roman" w:hAnsi="Times New Roman" w:cs="David" w:hint="cs"/>
          <w:sz w:val="20"/>
          <w:szCs w:val="24"/>
          <w:rtl/>
          <w:lang w:eastAsia="he-IL"/>
        </w:rPr>
        <w:t xml:space="preserve"> כאמור</w:t>
      </w:r>
      <w:r w:rsidRPr="00F57198">
        <w:rPr>
          <w:rFonts w:ascii="Times New Roman" w:eastAsia="Times New Roman" w:hAnsi="Times New Roman" w:cs="David"/>
          <w:sz w:val="20"/>
          <w:szCs w:val="24"/>
          <w:rtl/>
          <w:lang w:eastAsia="he-IL"/>
        </w:rPr>
        <w:t>, יהיה</w:t>
      </w:r>
      <w:r w:rsidRPr="00F57198">
        <w:rPr>
          <w:rFonts w:ascii="Times New Roman" w:eastAsia="Times New Roman" w:hAnsi="Times New Roman" w:cs="David" w:hint="cs"/>
          <w:sz w:val="20"/>
          <w:szCs w:val="24"/>
          <w:rtl/>
          <w:lang w:eastAsia="he-IL"/>
        </w:rPr>
        <w:t xml:space="preserve"> </w:t>
      </w:r>
      <w:r w:rsidRPr="00F57198">
        <w:rPr>
          <w:rFonts w:ascii="Times New Roman" w:eastAsia="Times New Roman" w:hAnsi="Times New Roman" w:cs="David"/>
          <w:sz w:val="20"/>
          <w:szCs w:val="24"/>
          <w:rtl/>
          <w:lang w:eastAsia="he-IL"/>
        </w:rPr>
        <w:t>זכאי לפיצוי בעד העבודה הנוספת שב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צע עקב השנויים</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hint="cs"/>
          <w:sz w:val="20"/>
          <w:szCs w:val="24"/>
          <w:rtl/>
          <w:lang w:eastAsia="he-IL"/>
        </w:rPr>
        <w:t>כאמור</w:t>
      </w:r>
      <w:r w:rsidRPr="00F57198">
        <w:rPr>
          <w:rFonts w:ascii="Times New Roman" w:eastAsia="Times New Roman" w:hAnsi="Times New Roman" w:cs="David"/>
          <w:sz w:val="20"/>
          <w:szCs w:val="24"/>
          <w:rtl/>
          <w:lang w:eastAsia="he-IL"/>
        </w:rPr>
        <w:t>. הפיצוי ישולם בגין העבודה הנוספת שהמתכנן 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F57198">
        <w:rPr>
          <w:rFonts w:ascii="Times New Roman" w:eastAsia="Times New Roman" w:hAnsi="Times New Roman" w:cs="David" w:hint="cs"/>
          <w:sz w:val="20"/>
          <w:szCs w:val="24"/>
          <w:rtl/>
          <w:lang w:eastAsia="he-IL"/>
        </w:rPr>
        <w:t xml:space="preserve"> </w:t>
      </w:r>
      <w:r w:rsidRPr="00F57198">
        <w:rPr>
          <w:rFonts w:ascii="Times New Roman" w:eastAsia="Times New Roman" w:hAnsi="Times New Roman" w:cs="David"/>
          <w:sz w:val="20"/>
          <w:szCs w:val="24"/>
          <w:rtl/>
          <w:lang w:eastAsia="he-IL"/>
        </w:rPr>
        <w:t xml:space="preserve"> המתכנן ושכר המתכנן. בכל מקרה</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hint="cs"/>
          <w:sz w:val="20"/>
          <w:szCs w:val="24"/>
          <w:rtl/>
          <w:lang w:eastAsia="he-IL"/>
        </w:rPr>
        <w:t>ה</w:t>
      </w:r>
      <w:r w:rsidRPr="00F57198">
        <w:rPr>
          <w:rFonts w:ascii="Times New Roman" w:eastAsia="Times New Roman" w:hAnsi="Times New Roman" w:cs="David"/>
          <w:sz w:val="20"/>
          <w:szCs w:val="24"/>
          <w:rtl/>
          <w:lang w:eastAsia="he-IL"/>
        </w:rPr>
        <w:t>שנויים</w:t>
      </w:r>
      <w:r w:rsidRPr="00F57198">
        <w:rPr>
          <w:rFonts w:ascii="Times New Roman" w:eastAsia="Times New Roman" w:hAnsi="Times New Roman" w:cs="David" w:hint="cs"/>
          <w:sz w:val="20"/>
          <w:szCs w:val="24"/>
          <w:rtl/>
          <w:lang w:eastAsia="he-IL"/>
        </w:rPr>
        <w:t xml:space="preserve"> כאמור, לא יהוו</w:t>
      </w:r>
      <w:r w:rsidRPr="00F57198">
        <w:rPr>
          <w:rFonts w:ascii="Times New Roman" w:eastAsia="Times New Roman" w:hAnsi="Times New Roman" w:cs="David"/>
          <w:sz w:val="20"/>
          <w:szCs w:val="24"/>
          <w:rtl/>
          <w:lang w:eastAsia="he-IL"/>
        </w:rPr>
        <w:t xml:space="preserve"> עילה לש</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נוי בלוח הזמנים</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אלא בא</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 xml:space="preserve">שור המנהל </w:t>
      </w:r>
      <w:r w:rsidRPr="00F57198">
        <w:rPr>
          <w:rFonts w:ascii="Times New Roman" w:eastAsia="Times New Roman" w:hAnsi="Times New Roman" w:cs="David" w:hint="cs"/>
          <w:sz w:val="20"/>
          <w:szCs w:val="24"/>
          <w:rtl/>
          <w:lang w:eastAsia="he-IL"/>
        </w:rPr>
        <w:t>מראש ו</w:t>
      </w:r>
      <w:r w:rsidRPr="00F57198">
        <w:rPr>
          <w:rFonts w:ascii="Times New Roman" w:eastAsia="Times New Roman" w:hAnsi="Times New Roman" w:cs="David"/>
          <w:sz w:val="20"/>
          <w:szCs w:val="24"/>
          <w:rtl/>
          <w:lang w:eastAsia="he-IL"/>
        </w:rPr>
        <w:t>בכתב.</w:t>
      </w:r>
    </w:p>
    <w:p w14:paraId="7247472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על אף</w:t>
      </w:r>
      <w:r w:rsidRPr="000B5DC0">
        <w:rPr>
          <w:rFonts w:ascii="Times New Roman" w:eastAsia="Times New Roman" w:hAnsi="Times New Roman" w:cs="David"/>
          <w:sz w:val="20"/>
          <w:szCs w:val="24"/>
          <w:rtl/>
          <w:lang w:eastAsia="he-IL"/>
        </w:rPr>
        <w:t xml:space="preserve"> האמור בסעיף 8.2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יגיע למתכנן דבר בגין שינויים הנובעים מ:</w:t>
      </w:r>
    </w:p>
    <w:p w14:paraId="33817FEE"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טעות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קוי בתכנון ו/או באומדן של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של היועצים.</w:t>
      </w:r>
    </w:p>
    <w:p w14:paraId="0A15A282"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התכנון אינו התכנון היעיל ביותר.</w:t>
      </w:r>
    </w:p>
    <w:p w14:paraId="7B080EEB"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השינוי מתחייב במישרין או בעקיפין מהפרת איזה מהוראות חוזה זה ע"י המתכנן.</w:t>
      </w:r>
    </w:p>
    <w:p w14:paraId="7F314853"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השינויים מתחייבים מדרישת רשויות מוסמכות. </w:t>
      </w:r>
    </w:p>
    <w:p w14:paraId="20B09B3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להכין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עבור רוכשים שיבקשו זאת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323EE7E4" w14:textId="77777777" w:rsidR="000B5DC0" w:rsidRPr="000B5DC0" w:rsidRDefault="000B5DC0" w:rsidP="000B5DC0">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מחיר השינויים ותנאי התשלום בגין תכנון השינויים </w:t>
      </w:r>
      <w:r w:rsidRPr="000B5DC0">
        <w:rPr>
          <w:rFonts w:ascii="Times New Roman" w:eastAsia="Times New Roman" w:hAnsi="Times New Roman" w:cs="David" w:hint="cs"/>
          <w:sz w:val="20"/>
          <w:szCs w:val="24"/>
          <w:rtl/>
          <w:lang w:eastAsia="he-IL"/>
        </w:rPr>
        <w:t xml:space="preserve">כאמור, </w:t>
      </w:r>
      <w:r w:rsidRPr="000B5DC0">
        <w:rPr>
          <w:rFonts w:ascii="Times New Roman" w:eastAsia="Times New Roman" w:hAnsi="Times New Roman" w:cs="David"/>
          <w:sz w:val="20"/>
          <w:szCs w:val="24"/>
          <w:rtl/>
          <w:lang w:eastAsia="he-IL"/>
        </w:rPr>
        <w:t>יסוכמו בין המתכנן לרוכשים. המתכנן יתקשר עם הרוכש</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רוכש</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בענ</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ין קביעת מחיר השינויים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תובא בפני המנהל והוא יהיה המוסמך להכריע בה.</w:t>
      </w:r>
    </w:p>
    <w:p w14:paraId="3252F30A"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lang w:eastAsia="he-IL"/>
        </w:rPr>
      </w:pPr>
      <w:r w:rsidRPr="000B5DC0">
        <w:rPr>
          <w:rFonts w:ascii="Times New Roman" w:eastAsia="Times New Roman" w:hAnsi="Times New Roman" w:cs="David"/>
          <w:bCs/>
          <w:sz w:val="20"/>
          <w:szCs w:val="24"/>
          <w:u w:val="single"/>
          <w:rtl/>
          <w:lang w:eastAsia="he-IL"/>
        </w:rPr>
        <w:t>אחריות וביטוח</w:t>
      </w:r>
    </w:p>
    <w:p w14:paraId="33429EF9" w14:textId="77777777" w:rsidR="004528C9" w:rsidRPr="00013687" w:rsidRDefault="004528C9" w:rsidP="004528C9">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DD99638" w14:textId="77777777" w:rsidR="004528C9" w:rsidRPr="00013687" w:rsidRDefault="004528C9" w:rsidP="004528C9">
      <w:pPr>
        <w:pStyle w:val="a2"/>
        <w:numPr>
          <w:ilvl w:val="1"/>
          <w:numId w:val="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w:t>
      </w:r>
      <w:r w:rsidRPr="00013687">
        <w:rPr>
          <w:rFonts w:eastAsia="Times New Roman" w:cs="David" w:hint="cs"/>
          <w:color w:val="auto"/>
          <w:szCs w:val="24"/>
          <w:rtl/>
        </w:rPr>
        <w:lastRenderedPageBreak/>
        <w:t>חוזה זה. המתכנן פוטר את המזמין מכל אחריות בגין נזקים שייגרמו כאמור לעיל.</w:t>
      </w:r>
    </w:p>
    <w:p w14:paraId="3F649B11" w14:textId="77777777" w:rsidR="004528C9" w:rsidRPr="00013687" w:rsidRDefault="004528C9" w:rsidP="004528C9">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119DA1E9" w14:textId="77777777" w:rsidR="004528C9" w:rsidRPr="00013687" w:rsidRDefault="004528C9" w:rsidP="004528C9">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67592D1A" w14:textId="77777777" w:rsidR="004528C9" w:rsidRDefault="004528C9" w:rsidP="004528C9">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32426E5" w14:textId="77777777" w:rsidR="00C01318" w:rsidRDefault="00C01318" w:rsidP="00C0131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CF500F8" w14:textId="77777777" w:rsidR="00C77045" w:rsidRPr="00013687" w:rsidRDefault="00C77045" w:rsidP="00C7704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5E332BDE" w14:textId="77777777" w:rsidR="00C77045" w:rsidRDefault="00C77045" w:rsidP="00C77045">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w:t>
      </w:r>
      <w:r>
        <w:rPr>
          <w:rFonts w:ascii="Times New Roman" w:eastAsia="Times New Roman" w:hAnsi="Times New Roman" w:cs="David" w:hint="cs"/>
          <w:sz w:val="20"/>
          <w:szCs w:val="24"/>
          <w:rtl/>
          <w:lang w:eastAsia="he-IL"/>
        </w:rPr>
        <w:lastRenderedPageBreak/>
        <w:t xml:space="preserve">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6C26D490"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28B58E40"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581F037E"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38D5D53C"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7E623E2D"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היועץ על פי הסכם זה.</w:t>
      </w:r>
    </w:p>
    <w:p w14:paraId="19F84D52"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65BAF7C3"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50BFDDCA"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6BAC6213"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4F3B6EFC"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w:t>
      </w:r>
      <w:r>
        <w:rPr>
          <w:rFonts w:ascii="Times New Roman" w:eastAsia="Times New Roman" w:hAnsi="Times New Roman" w:cs="David" w:hint="cs"/>
          <w:sz w:val="20"/>
          <w:szCs w:val="24"/>
          <w:rtl/>
          <w:lang w:eastAsia="he-IL"/>
        </w:rPr>
        <w:lastRenderedPageBreak/>
        <w:t xml:space="preserve">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361D8B98"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26811C17"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421F57FA"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477EDF72" w14:textId="77777777" w:rsidR="00C77045" w:rsidRPr="000B12C4"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12C4">
        <w:rPr>
          <w:rFonts w:ascii="Times New Roman" w:eastAsia="Times New Roman" w:hAnsi="Times New Roman" w:cs="David"/>
          <w:sz w:val="20"/>
          <w:szCs w:val="24"/>
          <w:rtl/>
          <w:lang w:eastAsia="he-IL"/>
        </w:rPr>
        <w:lastRenderedPageBreak/>
        <w:t>הפרת סעיף זה על כל תנאיו תיחשב להפרה יסודית של ההסכם.</w:t>
      </w:r>
    </w:p>
    <w:p w14:paraId="694EF925" w14:textId="77777777" w:rsidR="000B5DC0" w:rsidRPr="000B5DC0" w:rsidRDefault="00C77045" w:rsidP="000B5DC0">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r w:rsidRPr="00013687" w:rsidDel="00C77045">
        <w:rPr>
          <w:rFonts w:ascii="Times New Roman" w:eastAsia="Times New Roman" w:hAnsi="Times New Roman" w:cs="David" w:hint="cs"/>
          <w:b/>
          <w:bCs/>
          <w:sz w:val="20"/>
          <w:szCs w:val="24"/>
          <w:u w:val="single"/>
          <w:rtl/>
          <w:lang w:eastAsia="he-IL"/>
        </w:rPr>
        <w:t xml:space="preserve"> </w:t>
      </w:r>
    </w:p>
    <w:p w14:paraId="15B8ED64"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אספקת תכניות</w:t>
      </w:r>
    </w:p>
    <w:p w14:paraId="7277CCD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בכל עת במהלך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וכן בתקופת הבדק של העבודות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0B5DC0">
        <w:rPr>
          <w:rFonts w:ascii="Times New Roman" w:eastAsia="Times New Roman" w:hAnsi="Times New Roman" w:cs="David"/>
          <w:b/>
          <w:bCs/>
          <w:sz w:val="20"/>
          <w:szCs w:val="24"/>
          <w:rtl/>
          <w:lang w:eastAsia="he-IL"/>
        </w:rPr>
        <w:t>ח'</w:t>
      </w:r>
      <w:r w:rsidRPr="000B5DC0">
        <w:rPr>
          <w:rFonts w:ascii="Times New Roman" w:eastAsia="Times New Roman" w:hAnsi="Times New Roman" w:cs="David"/>
          <w:sz w:val="20"/>
          <w:szCs w:val="24"/>
          <w:rtl/>
          <w:lang w:eastAsia="he-IL"/>
        </w:rPr>
        <w:t xml:space="preserve"> לחוזה זה, ובמידה והדרישה מתייחסת לתכניות שאינ</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בידו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יערכ</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המתכנן בהקדם האפשרי וימסר</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למזמין.</w:t>
      </w:r>
    </w:p>
    <w:p w14:paraId="78FA918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עם גמר שרותי </w:t>
      </w:r>
      <w:r w:rsidRPr="000B5DC0">
        <w:rPr>
          <w:rFonts w:ascii="Times New Roman" w:eastAsia="Times New Roman" w:hAnsi="Times New Roman" w:cs="David" w:hint="cs"/>
          <w:sz w:val="20"/>
          <w:szCs w:val="24"/>
          <w:rtl/>
          <w:lang w:eastAsia="he-IL"/>
        </w:rPr>
        <w:t>המתכנן,</w:t>
      </w:r>
      <w:r w:rsidRPr="000B5DC0">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הסופי בשטח </w:t>
      </w:r>
      <w:r w:rsidRPr="000B5DC0">
        <w:rPr>
          <w:rFonts w:ascii="Times New Roman" w:eastAsia="Times New Roman" w:hAnsi="Times New Roman" w:cs="David"/>
          <w:color w:val="000000"/>
          <w:sz w:val="20"/>
          <w:szCs w:val="24"/>
          <w:lang w:eastAsia="he-IL"/>
        </w:rPr>
        <w:t>(AS MADE)</w:t>
      </w:r>
      <w:r w:rsidRPr="000B5DC0">
        <w:rPr>
          <w:rFonts w:ascii="Times New Roman" w:eastAsia="Times New Roman" w:hAnsi="Times New Roman" w:cs="David"/>
          <w:sz w:val="20"/>
          <w:szCs w:val="24"/>
          <w:rtl/>
          <w:lang w:eastAsia="he-IL"/>
        </w:rPr>
        <w:t xml:space="preserve">, למעט שינויי דיירים, </w:t>
      </w:r>
      <w:r w:rsidRPr="000B5DC0">
        <w:rPr>
          <w:rFonts w:ascii="Times New Roman" w:eastAsia="Times New Roman" w:hAnsi="Times New Roman" w:cs="David" w:hint="cs"/>
          <w:sz w:val="20"/>
          <w:szCs w:val="24"/>
          <w:rtl/>
          <w:lang w:eastAsia="he-IL"/>
        </w:rPr>
        <w:t xml:space="preserve">וקבצים </w:t>
      </w:r>
      <w:r w:rsidRPr="000B5DC0">
        <w:rPr>
          <w:rFonts w:ascii="Times New Roman" w:eastAsia="Times New Roman" w:hAnsi="Times New Roman" w:cs="David"/>
          <w:sz w:val="20"/>
          <w:szCs w:val="24"/>
          <w:rtl/>
          <w:lang w:eastAsia="he-IL"/>
        </w:rPr>
        <w:t>המכילים את התכנון במדיה ממוחשבת.</w:t>
      </w:r>
    </w:p>
    <w:p w14:paraId="3FADA2B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0B5DC0">
        <w:rPr>
          <w:rFonts w:ascii="Times New Roman" w:eastAsia="Times New Roman" w:hAnsi="Times New Roman" w:cs="David" w:hint="cs"/>
          <w:sz w:val="20"/>
          <w:szCs w:val="24"/>
          <w:rtl/>
          <w:lang w:eastAsia="he-IL"/>
        </w:rPr>
        <w:t>הקבצים</w:t>
      </w:r>
      <w:r w:rsidRPr="000B5DC0">
        <w:rPr>
          <w:rFonts w:ascii="Times New Roman" w:eastAsia="Times New Roman" w:hAnsi="Times New Roman" w:cs="David"/>
          <w:sz w:val="20"/>
          <w:szCs w:val="24"/>
          <w:rtl/>
          <w:lang w:eastAsia="he-IL"/>
        </w:rPr>
        <w:t xml:space="preserve"> כשה</w:t>
      </w:r>
      <w:r w:rsidRPr="000B5DC0">
        <w:rPr>
          <w:rFonts w:ascii="Times New Roman" w:eastAsia="Times New Roman" w:hAnsi="Times New Roman" w:cs="David" w:hint="cs"/>
          <w:sz w:val="20"/>
          <w:szCs w:val="24"/>
          <w:rtl/>
          <w:lang w:eastAsia="he-IL"/>
        </w:rPr>
        <w:t>ם</w:t>
      </w:r>
      <w:r w:rsidRPr="000B5DC0">
        <w:rPr>
          <w:rFonts w:ascii="Times New Roman" w:eastAsia="Times New Roman" w:hAnsi="Times New Roman" w:cs="David"/>
          <w:sz w:val="20"/>
          <w:szCs w:val="24"/>
          <w:rtl/>
          <w:lang w:eastAsia="he-IL"/>
        </w:rPr>
        <w:t xml:space="preserve"> מעודכנ</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034802A7"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7C9A6EAC"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המתכנן לא יהיה זכאי לכל תשלום נוסף בעד תכניות שימסור למזמין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סעיף 10 זה.</w:t>
      </w:r>
    </w:p>
    <w:p w14:paraId="4B94AA8E" w14:textId="77777777" w:rsidR="00C01318" w:rsidRPr="000B5DC0" w:rsidRDefault="000B5DC0" w:rsidP="00E03315">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זכות הקניין בכל התכניות שייכת למזמין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ובלבד ששולם שכר המתכנן בהתאם להוראות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215FF3E9" w14:textId="77777777" w:rsidR="000B5DC0" w:rsidRPr="000B5DC0" w:rsidRDefault="000B5DC0" w:rsidP="000B5DC0">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מעמד המתכנן</w:t>
      </w:r>
    </w:p>
    <w:p w14:paraId="791D01D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t>מוסכם ומובהר על ידי הצדדים לחוזה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0B5DC0">
        <w:rPr>
          <w:rFonts w:ascii="Times New Roman" w:eastAsia="Times New Roman" w:hAnsi="Times New Roman" w:cs="David" w:hint="cs"/>
          <w:sz w:val="20"/>
          <w:szCs w:val="24"/>
          <w:rtl/>
          <w:lang w:eastAsia="he-IL"/>
        </w:rPr>
        <w:t xml:space="preserve"> של המתכנן</w:t>
      </w:r>
      <w:r w:rsidRPr="000B5DC0">
        <w:rPr>
          <w:rFonts w:ascii="Times New Roman" w:eastAsia="Times New Roman" w:hAnsi="Times New Roman" w:cs="David"/>
          <w:sz w:val="20"/>
          <w:szCs w:val="24"/>
          <w:rtl/>
          <w:lang w:eastAsia="he-IL"/>
        </w:rPr>
        <w:t>.</w:t>
      </w:r>
    </w:p>
    <w:p w14:paraId="68DB966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אין ולא יהיו יחסי עובד-מעביד בין המזמין ובין </w:t>
      </w:r>
      <w:r w:rsidRPr="000B5DC0">
        <w:rPr>
          <w:rFonts w:ascii="Times New Roman" w:eastAsia="Times New Roman" w:hAnsi="Times New Roman" w:cs="David"/>
          <w:color w:val="000000"/>
          <w:sz w:val="24"/>
          <w:szCs w:val="24"/>
          <w:rtl/>
          <w:lang w:eastAsia="he-IL"/>
        </w:rPr>
        <w:t xml:space="preserve">המתכנן ו/או </w:t>
      </w:r>
      <w:r w:rsidRPr="000B5DC0">
        <w:rPr>
          <w:rFonts w:ascii="Times New Roman" w:eastAsia="Times New Roman" w:hAnsi="Times New Roman" w:cs="David" w:hint="cs"/>
          <w:color w:val="000000"/>
          <w:sz w:val="24"/>
          <w:szCs w:val="24"/>
          <w:rtl/>
          <w:lang w:eastAsia="he-IL"/>
        </w:rPr>
        <w:t>מי מטעמו ו</w:t>
      </w:r>
      <w:r w:rsidRPr="000B5DC0">
        <w:rPr>
          <w:rFonts w:ascii="Times New Roman" w:eastAsia="Times New Roman" w:hAnsi="Times New Roman" w:cs="David"/>
          <w:color w:val="000000"/>
          <w:sz w:val="24"/>
          <w:szCs w:val="24"/>
          <w:rtl/>
          <w:lang w:eastAsia="he-IL"/>
        </w:rPr>
        <w:t xml:space="preserve">בין המזמין לבין עובדי </w:t>
      </w:r>
      <w:r w:rsidRPr="000B5DC0">
        <w:rPr>
          <w:rFonts w:ascii="Times New Roman" w:eastAsia="Times New Roman" w:hAnsi="Times New Roman" w:cs="David" w:hint="cs"/>
          <w:color w:val="000000"/>
          <w:sz w:val="24"/>
          <w:szCs w:val="24"/>
          <w:rtl/>
          <w:lang w:eastAsia="he-IL"/>
        </w:rPr>
        <w:t xml:space="preserve"> המתכנן ו/או מי מטעמיהם</w:t>
      </w:r>
      <w:r w:rsidRPr="000B5DC0">
        <w:rPr>
          <w:rFonts w:ascii="Times New Roman" w:eastAsia="Times New Roman" w:hAnsi="Times New Roman" w:cs="David"/>
          <w:color w:val="000000"/>
          <w:sz w:val="24"/>
          <w:szCs w:val="24"/>
          <w:rtl/>
          <w:lang w:eastAsia="he-IL"/>
        </w:rPr>
        <w:t xml:space="preserve"> </w:t>
      </w:r>
      <w:r w:rsidRPr="000B5DC0">
        <w:rPr>
          <w:rFonts w:ascii="Times New Roman" w:eastAsia="Times New Roman" w:hAnsi="Times New Roman" w:cs="David"/>
          <w:sz w:val="20"/>
          <w:szCs w:val="24"/>
          <w:rtl/>
          <w:lang w:eastAsia="he-IL"/>
        </w:rPr>
        <w:t>ואין בהוראות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ליצור בין המתכנן ו/או מי מעובדיו</w:t>
      </w:r>
      <w:r w:rsidRPr="000B5DC0">
        <w:rPr>
          <w:rFonts w:ascii="Times New Roman" w:eastAsia="Times New Roman" w:hAnsi="Times New Roman" w:cs="David" w:hint="cs"/>
          <w:sz w:val="20"/>
          <w:szCs w:val="24"/>
          <w:rtl/>
          <w:lang w:eastAsia="he-IL"/>
        </w:rPr>
        <w:t xml:space="preserve"> ו/או מי מטעמו</w:t>
      </w:r>
      <w:r w:rsidRPr="000B5DC0">
        <w:rPr>
          <w:rFonts w:ascii="Times New Roman" w:eastAsia="Times New Roman" w:hAnsi="Times New Roman" w:cs="David"/>
          <w:sz w:val="20"/>
          <w:szCs w:val="24"/>
          <w:rtl/>
          <w:lang w:eastAsia="he-IL"/>
        </w:rPr>
        <w:t xml:space="preserve"> לבין המזמין ו/או המנהל ו/או מי מטעמו יחסי עובד מעביד</w:t>
      </w:r>
      <w:r w:rsidRPr="000B5DC0">
        <w:rPr>
          <w:rFonts w:ascii="Times New Roman" w:eastAsia="Times New Roman" w:hAnsi="Times New Roman" w:cs="David"/>
          <w:color w:val="000000"/>
          <w:sz w:val="24"/>
          <w:szCs w:val="24"/>
          <w:rtl/>
          <w:lang w:eastAsia="he-IL"/>
        </w:rPr>
        <w:t>, לכל ענין ודבר. בכלל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מוסכם ומובהר בין הצדדים</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0B5DC0">
        <w:rPr>
          <w:rFonts w:ascii="Times New Roman" w:eastAsia="Times New Roman" w:hAnsi="Times New Roman" w:cs="David" w:hint="cs"/>
          <w:color w:val="000000"/>
          <w:sz w:val="24"/>
          <w:szCs w:val="24"/>
          <w:rtl/>
          <w:lang w:eastAsia="he-IL"/>
        </w:rPr>
        <w:t>ל פ</w:t>
      </w:r>
      <w:r w:rsidRPr="000B5DC0">
        <w:rPr>
          <w:rFonts w:ascii="Times New Roman" w:eastAsia="Times New Roman" w:hAnsi="Times New Roman" w:cs="David"/>
          <w:color w:val="000000"/>
          <w:sz w:val="24"/>
          <w:szCs w:val="24"/>
          <w:rtl/>
          <w:lang w:eastAsia="he-IL"/>
        </w:rPr>
        <w:t>י הדין ו/או מכח צו הרחבה ו/או מכח הסכם כלשהו על עובד</w:t>
      </w:r>
      <w:r w:rsidRPr="000B5DC0">
        <w:rPr>
          <w:rFonts w:ascii="Times New Roman" w:eastAsia="Times New Roman" w:hAnsi="Times New Roman" w:cs="David" w:hint="cs"/>
          <w:sz w:val="20"/>
          <w:szCs w:val="24"/>
          <w:rtl/>
          <w:lang w:eastAsia="he-IL"/>
        </w:rPr>
        <w:t>.</w:t>
      </w:r>
    </w:p>
    <w:p w14:paraId="4B25C16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t>מוסכם בזה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המתכנן ו/או עובדיו</w:t>
      </w:r>
      <w:r w:rsidRPr="000B5DC0">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0B5DC0">
        <w:rPr>
          <w:rFonts w:ascii="Times New Roman" w:eastAsia="Times New Roman" w:hAnsi="Times New Roman" w:cs="David"/>
          <w:color w:val="000000"/>
          <w:sz w:val="24"/>
          <w:szCs w:val="24"/>
          <w:rtl/>
          <w:lang w:eastAsia="he-IL"/>
        </w:rPr>
        <w:t xml:space="preserve"> מוותרים על כל טענות ו/או</w:t>
      </w:r>
      <w:r w:rsidRPr="000B5DC0">
        <w:rPr>
          <w:rFonts w:ascii="Times New Roman" w:eastAsia="Times New Roman" w:hAnsi="Times New Roman" w:cs="David" w:hint="cs"/>
          <w:color w:val="000000"/>
          <w:sz w:val="24"/>
          <w:szCs w:val="24"/>
          <w:rtl/>
          <w:lang w:eastAsia="he-IL"/>
        </w:rPr>
        <w:t xml:space="preserve"> דרישות ו/או </w:t>
      </w:r>
      <w:r w:rsidRPr="000B5DC0">
        <w:rPr>
          <w:rFonts w:ascii="Times New Roman" w:eastAsia="Times New Roman" w:hAnsi="Times New Roman" w:cs="David" w:hint="cs"/>
          <w:color w:val="000000"/>
          <w:sz w:val="24"/>
          <w:szCs w:val="24"/>
          <w:rtl/>
          <w:lang w:eastAsia="he-IL"/>
        </w:rPr>
        <w:lastRenderedPageBreak/>
        <w:t>תלונות ו/או</w:t>
      </w:r>
      <w:r w:rsidRPr="000B5DC0">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0279CAB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 ומתחייב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ישא לבדו </w:t>
      </w:r>
      <w:r w:rsidRPr="000B5DC0">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0B5DC0">
        <w:rPr>
          <w:rFonts w:ascii="Times New Roman" w:eastAsia="Times New Roman" w:hAnsi="Times New Roman" w:cs="David" w:hint="cs"/>
          <w:color w:val="000000"/>
          <w:sz w:val="24"/>
          <w:szCs w:val="24"/>
          <w:rtl/>
          <w:lang w:eastAsia="he-IL"/>
        </w:rPr>
        <w:t>ל פי</w:t>
      </w:r>
      <w:r w:rsidRPr="000B5DC0">
        <w:rPr>
          <w:rFonts w:ascii="Times New Roman" w:eastAsia="Times New Roman" w:hAnsi="Times New Roman" w:cs="David"/>
          <w:color w:val="000000"/>
          <w:sz w:val="24"/>
          <w:szCs w:val="24"/>
          <w:rtl/>
          <w:lang w:eastAsia="he-IL"/>
        </w:rPr>
        <w:t xml:space="preserve"> חוזה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ובכלל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sz w:val="20"/>
          <w:szCs w:val="24"/>
          <w:rtl/>
          <w:lang w:eastAsia="he-IL"/>
        </w:rPr>
        <w:t xml:space="preserve"> תשלומי מס הכנסה והב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טוח הלאומי שהוא חב בגין מתן שרותי המתכנן.</w:t>
      </w:r>
    </w:p>
    <w:p w14:paraId="1563763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טוח לאומי, תשלומים לקרנות איגודים מקצוע</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23BB401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0B5DC0">
        <w:rPr>
          <w:rFonts w:ascii="Times New Roman" w:eastAsia="Times New Roman" w:hAnsi="Times New Roman" w:cs="David"/>
          <w:color w:val="000000"/>
          <w:sz w:val="24"/>
          <w:szCs w:val="24"/>
          <w:rtl/>
          <w:lang w:eastAsia="he-IL"/>
        </w:rPr>
        <w:t>מבלי לגרוע מ</w:t>
      </w:r>
      <w:r w:rsidRPr="000B5DC0">
        <w:rPr>
          <w:rFonts w:ascii="Times New Roman" w:eastAsia="Times New Roman" w:hAnsi="Times New Roman" w:cs="David" w:hint="cs"/>
          <w:color w:val="000000"/>
          <w:sz w:val="24"/>
          <w:szCs w:val="24"/>
          <w:rtl/>
          <w:lang w:eastAsia="he-IL"/>
        </w:rPr>
        <w:t xml:space="preserve">כלליות </w:t>
      </w:r>
      <w:r w:rsidRPr="000B5DC0">
        <w:rPr>
          <w:rFonts w:ascii="Times New Roman" w:eastAsia="Times New Roman" w:hAnsi="Times New Roman" w:cs="David"/>
          <w:color w:val="000000"/>
          <w:sz w:val="24"/>
          <w:szCs w:val="24"/>
          <w:rtl/>
          <w:lang w:eastAsia="he-IL"/>
        </w:rPr>
        <w:t>האמור לעיל, המתכנן מצהיר ומתחייב</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אם י</w:t>
      </w:r>
      <w:r w:rsidRPr="000B5DC0">
        <w:rPr>
          <w:rFonts w:ascii="Times New Roman" w:eastAsia="Times New Roman" w:hAnsi="Times New Roman" w:cs="David" w:hint="cs"/>
          <w:color w:val="000000"/>
          <w:sz w:val="24"/>
          <w:szCs w:val="24"/>
          <w:rtl/>
          <w:lang w:eastAsia="he-IL"/>
        </w:rPr>
        <w:t>י</w:t>
      </w:r>
      <w:r w:rsidRPr="000B5DC0">
        <w:rPr>
          <w:rFonts w:ascii="Times New Roman" w:eastAsia="Times New Roman" w:hAnsi="Times New Roman" w:cs="David"/>
          <w:color w:val="000000"/>
          <w:sz w:val="24"/>
          <w:szCs w:val="24"/>
          <w:rtl/>
          <w:lang w:eastAsia="he-IL"/>
        </w:rPr>
        <w:t>דרש המזמין על ידי המתכנן ו/או על ידי מי מ</w:t>
      </w:r>
      <w:r w:rsidRPr="000B5DC0">
        <w:rPr>
          <w:rFonts w:ascii="Times New Roman" w:eastAsia="Times New Roman" w:hAnsi="Times New Roman" w:cs="David" w:hint="cs"/>
          <w:color w:val="000000"/>
          <w:sz w:val="24"/>
          <w:szCs w:val="24"/>
          <w:rtl/>
          <w:lang w:eastAsia="he-IL"/>
        </w:rPr>
        <w:t>שלוחיו ו/או עובדיו</w:t>
      </w:r>
      <w:r w:rsidRPr="000B5DC0">
        <w:rPr>
          <w:rFonts w:ascii="Times New Roman" w:eastAsia="Times New Roman" w:hAnsi="Times New Roman" w:cs="David"/>
          <w:color w:val="000000"/>
          <w:sz w:val="24"/>
          <w:szCs w:val="24"/>
          <w:rtl/>
          <w:lang w:eastAsia="he-IL"/>
        </w:rPr>
        <w:t xml:space="preserve"> ו/או</w:t>
      </w:r>
      <w:r w:rsidRPr="000B5DC0">
        <w:rPr>
          <w:rFonts w:ascii="Times New Roman" w:eastAsia="Times New Roman" w:hAnsi="Times New Roman" w:cs="David" w:hint="cs"/>
          <w:color w:val="000000"/>
          <w:sz w:val="24"/>
          <w:szCs w:val="24"/>
          <w:rtl/>
          <w:lang w:eastAsia="he-IL"/>
        </w:rPr>
        <w:t xml:space="preserve"> אחר מטעמו ו/או</w:t>
      </w:r>
      <w:r w:rsidRPr="000B5DC0">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ייחשב </w:t>
      </w:r>
      <w:r w:rsidRPr="000B5DC0">
        <w:rPr>
          <w:rFonts w:ascii="Times New Roman" w:eastAsia="Times New Roman" w:hAnsi="Times New Roman" w:cs="David" w:hint="cs"/>
          <w:color w:val="000000"/>
          <w:sz w:val="24"/>
          <w:szCs w:val="24"/>
          <w:rtl/>
          <w:lang w:eastAsia="he-IL"/>
        </w:rPr>
        <w:t>כ</w:t>
      </w:r>
      <w:r w:rsidRPr="000B5DC0">
        <w:rPr>
          <w:rFonts w:ascii="Times New Roman" w:eastAsia="Times New Roman" w:hAnsi="Times New Roman" w:cs="David"/>
          <w:color w:val="000000"/>
          <w:sz w:val="24"/>
          <w:szCs w:val="24"/>
          <w:rtl/>
          <w:lang w:eastAsia="he-IL"/>
        </w:rPr>
        <w:t xml:space="preserve">חוב המגיע למזמין מאת המתכנן על פי הוראות חוזה זה, אשר המזמין </w:t>
      </w:r>
      <w:r w:rsidRPr="000B5DC0">
        <w:rPr>
          <w:rFonts w:ascii="Times New Roman" w:eastAsia="Times New Roman" w:hAnsi="Times New Roman" w:cs="David"/>
          <w:color w:val="000000"/>
          <w:sz w:val="24"/>
          <w:szCs w:val="24"/>
          <w:rtl/>
          <w:lang w:eastAsia="he-IL"/>
        </w:rPr>
        <w:lastRenderedPageBreak/>
        <w:t>רשאי לקזז בגינו סכומים ע"ח התמורה המגיעה למתכנן.</w:t>
      </w:r>
    </w:p>
    <w:p w14:paraId="619601CD"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t>בשים לב לאמור לעיל, אם יקבע פורום מוסמך כלשהו</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0B5DC0">
        <w:rPr>
          <w:rFonts w:ascii="Times New Roman" w:eastAsia="Times New Roman" w:hAnsi="Times New Roman" w:cs="David" w:hint="cs"/>
          <w:color w:val="000000"/>
          <w:sz w:val="24"/>
          <w:szCs w:val="24"/>
          <w:rtl/>
          <w:lang w:eastAsia="he-IL"/>
        </w:rPr>
        <w:t xml:space="preserve"> ו/או מי משלוחיו ו/או אחר מטעמו</w:t>
      </w:r>
      <w:r w:rsidRPr="000B5DC0">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B5DC0">
        <w:rPr>
          <w:rFonts w:ascii="Times New Roman" w:eastAsia="Times New Roman" w:hAnsi="Times New Roman" w:cs="David" w:hint="cs"/>
          <w:color w:val="000000"/>
          <w:sz w:val="24"/>
          <w:szCs w:val="24"/>
          <w:rtl/>
          <w:lang w:eastAsia="he-IL"/>
        </w:rPr>
        <w:t>.</w:t>
      </w:r>
    </w:p>
    <w:p w14:paraId="52CFFAB3" w14:textId="77777777" w:rsidR="000B5DC0" w:rsidRPr="000B5DC0" w:rsidRDefault="000B5DC0" w:rsidP="000B5DC0">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הבאת החוזה לגמר או ביטולו</w:t>
      </w:r>
    </w:p>
    <w:p w14:paraId="0FD18E1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75446210" w14:textId="77777777" w:rsidR="000B5DC0" w:rsidRPr="000B5DC0" w:rsidRDefault="000B5DC0" w:rsidP="000B5DC0">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על אף האמור בכל מקום אחר בחוזה </w:t>
      </w:r>
      <w:r w:rsidRPr="000B5DC0">
        <w:rPr>
          <w:rFonts w:ascii="Times New Roman" w:eastAsia="Times New Roman" w:hAnsi="Times New Roman" w:cs="David" w:hint="cs"/>
          <w:sz w:val="20"/>
          <w:szCs w:val="24"/>
          <w:rtl/>
          <w:lang w:eastAsia="he-IL"/>
        </w:rPr>
        <w:t xml:space="preserve">זה על נספחיו, </w:t>
      </w:r>
      <w:r w:rsidRPr="000B5DC0">
        <w:rPr>
          <w:rFonts w:ascii="Times New Roman" w:eastAsia="Times New Roman" w:hAnsi="Times New Roman" w:cs="David"/>
          <w:sz w:val="20"/>
          <w:szCs w:val="24"/>
          <w:rtl/>
          <w:lang w:eastAsia="he-IL"/>
        </w:rPr>
        <w:t>רשאי המזמין,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0B5DC0">
        <w:rPr>
          <w:rFonts w:ascii="Times New Roman" w:eastAsia="Times New Roman" w:hAnsi="Times New Roman" w:cs="David" w:hint="cs"/>
          <w:sz w:val="20"/>
          <w:szCs w:val="24"/>
          <w:rtl/>
          <w:lang w:eastAsia="he-IL"/>
        </w:rPr>
        <w:t>-7</w:t>
      </w:r>
      <w:r w:rsidRPr="000B5DC0">
        <w:rPr>
          <w:rFonts w:ascii="Times New Roman" w:eastAsia="Times New Roman" w:hAnsi="Times New Roman" w:cs="David"/>
          <w:sz w:val="20"/>
          <w:szCs w:val="24"/>
          <w:rtl/>
          <w:lang w:eastAsia="he-IL"/>
        </w:rPr>
        <w:t xml:space="preserve"> י</w:t>
      </w:r>
      <w:r w:rsidRPr="000B5DC0">
        <w:rPr>
          <w:rFonts w:ascii="Times New Roman" w:eastAsia="Times New Roman" w:hAnsi="Times New Roman" w:cs="David" w:hint="cs"/>
          <w:sz w:val="20"/>
          <w:szCs w:val="24"/>
          <w:rtl/>
          <w:lang w:eastAsia="he-IL"/>
        </w:rPr>
        <w:t>מים</w:t>
      </w:r>
      <w:r w:rsidRPr="000B5DC0">
        <w:rPr>
          <w:rFonts w:ascii="Times New Roman" w:eastAsia="Times New Roman" w:hAnsi="Times New Roman" w:cs="David"/>
          <w:sz w:val="20"/>
          <w:szCs w:val="24"/>
          <w:rtl/>
          <w:lang w:eastAsia="he-IL"/>
        </w:rPr>
        <w:t xml:space="preserve"> מיום משלוחה (להלן: "</w:t>
      </w:r>
      <w:r w:rsidRPr="000B5DC0">
        <w:rPr>
          <w:rFonts w:ascii="Times New Roman" w:eastAsia="Times New Roman" w:hAnsi="Times New Roman" w:cs="David"/>
          <w:b/>
          <w:bCs/>
          <w:sz w:val="20"/>
          <w:szCs w:val="24"/>
          <w:rtl/>
          <w:lang w:eastAsia="he-IL"/>
        </w:rPr>
        <w:t>תאריך הפסקת השרות</w:t>
      </w:r>
      <w:r w:rsidRPr="000B5DC0">
        <w:rPr>
          <w:rFonts w:ascii="Times New Roman" w:eastAsia="Times New Roman" w:hAnsi="Times New Roman" w:cs="David"/>
          <w:sz w:val="20"/>
          <w:szCs w:val="24"/>
          <w:rtl/>
          <w:lang w:eastAsia="he-IL"/>
        </w:rPr>
        <w:t>").</w:t>
      </w:r>
    </w:p>
    <w:p w14:paraId="5B7306FB" w14:textId="77777777" w:rsidR="000B5DC0" w:rsidRPr="000B5DC0" w:rsidRDefault="000B5DC0" w:rsidP="000B5DC0">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צע עד לתאריך הפסקת הש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לפי השיעור המפורט בנספחים </w:t>
      </w:r>
      <w:r w:rsidRPr="000B5DC0">
        <w:rPr>
          <w:rFonts w:ascii="Times New Roman" w:eastAsia="Times New Roman" w:hAnsi="Times New Roman" w:cs="David"/>
          <w:bCs/>
          <w:sz w:val="20"/>
          <w:szCs w:val="24"/>
          <w:rtl/>
          <w:lang w:eastAsia="he-IL"/>
        </w:rPr>
        <w:t>ד' ו - ה'</w:t>
      </w:r>
      <w:r w:rsidRPr="000B5DC0">
        <w:rPr>
          <w:rFonts w:ascii="Times New Roman" w:eastAsia="Times New Roman" w:hAnsi="Times New Roman" w:cs="David"/>
          <w:sz w:val="20"/>
          <w:szCs w:val="24"/>
          <w:rtl/>
          <w:lang w:eastAsia="he-IL"/>
        </w:rPr>
        <w:t>. במקרה שבוצע חלק של קטע ו/או שלב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ישולם חלק יחסי מתאים מהשכר הקבוע בנספחים </w:t>
      </w:r>
      <w:r w:rsidRPr="000B5DC0">
        <w:rPr>
          <w:rFonts w:ascii="Times New Roman" w:eastAsia="Times New Roman" w:hAnsi="Times New Roman" w:cs="David"/>
          <w:bCs/>
          <w:sz w:val="20"/>
          <w:szCs w:val="24"/>
          <w:rtl/>
          <w:lang w:eastAsia="he-IL"/>
        </w:rPr>
        <w:t xml:space="preserve">ד' ו-ה' </w:t>
      </w:r>
      <w:r w:rsidRPr="000B5DC0">
        <w:rPr>
          <w:rFonts w:ascii="Times New Roman" w:eastAsia="Times New Roman" w:hAnsi="Times New Roman" w:cs="David"/>
          <w:sz w:val="20"/>
          <w:szCs w:val="24"/>
          <w:rtl/>
          <w:lang w:eastAsia="he-IL"/>
        </w:rPr>
        <w:t>לאותו שלב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כפי שיקבע המנהל.</w:t>
      </w:r>
    </w:p>
    <w:p w14:paraId="66DFBF18"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הודעה בדבר הבאת החוזה לידי גמר כאמור בסעיף 12.1.1 לעיל לא תשמש עילה למתכנן לתביעת פיצויים כלשהם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לטענה </w:t>
      </w:r>
      <w:r w:rsidRPr="000B5DC0">
        <w:rPr>
          <w:rFonts w:ascii="Times New Roman" w:eastAsia="Times New Roman" w:hAnsi="Times New Roman" w:cs="David" w:hint="cs"/>
          <w:sz w:val="20"/>
          <w:szCs w:val="24"/>
          <w:rtl/>
          <w:lang w:eastAsia="he-IL"/>
        </w:rPr>
        <w:t>ו/או דרישה ו/או תלונה ו/</w:t>
      </w:r>
      <w:r w:rsidRPr="000B5DC0">
        <w:rPr>
          <w:rFonts w:ascii="Times New Roman" w:eastAsia="Times New Roman" w:hAnsi="Times New Roman" w:cs="David"/>
          <w:sz w:val="20"/>
          <w:szCs w:val="24"/>
          <w:rtl/>
          <w:lang w:eastAsia="he-IL"/>
        </w:rPr>
        <w:t>או תביעה כלשהי, פרט לאמור בסעיף 12.1.2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והשכר שישולם לפי סעיף 12.1.2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לסילוק כל המגיע למתכנן מהמזמין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ו/או עקב הבאתו לידי גמר כאמור, בין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ובין מכוח עילה כלשהי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הדין.</w:t>
      </w:r>
    </w:p>
    <w:p w14:paraId="30B2FBD9"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תוך 12 חודש</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מהבאת חוזה</w:t>
      </w:r>
      <w:r w:rsidRPr="000B5DC0">
        <w:rPr>
          <w:rFonts w:ascii="Times New Roman" w:eastAsia="Times New Roman" w:hAnsi="Times New Roman" w:cs="David" w:hint="cs"/>
          <w:sz w:val="20"/>
          <w:szCs w:val="24"/>
          <w:rtl/>
          <w:lang w:eastAsia="he-IL"/>
        </w:rPr>
        <w:t xml:space="preserve"> זה לידי</w:t>
      </w:r>
      <w:r w:rsidRPr="000B5DC0">
        <w:rPr>
          <w:rFonts w:ascii="Times New Roman" w:eastAsia="Times New Roman" w:hAnsi="Times New Roman" w:cs="David"/>
          <w:sz w:val="20"/>
          <w:szCs w:val="24"/>
          <w:rtl/>
          <w:lang w:eastAsia="he-IL"/>
        </w:rPr>
        <w:t xml:space="preserve"> גמר כאמור</w:t>
      </w:r>
      <w:r w:rsidRPr="000B5DC0">
        <w:rPr>
          <w:rFonts w:ascii="Times New Roman" w:eastAsia="Times New Roman" w:hAnsi="Times New Roman" w:cs="David" w:hint="cs"/>
          <w:sz w:val="20"/>
          <w:szCs w:val="24"/>
          <w:rtl/>
          <w:lang w:eastAsia="he-IL"/>
        </w:rPr>
        <w:t>, רשאי המזמין</w:t>
      </w:r>
      <w:r w:rsidRPr="000B5DC0">
        <w:rPr>
          <w:rFonts w:ascii="Times New Roman" w:eastAsia="Times New Roman" w:hAnsi="Times New Roman" w:cs="David"/>
          <w:sz w:val="20"/>
          <w:szCs w:val="24"/>
          <w:rtl/>
          <w:lang w:eastAsia="he-IL"/>
        </w:rPr>
        <w:t xml:space="preserve"> לחדשו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במקרה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המתכנן 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 דרישת המזמין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לחדש את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תנאי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w:t>
      </w:r>
    </w:p>
    <w:p w14:paraId="5D747E89"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במקרה שחוזה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מצוות הדין)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המתכנן זכאי לתשלום כמוגדר בסעיף 12.3.2 להלן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ויחולו הסעיפים 12.1.3 ו- 12.1.4 לעיל.</w:t>
      </w:r>
    </w:p>
    <w:p w14:paraId="59272B4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4EB43702"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מזכויות מזמין לפי סעיף 12.1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זכאי המזמין לבטל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הבלעדי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בלא צורך בהודעה מוקדמת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אחד מהמקרים הבאים:</w:t>
      </w:r>
    </w:p>
    <w:p w14:paraId="72AF16FF"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הפר ו/או לא קיים איזה מהוראות החוזה ולא 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קן </w:t>
      </w:r>
      <w:r w:rsidRPr="000B5DC0">
        <w:rPr>
          <w:rFonts w:ascii="Times New Roman" w:eastAsia="Times New Roman" w:hAnsi="Times New Roman" w:cs="David" w:hint="cs"/>
          <w:sz w:val="20"/>
          <w:szCs w:val="24"/>
          <w:rtl/>
          <w:lang w:eastAsia="he-IL"/>
        </w:rPr>
        <w:t>את ה</w:t>
      </w:r>
      <w:r w:rsidRPr="000B5DC0">
        <w:rPr>
          <w:rFonts w:ascii="Times New Roman" w:eastAsia="Times New Roman" w:hAnsi="Times New Roman" w:cs="David"/>
          <w:sz w:val="20"/>
          <w:szCs w:val="24"/>
          <w:rtl/>
          <w:lang w:eastAsia="he-IL"/>
        </w:rPr>
        <w:t>הפרה</w:t>
      </w:r>
      <w:r w:rsidRPr="000B5DC0">
        <w:rPr>
          <w:rFonts w:ascii="Times New Roman" w:eastAsia="Times New Roman" w:hAnsi="Times New Roman" w:cs="David" w:hint="cs"/>
          <w:sz w:val="20"/>
          <w:szCs w:val="24"/>
          <w:rtl/>
          <w:lang w:eastAsia="he-IL"/>
        </w:rPr>
        <w:t xml:space="preserve"> כאמור,</w:t>
      </w:r>
      <w:r w:rsidRPr="000B5DC0">
        <w:rPr>
          <w:rFonts w:ascii="Times New Roman" w:eastAsia="Times New Roman" w:hAnsi="Times New Roman" w:cs="David"/>
          <w:sz w:val="20"/>
          <w:szCs w:val="24"/>
          <w:rtl/>
          <w:lang w:eastAsia="he-IL"/>
        </w:rPr>
        <w:t xml:space="preserve"> לאחר שק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בל התראה על כך מהמזמין בתוך הזמן הנקוב בהתראה.</w:t>
      </w:r>
    </w:p>
    <w:p w14:paraId="42123B95"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bookmarkStart w:id="0" w:name="_GoBack"/>
      <w:bookmarkEnd w:id="0"/>
      <w:r w:rsidRPr="000B5DC0">
        <w:rPr>
          <w:rFonts w:ascii="Times New Roman" w:eastAsia="Times New Roman" w:hAnsi="Times New Roman" w:cs="David"/>
          <w:sz w:val="20"/>
          <w:szCs w:val="24"/>
          <w:rtl/>
          <w:lang w:eastAsia="he-IL"/>
        </w:rPr>
        <w:lastRenderedPageBreak/>
        <w:t>המזמין התרה במתכנן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שאין הוא מבצע את עבודתו בצורה המבטיחה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צועה התקין ו/או התקדמותה וסיומה לפי לוח הזמנים.</w:t>
      </w:r>
    </w:p>
    <w:p w14:paraId="5084A236"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הפר את הוראת סעיף 7.5 לעיל.</w:t>
      </w:r>
    </w:p>
    <w:p w14:paraId="0B4FDEB7"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נבצר מהמתכנן או מהמנהל הראשי לקיים את ה</w:t>
      </w:r>
      <w:r w:rsidRPr="000B5DC0">
        <w:rPr>
          <w:rFonts w:ascii="Times New Roman" w:eastAsia="Times New Roman" w:hAnsi="Times New Roman" w:cs="David" w:hint="cs"/>
          <w:sz w:val="20"/>
          <w:szCs w:val="24"/>
          <w:rtl/>
          <w:lang w:eastAsia="he-IL"/>
        </w:rPr>
        <w:t xml:space="preserve">וראות </w:t>
      </w:r>
      <w:r w:rsidRPr="000B5DC0">
        <w:rPr>
          <w:rFonts w:ascii="Times New Roman" w:eastAsia="Times New Roman" w:hAnsi="Times New Roman" w:cs="David"/>
          <w:sz w:val="20"/>
          <w:szCs w:val="24"/>
          <w:rtl/>
          <w:lang w:eastAsia="he-IL"/>
        </w:rPr>
        <w:t>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 לפעולה משפטית או בלתי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 למתן שירותי המתכנן או אם ארע אירוע דומה.</w:t>
      </w:r>
    </w:p>
    <w:p w14:paraId="121FD7F1"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חל שינוי בהחזקת המניות ו/או בהרכב המנהלים של המתכנן.</w:t>
      </w:r>
    </w:p>
    <w:p w14:paraId="6AABFAA3"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בוטל החוזה כאמור בסעיף 12.3.1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צע עד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טול החוזה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לפי השיעור המפורט בנספחים </w:t>
      </w:r>
      <w:r w:rsidRPr="000B5DC0">
        <w:rPr>
          <w:rFonts w:ascii="Times New Roman" w:eastAsia="Times New Roman" w:hAnsi="Times New Roman" w:cs="David"/>
          <w:bCs/>
          <w:sz w:val="20"/>
          <w:szCs w:val="24"/>
          <w:rtl/>
          <w:lang w:eastAsia="he-IL"/>
        </w:rPr>
        <w:t>ד'</w:t>
      </w:r>
      <w:r w:rsidRPr="000B5DC0">
        <w:rPr>
          <w:rFonts w:ascii="Times New Roman" w:eastAsia="Times New Roman" w:hAnsi="Times New Roman" w:cs="David" w:hint="cs"/>
          <w:bCs/>
          <w:sz w:val="20"/>
          <w:szCs w:val="24"/>
          <w:rtl/>
          <w:lang w:eastAsia="he-IL"/>
        </w:rPr>
        <w:t xml:space="preserve"> </w:t>
      </w:r>
      <w:r w:rsidRPr="000B5DC0">
        <w:rPr>
          <w:rFonts w:ascii="Times New Roman" w:eastAsia="Times New Roman" w:hAnsi="Times New Roman" w:cs="David"/>
          <w:bCs/>
          <w:sz w:val="20"/>
          <w:szCs w:val="24"/>
          <w:rtl/>
          <w:lang w:eastAsia="he-IL"/>
        </w:rPr>
        <w:t xml:space="preserve">ו -ה' </w:t>
      </w:r>
      <w:r w:rsidRPr="000B5DC0">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0B5DC0">
        <w:rPr>
          <w:rFonts w:ascii="Times New Roman" w:eastAsia="Times New Roman" w:hAnsi="Times New Roman" w:cs="David"/>
          <w:bCs/>
          <w:sz w:val="20"/>
          <w:szCs w:val="24"/>
          <w:rtl/>
          <w:lang w:eastAsia="he-IL"/>
        </w:rPr>
        <w:t xml:space="preserve">ד' ו-ה' </w:t>
      </w:r>
      <w:r w:rsidRPr="000B5DC0">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62BB20FF"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הודעה בדבר הבאת החוזה לידי גמר כאמור בסעיף 12.3.1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תשמש עילה למתכנן לתביעת פיצויים כלשהם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לטענה</w:t>
      </w:r>
      <w:r w:rsidRPr="000B5DC0">
        <w:rPr>
          <w:rFonts w:ascii="Times New Roman" w:eastAsia="Times New Roman" w:hAnsi="Times New Roman" w:cs="David" w:hint="cs"/>
          <w:sz w:val="20"/>
          <w:szCs w:val="24"/>
          <w:rtl/>
          <w:lang w:eastAsia="he-IL"/>
        </w:rPr>
        <w:t xml:space="preserve"> ו/או לדרישה ו/או לתלונה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תביעה כלשהי, פרט לאמור בסעיף 12.3.2 לעיל, והשכר שישולם לפי סעיף 12.3.2</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ובין מכוח עילה כלשהי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הדין.</w:t>
      </w:r>
    </w:p>
    <w:p w14:paraId="3FEDB20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 למתן השירותים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י חוזה זה או אם אירע אירוע דומה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המזמין זכאי לבטל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החוזה ויחולו הוראות סעיפים 12.3.2 ו - 12.3.3 לעיל.</w:t>
      </w:r>
    </w:p>
    <w:p w14:paraId="1CD4674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התשלום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סעיפים 12.1, 12.2 ו-12.3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הסעיפים הנ"ל.</w:t>
      </w:r>
    </w:p>
    <w:p w14:paraId="1B8ADE5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בכל מקרה של הבאת חוזה</w:t>
      </w:r>
      <w:r w:rsidRPr="000B5DC0">
        <w:rPr>
          <w:rFonts w:ascii="Times New Roman" w:eastAsia="Times New Roman" w:hAnsi="Times New Roman" w:cs="David" w:hint="cs"/>
          <w:sz w:val="20"/>
          <w:szCs w:val="24"/>
          <w:rtl/>
          <w:lang w:eastAsia="he-IL"/>
        </w:rPr>
        <w:t xml:space="preserve"> זה לידי</w:t>
      </w:r>
      <w:r w:rsidRPr="000B5DC0">
        <w:rPr>
          <w:rFonts w:ascii="Times New Roman" w:eastAsia="Times New Roman" w:hAnsi="Times New Roman" w:cs="David"/>
          <w:sz w:val="20"/>
          <w:szCs w:val="24"/>
          <w:rtl/>
          <w:lang w:eastAsia="he-IL"/>
        </w:rPr>
        <w:t xml:space="preserve"> גמר או ביטולו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המזמין זכאי למסור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המשך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3981923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אימת שהמתכנן לא יקיים איזו מהתחייבויותיו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AD4230D" w14:textId="77777777" w:rsidR="000B5DC0" w:rsidRPr="00CD158F" w:rsidRDefault="000B5DC0" w:rsidP="00CD158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lastRenderedPageBreak/>
        <w:t xml:space="preserve">השתמש המזמין בזכותו על פי סעיף 12.7 לעיל, יהיה הוא רשאי לגבות מאת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77516AFB" w14:textId="77777777" w:rsidR="000B5DC0" w:rsidRPr="000B5DC0" w:rsidRDefault="000B5DC0" w:rsidP="000B5DC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09822768" w14:textId="77777777" w:rsidR="000B5DC0" w:rsidRPr="000B5DC0" w:rsidRDefault="000B5DC0" w:rsidP="000B5DC0">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העברת זכויות</w:t>
      </w:r>
    </w:p>
    <w:p w14:paraId="612E7CF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אין המתכנן רשאי להסב לאחר את החוזה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כל חלק ממנו, וכן אין הוא רשאי להעביר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להסב לאחר כל זכות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חובה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אלא בהסכמת המזמין בכתב ומראש.</w:t>
      </w:r>
    </w:p>
    <w:p w14:paraId="4F7C4AA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אין המתכנן רשאי למסור לאחר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כולם או מקצתם, אלא בהסכמת המזמין בכתב ומראש.</w:t>
      </w:r>
    </w:p>
    <w:p w14:paraId="6E488A0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ניתנה הסכמת המזמין לפי סעיפים 13.1 או 13.2 לעיל, הרי </w:t>
      </w:r>
      <w:r w:rsidRPr="000B5DC0">
        <w:rPr>
          <w:rFonts w:ascii="Times New Roman" w:eastAsia="Times New Roman" w:hAnsi="Times New Roman" w:cs="David" w:hint="cs"/>
          <w:sz w:val="20"/>
          <w:szCs w:val="24"/>
          <w:rtl/>
          <w:lang w:eastAsia="he-IL"/>
        </w:rPr>
        <w:t>ש</w:t>
      </w:r>
      <w:r w:rsidRPr="000B5DC0">
        <w:rPr>
          <w:rFonts w:ascii="Times New Roman" w:eastAsia="Times New Roman" w:hAnsi="Times New Roman" w:cs="David"/>
          <w:sz w:val="20"/>
          <w:szCs w:val="24"/>
          <w:rtl/>
          <w:lang w:eastAsia="he-IL"/>
        </w:rPr>
        <w:t>אין בכך כדי לפטור את המתכנן מאחריותו והתחייבויותיו לפי חוזה</w:t>
      </w:r>
      <w:r w:rsidRPr="000B5DC0">
        <w:rPr>
          <w:rFonts w:ascii="Times New Roman" w:eastAsia="Times New Roman" w:hAnsi="Times New Roman" w:cs="David" w:hint="cs"/>
          <w:sz w:val="20"/>
          <w:szCs w:val="24"/>
          <w:rtl/>
          <w:lang w:eastAsia="he-IL"/>
        </w:rPr>
        <w:t xml:space="preserve"> זה על נספחיו</w:t>
      </w:r>
      <w:r w:rsidRPr="000B5DC0">
        <w:rPr>
          <w:rFonts w:ascii="Times New Roman" w:eastAsia="Times New Roman" w:hAnsi="Times New Roman" w:cs="David"/>
          <w:sz w:val="20"/>
          <w:szCs w:val="24"/>
          <w:rtl/>
          <w:lang w:eastAsia="he-IL"/>
        </w:rPr>
        <w:t xml:space="preserve"> ומזכויות המזמין על פיו, והמתכנן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ישא באחריות מלאה, כלפי המזמין וכלפי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 xml:space="preserve">צד שלישי שהוא, גם לכל מעשה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באי כחם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עובדיהם</w:t>
      </w:r>
      <w:r w:rsidRPr="000B5DC0">
        <w:rPr>
          <w:rFonts w:ascii="Times New Roman" w:eastAsia="Times New Roman" w:hAnsi="Times New Roman" w:cs="David" w:hint="cs"/>
          <w:sz w:val="20"/>
          <w:szCs w:val="24"/>
          <w:rtl/>
          <w:lang w:eastAsia="he-IL"/>
        </w:rPr>
        <w:t xml:space="preserve"> ו/או מי מטעמם</w:t>
      </w:r>
      <w:r w:rsidRPr="000B5DC0">
        <w:rPr>
          <w:rFonts w:ascii="Times New Roman" w:eastAsia="Times New Roman" w:hAnsi="Times New Roman" w:cs="David"/>
          <w:sz w:val="20"/>
          <w:szCs w:val="24"/>
          <w:rtl/>
          <w:lang w:eastAsia="he-IL"/>
        </w:rPr>
        <w:t>, ואילו למזמין ישמרו כל זכויותיו כלפי המתכנן.</w:t>
      </w:r>
    </w:p>
    <w:p w14:paraId="6FE3686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בות המתכנן כמתחייב מהאמור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הרי בכל מקרה שהשירותים לא יינתנו ע"י המנהל הראשי מכל סיבה </w:t>
      </w:r>
      <w:r w:rsidRPr="000B5DC0">
        <w:rPr>
          <w:rFonts w:ascii="Times New Roman" w:eastAsia="Times New Roman" w:hAnsi="Times New Roman" w:cs="David"/>
          <w:sz w:val="20"/>
          <w:szCs w:val="24"/>
          <w:rtl/>
          <w:lang w:eastAsia="he-IL"/>
        </w:rPr>
        <w:lastRenderedPageBreak/>
        <w:t xml:space="preserve">שהיא יהיה המזמין זכאי לבטל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החוזה ויחולו הוראות סעיף 12.3.2 ו-12.3.3 לעיל.</w:t>
      </w:r>
    </w:p>
    <w:p w14:paraId="02295D63"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07F05F55" w14:textId="77777777" w:rsidR="000B5DC0" w:rsidRPr="000B5DC0" w:rsidRDefault="000B5DC0" w:rsidP="000B5DC0">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0B5DC0">
        <w:rPr>
          <w:rFonts w:ascii="Times New Roman" w:eastAsia="Times New Roman" w:hAnsi="Times New Roman" w:cs="David"/>
          <w:bCs/>
          <w:sz w:val="20"/>
          <w:szCs w:val="24"/>
          <w:u w:val="single"/>
          <w:rtl/>
          <w:lang w:eastAsia="he-IL"/>
        </w:rPr>
        <w:t>סיום שרותי המתכנן</w:t>
      </w:r>
    </w:p>
    <w:p w14:paraId="2B85F47C"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יחושבו כבאים לסיום בכל אחד מהמקרים הבאים:</w:t>
      </w:r>
    </w:p>
    <w:p w14:paraId="4D00F0C9"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הובא לידי </w:t>
      </w:r>
      <w:r w:rsidRPr="000B5DC0">
        <w:rPr>
          <w:rFonts w:ascii="Times New Roman" w:eastAsia="Times New Roman" w:hAnsi="Times New Roman" w:cs="David" w:hint="cs"/>
          <w:sz w:val="20"/>
          <w:szCs w:val="24"/>
          <w:rtl/>
          <w:lang w:eastAsia="he-IL"/>
        </w:rPr>
        <w:t>גמר</w:t>
      </w:r>
      <w:r w:rsidRPr="000B5DC0">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38221F02"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עם מתן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בכתב ע"י המזמין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הושלם מתן שרותי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w:t>
      </w:r>
    </w:p>
    <w:p w14:paraId="100C5291"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0B5DC0">
        <w:rPr>
          <w:rFonts w:ascii="Times New Roman" w:eastAsia="Times New Roman" w:hAnsi="Times New Roman" w:cs="David"/>
          <w:bCs/>
          <w:sz w:val="20"/>
          <w:szCs w:val="24"/>
          <w:u w:val="single"/>
          <w:rtl/>
          <w:lang w:eastAsia="he-IL"/>
        </w:rPr>
        <w:t>סודיות והמצאת מסמכים</w:t>
      </w:r>
    </w:p>
    <w:p w14:paraId="43C8390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0B5DC0">
        <w:rPr>
          <w:rFonts w:ascii="Times New Roman" w:eastAsia="Times New Roman" w:hAnsi="Times New Roman" w:cs="David" w:hint="cs"/>
          <w:sz w:val="20"/>
          <w:szCs w:val="24"/>
          <w:rtl/>
          <w:lang w:eastAsia="he-IL"/>
        </w:rPr>
        <w:t>ו/או על ידי</w:t>
      </w:r>
      <w:r w:rsidRPr="000B5DC0">
        <w:rPr>
          <w:rFonts w:ascii="Times New Roman" w:eastAsia="Times New Roman" w:hAnsi="Times New Roman" w:cs="David"/>
          <w:sz w:val="20"/>
          <w:szCs w:val="24"/>
          <w:rtl/>
          <w:lang w:eastAsia="he-IL"/>
        </w:rPr>
        <w:t xml:space="preserve"> מ</w:t>
      </w:r>
      <w:r w:rsidRPr="000B5DC0">
        <w:rPr>
          <w:rFonts w:ascii="Times New Roman" w:eastAsia="Times New Roman" w:hAnsi="Times New Roman" w:cs="David" w:hint="cs"/>
          <w:sz w:val="20"/>
          <w:szCs w:val="24"/>
          <w:rtl/>
          <w:lang w:eastAsia="he-IL"/>
        </w:rPr>
        <w:t>י מ</w:t>
      </w:r>
      <w:r w:rsidRPr="000B5DC0">
        <w:rPr>
          <w:rFonts w:ascii="Times New Roman" w:eastAsia="Times New Roman" w:hAnsi="Times New Roman" w:cs="David"/>
          <w:sz w:val="20"/>
          <w:szCs w:val="24"/>
          <w:rtl/>
          <w:lang w:eastAsia="he-IL"/>
        </w:rPr>
        <w:t xml:space="preserve">טעמו ובין שהוכנו על ידי המזמין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מי </w:t>
      </w:r>
      <w:r w:rsidRPr="000B5DC0">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7341804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 xml:space="preserve">מבלי לגרוע מאחריותו </w:t>
      </w:r>
      <w:r w:rsidRPr="000B5DC0">
        <w:rPr>
          <w:rFonts w:ascii="Times New Roman" w:eastAsia="Times New Roman" w:hAnsi="Times New Roman" w:cs="David" w:hint="cs"/>
          <w:sz w:val="20"/>
          <w:szCs w:val="24"/>
          <w:rtl/>
          <w:lang w:eastAsia="he-IL"/>
        </w:rPr>
        <w:t xml:space="preserve">של המתכנן </w:t>
      </w:r>
      <w:r w:rsidRPr="000B5DC0">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יציית המתכנן לכל דרישה של המנהל בדבר נקיטת אמצעי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32E3652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יחתים את עובדיו</w:t>
      </w:r>
      <w:r w:rsidRPr="000B5DC0">
        <w:rPr>
          <w:rFonts w:ascii="Times New Roman" w:eastAsia="Times New Roman" w:hAnsi="Times New Roman" w:cs="David" w:hint="cs"/>
          <w:sz w:val="20"/>
          <w:szCs w:val="24"/>
          <w:rtl/>
          <w:lang w:eastAsia="he-IL"/>
        </w:rPr>
        <w:t xml:space="preserve"> ו/או שלוחיו ו/או אחר מטעמו</w:t>
      </w:r>
      <w:r w:rsidRPr="000B5DC0">
        <w:rPr>
          <w:rFonts w:ascii="Times New Roman" w:eastAsia="Times New Roman" w:hAnsi="Times New Roman" w:cs="David"/>
          <w:sz w:val="20"/>
          <w:szCs w:val="24"/>
          <w:rtl/>
          <w:lang w:eastAsia="he-IL"/>
        </w:rPr>
        <w:t xml:space="preserve"> בקשר עם ביצוע הסכם זה</w:t>
      </w:r>
      <w:r w:rsidRPr="000B5DC0">
        <w:rPr>
          <w:rFonts w:ascii="Times New Roman" w:eastAsia="Times New Roman" w:hAnsi="Times New Roman" w:cs="David" w:hint="cs"/>
          <w:sz w:val="20"/>
          <w:szCs w:val="24"/>
          <w:rtl/>
          <w:lang w:eastAsia="he-IL"/>
        </w:rPr>
        <w:t xml:space="preserve"> על נספחיו,</w:t>
      </w:r>
      <w:r w:rsidRPr="000B5DC0">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0B5DC0">
        <w:rPr>
          <w:rFonts w:ascii="Times New Roman" w:eastAsia="Times New Roman" w:hAnsi="Times New Roman" w:cs="David"/>
          <w:bCs/>
          <w:sz w:val="20"/>
          <w:szCs w:val="24"/>
          <w:rtl/>
          <w:lang w:eastAsia="he-IL"/>
        </w:rPr>
        <w:t>ו'</w:t>
      </w:r>
      <w:r w:rsidRPr="000B5DC0">
        <w:rPr>
          <w:rFonts w:ascii="Times New Roman" w:eastAsia="Times New Roman" w:hAnsi="Times New Roman" w:cs="David"/>
          <w:sz w:val="20"/>
          <w:szCs w:val="24"/>
          <w:rtl/>
          <w:lang w:eastAsia="he-IL"/>
        </w:rPr>
        <w:t>,.</w:t>
      </w:r>
    </w:p>
    <w:p w14:paraId="58AD8EDE"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לפי דרישת המזמין ועם סיום שרותי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0B5DC0">
        <w:rPr>
          <w:rFonts w:ascii="Times New Roman" w:eastAsia="Times New Roman" w:hAnsi="Times New Roman" w:cs="David" w:hint="cs"/>
          <w:sz w:val="20"/>
          <w:szCs w:val="24"/>
          <w:rtl/>
          <w:lang w:eastAsia="he-IL"/>
        </w:rPr>
        <w:t>.</w:t>
      </w:r>
    </w:p>
    <w:p w14:paraId="154ECFD7"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0B5DC0">
        <w:rPr>
          <w:rFonts w:ascii="Times New Roman" w:eastAsia="Times New Roman" w:hAnsi="Times New Roman" w:cs="David"/>
          <w:bCs/>
          <w:sz w:val="20"/>
          <w:szCs w:val="24"/>
          <w:u w:val="single"/>
          <w:rtl/>
          <w:lang w:eastAsia="he-IL"/>
        </w:rPr>
        <w:t>ויתור על זכויות מצד המתכנן</w:t>
      </w:r>
    </w:p>
    <w:p w14:paraId="0B8821E2"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השתמש המזמין כדין בסמכות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0B5DC0">
        <w:rPr>
          <w:rFonts w:ascii="Times New Roman" w:eastAsia="Times New Roman" w:hAnsi="Times New Roman" w:cs="David" w:hint="cs"/>
          <w:sz w:val="20"/>
          <w:szCs w:val="24"/>
          <w:rtl/>
          <w:lang w:eastAsia="he-IL"/>
        </w:rPr>
        <w:t>מתכנן כל טענה ו/או דרישה ו/או תלונה ו/או</w:t>
      </w:r>
      <w:r w:rsidRPr="000B5DC0">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w:t>
      </w:r>
      <w:r w:rsidRPr="000B5DC0">
        <w:rPr>
          <w:rFonts w:ascii="Times New Roman" w:eastAsia="Times New Roman" w:hAnsi="Times New Roman" w:cs="David" w:hint="cs"/>
          <w:sz w:val="20"/>
          <w:szCs w:val="24"/>
          <w:rtl/>
          <w:lang w:eastAsia="he-IL"/>
        </w:rPr>
        <w:t xml:space="preserve"> שיפוי ו/או</w:t>
      </w:r>
      <w:r w:rsidRPr="000B5DC0">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פגיעה במוניטין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הפסד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הפסד רווח העלולים להיגרם לו עקב הביטול</w:t>
      </w:r>
      <w:r w:rsidRPr="000B5DC0">
        <w:rPr>
          <w:rFonts w:ascii="Times New Roman" w:eastAsia="Times New Roman" w:hAnsi="Times New Roman" w:cs="David" w:hint="cs"/>
          <w:sz w:val="20"/>
          <w:szCs w:val="24"/>
          <w:rtl/>
          <w:lang w:eastAsia="he-IL"/>
        </w:rPr>
        <w:t xml:space="preserve"> או</w:t>
      </w:r>
      <w:r w:rsidRPr="000B5DC0">
        <w:rPr>
          <w:rFonts w:ascii="Times New Roman" w:eastAsia="Times New Roman" w:hAnsi="Times New Roman" w:cs="David"/>
          <w:sz w:val="20"/>
          <w:szCs w:val="24"/>
          <w:rtl/>
          <w:lang w:eastAsia="he-IL"/>
        </w:rPr>
        <w:t xml:space="preserve"> ההפסקה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מכל סיבה אחרת.</w:t>
      </w:r>
    </w:p>
    <w:p w14:paraId="0088861D" w14:textId="77777777" w:rsidR="000B5DC0" w:rsidRPr="000B5DC0" w:rsidRDefault="000B5DC0" w:rsidP="000B5DC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שביצע המתכנן על פי חוזה זה.</w:t>
      </w:r>
    </w:p>
    <w:p w14:paraId="108DC40E"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המשך ביצוע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מסירתם לידי מתכנן אחר, והינו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29A7056F"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שונות</w:t>
      </w:r>
    </w:p>
    <w:p w14:paraId="0788491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הראשי במשרד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מתחייב לבצע את השירותים שעליו לבצע אישית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י חוזה</w:t>
      </w:r>
      <w:r w:rsidRPr="000B5DC0">
        <w:rPr>
          <w:rFonts w:ascii="Times New Roman" w:eastAsia="Times New Roman" w:hAnsi="Times New Roman" w:cs="David" w:hint="cs"/>
          <w:sz w:val="20"/>
          <w:szCs w:val="24"/>
          <w:rtl/>
          <w:lang w:eastAsia="he-IL"/>
        </w:rPr>
        <w:t xml:space="preserve"> זה והינו</w:t>
      </w:r>
      <w:r w:rsidRPr="000B5DC0">
        <w:rPr>
          <w:rFonts w:ascii="Times New Roman" w:eastAsia="Times New Roman" w:hAnsi="Times New Roman" w:cs="David"/>
          <w:sz w:val="20"/>
          <w:szCs w:val="24"/>
          <w:rtl/>
          <w:lang w:eastAsia="he-IL"/>
        </w:rPr>
        <w:t xml:space="preserve"> אחראי וערב כלפי המזמין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התחייבויות המתכנן לפי חוזה</w:t>
      </w:r>
      <w:r w:rsidRPr="000B5DC0">
        <w:rPr>
          <w:rFonts w:ascii="Times New Roman" w:eastAsia="Times New Roman" w:hAnsi="Times New Roman" w:cs="David" w:hint="cs"/>
          <w:sz w:val="20"/>
          <w:szCs w:val="24"/>
          <w:rtl/>
          <w:lang w:eastAsia="he-IL"/>
        </w:rPr>
        <w:t xml:space="preserve"> זה על נספחיו</w:t>
      </w:r>
      <w:r w:rsidRPr="000B5DC0">
        <w:rPr>
          <w:rFonts w:ascii="Times New Roman" w:eastAsia="Times New Roman" w:hAnsi="Times New Roman" w:cs="David"/>
          <w:sz w:val="20"/>
          <w:szCs w:val="24"/>
          <w:rtl/>
          <w:lang w:eastAsia="he-IL"/>
        </w:rPr>
        <w:t>.</w:t>
      </w:r>
    </w:p>
    <w:p w14:paraId="12686CFB"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צד אשר יפר או לא יקיים איזו מהתחייבויותיו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יהיה חייב לפצות את הצד המקיים על כל הנזקים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ההפסדים שיגרמו לו עקב 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מבלי לגרוע מזכות הצד המקיים לכל סעד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תרופה אחרים ו/או נוספים.</w:t>
      </w:r>
    </w:p>
    <w:p w14:paraId="4B2999CF"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למניעת ספקות מוצהר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15FE7A5F"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B5DC0">
        <w:rPr>
          <w:rFonts w:ascii="Times New Roman" w:eastAsia="Times New Roman" w:hAnsi="Times New Roman" w:cs="David" w:hint="cs"/>
          <w:sz w:val="20"/>
          <w:szCs w:val="24"/>
          <w:rtl/>
          <w:lang w:eastAsia="he-IL"/>
        </w:rPr>
        <w:t>נבע</w:t>
      </w:r>
      <w:r w:rsidRPr="000B5DC0">
        <w:rPr>
          <w:rFonts w:ascii="Times New Roman" w:eastAsia="Times New Roman" w:hAnsi="Times New Roman" w:cs="David"/>
          <w:sz w:val="20"/>
          <w:szCs w:val="24"/>
          <w:rtl/>
          <w:lang w:eastAsia="he-IL"/>
        </w:rPr>
        <w:t xml:space="preserve"> מאי עמידתו בהתחייבויותיו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 זה.</w:t>
      </w:r>
    </w:p>
    <w:p w14:paraId="5EA95A5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21FB8E8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מוסכם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כל </w:t>
      </w:r>
      <w:r w:rsidRPr="000B5DC0">
        <w:rPr>
          <w:rFonts w:ascii="Times New Roman" w:eastAsia="Times New Roman" w:hAnsi="Times New Roman" w:cs="David" w:hint="cs"/>
          <w:sz w:val="20"/>
          <w:szCs w:val="24"/>
          <w:rtl/>
          <w:lang w:eastAsia="he-IL"/>
        </w:rPr>
        <w:t>אחת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אחת מהתחייבויות המזמין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מותנה בכך שהמתכנן יקיים תחילה את 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עד לאותו מועד. המזמין זכאי, מבלי לפגוע </w:t>
      </w:r>
      <w:r w:rsidRPr="000B5DC0">
        <w:rPr>
          <w:rFonts w:ascii="Times New Roman" w:eastAsia="Times New Roman" w:hAnsi="Times New Roman" w:cs="David" w:hint="cs"/>
          <w:sz w:val="20"/>
          <w:szCs w:val="24"/>
          <w:rtl/>
          <w:lang w:eastAsia="he-IL"/>
        </w:rPr>
        <w:t>מכלליות ה</w:t>
      </w:r>
      <w:r w:rsidRPr="000B5DC0">
        <w:rPr>
          <w:rFonts w:ascii="Times New Roman" w:eastAsia="Times New Roman" w:hAnsi="Times New Roman" w:cs="David"/>
          <w:sz w:val="20"/>
          <w:szCs w:val="24"/>
          <w:rtl/>
          <w:lang w:eastAsia="he-IL"/>
        </w:rPr>
        <w:t>אמור בכל מקום אחר בחוזה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לעכב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התחי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4A9893F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שום התנהגות מצד</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של מי</w:t>
      </w:r>
      <w:r w:rsidRPr="000B5DC0">
        <w:rPr>
          <w:rFonts w:ascii="Times New Roman" w:eastAsia="Times New Roman" w:hAnsi="Times New Roman" w:cs="David"/>
          <w:sz w:val="20"/>
          <w:szCs w:val="24"/>
          <w:rtl/>
          <w:lang w:eastAsia="he-IL"/>
        </w:rPr>
        <w:t xml:space="preserve"> מהצדדים לא תחשב כויתור על איזה מזכויותיו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ו/או</w:t>
      </w:r>
      <w:r w:rsidRPr="000B5DC0">
        <w:rPr>
          <w:rFonts w:ascii="Times New Roman" w:eastAsia="Times New Roman" w:hAnsi="Times New Roman" w:cs="David"/>
          <w:sz w:val="20"/>
          <w:szCs w:val="24"/>
          <w:rtl/>
          <w:lang w:eastAsia="he-IL"/>
        </w:rPr>
        <w:t xml:space="preserve"> ע</w:t>
      </w:r>
      <w:r w:rsidRPr="000B5DC0">
        <w:rPr>
          <w:rFonts w:ascii="Times New Roman" w:eastAsia="Times New Roman" w:hAnsi="Times New Roman" w:cs="David" w:hint="cs"/>
          <w:sz w:val="20"/>
          <w:szCs w:val="24"/>
          <w:rtl/>
          <w:lang w:eastAsia="he-IL"/>
        </w:rPr>
        <w:t>ל פי כל</w:t>
      </w:r>
      <w:r w:rsidRPr="000B5DC0">
        <w:rPr>
          <w:rFonts w:ascii="Times New Roman" w:eastAsia="Times New Roman" w:hAnsi="Times New Roman" w:cs="David"/>
          <w:sz w:val="20"/>
          <w:szCs w:val="24"/>
          <w:rtl/>
          <w:lang w:eastAsia="he-IL"/>
        </w:rPr>
        <w:t xml:space="preserve"> דין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כויתור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כהסכמה מצדו לאיזה הפרה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אי קיום של תנאי מתנאי חוזה</w:t>
      </w:r>
      <w:r w:rsidRPr="000B5DC0">
        <w:rPr>
          <w:rFonts w:ascii="Times New Roman" w:eastAsia="Times New Roman" w:hAnsi="Times New Roman" w:cs="David" w:hint="cs"/>
          <w:sz w:val="20"/>
          <w:szCs w:val="24"/>
          <w:rtl/>
          <w:lang w:eastAsia="he-IL"/>
        </w:rPr>
        <w:t xml:space="preserve"> זה ו/</w:t>
      </w:r>
      <w:r w:rsidRPr="000B5DC0">
        <w:rPr>
          <w:rFonts w:ascii="Times New Roman" w:eastAsia="Times New Roman" w:hAnsi="Times New Roman" w:cs="David"/>
          <w:sz w:val="20"/>
          <w:szCs w:val="24"/>
          <w:rtl/>
          <w:lang w:eastAsia="he-IL"/>
        </w:rPr>
        <w:t xml:space="preserve"> או כנותנת דחייה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ארכה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כל פעולה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ש</w:t>
      </w:r>
      <w:r w:rsidRPr="000B5DC0">
        <w:rPr>
          <w:rFonts w:ascii="Times New Roman" w:eastAsia="Times New Roman" w:hAnsi="Times New Roman" w:cs="David"/>
          <w:sz w:val="20"/>
          <w:szCs w:val="24"/>
          <w:rtl/>
          <w:lang w:eastAsia="he-IL"/>
        </w:rPr>
        <w:t>יש לעשותה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נוי</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טול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תוספת של תנאי </w:t>
      </w:r>
      <w:r w:rsidRPr="000B5DC0">
        <w:rPr>
          <w:rFonts w:ascii="Times New Roman" w:eastAsia="Times New Roman" w:hAnsi="Times New Roman" w:cs="David" w:hint="cs"/>
          <w:sz w:val="20"/>
          <w:szCs w:val="24"/>
          <w:rtl/>
          <w:lang w:eastAsia="he-IL"/>
        </w:rPr>
        <w:t>כלשהו</w:t>
      </w:r>
      <w:r w:rsidRPr="000B5DC0">
        <w:rPr>
          <w:rFonts w:ascii="Times New Roman" w:eastAsia="Times New Roman" w:hAnsi="Times New Roman" w:cs="David"/>
          <w:sz w:val="20"/>
          <w:szCs w:val="24"/>
          <w:rtl/>
          <w:lang w:eastAsia="he-IL"/>
        </w:rPr>
        <w:t>, אלא אם נעשו במפורש ובכתב.</w:t>
      </w:r>
    </w:p>
    <w:p w14:paraId="5A71FF70" w14:textId="77777777" w:rsidR="000B5DC0" w:rsidRPr="000B5DC0" w:rsidRDefault="000B5DC0" w:rsidP="000B5DC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מכלליות האמור לעיל -</w:t>
      </w:r>
    </w:p>
    <w:p w14:paraId="6261642C"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4D4CC8D2"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תור כלשהו על זכויות וחובות לפי החוזה.</w:t>
      </w:r>
    </w:p>
    <w:p w14:paraId="15C0FC27"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במידה והמתכנן כולל מספר גופים או יחידים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2796322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0B5DC0">
        <w:rPr>
          <w:rFonts w:ascii="Times New Roman" w:eastAsia="Times New Roman" w:hAnsi="Times New Roman" w:cs="David" w:hint="cs"/>
          <w:b/>
          <w:bCs/>
          <w:sz w:val="24"/>
          <w:szCs w:val="24"/>
          <w:rtl/>
          <w:lang w:eastAsia="he-IL"/>
        </w:rPr>
        <w:t>א</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בגין כל חיוב מחיובי המזמין </w:t>
      </w:r>
      <w:r w:rsidRPr="000B5DC0">
        <w:rPr>
          <w:rFonts w:ascii="Times New Roman" w:eastAsia="Times New Roman" w:hAnsi="Times New Roman" w:cs="David" w:hint="cs"/>
          <w:sz w:val="24"/>
          <w:szCs w:val="24"/>
          <w:rtl/>
          <w:lang w:eastAsia="he-IL"/>
        </w:rPr>
        <w:t>על פי</w:t>
      </w:r>
      <w:r w:rsidRPr="000B5DC0">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0B5DC0">
        <w:rPr>
          <w:rFonts w:ascii="Times New Roman" w:eastAsia="Times New Roman" w:hAnsi="Times New Roman" w:cs="David" w:hint="cs"/>
          <w:sz w:val="24"/>
          <w:szCs w:val="24"/>
          <w:rtl/>
          <w:lang w:eastAsia="he-IL"/>
        </w:rPr>
        <w:t>על פ</w:t>
      </w:r>
      <w:r w:rsidRPr="000B5DC0">
        <w:rPr>
          <w:rFonts w:ascii="Times New Roman" w:eastAsia="Times New Roman" w:hAnsi="Times New Roman" w:cs="David"/>
          <w:sz w:val="24"/>
          <w:szCs w:val="24"/>
          <w:rtl/>
          <w:lang w:eastAsia="he-IL"/>
        </w:rPr>
        <w:t>י חוזה זה. וזאת מבלי לגרוע מהאמור להלן בסיפא לס"ק זה.</w:t>
      </w:r>
    </w:p>
    <w:p w14:paraId="480F78D5" w14:textId="77777777" w:rsidR="000B5DC0" w:rsidRPr="000B5DC0" w:rsidRDefault="000B5DC0" w:rsidP="000B5DC0">
      <w:pPr>
        <w:keepNext/>
        <w:widowControl w:val="0"/>
        <w:spacing w:before="0" w:beforeAutospacing="0" w:after="200" w:afterAutospacing="0" w:line="240" w:lineRule="auto"/>
        <w:ind w:left="798"/>
        <w:jc w:val="both"/>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b/>
          <w:sz w:val="20"/>
          <w:szCs w:val="24"/>
          <w:rtl/>
          <w:lang w:eastAsia="he-IL"/>
        </w:rPr>
        <w:t>המתכנן מתחייב בזה</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כי כל דרישה</w:t>
      </w:r>
      <w:r w:rsidRPr="000B5DC0">
        <w:rPr>
          <w:rFonts w:ascii="Times New Roman" w:eastAsia="Times New Roman" w:hAnsi="Times New Roman" w:cs="David" w:hint="cs"/>
          <w:b/>
          <w:sz w:val="20"/>
          <w:szCs w:val="24"/>
          <w:rtl/>
          <w:lang w:eastAsia="he-IL"/>
        </w:rPr>
        <w:t xml:space="preserve"> ו/או תלונה</w:t>
      </w:r>
      <w:r w:rsidRPr="000B5DC0">
        <w:rPr>
          <w:rFonts w:ascii="Times New Roman" w:eastAsia="Times New Roman" w:hAnsi="Times New Roman" w:cs="David"/>
          <w:b/>
          <w:sz w:val="20"/>
          <w:szCs w:val="24"/>
          <w:rtl/>
          <w:lang w:eastAsia="he-IL"/>
        </w:rPr>
        <w:t xml:space="preserve"> </w:t>
      </w:r>
      <w:r w:rsidRPr="000B5DC0">
        <w:rPr>
          <w:rFonts w:ascii="Times New Roman" w:eastAsia="Times New Roman" w:hAnsi="Times New Roman" w:cs="David" w:hint="cs"/>
          <w:b/>
          <w:sz w:val="20"/>
          <w:szCs w:val="24"/>
          <w:rtl/>
          <w:lang w:eastAsia="he-IL"/>
        </w:rPr>
        <w:t xml:space="preserve">ו/או </w:t>
      </w:r>
      <w:r w:rsidRPr="000B5DC0">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0B5DC0">
        <w:rPr>
          <w:rFonts w:ascii="Times New Roman" w:eastAsia="Times New Roman" w:hAnsi="Times New Roman" w:cs="David" w:hint="cs"/>
          <w:b/>
          <w:sz w:val="20"/>
          <w:szCs w:val="24"/>
          <w:rtl/>
          <w:lang w:eastAsia="he-IL"/>
        </w:rPr>
        <w:t>ל פי</w:t>
      </w:r>
      <w:r w:rsidRPr="000B5DC0">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0B5DC0">
        <w:rPr>
          <w:rFonts w:ascii="Times New Roman" w:eastAsia="Times New Roman" w:hAnsi="Times New Roman" w:cs="David" w:hint="cs"/>
          <w:bCs/>
          <w:sz w:val="20"/>
          <w:szCs w:val="24"/>
          <w:rtl/>
          <w:lang w:eastAsia="he-IL"/>
        </w:rPr>
        <w:t>א</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אותו דין</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יחול לגבי תביעה של מי מיחידי המזמין כנגד המתכנן</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קרי</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תביעה כאמור</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0B5DC0">
        <w:rPr>
          <w:rFonts w:ascii="Times New Roman" w:eastAsia="Times New Roman" w:hAnsi="Times New Roman" w:cs="David" w:hint="cs"/>
          <w:bCs/>
          <w:sz w:val="20"/>
          <w:szCs w:val="24"/>
          <w:rtl/>
          <w:lang w:eastAsia="he-IL"/>
        </w:rPr>
        <w:t>א</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w:t>
      </w:r>
    </w:p>
    <w:p w14:paraId="149B5BB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271A819B"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מוסכם ומוצהר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3EEAD00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513B89A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חוזה זה על נספחיו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741C1E09" w14:textId="77777777" w:rsidR="000B5DC0" w:rsidRPr="000B5DC0" w:rsidRDefault="000B5DC0" w:rsidP="000B5DC0">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B5DC0">
        <w:rPr>
          <w:rFonts w:ascii="Times New Roman" w:eastAsia="Times New Roman" w:hAnsi="Times New Roman" w:cs="David" w:hint="cs"/>
          <w:sz w:val="20"/>
          <w:szCs w:val="24"/>
          <w:rtl/>
          <w:lang w:eastAsia="he-IL"/>
        </w:rPr>
        <w:t>רשום</w:t>
      </w:r>
      <w:r w:rsidRPr="000B5DC0">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תחשב היא כמתקבלת ביום משלוח או מסירתה כאמור.</w:t>
      </w:r>
    </w:p>
    <w:p w14:paraId="75B927B7"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B359FC6" w14:textId="77777777" w:rsidR="00DF6A6B"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333F585B" w14:textId="77777777" w:rsidR="00DF6A6B"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202D6457" w14:textId="77777777" w:rsidR="00DF6A6B"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086F29D0"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435A20">
        <w:rPr>
          <w:rFonts w:ascii="Times New Roman" w:eastAsia="Times New Roman" w:hAnsi="Times New Roman" w:cs="David"/>
          <w:bCs/>
          <w:sz w:val="20"/>
          <w:szCs w:val="24"/>
          <w:rtl/>
          <w:lang w:eastAsia="he-IL"/>
        </w:rPr>
        <w:t>ולראיה באו הצדדים על החתום:</w:t>
      </w:r>
    </w:p>
    <w:p w14:paraId="2BA3B9A0" w14:textId="77777777" w:rsidR="00DF6A6B" w:rsidRPr="00435A20"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314F748" w14:textId="77777777" w:rsidR="00DF6A6B"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65F5BED" w14:textId="77777777" w:rsidR="00DF6A6B" w:rsidRPr="00435A20"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356539C" w14:textId="7E45205B" w:rsidR="00DF6A6B" w:rsidRPr="00803AF2"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rtl/>
            <w:lang w:eastAsia="he-IL"/>
          </w:rPr>
          <w:alias w:val="שם ספק"/>
          <w:tag w:val="cntSupllierName"/>
          <w:id w:val="431858896"/>
          <w:placeholder>
            <w:docPart w:val="65A72D1E0BBB4CC0BD2FB84228F573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972120">
            <w:rPr>
              <w:rFonts w:ascii="Times New Roman" w:eastAsia="Times New Roman" w:hAnsi="Times New Roman" w:cs="David"/>
              <w:color w:val="00B0F0"/>
              <w:sz w:val="20"/>
              <w:szCs w:val="24"/>
              <w:rtl/>
              <w:lang w:eastAsia="he-IL"/>
            </w:rPr>
            <w:t>מילר בלום תיכנון סביבתי</w:t>
          </w:r>
        </w:sdtContent>
      </w:sdt>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22E10649CA42466989BB2BE2D491DC5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B32B89" w:rsidRPr="003E6FC4">
            <w:rPr>
              <w:rStyle w:val="PlaceholderText"/>
              <w:rtl/>
            </w:rPr>
            <w:t>[שם צד א]</w:t>
          </w:r>
        </w:sdtContent>
      </w:sdt>
    </w:p>
    <w:p w14:paraId="01D27093" w14:textId="77777777" w:rsidR="00DF6A6B" w:rsidRPr="00435A20" w:rsidRDefault="00DF6A6B" w:rsidP="00DF6A6B">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t>המתכנן</w:t>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המזמין</w:t>
      </w:r>
      <w:r w:rsidRPr="00435A20">
        <w:rPr>
          <w:rFonts w:ascii="Times New Roman" w:eastAsia="Times New Roman" w:hAnsi="Times New Roman" w:cs="David"/>
          <w:sz w:val="20"/>
          <w:szCs w:val="24"/>
          <w:lang w:eastAsia="he-IL"/>
        </w:rPr>
        <w:t xml:space="preserve"> </w:t>
      </w:r>
    </w:p>
    <w:p w14:paraId="01357645"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B06F7C0"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55B8AE9"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3ECF7B8"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ן זה. </w:t>
      </w:r>
    </w:p>
    <w:p w14:paraId="24E816FA"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6C63315"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תאריך :  _______________</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p>
    <w:p w14:paraId="2CA2AAA9"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חתימה וחותמת עו"ד/ רו"ח : ________________</w:t>
      </w:r>
    </w:p>
    <w:p w14:paraId="7779DCF3"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91E4207"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38D7C1D0" w14:textId="77777777" w:rsidR="000B5DC0" w:rsidRPr="000B5DC0" w:rsidRDefault="000B5DC0" w:rsidP="000B5DC0">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4833160A"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AE1506D"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60D75AC9"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40C2AE28"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7A005E8"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210F52CD"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63E83AD1"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5F25548B" w14:textId="77777777" w:rsidR="00C77045" w:rsidRDefault="00C77045" w:rsidP="00DF6A6B">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36293290" w14:textId="77777777" w:rsidR="008C30FE" w:rsidRDefault="008C30FE" w:rsidP="00DF6A6B">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65857E86" w14:textId="77777777" w:rsidR="000B5DC0" w:rsidRPr="000B5DC0" w:rsidRDefault="000B5DC0" w:rsidP="000B5DC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 xml:space="preserve">נספח </w:t>
      </w:r>
      <w:r w:rsidR="00CD158F">
        <w:rPr>
          <w:rFonts w:ascii="Times New Roman" w:eastAsia="Times New Roman" w:hAnsi="Times New Roman" w:cs="David" w:hint="cs"/>
          <w:bCs/>
          <w:sz w:val="20"/>
          <w:szCs w:val="24"/>
          <w:u w:val="single"/>
          <w:rtl/>
          <w:lang w:eastAsia="he-IL"/>
        </w:rPr>
        <w:t>"</w:t>
      </w:r>
      <w:r w:rsidRPr="000B5DC0">
        <w:rPr>
          <w:rFonts w:ascii="Times New Roman" w:eastAsia="Times New Roman" w:hAnsi="Times New Roman" w:cs="David"/>
          <w:bCs/>
          <w:sz w:val="20"/>
          <w:szCs w:val="24"/>
          <w:u w:val="single"/>
          <w:rtl/>
          <w:lang w:eastAsia="he-IL"/>
        </w:rPr>
        <w:t>א'</w:t>
      </w:r>
      <w:r w:rsidR="00CD158F">
        <w:rPr>
          <w:rFonts w:ascii="Times New Roman" w:eastAsia="Times New Roman" w:hAnsi="Times New Roman" w:cs="David" w:hint="cs"/>
          <w:bCs/>
          <w:sz w:val="20"/>
          <w:szCs w:val="24"/>
          <w:u w:val="single"/>
          <w:rtl/>
          <w:lang w:eastAsia="he-IL"/>
        </w:rPr>
        <w:t>'</w:t>
      </w:r>
    </w:p>
    <w:p w14:paraId="4D53CE1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1.1</w:t>
      </w:r>
      <w:r w:rsidRPr="000B5DC0">
        <w:rPr>
          <w:rFonts w:ascii="Times New Roman" w:eastAsia="Times New Roman" w:hAnsi="Times New Roman" w:cs="David"/>
          <w:sz w:val="24"/>
          <w:szCs w:val="24"/>
          <w:rtl/>
          <w:lang w:eastAsia="he-IL"/>
        </w:rPr>
        <w:tab/>
        <w:t>הגדרות-</w:t>
      </w:r>
    </w:p>
    <w:p w14:paraId="231557E4"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D98705" w14:textId="0FF9A213" w:rsidR="000B5DC0" w:rsidRPr="000B5DC0" w:rsidRDefault="000B5DC0" w:rsidP="0099047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b/>
          <w:bCs/>
          <w:sz w:val="24"/>
          <w:szCs w:val="24"/>
          <w:rtl/>
          <w:lang w:eastAsia="he-IL"/>
        </w:rPr>
        <w:t>הפרויקט</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lang w:eastAsia="he-IL"/>
        </w:rPr>
        <w:t xml:space="preserve"> </w:t>
      </w:r>
      <w:r w:rsidRPr="000B5DC0">
        <w:rPr>
          <w:rFonts w:ascii="Times New Roman" w:eastAsia="Times New Roman" w:hAnsi="Times New Roman" w:cs="David"/>
          <w:sz w:val="24"/>
          <w:szCs w:val="24"/>
          <w:rtl/>
          <w:lang w:eastAsia="he-IL"/>
        </w:rPr>
        <w:t>פרויקט לבניית יחידות דיור</w:t>
      </w:r>
      <w:r w:rsidR="00AD15CD">
        <w:rPr>
          <w:rFonts w:ascii="Times New Roman" w:eastAsia="Times New Roman" w:hAnsi="Times New Roman" w:cs="David" w:hint="cs"/>
          <w:sz w:val="24"/>
          <w:szCs w:val="24"/>
          <w:rtl/>
          <w:lang w:eastAsia="he-IL"/>
        </w:rPr>
        <w:t xml:space="preserve"> למגורים </w:t>
      </w:r>
      <w:r w:rsidRPr="000B5DC0">
        <w:rPr>
          <w:rFonts w:ascii="Times New Roman" w:eastAsia="Times New Roman" w:hAnsi="Times New Roman" w:cs="David"/>
          <w:sz w:val="24"/>
          <w:szCs w:val="24"/>
          <w:rtl/>
          <w:lang w:eastAsia="he-IL"/>
        </w:rPr>
        <w:t>, , חניונים ועבודות פיתוח ב</w:t>
      </w:r>
      <w:sdt>
        <w:sdtPr>
          <w:rPr>
            <w:rFonts w:ascii="Times New Roman" w:eastAsia="Times New Roman" w:hAnsi="Times New Roman" w:cs="David"/>
            <w:color w:val="008000"/>
            <w:sz w:val="24"/>
            <w:szCs w:val="24"/>
            <w:rtl/>
            <w:lang w:eastAsia="he-IL"/>
          </w:rPr>
          <w:alias w:val="רשות מקומית"/>
          <w:tag w:val="cntLocalAuth"/>
          <w:id w:val="103080363"/>
          <w:placeholder>
            <w:docPart w:val="46824018AEAD486C9C3D75E08FEB25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972120">
            <w:rPr>
              <w:rFonts w:ascii="Times New Roman" w:eastAsia="Times New Roman" w:hAnsi="Times New Roman" w:cs="David"/>
              <w:color w:val="008000"/>
              <w:sz w:val="24"/>
              <w:szCs w:val="24"/>
              <w:rtl/>
              <w:lang w:eastAsia="he-IL"/>
            </w:rPr>
            <w:t>קרית אתא</w:t>
          </w:r>
        </w:sdtContent>
      </w:sdt>
      <w:r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hint="cs"/>
          <w:sz w:val="24"/>
          <w:szCs w:val="24"/>
          <w:rtl/>
          <w:lang w:eastAsia="he-IL"/>
        </w:rPr>
        <w:t xml:space="preserve">- </w:t>
      </w:r>
      <w:r w:rsidRPr="000B5DC0">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color w:val="008000"/>
            <w:sz w:val="24"/>
            <w:szCs w:val="24"/>
            <w:rtl/>
          </w:rPr>
          <w:alias w:val="שם הפרויקט"/>
          <w:tag w:val="cntProjectName"/>
          <w:id w:val="305292680"/>
          <w:placeholder>
            <w:docPart w:val="C2702617D34D4B87894E9082B476CC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Fonts w:hint="cs"/>
          </w:rPr>
        </w:sdtEndPr>
        <w:sdtContent>
          <w:r w:rsidR="00972120">
            <w:rPr>
              <w:rFonts w:ascii="Times New Roman" w:eastAsia="Times New Roman" w:hAnsi="Times New Roman" w:cs="David"/>
              <w:color w:val="008000"/>
              <w:sz w:val="24"/>
              <w:szCs w:val="24"/>
              <w:rtl/>
            </w:rPr>
            <w:t>גב</w:t>
          </w:r>
          <w:r w:rsidR="00990473">
            <w:rPr>
              <w:rFonts w:ascii="Times New Roman" w:eastAsia="Times New Roman" w:hAnsi="Times New Roman" w:cs="David" w:hint="cs"/>
              <w:color w:val="008000"/>
              <w:sz w:val="24"/>
              <w:szCs w:val="24"/>
              <w:rtl/>
            </w:rPr>
            <w:t>עת ה</w:t>
          </w:r>
          <w:r w:rsidR="00972120">
            <w:rPr>
              <w:rFonts w:ascii="Times New Roman" w:eastAsia="Times New Roman" w:hAnsi="Times New Roman" w:cs="David"/>
              <w:color w:val="008000"/>
              <w:sz w:val="24"/>
              <w:szCs w:val="24"/>
              <w:rtl/>
            </w:rPr>
            <w:t>כלניות ( טרם ניתן שם לפרויקט )</w:t>
          </w:r>
        </w:sdtContent>
      </w:sdt>
      <w:r w:rsidRPr="000B5DC0">
        <w:rPr>
          <w:rFonts w:ascii="Times New Roman" w:eastAsia="Times New Roman" w:hAnsi="Times New Roman" w:cs="David" w:hint="cs"/>
          <w:sz w:val="24"/>
          <w:szCs w:val="24"/>
          <w:rtl/>
          <w:lang w:eastAsia="he-IL"/>
        </w:rPr>
        <w:t xml:space="preserve"> </w:t>
      </w:r>
      <w:r w:rsidRPr="000B5DC0">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281D7F5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AB131C" w14:textId="32D6C558"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b/>
          <w:bCs/>
          <w:sz w:val="24"/>
          <w:szCs w:val="24"/>
          <w:rtl/>
          <w:lang w:eastAsia="he-IL"/>
        </w:rPr>
        <w:t>התכנית</w:t>
      </w:r>
      <w:r w:rsidRPr="000B5DC0">
        <w:rPr>
          <w:rFonts w:ascii="Times New Roman" w:eastAsia="Times New Roman" w:hAnsi="Times New Roman" w:cs="David"/>
          <w:sz w:val="24"/>
          <w:szCs w:val="24"/>
          <w:rtl/>
          <w:lang w:eastAsia="he-IL"/>
        </w:rPr>
        <w:t xml:space="preserve">" או </w:t>
      </w:r>
      <w:r w:rsidRPr="000B5DC0">
        <w:rPr>
          <w:rFonts w:ascii="Times New Roman" w:eastAsia="Times New Roman" w:hAnsi="Times New Roman" w:cs="David"/>
          <w:b/>
          <w:bCs/>
          <w:sz w:val="24"/>
          <w:szCs w:val="24"/>
          <w:rtl/>
          <w:lang w:eastAsia="he-IL"/>
        </w:rPr>
        <w:t xml:space="preserve">"המקרקעין" </w:t>
      </w:r>
      <w:r w:rsidRPr="000B5DC0">
        <w:rPr>
          <w:rFonts w:ascii="Times New Roman" w:eastAsia="Times New Roman" w:hAnsi="Times New Roman" w:cs="David"/>
          <w:sz w:val="24"/>
          <w:szCs w:val="24"/>
          <w:lang w:eastAsia="he-IL"/>
        </w:rPr>
        <w:t>–</w:t>
      </w:r>
      <w:r w:rsidRPr="000B5DC0">
        <w:rPr>
          <w:rFonts w:ascii="Times New Roman" w:eastAsia="Times New Roman" w:hAnsi="Times New Roman" w:cs="David"/>
          <w:sz w:val="24"/>
          <w:szCs w:val="24"/>
          <w:rtl/>
          <w:lang w:eastAsia="he-IL"/>
        </w:rPr>
        <w:t xml:space="preserve"> תכנית בנין עיר מס'</w:t>
      </w:r>
      <w:r w:rsidRPr="000B5DC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2"/>
          <w:tag w:val="cntCustomField2"/>
          <w:id w:val="-942765466"/>
          <w:placeholder>
            <w:docPart w:val="60DE9335E04C471CB38A9894164DFD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972120">
            <w:rPr>
              <w:rFonts w:ascii="Times New Roman" w:eastAsia="Times New Roman" w:hAnsi="Times New Roman" w:cs="David"/>
              <w:color w:val="008000"/>
              <w:sz w:val="24"/>
              <w:szCs w:val="24"/>
              <w:rtl/>
            </w:rPr>
            <w:t>כ/248</w:t>
          </w:r>
        </w:sdtContent>
      </w:sdt>
      <w:r w:rsidRPr="000B5DC0">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00990473">
        <w:rPr>
          <w:rFonts w:ascii="Times New Roman" w:eastAsia="Times New Roman" w:hAnsi="Times New Roman" w:cs="David" w:hint="cs"/>
          <w:sz w:val="24"/>
          <w:szCs w:val="24"/>
          <w:rtl/>
          <w:lang w:eastAsia="he-IL"/>
        </w:rPr>
        <w:t xml:space="preserve">גוש </w:t>
      </w:r>
      <w:r w:rsidRPr="000B5DC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1"/>
          <w:tag w:val="cntCustomField1"/>
          <w:id w:val="388540670"/>
          <w:placeholder>
            <w:docPart w:val="13EE47802B924AED9B2240A5BCCA88A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rPr>
            <w:rFonts w:hint="cs"/>
          </w:rPr>
        </w:sdtEndPr>
        <w:sdtContent>
          <w:r w:rsidR="00990473">
            <w:rPr>
              <w:rFonts w:ascii="Times New Roman" w:eastAsia="Times New Roman" w:hAnsi="Times New Roman" w:cs="David"/>
              <w:color w:val="008000"/>
              <w:sz w:val="24"/>
              <w:szCs w:val="24"/>
              <w:rtl/>
            </w:rPr>
            <w:t>10255  מג</w:t>
          </w:r>
          <w:r w:rsidR="00990473">
            <w:rPr>
              <w:rFonts w:ascii="Times New Roman" w:eastAsia="Times New Roman" w:hAnsi="Times New Roman" w:cs="David" w:hint="cs"/>
              <w:color w:val="008000"/>
              <w:sz w:val="24"/>
              <w:szCs w:val="24"/>
              <w:rtl/>
            </w:rPr>
            <w:t xml:space="preserve">רשים </w:t>
          </w:r>
          <w:r w:rsidR="00972120">
            <w:rPr>
              <w:rFonts w:ascii="Times New Roman" w:eastAsia="Times New Roman" w:hAnsi="Times New Roman" w:cs="David"/>
              <w:color w:val="008000"/>
              <w:sz w:val="24"/>
              <w:szCs w:val="24"/>
              <w:rtl/>
            </w:rPr>
            <w:t xml:space="preserve"> 57-65</w:t>
          </w:r>
        </w:sdtContent>
      </w:sdt>
      <w:r w:rsidRPr="000B5DC0">
        <w:rPr>
          <w:rFonts w:ascii="Times New Roman" w:eastAsia="Times New Roman" w:hAnsi="Times New Roman" w:cs="David" w:hint="cs"/>
          <w:sz w:val="24"/>
          <w:szCs w:val="24"/>
          <w:rtl/>
          <w:lang w:eastAsia="he-IL"/>
        </w:rPr>
        <w:t xml:space="preserve"> </w:t>
      </w:r>
      <w:r w:rsidRPr="000B5DC0">
        <w:rPr>
          <w:rFonts w:ascii="Times New Roman" w:eastAsia="Times New Roman" w:hAnsi="Times New Roman" w:cs="David"/>
          <w:sz w:val="24"/>
          <w:szCs w:val="24"/>
          <w:rtl/>
          <w:lang w:eastAsia="he-IL"/>
        </w:rPr>
        <w:t>.</w:t>
      </w:r>
    </w:p>
    <w:p w14:paraId="5408DF3B"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7368ADE7"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1E45E19" w14:textId="77777777" w:rsidR="000B5DC0" w:rsidRPr="000B5DC0" w:rsidRDefault="000B5DC0" w:rsidP="000B5DC0">
      <w:pPr>
        <w:spacing w:before="0" w:beforeAutospacing="0" w:after="0" w:afterAutospacing="0" w:line="240" w:lineRule="auto"/>
        <w:ind w:left="720"/>
        <w:rPr>
          <w:rFonts w:ascii="Times New Roman" w:eastAsia="Times New Roman" w:hAnsi="Times New Roman" w:cs="David"/>
          <w:color w:val="008000"/>
          <w:sz w:val="24"/>
          <w:szCs w:val="24"/>
          <w:rtl/>
        </w:rPr>
      </w:pPr>
      <w:r w:rsidRPr="000B5DC0">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rPr>
          <w:alias w:val="רשות מקומית"/>
          <w:tag w:val="cntLocalAuth"/>
          <w:id w:val="2076081772"/>
          <w:placeholder>
            <w:docPart w:val="BC815919A12B4BEEA4CF0DD5E3EBD6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972120">
            <w:rPr>
              <w:rFonts w:ascii="Times New Roman" w:eastAsia="Times New Roman" w:hAnsi="Times New Roman" w:cs="David"/>
              <w:color w:val="008000"/>
              <w:sz w:val="24"/>
              <w:szCs w:val="24"/>
              <w:rtl/>
            </w:rPr>
            <w:t>קרית אתא</w:t>
          </w:r>
        </w:sdtContent>
      </w:sdt>
    </w:p>
    <w:p w14:paraId="00FA9D35" w14:textId="77777777" w:rsidR="000B5DC0" w:rsidRPr="000B5DC0" w:rsidRDefault="000B5DC0" w:rsidP="000B5DC0">
      <w:pPr>
        <w:spacing w:before="0" w:beforeAutospacing="0" w:after="0" w:afterAutospacing="0" w:line="240" w:lineRule="auto"/>
        <w:ind w:left="720"/>
        <w:rPr>
          <w:rFonts w:ascii="Times New Roman" w:eastAsia="Times New Roman" w:hAnsi="Times New Roman" w:cs="David"/>
          <w:color w:val="FF0000"/>
          <w:sz w:val="24"/>
          <w:szCs w:val="24"/>
          <w:rtl/>
        </w:rPr>
      </w:pPr>
    </w:p>
    <w:p w14:paraId="296DAF9B" w14:textId="77777777" w:rsidR="000B5DC0" w:rsidRPr="000B5DC0" w:rsidRDefault="000B5DC0" w:rsidP="000B5DC0">
      <w:pPr>
        <w:spacing w:before="0" w:beforeAutospacing="0" w:after="0" w:afterAutospacing="0" w:line="240" w:lineRule="auto"/>
        <w:ind w:left="72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rPr>
        <w:t xml:space="preserve">"חוזה הפיתוח" </w:t>
      </w:r>
      <w:r w:rsidRPr="000B5DC0">
        <w:rPr>
          <w:rFonts w:ascii="Times New Roman" w:eastAsia="Times New Roman" w:hAnsi="Times New Roman" w:cs="David"/>
          <w:sz w:val="24"/>
          <w:szCs w:val="24"/>
        </w:rPr>
        <w:t>–</w:t>
      </w:r>
      <w:r w:rsidRPr="000B5DC0">
        <w:rPr>
          <w:rFonts w:ascii="Times New Roman" w:eastAsia="Times New Roman" w:hAnsi="Times New Roman" w:cs="David"/>
          <w:sz w:val="24"/>
          <w:szCs w:val="24"/>
          <w:rtl/>
        </w:rPr>
        <w:t xml:space="preserve"> חוזה הפיתוח אשר נחתם בין המזמין לבין הרשות המקומית.</w:t>
      </w:r>
    </w:p>
    <w:p w14:paraId="6FF68D5F"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9A6677"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0B5DC0">
        <w:rPr>
          <w:rFonts w:ascii="Times New Roman" w:eastAsia="Times New Roman" w:hAnsi="Times New Roman" w:cs="David"/>
          <w:sz w:val="24"/>
          <w:szCs w:val="24"/>
          <w:rtl/>
          <w:lang w:eastAsia="he-IL"/>
        </w:rPr>
        <w:t>2.8</w:t>
      </w:r>
      <w:r w:rsidRPr="000B5DC0">
        <w:rPr>
          <w:rFonts w:ascii="Times New Roman" w:eastAsia="Times New Roman" w:hAnsi="Times New Roman" w:cs="David"/>
          <w:sz w:val="24"/>
          <w:szCs w:val="24"/>
          <w:rtl/>
          <w:lang w:eastAsia="he-IL"/>
        </w:rPr>
        <w:tab/>
        <w:t>המנהל הוא:</w:t>
      </w:r>
      <w:r w:rsidRPr="000B5DC0">
        <w:rPr>
          <w:rFonts w:ascii="Times New Roman" w:eastAsia="Times New Roman" w:hAnsi="Times New Roman" w:cs="David" w:hint="cs"/>
          <w:sz w:val="24"/>
          <w:szCs w:val="24"/>
          <w:rtl/>
          <w:lang w:eastAsia="he-IL"/>
        </w:rPr>
        <w:t xml:space="preserve"> </w:t>
      </w:r>
      <w:r w:rsidRPr="000B5DC0">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דה נוסף 3"/>
          <w:tag w:val="cntCustomField3"/>
          <w:id w:val="-1806770814"/>
          <w:placeholder>
            <w:docPart w:val="27585ACDF9C54F139AD35AB30EA900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r w:rsidR="00972120">
            <w:rPr>
              <w:rFonts w:ascii="Times New Roman" w:eastAsia="Times New Roman" w:hAnsi="Times New Roman" w:cs="David"/>
              <w:color w:val="008000"/>
              <w:sz w:val="24"/>
              <w:szCs w:val="24"/>
              <w:rtl/>
              <w:lang w:eastAsia="he-IL"/>
            </w:rPr>
            <w:t xml:space="preserve">אבי כהן מחברת אפריקה ישראל מגורים בע"מ </w:t>
          </w:r>
        </w:sdtContent>
      </w:sdt>
    </w:p>
    <w:p w14:paraId="1E59C983"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59457BD" w14:textId="77777777" w:rsidR="000B5DC0" w:rsidRDefault="000B5DC0" w:rsidP="00D231CD">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2.10</w:t>
      </w:r>
      <w:r w:rsidRPr="000B5DC0">
        <w:rPr>
          <w:rFonts w:ascii="Times New Roman" w:eastAsia="Times New Roman" w:hAnsi="Times New Roman" w:cs="David"/>
          <w:sz w:val="24"/>
          <w:szCs w:val="24"/>
          <w:rtl/>
          <w:lang w:eastAsia="he-IL"/>
        </w:rPr>
        <w:tab/>
      </w:r>
      <w:r w:rsidR="00D231CD" w:rsidRPr="00ED4DD0">
        <w:rPr>
          <w:rFonts w:ascii="Times New Roman" w:eastAsia="Times New Roman" w:hAnsi="Times New Roman" w:cs="David"/>
          <w:b/>
          <w:bCs/>
          <w:sz w:val="24"/>
          <w:szCs w:val="24"/>
          <w:u w:val="single"/>
          <w:rtl/>
          <w:lang w:eastAsia="he-IL"/>
        </w:rPr>
        <w:t xml:space="preserve">התכנון יתבצע במודל תלת מימד ע"י תוכנת </w:t>
      </w:r>
      <w:r w:rsidR="00D231CD" w:rsidRPr="00ED4DD0">
        <w:rPr>
          <w:rFonts w:ascii="Times New Roman" w:eastAsia="Times New Roman" w:hAnsi="Times New Roman" w:cs="David"/>
          <w:b/>
          <w:bCs/>
          <w:sz w:val="24"/>
          <w:szCs w:val="24"/>
          <w:u w:val="single"/>
          <w:lang w:eastAsia="he-IL"/>
        </w:rPr>
        <w:t>REVIT</w:t>
      </w:r>
      <w:r w:rsidR="00D231CD" w:rsidRPr="00ED4DD0">
        <w:rPr>
          <w:rFonts w:ascii="Times New Roman" w:eastAsia="Times New Roman" w:hAnsi="Times New Roman" w:cs="David"/>
          <w:b/>
          <w:bCs/>
          <w:sz w:val="24"/>
          <w:szCs w:val="24"/>
          <w:u w:val="single"/>
          <w:rtl/>
          <w:lang w:eastAsia="he-IL"/>
        </w:rPr>
        <w:t xml:space="preserve">, במתודולוגיית </w:t>
      </w:r>
      <w:r w:rsidR="00D231CD" w:rsidRPr="00ED4DD0">
        <w:rPr>
          <w:rFonts w:ascii="Times New Roman" w:eastAsia="Times New Roman" w:hAnsi="Times New Roman" w:cs="David"/>
          <w:b/>
          <w:bCs/>
          <w:sz w:val="24"/>
          <w:szCs w:val="24"/>
          <w:u w:val="single"/>
          <w:lang w:eastAsia="he-IL"/>
        </w:rPr>
        <w:t>BIM</w:t>
      </w:r>
      <w:r w:rsidR="00D231CD" w:rsidRPr="00ED4DD0">
        <w:rPr>
          <w:rFonts w:ascii="Times New Roman" w:eastAsia="Times New Roman" w:hAnsi="Times New Roman" w:cs="David"/>
          <w:b/>
          <w:bCs/>
          <w:sz w:val="24"/>
          <w:szCs w:val="24"/>
          <w:u w:val="single"/>
          <w:rtl/>
          <w:lang w:eastAsia="he-IL"/>
        </w:rPr>
        <w:t>,</w:t>
      </w:r>
      <w:r w:rsidR="00D231CD" w:rsidRPr="00ED4DD0">
        <w:rPr>
          <w:rFonts w:ascii="Times New Roman" w:eastAsia="Times New Roman" w:hAnsi="Times New Roman" w:cs="David"/>
          <w:b/>
          <w:bCs/>
          <w:sz w:val="24"/>
          <w:szCs w:val="24"/>
          <w:rtl/>
          <w:lang w:eastAsia="he-IL"/>
        </w:rPr>
        <w:t xml:space="preserve"> בענן – "</w:t>
      </w:r>
      <w:r w:rsidR="00D231CD" w:rsidRPr="00ED4DD0">
        <w:rPr>
          <w:rFonts w:ascii="Times New Roman" w:eastAsia="Times New Roman" w:hAnsi="Times New Roman" w:cs="David"/>
          <w:b/>
          <w:bCs/>
          <w:sz w:val="24"/>
          <w:szCs w:val="24"/>
          <w:lang w:eastAsia="he-IL"/>
        </w:rPr>
        <w:t>BIM360</w:t>
      </w:r>
      <w:r w:rsidR="00D231CD" w:rsidRPr="00ED4DD0">
        <w:rPr>
          <w:rFonts w:ascii="Times New Roman" w:eastAsia="Times New Roman" w:hAnsi="Times New Roman" w:cs="David"/>
          <w:b/>
          <w:bCs/>
          <w:sz w:val="24"/>
          <w:szCs w:val="24"/>
          <w:rtl/>
          <w:lang w:eastAsia="he-IL"/>
        </w:rPr>
        <w:t xml:space="preserve">" שם ישמרו כל קבצי ה </w:t>
      </w:r>
      <w:r w:rsidR="00D231CD" w:rsidRPr="00ED4DD0">
        <w:rPr>
          <w:rFonts w:ascii="Times New Roman" w:eastAsia="Times New Roman" w:hAnsi="Times New Roman" w:cs="David"/>
          <w:b/>
          <w:bCs/>
          <w:sz w:val="24"/>
          <w:szCs w:val="24"/>
          <w:lang w:eastAsia="he-IL"/>
        </w:rPr>
        <w:t>REVIT</w:t>
      </w:r>
      <w:r w:rsidR="00D231CD" w:rsidRPr="00ED4DD0">
        <w:rPr>
          <w:rFonts w:ascii="Times New Roman" w:eastAsia="Times New Roman" w:hAnsi="Times New Roman" w:cs="David"/>
          <w:b/>
          <w:bCs/>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D231CD" w:rsidRPr="00ED4DD0">
        <w:rPr>
          <w:rFonts w:ascii="Times New Roman" w:eastAsia="Times New Roman" w:hAnsi="Times New Roman" w:cs="David"/>
          <w:b/>
          <w:bCs/>
          <w:sz w:val="24"/>
          <w:szCs w:val="24"/>
          <w:lang w:eastAsia="he-IL"/>
        </w:rPr>
        <w:t>BIM360</w:t>
      </w:r>
      <w:r w:rsidR="00D231CD" w:rsidRPr="00ED4DD0">
        <w:rPr>
          <w:rFonts w:ascii="Times New Roman" w:eastAsia="Times New Roman" w:hAnsi="Times New Roman" w:cs="David"/>
          <w:b/>
          <w:bCs/>
          <w:sz w:val="24"/>
          <w:szCs w:val="24"/>
          <w:rtl/>
          <w:lang w:eastAsia="he-IL"/>
        </w:rPr>
        <w:t>".</w:t>
      </w:r>
      <w:r w:rsidR="00D231CD" w:rsidRPr="00D231CD">
        <w:rPr>
          <w:rFonts w:ascii="Times New Roman" w:eastAsia="Times New Roman" w:hAnsi="Times New Roman" w:cs="David"/>
          <w:sz w:val="24"/>
          <w:szCs w:val="24"/>
          <w:rtl/>
          <w:lang w:eastAsia="he-IL"/>
        </w:rPr>
        <w:t xml:space="preserve"> העבודה במודל תהיה כפופה להוראות מנהל המודל ולמסמך ה </w:t>
      </w:r>
      <w:r w:rsidR="00D231CD" w:rsidRPr="00D231CD">
        <w:rPr>
          <w:rFonts w:ascii="Times New Roman" w:eastAsia="Times New Roman" w:hAnsi="Times New Roman" w:cs="David"/>
          <w:sz w:val="24"/>
          <w:szCs w:val="24"/>
          <w:lang w:eastAsia="he-IL"/>
        </w:rPr>
        <w:t>BEP</w:t>
      </w:r>
      <w:r w:rsidR="00D231CD" w:rsidRPr="00D231CD">
        <w:rPr>
          <w:rFonts w:ascii="Times New Roman" w:eastAsia="Times New Roman" w:hAnsi="Times New Roman" w:cs="David"/>
          <w:sz w:val="24"/>
          <w:szCs w:val="24"/>
          <w:rtl/>
          <w:lang w:eastAsia="he-IL"/>
        </w:rPr>
        <w:t xml:space="preserve"> שיופץ בהמשך ע"י מנהל המודל. שמירה, הדפסת תכניות וקבצים (</w:t>
      </w:r>
      <w:r w:rsidR="00D231CD" w:rsidRPr="00D231CD">
        <w:rPr>
          <w:rFonts w:ascii="Times New Roman" w:eastAsia="Times New Roman" w:hAnsi="Times New Roman" w:cs="David"/>
          <w:sz w:val="24"/>
          <w:szCs w:val="24"/>
          <w:lang w:eastAsia="he-IL"/>
        </w:rPr>
        <w:t>PLT/PDF/DWG</w:t>
      </w:r>
      <w:r w:rsidR="00D231CD" w:rsidRPr="00D231CD">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D231CD" w:rsidRPr="00D231CD">
        <w:rPr>
          <w:rFonts w:ascii="Times New Roman" w:eastAsia="Times New Roman" w:hAnsi="Times New Roman" w:cs="David"/>
          <w:sz w:val="24"/>
          <w:szCs w:val="24"/>
          <w:lang w:eastAsia="he-IL"/>
        </w:rPr>
        <w:t>view</w:t>
      </w:r>
      <w:r w:rsidR="00D231CD" w:rsidRPr="00D231CD">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56F6F3DB" w14:textId="77777777" w:rsidR="00D231CD" w:rsidRPr="000B5DC0" w:rsidRDefault="00D231CD" w:rsidP="00D231CD">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5AF5FEAF"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3.2</w:t>
      </w:r>
      <w:r w:rsidRPr="000B5DC0">
        <w:rPr>
          <w:rFonts w:ascii="Times New Roman" w:eastAsia="Times New Roman" w:hAnsi="Times New Roman" w:cs="David"/>
          <w:sz w:val="24"/>
          <w:szCs w:val="24"/>
          <w:rtl/>
          <w:lang w:eastAsia="he-IL"/>
        </w:rPr>
        <w:tab/>
        <w:t>בעלי המקצוע במשרד המתכנן הם:</w:t>
      </w:r>
    </w:p>
    <w:p w14:paraId="2A386F85"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1B0307"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453630634"/>
          <w:placeholder>
            <w:docPart w:val="133839B67DC646118A1FEC893D6F5F8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972120">
            <w:rPr>
              <w:rFonts w:ascii="Times New Roman" w:eastAsia="Times New Roman" w:hAnsi="Times New Roman" w:cs="David"/>
              <w:color w:val="008000"/>
              <w:sz w:val="24"/>
              <w:szCs w:val="24"/>
              <w:rtl/>
              <w:lang w:eastAsia="he-IL"/>
            </w:rPr>
            <w:t xml:space="preserve">אמיר בלום </w:t>
          </w:r>
        </w:sdtContent>
      </w:sdt>
    </w:p>
    <w:p w14:paraId="715008D8" w14:textId="77777777" w:rsidR="000B5DC0" w:rsidRPr="000B5DC0" w:rsidRDefault="000B5DC0" w:rsidP="000B5DC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ב. </w:t>
      </w:r>
      <w:r w:rsidRPr="000B5DC0">
        <w:rPr>
          <w:rFonts w:ascii="Times New Roman" w:eastAsia="Times New Roman" w:hAnsi="Times New Roman" w:cs="David"/>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1335682225"/>
          <w:placeholder>
            <w:docPart w:val="7BF909C291A24CB8938CF9380BE265A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972120">
            <w:rPr>
              <w:rFonts w:ascii="Times New Roman" w:eastAsia="Times New Roman" w:hAnsi="Times New Roman" w:cs="David"/>
              <w:color w:val="008000"/>
              <w:sz w:val="24"/>
              <w:szCs w:val="24"/>
              <w:rtl/>
              <w:lang w:eastAsia="he-IL"/>
            </w:rPr>
            <w:t>6</w:t>
          </w:r>
        </w:sdtContent>
      </w:sdt>
    </w:p>
    <w:p w14:paraId="2670367D"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9E7222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0B5DC0">
        <w:rPr>
          <w:rFonts w:ascii="Times New Roman" w:eastAsia="Times New Roman" w:hAnsi="Times New Roman" w:cs="David"/>
          <w:sz w:val="24"/>
          <w:szCs w:val="24"/>
          <w:rtl/>
          <w:lang w:eastAsia="he-IL"/>
        </w:rPr>
        <w:t>3.4</w:t>
      </w:r>
      <w:r w:rsidRPr="000B5DC0">
        <w:rPr>
          <w:rFonts w:ascii="Times New Roman" w:eastAsia="Times New Roman" w:hAnsi="Times New Roman" w:cs="David"/>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57250393"/>
          <w:placeholder>
            <w:docPart w:val="59E57D30771647BB88D79350AD26C3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972120">
            <w:rPr>
              <w:rFonts w:ascii="Times New Roman" w:eastAsia="Times New Roman" w:hAnsi="Times New Roman" w:cs="David"/>
              <w:color w:val="008000"/>
              <w:sz w:val="24"/>
              <w:szCs w:val="24"/>
              <w:rtl/>
              <w:lang w:eastAsia="he-IL"/>
            </w:rPr>
            <w:t>מוריס דהאן</w:t>
          </w:r>
        </w:sdtContent>
      </w:sdt>
    </w:p>
    <w:p w14:paraId="73168D6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33BBB0E"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5.2</w:t>
      </w:r>
      <w:r w:rsidRPr="000B5DC0">
        <w:rPr>
          <w:rFonts w:ascii="Times New Roman" w:eastAsia="Times New Roman" w:hAnsi="Times New Roman" w:cs="David"/>
          <w:sz w:val="24"/>
          <w:szCs w:val="24"/>
          <w:rtl/>
          <w:lang w:eastAsia="he-IL"/>
        </w:rPr>
        <w:tab/>
        <w:t>הנושאים הם:</w:t>
      </w:r>
    </w:p>
    <w:p w14:paraId="6583CDB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C76F5B1"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התקדמות שרותי המתכנן.</w:t>
      </w:r>
    </w:p>
    <w:p w14:paraId="4ABC3A7A"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סטיות מלוח הזמנים לרבות סיבת הסטייה.</w:t>
      </w:r>
    </w:p>
    <w:p w14:paraId="321C367C"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תאום לוח הזמנים המתחייב מסטיות לרבות ת</w:t>
      </w:r>
      <w:r w:rsidR="00F66953">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אור השלכות התאום על הפרויקט.</w:t>
      </w:r>
    </w:p>
    <w:p w14:paraId="7F62F68E"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סטיות מהערכות ו/או תחזיות תקציביות והשלכותיהן.</w:t>
      </w:r>
    </w:p>
    <w:p w14:paraId="129998AE"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ריכוז הוראות שנויים.</w:t>
      </w:r>
    </w:p>
    <w:p w14:paraId="2982FEB0"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71779D" w14:textId="77777777" w:rsidR="000B5DC0" w:rsidRPr="000B5DC0" w:rsidRDefault="000B5DC0" w:rsidP="000B5DC0">
      <w:pPr>
        <w:widowControl w:val="0"/>
        <w:spacing w:before="0" w:beforeAutospacing="0" w:after="0" w:afterAutospacing="0" w:line="240" w:lineRule="auto"/>
        <w:outlineLvl w:val="2"/>
        <w:rPr>
          <w:rFonts w:ascii="Times New Roman" w:eastAsia="Times New Roman" w:hAnsi="Times New Roman" w:cs="David"/>
          <w:sz w:val="20"/>
          <w:szCs w:val="24"/>
          <w:rtl/>
        </w:rPr>
      </w:pPr>
      <w:r w:rsidRPr="000B5DC0">
        <w:rPr>
          <w:rFonts w:ascii="Times New Roman" w:eastAsia="Times New Roman" w:hAnsi="Times New Roman" w:cs="David"/>
          <w:b/>
          <w:bCs/>
          <w:sz w:val="24"/>
          <w:szCs w:val="24"/>
          <w:u w:val="single"/>
          <w:rtl/>
        </w:rPr>
        <w:br/>
      </w:r>
      <w:r w:rsidRPr="000B5DC0">
        <w:rPr>
          <w:rFonts w:ascii="Times New Roman" w:eastAsia="Times New Roman" w:hAnsi="Times New Roman" w:cs="David" w:hint="cs"/>
          <w:color w:val="FF0000"/>
          <w:sz w:val="20"/>
          <w:szCs w:val="24"/>
          <w:rtl/>
        </w:rPr>
        <w:t xml:space="preserve"> </w:t>
      </w:r>
      <w:r w:rsidRPr="000B5DC0">
        <w:rPr>
          <w:rFonts w:ascii="Times New Roman" w:eastAsia="Times New Roman" w:hAnsi="Times New Roman" w:cs="David"/>
          <w:sz w:val="20"/>
          <w:szCs w:val="24"/>
          <w:rtl/>
        </w:rPr>
        <w:t>17.7</w:t>
      </w:r>
      <w:r w:rsidRPr="000B5DC0">
        <w:rPr>
          <w:rFonts w:ascii="Times New Roman" w:eastAsia="Times New Roman" w:hAnsi="Times New Roman" w:cs="David" w:hint="cs"/>
          <w:sz w:val="20"/>
          <w:szCs w:val="24"/>
          <w:rtl/>
        </w:rPr>
        <w:t xml:space="preserve"> </w:t>
      </w:r>
      <w:r w:rsidRPr="000B5DC0">
        <w:rPr>
          <w:rFonts w:ascii="Times New Roman" w:eastAsia="Times New Roman" w:hAnsi="Times New Roman" w:cs="David" w:hint="cs"/>
          <w:sz w:val="20"/>
          <w:szCs w:val="24"/>
          <w:rtl/>
        </w:rPr>
        <w:tab/>
      </w:r>
      <w:r w:rsidRPr="000B5DC0">
        <w:rPr>
          <w:rFonts w:ascii="Times New Roman" w:eastAsia="Times New Roman" w:hAnsi="Times New Roman" w:cs="David"/>
          <w:sz w:val="20"/>
          <w:szCs w:val="24"/>
          <w:rtl/>
        </w:rPr>
        <w:t xml:space="preserve">שיעור חלקו היחסי של כל אחד מיחידי המזמין הינו כדלקמן </w:t>
      </w:r>
      <w:r w:rsidRPr="000B5DC0">
        <w:rPr>
          <w:rFonts w:ascii="Times New Roman" w:eastAsia="Times New Roman" w:hAnsi="Times New Roman" w:cs="David" w:hint="cs"/>
          <w:sz w:val="20"/>
          <w:szCs w:val="24"/>
          <w:rtl/>
        </w:rPr>
        <w:t>:</w:t>
      </w:r>
      <w:r w:rsidRPr="000B5DC0">
        <w:rPr>
          <w:rFonts w:ascii="Times New Roman" w:eastAsia="Times New Roman" w:hAnsi="Times New Roman" w:cs="David"/>
          <w:sz w:val="20"/>
          <w:szCs w:val="24"/>
          <w:rtl/>
        </w:rPr>
        <w:br/>
      </w:r>
    </w:p>
    <w:p w14:paraId="19067510" w14:textId="2E72FE79" w:rsidR="000B5DC0" w:rsidRPr="000B5DC0" w:rsidRDefault="00ED4DD0" w:rsidP="00F57198">
      <w:pPr>
        <w:widowControl w:val="0"/>
        <w:spacing w:before="0" w:beforeAutospacing="0" w:after="0" w:afterAutospacing="0" w:line="240" w:lineRule="auto"/>
        <w:ind w:left="720"/>
        <w:outlineLvl w:val="2"/>
        <w:rPr>
          <w:rFonts w:ascii="Times New Roman" w:eastAsia="Times New Roman" w:hAnsi="Times New Roman" w:cs="David"/>
          <w:color w:val="008000"/>
          <w:sz w:val="24"/>
          <w:szCs w:val="24"/>
          <w:rtl/>
        </w:rPr>
      </w:pPr>
      <w:sdt>
        <w:sdtPr>
          <w:rPr>
            <w:rFonts w:ascii="Times New Roman" w:eastAsia="Times New Roman" w:hAnsi="Times New Roman" w:cs="David"/>
            <w:color w:val="008000"/>
            <w:sz w:val="24"/>
            <w:szCs w:val="24"/>
            <w:rtl/>
          </w:rPr>
          <w:alias w:val="אחוז השתתפות צד א"/>
          <w:tag w:val="cmtTzadAPercent"/>
          <w:id w:val="-1907523874"/>
          <w:placeholder>
            <w:docPart w:val="0796525D8A394800A306683634D46D0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cs"/>
          </w:rPr>
        </w:sdtEndPr>
        <w:sdtContent>
          <w:r w:rsidR="007C46F7">
            <w:rPr>
              <w:rFonts w:ascii="Times New Roman" w:eastAsia="Times New Roman" w:hAnsi="Times New Roman" w:cs="David"/>
              <w:color w:val="008000"/>
              <w:sz w:val="24"/>
              <w:szCs w:val="24"/>
              <w:rtl/>
            </w:rPr>
            <w:t>100%</w:t>
          </w:r>
        </w:sdtContent>
      </w:sdt>
    </w:p>
    <w:p w14:paraId="27C5B50A" w14:textId="77777777" w:rsidR="000B5DC0" w:rsidRPr="000B5DC0" w:rsidRDefault="000B5DC0" w:rsidP="000B5DC0">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0B5DC0">
        <w:rPr>
          <w:rFonts w:ascii="Times New Roman" w:eastAsia="Times New Roman" w:hAnsi="Times New Roman" w:cs="David"/>
          <w:color w:val="008000"/>
          <w:sz w:val="24"/>
          <w:szCs w:val="24"/>
          <w:rtl/>
        </w:rPr>
        <w:br w:type="page"/>
      </w:r>
      <w:r w:rsidRPr="000B5DC0">
        <w:rPr>
          <w:rFonts w:ascii="Times New Roman" w:eastAsia="Times New Roman" w:hAnsi="Times New Roman" w:cs="David"/>
          <w:b/>
          <w:bCs/>
          <w:sz w:val="24"/>
          <w:szCs w:val="24"/>
          <w:u w:val="single"/>
          <w:rtl/>
          <w:lang w:eastAsia="he-IL"/>
        </w:rPr>
        <w:t xml:space="preserve">נספח </w:t>
      </w:r>
      <w:r w:rsidR="00AC51CF">
        <w:rPr>
          <w:rFonts w:ascii="Times New Roman" w:eastAsia="Times New Roman" w:hAnsi="Times New Roman" w:cs="David" w:hint="cs"/>
          <w:b/>
          <w:bCs/>
          <w:sz w:val="24"/>
          <w:szCs w:val="24"/>
          <w:u w:val="single"/>
          <w:rtl/>
          <w:lang w:eastAsia="he-IL"/>
        </w:rPr>
        <w:t>"</w:t>
      </w:r>
      <w:r w:rsidRPr="000B5DC0">
        <w:rPr>
          <w:rFonts w:ascii="Times New Roman" w:eastAsia="Times New Roman" w:hAnsi="Times New Roman" w:cs="David"/>
          <w:b/>
          <w:bCs/>
          <w:sz w:val="24"/>
          <w:szCs w:val="24"/>
          <w:u w:val="single"/>
          <w:rtl/>
          <w:lang w:eastAsia="he-IL"/>
        </w:rPr>
        <w:t>ב</w:t>
      </w:r>
      <w:r w:rsidR="00AC51CF">
        <w:rPr>
          <w:rFonts w:ascii="Times New Roman" w:eastAsia="Times New Roman" w:hAnsi="Times New Roman" w:cs="David" w:hint="cs"/>
          <w:b/>
          <w:bCs/>
          <w:sz w:val="24"/>
          <w:szCs w:val="24"/>
          <w:u w:val="single"/>
          <w:rtl/>
          <w:lang w:eastAsia="he-IL"/>
        </w:rPr>
        <w:t>'</w:t>
      </w:r>
      <w:r w:rsidRPr="000B5DC0">
        <w:rPr>
          <w:rFonts w:ascii="Times New Roman" w:eastAsia="Times New Roman" w:hAnsi="Times New Roman" w:cs="David"/>
          <w:b/>
          <w:bCs/>
          <w:sz w:val="24"/>
          <w:szCs w:val="24"/>
          <w:u w:val="single"/>
          <w:rtl/>
          <w:lang w:eastAsia="he-IL"/>
        </w:rPr>
        <w:t>'</w:t>
      </w:r>
    </w:p>
    <w:p w14:paraId="66BF0C6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A4AFDF1"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שרותי המתכנן</w:t>
      </w:r>
    </w:p>
    <w:p w14:paraId="39FCE76F"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4761D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כללי</w:t>
      </w:r>
    </w:p>
    <w:p w14:paraId="6B81711C"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DD309D" w14:textId="77777777" w:rsidR="000B5DC0" w:rsidRPr="00D231CD" w:rsidRDefault="000B5DC0" w:rsidP="000B5DC0">
      <w:pPr>
        <w:widowControl w:val="0"/>
        <w:numPr>
          <w:ilvl w:val="1"/>
          <w:numId w:val="4"/>
        </w:numPr>
        <w:spacing w:before="0" w:beforeAutospacing="0" w:after="0" w:afterAutospacing="0" w:line="240" w:lineRule="auto"/>
        <w:ind w:right="1440"/>
        <w:jc w:val="both"/>
        <w:rPr>
          <w:rFonts w:ascii="Times New Roman" w:eastAsia="Times New Roman" w:hAnsi="Times New Roman" w:cs="David"/>
          <w:sz w:val="24"/>
          <w:szCs w:val="24"/>
          <w:u w:val="single"/>
          <w:rtl/>
          <w:lang w:eastAsia="he-IL"/>
        </w:rPr>
      </w:pPr>
      <w:r w:rsidRPr="00D231CD">
        <w:rPr>
          <w:rFonts w:ascii="Times New Roman" w:eastAsia="Times New Roman" w:hAnsi="Times New Roman" w:cs="David"/>
          <w:sz w:val="24"/>
          <w:szCs w:val="24"/>
          <w:u w:val="single"/>
          <w:rtl/>
          <w:lang w:eastAsia="he-IL"/>
        </w:rPr>
        <w:t>שירותי המתכנן יכללו:</w:t>
      </w:r>
    </w:p>
    <w:p w14:paraId="439ED12D"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ECB7288"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תכנון אדריכלות גנים ונוף במגרש/ים פרטיים, לרבות בשצ"פים ובמדרכות שבהיקפו/ם.</w:t>
      </w:r>
    </w:p>
    <w:p w14:paraId="1DF59450"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תכנון אדריכלות גנים ונוף בשטחים ציבוריים: שצ"פים, דרכים, דרכים משולבות.</w:t>
      </w:r>
    </w:p>
    <w:p w14:paraId="714790C9"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תכנון אדריכלות גנים ונוף למשרד מכירות ו/או דירה לדוגמא לרבות מגרשי חניה ואזורי גינון זמניים.</w:t>
      </w:r>
    </w:p>
    <w:p w14:paraId="618A530C"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ליווי וסיוע להכנת ואישור תכנית בניין עיר מפורטת בסמכות הועדה המקומית.</w:t>
      </w:r>
    </w:p>
    <w:p w14:paraId="12A0E015"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ה.</w:t>
      </w:r>
      <w:r w:rsidRPr="000B5DC0">
        <w:rPr>
          <w:rFonts w:ascii="Times New Roman" w:eastAsia="Times New Roman" w:hAnsi="Times New Roman" w:cs="David" w:hint="cs"/>
          <w:sz w:val="24"/>
          <w:szCs w:val="24"/>
          <w:rtl/>
          <w:lang w:eastAsia="he-IL"/>
        </w:rPr>
        <w:tab/>
        <w:t>ליווי וסיוע באישור התכנון העקרוני אצל גורמי התכנון ברשויות.</w:t>
      </w:r>
    </w:p>
    <w:p w14:paraId="40C14E9C"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hint="cs"/>
          <w:sz w:val="24"/>
          <w:szCs w:val="24"/>
          <w:rtl/>
          <w:lang w:eastAsia="he-IL"/>
        </w:rPr>
        <w:tab/>
        <w:t>ליווי וסיוע בהכנת הבקשה להיתר הבניה עבור המגרשים הפרטיים וקבלת האישורים הנדרשים.</w:t>
      </w:r>
    </w:p>
    <w:p w14:paraId="52F18D5D"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ז.</w:t>
      </w:r>
      <w:r w:rsidRPr="000B5DC0">
        <w:rPr>
          <w:rFonts w:ascii="Times New Roman" w:eastAsia="Times New Roman" w:hAnsi="Times New Roman" w:cs="David" w:hint="cs"/>
          <w:sz w:val="24"/>
          <w:szCs w:val="24"/>
          <w:rtl/>
          <w:lang w:eastAsia="he-IL"/>
        </w:rPr>
        <w:tab/>
        <w:t>הגשה וטיפול בהוצאות היתר/י בניה לשטחים הציבוריים ככל וישנם.</w:t>
      </w:r>
    </w:p>
    <w:p w14:paraId="17C908B2"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ח.</w:t>
      </w:r>
      <w:r w:rsidRPr="000B5DC0">
        <w:rPr>
          <w:rFonts w:ascii="Times New Roman" w:eastAsia="Times New Roman" w:hAnsi="Times New Roman" w:cs="David" w:hint="cs"/>
          <w:sz w:val="24"/>
          <w:szCs w:val="24"/>
          <w:rtl/>
          <w:lang w:eastAsia="he-IL"/>
        </w:rPr>
        <w:tab/>
        <w:t>סיוע בקבלת האישורים לטופס 4 ולאכלוס.</w:t>
      </w:r>
    </w:p>
    <w:p w14:paraId="165F5B53"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3F3DA4" w14:textId="77777777" w:rsidR="000B5DC0" w:rsidRPr="000B5DC0" w:rsidRDefault="000B5DC0" w:rsidP="000B5DC0">
      <w:pPr>
        <w:spacing w:before="0" w:beforeAutospacing="0" w:after="0" w:afterAutospacing="0" w:line="276"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1.2</w:t>
      </w:r>
      <w:r w:rsidRPr="000B5DC0">
        <w:rPr>
          <w:rFonts w:ascii="Times New Roman" w:eastAsia="Times New Roman" w:hAnsi="Times New Roman" w:cs="David" w:hint="cs"/>
          <w:sz w:val="24"/>
          <w:szCs w:val="24"/>
          <w:rtl/>
          <w:lang w:eastAsia="he-IL"/>
        </w:rPr>
        <w:tab/>
      </w:r>
      <w:r w:rsidRPr="000B5DC0">
        <w:rPr>
          <w:rFonts w:ascii="Times New Roman" w:eastAsia="Times New Roman" w:hAnsi="Times New Roman" w:cs="David"/>
          <w:sz w:val="24"/>
          <w:szCs w:val="24"/>
          <w:u w:val="single"/>
          <w:rtl/>
        </w:rPr>
        <w:t>המ</w:t>
      </w:r>
      <w:r w:rsidRPr="000B5DC0">
        <w:rPr>
          <w:rFonts w:ascii="Times New Roman" w:eastAsia="Times New Roman" w:hAnsi="Times New Roman" w:cs="David" w:hint="cs"/>
          <w:sz w:val="24"/>
          <w:szCs w:val="24"/>
          <w:u w:val="single"/>
          <w:rtl/>
        </w:rPr>
        <w:t>תכנן</w:t>
      </w:r>
      <w:r w:rsidRPr="000B5DC0">
        <w:rPr>
          <w:rFonts w:ascii="Times New Roman" w:eastAsia="Times New Roman" w:hAnsi="Times New Roman" w:cs="David"/>
          <w:sz w:val="24"/>
          <w:szCs w:val="24"/>
          <w:u w:val="single"/>
          <w:rtl/>
        </w:rPr>
        <w:t>, צוות עובדים ואמצעים</w:t>
      </w:r>
      <w:r w:rsidRPr="000B5DC0">
        <w:rPr>
          <w:rFonts w:ascii="Times New Roman" w:eastAsia="Times New Roman" w:hAnsi="Times New Roman" w:cs="David" w:hint="cs"/>
          <w:sz w:val="24"/>
          <w:szCs w:val="24"/>
          <w:rtl/>
          <w:lang w:eastAsia="he-IL"/>
        </w:rPr>
        <w:t>:</w:t>
      </w:r>
    </w:p>
    <w:p w14:paraId="0C2CA927" w14:textId="77777777" w:rsidR="000B5DC0" w:rsidRPr="000B5DC0" w:rsidRDefault="000B5DC0" w:rsidP="000B5DC0">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2861F837" w14:textId="77777777" w:rsidR="000B5DC0" w:rsidRPr="000B5DC0" w:rsidRDefault="000B5DC0" w:rsidP="00D231C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 xml:space="preserve">א. </w:t>
      </w:r>
      <w:r w:rsidRPr="000B5DC0">
        <w:rPr>
          <w:rFonts w:ascii="Times New Roman" w:eastAsia="Times New Roman" w:hAnsi="Times New Roman" w:cs="David"/>
          <w:sz w:val="24"/>
          <w:szCs w:val="24"/>
          <w:rtl/>
          <w:lang w:eastAsia="he-IL"/>
        </w:rPr>
        <w:tab/>
        <w:t>המ</w:t>
      </w:r>
      <w:r w:rsidRPr="000B5DC0">
        <w:rPr>
          <w:rFonts w:ascii="Times New Roman" w:eastAsia="Times New Roman" w:hAnsi="Times New Roman" w:cs="David" w:hint="cs"/>
          <w:sz w:val="24"/>
          <w:szCs w:val="24"/>
          <w:rtl/>
          <w:lang w:eastAsia="he-IL"/>
        </w:rPr>
        <w:t>תכנן</w:t>
      </w:r>
      <w:r w:rsidRPr="000B5DC0">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D231CD">
        <w:rPr>
          <w:rFonts w:ascii="Times New Roman" w:eastAsia="Times New Roman" w:hAnsi="Times New Roman" w:cs="David" w:hint="cs"/>
          <w:sz w:val="24"/>
          <w:szCs w:val="24"/>
          <w:rtl/>
          <w:lang w:eastAsia="he-IL"/>
        </w:rPr>
        <w:t xml:space="preserve"> </w:t>
      </w:r>
      <w:r w:rsidR="00D231CD" w:rsidRPr="00831588">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לתכנון ב </w:t>
      </w:r>
      <w:r w:rsidR="00D231CD" w:rsidRPr="00831588">
        <w:rPr>
          <w:rFonts w:ascii="Times New Roman" w:eastAsia="Times New Roman" w:hAnsi="Times New Roman" w:cs="David" w:hint="cs"/>
          <w:sz w:val="24"/>
          <w:szCs w:val="24"/>
          <w:lang w:eastAsia="he-IL"/>
        </w:rPr>
        <w:t>BIM</w:t>
      </w:r>
      <w:r w:rsidR="00D231CD" w:rsidRPr="00831588">
        <w:rPr>
          <w:rFonts w:ascii="Times New Roman" w:eastAsia="Times New Roman" w:hAnsi="Times New Roman" w:cs="David" w:hint="cs"/>
          <w:sz w:val="24"/>
          <w:szCs w:val="24"/>
          <w:rtl/>
          <w:lang w:eastAsia="he-IL"/>
        </w:rPr>
        <w:t xml:space="preserve"> על המודל.</w:t>
      </w:r>
    </w:p>
    <w:p w14:paraId="517C0E8D" w14:textId="77777777" w:rsidR="000B5DC0" w:rsidRPr="000B5DC0" w:rsidRDefault="000B5DC0" w:rsidP="000B5DC0">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ב</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ראש הצוות ישתתף בכל ישיבות התכנון שיזומן אליהן </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w:t>
      </w:r>
    </w:p>
    <w:p w14:paraId="1F471662" w14:textId="77777777" w:rsidR="000B5DC0" w:rsidRPr="000B5DC0" w:rsidRDefault="000B5DC0" w:rsidP="000B5DC0">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ג</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hint="cs"/>
          <w:sz w:val="24"/>
          <w:szCs w:val="24"/>
          <w:rtl/>
          <w:lang w:eastAsia="he-IL"/>
        </w:rPr>
        <w:t>ר</w:t>
      </w:r>
      <w:r w:rsidRPr="000B5DC0">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0B5DC0">
        <w:rPr>
          <w:rFonts w:ascii="Times New Roman" w:eastAsia="Times New Roman" w:hAnsi="Times New Roman" w:cs="David" w:hint="cs"/>
          <w:sz w:val="24"/>
          <w:szCs w:val="24"/>
          <w:rtl/>
          <w:lang w:eastAsia="he-IL"/>
        </w:rPr>
        <w:t>. ככל ויתבקש ,אי השתתפות תאושר קודם לכן אצל מנהל הפרויקט.</w:t>
      </w:r>
    </w:p>
    <w:p w14:paraId="05327B4E" w14:textId="77777777" w:rsidR="000B5DC0" w:rsidRPr="000B5DC0" w:rsidRDefault="000B5DC0" w:rsidP="00D231C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ד</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צוות השרטטים של המ</w:t>
      </w:r>
      <w:r w:rsidRPr="000B5DC0">
        <w:rPr>
          <w:rFonts w:ascii="Times New Roman" w:eastAsia="Times New Roman" w:hAnsi="Times New Roman" w:cs="David" w:hint="cs"/>
          <w:sz w:val="24"/>
          <w:szCs w:val="24"/>
          <w:rtl/>
          <w:lang w:eastAsia="he-IL"/>
        </w:rPr>
        <w:t>תכנן</w:t>
      </w:r>
      <w:r w:rsidRPr="000B5DC0">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7CB120AC" w14:textId="77777777" w:rsidR="000B5DC0" w:rsidRPr="000B5DC0" w:rsidRDefault="000B5DC0" w:rsidP="000B5DC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23F4F4F"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hint="cs"/>
          <w:sz w:val="24"/>
          <w:szCs w:val="24"/>
          <w:rtl/>
          <w:lang w:eastAsia="he-IL"/>
        </w:rPr>
        <w:t>3</w:t>
      </w:r>
      <w:r w:rsidRPr="000B5DC0">
        <w:rPr>
          <w:rFonts w:ascii="Times New Roman" w:eastAsia="Times New Roman" w:hAnsi="Times New Roman" w:cs="David"/>
          <w:sz w:val="24"/>
          <w:szCs w:val="24"/>
          <w:rtl/>
          <w:lang w:eastAsia="he-IL"/>
        </w:rPr>
        <w:tab/>
        <w:t>על המתכנן לקבל אישור בכתב מאת המנהל לפני התחלת ביצוע כל קטע וכל שלב ולפני הספקת כל שרות חלקי.</w:t>
      </w:r>
      <w:r w:rsidRPr="000B5DC0">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41D26809"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3FEDEF0C"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hint="cs"/>
          <w:sz w:val="24"/>
          <w:szCs w:val="24"/>
          <w:rtl/>
          <w:lang w:eastAsia="he-IL"/>
        </w:rPr>
        <w:t>4</w:t>
      </w:r>
      <w:r w:rsidRPr="000B5DC0">
        <w:rPr>
          <w:rFonts w:ascii="Times New Roman" w:eastAsia="Times New Roman" w:hAnsi="Times New Roman" w:cs="David"/>
          <w:sz w:val="24"/>
          <w:szCs w:val="24"/>
          <w:rtl/>
          <w:lang w:eastAsia="he-IL"/>
        </w:rPr>
        <w:tab/>
        <w:t>"העבודה" ו/או "העבודה האדריכלית" – שירותי אדריכלות נוף הכוללים, בין היתר, תכנון עבודות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סביבתי, גינון ונוף ופיקוח עליון על ביצועם.</w:t>
      </w:r>
    </w:p>
    <w:p w14:paraId="25F867AB" w14:textId="77777777" w:rsid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5ADC976" w14:textId="77777777" w:rsidR="00D231CD" w:rsidRPr="000B5DC0" w:rsidRDefault="00D231CD"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169281" w14:textId="77777777" w:rsidR="000B5DC0" w:rsidRPr="000B5DC0" w:rsidRDefault="000B5DC0" w:rsidP="000B5DC0">
      <w:pPr>
        <w:widowControl w:val="0"/>
        <w:numPr>
          <w:ilvl w:val="0"/>
          <w:numId w:val="4"/>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u w:val="single"/>
          <w:rtl/>
          <w:lang w:eastAsia="he-IL"/>
        </w:rPr>
        <w:t>פירוט השירותים</w:t>
      </w:r>
      <w:r w:rsidRPr="000B5DC0">
        <w:rPr>
          <w:rFonts w:ascii="Times New Roman" w:eastAsia="Times New Roman" w:hAnsi="Times New Roman" w:cs="David"/>
          <w:sz w:val="24"/>
          <w:szCs w:val="24"/>
          <w:rtl/>
          <w:lang w:eastAsia="he-IL"/>
        </w:rPr>
        <w:t>:</w:t>
      </w:r>
    </w:p>
    <w:p w14:paraId="77FF2225"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1CDE9FE" w14:textId="77777777" w:rsidR="00F66953" w:rsidRDefault="000B5DC0" w:rsidP="00D231CD">
      <w:pPr>
        <w:widowControl w:val="0"/>
        <w:spacing w:before="0" w:beforeAutospacing="0" w:after="0" w:afterAutospacing="0" w:line="360" w:lineRule="auto"/>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23967530" w14:textId="77777777" w:rsidR="00F66953" w:rsidRPr="000B5DC0" w:rsidRDefault="00F66953" w:rsidP="000B5DC0">
      <w:pPr>
        <w:widowControl w:val="0"/>
        <w:spacing w:before="0" w:beforeAutospacing="0" w:after="0" w:afterAutospacing="0" w:line="360" w:lineRule="auto"/>
        <w:ind w:left="720"/>
        <w:rPr>
          <w:rFonts w:ascii="Times New Roman" w:eastAsia="Times New Roman" w:hAnsi="Times New Roman" w:cs="David"/>
          <w:sz w:val="24"/>
          <w:szCs w:val="24"/>
          <w:rtl/>
          <w:lang w:eastAsia="he-IL"/>
        </w:rPr>
      </w:pPr>
    </w:p>
    <w:p w14:paraId="5E1A89F4"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שירותי המתכנן יבוצעו בשלבים הכוללים את השירותים כלהלן:</w:t>
      </w:r>
    </w:p>
    <w:p w14:paraId="3B2B3579"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3AF4903"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
          <w:bCs/>
          <w:sz w:val="24"/>
          <w:szCs w:val="24"/>
          <w:lang w:eastAsia="he-IL"/>
        </w:rPr>
      </w:pPr>
      <w:r w:rsidRPr="000B5DC0">
        <w:rPr>
          <w:rFonts w:ascii="Times New Roman" w:eastAsia="Times New Roman" w:hAnsi="Times New Roman" w:cs="David"/>
          <w:sz w:val="24"/>
          <w:szCs w:val="24"/>
          <w:rtl/>
          <w:lang w:eastAsia="he-IL"/>
        </w:rPr>
        <w:tab/>
        <w:t>2.1</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תכנית בנין עיר מפורטת בסמכות הועדה המקומית:</w:t>
      </w:r>
    </w:p>
    <w:p w14:paraId="7690BAB3"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957513A"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בירור הפרוגרמה עם המזמין, ביקורים באתר, חקירות מוקדמות, התייעצויות ותאום עם המתכננים ועם היועצים האחרים.</w:t>
      </w:r>
    </w:p>
    <w:p w14:paraId="15D3DCA3"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BC42663"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בירור ברשויות המוסמכות ואצל גורמים אחרים בקשר לכל הנושאים הקשורים בתכנון הפתוח והנוף בפרויקט ובקבלת אישור הרשויות לתכנונו ולביצועו, לרבות ריכוז נתונים לגבי תכניות בנין עיר תקפות, תכניות בהפקדה ותכניות בהכנה בכל רמות התכנון (ארציות, מחוזיות ומקומיות), ריכוז נתונים לגבי תכניות בינוי/עיצוב אדריכלי, החלות על האתר ועל סביבתו, מיפוי עתיקות, ערכי נוף, קווי מתח גבוה, קווי תשתית למיניהם ומגבלותיהם, קווי בנין, רדיוסי בטחון, מפגעי רעש, זיהום אויר וכו', וביקור בשטח התכנון.</w:t>
      </w:r>
    </w:p>
    <w:p w14:paraId="2F01A79D" w14:textId="77777777" w:rsidR="000B5DC0" w:rsidRPr="000B5DC0" w:rsidRDefault="000B5DC0" w:rsidP="000B5DC0">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D88116B"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הגדרה ראשונית של מטרות, בעיות, אילוצים ויעדים לתכנון, לאישור המזמין. קבלה מהמזמין/ממודד האתר מפת רקע מדידה מצבית מעודכנת ברמת פרוט המאפשרת הכנת תכנית וקבלת תכניות ראשוניות מאדריכל הפרויקט.</w:t>
      </w:r>
    </w:p>
    <w:p w14:paraId="1811187B"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2E4DBA8"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השתתפות בדיונים עם צוות התכנון ונציג המזמין לצורך ניתוח הנתונים והגדרת המטרות והצרכים התכנוניים.</w:t>
      </w:r>
    </w:p>
    <w:p w14:paraId="00CBA5FC"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FAB61E1"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הכנת פרוגרמה לתכנון, הכוללת: מטרות, בעיות, אילוצים, יעדים, נתונים כמותיים ואיכותיים וניתוח שפועים מפורט, בתאום עם המתכננים והיועצים ובאישור המזמין.</w:t>
      </w:r>
    </w:p>
    <w:p w14:paraId="0CD6CA76"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721C80E"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ו.</w:t>
      </w:r>
      <w:r w:rsidRPr="000B5DC0">
        <w:rPr>
          <w:rFonts w:ascii="Times New Roman" w:eastAsia="Times New Roman" w:hAnsi="Times New Roman" w:cs="David"/>
          <w:sz w:val="24"/>
          <w:szCs w:val="24"/>
          <w:rtl/>
          <w:lang w:eastAsia="he-IL"/>
        </w:rPr>
        <w:tab/>
        <w:t>סיוע לאדריכל להכנת תכניות מוקדמות במספר חלופות, המתארות את פריסת שימושי הקרקע, פריסת צפיפויות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t>
      </w:r>
    </w:p>
    <w:p w14:paraId="56047F3D"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 xml:space="preserve">תכניות הבינוי יגדירו את עקרונות העמדת המבנים, עקרונות החניה, הפנית המבנים, גבהים, תכסיות, חתכים עקרוניים ואיורים מוגדלים לקטעים אופייניים. </w:t>
      </w:r>
    </w:p>
    <w:p w14:paraId="0592278F"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53045364"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ז.</w:t>
      </w:r>
      <w:r w:rsidRPr="000B5DC0">
        <w:rPr>
          <w:rFonts w:ascii="Times New Roman" w:eastAsia="Times New Roman" w:hAnsi="Times New Roman" w:cs="David"/>
          <w:sz w:val="24"/>
          <w:szCs w:val="24"/>
          <w:rtl/>
          <w:lang w:eastAsia="he-IL"/>
        </w:rPr>
        <w:tab/>
        <w:t>הצגת החלופות בפני המזמין תוך ניתוחן, פרוט היתרונות והחסרונות של כל חלופה, מידת התאמתן לפרוגרמה והמלצה על חלופה מועדפת.</w:t>
      </w:r>
    </w:p>
    <w:p w14:paraId="6800173D"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6887F49"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ח.</w:t>
      </w:r>
      <w:r w:rsidRPr="000B5DC0">
        <w:rPr>
          <w:rFonts w:ascii="Times New Roman" w:eastAsia="Times New Roman" w:hAnsi="Times New Roman" w:cs="David"/>
          <w:sz w:val="24"/>
          <w:szCs w:val="24"/>
          <w:rtl/>
          <w:lang w:eastAsia="he-IL"/>
        </w:rPr>
        <w:tab/>
        <w:t>הכנסת שינויים בתכניות המוקדמות, בהתאם לדרישת המזמין ו/או לפי דרישת הרשויות המוסמכות, באישור המזמין.</w:t>
      </w:r>
    </w:p>
    <w:p w14:paraId="1D880497"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624CC02"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ט.</w:t>
      </w:r>
      <w:r w:rsidRPr="000B5DC0">
        <w:rPr>
          <w:rFonts w:ascii="Times New Roman" w:eastAsia="Times New Roman" w:hAnsi="Times New Roman" w:cs="David"/>
          <w:sz w:val="24"/>
          <w:szCs w:val="24"/>
          <w:rtl/>
          <w:lang w:eastAsia="he-IL"/>
        </w:rPr>
        <w:tab/>
        <w:t>פגישות והתייעצויות עם המזמין, יועציו המשפטיים, האדריכל, היועצים האחרים והרשויות לבחינת האפשרויות לקדום אישור התכנון במסגרת סמכויות הועדה המקומית, או במסגרת סמכויות הועדה המחוזית.</w:t>
      </w:r>
    </w:p>
    <w:p w14:paraId="4CB31037"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C81DD42"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sz w:val="24"/>
          <w:szCs w:val="24"/>
          <w:rtl/>
          <w:lang w:eastAsia="he-IL"/>
        </w:rPr>
        <w:tab/>
        <w:t xml:space="preserve">מסירת נתונים ליועצים האחרים לרבות לאדריכל, </w:t>
      </w:r>
      <w:r w:rsidR="00440B5A">
        <w:rPr>
          <w:rFonts w:ascii="Times New Roman" w:eastAsia="Times New Roman" w:hAnsi="Times New Roman" w:cs="David"/>
          <w:sz w:val="24"/>
          <w:szCs w:val="24"/>
          <w:rtl/>
          <w:lang w:eastAsia="he-IL"/>
        </w:rPr>
        <w:t>מתכנן</w:t>
      </w:r>
      <w:r w:rsidRPr="000B5DC0">
        <w:rPr>
          <w:rFonts w:ascii="Times New Roman" w:eastAsia="Times New Roman" w:hAnsi="Times New Roman" w:cs="David"/>
          <w:sz w:val="24"/>
          <w:szCs w:val="24"/>
          <w:rtl/>
          <w:lang w:eastAsia="he-IL"/>
        </w:rPr>
        <w:t xml:space="preserve"> תנועה, יועצים סביבתיים ומהנדסי תשתיות (ככל שהמזמין יחליט שיש צורך בהפעלתם) לבדיקת השלכות החלופות המוצעות על הנושאים שבתחום מומחיותם. תאום התכניות המוקדמות של היועצים עם תכניות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וכו'.</w:t>
      </w:r>
    </w:p>
    <w:p w14:paraId="6D11E732"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2DF482C"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יא.</w:t>
      </w:r>
      <w:r w:rsidRPr="000B5DC0">
        <w:rPr>
          <w:rFonts w:ascii="Times New Roman" w:eastAsia="Times New Roman" w:hAnsi="Times New Roman" w:cs="David"/>
          <w:sz w:val="24"/>
          <w:szCs w:val="24"/>
          <w:rtl/>
          <w:lang w:eastAsia="he-IL"/>
        </w:rPr>
        <w:tab/>
        <w:t>הכנת תכנית סופית, המפרטת את החלופה, אשר נבחרה על ידי המזמין, וניתוח מסכם לרבות טבלאות נתונים לאישור המזמין. תיאום עם היועצים, תיאום עם הרשויות המוסמכות וגורמים אחרים.</w:t>
      </w:r>
    </w:p>
    <w:p w14:paraId="2AE0A61D"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751701E"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יב.</w:t>
      </w:r>
      <w:r w:rsidRPr="000B5DC0">
        <w:rPr>
          <w:rFonts w:ascii="Times New Roman" w:eastAsia="Times New Roman" w:hAnsi="Times New Roman" w:cs="David"/>
          <w:sz w:val="24"/>
          <w:szCs w:val="24"/>
          <w:rtl/>
          <w:lang w:eastAsia="he-IL"/>
        </w:rPr>
        <w:tab/>
        <w:t>ע</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בוד נספח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ונוף, החלק בהוראות (תקנונים) המתייחס לפ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ונוף, חתכים מנחים והסדרי החניה במגרשים מתואמות עם היועצים והמזמין. הכנת כל המסמכים והנספחים הדרושים עפ"י דרישת הרשויות בתחום מומחיותו של המתכנן.</w:t>
      </w:r>
    </w:p>
    <w:p w14:paraId="5A46F09C"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E8975F9"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יג.</w:t>
      </w:r>
      <w:r w:rsidRPr="000B5DC0">
        <w:rPr>
          <w:rFonts w:ascii="Times New Roman" w:eastAsia="Times New Roman" w:hAnsi="Times New Roman" w:cs="David"/>
          <w:sz w:val="24"/>
          <w:szCs w:val="24"/>
          <w:rtl/>
          <w:lang w:eastAsia="he-IL"/>
        </w:rPr>
        <w:tab/>
        <w:t>הצגת אפשרויות מימוש הבינוי המוצע בשלבים.</w:t>
      </w:r>
    </w:p>
    <w:p w14:paraId="2A7FC17A"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22E2E14"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יד.</w:t>
      </w:r>
      <w:r w:rsidRPr="000B5DC0">
        <w:rPr>
          <w:rFonts w:ascii="Times New Roman" w:eastAsia="Times New Roman" w:hAnsi="Times New Roman" w:cs="David"/>
          <w:sz w:val="24"/>
          <w:szCs w:val="24"/>
          <w:rtl/>
          <w:lang w:eastAsia="he-IL"/>
        </w:rPr>
        <w:tab/>
        <w:t>טיפול באישור התכניות ברשויות.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t>
      </w:r>
    </w:p>
    <w:p w14:paraId="40AA770E"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6A619FF"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טו.</w:t>
      </w:r>
      <w:r w:rsidRPr="000B5DC0">
        <w:rPr>
          <w:rFonts w:ascii="Times New Roman" w:eastAsia="Times New Roman" w:hAnsi="Times New Roman" w:cs="David"/>
          <w:sz w:val="24"/>
          <w:szCs w:val="24"/>
          <w:rtl/>
          <w:lang w:eastAsia="he-IL"/>
        </w:rPr>
        <w:tab/>
        <w:t>השלמת מסמכים ונתונים, הכנסת תיקונים ושינויים במסמכי התכניות, הכנת חלופות חדשות נוספות, הכל לפי דרישת המזמין ו/או לפי דרישת הרשויות המוסמכות, באישור המזמין, עד למתן תוקף לתכנית.</w:t>
      </w:r>
    </w:p>
    <w:p w14:paraId="0D40282D"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1520655"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טז.</w:t>
      </w:r>
      <w:r w:rsidRPr="000B5DC0">
        <w:rPr>
          <w:rFonts w:ascii="Times New Roman" w:eastAsia="Times New Roman" w:hAnsi="Times New Roman" w:cs="David"/>
          <w:sz w:val="24"/>
          <w:szCs w:val="24"/>
          <w:rtl/>
          <w:lang w:eastAsia="he-IL"/>
        </w:rPr>
        <w:tab/>
        <w:t>סיוע למזמין בהכנת תשובות להתנגדויות לתכניות המוצעות, הצעת פתרונות להסרת ההתנגדויות, שינויים במסמכי התכניות כתוצאה מההתנגדויות ו/או מקבלת התנגדויות, באישור המזמין, לרבות הופעה בפני ועדות ערר ובפני בית המשפט.</w:t>
      </w:r>
    </w:p>
    <w:p w14:paraId="72C9EFB9"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7FE8E5B"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יז.</w:t>
      </w:r>
      <w:r w:rsidRPr="000B5DC0">
        <w:rPr>
          <w:rFonts w:ascii="Times New Roman" w:eastAsia="Times New Roman" w:hAnsi="Times New Roman" w:cs="David"/>
          <w:sz w:val="24"/>
          <w:szCs w:val="24"/>
          <w:rtl/>
          <w:lang w:eastAsia="he-IL"/>
        </w:rPr>
        <w:tab/>
        <w:t>מתן הסברים והנחיות, לאור התכניות, למתכננים וליועצים האחרים.</w:t>
      </w:r>
    </w:p>
    <w:p w14:paraId="0BA82688"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CDAF158"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יח.</w:t>
      </w:r>
      <w:r w:rsidRPr="000B5DC0">
        <w:rPr>
          <w:rFonts w:ascii="Times New Roman" w:eastAsia="Times New Roman" w:hAnsi="Times New Roman" w:cs="David"/>
          <w:sz w:val="24"/>
          <w:szCs w:val="24"/>
          <w:rtl/>
          <w:lang w:eastAsia="he-IL"/>
        </w:rPr>
        <w:tab/>
        <w:t>הכנת כל המסמכים בתחום מומחיותו של המתכנן הנדרשים למתן תוקף לתכנית, מעקב וטיפול בהליך מתן התוקף לתכנית עד לפרסום ברשומות ובעיתונות.</w:t>
      </w:r>
    </w:p>
    <w:p w14:paraId="066990D1"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AE55F38"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יט.</w:t>
      </w:r>
      <w:r w:rsidRPr="000B5DC0">
        <w:rPr>
          <w:rFonts w:ascii="Times New Roman" w:eastAsia="Times New Roman" w:hAnsi="Times New Roman" w:cs="David"/>
          <w:sz w:val="24"/>
          <w:szCs w:val="24"/>
          <w:rtl/>
          <w:lang w:eastAsia="he-IL"/>
        </w:rPr>
        <w:tab/>
        <w:t xml:space="preserve">העברת נתונים, הבהרות ותכניות וכן סיוע לשמאים שיועסקו ע"י המזמין להכנת טבלאות איזון וחלוקה, להכנת הערכות שווי, לדיונים בעניין השבחה, תשלומים למנהל מקרקעי ישראל ולדיונים בעניין שווי זכויות בעלי קרקע. </w:t>
      </w:r>
    </w:p>
    <w:p w14:paraId="6C82B125"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6CD2D56B"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b/>
          <w:bCs/>
          <w:sz w:val="24"/>
          <w:szCs w:val="24"/>
          <w:rtl/>
          <w:lang w:eastAsia="he-IL"/>
        </w:rPr>
      </w:pPr>
      <w:r w:rsidRPr="000B5DC0">
        <w:rPr>
          <w:rFonts w:ascii="Times New Roman" w:eastAsia="Times New Roman" w:hAnsi="Times New Roman" w:cs="David"/>
          <w:sz w:val="24"/>
          <w:szCs w:val="24"/>
          <w:rtl/>
          <w:lang w:eastAsia="he-IL"/>
        </w:rPr>
        <w:t>2.2</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מוקדם לבינוי ופ</w:t>
      </w:r>
      <w:r w:rsidRPr="000B5DC0">
        <w:rPr>
          <w:rFonts w:ascii="Times New Roman" w:eastAsia="Times New Roman" w:hAnsi="Times New Roman" w:cs="David" w:hint="cs"/>
          <w:b/>
          <w:bCs/>
          <w:sz w:val="24"/>
          <w:szCs w:val="24"/>
          <w:u w:val="single"/>
          <w:rtl/>
          <w:lang w:eastAsia="he-IL"/>
        </w:rPr>
        <w:t>י</w:t>
      </w:r>
      <w:r w:rsidRPr="000B5DC0">
        <w:rPr>
          <w:rFonts w:ascii="Times New Roman" w:eastAsia="Times New Roman" w:hAnsi="Times New Roman" w:cs="David"/>
          <w:b/>
          <w:bCs/>
          <w:sz w:val="24"/>
          <w:szCs w:val="24"/>
          <w:u w:val="single"/>
          <w:rtl/>
          <w:lang w:eastAsia="he-IL"/>
        </w:rPr>
        <w:t>תוח/עיצוב אדריכלי:</w:t>
      </w:r>
    </w:p>
    <w:p w14:paraId="6F52692C"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99AE33"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בירור הפרוגרמה עם המנהל, ביקורים באתר, חקירות מוקדמות, התייעצויות ותיאום עם המתכננים והיועצים.</w:t>
      </w:r>
    </w:p>
    <w:p w14:paraId="6DBCC60C"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E06AD4C"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בירור ברשויות המוסמכות ו/או גורמים אחרים, בקשר לנושאים הקשורים בתכנון או בקבלת אישור הרשויות הנ"ל לביצועו.</w:t>
      </w:r>
    </w:p>
    <w:p w14:paraId="61332F06"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39FE11C"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הכנת תכניות מוקדמות במספר חלופות לפי דרישת המנהל ובתאום עם האדריכל המתארות את הפ</w:t>
      </w:r>
      <w:r w:rsidRPr="000B5DC0">
        <w:rPr>
          <w:rFonts w:ascii="Times New Roman" w:eastAsia="Times New Roman" w:hAnsi="Times New Roman" w:cs="David" w:hint="cs"/>
          <w:sz w:val="24"/>
          <w:szCs w:val="24"/>
          <w:rtl/>
          <w:lang w:eastAsia="he-IL"/>
        </w:rPr>
        <w:t>ית</w:t>
      </w:r>
      <w:r w:rsidRPr="000B5DC0">
        <w:rPr>
          <w:rFonts w:ascii="Times New Roman" w:eastAsia="Times New Roman" w:hAnsi="Times New Roman" w:cs="David"/>
          <w:sz w:val="24"/>
          <w:szCs w:val="24"/>
          <w:rtl/>
          <w:lang w:eastAsia="he-IL"/>
        </w:rPr>
        <w:t>וח/עיצוב אדריכלי והכנסת השינויים בהן בהתאם לדרישות המזמין ו/או לפי דרישת הרשויות המוסמכות באישור המזמין, לרבות הכנת חתכים, וסיוע להכנת מודלים, הדמיות ופרספקטיבות (באיכות לצרכי תכנון והצגה לרשויות להבדיל מאיכות לצרכי שיווק).</w:t>
      </w:r>
    </w:p>
    <w:p w14:paraId="278BA02D"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28CB03F"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התכניות, החתכים והמבטים יכללו בין היתר את אופן העמדת הבניינים תוך התייחסות למפלס 0.00+ העקרוניים של המבנים ושל מפלסי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המגרשים והחניות. מיקום המפלסים העקרוניים של הכניסות לבניינים ביחס למפלסי הדרכים והמדרכות, ומפלסים עקרוניים של קירות תומכים, מיקום ומפלסים עקרוניים של חניות, כניסות רכב למגרשים ופריסת החניות במגרשים, מיקום מתקני האשפה, פילרים, מונים, תחנות טרנספורמציה, חדרי בזק.</w:t>
      </w:r>
    </w:p>
    <w:p w14:paraId="5A5228D1"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CF4C227"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סיוע להכנ</w:t>
      </w:r>
      <w:r w:rsidR="00F66953">
        <w:rPr>
          <w:rFonts w:ascii="Times New Roman" w:eastAsia="Times New Roman" w:hAnsi="Times New Roman" w:cs="David"/>
          <w:sz w:val="24"/>
          <w:szCs w:val="24"/>
          <w:rtl/>
          <w:lang w:eastAsia="he-IL"/>
        </w:rPr>
        <w:t>ת אומדן משוער של מחיר הקמת הפרו</w:t>
      </w:r>
      <w:r w:rsidRPr="000B5DC0">
        <w:rPr>
          <w:rFonts w:ascii="Times New Roman" w:eastAsia="Times New Roman" w:hAnsi="Times New Roman" w:cs="David"/>
          <w:sz w:val="24"/>
          <w:szCs w:val="24"/>
          <w:rtl/>
          <w:lang w:eastAsia="he-IL"/>
        </w:rPr>
        <w:t>יקט.</w:t>
      </w:r>
    </w:p>
    <w:p w14:paraId="74C91F0B"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2B8D0C5"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ו.</w:t>
      </w:r>
      <w:r w:rsidRPr="000B5DC0">
        <w:rPr>
          <w:rFonts w:ascii="Times New Roman" w:eastAsia="Times New Roman" w:hAnsi="Times New Roman" w:cs="David"/>
          <w:sz w:val="24"/>
          <w:szCs w:val="24"/>
          <w:rtl/>
          <w:lang w:eastAsia="he-IL"/>
        </w:rPr>
        <w:tab/>
        <w:t xml:space="preserve">תאום עם </w:t>
      </w:r>
      <w:r w:rsidRPr="000B5DC0">
        <w:rPr>
          <w:rFonts w:ascii="Times New Roman" w:eastAsia="Times New Roman" w:hAnsi="Times New Roman" w:cs="David" w:hint="cs"/>
          <w:sz w:val="24"/>
          <w:szCs w:val="24"/>
          <w:rtl/>
          <w:lang w:eastAsia="he-IL"/>
        </w:rPr>
        <w:t xml:space="preserve">הרשויות, </w:t>
      </w:r>
      <w:r w:rsidRPr="000B5DC0">
        <w:rPr>
          <w:rFonts w:ascii="Times New Roman" w:eastAsia="Times New Roman" w:hAnsi="Times New Roman" w:cs="David"/>
          <w:sz w:val="24"/>
          <w:szCs w:val="24"/>
          <w:rtl/>
          <w:lang w:eastAsia="he-IL"/>
        </w:rPr>
        <w:t>המתכננים והיועצים והנחית היועצים לצורך קביעת מפלסי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אפשריים, אפשרויות לפתרונות הניקוז, פתרונות למעבר תשתיות, פתוח שטחים ציבוריים ומגרשים המיועדים למבני ציבור, אישור תכנון מוקדם של היועצים.</w:t>
      </w:r>
    </w:p>
    <w:p w14:paraId="672E056F"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B93546E"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ז.</w:t>
      </w:r>
      <w:r w:rsidRPr="000B5DC0">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המוקדם.</w:t>
      </w:r>
    </w:p>
    <w:p w14:paraId="0E1AE963"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9784452"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2.3</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סופי לבינוי ולפ</w:t>
      </w:r>
      <w:r w:rsidRPr="000B5DC0">
        <w:rPr>
          <w:rFonts w:ascii="Times New Roman" w:eastAsia="Times New Roman" w:hAnsi="Times New Roman" w:cs="David" w:hint="cs"/>
          <w:b/>
          <w:bCs/>
          <w:sz w:val="24"/>
          <w:szCs w:val="24"/>
          <w:u w:val="single"/>
          <w:rtl/>
          <w:lang w:eastAsia="he-IL"/>
        </w:rPr>
        <w:t>י</w:t>
      </w:r>
      <w:r w:rsidRPr="000B5DC0">
        <w:rPr>
          <w:rFonts w:ascii="Times New Roman" w:eastAsia="Times New Roman" w:hAnsi="Times New Roman" w:cs="David"/>
          <w:b/>
          <w:bCs/>
          <w:sz w:val="24"/>
          <w:szCs w:val="24"/>
          <w:u w:val="single"/>
          <w:rtl/>
          <w:lang w:eastAsia="he-IL"/>
        </w:rPr>
        <w:t>תוח/עיצוב אדריכלי:</w:t>
      </w:r>
    </w:p>
    <w:p w14:paraId="55E1D0F5"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1A38AB"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 xml:space="preserve">הכנת </w:t>
      </w:r>
      <w:r w:rsidR="00F66953">
        <w:rPr>
          <w:rFonts w:ascii="Times New Roman" w:eastAsia="Times New Roman" w:hAnsi="Times New Roman" w:cs="David"/>
          <w:sz w:val="24"/>
          <w:szCs w:val="24"/>
          <w:rtl/>
          <w:lang w:eastAsia="he-IL"/>
        </w:rPr>
        <w:t>תכניות סופיות, המתארות את הפרוי</w:t>
      </w:r>
      <w:r w:rsidRPr="000B5DC0">
        <w:rPr>
          <w:rFonts w:ascii="Times New Roman" w:eastAsia="Times New Roman" w:hAnsi="Times New Roman" w:cs="David"/>
          <w:sz w:val="24"/>
          <w:szCs w:val="24"/>
          <w:rtl/>
          <w:lang w:eastAsia="he-IL"/>
        </w:rPr>
        <w:t>קט ואישורן על ידי היועצים והמזמין. תאום התכניות האמורות עם היועצים והמזמין.</w:t>
      </w:r>
    </w:p>
    <w:p w14:paraId="2FFCE704"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43757B4"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הכנת התכניות והמסמכים בתחום מומחיותו של המתכנן הנדרשים על ידי הרשויות המוסמכות למתן היתרי בניה, הגשתם לרשויות – לאחר אישור המנהל - וטיפול באישורם. חתימה על הבקשות לאישור תכניות הבנוי והפ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תוח/העיצוב האדריכלי ולהיתרי בניה כעורך הבקשה הראשי (בהיתרים לעבודות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בשטחים ללא מבנים) וכעורך הבקשה בתחום 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והנוף (בהיתרים לשטחים הכוללים מבנים), כאחראי לתכנון, לפיקוח עליון ולביקורת בתחום אדריכלות נוף. כמו כן יחתום המתכנן על כל מסמך, תכנית ובקשה, שיידרשו עד לקבלת תעודות גמר.</w:t>
      </w:r>
    </w:p>
    <w:p w14:paraId="2A2C404D"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הכנת החלק המתייחס לפתוח ונוף בבקשות להיתרי בניה לבניה בקטעים לרבות בקטעי בניינים וטיפול באישורן.</w:t>
      </w:r>
    </w:p>
    <w:p w14:paraId="7EAB8E61"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p>
    <w:p w14:paraId="16821939"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הכנסת תיקונים ושינויים בתכניות ובמסמכים האחרים, אשר נערכו על ידי המתכנן במהלך ביצוע התכנון, לפי דרישות המזמין ו/או לפי דרישת הרשויות המוסמכות, בהסכמת המנהל, הגשתם לרשויות,וטיפול באישורם, כולל קבלת היתרי בניה מתוקנים.</w:t>
      </w:r>
    </w:p>
    <w:p w14:paraId="180E6E76"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7CB054AB"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תיאום, ביקורת ואישור התאמת תכניות היועצים לתכניות המתכנן.</w:t>
      </w:r>
    </w:p>
    <w:p w14:paraId="13AD1FFB"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73B09D66"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סיוע להכנת תכניות הפיתוח לשיווק הפרויקט. הכנת תכניות 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הדרושות כתכניות מכר. בדיקת תכניות המכר, לרבות התאמתם לתכנון ואישור הנוסח ו/או עדכון התכנון לפי הנחיות המזמין.</w:t>
      </w:r>
    </w:p>
    <w:p w14:paraId="59933B41"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055075B" w14:textId="77777777" w:rsidR="000B5DC0" w:rsidRPr="000B5DC0" w:rsidRDefault="000B5DC0" w:rsidP="000B5DC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העברת הנחיות ומסמכים לבעלי מקצוע אחרים לשם הכנת הדמיות, פרספקטיביות, מודלים ותכניות מכירה משולבות בגרפיקה, בדיקת עבודתם של בעלי המקצוע, מתן הערות ואישור.</w:t>
      </w:r>
    </w:p>
    <w:p w14:paraId="5907E042"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E3338A5"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ו.</w:t>
      </w:r>
      <w:r w:rsidRPr="000B5DC0">
        <w:rPr>
          <w:rFonts w:ascii="Times New Roman" w:eastAsia="Times New Roman" w:hAnsi="Times New Roman" w:cs="David"/>
          <w:sz w:val="24"/>
          <w:szCs w:val="24"/>
          <w:rtl/>
          <w:lang w:eastAsia="he-IL"/>
        </w:rPr>
        <w:tab/>
        <w:t>סיוע להכנת מפרטי מכר בהתאם למתכונת שתימסר למתכנן ע"י המזמין. בדיקת ואישור נוסח מפרטי המכר והתאמתם לתכנון.</w:t>
      </w:r>
    </w:p>
    <w:p w14:paraId="2E10CCB0"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55893EFF"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ז.</w:t>
      </w:r>
      <w:r w:rsidRPr="000B5DC0">
        <w:rPr>
          <w:rFonts w:ascii="Times New Roman" w:eastAsia="Times New Roman" w:hAnsi="Times New Roman" w:cs="David"/>
          <w:sz w:val="24"/>
          <w:szCs w:val="24"/>
          <w:rtl/>
          <w:lang w:eastAsia="he-IL"/>
        </w:rPr>
        <w:tab/>
        <w:t>הכנת תכניות לאישור סופי של המזמין לפני התחלת שלב תכניות עבודה.</w:t>
      </w:r>
    </w:p>
    <w:p w14:paraId="0D42AC49"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1D8125C"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ח.</w:t>
      </w:r>
      <w:r w:rsidRPr="000B5DC0">
        <w:rPr>
          <w:rFonts w:ascii="Times New Roman" w:eastAsia="Times New Roman" w:hAnsi="Times New Roman" w:cs="David"/>
          <w:sz w:val="24"/>
          <w:szCs w:val="24"/>
          <w:rtl/>
          <w:lang w:eastAsia="he-IL"/>
        </w:rPr>
        <w:tab/>
        <w:t>עדכון האומדן המשוער של ערך העבודות המתוכננות ע"י המתכנן.</w:t>
      </w:r>
    </w:p>
    <w:p w14:paraId="694522D8"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C56A6FE"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ט.</w:t>
      </w:r>
      <w:r w:rsidRPr="000B5DC0">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הסופי.</w:t>
      </w:r>
    </w:p>
    <w:p w14:paraId="43510EAD"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7ACE9BA" w14:textId="77777777" w:rsidR="000B5DC0" w:rsidRPr="000B5DC0" w:rsidRDefault="000B5DC0" w:rsidP="000B5DC0">
      <w:pPr>
        <w:widowControl w:val="0"/>
        <w:spacing w:before="0" w:beforeAutospacing="0" w:after="0" w:afterAutospacing="0" w:line="240" w:lineRule="auto"/>
        <w:ind w:left="720" w:right="144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2.4</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מפורט</w:t>
      </w:r>
      <w:r w:rsidRPr="000B5DC0">
        <w:rPr>
          <w:rFonts w:ascii="Times New Roman" w:eastAsia="Times New Roman" w:hAnsi="Times New Roman" w:cs="David"/>
          <w:sz w:val="24"/>
          <w:szCs w:val="24"/>
          <w:rtl/>
          <w:lang w:eastAsia="he-IL"/>
        </w:rPr>
        <w:t>:</w:t>
      </w:r>
    </w:p>
    <w:p w14:paraId="5F8F471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
          <w:bCs/>
          <w:sz w:val="24"/>
          <w:szCs w:val="24"/>
          <w:rtl/>
          <w:lang w:eastAsia="he-IL"/>
        </w:rPr>
      </w:pPr>
    </w:p>
    <w:p w14:paraId="16A7BC0A" w14:textId="77777777" w:rsidR="000B5DC0" w:rsidRPr="00BD05C4" w:rsidRDefault="000B5DC0" w:rsidP="00BD05C4">
      <w:pPr>
        <w:pStyle w:val="ListParagraph"/>
        <w:widowControl w:val="0"/>
        <w:numPr>
          <w:ilvl w:val="0"/>
          <w:numId w:val="11"/>
        </w:numPr>
        <w:spacing w:before="0" w:beforeAutospacing="0" w:after="0" w:afterAutospacing="0" w:line="240" w:lineRule="auto"/>
        <w:jc w:val="both"/>
        <w:rPr>
          <w:rFonts w:ascii="Times New Roman" w:eastAsia="Times New Roman" w:hAnsi="Times New Roman" w:cs="David"/>
          <w:sz w:val="24"/>
          <w:szCs w:val="24"/>
          <w:rtl/>
          <w:lang w:eastAsia="he-IL"/>
        </w:rPr>
      </w:pPr>
      <w:r w:rsidRPr="00BD05C4">
        <w:rPr>
          <w:rFonts w:ascii="Times New Roman" w:eastAsia="Times New Roman" w:hAnsi="Times New Roman" w:cs="David"/>
          <w:sz w:val="24"/>
          <w:szCs w:val="24"/>
          <w:rtl/>
          <w:lang w:eastAsia="he-IL"/>
        </w:rPr>
        <w:t xml:space="preserve">הכנת תכניות עבודה אדריכליות מפורטות ומוסברות, כדרוש לביצוע העבודה, לרבות הכנת תכניות מנחות לעבודות היועצים, הכל בקנ"מ המאפשר ביצוע מושלם של העבודה בתחומים הבאים: </w:t>
      </w:r>
    </w:p>
    <w:p w14:paraId="3BE58E52" w14:textId="77777777" w:rsidR="000B5DC0" w:rsidRP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עבודות עפר, גדרות וקירות, מדרגות, רמפות, אדמה גננית, רשתות השקייה, נטיעה ושתילה, שבילים ורחבות, דרכים וחניות על בסיס תכניות שיסופקו ע"י </w:t>
      </w:r>
      <w:r w:rsidR="00BD05C4">
        <w:rPr>
          <w:rFonts w:ascii="Times New Roman" w:eastAsia="Times New Roman" w:hAnsi="Times New Roman" w:cs="David" w:hint="cs"/>
          <w:sz w:val="24"/>
          <w:szCs w:val="24"/>
          <w:rtl/>
          <w:lang w:eastAsia="he-IL"/>
        </w:rPr>
        <w:t xml:space="preserve"> </w:t>
      </w:r>
      <w:r w:rsidR="00440B5A">
        <w:rPr>
          <w:rFonts w:ascii="Times New Roman" w:eastAsia="Times New Roman" w:hAnsi="Times New Roman" w:cs="David"/>
          <w:sz w:val="24"/>
          <w:szCs w:val="24"/>
          <w:rtl/>
          <w:lang w:eastAsia="he-IL"/>
        </w:rPr>
        <w:t>מתכנן</w:t>
      </w:r>
      <w:r w:rsidRPr="000B5DC0">
        <w:rPr>
          <w:rFonts w:ascii="Times New Roman" w:eastAsia="Times New Roman" w:hAnsi="Times New Roman" w:cs="David"/>
          <w:sz w:val="24"/>
          <w:szCs w:val="24"/>
          <w:rtl/>
          <w:lang w:eastAsia="he-IL"/>
        </w:rPr>
        <w:t xml:space="preserve"> תנועה וחניה (למעט בתחומי מגרשים לבניה, בהם תכנון החניה יבוצע ע"י המתכנן), תאורה (אדריכלית בלבד) מתקני משחק,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הוט גן, פרגולות, מבנים ומתקנים נוספים וכיו"ב.</w:t>
      </w:r>
    </w:p>
    <w:p w14:paraId="7091AC97" w14:textId="77777777" w:rsidR="000B5DC0" w:rsidRP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מובהר בזאת שתכנון התשתית יבוצע ע"י המתכנן למעט באזורי כבישים.</w:t>
      </w:r>
    </w:p>
    <w:p w14:paraId="1F96FDAA" w14:textId="77777777" w:rsidR="000B5DC0" w:rsidRPr="000B5DC0" w:rsidRDefault="000B5DC0" w:rsidP="000B5DC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E8E304E"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הכנת פרטים בקנ"מ מתאים לב</w:t>
      </w:r>
      <w:r w:rsidR="00BD05C4">
        <w:rPr>
          <w:rFonts w:ascii="Times New Roman" w:eastAsia="Times New Roman" w:hAnsi="Times New Roman" w:cs="David"/>
          <w:sz w:val="24"/>
          <w:szCs w:val="24"/>
          <w:rtl/>
          <w:lang w:eastAsia="he-IL"/>
        </w:rPr>
        <w:t xml:space="preserve">יצוע מושלם של העבודה האדריכלית </w:t>
      </w:r>
      <w:r w:rsidRPr="000B5DC0">
        <w:rPr>
          <w:rFonts w:ascii="Times New Roman" w:eastAsia="Times New Roman" w:hAnsi="Times New Roman" w:cs="David"/>
          <w:sz w:val="24"/>
          <w:szCs w:val="24"/>
          <w:rtl/>
          <w:lang w:eastAsia="he-IL"/>
        </w:rPr>
        <w:t>למעט קונסטרוקציה, ניקוז תת-קרקעי ואיטום גגות.</w:t>
      </w:r>
    </w:p>
    <w:p w14:paraId="2FE02077" w14:textId="77777777" w:rsidR="000B5DC0" w:rsidRPr="000B5DC0" w:rsidRDefault="000B5DC0" w:rsidP="000B5DC0">
      <w:pPr>
        <w:widowControl w:val="0"/>
        <w:tabs>
          <w:tab w:val="num" w:pos="2216"/>
        </w:tabs>
        <w:spacing w:before="0" w:beforeAutospacing="0" w:after="0" w:afterAutospacing="0" w:line="240" w:lineRule="auto"/>
        <w:ind w:left="2216" w:right="2216" w:hanging="851"/>
        <w:jc w:val="both"/>
        <w:rPr>
          <w:rFonts w:ascii="Times New Roman" w:eastAsia="Times New Roman" w:hAnsi="Times New Roman" w:cs="David"/>
          <w:sz w:val="24"/>
          <w:szCs w:val="24"/>
          <w:lang w:eastAsia="he-IL"/>
        </w:rPr>
      </w:pPr>
    </w:p>
    <w:p w14:paraId="444A4015"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תיאום, ביקורת ואישור התאמת תכניות היועצים לתכניות אדריכלות הנוף.</w:t>
      </w:r>
    </w:p>
    <w:p w14:paraId="6F895113" w14:textId="77777777" w:rsidR="000B5DC0" w:rsidRPr="000B5DC0" w:rsidRDefault="000B5DC0" w:rsidP="000B5DC0">
      <w:pPr>
        <w:widowControl w:val="0"/>
        <w:tabs>
          <w:tab w:val="num" w:pos="2216"/>
        </w:tabs>
        <w:spacing w:before="0" w:beforeAutospacing="0" w:after="0" w:afterAutospacing="0" w:line="240" w:lineRule="auto"/>
        <w:ind w:left="2216" w:right="2216" w:hanging="851"/>
        <w:jc w:val="both"/>
        <w:rPr>
          <w:rFonts w:ascii="Times New Roman" w:eastAsia="Times New Roman" w:hAnsi="Times New Roman" w:cs="David"/>
          <w:sz w:val="24"/>
          <w:szCs w:val="24"/>
          <w:lang w:eastAsia="he-IL"/>
        </w:rPr>
      </w:pPr>
    </w:p>
    <w:p w14:paraId="01F831E1"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 xml:space="preserve">הכנת מפרטים וכתבי כמויות המתאימים למפרטים הכלליים ולכתבי הכמויות </w:t>
      </w:r>
      <w:r w:rsidRPr="000B5DC0">
        <w:rPr>
          <w:rFonts w:ascii="Times New Roman" w:eastAsia="Times New Roman" w:hAnsi="Times New Roman" w:cs="David"/>
          <w:sz w:val="24"/>
          <w:szCs w:val="24"/>
          <w:rtl/>
          <w:lang w:eastAsia="he-IL"/>
        </w:rPr>
        <w:tab/>
        <w:t xml:space="preserve">המקובלים על המזמין בצורה שיכללו את כל המערכות המתוכננות, תוך בדיקה </w:t>
      </w:r>
      <w:r w:rsidRPr="000B5DC0">
        <w:rPr>
          <w:rFonts w:ascii="Times New Roman" w:eastAsia="Times New Roman" w:hAnsi="Times New Roman" w:cs="David"/>
          <w:sz w:val="24"/>
          <w:szCs w:val="24"/>
          <w:rtl/>
          <w:lang w:eastAsia="he-IL"/>
        </w:rPr>
        <w:tab/>
        <w:t xml:space="preserve">של העדר כפילות עם מפרט מלאכה אחר בפרויקט ובדיקה של מלאכות הקשורות </w:t>
      </w:r>
      <w:r w:rsidRPr="000B5DC0">
        <w:rPr>
          <w:rFonts w:ascii="Times New Roman" w:eastAsia="Times New Roman" w:hAnsi="Times New Roman" w:cs="David"/>
          <w:sz w:val="24"/>
          <w:szCs w:val="24"/>
          <w:rtl/>
          <w:lang w:eastAsia="he-IL"/>
        </w:rPr>
        <w:tab/>
        <w:t>לתכנון, אף אם תוכננו על ידי מי מהיועצים.</w:t>
      </w:r>
    </w:p>
    <w:p w14:paraId="299E2E7A"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כתבי הכמויות יוכנו לפי מתכונת הנהוגה א</w:t>
      </w:r>
      <w:r w:rsidR="00BD05C4">
        <w:rPr>
          <w:rFonts w:ascii="Times New Roman" w:eastAsia="Times New Roman" w:hAnsi="Times New Roman" w:cs="David"/>
          <w:sz w:val="24"/>
          <w:szCs w:val="24"/>
          <w:rtl/>
          <w:lang w:eastAsia="he-IL"/>
        </w:rPr>
        <w:t xml:space="preserve">צל המזמין של מכללי עבודות ו/או </w:t>
      </w:r>
      <w:r w:rsidRPr="000B5DC0">
        <w:rPr>
          <w:rFonts w:ascii="Times New Roman" w:eastAsia="Times New Roman" w:hAnsi="Times New Roman" w:cs="David"/>
          <w:sz w:val="24"/>
          <w:szCs w:val="24"/>
          <w:rtl/>
          <w:lang w:eastAsia="he-IL"/>
        </w:rPr>
        <w:t xml:space="preserve">כמויות מפורטות למדידה. </w:t>
      </w:r>
    </w:p>
    <w:p w14:paraId="3469B878"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לפי דרישת המנהל יוכנו כתבי כמויות בחלוקה לפי אזורים.</w:t>
      </w:r>
    </w:p>
    <w:p w14:paraId="56D69C46" w14:textId="77777777" w:rsidR="000B5DC0" w:rsidRPr="000B5DC0" w:rsidRDefault="000B5DC0" w:rsidP="000B5DC0">
      <w:pPr>
        <w:widowControl w:val="0"/>
        <w:tabs>
          <w:tab w:val="num" w:pos="2216"/>
        </w:tabs>
        <w:spacing w:before="0" w:beforeAutospacing="0" w:after="0" w:afterAutospacing="0" w:line="240" w:lineRule="auto"/>
        <w:ind w:left="2216" w:hanging="851"/>
        <w:jc w:val="both"/>
        <w:rPr>
          <w:rFonts w:ascii="Times New Roman" w:eastAsia="Times New Roman" w:hAnsi="Times New Roman" w:cs="David"/>
          <w:sz w:val="24"/>
          <w:szCs w:val="24"/>
          <w:lang w:eastAsia="he-IL"/>
        </w:rPr>
      </w:pPr>
    </w:p>
    <w:p w14:paraId="02360A9E" w14:textId="77777777" w:rsidR="000B5DC0" w:rsidRPr="000B5DC0" w:rsidRDefault="000B5DC0" w:rsidP="000B5DC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r>
    </w:p>
    <w:p w14:paraId="6E41F310" w14:textId="77777777" w:rsidR="000B5DC0" w:rsidRPr="000B5DC0" w:rsidRDefault="000B5DC0" w:rsidP="000B5DC0">
      <w:pPr>
        <w:widowControl w:val="0"/>
        <w:tabs>
          <w:tab w:val="num" w:pos="2216"/>
        </w:tabs>
        <w:spacing w:before="0" w:beforeAutospacing="0" w:after="0" w:afterAutospacing="0" w:line="240" w:lineRule="auto"/>
        <w:ind w:left="2216" w:right="2216" w:hanging="851"/>
        <w:jc w:val="both"/>
        <w:rPr>
          <w:rFonts w:ascii="Times New Roman" w:eastAsia="Times New Roman" w:hAnsi="Times New Roman" w:cs="David"/>
          <w:sz w:val="24"/>
          <w:szCs w:val="24"/>
          <w:lang w:eastAsia="he-IL"/>
        </w:rPr>
      </w:pPr>
    </w:p>
    <w:p w14:paraId="73169856"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ה</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כתבי הכמויות יוכנו באמצעות תוכנה</w:t>
      </w:r>
      <w:r w:rsidR="00BD05C4">
        <w:rPr>
          <w:rFonts w:ascii="Times New Roman" w:eastAsia="Times New Roman" w:hAnsi="Times New Roman" w:cs="David"/>
          <w:sz w:val="24"/>
          <w:szCs w:val="24"/>
          <w:rtl/>
          <w:lang w:eastAsia="he-IL"/>
        </w:rPr>
        <w:t xml:space="preserve"> לכתבי כמויות, המתאימה והניתנת </w:t>
      </w:r>
      <w:r w:rsidRPr="000B5DC0">
        <w:rPr>
          <w:rFonts w:ascii="Times New Roman" w:eastAsia="Times New Roman" w:hAnsi="Times New Roman" w:cs="David"/>
          <w:sz w:val="24"/>
          <w:szCs w:val="24"/>
          <w:rtl/>
          <w:lang w:eastAsia="he-IL"/>
        </w:rPr>
        <w:t xml:space="preserve">להמרה גם ל"סופר מכרז" ולתוכנות אחרות לכתבי כמויות, </w:t>
      </w:r>
      <w:r w:rsidRPr="000B5DC0">
        <w:rPr>
          <w:rFonts w:ascii="Times New Roman" w:eastAsia="Times New Roman" w:hAnsi="Times New Roman" w:cs="David" w:hint="cs"/>
          <w:sz w:val="24"/>
          <w:szCs w:val="24"/>
          <w:rtl/>
          <w:lang w:eastAsia="he-IL"/>
        </w:rPr>
        <w:t xml:space="preserve">בקובץ ממוחשב </w:t>
      </w:r>
      <w:r w:rsidRPr="000B5DC0">
        <w:rPr>
          <w:rFonts w:ascii="Times New Roman" w:eastAsia="Times New Roman" w:hAnsi="Times New Roman" w:cs="David"/>
          <w:sz w:val="24"/>
          <w:szCs w:val="24"/>
          <w:rtl/>
          <w:lang w:eastAsia="he-IL"/>
        </w:rPr>
        <w:t>ובתדפיס.</w:t>
      </w:r>
    </w:p>
    <w:p w14:paraId="44DEFED2"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39E2A790"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עדכון סעיף הפתוח במפרטי המכר. ע</w:t>
      </w:r>
      <w:r w:rsidR="00BD05C4">
        <w:rPr>
          <w:rFonts w:ascii="Times New Roman" w:eastAsia="Times New Roman" w:hAnsi="Times New Roman" w:cs="David"/>
          <w:sz w:val="24"/>
          <w:szCs w:val="24"/>
          <w:rtl/>
          <w:lang w:eastAsia="he-IL"/>
        </w:rPr>
        <w:t xml:space="preserve">דכון תכניות המכר, לרבות התאמתם </w:t>
      </w:r>
      <w:r w:rsidRPr="000B5DC0">
        <w:rPr>
          <w:rFonts w:ascii="Times New Roman" w:eastAsia="Times New Roman" w:hAnsi="Times New Roman" w:cs="David"/>
          <w:sz w:val="24"/>
          <w:szCs w:val="24"/>
          <w:rtl/>
          <w:lang w:eastAsia="he-IL"/>
        </w:rPr>
        <w:t>לתכנון, ואישור הנוסח ו/או עדכון התכנון לפי הנחיית המזמין.</w:t>
      </w:r>
    </w:p>
    <w:p w14:paraId="47432105"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75569142"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t>ז</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הכנת אומדן מפורט של ערך העבודה האד</w:t>
      </w:r>
      <w:r w:rsidR="00BD05C4">
        <w:rPr>
          <w:rFonts w:ascii="Times New Roman" w:eastAsia="Times New Roman" w:hAnsi="Times New Roman" w:cs="David"/>
          <w:sz w:val="24"/>
          <w:szCs w:val="24"/>
          <w:rtl/>
          <w:lang w:eastAsia="he-IL"/>
        </w:rPr>
        <w:t xml:space="preserve">ריכלית, מבוסס על המפרטים וכתבי </w:t>
      </w:r>
      <w:r w:rsidRPr="000B5DC0">
        <w:rPr>
          <w:rFonts w:ascii="Times New Roman" w:eastAsia="Times New Roman" w:hAnsi="Times New Roman" w:cs="David"/>
          <w:sz w:val="24"/>
          <w:szCs w:val="24"/>
          <w:rtl/>
          <w:lang w:eastAsia="he-IL"/>
        </w:rPr>
        <w:t>הכמויות, תוך ציון מדד תשומות הבניה למגורים הידוע במועד הכנת האומדן.</w:t>
      </w:r>
    </w:p>
    <w:p w14:paraId="150F8604"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rtl/>
          <w:lang w:eastAsia="he-IL"/>
        </w:rPr>
      </w:pPr>
    </w:p>
    <w:p w14:paraId="0F9516CE"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t>ח</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הכנסת שנויים בתכניות ככל שיתחייב</w:t>
      </w:r>
      <w:r w:rsidR="00BD05C4">
        <w:rPr>
          <w:rFonts w:ascii="Times New Roman" w:eastAsia="Times New Roman" w:hAnsi="Times New Roman" w:cs="David"/>
          <w:sz w:val="24"/>
          <w:szCs w:val="24"/>
          <w:rtl/>
          <w:lang w:eastAsia="he-IL"/>
        </w:rPr>
        <w:t xml:space="preserve"> להתאמת התכנון למסגרת התקציבית </w:t>
      </w:r>
      <w:r w:rsidRPr="000B5DC0">
        <w:rPr>
          <w:rFonts w:ascii="Times New Roman" w:eastAsia="Times New Roman" w:hAnsi="Times New Roman" w:cs="David"/>
          <w:sz w:val="24"/>
          <w:szCs w:val="24"/>
          <w:rtl/>
          <w:lang w:eastAsia="he-IL"/>
        </w:rPr>
        <w:t>אשר תקבע ע"י המזמין.</w:t>
      </w:r>
    </w:p>
    <w:p w14:paraId="65989E06"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rtl/>
          <w:lang w:eastAsia="he-IL"/>
        </w:rPr>
      </w:pPr>
    </w:p>
    <w:p w14:paraId="2AF32712"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ט</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מתן חוות דעת ויעוץ בכל הקשור בהכנת המכרזים ופרסומם.</w:t>
      </w:r>
    </w:p>
    <w:p w14:paraId="4D2E9DAD" w14:textId="77777777" w:rsidR="000B5DC0" w:rsidRPr="000B5DC0" w:rsidRDefault="000B5DC0" w:rsidP="00BD05C4">
      <w:pPr>
        <w:widowControl w:val="0"/>
        <w:tabs>
          <w:tab w:val="num" w:pos="2216"/>
        </w:tabs>
        <w:spacing w:before="0" w:beforeAutospacing="0" w:after="0" w:afterAutospacing="0" w:line="240" w:lineRule="auto"/>
        <w:ind w:left="1785" w:right="720" w:hanging="345"/>
        <w:jc w:val="both"/>
        <w:rPr>
          <w:rFonts w:ascii="Times New Roman" w:eastAsia="Times New Roman" w:hAnsi="Times New Roman" w:cs="David"/>
          <w:sz w:val="24"/>
          <w:szCs w:val="24"/>
          <w:lang w:eastAsia="he-IL"/>
        </w:rPr>
      </w:pPr>
    </w:p>
    <w:p w14:paraId="1063E246"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62EC4489"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1D0E22F3"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hint="cs"/>
          <w:sz w:val="24"/>
          <w:szCs w:val="24"/>
          <w:rtl/>
          <w:lang w:eastAsia="he-IL"/>
        </w:rPr>
        <w:t>א</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מתן חוות דעת בכל הקשור להצעות הקבלנים.</w:t>
      </w:r>
    </w:p>
    <w:p w14:paraId="425F7C53"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643150E5"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hint="cs"/>
          <w:sz w:val="24"/>
          <w:szCs w:val="24"/>
          <w:rtl/>
          <w:lang w:eastAsia="he-IL"/>
        </w:rPr>
        <w:t>ב</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הכנת תכניות עבודה, פרטים ומפרטים מש</w:t>
      </w:r>
      <w:r w:rsidR="00BD05C4">
        <w:rPr>
          <w:rFonts w:ascii="Times New Roman" w:eastAsia="Times New Roman" w:hAnsi="Times New Roman" w:cs="David"/>
          <w:sz w:val="24"/>
          <w:szCs w:val="24"/>
          <w:rtl/>
          <w:lang w:eastAsia="he-IL"/>
        </w:rPr>
        <w:t xml:space="preserve">לימים כפי שיידרש לביצוע העבודה </w:t>
      </w:r>
      <w:r w:rsidRPr="000B5DC0">
        <w:rPr>
          <w:rFonts w:ascii="Times New Roman" w:eastAsia="Times New Roman" w:hAnsi="Times New Roman" w:cs="David"/>
          <w:sz w:val="24"/>
          <w:szCs w:val="24"/>
          <w:rtl/>
          <w:lang w:eastAsia="he-IL"/>
        </w:rPr>
        <w:t>האדריכלית.</w:t>
      </w:r>
    </w:p>
    <w:p w14:paraId="52F94BBD" w14:textId="77777777" w:rsid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מובהר בזאת שהמתכנן יכין, באם י</w:t>
      </w:r>
      <w:r w:rsidR="00BD05C4">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דרש, תכניות ומסמכים למכרזים, עוד לפני השלמת התכנון המפורט.</w:t>
      </w:r>
    </w:p>
    <w:p w14:paraId="40DB76BD" w14:textId="77777777" w:rsidR="00BD05C4" w:rsidRPr="000B5DC0" w:rsidRDefault="00BD05C4" w:rsidP="00E03315">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p>
    <w:p w14:paraId="3E670BC6"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23B7FFA"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2.5</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פיקוח עליון על ביצוע עבוד</w:t>
      </w:r>
      <w:r w:rsidRPr="000B5DC0">
        <w:rPr>
          <w:rFonts w:ascii="Times New Roman" w:eastAsia="Times New Roman" w:hAnsi="Times New Roman" w:cs="David" w:hint="cs"/>
          <w:b/>
          <w:bCs/>
          <w:sz w:val="24"/>
          <w:szCs w:val="24"/>
          <w:u w:val="single"/>
          <w:rtl/>
          <w:lang w:eastAsia="he-IL"/>
        </w:rPr>
        <w:t>ת</w:t>
      </w:r>
      <w:r w:rsidRPr="000B5DC0">
        <w:rPr>
          <w:rFonts w:ascii="Times New Roman" w:eastAsia="Times New Roman" w:hAnsi="Times New Roman" w:cs="David"/>
          <w:b/>
          <w:bCs/>
          <w:sz w:val="24"/>
          <w:szCs w:val="24"/>
          <w:u w:val="single"/>
          <w:rtl/>
          <w:lang w:eastAsia="he-IL"/>
        </w:rPr>
        <w:t xml:space="preserve"> אדריכל</w:t>
      </w:r>
      <w:r w:rsidRPr="000B5DC0">
        <w:rPr>
          <w:rFonts w:ascii="Times New Roman" w:eastAsia="Times New Roman" w:hAnsi="Times New Roman" w:cs="David" w:hint="cs"/>
          <w:b/>
          <w:bCs/>
          <w:sz w:val="24"/>
          <w:szCs w:val="24"/>
          <w:u w:val="single"/>
          <w:rtl/>
          <w:lang w:eastAsia="he-IL"/>
        </w:rPr>
        <w:t>ו</w:t>
      </w:r>
      <w:r w:rsidRPr="000B5DC0">
        <w:rPr>
          <w:rFonts w:ascii="Times New Roman" w:eastAsia="Times New Roman" w:hAnsi="Times New Roman" w:cs="David"/>
          <w:b/>
          <w:bCs/>
          <w:sz w:val="24"/>
          <w:szCs w:val="24"/>
          <w:u w:val="single"/>
          <w:rtl/>
          <w:lang w:eastAsia="he-IL"/>
        </w:rPr>
        <w:t>ת</w:t>
      </w:r>
      <w:r w:rsidRPr="000B5DC0">
        <w:rPr>
          <w:rFonts w:ascii="Times New Roman" w:eastAsia="Times New Roman" w:hAnsi="Times New Roman" w:cs="David" w:hint="cs"/>
          <w:b/>
          <w:bCs/>
          <w:sz w:val="24"/>
          <w:szCs w:val="24"/>
          <w:u w:val="single"/>
          <w:rtl/>
          <w:lang w:eastAsia="he-IL"/>
        </w:rPr>
        <w:t xml:space="preserve"> הנוף</w:t>
      </w:r>
      <w:r w:rsidRPr="000B5DC0">
        <w:rPr>
          <w:rFonts w:ascii="Times New Roman" w:eastAsia="Times New Roman" w:hAnsi="Times New Roman" w:cs="David"/>
          <w:sz w:val="24"/>
          <w:szCs w:val="24"/>
          <w:rtl/>
          <w:lang w:eastAsia="he-IL"/>
        </w:rPr>
        <w:t>:</w:t>
      </w:r>
    </w:p>
    <w:p w14:paraId="0FA95385"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DF5C38B" w14:textId="77777777" w:rsidR="000B5DC0" w:rsidRPr="000B5DC0" w:rsidRDefault="000B5DC0" w:rsidP="000B5DC0">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קוח העליון של המתכנן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יכלול:</w:t>
      </w:r>
    </w:p>
    <w:p w14:paraId="085BAE79"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0411EEA"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פיקוח עליון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1D4BD160"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0AC059A"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תאום ושתוף פעולה עם היועצים בביצוע הפיקוח העליון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w:t>
      </w:r>
    </w:p>
    <w:p w14:paraId="625FA17C"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09C30943"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 הדרכה ומתן הסברים למפקח, במידה ונתמנה כזה לפקוח על העבודות, למנהל, ליועצים ולקבלנים באתר ומחוצה לו.</w:t>
      </w:r>
    </w:p>
    <w:p w14:paraId="1A470DE8"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2ED4A75" w14:textId="77777777" w:rsidR="000B5DC0" w:rsidRPr="000B5DC0" w:rsidRDefault="000B5DC0" w:rsidP="000B5DC0">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ייעוץ והמלצה לגבי בחירה, בדיקה ואישור של חומרים וציוד.</w:t>
      </w:r>
    </w:p>
    <w:p w14:paraId="544E47CA"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5A24EFB1"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דווח למנהל על הממצאים ועל התקדמות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לאחר כל ביקור של המתכנן באתר ו/או בבית המלאכה.</w:t>
      </w:r>
    </w:p>
    <w:p w14:paraId="560C34F0"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2D57BAA6"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עדכון התכניות וכל יתר המסמכים הדרושים בהתאם לשינויים שיתחייבו מדרישות הרשויות או לצורך ביצוע שינויים שיתגלה בהם צורך במהלך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כל עדכון יבוצע בתאום עם המנהל בכתב.</w:t>
      </w:r>
    </w:p>
    <w:p w14:paraId="19A03585"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231E02C"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אשרור תכניות </w:t>
      </w:r>
      <w:r w:rsidRPr="000B5DC0">
        <w:rPr>
          <w:rFonts w:ascii="Times New Roman" w:eastAsia="Times New Roman" w:hAnsi="Times New Roman" w:cs="David"/>
          <w:sz w:val="24"/>
          <w:szCs w:val="24"/>
          <w:lang w:eastAsia="he-IL"/>
        </w:rPr>
        <w:t>AS MADE</w:t>
      </w:r>
      <w:r w:rsidRPr="000B5DC0">
        <w:rPr>
          <w:rFonts w:ascii="Times New Roman" w:eastAsia="Times New Roman" w:hAnsi="Times New Roman" w:cs="David"/>
          <w:sz w:val="24"/>
          <w:szCs w:val="24"/>
          <w:rtl/>
          <w:lang w:eastAsia="he-IL"/>
        </w:rPr>
        <w:t xml:space="preserve"> שיוכנו ע"י הקבלנים על רקע תכניות המתכנן, אשר יכללו שנויים שבוצעו בזמן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xml:space="preserve">. </w:t>
      </w:r>
    </w:p>
    <w:p w14:paraId="3E71BBF2"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C440317"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48374A78"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C30B184"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ייעוץ למנהל והשתתפות בדיונים ובבירורים עם הקבלנים בקשר עם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ובפקוח העליון עליה ועל התאמ</w:t>
      </w:r>
      <w:r w:rsidRPr="000B5DC0">
        <w:rPr>
          <w:rFonts w:ascii="Times New Roman" w:eastAsia="Times New Roman" w:hAnsi="Times New Roman" w:cs="David" w:hint="cs"/>
          <w:sz w:val="24"/>
          <w:szCs w:val="24"/>
          <w:rtl/>
          <w:lang w:eastAsia="he-IL"/>
        </w:rPr>
        <w:t>ה</w:t>
      </w:r>
      <w:r w:rsidRPr="000B5DC0">
        <w:rPr>
          <w:rFonts w:ascii="Times New Roman" w:eastAsia="Times New Roman" w:hAnsi="Times New Roman" w:cs="David"/>
          <w:sz w:val="24"/>
          <w:szCs w:val="24"/>
          <w:rtl/>
          <w:lang w:eastAsia="he-IL"/>
        </w:rPr>
        <w:t xml:space="preserve"> לתנאי החוזים עם קבלני העבודות, הן לפני מסירת העבודות והן בתקופת הבדק.</w:t>
      </w:r>
    </w:p>
    <w:p w14:paraId="4316D937"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E97D8AA"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ייעוץ לפתרונות במקרים בהם יתגלו כשלים בביצוע העבודות לעומת התכנון.</w:t>
      </w:r>
    </w:p>
    <w:p w14:paraId="025FC8C1"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2FA5432B"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יעוץ למנהל בבדיקה ואישור מקצועי של מרכיבי חשבונות חלקיים והחשבונות הסופיים של קבלני העבודות, בהסתמך על ההסכמים הקיימים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720EA528"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חתימה על כל מסמך ו/או תכנית שידרשו ע"י הרשויות במהלך הביצוע, לרבות חתימה על אישור לחיבור הפרויקט למערכות, ועל אישור לאכלוס ותעודת גמר.</w:t>
      </w:r>
    </w:p>
    <w:p w14:paraId="36E2ECE3"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AA695F5"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בדיקת ביצוע עבודות הבדק לקבלה סופית של העבודות בגמר אחריות קבלני העבודות.</w:t>
      </w:r>
    </w:p>
    <w:p w14:paraId="23D3BB83"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CCD4C76"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סיוע ככל הנדרש לשם אישור הרשויות להשלמת העבודות ולקבלת תעודת גמר.</w:t>
      </w:r>
    </w:p>
    <w:p w14:paraId="3AFB035D"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ABCDEFA"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סיוע למזמין במתן מענה לכל הפניות אשר יופנו אליו בקשר לתכנון וביצוע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w:t>
      </w:r>
    </w:p>
    <w:p w14:paraId="4AC2EEA4"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349F0E8"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השתתפות עם המזמין בהגנה בפני תביעות בקשר עם תכנון וביצוע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על דרך של הצטרפות כנתבע ו/או מסירת עדות מטעם המזמין והמצאת כל מסמך בקשר עם התכנון אשר דרוש למזמין לשם נהול ההגנה, לפי דרישת המזמין ומיד עם דרישתו הראשונה.</w:t>
      </w:r>
    </w:p>
    <w:p w14:paraId="36ABBA44"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5158F34"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כל יתר הדרוש לפיקוח עליון, ולביקורת על הביצוע.</w:t>
      </w:r>
    </w:p>
    <w:p w14:paraId="5723A930"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E1E747A"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41671E39"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BFF4980"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פינוי פסולת וסימון תאי השטח השונים.</w:t>
      </w:r>
    </w:p>
    <w:p w14:paraId="7BB37057"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סימון אלמנטים במגרש ומשטחי הגינון.</w:t>
      </w:r>
    </w:p>
    <w:p w14:paraId="2DE9A654"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פיזור אדמה גננית, פילוס וניקוז השטח עפ"י מפלסי התכנית.</w:t>
      </w:r>
    </w:p>
    <w:p w14:paraId="779EAD91"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הידוק שתית לאחר גמר השלמת גומחות וצנרת תת קרקעית.</w:t>
      </w:r>
    </w:p>
    <w:p w14:paraId="1D7597B4"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צוף.</w:t>
      </w:r>
    </w:p>
    <w:p w14:paraId="434989F7" w14:textId="77777777" w:rsidR="000B5DC0" w:rsidRPr="000B5DC0" w:rsidRDefault="000B5DC0" w:rsidP="000B5DC0">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ביצוע קירות/גדרות בחזיתות ובמגרשים.</w:t>
      </w:r>
    </w:p>
    <w:p w14:paraId="773E9DB2"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מערכת השקיה.</w:t>
      </w:r>
    </w:p>
    <w:p w14:paraId="3834B51E" w14:textId="77777777" w:rsidR="000B5DC0" w:rsidRPr="000B5DC0" w:rsidRDefault="000B5DC0" w:rsidP="000B5DC0">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נטיעה ושתילה.</w:t>
      </w:r>
    </w:p>
    <w:p w14:paraId="591518B0"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מערכת תאורה.</w:t>
      </w:r>
    </w:p>
    <w:p w14:paraId="1960FB25"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אלמנטים (פרגולות, מתקנים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הוט גן וכו').</w:t>
      </w:r>
    </w:p>
    <w:p w14:paraId="388F80CD"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44D0173"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אין המתכנן רשאי לתת הוראות לקבלנים ו/או לנהל משא ומתן עם הקבלנים אלא באמצעות נציגו המוסמך של המזמין.</w:t>
      </w:r>
    </w:p>
    <w:p w14:paraId="493D95D5"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AA9EC5C"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 xml:space="preserve">לאחר כל בקור של המתכנן באתר יגיש המתכנן למנהל דו"ח בכתב ובו יציין את התרשמותו ואת הערותיו לגבי ביצוע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w:t>
      </w:r>
    </w:p>
    <w:p w14:paraId="43DD7969" w14:textId="77777777" w:rsidR="000B5DC0" w:rsidRPr="000B5DC0" w:rsidRDefault="000B5DC0" w:rsidP="000B5DC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ללא דו"חות והצהרה אלה לא תשולם למתכנן יתרת שכרו עבור פיקוח עליון.</w:t>
      </w:r>
    </w:p>
    <w:p w14:paraId="228791E1"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5F42B5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sz w:val="24"/>
          <w:szCs w:val="24"/>
          <w:rtl/>
          <w:lang w:eastAsia="he-IL"/>
        </w:rPr>
        <w:tab/>
        <w:t>ה.</w:t>
      </w:r>
      <w:r w:rsidRPr="000B5DC0">
        <w:rPr>
          <w:rFonts w:ascii="Times New Roman" w:eastAsia="Times New Roman" w:hAnsi="Times New Roman" w:cs="David"/>
          <w:sz w:val="24"/>
          <w:szCs w:val="24"/>
          <w:rtl/>
          <w:lang w:eastAsia="he-IL"/>
        </w:rPr>
        <w:tab/>
        <w:t>יעוץ למזמין בדבר תפעול ואחזקת העבודה האדריכלית.</w:t>
      </w:r>
    </w:p>
    <w:p w14:paraId="432EC6AD"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7488A52C" w14:textId="77777777" w:rsidR="000B5DC0" w:rsidRPr="000B5DC0" w:rsidRDefault="000B5DC0" w:rsidP="000B5DC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3.</w:t>
      </w:r>
      <w:r w:rsidRPr="000B5DC0">
        <w:rPr>
          <w:rFonts w:ascii="Times New Roman" w:eastAsia="Times New Roman" w:hAnsi="Times New Roman" w:cs="David"/>
          <w:sz w:val="24"/>
          <w:szCs w:val="24"/>
          <w:rtl/>
          <w:lang w:eastAsia="he-IL"/>
        </w:rPr>
        <w:tab/>
        <w:t xml:space="preserve">המתכנן מתחייב </w:t>
      </w:r>
      <w:r w:rsidRPr="000B5DC0">
        <w:rPr>
          <w:rFonts w:ascii="Times New Roman" w:eastAsia="Times New Roman" w:hAnsi="Times New Roman" w:cs="David" w:hint="cs"/>
          <w:sz w:val="24"/>
          <w:szCs w:val="24"/>
          <w:rtl/>
          <w:lang w:eastAsia="he-IL"/>
        </w:rPr>
        <w:t>להעלות את כל הקבצים לאתר שיתוף הקבצים של הפרויקט ו</w:t>
      </w:r>
      <w:r w:rsidRPr="000B5DC0">
        <w:rPr>
          <w:rFonts w:ascii="Times New Roman" w:eastAsia="Times New Roman" w:hAnsi="Times New Roman" w:cs="David"/>
          <w:sz w:val="24"/>
          <w:szCs w:val="24"/>
          <w:rtl/>
          <w:lang w:eastAsia="he-IL"/>
        </w:rPr>
        <w:t xml:space="preserve">לשמור </w:t>
      </w:r>
      <w:r w:rsidRPr="000B5DC0">
        <w:rPr>
          <w:rFonts w:ascii="Times New Roman" w:eastAsia="Times New Roman" w:hAnsi="Times New Roman" w:cs="David" w:hint="cs"/>
          <w:sz w:val="24"/>
          <w:szCs w:val="24"/>
          <w:rtl/>
          <w:lang w:eastAsia="he-IL"/>
        </w:rPr>
        <w:t>קבצים וסט</w:t>
      </w:r>
      <w:r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hint="cs"/>
          <w:sz w:val="24"/>
          <w:szCs w:val="24"/>
          <w:rtl/>
          <w:lang w:eastAsia="he-IL"/>
        </w:rPr>
        <w:t>תכניות</w:t>
      </w:r>
      <w:r w:rsidRPr="000B5DC0">
        <w:rPr>
          <w:rFonts w:ascii="Times New Roman" w:eastAsia="Times New Roman" w:hAnsi="Times New Roman" w:cs="David"/>
          <w:sz w:val="24"/>
          <w:szCs w:val="24"/>
          <w:rtl/>
          <w:lang w:eastAsia="he-IL"/>
        </w:rPr>
        <w:t xml:space="preserve"> עד לאחר סיום הביצוע בשטח של העבודות נשוא התכנון, כך שניתן יהיה לבצע מהם העתקות, צילומים וכו' וכך שניתן יהיה לבצע בהם תיקונים ושינויים.</w:t>
      </w:r>
    </w:p>
    <w:p w14:paraId="39359061"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6F0BBC5" w14:textId="47D32FC3" w:rsidR="000B5DC0" w:rsidRPr="00ED4DD0" w:rsidRDefault="000B5DC0" w:rsidP="00ED4DD0">
      <w:pPr>
        <w:pStyle w:val="ListParagraph"/>
        <w:widowControl w:val="0"/>
        <w:numPr>
          <w:ilvl w:val="0"/>
          <w:numId w:val="4"/>
        </w:numPr>
        <w:spacing w:before="0" w:beforeAutospacing="0" w:after="0" w:afterAutospacing="0" w:line="240" w:lineRule="auto"/>
        <w:jc w:val="both"/>
        <w:rPr>
          <w:rFonts w:ascii="Times New Roman" w:eastAsia="Times New Roman" w:hAnsi="Times New Roman" w:cs="David"/>
          <w:sz w:val="24"/>
          <w:szCs w:val="24"/>
          <w:rtl/>
          <w:lang w:eastAsia="he-IL"/>
        </w:rPr>
      </w:pPr>
      <w:r w:rsidRPr="00ED4DD0">
        <w:rPr>
          <w:rFonts w:ascii="Times New Roman" w:eastAsia="Times New Roman" w:hAnsi="Times New Roman" w:cs="David"/>
          <w:sz w:val="24"/>
          <w:szCs w:val="24"/>
          <w:rtl/>
          <w:lang w:eastAsia="he-IL"/>
        </w:rPr>
        <w:t>נציג המזמין רשאי להזמין מהמתכנן את כל שלבי התכנון המפורטים בנספח זה ו/או חלק מהם ו/או שירותים נוספים, מעבר להם.</w:t>
      </w:r>
    </w:p>
    <w:p w14:paraId="74CE6634" w14:textId="77777777" w:rsidR="004C1D9F" w:rsidRDefault="004C1D9F">
      <w:pPr>
        <w:bidi w:val="0"/>
        <w:spacing w:before="0" w:beforeAutospacing="0" w:after="160" w:afterAutospacing="0" w:line="259" w:lineRule="auto"/>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1D8C17AC" w14:textId="441F034C" w:rsidR="004C1D9F" w:rsidRPr="00ED4DD0" w:rsidRDefault="004C1D9F" w:rsidP="00ED4DD0">
      <w:pPr>
        <w:pStyle w:val="ListParagraph"/>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6048EF" w14:textId="77777777" w:rsidR="000B5DC0" w:rsidRPr="000B5DC0" w:rsidRDefault="000B5DC0" w:rsidP="00AC51CF">
      <w:pPr>
        <w:widowControl w:val="0"/>
        <w:spacing w:before="0" w:beforeAutospacing="0" w:after="0" w:afterAutospacing="0" w:line="240" w:lineRule="auto"/>
        <w:ind w:hanging="720"/>
        <w:jc w:val="center"/>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 xml:space="preserve">נספח </w:t>
      </w:r>
      <w:r w:rsidR="00F66953">
        <w:rPr>
          <w:rFonts w:ascii="Times New Roman" w:eastAsia="Times New Roman" w:hAnsi="Times New Roman" w:cs="David" w:hint="cs"/>
          <w:bCs/>
          <w:sz w:val="20"/>
          <w:szCs w:val="24"/>
          <w:u w:val="single"/>
          <w:rtl/>
          <w:lang w:eastAsia="he-IL"/>
        </w:rPr>
        <w:t>"</w:t>
      </w:r>
      <w:r w:rsidRPr="000B5DC0">
        <w:rPr>
          <w:rFonts w:ascii="Times New Roman" w:eastAsia="Times New Roman" w:hAnsi="Times New Roman" w:cs="David"/>
          <w:bCs/>
          <w:sz w:val="20"/>
          <w:szCs w:val="24"/>
          <w:u w:val="single"/>
          <w:rtl/>
          <w:lang w:eastAsia="he-IL"/>
        </w:rPr>
        <w:t>ג'</w:t>
      </w:r>
      <w:r w:rsidR="00F66953">
        <w:rPr>
          <w:rFonts w:ascii="Times New Roman" w:eastAsia="Times New Roman" w:hAnsi="Times New Roman" w:cs="David" w:hint="cs"/>
          <w:bCs/>
          <w:sz w:val="20"/>
          <w:szCs w:val="24"/>
          <w:u w:val="single"/>
          <w:rtl/>
          <w:lang w:eastAsia="he-IL"/>
        </w:rPr>
        <w:t>'</w:t>
      </w:r>
    </w:p>
    <w:p w14:paraId="44DAE6E5"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CD8B29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לוח זמנים ושלבי עבודה</w:t>
      </w:r>
    </w:p>
    <w:p w14:paraId="404804B3"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5E9298F"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7CEC275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0AAD3C80"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2F6A78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3B85EC9D"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BD3259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0E55000C"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DEF9410"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1B102380"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52E9860"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798818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0ADEC0A"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B4506F0" w14:textId="77777777" w:rsidR="008C30FE" w:rsidRDefault="008C30FE" w:rsidP="008C30FE">
      <w:pPr>
        <w:widowControl w:val="0"/>
        <w:spacing w:before="0" w:beforeAutospacing="0" w:after="0" w:afterAutospacing="0" w:line="240" w:lineRule="auto"/>
        <w:outlineLvl w:val="1"/>
        <w:rPr>
          <w:rFonts w:ascii="Times New Roman" w:eastAsia="Times New Roman" w:hAnsi="Times New Roman" w:cs="David"/>
          <w:sz w:val="20"/>
          <w:szCs w:val="24"/>
          <w:u w:val="single"/>
          <w:rtl/>
          <w:lang w:eastAsia="he-IL"/>
        </w:rPr>
      </w:pPr>
      <w:r>
        <w:rPr>
          <w:rFonts w:ascii="Times New Roman" w:eastAsia="Times New Roman" w:hAnsi="Times New Roman" w:cs="David"/>
          <w:sz w:val="20"/>
          <w:szCs w:val="24"/>
          <w:u w:val="single"/>
          <w:rtl/>
          <w:lang w:eastAsia="he-IL"/>
        </w:rPr>
        <w:br w:type="page"/>
      </w:r>
    </w:p>
    <w:p w14:paraId="4227EDB8" w14:textId="77777777" w:rsidR="000B5DC0" w:rsidRPr="000B5DC0" w:rsidRDefault="000B5DC0" w:rsidP="008C30FE">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 xml:space="preserve">נספח </w:t>
      </w:r>
      <w:r w:rsidR="00F66953">
        <w:rPr>
          <w:rFonts w:ascii="Times New Roman" w:eastAsia="Times New Roman" w:hAnsi="Times New Roman" w:cs="David" w:hint="cs"/>
          <w:bCs/>
          <w:sz w:val="24"/>
          <w:szCs w:val="24"/>
          <w:u w:val="single"/>
          <w:rtl/>
          <w:lang w:eastAsia="he-IL"/>
        </w:rPr>
        <w:t>"</w:t>
      </w:r>
      <w:r w:rsidRPr="000B5DC0">
        <w:rPr>
          <w:rFonts w:ascii="Times New Roman" w:eastAsia="Times New Roman" w:hAnsi="Times New Roman" w:cs="David"/>
          <w:bCs/>
          <w:sz w:val="24"/>
          <w:szCs w:val="24"/>
          <w:u w:val="single"/>
          <w:rtl/>
          <w:lang w:eastAsia="he-IL"/>
        </w:rPr>
        <w:t>ד'</w:t>
      </w:r>
      <w:r w:rsidR="00F66953">
        <w:rPr>
          <w:rFonts w:ascii="Times New Roman" w:eastAsia="Times New Roman" w:hAnsi="Times New Roman" w:cs="David" w:hint="cs"/>
          <w:bCs/>
          <w:sz w:val="24"/>
          <w:szCs w:val="24"/>
          <w:u w:val="single"/>
          <w:rtl/>
          <w:lang w:eastAsia="he-IL"/>
        </w:rPr>
        <w:t>'</w:t>
      </w:r>
    </w:p>
    <w:p w14:paraId="10D77F18"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שכר המתכנן</w:t>
      </w:r>
    </w:p>
    <w:p w14:paraId="363367A1"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D1B4FE5"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תמורת ביצוע מלוא שרותי המתכנן, כמפורט בנספח ב', ישלם המזמין למתכנן את שכר המתכנן בשעורים ובמועדים כדלקמן:</w:t>
      </w:r>
    </w:p>
    <w:p w14:paraId="4BD4FE2D" w14:textId="77777777" w:rsidR="000B5DC0" w:rsidRPr="000B5DC0" w:rsidRDefault="000B5DC0" w:rsidP="000B5DC0">
      <w:pPr>
        <w:widowControl w:val="0"/>
        <w:tabs>
          <w:tab w:val="num" w:pos="2160"/>
        </w:tabs>
        <w:spacing w:before="0" w:beforeAutospacing="0" w:after="0" w:afterAutospacing="0" w:line="240" w:lineRule="auto"/>
        <w:ind w:left="360"/>
        <w:jc w:val="both"/>
        <w:rPr>
          <w:rFonts w:ascii="Times New Roman" w:eastAsia="Times New Roman" w:hAnsi="Times New Roman" w:cs="David"/>
          <w:sz w:val="20"/>
          <w:szCs w:val="24"/>
          <w:lang w:eastAsia="he-IL"/>
        </w:rPr>
      </w:pPr>
    </w:p>
    <w:p w14:paraId="4527D319" w14:textId="0C0224BD" w:rsidR="000B5DC0" w:rsidRPr="00ED4DD0" w:rsidRDefault="000B5DC0" w:rsidP="00916D60">
      <w:pPr>
        <w:widowControl w:val="0"/>
        <w:numPr>
          <w:ilvl w:val="1"/>
          <w:numId w:val="6"/>
        </w:numPr>
        <w:tabs>
          <w:tab w:val="num" w:pos="2160"/>
        </w:tabs>
        <w:spacing w:before="0" w:beforeAutospacing="0" w:after="0" w:afterAutospacing="0" w:line="240" w:lineRule="auto"/>
        <w:jc w:val="both"/>
        <w:rPr>
          <w:rFonts w:ascii="Times New Roman" w:eastAsia="Times New Roman" w:hAnsi="Times New Roman" w:cs="David"/>
          <w:b/>
          <w:bCs/>
          <w:sz w:val="20"/>
          <w:szCs w:val="24"/>
          <w:lang w:eastAsia="he-IL"/>
        </w:rPr>
      </w:pPr>
      <w:r w:rsidRPr="000B5DC0">
        <w:rPr>
          <w:rFonts w:ascii="Times New Roman" w:eastAsia="Times New Roman" w:hAnsi="Times New Roman" w:cs="David"/>
          <w:sz w:val="20"/>
          <w:szCs w:val="24"/>
          <w:rtl/>
          <w:lang w:eastAsia="he-IL"/>
        </w:rPr>
        <w:t>עבור שרותי המתכנן בתחו</w:t>
      </w:r>
      <w:r w:rsidR="00AD15CD">
        <w:rPr>
          <w:rFonts w:ascii="Times New Roman" w:eastAsia="Times New Roman" w:hAnsi="Times New Roman" w:cs="David" w:hint="cs"/>
          <w:sz w:val="20"/>
          <w:szCs w:val="24"/>
          <w:rtl/>
          <w:lang w:eastAsia="he-IL"/>
        </w:rPr>
        <w:t xml:space="preserve">מי </w:t>
      </w:r>
      <w:r w:rsidRPr="000B5DC0">
        <w:rPr>
          <w:rFonts w:ascii="Times New Roman" w:eastAsia="Times New Roman" w:hAnsi="Times New Roman" w:cs="David"/>
          <w:sz w:val="20"/>
          <w:szCs w:val="24"/>
          <w:rtl/>
          <w:lang w:eastAsia="he-IL"/>
        </w:rPr>
        <w:t xml:space="preserve"> המגרשים בהם מתוכננים מבני מגורים בבניה רוויה לרבות עבור תכנון מבנה מכירות, דירה לדוגמא, סכום קבוע ומוחלט של</w:t>
      </w:r>
      <w:r w:rsidR="00916D60">
        <w:rPr>
          <w:rFonts w:ascii="Times New Roman" w:eastAsia="Times New Roman" w:hAnsi="Times New Roman" w:cs="David" w:hint="cs"/>
          <w:sz w:val="20"/>
          <w:szCs w:val="24"/>
          <w:rtl/>
          <w:lang w:eastAsia="he-IL"/>
        </w:rPr>
        <w:t xml:space="preserve">   </w:t>
      </w:r>
      <w:r w:rsidR="00AD15CD" w:rsidRPr="00ED4DD0">
        <w:rPr>
          <w:rFonts w:ascii="Times New Roman" w:eastAsia="Times New Roman" w:hAnsi="Times New Roman" w:cs="David"/>
          <w:b/>
          <w:bCs/>
          <w:sz w:val="20"/>
          <w:szCs w:val="24"/>
          <w:rtl/>
          <w:lang w:eastAsia="he-IL"/>
        </w:rPr>
        <w:t xml:space="preserve"> 800  ₪ ליח"ד  ( במילים : שמונה מאות ₪ ליח"ד ) </w:t>
      </w:r>
      <w:r w:rsidRPr="00ED4DD0">
        <w:rPr>
          <w:rFonts w:ascii="Times New Roman" w:eastAsia="Times New Roman" w:hAnsi="Times New Roman" w:cs="David"/>
          <w:b/>
          <w:bCs/>
          <w:color w:val="008000"/>
          <w:sz w:val="24"/>
          <w:szCs w:val="24"/>
          <w:rtl/>
        </w:rPr>
        <w:t>.</w:t>
      </w:r>
    </w:p>
    <w:p w14:paraId="23DA3C40" w14:textId="77777777" w:rsidR="000B5DC0" w:rsidRPr="000B5DC0" w:rsidRDefault="000B5DC0" w:rsidP="000B5DC0">
      <w:pPr>
        <w:widowControl w:val="0"/>
        <w:tabs>
          <w:tab w:val="num" w:pos="2160"/>
        </w:tabs>
        <w:spacing w:before="0" w:beforeAutospacing="0" w:after="0" w:afterAutospacing="0" w:line="240" w:lineRule="auto"/>
        <w:ind w:left="360"/>
        <w:jc w:val="both"/>
        <w:rPr>
          <w:rFonts w:ascii="Times New Roman" w:eastAsia="Times New Roman" w:hAnsi="Times New Roman" w:cs="David"/>
          <w:sz w:val="20"/>
          <w:szCs w:val="24"/>
          <w:lang w:eastAsia="he-IL"/>
        </w:rPr>
      </w:pPr>
    </w:p>
    <w:p w14:paraId="4EFBB487"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lang w:eastAsia="he-IL"/>
        </w:rPr>
      </w:pPr>
    </w:p>
    <w:p w14:paraId="29498147" w14:textId="2180EE31" w:rsidR="000B5DC0" w:rsidRPr="000B5DC0" w:rsidRDefault="000B5DC0" w:rsidP="00ED4DD0">
      <w:pPr>
        <w:widowControl w:val="0"/>
        <w:numPr>
          <w:ilvl w:val="1"/>
          <w:numId w:val="6"/>
        </w:numPr>
        <w:spacing w:before="0" w:beforeAutospacing="0" w:after="0" w:afterAutospacing="0" w:line="240" w:lineRule="auto"/>
        <w:rPr>
          <w:rFonts w:ascii="Times New Roman" w:eastAsia="Times New Roman" w:hAnsi="Times New Roman" w:cs="David"/>
          <w:sz w:val="24"/>
          <w:szCs w:val="24"/>
          <w:lang w:eastAsia="he-IL"/>
        </w:rPr>
      </w:pPr>
      <w:r w:rsidRPr="000B5DC0">
        <w:rPr>
          <w:rFonts w:ascii="Times New Roman" w:eastAsia="Times New Roman" w:hAnsi="Times New Roman" w:cs="David"/>
          <w:sz w:val="20"/>
          <w:szCs w:val="24"/>
          <w:rtl/>
          <w:lang w:eastAsia="he-IL"/>
        </w:rPr>
        <w:t>הסכום המפורט בסעיף 1.1 לעיל יהיה צמוד ל</w:t>
      </w:r>
      <w:sdt>
        <w:sdtPr>
          <w:rPr>
            <w:rFonts w:ascii="Times New Roman" w:eastAsia="Times New Roman" w:hAnsi="Times New Roman" w:cs="David"/>
            <w:color w:val="008000"/>
            <w:sz w:val="24"/>
            <w:szCs w:val="24"/>
            <w:rtl/>
          </w:rPr>
          <w:alias w:val="סוג מדד כותרת"/>
          <w:tag w:val="cntMadadTypeTitle"/>
          <w:id w:val="1421132685"/>
          <w:placeholder>
            <w:docPart w:val="6289F28D28E34A01859B910BF9F0B28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rPr>
            <w:color w:val="00B0F0"/>
          </w:rPr>
        </w:sdtEndPr>
        <w:sdtContent>
          <w:r w:rsidR="00972120">
            <w:rPr>
              <w:rFonts w:ascii="Times New Roman" w:eastAsia="Times New Roman" w:hAnsi="Times New Roman" w:cs="David"/>
              <w:color w:val="008000"/>
              <w:sz w:val="24"/>
              <w:szCs w:val="24"/>
              <w:rtl/>
            </w:rPr>
            <w:t>מדד המחירים לצרכן</w:t>
          </w:r>
        </w:sdtContent>
      </w:sdt>
      <w:r w:rsidRPr="00AB51FC">
        <w:rPr>
          <w:rFonts w:ascii="Times New Roman" w:eastAsia="Times New Roman" w:hAnsi="Times New Roman" w:cs="David"/>
          <w:color w:val="00B0F0"/>
          <w:sz w:val="24"/>
          <w:szCs w:val="24"/>
          <w:rtl/>
        </w:rPr>
        <w:t xml:space="preserve"> </w:t>
      </w:r>
      <w:r w:rsidRPr="00AB51FC">
        <w:rPr>
          <w:rFonts w:ascii="Times New Roman" w:eastAsia="Times New Roman" w:hAnsi="Times New Roman" w:cs="David"/>
          <w:color w:val="00B0F0"/>
          <w:sz w:val="24"/>
          <w:szCs w:val="24"/>
          <w:rtl/>
        </w:rPr>
        <w:br/>
      </w:r>
      <w:sdt>
        <w:sdtPr>
          <w:rPr>
            <w:rFonts w:ascii="Times New Roman" w:eastAsia="Times New Roman" w:hAnsi="Times New Roman" w:cs="David"/>
            <w:color w:val="00B0F0"/>
            <w:sz w:val="24"/>
            <w:szCs w:val="24"/>
            <w:rtl/>
          </w:rPr>
          <w:alias w:val="מדד בגין/ידוע - כותרת"/>
          <w:tag w:val="cntIsKnownTitle"/>
          <w:id w:val="472106443"/>
          <w:placeholder>
            <w:docPart w:val="9DDF817B52024D12A2B211C8C77FB5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7C46F7">
            <w:rPr>
              <w:rFonts w:ascii="Times New Roman" w:eastAsia="Times New Roman" w:hAnsi="Times New Roman" w:cs="David"/>
              <w:color w:val="00B0F0"/>
              <w:sz w:val="24"/>
              <w:szCs w:val="24"/>
              <w:rtl/>
            </w:rPr>
            <w:t>בגין</w:t>
          </w:r>
        </w:sdtContent>
      </w:sdt>
      <w:r w:rsidRPr="00AB51FC">
        <w:rPr>
          <w:rFonts w:ascii="Times New Roman" w:eastAsia="Times New Roman" w:hAnsi="Times New Roman" w:cs="David"/>
          <w:color w:val="00B0F0"/>
          <w:sz w:val="24"/>
          <w:szCs w:val="24"/>
          <w:rtl/>
        </w:rPr>
        <w:t xml:space="preserve"> </w:t>
      </w:r>
      <w:sdt>
        <w:sdtPr>
          <w:rPr>
            <w:rFonts w:ascii="Times New Roman" w:eastAsia="Times New Roman" w:hAnsi="Times New Roman" w:cs="David"/>
            <w:color w:val="00B0F0"/>
            <w:sz w:val="24"/>
            <w:szCs w:val="24"/>
            <w:rtl/>
          </w:rPr>
          <w:alias w:val="מדד בסיס"/>
          <w:tag w:val="cntMadadBase"/>
          <w:id w:val="1703292713"/>
          <w:placeholder>
            <w:docPart w:val="09977F6297804634B35B5DE7B462DC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1-04-21T00:00:00Z">
            <w:dateFormat w:val="dd/MM/yyyy"/>
            <w:lid w:val="he-IL"/>
            <w:storeMappedDataAs w:val="dateTime"/>
            <w:calendar w:val="gregorian"/>
          </w:date>
        </w:sdtPr>
        <w:sdtEndPr/>
        <w:sdtContent>
          <w:r w:rsidR="007C46F7">
            <w:rPr>
              <w:rFonts w:ascii="Times New Roman" w:eastAsia="Times New Roman" w:hAnsi="Times New Roman" w:cs="David" w:hint="cs"/>
              <w:color w:val="00B0F0"/>
              <w:sz w:val="24"/>
              <w:szCs w:val="24"/>
              <w:rtl/>
            </w:rPr>
            <w:t>‏21/04/2021</w:t>
          </w:r>
        </w:sdtContent>
      </w:sdt>
      <w:r w:rsidRPr="000B5DC0">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1230964873"/>
          <w:placeholder>
            <w:docPart w:val="9B2283C4BCA6446498AA7CAA84CF021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7C46F7">
            <w:rPr>
              <w:rFonts w:ascii="Times New Roman" w:eastAsia="Times New Roman" w:hAnsi="Times New Roman" w:cs="David"/>
              <w:color w:val="008000"/>
              <w:sz w:val="24"/>
              <w:szCs w:val="24"/>
              <w:rtl/>
            </w:rPr>
            <w:t>226.4666</w:t>
          </w:r>
        </w:sdtContent>
      </w:sdt>
      <w:r w:rsidRPr="000B5DC0">
        <w:rPr>
          <w:rFonts w:ascii="Times New Roman" w:eastAsia="Times New Roman" w:hAnsi="Times New Roman" w:cs="David"/>
          <w:sz w:val="24"/>
          <w:szCs w:val="24"/>
          <w:rtl/>
        </w:rPr>
        <w:t xml:space="preserve"> נקודות </w:t>
      </w:r>
      <w:r w:rsidRPr="000B5DC0">
        <w:rPr>
          <w:rFonts w:ascii="Times New Roman" w:eastAsia="Times New Roman" w:hAnsi="Times New Roman" w:cs="David"/>
          <w:sz w:val="24"/>
          <w:szCs w:val="24"/>
          <w:rtl/>
          <w:lang w:eastAsia="he-IL"/>
        </w:rPr>
        <w:t xml:space="preserve"> עד למדד הידוע ביום הגשת כל חשבון.</w:t>
      </w:r>
    </w:p>
    <w:p w14:paraId="03F1394B" w14:textId="77777777" w:rsidR="000B5DC0" w:rsidRPr="000B5DC0" w:rsidRDefault="000B5DC0" w:rsidP="000B5DC0">
      <w:pPr>
        <w:widowControl w:val="0"/>
        <w:spacing w:before="0" w:beforeAutospacing="0" w:after="0" w:afterAutospacing="0" w:line="240" w:lineRule="auto"/>
        <w:ind w:left="360"/>
        <w:jc w:val="both"/>
        <w:rPr>
          <w:rFonts w:ascii="Times New Roman" w:eastAsia="Times New Roman" w:hAnsi="Times New Roman" w:cs="David"/>
          <w:sz w:val="24"/>
          <w:szCs w:val="24"/>
          <w:lang w:eastAsia="he-IL"/>
        </w:rPr>
      </w:pPr>
    </w:p>
    <w:p w14:paraId="582FA412"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0"/>
          <w:szCs w:val="24"/>
          <w:rtl/>
          <w:lang w:eastAsia="he-IL"/>
        </w:rPr>
        <w:t>הסכומים שישולמו לפי סעיף 1.2 לעיל יהיו צמודים ל</w:t>
      </w:r>
      <w:sdt>
        <w:sdtPr>
          <w:rPr>
            <w:rFonts w:ascii="Times New Roman" w:eastAsia="Times New Roman" w:hAnsi="Times New Roman" w:cs="David"/>
            <w:color w:val="008000"/>
            <w:sz w:val="24"/>
            <w:szCs w:val="24"/>
            <w:rtl/>
          </w:rPr>
          <w:alias w:val="סוג מדד כותרת"/>
          <w:tag w:val="cntMadadTypeTitle"/>
          <w:id w:val="168295296"/>
          <w:placeholder>
            <w:docPart w:val="9EEC4BF5A96547D4B03C3285F383C0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972120">
            <w:rPr>
              <w:rFonts w:ascii="Times New Roman" w:eastAsia="Times New Roman" w:hAnsi="Times New Roman" w:cs="David"/>
              <w:color w:val="008000"/>
              <w:sz w:val="24"/>
              <w:szCs w:val="24"/>
              <w:rtl/>
            </w:rPr>
            <w:t>מדד המחירים לצרכן</w:t>
          </w:r>
        </w:sdtContent>
      </w:sdt>
      <w:r w:rsidRPr="000B5DC0">
        <w:rPr>
          <w:rFonts w:ascii="Times New Roman" w:eastAsia="Times New Roman" w:hAnsi="Times New Roman" w:cs="David"/>
          <w:color w:val="008000"/>
          <w:sz w:val="20"/>
          <w:szCs w:val="24"/>
          <w:rtl/>
          <w:lang w:eastAsia="he-IL"/>
        </w:rPr>
        <w:t xml:space="preserve">  </w:t>
      </w:r>
      <w:r w:rsidRPr="000B5DC0">
        <w:rPr>
          <w:rFonts w:ascii="Times New Roman" w:eastAsia="Times New Roman" w:hAnsi="Times New Roman" w:cs="David"/>
          <w:sz w:val="20"/>
          <w:szCs w:val="24"/>
          <w:rtl/>
          <w:lang w:eastAsia="he-IL"/>
        </w:rPr>
        <w:t>ממדד הבסיס כהגדרתו להלן עד למדד הידוע ביום הגשת כל חשבון.</w:t>
      </w:r>
    </w:p>
    <w:p w14:paraId="36B63EBA" w14:textId="77777777"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"מדד הבסיס" לכל קטע מהפרויקט יהיה מדד המחירים לצרכן המקביל למדד המחירים לצרכן, אשר נקבע כמדד הבסיס בחוזה אשר י</w:t>
      </w:r>
      <w:r w:rsidR="00F66953">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חתם בין המזמין לבין כל אחד מהקבלנים לביצוע העבודה האדריכלית ו/או חלק ממנה בקשר עם אותו קטע מהפרויקט.</w:t>
      </w:r>
    </w:p>
    <w:p w14:paraId="08912689" w14:textId="77777777"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בכל קטע יצא מכרז קבלני. המחיר שיתקבל יהיה צמוד למדד תשומות הבניה של חודש מסוים (כפי שיקבע בחוזה עם הקבלן).</w:t>
      </w:r>
    </w:p>
    <w:p w14:paraId="43801BC1" w14:textId="77777777"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כמדד בסיס להתחשבנות עם המתכנן יקבע מדד המחירים לצרכן בגין אותו החודש וכל תשלומי המתכנן יהיו צמודים למדד המחירים לצרכן.</w:t>
      </w:r>
    </w:p>
    <w:p w14:paraId="24B5879E" w14:textId="77777777" w:rsidR="000B5DC0" w:rsidRPr="000B5DC0" w:rsidRDefault="000B5DC0" w:rsidP="000B5DC0">
      <w:pPr>
        <w:widowControl w:val="0"/>
        <w:spacing w:before="0" w:beforeAutospacing="0" w:after="0" w:afterAutospacing="0" w:line="240" w:lineRule="auto"/>
        <w:ind w:right="515"/>
        <w:jc w:val="both"/>
        <w:rPr>
          <w:rFonts w:ascii="Times New Roman" w:eastAsia="Times New Roman" w:hAnsi="Times New Roman" w:cs="David"/>
          <w:sz w:val="20"/>
          <w:szCs w:val="24"/>
          <w:lang w:eastAsia="he-IL"/>
        </w:rPr>
      </w:pPr>
    </w:p>
    <w:p w14:paraId="63207D55" w14:textId="77777777" w:rsidR="000B5DC0" w:rsidRPr="000B5DC0" w:rsidRDefault="000B5DC0" w:rsidP="000B5DC0">
      <w:pPr>
        <w:widowControl w:val="0"/>
        <w:numPr>
          <w:ilvl w:val="0"/>
          <w:numId w:val="6"/>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w:t>
      </w:r>
    </w:p>
    <w:p w14:paraId="707503E9" w14:textId="77777777" w:rsidR="000B5DC0" w:rsidRPr="000B5DC0" w:rsidRDefault="000B5DC0" w:rsidP="000B5DC0">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4240046"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שכר המתכנן לפי סעיף 1.1 לעיל יחושב עפ"י כמות יחידות הדיור במגרשים המתוכננים בכל קטע וקטע (לשם ההמחשה: אם בקטע א' יבצע המזמין 60 יח"ד והמתכנן נדרש לבצע התכנון ל-60 יח"ד יהיה חייב המזמין בתשלום עבור אותן יח"ד בלבד) וזאת גם אם התכנון לרבות, פרטי הביצוע, המפרטים וכו' יתאימו גם לקטעים נוספים בפרויקט. אין באמור לגרוע מחובת המתכנן לבדוק ולוודא התאמת תכנון המבנים להעמדה על המגרשים בקטעים הבאים.</w:t>
      </w:r>
    </w:p>
    <w:p w14:paraId="042B5660"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D9D454B"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שכר המתכנן כולל את כל המפורט בחוזה על כל נספחיו, לרבות נספח ב'.</w:t>
      </w:r>
    </w:p>
    <w:p w14:paraId="65780C5C"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97F1584"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מובהר כי שכר המתכנן ומועדי התשלום הינם סופיים ומוחלטים והם לא ישתנו מכל גורם שהוא, לרבות ומבלי לפגוע בכלליות האמור</w:t>
      </w:r>
      <w:r w:rsidR="00AB51FC">
        <w:rPr>
          <w:rFonts w:ascii="Times New Roman" w:eastAsia="Times New Roman" w:hAnsi="Times New Roman" w:cs="David"/>
          <w:sz w:val="20"/>
          <w:szCs w:val="24"/>
          <w:rtl/>
          <w:lang w:eastAsia="he-IL"/>
        </w:rPr>
        <w:t xml:space="preserve"> לעיל, הקטנת מספר היחידות בפרוי</w:t>
      </w:r>
      <w:r w:rsidRPr="000B5DC0">
        <w:rPr>
          <w:rFonts w:ascii="Times New Roman" w:eastAsia="Times New Roman" w:hAnsi="Times New Roman" w:cs="David"/>
          <w:sz w:val="20"/>
          <w:szCs w:val="24"/>
          <w:rtl/>
          <w:lang w:eastAsia="he-IL"/>
        </w:rPr>
        <w:t>קט, כמות טיפוסי המבנים שיוזמנו ע"י המזמין, קצב הבניה, צורת ביצוע הבניה ו/או מידת, אופי וסוג השינויים שידרשו ע"י המזמין.</w:t>
      </w:r>
    </w:p>
    <w:p w14:paraId="2B69389A"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7EAD4901"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w:t>
      </w:r>
      <w:r w:rsidR="00AB51FC">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הול ספרים ואישור על ניכוי מס במקור.</w:t>
      </w:r>
    </w:p>
    <w:p w14:paraId="58D69C21" w14:textId="77777777" w:rsidR="000B5DC0" w:rsidRPr="000B5DC0" w:rsidRDefault="000B5DC0" w:rsidP="000B5DC0">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3C308610"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2C93F91E"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43C8BD8E"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071CB945"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B5DC0">
        <w:rPr>
          <w:rFonts w:ascii="Times New Roman" w:eastAsia="Times New Roman" w:hAnsi="Times New Roman" w:cs="David"/>
          <w:sz w:val="20"/>
          <w:szCs w:val="24"/>
          <w:rtl/>
          <w:lang w:eastAsia="he-IL"/>
        </w:rPr>
        <w:br w:type="page"/>
      </w:r>
    </w:p>
    <w:p w14:paraId="73FC46E2"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 xml:space="preserve">נספח </w:t>
      </w:r>
      <w:r w:rsidR="00AB51FC">
        <w:rPr>
          <w:rFonts w:ascii="Times New Roman" w:eastAsia="Times New Roman" w:hAnsi="Times New Roman" w:cs="David" w:hint="cs"/>
          <w:bCs/>
          <w:sz w:val="24"/>
          <w:szCs w:val="24"/>
          <w:u w:val="single"/>
          <w:rtl/>
          <w:lang w:eastAsia="he-IL"/>
        </w:rPr>
        <w:t>"</w:t>
      </w:r>
      <w:r w:rsidRPr="000B5DC0">
        <w:rPr>
          <w:rFonts w:ascii="Times New Roman" w:eastAsia="Times New Roman" w:hAnsi="Times New Roman" w:cs="David"/>
          <w:bCs/>
          <w:sz w:val="24"/>
          <w:szCs w:val="24"/>
          <w:u w:val="single"/>
          <w:rtl/>
          <w:lang w:eastAsia="he-IL"/>
        </w:rPr>
        <w:t>ה'</w:t>
      </w:r>
      <w:r w:rsidR="00AB51FC">
        <w:rPr>
          <w:rFonts w:ascii="Times New Roman" w:eastAsia="Times New Roman" w:hAnsi="Times New Roman" w:cs="David" w:hint="cs"/>
          <w:bCs/>
          <w:sz w:val="24"/>
          <w:szCs w:val="24"/>
          <w:u w:val="single"/>
          <w:rtl/>
          <w:lang w:eastAsia="he-IL"/>
        </w:rPr>
        <w:t>'</w:t>
      </w:r>
    </w:p>
    <w:p w14:paraId="30383C7F"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875994B"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תשלומי שכר המתכנן</w:t>
      </w:r>
    </w:p>
    <w:p w14:paraId="5286C52F" w14:textId="77777777" w:rsidR="000B5DC0" w:rsidRPr="000B5DC0" w:rsidRDefault="000B5DC0" w:rsidP="000B5DC0">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17478E7E" w14:textId="77777777" w:rsidR="000B5DC0" w:rsidRPr="000B5DC0" w:rsidRDefault="000B5DC0" w:rsidP="000B5DC0">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2F323943" w14:textId="77777777" w:rsidR="000B5DC0" w:rsidRPr="000B5DC0" w:rsidRDefault="000B5DC0" w:rsidP="000B5DC0">
      <w:pPr>
        <w:widowControl w:val="0"/>
        <w:numPr>
          <w:ilvl w:val="0"/>
          <w:numId w:val="3"/>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p>
    <w:p w14:paraId="34CB8FBD"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br/>
      </w:r>
      <w:r w:rsidRPr="000B5DC0">
        <w:rPr>
          <w:rFonts w:ascii="Times New Roman" w:eastAsia="Times New Roman" w:hAnsi="Times New Roman" w:cs="David"/>
          <w:sz w:val="20"/>
          <w:szCs w:val="24"/>
          <w:rtl/>
          <w:lang w:eastAsia="he-IL"/>
        </w:rPr>
        <w:tab/>
        <w:t>1.1</w:t>
      </w:r>
      <w:r w:rsidRPr="000B5DC0">
        <w:rPr>
          <w:rFonts w:ascii="Times New Roman" w:eastAsia="Times New Roman" w:hAnsi="Times New Roman" w:cs="David"/>
          <w:sz w:val="20"/>
          <w:szCs w:val="24"/>
          <w:rtl/>
          <w:lang w:eastAsia="he-IL"/>
        </w:rPr>
        <w:tab/>
        <w:t>לאחר גמר התכנון המוקדם, כאמור בנספח ב', ואישור עבודות שלב זה</w:t>
      </w:r>
    </w:p>
    <w:p w14:paraId="00561BAF" w14:textId="77777777" w:rsidR="000B5DC0" w:rsidRPr="000B5DC0" w:rsidRDefault="004C7407" w:rsidP="004C7407">
      <w:pPr>
        <w:widowControl w:val="0"/>
        <w:spacing w:before="0" w:beforeAutospacing="0" w:after="0" w:afterAutospacing="0" w:line="240" w:lineRule="auto"/>
        <w:ind w:left="89" w:right="-426"/>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t>על ידי המזמין</w:t>
      </w:r>
      <w:r>
        <w:rPr>
          <w:rFonts w:ascii="Times New Roman" w:eastAsia="Times New Roman" w:hAnsi="Times New Roman" w:cs="David" w:hint="cs"/>
          <w:sz w:val="20"/>
          <w:szCs w:val="24"/>
          <w:rtl/>
          <w:lang w:eastAsia="he-IL"/>
        </w:rPr>
        <w:t xml:space="preserve">  </w:t>
      </w:r>
      <w:r w:rsidRPr="004C7407">
        <w:rPr>
          <w:rFonts w:ascii="Times New Roman" w:eastAsia="Times New Roman" w:hAnsi="Times New Roman" w:cs="David" w:hint="cs"/>
          <w:sz w:val="20"/>
          <w:szCs w:val="24"/>
          <w:u w:val="dotted"/>
          <w:rtl/>
          <w:lang w:eastAsia="he-IL"/>
        </w:rPr>
        <w:t xml:space="preserve">                 </w:t>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hint="cs"/>
          <w:sz w:val="20"/>
          <w:szCs w:val="24"/>
          <w:u w:val="dotted"/>
          <w:rtl/>
          <w:lang w:eastAsia="he-IL"/>
        </w:rPr>
        <w:t xml:space="preserve">             </w:t>
      </w:r>
      <w:r w:rsidR="000B5DC0" w:rsidRPr="000B5DC0">
        <w:rPr>
          <w:rFonts w:ascii="Times New Roman" w:eastAsia="Times New Roman" w:hAnsi="Times New Roman" w:cs="David"/>
          <w:sz w:val="20"/>
          <w:szCs w:val="24"/>
          <w:rtl/>
          <w:lang w:eastAsia="he-IL"/>
        </w:rPr>
        <w:t>10%</w:t>
      </w:r>
      <w:r>
        <w:rPr>
          <w:rFonts w:ascii="Times New Roman" w:eastAsia="Times New Roman" w:hAnsi="Times New Roman" w:cs="David" w:hint="cs"/>
          <w:sz w:val="20"/>
          <w:szCs w:val="24"/>
          <w:rtl/>
          <w:lang w:eastAsia="he-IL"/>
        </w:rPr>
        <w:t xml:space="preserve"> </w:t>
      </w:r>
    </w:p>
    <w:p w14:paraId="0270A9C6"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1.2</w:t>
      </w:r>
      <w:r w:rsidRPr="000B5DC0">
        <w:rPr>
          <w:rFonts w:ascii="Times New Roman" w:eastAsia="Times New Roman" w:hAnsi="Times New Roman" w:cs="David"/>
          <w:sz w:val="20"/>
          <w:szCs w:val="24"/>
          <w:rtl/>
          <w:lang w:eastAsia="he-IL"/>
        </w:rPr>
        <w:tab/>
        <w:t>לאחר גמר התכנון הסופי, כאמור בנספח ב' ואישור עבודות שלב זה</w:t>
      </w:r>
    </w:p>
    <w:p w14:paraId="372DAFF4" w14:textId="77777777" w:rsidR="000B5DC0" w:rsidRPr="000B5DC0" w:rsidRDefault="000B5DC0" w:rsidP="004C7407">
      <w:pPr>
        <w:widowControl w:val="0"/>
        <w:spacing w:before="0" w:beforeAutospacing="0" w:after="0" w:afterAutospacing="0" w:line="240" w:lineRule="auto"/>
        <w:ind w:left="89" w:right="-70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על ידי המזמין</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0B5DC0">
        <w:rPr>
          <w:rFonts w:ascii="Times New Roman" w:eastAsia="Times New Roman" w:hAnsi="Times New Roman" w:cs="David"/>
          <w:sz w:val="20"/>
          <w:szCs w:val="24"/>
          <w:rtl/>
          <w:lang w:eastAsia="he-IL"/>
        </w:rPr>
        <w:t>15%</w:t>
      </w:r>
    </w:p>
    <w:p w14:paraId="6EC3ED22"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1.3</w:t>
      </w:r>
      <w:r w:rsidRPr="000B5DC0">
        <w:rPr>
          <w:rFonts w:ascii="Times New Roman" w:eastAsia="Times New Roman" w:hAnsi="Times New Roman" w:cs="David"/>
          <w:sz w:val="20"/>
          <w:szCs w:val="24"/>
          <w:rtl/>
          <w:lang w:eastAsia="he-IL"/>
        </w:rPr>
        <w:tab/>
        <w:t>לאחר אישור הבקשות להיתרי בניה והוצאת היתרי בניה</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8%</w:t>
      </w:r>
    </w:p>
    <w:p w14:paraId="6D6D1288"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1.4</w:t>
      </w:r>
      <w:r w:rsidRPr="000B5DC0">
        <w:rPr>
          <w:rFonts w:ascii="Times New Roman" w:eastAsia="Times New Roman" w:hAnsi="Times New Roman" w:cs="David"/>
          <w:sz w:val="20"/>
          <w:szCs w:val="24"/>
          <w:rtl/>
          <w:lang w:eastAsia="he-IL"/>
        </w:rPr>
        <w:tab/>
        <w:t xml:space="preserve">לאחר גמר התכנון המפורט והמכרזים, ואישור עבודות שלב זה על </w:t>
      </w:r>
    </w:p>
    <w:p w14:paraId="0C6CDBE1" w14:textId="77777777" w:rsidR="000B5DC0" w:rsidRPr="000B5DC0" w:rsidRDefault="000B5DC0" w:rsidP="004C7407">
      <w:pPr>
        <w:widowControl w:val="0"/>
        <w:spacing w:before="0" w:beforeAutospacing="0" w:after="0" w:afterAutospacing="0" w:line="240" w:lineRule="auto"/>
        <w:ind w:left="89" w:right="-426"/>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ידי המזמין</w:t>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0B5DC0">
        <w:rPr>
          <w:rFonts w:ascii="Times New Roman" w:eastAsia="Times New Roman" w:hAnsi="Times New Roman" w:cs="David"/>
          <w:sz w:val="20"/>
          <w:szCs w:val="24"/>
          <w:rtl/>
          <w:lang w:eastAsia="he-IL"/>
        </w:rPr>
        <w:t>30%</w:t>
      </w:r>
    </w:p>
    <w:p w14:paraId="473BEC94"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1.5</w:t>
      </w:r>
      <w:r w:rsidRPr="000B5DC0">
        <w:rPr>
          <w:rFonts w:ascii="Times New Roman" w:eastAsia="Times New Roman" w:hAnsi="Times New Roman" w:cs="David"/>
          <w:sz w:val="20"/>
          <w:szCs w:val="24"/>
          <w:rtl/>
          <w:lang w:eastAsia="he-IL"/>
        </w:rPr>
        <w:tab/>
        <w:t>לאחר גמר הוצאת תכניות לביצוע</w:t>
      </w:r>
      <w:r w:rsidRPr="000B5DC0">
        <w:rPr>
          <w:rFonts w:ascii="Times New Roman" w:eastAsia="Times New Roman" w:hAnsi="Times New Roman" w:cs="David"/>
          <w:sz w:val="20"/>
          <w:szCs w:val="24"/>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0B5DC0">
        <w:rPr>
          <w:rFonts w:ascii="Times New Roman" w:eastAsia="Times New Roman" w:hAnsi="Times New Roman" w:cs="David"/>
          <w:sz w:val="20"/>
          <w:szCs w:val="24"/>
          <w:rtl/>
          <w:lang w:eastAsia="he-IL"/>
        </w:rPr>
        <w:t>12%</w:t>
      </w:r>
    </w:p>
    <w:p w14:paraId="60EFB930" w14:textId="77777777" w:rsidR="000B5DC0" w:rsidRPr="000B5DC0" w:rsidRDefault="000B5DC0" w:rsidP="004C7407">
      <w:pPr>
        <w:widowControl w:val="0"/>
        <w:spacing w:before="0" w:beforeAutospacing="0" w:after="0" w:afterAutospacing="0" w:line="240" w:lineRule="auto"/>
        <w:ind w:left="89" w:right="-426"/>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1.6</w:t>
      </w:r>
      <w:r w:rsidRPr="000B5DC0">
        <w:rPr>
          <w:rFonts w:ascii="Times New Roman" w:eastAsia="Times New Roman" w:hAnsi="Times New Roman" w:cs="David"/>
          <w:sz w:val="20"/>
          <w:szCs w:val="24"/>
          <w:rtl/>
          <w:lang w:eastAsia="he-IL"/>
        </w:rPr>
        <w:tab/>
        <w:t>במהלך ביצוע הפיקוח העליון</w:t>
      </w:r>
      <w:r w:rsidR="004C7407">
        <w:rPr>
          <w:rFonts w:ascii="Times New Roman" w:eastAsia="Times New Roman" w:hAnsi="Times New Roman" w:cs="David" w:hint="cs"/>
          <w:sz w:val="20"/>
          <w:szCs w:val="24"/>
          <w:rtl/>
          <w:lang w:eastAsia="he-IL"/>
        </w:rPr>
        <w:t xml:space="preserve"> </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0B5DC0">
        <w:rPr>
          <w:rFonts w:ascii="Times New Roman" w:eastAsia="Times New Roman" w:hAnsi="Times New Roman" w:cs="David"/>
          <w:sz w:val="20"/>
          <w:szCs w:val="24"/>
          <w:rtl/>
          <w:lang w:eastAsia="he-IL"/>
        </w:rPr>
        <w:t>15%</w:t>
      </w:r>
      <w:r w:rsidR="004C7407">
        <w:rPr>
          <w:rFonts w:ascii="Times New Roman" w:eastAsia="Times New Roman" w:hAnsi="Times New Roman" w:cs="David" w:hint="cs"/>
          <w:sz w:val="20"/>
          <w:szCs w:val="24"/>
          <w:rtl/>
          <w:lang w:eastAsia="he-IL"/>
        </w:rPr>
        <w:t xml:space="preserve">        </w:t>
      </w:r>
    </w:p>
    <w:p w14:paraId="67A054F4"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1.7</w:t>
      </w:r>
      <w:r w:rsidRPr="000B5DC0">
        <w:rPr>
          <w:rFonts w:ascii="Times New Roman" w:eastAsia="Times New Roman" w:hAnsi="Times New Roman" w:cs="David"/>
          <w:sz w:val="20"/>
          <w:szCs w:val="24"/>
          <w:rtl/>
          <w:lang w:eastAsia="he-IL"/>
        </w:rPr>
        <w:tab/>
        <w:t>לאחר גמר ביצוע העבודות בהתאם לחוזה זה, הפעלת הפרויקט</w:t>
      </w:r>
    </w:p>
    <w:p w14:paraId="0CE811C6"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וקבלתו על ידי המזמין, ולאחר בדיקת החשבונות הסופיים של </w:t>
      </w:r>
    </w:p>
    <w:p w14:paraId="3DFE9972"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העבודות ושל הספקים בתכנון המתכנן ואישורם על ידי המזמין, </w:t>
      </w:r>
    </w:p>
    <w:p w14:paraId="6B516CF3" w14:textId="77777777" w:rsidR="000B5DC0" w:rsidRPr="000B5DC0" w:rsidRDefault="000B5DC0" w:rsidP="004C7407">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וקבלת אישור לאכלוס</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8%</w:t>
      </w:r>
    </w:p>
    <w:p w14:paraId="2DCD8B82"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1.8</w:t>
      </w:r>
      <w:r w:rsidRPr="000B5DC0">
        <w:rPr>
          <w:rFonts w:ascii="Times New Roman" w:eastAsia="Times New Roman" w:hAnsi="Times New Roman" w:cs="David"/>
          <w:sz w:val="20"/>
          <w:szCs w:val="24"/>
          <w:rtl/>
          <w:lang w:eastAsia="he-IL"/>
        </w:rPr>
        <w:tab/>
        <w:t>לאחר גמר הפיקוח העליון, ת</w:t>
      </w:r>
      <w:r w:rsidR="00AB51FC">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קוני הבדק וקבלת תעודת גמר לפרויקט,</w:t>
      </w:r>
    </w:p>
    <w:p w14:paraId="416DBCFD"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אישור המתכנן בכתב להשלמת הפרויקט בהתאם לתכניותיו, לתקנים</w:t>
      </w:r>
    </w:p>
    <w:p w14:paraId="29F809AF" w14:textId="77777777" w:rsidR="000B5DC0" w:rsidRPr="000B5DC0" w:rsidRDefault="000B5DC0" w:rsidP="004C7407">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מחייבים ולשביעות רצונו</w:t>
      </w:r>
      <w:r w:rsidRPr="000B5DC0">
        <w:rPr>
          <w:rFonts w:ascii="Times New Roman" w:eastAsia="Times New Roman" w:hAnsi="Times New Roman" w:cs="David"/>
          <w:sz w:val="20"/>
          <w:szCs w:val="24"/>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0B5DC0">
        <w:rPr>
          <w:rFonts w:ascii="Times New Roman" w:eastAsia="Times New Roman" w:hAnsi="Times New Roman" w:cs="David"/>
          <w:sz w:val="20"/>
          <w:szCs w:val="24"/>
          <w:rtl/>
          <w:lang w:eastAsia="he-IL"/>
        </w:rPr>
        <w:t>2%</w:t>
      </w:r>
    </w:p>
    <w:p w14:paraId="2B9834E6"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p>
    <w:p w14:paraId="0932297C" w14:textId="77777777" w:rsidR="000B5DC0" w:rsidRPr="000B5DC0" w:rsidRDefault="000B5DC0" w:rsidP="000B5DC0">
      <w:pPr>
        <w:widowControl w:val="0"/>
        <w:numPr>
          <w:ilvl w:val="0"/>
          <w:numId w:val="3"/>
        </w:numPr>
        <w:spacing w:before="0" w:beforeAutospacing="0" w:after="0" w:afterAutospacing="0" w:line="240" w:lineRule="auto"/>
        <w:ind w:hanging="6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646E29ED" w14:textId="77777777" w:rsidR="000B5DC0" w:rsidRPr="000B5DC0" w:rsidRDefault="000B5DC0" w:rsidP="000B5DC0">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714B458E" w14:textId="77777777" w:rsidR="000B5DC0" w:rsidRPr="000B5DC0" w:rsidRDefault="000B5DC0" w:rsidP="000B5DC0">
      <w:pPr>
        <w:widowControl w:val="0"/>
        <w:numPr>
          <w:ilvl w:val="0"/>
          <w:numId w:val="3"/>
        </w:numPr>
        <w:spacing w:before="0" w:beforeAutospacing="0" w:after="0" w:afterAutospacing="0" w:line="240" w:lineRule="auto"/>
        <w:ind w:left="798" w:hanging="70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יגיש חשבון לא יותר מאשר פעם בחודש. לכל חשבון יצרף המתכנן אישור מאת חברת הביטוח על קיומם של הביטוחים המפורטים בחוזה בנוסח המצ"ב כנספח ז' לחוזה.</w:t>
      </w:r>
    </w:p>
    <w:p w14:paraId="6FB85E55" w14:textId="77777777" w:rsidR="000B5DC0" w:rsidRPr="000B5DC0" w:rsidRDefault="000B5DC0" w:rsidP="000B5DC0">
      <w:pPr>
        <w:widowControl w:val="0"/>
        <w:spacing w:before="0" w:beforeAutospacing="0" w:after="0" w:afterAutospacing="0" w:line="240" w:lineRule="auto"/>
        <w:ind w:left="798" w:hanging="709"/>
        <w:jc w:val="both"/>
        <w:rPr>
          <w:rFonts w:ascii="Times New Roman" w:eastAsia="Times New Roman" w:hAnsi="Times New Roman" w:cs="David"/>
          <w:sz w:val="20"/>
          <w:szCs w:val="24"/>
          <w:lang w:eastAsia="he-IL"/>
        </w:rPr>
      </w:pPr>
    </w:p>
    <w:p w14:paraId="0F07C590" w14:textId="77777777" w:rsidR="000B5DC0" w:rsidRPr="000B5DC0" w:rsidRDefault="000B5DC0" w:rsidP="000B5DC0">
      <w:pPr>
        <w:widowControl w:val="0"/>
        <w:spacing w:before="0" w:beforeAutospacing="0" w:after="0" w:afterAutospacing="0" w:line="240" w:lineRule="auto"/>
        <w:ind w:left="798" w:hanging="78"/>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המזמין ישלם את שכר המתכנן תוך </w:t>
      </w:r>
      <w:r w:rsidRPr="000B5DC0">
        <w:rPr>
          <w:rFonts w:ascii="Times New Roman" w:eastAsia="Times New Roman" w:hAnsi="Times New Roman" w:cs="David"/>
          <w:sz w:val="24"/>
          <w:szCs w:val="24"/>
          <w:rtl/>
        </w:rPr>
        <w:t xml:space="preserve">60 </w:t>
      </w:r>
      <w:r w:rsidRPr="000B5DC0">
        <w:rPr>
          <w:rFonts w:ascii="Times New Roman" w:eastAsia="Times New Roman" w:hAnsi="Times New Roman" w:cs="David"/>
          <w:sz w:val="20"/>
          <w:szCs w:val="24"/>
          <w:rtl/>
          <w:lang w:eastAsia="he-IL"/>
        </w:rPr>
        <w:t>יום מתאריך אישור החשבון ע"י המנהל.</w:t>
      </w:r>
    </w:p>
    <w:p w14:paraId="3832E155" w14:textId="77777777" w:rsidR="000B5DC0" w:rsidRPr="000B5DC0" w:rsidRDefault="000B5DC0" w:rsidP="000B5DC0">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0"/>
          <w:u w:val="single"/>
          <w:rtl/>
          <w:lang w:eastAsia="he-IL"/>
        </w:rPr>
        <w:br w:type="page"/>
      </w:r>
    </w:p>
    <w:p w14:paraId="12FB4051"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t xml:space="preserve">נספח </w:t>
      </w:r>
      <w:r>
        <w:rPr>
          <w:rFonts w:ascii="Times New Roman" w:eastAsia="Times New Roman" w:hAnsi="Times New Roman" w:cs="David" w:hint="cs"/>
          <w:b/>
          <w:bCs/>
          <w:sz w:val="24"/>
          <w:szCs w:val="24"/>
          <w:u w:val="single"/>
          <w:rtl/>
          <w:lang w:eastAsia="he-IL"/>
        </w:rPr>
        <w:t>"</w:t>
      </w:r>
      <w:r>
        <w:rPr>
          <w:rFonts w:ascii="Times New Roman" w:eastAsia="Times New Roman" w:hAnsi="Times New Roman" w:cs="David"/>
          <w:b/>
          <w:bCs/>
          <w:sz w:val="24"/>
          <w:szCs w:val="24"/>
          <w:u w:val="single"/>
          <w:rtl/>
          <w:lang w:eastAsia="he-IL"/>
        </w:rPr>
        <w:t>ו</w:t>
      </w:r>
      <w:r>
        <w:rPr>
          <w:rFonts w:ascii="Times New Roman" w:eastAsia="Times New Roman" w:hAnsi="Times New Roman" w:cs="David" w:hint="cs"/>
          <w:b/>
          <w:bCs/>
          <w:sz w:val="24"/>
          <w:szCs w:val="24"/>
          <w:u w:val="single"/>
          <w:rtl/>
          <w:lang w:eastAsia="he-IL"/>
        </w:rPr>
        <w:t>"</w:t>
      </w:r>
    </w:p>
    <w:p w14:paraId="4BDF0D03" w14:textId="77777777" w:rsidR="00DF6A6B" w:rsidRPr="00435A20" w:rsidRDefault="00DF6A6B" w:rsidP="00DF6A6B">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p>
    <w:p w14:paraId="4702FEA9" w14:textId="4856EA2E" w:rsidR="00DF6A6B" w:rsidRPr="00435A20" w:rsidRDefault="00DF6A6B" w:rsidP="00DF6A6B">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497728775"/>
          <w:placeholder>
            <w:docPart w:val="0738398AF14241129FAB498ABE6425B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10-28T00:00:00Z">
            <w:dateFormat w:val="dd/MM/yyyy"/>
            <w:lid w:val="he-IL"/>
            <w:storeMappedDataAs w:val="dateTime"/>
            <w:calendar w:val="gregorian"/>
          </w:date>
        </w:sdtPr>
        <w:sdtEndPr/>
        <w:sdtContent>
          <w:r w:rsidR="007C46F7">
            <w:rPr>
              <w:rFonts w:ascii="Times New Roman" w:eastAsia="Times New Roman" w:hAnsi="Times New Roman" w:cs="David" w:hint="cs"/>
              <w:color w:val="008000"/>
              <w:sz w:val="24"/>
              <w:szCs w:val="24"/>
              <w:rtl/>
              <w:lang w:eastAsia="he-IL"/>
            </w:rPr>
            <w:t>‏28/10/2021</w:t>
          </w:r>
        </w:sdtContent>
      </w:sdt>
      <w:r w:rsidRPr="00435A20">
        <w:rPr>
          <w:rFonts w:ascii="Times New Roman" w:eastAsia="Times New Roman" w:hAnsi="Times New Roman" w:cs="David"/>
          <w:bCs/>
          <w:color w:val="FF0000"/>
          <w:sz w:val="24"/>
          <w:szCs w:val="24"/>
          <w:rtl/>
          <w:lang w:eastAsia="he-IL"/>
        </w:rPr>
        <w:br/>
      </w:r>
    </w:p>
    <w:p w14:paraId="58F079AD"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לכבוד</w:t>
      </w:r>
      <w:r w:rsidRPr="00435A20">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17601"/>
        <w:placeholder>
          <w:docPart w:val="BFE8D5694E244E0E86019477C1F4430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C78CB59" w14:textId="0B81FA4E" w:rsidR="00DF6A6B" w:rsidRPr="00435A20" w:rsidRDefault="00B32B89" w:rsidP="00ED4DD0">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p>
      </w:sdtContent>
    </w:sdt>
    <w:p w14:paraId="52FD4D36"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w:t>
      </w:r>
    </w:p>
    <w:p w14:paraId="5A87E06A"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9B92D82" w14:textId="77777777" w:rsidR="00DF6A6B" w:rsidRPr="00435A20" w:rsidRDefault="00DF6A6B" w:rsidP="00DF6A6B">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t>הצהרה והתחייבות לשמירת סודיות</w:t>
      </w:r>
    </w:p>
    <w:p w14:paraId="40139663"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7D3CB7" w14:textId="77777777" w:rsidR="00DF6A6B" w:rsidRPr="00435A20" w:rsidRDefault="00DF6A6B" w:rsidP="00DF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652327745"/>
          <w:placeholder>
            <w:docPart w:val="A921A8B94079444AAF8F8F4531EAC2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972120">
            <w:rPr>
              <w:rFonts w:ascii="Times New Roman" w:eastAsia="Times New Roman" w:hAnsi="Times New Roman" w:cs="David"/>
              <w:color w:val="008000"/>
              <w:sz w:val="24"/>
              <w:szCs w:val="24"/>
              <w:rtl/>
              <w:lang w:eastAsia="he-IL"/>
            </w:rPr>
            <w:t>מילר בלום תיכנון סביבתי</w:t>
          </w:r>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 xml:space="preserve"> הפועל בשם חברת </w:t>
      </w:r>
      <w:r w:rsidRPr="00435A20">
        <w:rPr>
          <w:rFonts w:ascii="Times New Roman" w:eastAsia="Times New Roman" w:hAnsi="Times New Roman" w:cs="David"/>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631280950"/>
          <w:placeholder>
            <w:docPart w:val="ABCEB63A0BC646D6B7BEB620DF60A5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972120">
            <w:rPr>
              <w:rFonts w:ascii="Times New Roman" w:eastAsia="Times New Roman" w:hAnsi="Times New Roman" w:cs="David"/>
              <w:color w:val="008000"/>
              <w:sz w:val="24"/>
              <w:szCs w:val="24"/>
              <w:rtl/>
              <w:lang w:eastAsia="he-IL"/>
            </w:rPr>
            <w:t>מילר בלום תיכנון סביבתי</w:t>
          </w:r>
        </w:sdtContent>
      </w:sdt>
      <w:r w:rsidRPr="00435A20">
        <w:rPr>
          <w:rFonts w:ascii="Times New Roman" w:eastAsia="Times New Roman" w:hAnsi="Times New Roman" w:cs="David"/>
          <w:bCs/>
          <w:sz w:val="24"/>
          <w:szCs w:val="24"/>
          <w:rtl/>
          <w:lang w:eastAsia="he-IL"/>
        </w:rPr>
        <w:t xml:space="preserve"> </w:t>
      </w:r>
      <w:r w:rsidRPr="00075E55">
        <w:rPr>
          <w:rFonts w:ascii="Times New Roman" w:eastAsia="Times New Roman" w:hAnsi="Times New Roman" w:cs="David"/>
          <w:bCs/>
          <w:color w:val="00B0F0"/>
          <w:sz w:val="24"/>
          <w:szCs w:val="24"/>
          <w:rtl/>
          <w:lang w:eastAsia="he-IL"/>
        </w:rPr>
        <w:t>/</w:t>
      </w:r>
      <w:r w:rsidRPr="00435A20">
        <w:rPr>
          <w:rFonts w:ascii="Times New Roman" w:eastAsia="Times New Roman" w:hAnsi="Times New Roman" w:cs="David"/>
          <w:sz w:val="24"/>
          <w:szCs w:val="24"/>
          <w:rtl/>
          <w:lang w:eastAsia="he-IL"/>
        </w:rPr>
        <w:t xml:space="preserve"> המספק שירותים לחברת </w:t>
      </w:r>
      <w:r w:rsidRPr="00435A2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58239796"/>
          <w:placeholder>
            <w:docPart w:val="4AB9803D651B44CF8AC10FC9C41C739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972120">
            <w:rPr>
              <w:rFonts w:ascii="Times New Roman" w:eastAsia="Times New Roman" w:hAnsi="Times New Roman" w:cs="David"/>
              <w:color w:val="008000"/>
              <w:sz w:val="24"/>
              <w:szCs w:val="24"/>
              <w:rtl/>
              <w:lang w:eastAsia="he-IL"/>
            </w:rPr>
            <w:t>מילר בלום תיכנון סביבתי</w:t>
          </w:r>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,מצהיר בזאת ומתחייב כלפיכם כדלקמן:</w:t>
      </w:r>
    </w:p>
    <w:p w14:paraId="418F0FC6" w14:textId="77777777" w:rsidR="00DF6A6B" w:rsidRPr="00435A20" w:rsidRDefault="00DF6A6B" w:rsidP="00DF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85CE9DC" w14:textId="0F28B78B"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933971680"/>
          <w:placeholder>
            <w:docPart w:val="3D36A43113C04001A00016C7E7BFCF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972120">
            <w:rPr>
              <w:rFonts w:ascii="Times New Roman" w:eastAsia="Times New Roman" w:hAnsi="Times New Roman" w:cs="David"/>
              <w:color w:val="008000"/>
              <w:sz w:val="24"/>
              <w:szCs w:val="24"/>
              <w:rtl/>
              <w:lang w:eastAsia="he-IL"/>
            </w:rPr>
            <w:t>מילר בלום תיכנון סביבתי</w:t>
          </w:r>
        </w:sdtContent>
      </w:sdt>
      <w:r w:rsidRPr="00435A20">
        <w:rPr>
          <w:rFonts w:ascii="Times New Roman" w:eastAsia="Times New Roman" w:hAnsi="Times New Roman" w:cs="David"/>
          <w:sz w:val="24"/>
          <w:szCs w:val="24"/>
          <w:rtl/>
          <w:lang w:eastAsia="he-IL"/>
        </w:rPr>
        <w:t xml:space="preserve"> , המבצעת עבורכם תכנון </w:t>
      </w:r>
      <w:sdt>
        <w:sdtPr>
          <w:rPr>
            <w:rStyle w:val="AutoFieldChar"/>
            <w:rFonts w:eastAsiaTheme="minorHAnsi"/>
            <w:rtl/>
          </w:rPr>
          <w:alias w:val="תבנית חוזה"/>
          <w:tag w:val="cntContractType"/>
          <w:id w:val="577407282"/>
          <w:placeholder>
            <w:docPart w:val="962FEA3DDA104B9CB4B31011242FA0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Style w:val="AutoFieldChar"/>
          </w:rPr>
        </w:sdtEndPr>
        <w:sdtContent>
          <w:r>
            <w:rPr>
              <w:rStyle w:val="AutoFieldChar"/>
              <w:rFonts w:eastAsiaTheme="minorHAnsi" w:hint="cs"/>
              <w:rtl/>
            </w:rPr>
            <w:t>מתכנן אדריכלות נוף</w:t>
          </w:r>
        </w:sdtContent>
      </w:sdt>
      <w:r w:rsidRPr="00435A20">
        <w:rPr>
          <w:rFonts w:ascii="Times New Roman" w:eastAsia="Times New Roman" w:hAnsi="Times New Roman" w:cs="David"/>
          <w:bCs/>
          <w:color w:val="008000"/>
          <w:sz w:val="24"/>
          <w:szCs w:val="24"/>
          <w:rtl/>
          <w:lang w:eastAsia="he-IL"/>
        </w:rPr>
        <w:t xml:space="preserve"> </w:t>
      </w:r>
      <w:r>
        <w:rPr>
          <w:rFonts w:ascii="Times New Roman" w:eastAsia="Times New Roman" w:hAnsi="Times New Roman" w:cs="David"/>
          <w:sz w:val="24"/>
          <w:szCs w:val="24"/>
          <w:rtl/>
          <w:lang w:eastAsia="he-IL"/>
        </w:rPr>
        <w:t>בפרו</w:t>
      </w:r>
      <w:r w:rsidRPr="00435A20">
        <w:rPr>
          <w:rFonts w:ascii="Times New Roman" w:eastAsia="Times New Roman" w:hAnsi="Times New Roman" w:cs="David"/>
          <w:sz w:val="24"/>
          <w:szCs w:val="24"/>
          <w:rtl/>
          <w:lang w:eastAsia="he-IL"/>
        </w:rPr>
        <w:t xml:space="preserve">יקט  </w:t>
      </w:r>
      <w:sdt>
        <w:sdtPr>
          <w:rPr>
            <w:rFonts w:ascii="Times New Roman" w:eastAsia="Times New Roman" w:hAnsi="Times New Roman" w:cs="David"/>
            <w:bCs/>
            <w:color w:val="008000"/>
            <w:sz w:val="24"/>
            <w:szCs w:val="24"/>
            <w:rtl/>
            <w:lang w:eastAsia="he-IL"/>
          </w:rPr>
          <w:alias w:val="שם הפרויקט"/>
          <w:tag w:val="cntProjectName"/>
          <w:id w:val="-1009750762"/>
          <w:placeholder>
            <w:docPart w:val="71A0B583CCF146718BE9AF86C27270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990473">
            <w:rPr>
              <w:rFonts w:ascii="Times New Roman" w:eastAsia="Times New Roman" w:hAnsi="Times New Roman" w:cs="David"/>
              <w:bCs/>
              <w:color w:val="008000"/>
              <w:sz w:val="24"/>
              <w:szCs w:val="24"/>
              <w:rtl/>
              <w:lang w:eastAsia="he-IL"/>
            </w:rPr>
            <w:t>גבעת הכלניות ( טרם ניתן שם לפרויקט )</w:t>
          </w:r>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0F8468FA"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BC004E"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1783725664"/>
          <w:placeholder>
            <w:docPart w:val="F300AAFCBDD9464AA43274A1ABE135C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972120">
            <w:rPr>
              <w:rFonts w:ascii="Times New Roman" w:eastAsia="Times New Roman" w:hAnsi="Times New Roman" w:cs="David"/>
              <w:color w:val="008000"/>
              <w:sz w:val="24"/>
              <w:szCs w:val="24"/>
              <w:rtl/>
              <w:lang w:eastAsia="he-IL"/>
            </w:rPr>
            <w:t>מילר בלום תיכנון סביבתי</w:t>
          </w:r>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sz w:val="24"/>
          <w:szCs w:val="24"/>
          <w:rtl/>
          <w:lang w:eastAsia="he-IL"/>
        </w:rPr>
        <w:t>עשוי להגיע לרשותי מידע חסוי כמוגדר להלן:</w:t>
      </w:r>
    </w:p>
    <w:p w14:paraId="7864A718" w14:textId="77777777" w:rsidR="00DF6A6B" w:rsidRPr="00435A20" w:rsidRDefault="00DF6A6B" w:rsidP="00DF6A6B">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486B4019" w14:textId="77777777" w:rsidR="00DF6A6B" w:rsidRPr="00435A20" w:rsidRDefault="00DF6A6B" w:rsidP="00DF6A6B">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w:t>
      </w:r>
      <w:r w:rsidRPr="00435A20">
        <w:rPr>
          <w:rFonts w:ascii="Times New Roman" w:eastAsia="Times New Roman" w:hAnsi="Times New Roman" w:cs="David"/>
          <w:b/>
          <w:bCs/>
          <w:sz w:val="24"/>
          <w:szCs w:val="24"/>
          <w:rtl/>
          <w:lang w:eastAsia="he-IL"/>
        </w:rPr>
        <w:t>מידע חסוי</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1521348818"/>
          <w:placeholder>
            <w:docPart w:val="240AE37F72334DEB9131DFE7E3E2162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972120">
            <w:rPr>
              <w:rFonts w:ascii="Times New Roman" w:eastAsia="Times New Roman" w:hAnsi="Times New Roman" w:cs="David"/>
              <w:color w:val="008000"/>
              <w:sz w:val="24"/>
              <w:szCs w:val="24"/>
              <w:rtl/>
              <w:lang w:eastAsia="he-IL"/>
            </w:rPr>
            <w:t>מילר בלום תיכנון סביבתי</w:t>
          </w:r>
        </w:sdtContent>
      </w:sdt>
      <w:r w:rsidRPr="00435A20">
        <w:rPr>
          <w:rFonts w:ascii="Times New Roman" w:eastAsia="Times New Roman" w:hAnsi="Times New Roman" w:cs="David"/>
          <w:bCs/>
          <w:color w:val="008000"/>
          <w:sz w:val="24"/>
          <w:szCs w:val="24"/>
          <w:lang w:eastAsia="he-IL"/>
        </w:rPr>
        <w:t xml:space="preserve"> </w:t>
      </w:r>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5586ED00" w14:textId="77777777" w:rsidR="00DF6A6B" w:rsidRPr="00435A20" w:rsidRDefault="00DF6A6B" w:rsidP="00DF6A6B">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343F04BF"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70A5F4DE"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9AFCE8D"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893D242"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9F6226A"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הנני מאשר כי התחייבויותיי ה</w:t>
      </w:r>
      <w:r>
        <w:rPr>
          <w:rFonts w:ascii="Times New Roman" w:eastAsia="Times New Roman" w:hAnsi="Times New Roman" w:cs="David"/>
          <w:sz w:val="24"/>
          <w:szCs w:val="24"/>
          <w:rtl/>
          <w:lang w:eastAsia="he-IL"/>
        </w:rPr>
        <w:t>נ"ל תחולנה הן במהלך ביצוע הפרוי</w:t>
      </w:r>
      <w:r w:rsidRPr="00435A20">
        <w:rPr>
          <w:rFonts w:ascii="Times New Roman" w:eastAsia="Times New Roman" w:hAnsi="Times New Roman" w:cs="David"/>
          <w:sz w:val="24"/>
          <w:szCs w:val="24"/>
          <w:rtl/>
          <w:lang w:eastAsia="he-IL"/>
        </w:rPr>
        <w:t>קט והן לאחריו.</w:t>
      </w:r>
    </w:p>
    <w:p w14:paraId="5159D428" w14:textId="77777777" w:rsidR="00DF6A6B"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בכבוד רב,</w:t>
      </w:r>
    </w:p>
    <w:p w14:paraId="1B006F53" w14:textId="77777777" w:rsidR="00DF6A6B" w:rsidRPr="009130F0" w:rsidRDefault="00DF6A6B" w:rsidP="00DF6A6B">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ABB756D" w14:textId="77777777" w:rsidR="00DF6A6B" w:rsidRPr="009130F0" w:rsidRDefault="00DF6A6B" w:rsidP="00DF6A6B">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847015362"/>
          <w:placeholder>
            <w:docPart w:val="A7F3C29472134B20A7D94359DB1E01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972120">
            <w:rPr>
              <w:rFonts w:ascii="Times New Roman" w:eastAsia="Times New Roman" w:hAnsi="Times New Roman" w:cs="David"/>
              <w:color w:val="008000"/>
              <w:sz w:val="24"/>
              <w:szCs w:val="24"/>
              <w:rtl/>
              <w:lang w:eastAsia="he-IL"/>
            </w:rPr>
            <w:t>מילר בלום תיכנון סביבתי</w:t>
          </w:r>
        </w:sdtContent>
      </w:sdt>
    </w:p>
    <w:p w14:paraId="0494D23C"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5C51F02F"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שם:____________</w:t>
      </w:r>
    </w:p>
    <w:p w14:paraId="4E78113E"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ת.ז:____________</w:t>
      </w:r>
    </w:p>
    <w:p w14:paraId="6F3A4D04"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כתובת:__________</w:t>
      </w:r>
    </w:p>
    <w:p w14:paraId="2AA975F6" w14:textId="2603C401" w:rsidR="00AD15CD" w:rsidRDefault="00DF6A6B" w:rsidP="00DF6A6B">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7C4330">
        <w:rPr>
          <w:rFonts w:ascii="Times New Roman" w:eastAsia="Times New Roman" w:hAnsi="Times New Roman" w:cs="David"/>
          <w:sz w:val="24"/>
          <w:szCs w:val="24"/>
          <w:highlight w:val="yellow"/>
          <w:rtl/>
          <w:lang w:eastAsia="he-IL"/>
        </w:rPr>
        <w:t>*מחק את המיותר</w:t>
      </w:r>
    </w:p>
    <w:p w14:paraId="798327FC" w14:textId="77777777" w:rsidR="00AD15CD" w:rsidRDefault="00AD15CD">
      <w:pPr>
        <w:bidi w:val="0"/>
        <w:spacing w:before="0" w:beforeAutospacing="0" w:after="160" w:afterAutospacing="0" w:line="259" w:lineRule="auto"/>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288589CA"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21F1A3C" w14:textId="77777777" w:rsidR="00C77045" w:rsidRPr="00232692" w:rsidRDefault="00C77045" w:rsidP="00C77045">
      <w:pPr>
        <w:bidi w:val="0"/>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E034F9">
        <w:rPr>
          <w:rFonts w:ascii="Times New Roman" w:eastAsia="Times New Roman" w:hAnsi="Times New Roman" w:cs="David" w:hint="cs"/>
          <w:bCs/>
          <w:sz w:val="20"/>
          <w:szCs w:val="24"/>
          <w:u w:val="single"/>
          <w:rtl/>
          <w:lang w:eastAsia="he-IL"/>
        </w:rPr>
        <w:t xml:space="preserve"> </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3E3E4EA8" w14:textId="77777777" w:rsidR="00C77045" w:rsidRPr="0009511C" w:rsidRDefault="00C77045" w:rsidP="00C77045">
      <w:pPr>
        <w:widowControl w:val="0"/>
        <w:spacing w:before="0" w:beforeAutospacing="0" w:after="0" w:afterAutospacing="0" w:line="240" w:lineRule="auto"/>
        <w:jc w:val="center"/>
        <w:rPr>
          <w:rFonts w:ascii="David" w:eastAsia="Times New Roman" w:hAnsi="David" w:cs="David"/>
          <w:sz w:val="24"/>
          <w:szCs w:val="24"/>
          <w:lang w:eastAsia="he-IL"/>
        </w:rPr>
      </w:pPr>
    </w:p>
    <w:p w14:paraId="775C5B38" w14:textId="77777777" w:rsidR="00C77045" w:rsidRPr="002419E5" w:rsidRDefault="00C77045" w:rsidP="00C7704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2D246B88" w14:textId="77777777" w:rsidR="00C77045" w:rsidRPr="0009511C" w:rsidRDefault="00C77045" w:rsidP="00C77045">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693E015E"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0AC75F80"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1DA757A4"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37D9F383"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3F5FC6A0"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5853C064"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2008951F"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044D831C" w14:textId="77777777" w:rsidR="00C77045" w:rsidRPr="0009511C" w:rsidRDefault="00C77045" w:rsidP="00C77045">
      <w:pPr>
        <w:numPr>
          <w:ilvl w:val="0"/>
          <w:numId w:val="1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2CAB692B" w14:textId="77777777" w:rsidR="00C77045" w:rsidRPr="0009511C" w:rsidRDefault="00C77045" w:rsidP="00C77045">
      <w:pPr>
        <w:numPr>
          <w:ilvl w:val="0"/>
          <w:numId w:val="1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46EE5F9A" w14:textId="77777777" w:rsidR="00C77045" w:rsidRPr="0009511C" w:rsidRDefault="00C77045" w:rsidP="00C77045">
      <w:pPr>
        <w:numPr>
          <w:ilvl w:val="0"/>
          <w:numId w:val="1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41D66DA3" w14:textId="77777777" w:rsidR="00C77045" w:rsidRPr="0009511C" w:rsidRDefault="00C77045" w:rsidP="00C77045">
      <w:pPr>
        <w:numPr>
          <w:ilvl w:val="0"/>
          <w:numId w:val="1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5A38E61F" w14:textId="77777777" w:rsidR="00C77045" w:rsidRPr="0009511C" w:rsidRDefault="00C77045" w:rsidP="00C77045">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53E12048" w14:textId="77777777" w:rsidR="00C77045" w:rsidRPr="0009511C" w:rsidRDefault="00C77045" w:rsidP="00C77045">
      <w:pPr>
        <w:ind w:left="364"/>
        <w:contextualSpacing/>
        <w:rPr>
          <w:rFonts w:ascii="Times New Roman" w:eastAsia="Calibri" w:hAnsi="Times New Roman" w:cs="Arial"/>
          <w:rtl/>
        </w:rPr>
      </w:pPr>
    </w:p>
    <w:p w14:paraId="7EA04F02"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703EC4C"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C8D0118"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86FB541"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0898004"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600E787"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BBF0A38"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AF800ED"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748643B"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F3A0712"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02E1D00"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41B4C35"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6478AD5"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1A5F7B5"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71C8491"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C166FCB"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3CB6C4D"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06B099"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B1A344"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D13EB2"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5F0816"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C5EA2B"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B5339B"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89C629"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83C851"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A8B8D3"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C7319F"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C778B9"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6F5AD9"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FD2A99"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57FB6A"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54BE16"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0D551D"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8734F2"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06E19B"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109F244"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9FF750"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DFA562"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2D87AF7"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F231D1"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6E01D5"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49193A"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599F89"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4A1FF6" w14:textId="77777777" w:rsidR="00C77045" w:rsidRDefault="00C77045" w:rsidP="00C7704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2CB90E5D" w14:textId="77777777" w:rsidR="00C77045" w:rsidRPr="002419E5" w:rsidRDefault="00C77045" w:rsidP="00C7704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5268D223" w14:textId="77777777" w:rsidR="00C77045" w:rsidRDefault="00C77045" w:rsidP="00C77045">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1A526614" w14:textId="77777777" w:rsidR="00C77045" w:rsidRPr="00400B84" w:rsidRDefault="00C77045" w:rsidP="00C7704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C77045" w:rsidRPr="0009511C" w14:paraId="34D4D1E8" w14:textId="77777777" w:rsidTr="004A6AA4">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6622CD2D"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6026353A"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C77045" w:rsidRPr="0009511C" w14:paraId="114BC312" w14:textId="77777777" w:rsidTr="004A6AA4">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638570F8"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C77045" w:rsidRPr="0009511C" w14:paraId="14B7D872" w14:textId="77777777" w:rsidTr="004A6AA4">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22874F60"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3BFCD471"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6D6EC039"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4CD14E5B"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C77045" w:rsidRPr="0009511C" w14:paraId="09F6EE72" w14:textId="77777777" w:rsidTr="004A6AA4">
        <w:trPr>
          <w:trHeight w:val="551"/>
        </w:trPr>
        <w:tc>
          <w:tcPr>
            <w:tcW w:w="4068" w:type="dxa"/>
            <w:tcBorders>
              <w:top w:val="single" w:sz="4" w:space="0" w:color="auto"/>
              <w:left w:val="single" w:sz="4" w:space="0" w:color="auto"/>
              <w:bottom w:val="single" w:sz="4" w:space="0" w:color="auto"/>
              <w:right w:val="single" w:sz="4" w:space="0" w:color="auto"/>
            </w:tcBorders>
            <w:hideMark/>
          </w:tcPr>
          <w:p w14:paraId="6BF749A7"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08D18D5F"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6A29392B"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4A8327A6" w14:textId="77777777" w:rsidR="00C77045" w:rsidRPr="0009511C" w:rsidRDefault="00C77045" w:rsidP="004A6AA4">
            <w:pPr>
              <w:spacing w:before="0" w:beforeAutospacing="0" w:after="0" w:afterAutospacing="0" w:line="240" w:lineRule="auto"/>
              <w:ind w:left="50" w:right="78"/>
              <w:rPr>
                <w:rFonts w:ascii="David" w:eastAsia="Calibri" w:hAnsi="David" w:cs="David"/>
                <w:b/>
                <w:sz w:val="24"/>
                <w:szCs w:val="24"/>
                <w:rtl/>
                <w:lang w:eastAsia="he-IL"/>
              </w:rPr>
            </w:pPr>
          </w:p>
          <w:p w14:paraId="2494DCE7" w14:textId="77777777" w:rsidR="00C77045" w:rsidRPr="0009511C" w:rsidRDefault="00C77045" w:rsidP="004A6AA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7DEB5C56" w14:textId="77777777" w:rsidR="00C77045" w:rsidRPr="0009511C" w:rsidRDefault="00C77045" w:rsidP="004A6AA4">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494247F4" w14:textId="77777777" w:rsidR="00C77045" w:rsidRPr="0009511C" w:rsidRDefault="00C77045" w:rsidP="004A6AA4">
            <w:pPr>
              <w:spacing w:before="0" w:beforeAutospacing="0" w:after="0" w:afterAutospacing="0" w:line="240" w:lineRule="auto"/>
              <w:ind w:left="50" w:right="78"/>
              <w:rPr>
                <w:rFonts w:ascii="David" w:eastAsia="Calibri" w:hAnsi="David" w:cs="David"/>
                <w:b/>
                <w:sz w:val="24"/>
                <w:szCs w:val="24"/>
                <w:rtl/>
                <w:lang w:eastAsia="he-IL"/>
              </w:rPr>
            </w:pPr>
          </w:p>
          <w:p w14:paraId="0ECF2719" w14:textId="77777777" w:rsidR="00C77045" w:rsidRPr="0009511C" w:rsidRDefault="00C77045" w:rsidP="004A6AA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3C1B9A30" w14:textId="77777777" w:rsidR="00C77045" w:rsidRPr="0009511C" w:rsidRDefault="00C77045" w:rsidP="004A6AA4">
            <w:pPr>
              <w:spacing w:before="0" w:beforeAutospacing="0" w:after="0" w:afterAutospacing="0" w:line="240" w:lineRule="auto"/>
              <w:ind w:left="50" w:right="78"/>
              <w:rPr>
                <w:rFonts w:ascii="David" w:eastAsia="Calibri" w:hAnsi="David" w:cs="David"/>
                <w:b/>
                <w:sz w:val="24"/>
                <w:szCs w:val="24"/>
                <w:rtl/>
                <w:lang w:eastAsia="he-IL"/>
              </w:rPr>
            </w:pPr>
          </w:p>
        </w:tc>
      </w:tr>
      <w:tr w:rsidR="00C77045" w:rsidRPr="0009511C" w14:paraId="4A91D599" w14:textId="77777777" w:rsidTr="004A6AA4">
        <w:trPr>
          <w:trHeight w:val="571"/>
        </w:trPr>
        <w:tc>
          <w:tcPr>
            <w:tcW w:w="4068" w:type="dxa"/>
            <w:tcBorders>
              <w:top w:val="single" w:sz="4" w:space="0" w:color="auto"/>
              <w:left w:val="single" w:sz="4" w:space="0" w:color="auto"/>
              <w:bottom w:val="single" w:sz="4" w:space="0" w:color="auto"/>
              <w:right w:val="single" w:sz="4" w:space="0" w:color="auto"/>
            </w:tcBorders>
            <w:hideMark/>
          </w:tcPr>
          <w:p w14:paraId="61263812"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1241EE46"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065E9DD8"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6DA1399" w14:textId="77777777" w:rsidR="00C77045" w:rsidRPr="0009511C" w:rsidRDefault="00C77045" w:rsidP="004A6AA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72ED443" w14:textId="77777777" w:rsidR="00C77045" w:rsidRPr="0009511C" w:rsidRDefault="00C77045" w:rsidP="004A6AA4">
            <w:pPr>
              <w:spacing w:before="0" w:beforeAutospacing="0" w:after="0" w:afterAutospacing="0" w:line="256" w:lineRule="auto"/>
              <w:rPr>
                <w:rFonts w:ascii="David" w:eastAsia="Calibri" w:hAnsi="David" w:cs="David"/>
                <w:b/>
                <w:sz w:val="24"/>
                <w:szCs w:val="24"/>
                <w:lang w:eastAsia="he-IL"/>
              </w:rPr>
            </w:pPr>
          </w:p>
        </w:tc>
      </w:tr>
      <w:tr w:rsidR="00C77045" w:rsidRPr="0009511C" w14:paraId="0C83EE70" w14:textId="77777777" w:rsidTr="004A6AA4">
        <w:trPr>
          <w:trHeight w:val="391"/>
        </w:trPr>
        <w:tc>
          <w:tcPr>
            <w:tcW w:w="4068" w:type="dxa"/>
            <w:tcBorders>
              <w:top w:val="single" w:sz="4" w:space="0" w:color="auto"/>
              <w:left w:val="single" w:sz="4" w:space="0" w:color="auto"/>
              <w:bottom w:val="single" w:sz="4" w:space="0" w:color="auto"/>
              <w:right w:val="single" w:sz="4" w:space="0" w:color="auto"/>
            </w:tcBorders>
            <w:hideMark/>
          </w:tcPr>
          <w:p w14:paraId="57BC1E74"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66E93A1B"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1C670237" w14:textId="77777777" w:rsidR="00C77045" w:rsidRPr="0009511C" w:rsidRDefault="00C77045" w:rsidP="004A6AA4">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6CCBABE" w14:textId="77777777" w:rsidR="00C77045" w:rsidRPr="0009511C" w:rsidRDefault="00C77045" w:rsidP="004A6AA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724DECB" w14:textId="77777777" w:rsidR="00C77045" w:rsidRPr="0009511C" w:rsidRDefault="00C77045" w:rsidP="004A6AA4">
            <w:pPr>
              <w:spacing w:before="0" w:beforeAutospacing="0" w:after="0" w:afterAutospacing="0" w:line="256" w:lineRule="auto"/>
              <w:rPr>
                <w:rFonts w:ascii="David" w:eastAsia="Calibri" w:hAnsi="David" w:cs="David"/>
                <w:b/>
                <w:sz w:val="24"/>
                <w:szCs w:val="24"/>
                <w:lang w:eastAsia="he-IL"/>
              </w:rPr>
            </w:pPr>
          </w:p>
        </w:tc>
      </w:tr>
    </w:tbl>
    <w:p w14:paraId="3C5EE640" w14:textId="77777777" w:rsidR="00C77045" w:rsidRPr="0009511C" w:rsidRDefault="00C77045" w:rsidP="00C77045">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C77045" w:rsidRPr="0009511C" w14:paraId="56C3ED3C" w14:textId="77777777" w:rsidTr="004A6AA4">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1FB3FB7F"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C77045" w:rsidRPr="0009511C" w14:paraId="37007126" w14:textId="77777777" w:rsidTr="004A6AA4">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3570F62E"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49A12551"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p>
          <w:p w14:paraId="46216FC3"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BC975CB"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AB89A14"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6FBC6FC"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40D8398"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357E3416"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5A10FFA"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4EEEB772"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C77045" w:rsidRPr="0009511C" w14:paraId="17050B29" w14:textId="77777777" w:rsidTr="004A6AA4">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27018564" w14:textId="77777777" w:rsidR="00C77045" w:rsidRPr="0009511C" w:rsidRDefault="00C77045" w:rsidP="004A6AA4">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006704DB" w14:textId="77777777" w:rsidR="00C77045" w:rsidRPr="0009511C" w:rsidRDefault="00C77045" w:rsidP="004A6AA4">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0B31E987" w14:textId="77777777" w:rsidR="00C77045" w:rsidRPr="0009511C" w:rsidRDefault="00C77045" w:rsidP="004A6AA4">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14D89AB7" w14:textId="77777777" w:rsidR="00C77045" w:rsidRPr="0009511C" w:rsidRDefault="00C77045" w:rsidP="004A6AA4">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54B428F3" w14:textId="77777777" w:rsidR="00C77045" w:rsidRPr="0009511C" w:rsidRDefault="00C77045" w:rsidP="004A6AA4">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E93D200"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7EC1262"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2689FEEA" w14:textId="77777777" w:rsidR="00C77045" w:rsidRPr="0009511C" w:rsidRDefault="00C77045" w:rsidP="004A6AA4">
            <w:pPr>
              <w:spacing w:before="0" w:beforeAutospacing="0" w:after="0" w:afterAutospacing="0" w:line="256" w:lineRule="auto"/>
              <w:rPr>
                <w:rFonts w:ascii="David" w:eastAsia="Calibri" w:hAnsi="David" w:cs="David"/>
                <w:sz w:val="24"/>
                <w:szCs w:val="24"/>
                <w:lang w:eastAsia="he-IL"/>
              </w:rPr>
            </w:pPr>
          </w:p>
        </w:tc>
      </w:tr>
      <w:tr w:rsidR="00C77045" w:rsidRPr="0009511C" w14:paraId="18DC4381" w14:textId="77777777" w:rsidTr="004A6AA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3789E78E"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0850D40"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B5A21D9"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5BD15440"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89A13F7"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9FC8FBF"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92361E4"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2D6F1097" w14:textId="77777777" w:rsidR="00C77045" w:rsidRPr="0009511C" w:rsidRDefault="00C77045" w:rsidP="004A6AA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C77045" w:rsidRPr="0009511C" w14:paraId="7DA0DA3E" w14:textId="77777777" w:rsidTr="004A6AA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55166CC0"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5856E720"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18EDAD9D"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712A2498"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78CABCC6"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14B8E4F4"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14342335"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2F37756E" w14:textId="77777777" w:rsidR="00C77045" w:rsidRPr="0009511C" w:rsidRDefault="00C77045" w:rsidP="004A6AA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C77045" w:rsidRPr="0009511C" w14:paraId="703EACA4" w14:textId="77777777" w:rsidTr="004A6AA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EE18233"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C4C93CD" w14:textId="77777777" w:rsidR="00C77045" w:rsidRPr="0009511C" w:rsidRDefault="00C77045" w:rsidP="004A6AA4">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0CEFEEF" w14:textId="77777777" w:rsidR="00C77045" w:rsidRPr="0009511C" w:rsidRDefault="00C77045" w:rsidP="004A6AA4">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016DA0A" w14:textId="77777777" w:rsidR="00C77045" w:rsidRPr="0009511C" w:rsidRDefault="00C77045" w:rsidP="004A6AA4">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7B7627C" w14:textId="77777777" w:rsidR="00C77045" w:rsidRPr="0009511C" w:rsidRDefault="00C77045" w:rsidP="004A6AA4">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14A195F" w14:textId="77777777" w:rsidR="00C77045" w:rsidRPr="0009511C" w:rsidRDefault="00C77045" w:rsidP="004A6AA4">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2BC21B0"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6651E0E" w14:textId="77777777" w:rsidR="00C77045" w:rsidRPr="0009511C" w:rsidRDefault="00C77045" w:rsidP="004A6AA4">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2F721132" w14:textId="77777777" w:rsidR="00C77045" w:rsidRPr="0009511C" w:rsidRDefault="00C77045" w:rsidP="00C77045">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C77045" w:rsidRPr="0009511C" w14:paraId="1BB75362" w14:textId="77777777" w:rsidTr="004A6AA4">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60A7F02" w14:textId="77777777" w:rsidR="00C77045" w:rsidRPr="0009511C" w:rsidRDefault="00C77045" w:rsidP="004A6AA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C77045" w:rsidRPr="0009511C" w14:paraId="10448C67" w14:textId="77777777" w:rsidTr="004A6AA4">
        <w:trPr>
          <w:trHeight w:val="798"/>
        </w:trPr>
        <w:tc>
          <w:tcPr>
            <w:tcW w:w="11530" w:type="dxa"/>
            <w:tcBorders>
              <w:top w:val="single" w:sz="4" w:space="0" w:color="auto"/>
              <w:left w:val="single" w:sz="4" w:space="0" w:color="auto"/>
              <w:bottom w:val="single" w:sz="4" w:space="0" w:color="auto"/>
              <w:right w:val="single" w:sz="4" w:space="0" w:color="auto"/>
            </w:tcBorders>
            <w:hideMark/>
          </w:tcPr>
          <w:p w14:paraId="6306A067" w14:textId="77777777" w:rsidR="00C77045" w:rsidRPr="0009511C" w:rsidRDefault="00C77045" w:rsidP="004A6AA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30CAFDFF" w14:textId="77777777" w:rsidR="00C77045" w:rsidRPr="0009511C" w:rsidRDefault="00C77045" w:rsidP="00C77045">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C77045" w:rsidRPr="0009511C" w14:paraId="7DF3C8FC" w14:textId="77777777" w:rsidTr="004A6AA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67EEA6A" w14:textId="77777777" w:rsidR="00C77045" w:rsidRPr="0009511C" w:rsidRDefault="00C77045" w:rsidP="004A6AA4">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C77045" w:rsidRPr="0009511C" w14:paraId="1A35522D" w14:textId="77777777" w:rsidTr="004A6AA4">
        <w:trPr>
          <w:trHeight w:val="598"/>
        </w:trPr>
        <w:tc>
          <w:tcPr>
            <w:tcW w:w="11530" w:type="dxa"/>
            <w:tcBorders>
              <w:top w:val="single" w:sz="4" w:space="0" w:color="auto"/>
              <w:left w:val="single" w:sz="4" w:space="0" w:color="auto"/>
              <w:bottom w:val="single" w:sz="4" w:space="0" w:color="auto"/>
              <w:right w:val="single" w:sz="4" w:space="0" w:color="auto"/>
            </w:tcBorders>
            <w:hideMark/>
          </w:tcPr>
          <w:p w14:paraId="0C725BB8" w14:textId="77777777" w:rsidR="00C77045" w:rsidRPr="0009511C" w:rsidRDefault="00C77045" w:rsidP="004A6AA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0A9E41E5" w14:textId="77777777" w:rsidR="00C77045" w:rsidRPr="0009511C" w:rsidRDefault="00C77045" w:rsidP="00C77045">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C77045" w:rsidRPr="0009511C" w14:paraId="23F0CDB0" w14:textId="77777777" w:rsidTr="004A6AA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452B4D9" w14:textId="77777777" w:rsidR="00C77045" w:rsidRPr="0009511C" w:rsidRDefault="00C77045" w:rsidP="004A6AA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C77045" w:rsidRPr="0009511C" w14:paraId="3A5EEF97" w14:textId="77777777" w:rsidTr="004A6AA4">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680F9F4B" w14:textId="77777777" w:rsidR="00C77045" w:rsidRPr="0009511C" w:rsidRDefault="00C77045" w:rsidP="004A6AA4">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671A4A8C" w14:textId="77777777" w:rsidR="00C77045" w:rsidRPr="0009511C" w:rsidRDefault="00C77045" w:rsidP="00C77045">
      <w:pPr>
        <w:spacing w:before="0" w:beforeAutospacing="0" w:after="200" w:afterAutospacing="0" w:line="276" w:lineRule="auto"/>
        <w:rPr>
          <w:rFonts w:ascii="David" w:eastAsia="Calibri" w:hAnsi="David" w:cs="David"/>
          <w:sz w:val="24"/>
          <w:szCs w:val="24"/>
          <w:rtl/>
          <w:lang w:eastAsia="he-IL"/>
        </w:rPr>
      </w:pPr>
    </w:p>
    <w:p w14:paraId="76AABCC4" w14:textId="77777777" w:rsidR="00C77045" w:rsidRPr="00B27B4C" w:rsidRDefault="00C77045" w:rsidP="00C770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F18983A"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3D94A7A3" w14:textId="77777777" w:rsidR="00DF6A6B" w:rsidRDefault="00DF6A6B" w:rsidP="000B5DC0">
      <w:pPr>
        <w:widowControl w:val="0"/>
        <w:spacing w:before="0" w:beforeAutospacing="0" w:after="0" w:afterAutospacing="0" w:line="240" w:lineRule="auto"/>
        <w:ind w:right="84"/>
        <w:jc w:val="center"/>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0AEFE565" w14:textId="77777777" w:rsidR="000B5DC0" w:rsidRPr="000B5DC0" w:rsidRDefault="000B5DC0" w:rsidP="000B5DC0">
      <w:pPr>
        <w:widowControl w:val="0"/>
        <w:spacing w:before="0" w:beforeAutospacing="0" w:after="0" w:afterAutospacing="0" w:line="240" w:lineRule="auto"/>
        <w:ind w:right="84"/>
        <w:jc w:val="center"/>
        <w:rPr>
          <w:rFonts w:ascii="Times New Roman" w:eastAsia="Times New Roman" w:hAnsi="Times New Roman" w:cs="David"/>
          <w:b/>
          <w:bCs/>
          <w:sz w:val="20"/>
          <w:szCs w:val="24"/>
          <w:rtl/>
          <w:lang w:eastAsia="he-IL"/>
        </w:rPr>
      </w:pPr>
      <w:r w:rsidRPr="000B5DC0">
        <w:rPr>
          <w:rFonts w:ascii="Times New Roman" w:eastAsia="Times New Roman" w:hAnsi="Times New Roman" w:cs="David"/>
          <w:b/>
          <w:bCs/>
          <w:sz w:val="20"/>
          <w:szCs w:val="24"/>
          <w:u w:val="single"/>
          <w:rtl/>
          <w:lang w:eastAsia="he-IL"/>
        </w:rPr>
        <w:t xml:space="preserve">נספח </w:t>
      </w:r>
      <w:r w:rsidR="003C6E03">
        <w:rPr>
          <w:rFonts w:ascii="Times New Roman" w:eastAsia="Times New Roman" w:hAnsi="Times New Roman" w:cs="David" w:hint="cs"/>
          <w:b/>
          <w:bCs/>
          <w:sz w:val="20"/>
          <w:szCs w:val="24"/>
          <w:u w:val="single"/>
          <w:rtl/>
          <w:lang w:eastAsia="he-IL"/>
        </w:rPr>
        <w:t>"</w:t>
      </w:r>
      <w:r w:rsidRPr="000B5DC0">
        <w:rPr>
          <w:rFonts w:ascii="Times New Roman" w:eastAsia="Times New Roman" w:hAnsi="Times New Roman" w:cs="David"/>
          <w:b/>
          <w:bCs/>
          <w:sz w:val="20"/>
          <w:szCs w:val="24"/>
          <w:u w:val="single"/>
          <w:rtl/>
          <w:lang w:eastAsia="he-IL"/>
        </w:rPr>
        <w:t>ח'</w:t>
      </w:r>
      <w:r w:rsidR="003C6E03">
        <w:rPr>
          <w:rFonts w:ascii="Times New Roman" w:eastAsia="Times New Roman" w:hAnsi="Times New Roman" w:cs="David" w:hint="cs"/>
          <w:b/>
          <w:bCs/>
          <w:sz w:val="20"/>
          <w:szCs w:val="24"/>
          <w:u w:val="single"/>
          <w:rtl/>
          <w:lang w:eastAsia="he-IL"/>
        </w:rPr>
        <w:t>'</w:t>
      </w:r>
    </w:p>
    <w:p w14:paraId="30400A9D" w14:textId="77777777" w:rsidR="000B5DC0" w:rsidRPr="000B5DC0" w:rsidRDefault="000B5DC0" w:rsidP="000B5DC0">
      <w:pPr>
        <w:widowControl w:val="0"/>
        <w:spacing w:before="0" w:beforeAutospacing="0" w:after="0" w:afterAutospacing="0" w:line="240" w:lineRule="auto"/>
        <w:ind w:left="84" w:right="84" w:hanging="720"/>
        <w:jc w:val="center"/>
        <w:rPr>
          <w:rFonts w:ascii="Times New Roman" w:eastAsia="Times New Roman" w:hAnsi="Times New Roman" w:cs="David"/>
          <w:b/>
          <w:bCs/>
          <w:sz w:val="20"/>
          <w:szCs w:val="24"/>
          <w:u w:val="single"/>
          <w:rtl/>
          <w:lang w:eastAsia="he-IL"/>
        </w:rPr>
      </w:pPr>
    </w:p>
    <w:p w14:paraId="23E40859" w14:textId="77777777" w:rsidR="000B5DC0" w:rsidRPr="000B5DC0" w:rsidRDefault="000B5DC0" w:rsidP="000B5DC0">
      <w:pPr>
        <w:widowControl w:val="0"/>
        <w:spacing w:before="0" w:beforeAutospacing="0" w:after="0" w:afterAutospacing="0" w:line="240" w:lineRule="auto"/>
        <w:ind w:left="84" w:right="84" w:hanging="720"/>
        <w:jc w:val="center"/>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u w:val="single"/>
          <w:rtl/>
          <w:lang w:eastAsia="he-IL"/>
        </w:rPr>
        <w:t>רשימת התכניות והמסמכים שעל המתכנן להנפיק</w:t>
      </w:r>
    </w:p>
    <w:p w14:paraId="7E20F39A"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12E60C4" w14:textId="77777777" w:rsidR="000B5DC0" w:rsidRPr="000B5DC0" w:rsidRDefault="000B5DC0" w:rsidP="000B5DC0">
      <w:pPr>
        <w:widowControl w:val="0"/>
        <w:spacing w:before="0" w:beforeAutospacing="0" w:after="0" w:afterAutospacing="0" w:line="240" w:lineRule="auto"/>
        <w:ind w:left="84" w:right="84" w:hanging="8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 יובהר כי מסמך זה מהווה השלמה והבהרה לנספח ב' ובכל מקרה אינו גורע ממנו.</w:t>
      </w:r>
    </w:p>
    <w:p w14:paraId="7B4328EC"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A85F140"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F85067B"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w:t>
      </w:r>
      <w:r w:rsidRPr="000B5DC0">
        <w:rPr>
          <w:rFonts w:ascii="Times New Roman" w:eastAsia="Times New Roman" w:hAnsi="Times New Roman" w:cs="David"/>
          <w:sz w:val="20"/>
          <w:szCs w:val="24"/>
          <w:rtl/>
          <w:lang w:eastAsia="he-IL"/>
        </w:rPr>
        <w:tab/>
        <w:t>נספח פ</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תוח לתכנית בנין עיר בסמכות הועדה המקומית.</w:t>
      </w:r>
    </w:p>
    <w:p w14:paraId="0D567B8C"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49CE5BB0"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2.</w:t>
      </w:r>
      <w:r w:rsidRPr="000B5DC0">
        <w:rPr>
          <w:rFonts w:ascii="Times New Roman" w:eastAsia="Times New Roman" w:hAnsi="Times New Roman" w:cs="David"/>
          <w:sz w:val="20"/>
          <w:szCs w:val="24"/>
          <w:rtl/>
          <w:lang w:eastAsia="he-IL"/>
        </w:rPr>
        <w:tab/>
        <w:t xml:space="preserve">תכנית פיתוח כללית וקביעת מפלסי הכניסות למבנים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1:100-1:250 או כפי </w:t>
      </w:r>
      <w:r w:rsidR="006C7BFC">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שי</w:t>
      </w:r>
      <w:r w:rsidR="005731FE">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דרש.</w:t>
      </w:r>
    </w:p>
    <w:p w14:paraId="0CA040C3"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AE139CD"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3.</w:t>
      </w:r>
      <w:r w:rsidRPr="000B5DC0">
        <w:rPr>
          <w:rFonts w:ascii="Times New Roman" w:eastAsia="Times New Roman" w:hAnsi="Times New Roman" w:cs="David"/>
          <w:sz w:val="20"/>
          <w:szCs w:val="24"/>
          <w:rtl/>
          <w:lang w:eastAsia="he-IL"/>
        </w:rPr>
        <w:tab/>
        <w:t xml:space="preserve">תכנית גבהים, עבודות עפר כלליות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חפירה/מילוי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1:250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w:t>
      </w:r>
    </w:p>
    <w:p w14:paraId="2D7359D2"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D4999F1"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4.</w:t>
      </w:r>
      <w:r w:rsidRPr="000B5DC0">
        <w:rPr>
          <w:rFonts w:ascii="Times New Roman" w:eastAsia="Times New Roman" w:hAnsi="Times New Roman" w:cs="David"/>
          <w:sz w:val="20"/>
          <w:szCs w:val="24"/>
          <w:rtl/>
          <w:lang w:eastAsia="he-IL"/>
        </w:rPr>
        <w:tab/>
        <w:t>תכנית פ</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תוח מפורטת המשלבת פתרונות חניה, ניקוז, צורת השטחים הסלולים, גבהים </w:t>
      </w:r>
      <w:r w:rsidRPr="000B5DC0">
        <w:rPr>
          <w:rFonts w:ascii="Times New Roman" w:eastAsia="Times New Roman" w:hAnsi="Times New Roman" w:cs="David"/>
          <w:sz w:val="20"/>
          <w:szCs w:val="24"/>
          <w:rtl/>
          <w:lang w:eastAsia="he-IL"/>
        </w:rPr>
        <w:tab/>
        <w:t>לעבודות עפר, מצעים ותשתיות, אלמנטים בנויים כגון:</w:t>
      </w:r>
    </w:p>
    <w:p w14:paraId="4BA3856C" w14:textId="77777777" w:rsidR="000B5DC0" w:rsidRPr="000B5DC0" w:rsidRDefault="000B5DC0" w:rsidP="00666259">
      <w:pPr>
        <w:widowControl w:val="0"/>
        <w:spacing w:before="0" w:beforeAutospacing="0" w:after="0" w:afterAutospacing="0" w:line="240" w:lineRule="auto"/>
        <w:ind w:left="793" w:right="284" w:hanging="151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חדרי טרנספורמציה, מבני אשפה, שבילים מרוצפים, גדרות, תאורה גננית, שערים ומחסומים, ערוגות בנויות, פרגולות, מדרגות, רמפות, מעצורים לרכב וכל פרט אחר הקשור לפתוח ואינו מהווה חלק מהמבנים שיתוכננו ע"י אדריכל הבני</w:t>
      </w:r>
      <w:r w:rsidR="00666259">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ן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w:t>
      </w:r>
    </w:p>
    <w:p w14:paraId="5B425607"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1AEB238F"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5.</w:t>
      </w:r>
      <w:r w:rsidRPr="000B5DC0">
        <w:rPr>
          <w:rFonts w:ascii="Times New Roman" w:eastAsia="Times New Roman" w:hAnsi="Times New Roman" w:cs="David"/>
          <w:sz w:val="20"/>
          <w:szCs w:val="24"/>
          <w:rtl/>
          <w:lang w:eastAsia="he-IL"/>
        </w:rPr>
        <w:tab/>
        <w:t xml:space="preserve">חתכים לאורך ולרוחב המתארים את הגבהים ומבנה המשטחים, הדרכים והחניות ופרטי </w:t>
      </w:r>
      <w:r w:rsidRPr="000B5DC0">
        <w:rPr>
          <w:rFonts w:ascii="Times New Roman" w:eastAsia="Times New Roman" w:hAnsi="Times New Roman" w:cs="David"/>
          <w:sz w:val="20"/>
          <w:szCs w:val="24"/>
          <w:rtl/>
          <w:lang w:eastAsia="he-IL"/>
        </w:rPr>
        <w:tab/>
        <w:t>ביצוע לנ"ל.</w:t>
      </w:r>
    </w:p>
    <w:p w14:paraId="49BFF6B2"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6467EB05" w14:textId="77777777" w:rsidR="000B5DC0" w:rsidRPr="000B5DC0" w:rsidRDefault="000B5DC0" w:rsidP="00666259">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6.</w:t>
      </w:r>
      <w:r w:rsidRPr="000B5DC0">
        <w:rPr>
          <w:rFonts w:ascii="Times New Roman" w:eastAsia="Times New Roman" w:hAnsi="Times New Roman" w:cs="David"/>
          <w:sz w:val="20"/>
          <w:szCs w:val="24"/>
          <w:rtl/>
          <w:lang w:eastAsia="he-IL"/>
        </w:rPr>
        <w:tab/>
        <w:t>תכניות פיתוח ופרטים, כחלק מתכנית ההגשה לרשות המקומית ותיאו</w:t>
      </w:r>
      <w:r w:rsidR="00666259">
        <w:rPr>
          <w:rFonts w:ascii="Times New Roman" w:eastAsia="Times New Roman" w:hAnsi="Times New Roman" w:cs="David"/>
          <w:sz w:val="20"/>
          <w:szCs w:val="24"/>
          <w:rtl/>
          <w:lang w:eastAsia="he-IL"/>
        </w:rPr>
        <w:t>מה עם היועצים,</w:t>
      </w:r>
      <w:r w:rsidR="00666259">
        <w:rPr>
          <w:rFonts w:ascii="Times New Roman" w:eastAsia="Times New Roman" w:hAnsi="Times New Roman" w:cs="David" w:hint="cs"/>
          <w:sz w:val="20"/>
          <w:szCs w:val="24"/>
          <w:rtl/>
          <w:lang w:eastAsia="he-IL"/>
        </w:rPr>
        <w:t xml:space="preserve"> </w:t>
      </w:r>
      <w:r w:rsidR="00440B5A">
        <w:rPr>
          <w:rFonts w:ascii="Times New Roman" w:eastAsia="Times New Roman" w:hAnsi="Times New Roman" w:cs="David"/>
          <w:sz w:val="20"/>
          <w:szCs w:val="24"/>
          <w:rtl/>
          <w:lang w:eastAsia="he-IL"/>
        </w:rPr>
        <w:t>מתכנן</w:t>
      </w:r>
      <w:r w:rsidRPr="000B5DC0">
        <w:rPr>
          <w:rFonts w:ascii="Times New Roman" w:eastAsia="Times New Roman" w:hAnsi="Times New Roman" w:cs="David"/>
          <w:sz w:val="20"/>
          <w:szCs w:val="24"/>
          <w:rtl/>
          <w:lang w:eastAsia="he-IL"/>
        </w:rPr>
        <w:t xml:space="preserve"> התנועה (ככל שיתמנה) וגורמי הרשות המקומית עד לקבלת היתרים.</w:t>
      </w:r>
    </w:p>
    <w:p w14:paraId="01B00F4A"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5A472FA5"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7.</w:t>
      </w:r>
      <w:r w:rsidRPr="000B5DC0">
        <w:rPr>
          <w:rFonts w:ascii="Times New Roman" w:eastAsia="Times New Roman" w:hAnsi="Times New Roman" w:cs="David"/>
          <w:sz w:val="20"/>
          <w:szCs w:val="24"/>
          <w:rtl/>
          <w:lang w:eastAsia="he-IL"/>
        </w:rPr>
        <w:tab/>
        <w:t xml:space="preserve">תכניות מפורטות ופרטי ביצוע לכל האלמנטים המתוכננים בתחום אדריכלות הנוף (למעט </w:t>
      </w:r>
      <w:r w:rsidRPr="000B5DC0">
        <w:rPr>
          <w:rFonts w:ascii="Times New Roman" w:eastAsia="Times New Roman" w:hAnsi="Times New Roman" w:cs="David"/>
          <w:sz w:val="20"/>
          <w:szCs w:val="24"/>
          <w:rtl/>
          <w:lang w:eastAsia="he-IL"/>
        </w:rPr>
        <w:tab/>
        <w:t>קונסטרוקציה, ניקוז תת-קרקעי ואיטום גגות).</w:t>
      </w:r>
    </w:p>
    <w:p w14:paraId="77FBBBC2"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0F5F0B20"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8.</w:t>
      </w:r>
      <w:r w:rsidRPr="000B5DC0">
        <w:rPr>
          <w:rFonts w:ascii="Times New Roman" w:eastAsia="Times New Roman" w:hAnsi="Times New Roman" w:cs="David"/>
          <w:sz w:val="20"/>
          <w:szCs w:val="24"/>
          <w:rtl/>
          <w:lang w:eastAsia="he-IL"/>
        </w:rPr>
        <w:tab/>
        <w:t>תכניות גינון ושתילה.</w:t>
      </w:r>
    </w:p>
    <w:p w14:paraId="4C3A71AA"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79275295"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9.</w:t>
      </w:r>
      <w:r w:rsidRPr="000B5DC0">
        <w:rPr>
          <w:rFonts w:ascii="Times New Roman" w:eastAsia="Times New Roman" w:hAnsi="Times New Roman" w:cs="David"/>
          <w:sz w:val="20"/>
          <w:szCs w:val="24"/>
          <w:rtl/>
          <w:lang w:eastAsia="he-IL"/>
        </w:rPr>
        <w:tab/>
        <w:t xml:space="preserve">תכנית ופרטי מערכות </w:t>
      </w:r>
      <w:r w:rsidR="00666259" w:rsidRPr="000B5DC0">
        <w:rPr>
          <w:rFonts w:ascii="Times New Roman" w:eastAsia="Times New Roman" w:hAnsi="Times New Roman" w:cs="David" w:hint="cs"/>
          <w:sz w:val="20"/>
          <w:szCs w:val="24"/>
          <w:rtl/>
          <w:lang w:eastAsia="he-IL"/>
        </w:rPr>
        <w:t>השקיה</w:t>
      </w:r>
      <w:r w:rsidRPr="000B5DC0">
        <w:rPr>
          <w:rFonts w:ascii="Times New Roman" w:eastAsia="Times New Roman" w:hAnsi="Times New Roman" w:cs="David"/>
          <w:sz w:val="20"/>
          <w:szCs w:val="24"/>
          <w:rtl/>
          <w:lang w:eastAsia="he-IL"/>
        </w:rPr>
        <w:t xml:space="preserve"> כולל ראשי מערכת.</w:t>
      </w:r>
    </w:p>
    <w:p w14:paraId="7498176F"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09C80087"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10.</w:t>
      </w:r>
      <w:r w:rsidRPr="000B5DC0">
        <w:rPr>
          <w:rFonts w:ascii="Times New Roman" w:eastAsia="Times New Roman" w:hAnsi="Times New Roman" w:cs="David"/>
          <w:sz w:val="20"/>
          <w:szCs w:val="24"/>
          <w:rtl/>
          <w:lang w:eastAsia="he-IL"/>
        </w:rPr>
        <w:tab/>
        <w:t xml:space="preserve">תכניות בינוי לביצוע לאישור הרשויות בקנ"מ 1:1250 ו-1:500 או אחר לפי דרישת </w:t>
      </w:r>
      <w:r w:rsidRPr="000B5DC0">
        <w:rPr>
          <w:rFonts w:ascii="Times New Roman" w:eastAsia="Times New Roman" w:hAnsi="Times New Roman" w:cs="David"/>
          <w:sz w:val="20"/>
          <w:szCs w:val="24"/>
          <w:rtl/>
          <w:lang w:eastAsia="he-IL"/>
        </w:rPr>
        <w:tab/>
        <w:t>הרשויות לרבות: תכניות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נוי מנחה, פרטי פ</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תוח מנחים, תכנון עקרוני לשצ"פים.</w:t>
      </w:r>
    </w:p>
    <w:p w14:paraId="58C8F09E"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2FC3B25E"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11.</w:t>
      </w:r>
      <w:r w:rsidRPr="000B5DC0">
        <w:rPr>
          <w:rFonts w:ascii="Times New Roman" w:eastAsia="Times New Roman" w:hAnsi="Times New Roman" w:cs="David"/>
          <w:sz w:val="20"/>
          <w:szCs w:val="24"/>
          <w:rtl/>
          <w:lang w:eastAsia="he-IL"/>
        </w:rPr>
        <w:tab/>
        <w:t>מפרטים וכתבי כמויות לצורך הכללתם במכרזי הקבלנים.</w:t>
      </w:r>
    </w:p>
    <w:p w14:paraId="019E993E"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3C6991E0" w14:textId="77777777" w:rsidR="000B5DC0" w:rsidRPr="000B5DC0" w:rsidRDefault="000B5DC0" w:rsidP="00666259">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12.</w:t>
      </w:r>
      <w:r w:rsidRPr="000B5DC0">
        <w:rPr>
          <w:rFonts w:ascii="Times New Roman" w:eastAsia="Times New Roman" w:hAnsi="Times New Roman" w:cs="David"/>
          <w:sz w:val="20"/>
          <w:szCs w:val="24"/>
          <w:rtl/>
          <w:lang w:eastAsia="he-IL"/>
        </w:rPr>
        <w:tab/>
        <w:t>כל תכנית ו/או פרט אחר שידרשו במהלך התכנון והביצוע לשם ביצוע התכנון והעבודה</w:t>
      </w:r>
      <w:r w:rsidR="00666259">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האדריכלית באופן מושלם בהתאם לשיקול דעת המנהל וקביעתו הבלעדית.</w:t>
      </w:r>
    </w:p>
    <w:p w14:paraId="390E1A9D"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6D1FCEFA"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13.</w:t>
      </w:r>
      <w:r w:rsidRPr="000B5DC0">
        <w:rPr>
          <w:rFonts w:ascii="Times New Roman" w:eastAsia="Times New Roman" w:hAnsi="Times New Roman" w:cs="David"/>
          <w:sz w:val="20"/>
          <w:szCs w:val="24"/>
          <w:rtl/>
          <w:lang w:eastAsia="he-IL"/>
        </w:rPr>
        <w:tab/>
        <w:t>רשימות מעודכנות של תכניות כולל תאריך ומספר מהדורה – לפחות פעם בחודש.</w:t>
      </w:r>
    </w:p>
    <w:p w14:paraId="785433C5"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5152FC95" w14:textId="77777777" w:rsidR="000B5DC0" w:rsidRPr="000B5DC0" w:rsidRDefault="000B5DC0" w:rsidP="00666259">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14.</w:t>
      </w:r>
      <w:r w:rsidRPr="000B5DC0">
        <w:rPr>
          <w:rFonts w:ascii="Times New Roman" w:eastAsia="Times New Roman" w:hAnsi="Times New Roman" w:cs="David"/>
          <w:sz w:val="20"/>
          <w:szCs w:val="24"/>
          <w:rtl/>
          <w:lang w:eastAsia="he-IL"/>
        </w:rPr>
        <w:tab/>
        <w:t>מובהר בזאת שהתכניות יוכנו לפי ביצוע בקטעים של הפרויקט ויכללו פתרונות לקטעי הביניים.</w:t>
      </w:r>
    </w:p>
    <w:p w14:paraId="77B0CF3F"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50B8C09" w14:textId="77777777" w:rsidR="000B5DC0" w:rsidRPr="000B5DC0" w:rsidRDefault="000B5DC0" w:rsidP="00666259">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15.</w:t>
      </w:r>
      <w:r w:rsidRPr="000B5DC0">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370821B1"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4E0156C5" w14:textId="77777777" w:rsidR="000B5DC0" w:rsidRPr="000B5DC0" w:rsidRDefault="000B5DC0" w:rsidP="00666259">
      <w:pPr>
        <w:widowControl w:val="0"/>
        <w:spacing w:before="0" w:beforeAutospacing="0" w:after="0" w:afterAutospacing="0" w:line="240" w:lineRule="auto"/>
        <w:ind w:left="651" w:right="720" w:firstLine="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המסמכים והתכניות יבוצעו בשפה העברית.</w:t>
      </w:r>
    </w:p>
    <w:p w14:paraId="246AAABF"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2B25196F"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494D8C1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0352B9" w14:textId="77777777" w:rsidR="00CD158F"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7D896848" w14:textId="77777777" w:rsidR="000B5DC0" w:rsidRDefault="000B5DC0"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0B5DC0">
        <w:rPr>
          <w:rFonts w:ascii="Times New Roman" w:eastAsia="Times New Roman" w:hAnsi="Times New Roman" w:cs="David"/>
          <w:b/>
          <w:bCs/>
          <w:sz w:val="20"/>
          <w:szCs w:val="24"/>
          <w:u w:val="single"/>
          <w:rtl/>
          <w:lang w:eastAsia="he-IL"/>
        </w:rPr>
        <w:t>נספח "ט"</w:t>
      </w:r>
    </w:p>
    <w:p w14:paraId="1B7293A3" w14:textId="77777777" w:rsidR="00CD158F"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159682E6" w14:textId="77777777" w:rsidR="00CD158F" w:rsidRPr="000B5DC0"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4A286B40"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0BA74AD9" w14:textId="77777777" w:rsid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B5DC0">
        <w:rPr>
          <w:rFonts w:ascii="Times New Roman" w:eastAsia="Times New Roman" w:hAnsi="Times New Roman" w:cs="David"/>
          <w:b/>
          <w:bCs/>
          <w:sz w:val="20"/>
          <w:szCs w:val="24"/>
          <w:u w:val="single"/>
          <w:rtl/>
          <w:lang w:eastAsia="he-IL"/>
        </w:rPr>
        <w:t>דוגמא לנוסח אישור השלמת הפרויקט/קטע מהפרויקט</w:t>
      </w:r>
    </w:p>
    <w:p w14:paraId="2BEF1D15" w14:textId="77777777" w:rsidR="00CD158F" w:rsidRPr="000B5DC0" w:rsidRDefault="00CD158F" w:rsidP="00CD158F">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p>
    <w:p w14:paraId="0F3B7597" w14:textId="77777777" w:rsid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71AD5DA" w14:textId="77777777" w:rsidR="00CD158F" w:rsidRPr="000B5DC0" w:rsidRDefault="00CD158F"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B8B0EA5"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0BDB2ED"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885DF8E"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לכבוד :</w:t>
      </w:r>
    </w:p>
    <w:p w14:paraId="12DDF992" w14:textId="61B7DA91" w:rsidR="000B5DC0" w:rsidRPr="000B5DC0" w:rsidRDefault="00ED4DD0" w:rsidP="00AA6191">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צד א בחוזה"/>
          <w:tag w:val="cntTzadA"/>
          <w:id w:val="620500869"/>
          <w:placeholder>
            <w:docPart w:val="399C1999931D429BA921BBAA817F3DD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AD15CD">
            <w:rPr>
              <w:rFonts w:ascii="Times New Roman" w:eastAsia="Times New Roman" w:hAnsi="Times New Roman" w:cs="David"/>
              <w:color w:val="008000"/>
              <w:sz w:val="24"/>
              <w:szCs w:val="24"/>
              <w:rtl/>
              <w:lang w:eastAsia="he-IL"/>
            </w:rPr>
            <w:t>אפריקה ישראל מגורים בע"מ</w:t>
          </w:r>
          <w:r w:rsidR="00AD15CD">
            <w:rPr>
              <w:rFonts w:ascii="Times New Roman" w:eastAsia="Times New Roman" w:hAnsi="Times New Roman" w:cs="David"/>
              <w:color w:val="008000"/>
              <w:sz w:val="24"/>
              <w:szCs w:val="24"/>
              <w:rtl/>
              <w:lang w:eastAsia="he-IL"/>
            </w:rPr>
            <w:br/>
            <w:t>יוני נתניהו 1 ג' אור יהודה</w:t>
          </w:r>
          <w:r w:rsidR="00AD15CD">
            <w:rPr>
              <w:rFonts w:ascii="Times New Roman" w:eastAsia="Times New Roman" w:hAnsi="Times New Roman" w:cs="David"/>
              <w:color w:val="008000"/>
              <w:sz w:val="24"/>
              <w:szCs w:val="24"/>
              <w:rtl/>
              <w:lang w:eastAsia="he-IL"/>
            </w:rPr>
            <w:br/>
            <w:t>מ.ז 52-003476-0</w:t>
          </w:r>
          <w:r w:rsidR="00AD15CD">
            <w:rPr>
              <w:rFonts w:ascii="Times New Roman" w:eastAsia="Times New Roman" w:hAnsi="Times New Roman" w:cs="David"/>
              <w:color w:val="008000"/>
              <w:sz w:val="24"/>
              <w:szCs w:val="24"/>
              <w:rtl/>
              <w:lang w:eastAsia="he-IL"/>
            </w:rPr>
            <w:br/>
          </w:r>
        </w:sdtContent>
      </w:sdt>
      <w:r w:rsidR="000B5DC0" w:rsidRPr="000B5DC0">
        <w:rPr>
          <w:rFonts w:ascii="Times New Roman" w:eastAsia="Times New Roman" w:hAnsi="Times New Roman" w:cs="David"/>
          <w:color w:val="008000"/>
          <w:sz w:val="24"/>
          <w:szCs w:val="24"/>
          <w:rtl/>
          <w:lang w:eastAsia="he-IL"/>
        </w:rPr>
        <w:br/>
      </w:r>
      <w:r w:rsidR="000B5DC0" w:rsidRPr="000B5DC0">
        <w:rPr>
          <w:rFonts w:ascii="Times New Roman" w:eastAsia="Times New Roman" w:hAnsi="Times New Roman" w:cs="David"/>
          <w:sz w:val="24"/>
          <w:szCs w:val="24"/>
          <w:rtl/>
          <w:lang w:eastAsia="he-IL"/>
        </w:rPr>
        <w:t>(</w:t>
      </w:r>
      <w:r w:rsidR="000B5DC0" w:rsidRPr="00AA6191">
        <w:rPr>
          <w:rFonts w:ascii="Times New Roman" w:eastAsia="Times New Roman" w:hAnsi="Times New Roman" w:cs="David"/>
          <w:sz w:val="24"/>
          <w:szCs w:val="24"/>
          <w:rtl/>
          <w:lang w:eastAsia="he-IL"/>
        </w:rPr>
        <w:t>המזמין</w:t>
      </w:r>
      <w:r w:rsidR="000B5DC0" w:rsidRPr="000B5DC0">
        <w:rPr>
          <w:rFonts w:ascii="Times New Roman" w:eastAsia="Times New Roman" w:hAnsi="Times New Roman" w:cs="David"/>
          <w:sz w:val="24"/>
          <w:szCs w:val="24"/>
          <w:rtl/>
          <w:lang w:eastAsia="he-IL"/>
        </w:rPr>
        <w:t>)</w:t>
      </w:r>
    </w:p>
    <w:p w14:paraId="68BC10BE"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1DB4226"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3856401"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F5A36AE"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2F09384" w14:textId="7D6132F4" w:rsidR="000B5DC0" w:rsidRPr="000B5DC0" w:rsidRDefault="000B5DC0" w:rsidP="00AA6191">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343F1992E8C0459AB1F93F4C03CF27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72120">
            <w:rPr>
              <w:rFonts w:ascii="Times New Roman" w:eastAsia="Times New Roman" w:hAnsi="Times New Roman" w:cs="David"/>
              <w:color w:val="008000"/>
              <w:sz w:val="24"/>
              <w:szCs w:val="24"/>
              <w:rtl/>
              <w:lang w:eastAsia="he-IL"/>
            </w:rPr>
            <w:t>מילר בלום תיכנון סביבתי</w:t>
          </w:r>
        </w:sdtContent>
      </w:sdt>
      <w:r w:rsidRPr="000B5DC0">
        <w:rPr>
          <w:rFonts w:ascii="Times New Roman" w:eastAsia="Times New Roman" w:hAnsi="Times New Roman" w:cs="David"/>
          <w:bCs/>
          <w:color w:val="008000"/>
          <w:sz w:val="24"/>
          <w:szCs w:val="24"/>
          <w:rtl/>
          <w:lang w:eastAsia="he-IL"/>
        </w:rPr>
        <w:t xml:space="preserve"> </w:t>
      </w:r>
      <w:r w:rsidRPr="000B5DC0">
        <w:rPr>
          <w:rFonts w:ascii="Times New Roman" w:eastAsia="Times New Roman" w:hAnsi="Times New Roman" w:cs="David"/>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CC83BB5CCDE641DAB366CB544566762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990473" w:rsidRPr="003059F5">
            <w:rPr>
              <w:rStyle w:val="PlaceholderText"/>
              <w:rtl/>
            </w:rPr>
            <w:t>[שם אתר]</w:t>
          </w:r>
        </w:sdtContent>
      </w:sdt>
      <w:r w:rsidR="00AA6191"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בקשר עם</w:t>
      </w:r>
      <w:r w:rsidRPr="000B5DC0">
        <w:rPr>
          <w:rFonts w:ascii="Times New Roman" w:eastAsia="Times New Roman" w:hAnsi="Times New Roman" w:cs="David"/>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78316BB560724E79ADDDD944F56D2A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972120">
            <w:rPr>
              <w:rFonts w:ascii="Times New Roman" w:eastAsia="Times New Roman" w:hAnsi="Times New Roman" w:cs="David" w:hint="cs"/>
              <w:color w:val="008000"/>
              <w:sz w:val="24"/>
              <w:szCs w:val="24"/>
              <w:rtl/>
            </w:rPr>
            <w:t xml:space="preserve">תכנון ויעוץ אדריכלות נוף בפרויקט </w:t>
          </w:r>
        </w:sdtContent>
      </w:sdt>
      <w:r w:rsidRPr="000B5DC0">
        <w:rPr>
          <w:rFonts w:ascii="Times New Roman" w:eastAsia="Times New Roman" w:hAnsi="Times New Roman" w:cs="David"/>
          <w:color w:val="008000"/>
          <w:sz w:val="24"/>
          <w:szCs w:val="24"/>
          <w:rtl/>
          <w:lang w:eastAsia="he-IL"/>
        </w:rPr>
        <w:t xml:space="preserve"> </w:t>
      </w:r>
      <w:r w:rsidRPr="000B5DC0">
        <w:rPr>
          <w:rFonts w:ascii="Times New Roman" w:eastAsia="Times New Roman" w:hAnsi="Times New Roman" w:cs="David"/>
          <w:sz w:val="24"/>
          <w:szCs w:val="24"/>
          <w:rtl/>
          <w:lang w:eastAsia="he-IL"/>
        </w:rPr>
        <w:t>, מאשר בזאת שהעבודות הנ"ל בוצעו והושלמו בהתאם להנחיות</w:t>
      </w:r>
      <w:r w:rsidR="00AA6191">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י, לתכניות</w:t>
      </w:r>
      <w:r w:rsidR="00AA6191">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י, בהתאם</w:t>
      </w:r>
      <w:r w:rsidRPr="000B5DC0">
        <w:rPr>
          <w:rFonts w:ascii="Times New Roman" w:eastAsia="Times New Roman" w:hAnsi="Times New Roman" w:cs="David"/>
          <w:sz w:val="20"/>
          <w:szCs w:val="24"/>
          <w:rtl/>
          <w:lang w:eastAsia="he-IL"/>
        </w:rPr>
        <w:t xml:space="preserve"> לתקנים מחייבים ולשביעות רצוני.</w:t>
      </w:r>
    </w:p>
    <w:p w14:paraId="725814C7"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82210BA"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DE881EB"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BCCDFC0"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DB0983F"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ACD9E60" w14:textId="77777777" w:rsidR="000B5DC0" w:rsidRPr="000B5DC0" w:rsidRDefault="000B5DC0" w:rsidP="000B5DC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                                                                                      בכבוד רב,</w:t>
      </w:r>
    </w:p>
    <w:p w14:paraId="2D419B86" w14:textId="77777777" w:rsidR="000B5DC0" w:rsidRDefault="000B5DC0" w:rsidP="000B5DC0">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p>
    <w:p w14:paraId="48F82491" w14:textId="77777777" w:rsidR="00AA6191" w:rsidRDefault="00AA6191" w:rsidP="000B5DC0">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p w14:paraId="729FB40D" w14:textId="77777777" w:rsidR="00AA6191" w:rsidRPr="00B27B4C" w:rsidRDefault="00AA6191" w:rsidP="00AA619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0"/>
          <w:szCs w:val="24"/>
          <w:rtl/>
          <w:lang w:eastAsia="he-IL"/>
        </w:rPr>
        <w:t>___________________</w:t>
      </w:r>
    </w:p>
    <w:p w14:paraId="73CB4DB5" w14:textId="77777777" w:rsidR="00AA6191" w:rsidRPr="00B27B4C" w:rsidRDefault="00ED4DD0" w:rsidP="00AA6191">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2097127313"/>
          <w:placeholder>
            <w:docPart w:val="923CBBAE20164A4383119E96D72AA97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972120">
            <w:rPr>
              <w:rFonts w:ascii="Times New Roman" w:eastAsia="Times New Roman" w:hAnsi="Times New Roman" w:cs="David"/>
              <w:color w:val="008000"/>
              <w:sz w:val="24"/>
              <w:szCs w:val="24"/>
              <w:rtl/>
              <w:lang w:eastAsia="he-IL"/>
            </w:rPr>
            <w:t>מילר בלום תיכנון סביבתי</w:t>
          </w:r>
        </w:sdtContent>
      </w:sdt>
    </w:p>
    <w:p w14:paraId="597103AD" w14:textId="77777777" w:rsidR="00AA6191" w:rsidRPr="000B5DC0" w:rsidRDefault="00AA6191" w:rsidP="00AA6191">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r w:rsidRPr="00B27B4C">
        <w:rPr>
          <w:rFonts w:ascii="Times New Roman" w:eastAsia="Times New Roman" w:hAnsi="Times New Roman" w:cs="David" w:hint="cs"/>
          <w:sz w:val="20"/>
          <w:szCs w:val="20"/>
          <w:rtl/>
          <w:lang w:eastAsia="he-IL"/>
        </w:rPr>
        <w:t xml:space="preserve">                </w:t>
      </w:r>
    </w:p>
    <w:p w14:paraId="5FA6E57A"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r w:rsidRPr="000B5DC0">
        <w:rPr>
          <w:rFonts w:ascii="Times New Roman" w:eastAsia="Times New Roman" w:hAnsi="Times New Roman" w:cs="David"/>
          <w:sz w:val="20"/>
          <w:szCs w:val="20"/>
          <w:rtl/>
          <w:lang w:eastAsia="he-IL"/>
        </w:rPr>
        <w:t xml:space="preserve">                </w:t>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t xml:space="preserve">   </w:t>
      </w:r>
    </w:p>
    <w:p w14:paraId="20BE6D29"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446E90B1"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0B5DC0">
        <w:rPr>
          <w:rFonts w:ascii="Times New Roman" w:eastAsia="Times New Roman" w:hAnsi="Times New Roman" w:cs="David"/>
          <w:sz w:val="20"/>
          <w:szCs w:val="20"/>
          <w:rtl/>
          <w:lang w:eastAsia="he-IL"/>
        </w:rPr>
        <w:br w:type="page"/>
      </w:r>
      <w:r w:rsidRPr="000B5DC0">
        <w:rPr>
          <w:rFonts w:ascii="Times New Roman" w:eastAsia="Times New Roman" w:hAnsi="Times New Roman" w:cs="David"/>
          <w:b/>
          <w:bCs/>
          <w:sz w:val="24"/>
          <w:szCs w:val="24"/>
          <w:u w:val="single"/>
          <w:rtl/>
          <w:lang w:eastAsia="he-IL"/>
        </w:rPr>
        <w:t xml:space="preserve">נספח "י" </w:t>
      </w:r>
    </w:p>
    <w:p w14:paraId="60B1A520"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1A1899C3"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0B5DC0">
        <w:rPr>
          <w:rFonts w:ascii="Times New Roman" w:eastAsia="Times New Roman" w:hAnsi="Times New Roman" w:cs="David"/>
          <w:b/>
          <w:bCs/>
          <w:sz w:val="24"/>
          <w:szCs w:val="24"/>
          <w:u w:val="single"/>
          <w:rtl/>
          <w:lang w:eastAsia="he-IL"/>
        </w:rPr>
        <w:t>דוגמא לנוסח הצהרת המתכנן בדבר היעדר תביעות</w:t>
      </w:r>
    </w:p>
    <w:p w14:paraId="3CCF9F36" w14:textId="77777777" w:rsidR="000B5DC0" w:rsidRPr="000B5DC0" w:rsidRDefault="000B5DC0" w:rsidP="000B5DC0">
      <w:pPr>
        <w:widowControl w:val="0"/>
        <w:bidi w:val="0"/>
        <w:spacing w:before="0" w:beforeAutospacing="0" w:after="0" w:afterAutospacing="0" w:line="240" w:lineRule="auto"/>
        <w:ind w:left="180"/>
        <w:rPr>
          <w:rFonts w:ascii="Times New Roman" w:eastAsia="Times New Roman" w:hAnsi="Times New Roman" w:cs="David"/>
          <w:sz w:val="24"/>
          <w:szCs w:val="24"/>
          <w:rtl/>
          <w:lang w:eastAsia="he-IL"/>
        </w:rPr>
      </w:pPr>
    </w:p>
    <w:p w14:paraId="041BBE80" w14:textId="28E89EE2" w:rsidR="000B5DC0" w:rsidRPr="000B5DC0" w:rsidRDefault="000B5DC0" w:rsidP="008C30F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0B5DC0">
        <w:rPr>
          <w:rFonts w:ascii="Times New Roman" w:eastAsia="Times New Roman" w:hAnsi="Times New Roman" w:cs="David"/>
          <w:sz w:val="24"/>
          <w:szCs w:val="24"/>
          <w:rtl/>
          <w:lang w:eastAsia="he-IL"/>
        </w:rPr>
        <w:t>לכבוד</w:t>
      </w:r>
      <w:r w:rsidRPr="000B5DC0">
        <w:rPr>
          <w:rFonts w:ascii="Times New Roman" w:eastAsia="Times New Roman" w:hAnsi="Times New Roman" w:cs="David"/>
          <w:color w:val="000000"/>
          <w:sz w:val="24"/>
          <w:szCs w:val="24"/>
          <w:rtl/>
          <w:lang w:eastAsia="he-IL"/>
        </w:rPr>
        <w:tab/>
      </w:r>
      <w:r w:rsidRPr="000B5DC0">
        <w:rPr>
          <w:rFonts w:ascii="Times New Roman" w:eastAsia="Times New Roman" w:hAnsi="Times New Roman" w:cs="David"/>
          <w:color w:val="000000"/>
          <w:sz w:val="24"/>
          <w:szCs w:val="24"/>
          <w:rtl/>
          <w:lang w:eastAsia="he-IL"/>
        </w:rPr>
        <w:br/>
      </w:r>
      <w:sdt>
        <w:sdtPr>
          <w:rPr>
            <w:rFonts w:ascii="Times New Roman" w:eastAsia="Times New Roman" w:hAnsi="Times New Roman" w:cs="David"/>
            <w:color w:val="008000"/>
            <w:sz w:val="24"/>
            <w:szCs w:val="24"/>
            <w:rtl/>
            <w:lang w:eastAsia="he-IL"/>
          </w:rPr>
          <w:alias w:val="צד א בחוזה"/>
          <w:tag w:val="cntTzadA"/>
          <w:id w:val="1761103169"/>
          <w:placeholder>
            <w:docPart w:val="1101BBBDF0B24DECB3EFF14929C6FD9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AD15CD">
            <w:rPr>
              <w:rFonts w:ascii="Times New Roman" w:eastAsia="Times New Roman" w:hAnsi="Times New Roman" w:cs="David"/>
              <w:color w:val="008000"/>
              <w:sz w:val="24"/>
              <w:szCs w:val="24"/>
              <w:rtl/>
              <w:lang w:eastAsia="he-IL"/>
            </w:rPr>
            <w:t>אפריקה ישראל מגורים בע"מ</w:t>
          </w:r>
          <w:r w:rsidR="00AD15CD">
            <w:rPr>
              <w:rFonts w:ascii="Times New Roman" w:eastAsia="Times New Roman" w:hAnsi="Times New Roman" w:cs="David"/>
              <w:color w:val="008000"/>
              <w:sz w:val="24"/>
              <w:szCs w:val="24"/>
              <w:rtl/>
              <w:lang w:eastAsia="he-IL"/>
            </w:rPr>
            <w:br/>
            <w:t>יוני נתניהו 1 ג' אור יהודה</w:t>
          </w:r>
          <w:r w:rsidR="00AD15CD">
            <w:rPr>
              <w:rFonts w:ascii="Times New Roman" w:eastAsia="Times New Roman" w:hAnsi="Times New Roman" w:cs="David"/>
              <w:color w:val="008000"/>
              <w:sz w:val="24"/>
              <w:szCs w:val="24"/>
              <w:rtl/>
              <w:lang w:eastAsia="he-IL"/>
            </w:rPr>
            <w:br/>
            <w:t>מ.ז 52-003476-0</w:t>
          </w:r>
          <w:r w:rsidR="00AD15CD">
            <w:rPr>
              <w:rFonts w:ascii="Times New Roman" w:eastAsia="Times New Roman" w:hAnsi="Times New Roman" w:cs="David"/>
              <w:color w:val="008000"/>
              <w:sz w:val="24"/>
              <w:szCs w:val="24"/>
              <w:rtl/>
              <w:lang w:eastAsia="he-IL"/>
            </w:rPr>
            <w:br/>
          </w:r>
        </w:sdtContent>
      </w:sdt>
    </w:p>
    <w:p w14:paraId="3767ECD9"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8F60B16"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ג.א.נ.,</w:t>
      </w:r>
    </w:p>
    <w:p w14:paraId="0214250F"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9DE70A9" w14:textId="12CD87C2" w:rsidR="000B5DC0" w:rsidRPr="000B5DC0" w:rsidRDefault="000B5DC0" w:rsidP="005731F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אנו הח"מ מצהירים בזאת שעם קבלת סך של </w:t>
      </w:r>
      <w:r w:rsidRPr="000B5DC0">
        <w:rPr>
          <w:rFonts w:ascii="Times New Roman" w:eastAsia="Times New Roman" w:hAnsi="Times New Roman" w:cs="David"/>
          <w:sz w:val="24"/>
          <w:szCs w:val="24"/>
          <w:u w:val="single"/>
          <w:rtl/>
          <w:lang w:eastAsia="he-IL"/>
        </w:rPr>
        <w:t xml:space="preserve">                </w:t>
      </w:r>
      <w:r w:rsidRPr="000B5DC0">
        <w:rPr>
          <w:rFonts w:ascii="Times New Roman" w:eastAsia="Times New Roman" w:hAnsi="Times New Roman" w:cs="David"/>
          <w:sz w:val="24"/>
          <w:szCs w:val="24"/>
          <w:rtl/>
          <w:lang w:eastAsia="he-IL"/>
        </w:rPr>
        <w:t xml:space="preserve"> ש"ח (להלן:"</w:t>
      </w:r>
      <w:r w:rsidRPr="000B5DC0">
        <w:rPr>
          <w:rFonts w:ascii="Times New Roman" w:eastAsia="Times New Roman" w:hAnsi="Times New Roman" w:cs="David"/>
          <w:b/>
          <w:bCs/>
          <w:sz w:val="24"/>
          <w:szCs w:val="24"/>
          <w:rtl/>
          <w:lang w:eastAsia="he-IL"/>
        </w:rPr>
        <w:t>היתרה הסופית</w:t>
      </w:r>
      <w:r w:rsidRPr="000B5DC0">
        <w:rPr>
          <w:rFonts w:ascii="Times New Roman" w:eastAsia="Times New Roman" w:hAnsi="Times New Roman" w:cs="David"/>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CBA3384B3CB64138AA048227495864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990473" w:rsidRPr="003059F5">
            <w:rPr>
              <w:rStyle w:val="PlaceholderText"/>
              <w:rtl/>
            </w:rPr>
            <w:t>[שם אתר]</w:t>
          </w:r>
        </w:sdtContent>
      </w:sdt>
      <w:r w:rsidR="005731FE"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 xml:space="preserve">עפ"י חוזה מיום </w:t>
      </w:r>
      <w:r w:rsidRPr="000B5DC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A1C7BA6DCB3F40FBA741C8E568C5E3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10-28T00:00:00Z">
            <w:dateFormat w:val="dd/MM/yyyy"/>
            <w:lid w:val="he-IL"/>
            <w:storeMappedDataAs w:val="dateTime"/>
            <w:calendar w:val="gregorian"/>
          </w:date>
        </w:sdtPr>
        <w:sdtEndPr>
          <w:rPr>
            <w:rFonts w:hint="cs"/>
          </w:rPr>
        </w:sdtEndPr>
        <w:sdtContent>
          <w:r w:rsidR="007C46F7">
            <w:rPr>
              <w:rFonts w:ascii="Times New Roman" w:eastAsia="Times New Roman" w:hAnsi="Times New Roman" w:cs="David" w:hint="cs"/>
              <w:color w:val="008000"/>
              <w:sz w:val="24"/>
              <w:szCs w:val="24"/>
              <w:rtl/>
              <w:lang w:eastAsia="he-IL"/>
            </w:rPr>
            <w:t>‏28/10/2021</w:t>
          </w:r>
        </w:sdtContent>
      </w:sdt>
      <w:r w:rsidR="005731FE"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או עבור חלקן כמפורט להלן:</w:t>
      </w:r>
    </w:p>
    <w:p w14:paraId="4594F6C9"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__________________________________________________________________________________________________________________________</w:t>
      </w:r>
      <w:r w:rsidRPr="000B5DC0">
        <w:rPr>
          <w:rFonts w:ascii="Times New Roman" w:eastAsia="Times New Roman" w:hAnsi="Times New Roman" w:cs="David" w:hint="cs"/>
          <w:sz w:val="24"/>
          <w:szCs w:val="24"/>
          <w:rtl/>
          <w:lang w:eastAsia="he-IL"/>
        </w:rPr>
        <w:t>______</w:t>
      </w:r>
      <w:r w:rsidRPr="000B5DC0">
        <w:rPr>
          <w:rFonts w:ascii="Times New Roman" w:eastAsia="Times New Roman" w:hAnsi="Times New Roman" w:cs="David"/>
          <w:sz w:val="24"/>
          <w:szCs w:val="24"/>
          <w:rtl/>
          <w:lang w:eastAsia="he-IL"/>
        </w:rPr>
        <w:t>________________________</w:t>
      </w:r>
    </w:p>
    <w:p w14:paraId="7ECC635E"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20D1200"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A783F6C"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225FFA3"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6CCBBD4"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74E5C8D"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4418853"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ידוע לנו כי אין בהצהרתנו זו כדי לגרוע מכל סעד לו זכאי המזמין על פי החוזה הנ"ל.</w:t>
      </w:r>
    </w:p>
    <w:p w14:paraId="31178D21"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F8DEE92"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3065119"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rtl/>
          <w:lang w:eastAsia="he-IL"/>
        </w:rPr>
        <w:t>ולראיה באנו על החתום:</w:t>
      </w:r>
    </w:p>
    <w:p w14:paraId="146201E1"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EEEC765" w14:textId="77777777" w:rsidR="000B5DC0" w:rsidRPr="000B5DC0" w:rsidRDefault="000B5DC0" w:rsidP="005731F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היום </w:t>
      </w:r>
      <w:r w:rsidR="005731FE">
        <w:rPr>
          <w:rFonts w:ascii="Times New Roman" w:eastAsia="Times New Roman" w:hAnsi="Times New Roman" w:cs="David" w:hint="cs"/>
          <w:sz w:val="24"/>
          <w:szCs w:val="24"/>
          <w:rtl/>
          <w:lang w:eastAsia="he-IL"/>
        </w:rPr>
        <w:t xml:space="preserve">_________  </w:t>
      </w:r>
      <w:r w:rsidRPr="000B5DC0">
        <w:rPr>
          <w:rFonts w:ascii="Times New Roman" w:eastAsia="Times New Roman" w:hAnsi="Times New Roman" w:cs="David"/>
          <w:sz w:val="24"/>
          <w:szCs w:val="24"/>
          <w:rtl/>
          <w:lang w:eastAsia="he-IL"/>
        </w:rPr>
        <w:t xml:space="preserve">לחודש </w:t>
      </w:r>
      <w:r w:rsidR="005731FE" w:rsidRPr="005731FE">
        <w:rPr>
          <w:rFonts w:ascii="Times New Roman" w:eastAsia="Times New Roman" w:hAnsi="Times New Roman" w:cs="David" w:hint="cs"/>
          <w:sz w:val="24"/>
          <w:szCs w:val="24"/>
          <w:rtl/>
          <w:lang w:eastAsia="he-IL"/>
        </w:rPr>
        <w:t>______</w:t>
      </w:r>
      <w:r w:rsidRPr="005731FE">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 xml:space="preserve">לשנה </w:t>
      </w:r>
      <w:r w:rsidRPr="005731FE">
        <w:rPr>
          <w:rFonts w:ascii="Times New Roman" w:eastAsia="Times New Roman" w:hAnsi="Times New Roman" w:cs="David"/>
          <w:sz w:val="24"/>
          <w:szCs w:val="24"/>
          <w:rtl/>
          <w:lang w:eastAsia="he-IL"/>
        </w:rPr>
        <w:t>_________</w:t>
      </w:r>
    </w:p>
    <w:p w14:paraId="79641912" w14:textId="77777777" w:rsidR="000B5DC0" w:rsidRPr="000B5DC0" w:rsidRDefault="000B5DC0" w:rsidP="000B5DC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022CE43"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p w14:paraId="224FAA99"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65506348"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0B5DC0" w:rsidRPr="000B5DC0">
        <w:rPr>
          <w:rFonts w:ascii="Times New Roman" w:eastAsia="Times New Roman" w:hAnsi="Times New Roman" w:cs="David"/>
          <w:sz w:val="24"/>
          <w:szCs w:val="24"/>
          <w:rtl/>
          <w:lang w:eastAsia="he-IL"/>
        </w:rPr>
        <w:t xml:space="preserve">חתימה וחותמת המתכנן: </w:t>
      </w:r>
    </w:p>
    <w:p w14:paraId="57FDA7BB"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3918A453"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0164D381" w14:textId="77777777" w:rsidR="005731FE" w:rsidRPr="009130F0"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5731FE" w:rsidRPr="009130F0">
        <w:rPr>
          <w:rFonts w:ascii="Times New Roman" w:eastAsia="Times New Roman" w:hAnsi="Times New Roman" w:cs="David" w:hint="cs"/>
          <w:sz w:val="24"/>
          <w:szCs w:val="24"/>
          <w:rtl/>
          <w:lang w:eastAsia="he-IL"/>
        </w:rPr>
        <w:t xml:space="preserve">_______________________ </w:t>
      </w:r>
    </w:p>
    <w:p w14:paraId="1412BD0E" w14:textId="77777777" w:rsidR="005731FE" w:rsidRPr="009130F0" w:rsidRDefault="005731FE" w:rsidP="00DF6A6B">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765354832"/>
          <w:placeholder>
            <w:docPart w:val="C19F0F370A6E4369A85B96A45AB74FF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972120">
            <w:rPr>
              <w:rFonts w:ascii="Times New Roman" w:eastAsia="Times New Roman" w:hAnsi="Times New Roman" w:cs="David"/>
              <w:color w:val="008000"/>
              <w:sz w:val="24"/>
              <w:szCs w:val="24"/>
              <w:rtl/>
              <w:lang w:eastAsia="he-IL"/>
            </w:rPr>
            <w:t>מילר בלום תיכנון סביבתי</w:t>
          </w:r>
        </w:sdtContent>
      </w:sdt>
    </w:p>
    <w:p w14:paraId="2DEB769D" w14:textId="77777777" w:rsidR="005731FE" w:rsidRPr="00B27B4C" w:rsidRDefault="005731FE" w:rsidP="005731F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D3230AD" w14:textId="77777777" w:rsidR="000B5DC0" w:rsidRPr="000B5DC0" w:rsidRDefault="000B5DC0" w:rsidP="005731FE">
      <w:pPr>
        <w:widowControl w:val="0"/>
        <w:spacing w:before="0" w:beforeAutospacing="0" w:after="0" w:afterAutospacing="0" w:line="240" w:lineRule="auto"/>
        <w:ind w:left="4435" w:hanging="71"/>
        <w:rPr>
          <w:rFonts w:ascii="Times New Roman" w:eastAsia="Times New Roman" w:hAnsi="Times New Roman" w:cs="David"/>
          <w:b/>
          <w:bCs/>
          <w:sz w:val="24"/>
          <w:szCs w:val="24"/>
          <w:rtl/>
          <w:lang w:eastAsia="he-IL"/>
        </w:rPr>
      </w:pPr>
    </w:p>
    <w:p w14:paraId="4982318E"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rtl/>
          <w:lang w:eastAsia="he-IL"/>
        </w:rPr>
        <w:t>אישור</w:t>
      </w:r>
    </w:p>
    <w:p w14:paraId="22B3E882"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אני הח"מ ____________________ עו"ד/רו"ח מאשר כי ה"ה _________________שחתימתם בצירוף חותמת _________________ (להלן:"</w:t>
      </w:r>
      <w:r w:rsidRPr="000B5DC0">
        <w:rPr>
          <w:rFonts w:ascii="Times New Roman" w:eastAsia="Times New Roman" w:hAnsi="Times New Roman" w:cs="David"/>
          <w:b/>
          <w:bCs/>
          <w:sz w:val="24"/>
          <w:szCs w:val="24"/>
          <w:rtl/>
          <w:lang w:eastAsia="he-IL"/>
        </w:rPr>
        <w:t>החברה</w:t>
      </w:r>
      <w:r w:rsidRPr="000B5DC0">
        <w:rPr>
          <w:rFonts w:ascii="Times New Roman" w:eastAsia="Times New Roman" w:hAnsi="Times New Roman" w:cs="David"/>
          <w:sz w:val="24"/>
          <w:szCs w:val="24"/>
          <w:rtl/>
          <w:lang w:eastAsia="he-IL"/>
        </w:rPr>
        <w:t>") ו/או שמה המודפס מחייבת את החברה לכל דבר ועניין, חתמו בפני על מסמך זה.</w:t>
      </w:r>
    </w:p>
    <w:p w14:paraId="6AEB877C" w14:textId="77777777" w:rsidR="000B5DC0" w:rsidRPr="000B5DC0" w:rsidRDefault="000B5DC0" w:rsidP="000B5DC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68B98C17" w14:textId="77777777" w:rsidR="000B5DC0" w:rsidRPr="000B5DC0" w:rsidRDefault="000B5DC0" w:rsidP="000B5DC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    תאריך : _______   </w:t>
      </w:r>
      <w:r w:rsidRPr="000B5DC0">
        <w:rPr>
          <w:rFonts w:ascii="Times New Roman" w:eastAsia="Times New Roman" w:hAnsi="Times New Roman" w:cs="David"/>
          <w:sz w:val="24"/>
          <w:szCs w:val="24"/>
          <w:rtl/>
          <w:lang w:eastAsia="he-IL"/>
        </w:rPr>
        <w:tab/>
        <w:t>חתימה וחותמת עו"ד/רו"ח : _______________________</w:t>
      </w:r>
    </w:p>
    <w:p w14:paraId="31404BDD"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David"/>
          <w:sz w:val="20"/>
          <w:szCs w:val="20"/>
          <w:lang w:eastAsia="he-IL"/>
        </w:rPr>
      </w:pPr>
    </w:p>
    <w:p w14:paraId="0AAB1A48" w14:textId="77777777" w:rsidR="000B5DC0" w:rsidRPr="000B5DC0" w:rsidRDefault="000B5DC0" w:rsidP="000B5DC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rtl/>
          <w:lang w:eastAsia="he-IL"/>
        </w:rPr>
      </w:pPr>
    </w:p>
    <w:p w14:paraId="611BEA1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06F03519" w14:textId="77777777" w:rsidR="000B5DC0" w:rsidRPr="000B5DC0" w:rsidRDefault="000B5DC0" w:rsidP="000B5DC0">
      <w:pPr>
        <w:spacing w:before="0" w:beforeAutospacing="0" w:after="0" w:afterAutospacing="0" w:line="240" w:lineRule="auto"/>
        <w:rPr>
          <w:rFonts w:ascii="Times New Roman" w:eastAsia="Times New Roman" w:hAnsi="Times New Roman" w:cs="David"/>
          <w:sz w:val="20"/>
          <w:szCs w:val="24"/>
          <w:rtl/>
        </w:rPr>
      </w:pPr>
    </w:p>
    <w:p w14:paraId="4831B129" w14:textId="77777777" w:rsidR="001A69D5" w:rsidRPr="000B5DC0" w:rsidRDefault="001A69D5" w:rsidP="000B5DC0"/>
    <w:sectPr w:rsidR="001A69D5" w:rsidRPr="000B5DC0" w:rsidSect="00501673">
      <w:headerReference w:type="default" r:id="rId14"/>
      <w:footerReference w:type="default" r:id="rId15"/>
      <w:pgSz w:w="11906" w:h="16838"/>
      <w:pgMar w:top="1440" w:right="1800" w:bottom="1440" w:left="1800" w:header="708" w:footer="16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DB5260" w14:textId="77777777" w:rsidR="00972120" w:rsidRDefault="00972120" w:rsidP="00AF234B">
      <w:pPr>
        <w:spacing w:before="0" w:after="0" w:line="240" w:lineRule="auto"/>
      </w:pPr>
      <w:r>
        <w:separator/>
      </w:r>
    </w:p>
  </w:endnote>
  <w:endnote w:type="continuationSeparator" w:id="0">
    <w:p w14:paraId="5211F5EC" w14:textId="77777777" w:rsidR="00972120" w:rsidRDefault="00972120"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E03315" w:rsidRPr="00B17476" w14:paraId="0851114A" w14:textId="77777777" w:rsidTr="00B17476">
      <w:tc>
        <w:tcPr>
          <w:tcW w:w="810" w:type="dxa"/>
        </w:tcPr>
        <w:p w14:paraId="0400EE3B"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32C00542" w14:textId="0C2E8135" w:rsidR="00E03315" w:rsidRPr="00B17476" w:rsidRDefault="00990473" w:rsidP="00B17476">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גבעת הכלניות ( טרם ניתן שם לפרויקט )</w:t>
              </w:r>
            </w:p>
          </w:tc>
        </w:sdtContent>
      </w:sdt>
      <w:tc>
        <w:tcPr>
          <w:tcW w:w="2810" w:type="dxa"/>
        </w:tcPr>
        <w:p w14:paraId="0B9674D2"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אדריכלות נוף</w:t>
              </w:r>
            </w:sdtContent>
          </w:sdt>
        </w:p>
      </w:tc>
      <w:tc>
        <w:tcPr>
          <w:tcW w:w="233" w:type="dxa"/>
        </w:tcPr>
        <w:p w14:paraId="260C467A" w14:textId="77777777" w:rsidR="00E03315" w:rsidRPr="00B17476" w:rsidRDefault="00E03315" w:rsidP="00B17476">
          <w:pPr>
            <w:tabs>
              <w:tab w:val="center" w:pos="4153"/>
              <w:tab w:val="right" w:pos="8306"/>
            </w:tabs>
            <w:spacing w:before="0" w:after="0" w:line="240" w:lineRule="auto"/>
            <w:rPr>
              <w:rFonts w:ascii="David" w:hAnsi="David"/>
              <w:sz w:val="16"/>
              <w:szCs w:val="16"/>
              <w:rtl/>
            </w:rPr>
          </w:pPr>
        </w:p>
      </w:tc>
      <w:tc>
        <w:tcPr>
          <w:tcW w:w="1044" w:type="dxa"/>
        </w:tcPr>
        <w:p w14:paraId="3FF873E9"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r w:rsidRPr="00B17476">
            <w:rPr>
              <w:rFonts w:ascii="David" w:hAnsi="David"/>
              <w:sz w:val="20"/>
              <w:szCs w:val="20"/>
              <w:rtl/>
            </w:rPr>
            <w:t>מס' חוזה</w:t>
          </w:r>
          <w:r w:rsidRPr="00B17476">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39839753" w14:textId="3DD383E0" w:rsidR="00E03315" w:rsidRPr="00B17476" w:rsidRDefault="00E03315" w:rsidP="00B17476">
              <w:pPr>
                <w:tabs>
                  <w:tab w:val="center" w:pos="4153"/>
                  <w:tab w:val="right" w:pos="8306"/>
                </w:tabs>
                <w:spacing w:before="0" w:after="0" w:line="240" w:lineRule="auto"/>
                <w:rPr>
                  <w:rFonts w:ascii="David" w:hAnsi="David"/>
                  <w:sz w:val="20"/>
                  <w:szCs w:val="20"/>
                  <w:rtl/>
                </w:rPr>
              </w:pPr>
              <w:del w:id="1" w:author="Avi Cohen" w:date="2021-08-04T09:48:00Z">
                <w:r w:rsidDel="00B32B89">
                  <w:rPr>
                    <w:rFonts w:ascii="David" w:hAnsi="David" w:hint="cs"/>
                    <w:sz w:val="20"/>
                    <w:szCs w:val="20"/>
                  </w:rPr>
                  <w:delText>CONT-5-563</w:delText>
                </w:r>
              </w:del>
              <w:ins w:id="2" w:author="Avi Cohen" w:date="2021-08-04T09:48:00Z">
                <w:r w:rsidR="00B32B89">
                  <w:rPr>
                    <w:rFonts w:ascii="David" w:hAnsi="David" w:hint="cs"/>
                    <w:sz w:val="20"/>
                    <w:szCs w:val="20"/>
                  </w:rPr>
                  <w:t>CO</w:t>
                </w:r>
                <w:r w:rsidR="00B32B89">
                  <w:rPr>
                    <w:rFonts w:ascii="David" w:hAnsi="David" w:hint="cs"/>
                    <w:sz w:val="20"/>
                    <w:szCs w:val="20"/>
                    <w:rtl/>
                  </w:rPr>
                  <w:t>NT-10-2096</w:t>
                </w:r>
              </w:ins>
            </w:p>
          </w:tc>
        </w:sdtContent>
      </w:sdt>
    </w:tr>
    <w:tr w:rsidR="00E03315" w:rsidRPr="00B17476" w14:paraId="0F182067" w14:textId="77777777" w:rsidTr="00B17476">
      <w:tc>
        <w:tcPr>
          <w:tcW w:w="810" w:type="dxa"/>
        </w:tcPr>
        <w:p w14:paraId="2910F7F6"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0B055510" w14:textId="77777777" w:rsidR="00E03315" w:rsidRPr="00B17476" w:rsidRDefault="00972120" w:rsidP="00B17476">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מילר בלום תיכנון סביבתי</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E03315" w:rsidRPr="00B17476" w14:paraId="693AFFC2" w14:textId="77777777" w:rsidTr="005B2092">
            <w:trPr>
              <w:trHeight w:val="201"/>
            </w:trPr>
            <w:tc>
              <w:tcPr>
                <w:tcW w:w="926" w:type="dxa"/>
              </w:tcPr>
              <w:p w14:paraId="669CFF3B"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2FF87205" w14:textId="4DCFBBEA" w:rsidR="00E03315" w:rsidRPr="00B17476" w:rsidRDefault="007C46F7" w:rsidP="00B17476">
                    <w:pPr>
                      <w:tabs>
                        <w:tab w:val="center" w:pos="4153"/>
                        <w:tab w:val="right" w:pos="8306"/>
                      </w:tabs>
                      <w:spacing w:before="0" w:after="0" w:line="240" w:lineRule="auto"/>
                      <w:ind w:left="1" w:hanging="1"/>
                      <w:rPr>
                        <w:rFonts w:ascii="David" w:hAnsi="David"/>
                        <w:color w:val="00B0F0"/>
                        <w:sz w:val="20"/>
                        <w:szCs w:val="20"/>
                        <w:rtl/>
                      </w:rPr>
                    </w:pPr>
                    <w:r>
                      <w:rPr>
                        <w:rFonts w:ascii="David" w:hAnsi="David"/>
                        <w:color w:val="00B0F0"/>
                        <w:sz w:val="20"/>
                        <w:szCs w:val="20"/>
                        <w:rtl/>
                      </w:rPr>
                      <w:t>0.3</w:t>
                    </w:r>
                  </w:p>
                </w:tc>
              </w:sdtContent>
            </w:sdt>
          </w:tr>
        </w:tbl>
        <w:p w14:paraId="17729C6E"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p>
      </w:tc>
      <w:tc>
        <w:tcPr>
          <w:tcW w:w="233" w:type="dxa"/>
        </w:tcPr>
        <w:p w14:paraId="22E7F178"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p>
      </w:tc>
      <w:tc>
        <w:tcPr>
          <w:tcW w:w="1044" w:type="dxa"/>
        </w:tcPr>
        <w:p w14:paraId="37274357"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סטטוס:</w:t>
          </w:r>
        </w:p>
      </w:tc>
      <w:tc>
        <w:tcPr>
          <w:tcW w:w="1763" w:type="dxa"/>
        </w:tcPr>
        <w:p w14:paraId="784F23AA" w14:textId="6AB2DA96" w:rsidR="00E03315" w:rsidRPr="00B17476" w:rsidRDefault="00ED4DD0" w:rsidP="00B17476">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B32B89">
                <w:rPr>
                  <w:rFonts w:ascii="David" w:hAnsi="David"/>
                  <w:sz w:val="20"/>
                  <w:szCs w:val="20"/>
                  <w:rtl/>
                </w:rPr>
                <w:t>3;#</w:t>
              </w:r>
              <w:r w:rsidR="00B32B89">
                <w:rPr>
                  <w:rFonts w:ascii="David" w:hAnsi="David"/>
                  <w:sz w:val="20"/>
                  <w:szCs w:val="20"/>
                </w:rPr>
                <w:t>Draft</w:t>
              </w:r>
            </w:sdtContent>
          </w:sdt>
        </w:p>
      </w:tc>
    </w:tr>
    <w:tr w:rsidR="00E03315" w:rsidRPr="00B17476" w14:paraId="18A953E4" w14:textId="77777777" w:rsidTr="00B17476">
      <w:trPr>
        <w:trHeight w:val="80"/>
      </w:trPr>
      <w:tc>
        <w:tcPr>
          <w:tcW w:w="810" w:type="dxa"/>
        </w:tcPr>
        <w:p w14:paraId="2B9FDBC5"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p>
      </w:tc>
      <w:tc>
        <w:tcPr>
          <w:tcW w:w="1646" w:type="dxa"/>
        </w:tcPr>
        <w:p w14:paraId="2EBEF1EE" w14:textId="77777777" w:rsidR="00E03315" w:rsidRPr="00B17476" w:rsidRDefault="00E03315" w:rsidP="00B17476">
          <w:pPr>
            <w:tabs>
              <w:tab w:val="center" w:pos="4153"/>
              <w:tab w:val="right" w:pos="8306"/>
            </w:tabs>
            <w:spacing w:before="0" w:after="0" w:line="240" w:lineRule="auto"/>
            <w:rPr>
              <w:rFonts w:ascii="David" w:hAnsi="David"/>
              <w:color w:val="00B0F0"/>
              <w:sz w:val="20"/>
              <w:szCs w:val="20"/>
              <w:rtl/>
            </w:rPr>
          </w:pPr>
        </w:p>
      </w:tc>
      <w:tc>
        <w:tcPr>
          <w:tcW w:w="2810" w:type="dxa"/>
        </w:tcPr>
        <w:p w14:paraId="6E53F75F"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p>
      </w:tc>
      <w:tc>
        <w:tcPr>
          <w:tcW w:w="233" w:type="dxa"/>
        </w:tcPr>
        <w:p w14:paraId="2645F565"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p>
      </w:tc>
      <w:tc>
        <w:tcPr>
          <w:tcW w:w="1044" w:type="dxa"/>
        </w:tcPr>
        <w:p w14:paraId="64E3DD29"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p>
      </w:tc>
      <w:tc>
        <w:tcPr>
          <w:tcW w:w="1763" w:type="dxa"/>
        </w:tcPr>
        <w:p w14:paraId="14A853F3"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p>
      </w:tc>
    </w:tr>
  </w:tbl>
  <w:p w14:paraId="330417AA" w14:textId="77777777" w:rsidR="00E03315" w:rsidRPr="00B17476" w:rsidRDefault="00E03315" w:rsidP="00B17476">
    <w:pPr>
      <w:spacing w:before="0" w:beforeAutospacing="0" w:after="0" w:afterAutospacing="0" w:line="240" w:lineRule="auto"/>
      <w:rPr>
        <w:rFonts w:ascii="Arial" w:hAnsi="Arial" w:cs="Arial"/>
        <w:sz w:val="16"/>
        <w:szCs w:val="16"/>
      </w:rPr>
    </w:pPr>
    <w:r w:rsidRPr="00B17476">
      <w:rPr>
        <w:rFonts w:ascii="Arial" w:hAnsi="Arial" w:cs="Arial" w:hint="cs"/>
        <w:sz w:val="16"/>
        <w:szCs w:val="16"/>
        <w:rtl/>
      </w:rPr>
      <w:t xml:space="preserve">   </w:t>
    </w:r>
    <w:r w:rsidRPr="00B17476">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769DA3" w14:textId="77777777" w:rsidR="00972120" w:rsidRDefault="00972120" w:rsidP="00AF234B">
      <w:pPr>
        <w:spacing w:before="0" w:after="0" w:line="240" w:lineRule="auto"/>
      </w:pPr>
      <w:r>
        <w:separator/>
      </w:r>
    </w:p>
  </w:footnote>
  <w:footnote w:type="continuationSeparator" w:id="0">
    <w:p w14:paraId="62F083E8" w14:textId="77777777" w:rsidR="00972120" w:rsidRDefault="00972120"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24BC23AF" w14:textId="77777777" w:rsidR="00E03315" w:rsidRDefault="00E03315">
        <w:pPr>
          <w:pStyle w:val="Header"/>
          <w:jc w:val="center"/>
        </w:pPr>
        <w:r>
          <w:fldChar w:fldCharType="begin"/>
        </w:r>
        <w:r>
          <w:instrText xml:space="preserve"> PAGE   \* MERGEFORMAT </w:instrText>
        </w:r>
        <w:r>
          <w:fldChar w:fldCharType="separate"/>
        </w:r>
        <w:r w:rsidR="00ED4DD0">
          <w:rPr>
            <w:noProof/>
            <w:rtl/>
          </w:rPr>
          <w:t>1</w:t>
        </w:r>
        <w:r>
          <w:rPr>
            <w:noProof/>
          </w:rPr>
          <w:fldChar w:fldCharType="end"/>
        </w:r>
      </w:p>
    </w:sdtContent>
  </w:sdt>
  <w:p w14:paraId="60B1AEEA" w14:textId="77777777" w:rsidR="00E03315" w:rsidRDefault="00E0331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1"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2" w15:restartNumberingAfterBreak="0">
    <w:nsid w:val="313A4425"/>
    <w:multiLevelType w:val="hybridMultilevel"/>
    <w:tmpl w:val="ADB454C4"/>
    <w:lvl w:ilvl="0" w:tplc="611CDCC2">
      <w:start w:val="1"/>
      <w:numFmt w:val="hebrew1"/>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7"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8"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10"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9"/>
  </w:num>
  <w:num w:numId="2">
    <w:abstractNumId w:val="7"/>
  </w:num>
  <w:num w:numId="3">
    <w:abstractNumId w:val="3"/>
  </w:num>
  <w:num w:numId="4">
    <w:abstractNumId w:val="8"/>
  </w:num>
  <w:num w:numId="5">
    <w:abstractNumId w:val="10"/>
  </w:num>
  <w:num w:numId="6">
    <w:abstractNumId w:val="0"/>
  </w:num>
  <w:num w:numId="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4"/>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trackRevisions/>
  <w:documentProtection w:edit="trackedChanges" w:enforcement="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42DE7"/>
    <w:rsid w:val="000B5DC0"/>
    <w:rsid w:val="00110276"/>
    <w:rsid w:val="00134C85"/>
    <w:rsid w:val="001525CB"/>
    <w:rsid w:val="001A0C3C"/>
    <w:rsid w:val="001A69D5"/>
    <w:rsid w:val="002075CA"/>
    <w:rsid w:val="00214ACF"/>
    <w:rsid w:val="00250AB0"/>
    <w:rsid w:val="00370DA1"/>
    <w:rsid w:val="00373FDE"/>
    <w:rsid w:val="003C6E03"/>
    <w:rsid w:val="00440B5A"/>
    <w:rsid w:val="004528C9"/>
    <w:rsid w:val="004C1D9F"/>
    <w:rsid w:val="004C7407"/>
    <w:rsid w:val="00501673"/>
    <w:rsid w:val="005336F2"/>
    <w:rsid w:val="00552E11"/>
    <w:rsid w:val="005731FE"/>
    <w:rsid w:val="005763BD"/>
    <w:rsid w:val="0058321B"/>
    <w:rsid w:val="005B2092"/>
    <w:rsid w:val="00607ADA"/>
    <w:rsid w:val="006160EF"/>
    <w:rsid w:val="00666259"/>
    <w:rsid w:val="006B4EB8"/>
    <w:rsid w:val="006C7BFC"/>
    <w:rsid w:val="0072103C"/>
    <w:rsid w:val="007561C6"/>
    <w:rsid w:val="007A642E"/>
    <w:rsid w:val="007C46F7"/>
    <w:rsid w:val="007C4B64"/>
    <w:rsid w:val="008C30FE"/>
    <w:rsid w:val="008C64C6"/>
    <w:rsid w:val="00916D60"/>
    <w:rsid w:val="00934595"/>
    <w:rsid w:val="009354FB"/>
    <w:rsid w:val="00942177"/>
    <w:rsid w:val="00972120"/>
    <w:rsid w:val="00990473"/>
    <w:rsid w:val="00A267D5"/>
    <w:rsid w:val="00AA6191"/>
    <w:rsid w:val="00AB51FC"/>
    <w:rsid w:val="00AC51CF"/>
    <w:rsid w:val="00AD15CD"/>
    <w:rsid w:val="00AF234B"/>
    <w:rsid w:val="00B17476"/>
    <w:rsid w:val="00B32B89"/>
    <w:rsid w:val="00B56B1E"/>
    <w:rsid w:val="00B705B0"/>
    <w:rsid w:val="00BD05C4"/>
    <w:rsid w:val="00BE17B4"/>
    <w:rsid w:val="00C01318"/>
    <w:rsid w:val="00C30059"/>
    <w:rsid w:val="00C77045"/>
    <w:rsid w:val="00CD158F"/>
    <w:rsid w:val="00D231CD"/>
    <w:rsid w:val="00D8516B"/>
    <w:rsid w:val="00DF6A6B"/>
    <w:rsid w:val="00E03315"/>
    <w:rsid w:val="00E679C7"/>
    <w:rsid w:val="00EA5C37"/>
    <w:rsid w:val="00EC37B6"/>
    <w:rsid w:val="00ED4DD0"/>
    <w:rsid w:val="00F57198"/>
    <w:rsid w:val="00F66953"/>
    <w:rsid w:val="00FF3AB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D6D22C8"/>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370DA1"/>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370DA1"/>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370DA1"/>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370DA1"/>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370DA1"/>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370DA1"/>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370DA1"/>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370DA1"/>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370DA1"/>
    <w:rPr>
      <w:rFonts w:ascii="Times New Roman" w:eastAsia="Times New Roman" w:hAnsi="Times New Roman" w:cs="David"/>
      <w:bCs/>
      <w:sz w:val="20"/>
      <w:szCs w:val="24"/>
      <w:u w:val="single"/>
      <w:lang w:eastAsia="he-IL"/>
    </w:rPr>
  </w:style>
  <w:style w:type="numbering" w:customStyle="1" w:styleId="NoList1">
    <w:name w:val="No List1"/>
    <w:next w:val="NoList"/>
    <w:semiHidden/>
    <w:unhideWhenUsed/>
    <w:rsid w:val="00370DA1"/>
  </w:style>
  <w:style w:type="paragraph" w:styleId="BodyText">
    <w:name w:val="Body Text"/>
    <w:basedOn w:val="Normal"/>
    <w:link w:val="BodyTextChar"/>
    <w:rsid w:val="00370DA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370DA1"/>
    <w:rPr>
      <w:rFonts w:ascii="Times New Roman" w:eastAsia="Times New Roman" w:hAnsi="Times New Roman" w:cs="David"/>
      <w:sz w:val="20"/>
      <w:szCs w:val="24"/>
      <w:lang w:eastAsia="he-IL"/>
    </w:rPr>
  </w:style>
  <w:style w:type="paragraph" w:styleId="Title">
    <w:name w:val="Title"/>
    <w:basedOn w:val="Normal"/>
    <w:link w:val="TitleChar"/>
    <w:qFormat/>
    <w:rsid w:val="00370DA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370DA1"/>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370DA1"/>
  </w:style>
  <w:style w:type="paragraph" w:styleId="BlockText">
    <w:name w:val="Block Text"/>
    <w:basedOn w:val="Normal"/>
    <w:rsid w:val="00370DA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a">
    <w:name w:val="סגנון"/>
    <w:basedOn w:val="Normal"/>
    <w:next w:val="BlockText"/>
    <w:rsid w:val="00370DA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1">
    <w:name w:val="חתימה1"/>
    <w:basedOn w:val="Normal"/>
    <w:rsid w:val="00370DA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0">
    <w:name w:val="רשימה מימין"/>
    <w:basedOn w:val="1"/>
    <w:rsid w:val="00370DA1"/>
    <w:pPr>
      <w:ind w:left="540" w:hanging="540"/>
    </w:pPr>
    <w:rPr>
      <w:szCs w:val="22"/>
    </w:rPr>
  </w:style>
  <w:style w:type="paragraph" w:customStyle="1" w:styleId="a1">
    <w:name w:val="חתימה קו אחד"/>
    <w:basedOn w:val="1"/>
    <w:rsid w:val="00370DA1"/>
    <w:pPr>
      <w:tabs>
        <w:tab w:val="left" w:pos="2880"/>
        <w:tab w:val="left" w:pos="5220"/>
        <w:tab w:val="left" w:pos="7740"/>
      </w:tabs>
      <w:ind w:left="360"/>
    </w:pPr>
    <w:rPr>
      <w:sz w:val="22"/>
      <w:szCs w:val="22"/>
    </w:rPr>
  </w:style>
  <w:style w:type="paragraph" w:customStyle="1" w:styleId="10">
    <w:name w:val="חתימה קו 1 נקודות"/>
    <w:basedOn w:val="1"/>
    <w:rsid w:val="00370DA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370DA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370DA1"/>
    <w:rPr>
      <w:rFonts w:ascii="Tahoma" w:eastAsia="Times New Roman" w:hAnsi="Tahoma" w:cs="Tahoma"/>
      <w:sz w:val="16"/>
      <w:szCs w:val="16"/>
      <w:lang w:eastAsia="he-IL"/>
    </w:rPr>
  </w:style>
  <w:style w:type="paragraph" w:customStyle="1" w:styleId="BodyTextIndent1">
    <w:name w:val="Body Text Indent1"/>
    <w:basedOn w:val="Normal"/>
    <w:rsid w:val="00370DA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Normal"/>
    <w:next w:val="Normal"/>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370DA1"/>
    <w:rPr>
      <w:rFonts w:cs="Times New Roman"/>
    </w:rPr>
  </w:style>
  <w:style w:type="paragraph" w:styleId="BodyTextIndent3">
    <w:name w:val="Body Text Indent 3"/>
    <w:basedOn w:val="Normal"/>
    <w:link w:val="BodyTextIndent3Char"/>
    <w:rsid w:val="00370DA1"/>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370DA1"/>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370DA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370DA1"/>
    <w:rPr>
      <w:rFonts w:ascii="Times New Roman" w:eastAsia="Times New Roman" w:hAnsi="Times New Roman" w:cs="David"/>
      <w:sz w:val="20"/>
      <w:szCs w:val="24"/>
      <w:lang w:eastAsia="he-IL"/>
    </w:rPr>
  </w:style>
  <w:style w:type="paragraph" w:styleId="DocumentMap">
    <w:name w:val="Document Map"/>
    <w:basedOn w:val="Normal"/>
    <w:link w:val="DocumentMapChar"/>
    <w:rsid w:val="00370DA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370DA1"/>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s">
    <w:name w:val="AutoFields"/>
    <w:basedOn w:val="Footer"/>
    <w:link w:val="AutoFieldsChar"/>
    <w:qFormat/>
    <w:rsid w:val="00F57198"/>
    <w:pPr>
      <w:spacing w:before="100" w:after="100"/>
    </w:pPr>
    <w:rPr>
      <w:rFonts w:ascii="David" w:hAnsi="David" w:cs="David"/>
      <w:color w:val="00B050"/>
      <w:sz w:val="20"/>
      <w:szCs w:val="24"/>
    </w:rPr>
  </w:style>
  <w:style w:type="character" w:customStyle="1" w:styleId="AutoFieldsChar">
    <w:name w:val="AutoFields Char"/>
    <w:basedOn w:val="FooterChar"/>
    <w:link w:val="AutoFields"/>
    <w:rsid w:val="00F57198"/>
    <w:rPr>
      <w:rFonts w:ascii="David" w:hAnsi="David" w:cs="David"/>
      <w:color w:val="00B050"/>
      <w:sz w:val="20"/>
      <w:szCs w:val="24"/>
    </w:rPr>
  </w:style>
  <w:style w:type="numbering" w:customStyle="1" w:styleId="NoList2">
    <w:name w:val="No List2"/>
    <w:next w:val="NoList"/>
    <w:semiHidden/>
    <w:rsid w:val="000B5DC0"/>
  </w:style>
  <w:style w:type="paragraph" w:styleId="ListParagraph">
    <w:name w:val="List Paragraph"/>
    <w:basedOn w:val="Normal"/>
    <w:uiPriority w:val="34"/>
    <w:qFormat/>
    <w:rsid w:val="00BD05C4"/>
    <w:pPr>
      <w:ind w:left="720"/>
      <w:contextualSpacing/>
    </w:pPr>
  </w:style>
  <w:style w:type="paragraph" w:customStyle="1" w:styleId="AutoField">
    <w:name w:val="AutoField"/>
    <w:basedOn w:val="Normal"/>
    <w:link w:val="AutoFieldChar"/>
    <w:qFormat/>
    <w:rsid w:val="00DF6A6B"/>
    <w:pPr>
      <w:widowControl w:val="0"/>
      <w:tabs>
        <w:tab w:val="left" w:pos="515"/>
      </w:tabs>
      <w:spacing w:line="240" w:lineRule="auto"/>
      <w:ind w:left="1792" w:hanging="1792"/>
      <w:jc w:val="both"/>
    </w:pPr>
    <w:rPr>
      <w:rFonts w:ascii="Times New Roman" w:eastAsia="Times New Roman" w:hAnsi="Times New Roman" w:cs="David"/>
      <w:sz w:val="24"/>
      <w:szCs w:val="24"/>
      <w:lang w:eastAsia="he-IL"/>
    </w:rPr>
  </w:style>
  <w:style w:type="character" w:customStyle="1" w:styleId="AutoFieldChar">
    <w:name w:val="AutoField Char"/>
    <w:basedOn w:val="DefaultParagraphFont"/>
    <w:link w:val="AutoField"/>
    <w:rsid w:val="00DF6A6B"/>
    <w:rPr>
      <w:rFonts w:ascii="Times New Roman" w:eastAsia="Times New Roman" w:hAnsi="Times New Roman" w:cs="David"/>
      <w:sz w:val="24"/>
      <w:szCs w:val="24"/>
      <w:lang w:eastAsia="he-IL"/>
    </w:rPr>
  </w:style>
  <w:style w:type="table" w:customStyle="1" w:styleId="11">
    <w:name w:val="רשת טבלה1"/>
    <w:basedOn w:val="TableNormal"/>
    <w:next w:val="TableGrid"/>
    <w:rsid w:val="00B174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4528C9"/>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8FBC5A15AA454AECAA6118AF8741F743"/>
        <w:category>
          <w:name w:val="General"/>
          <w:gallery w:val="placeholder"/>
        </w:category>
        <w:types>
          <w:type w:val="bbPlcHdr"/>
        </w:types>
        <w:behaviors>
          <w:behavior w:val="content"/>
        </w:behaviors>
        <w:guid w:val="{38966895-EE1E-48D5-BAA5-44B1474B4A70}"/>
      </w:docPartPr>
      <w:docPartBody>
        <w:p w:rsidR="00037D50" w:rsidRDefault="00037D50">
          <w:r w:rsidRPr="00BA7C69">
            <w:rPr>
              <w:rStyle w:val="PlaceholderText"/>
              <w:rtl/>
            </w:rPr>
            <w:t>[תאריך חתימת חוזה]</w:t>
          </w:r>
        </w:p>
      </w:docPartBody>
    </w:docPart>
    <w:docPart>
      <w:docPartPr>
        <w:name w:val="44067134515B43C9B80FC3DA65238542"/>
        <w:category>
          <w:name w:val="General"/>
          <w:gallery w:val="placeholder"/>
        </w:category>
        <w:types>
          <w:type w:val="bbPlcHdr"/>
        </w:types>
        <w:behaviors>
          <w:behavior w:val="content"/>
        </w:behaviors>
        <w:guid w:val="{4C6F4B4C-A340-4203-AADF-C43C5EEB6BD8}"/>
      </w:docPartPr>
      <w:docPartBody>
        <w:p w:rsidR="00037D50" w:rsidRDefault="00037D50">
          <w:r w:rsidRPr="00BA7C69">
            <w:rPr>
              <w:rStyle w:val="PlaceholderText"/>
              <w:rtl/>
            </w:rPr>
            <w:t>[צד א בחוזה]</w:t>
          </w:r>
        </w:p>
      </w:docPartBody>
    </w:docPart>
    <w:docPart>
      <w:docPartPr>
        <w:name w:val="4312920D0A894B8FAEE736A5FEF00D1D"/>
        <w:category>
          <w:name w:val="General"/>
          <w:gallery w:val="placeholder"/>
        </w:category>
        <w:types>
          <w:type w:val="bbPlcHdr"/>
        </w:types>
        <w:behaviors>
          <w:behavior w:val="content"/>
        </w:behaviors>
        <w:guid w:val="{B5B3DF8C-5CB2-4D6F-8DA4-B015578385E1}"/>
      </w:docPartPr>
      <w:docPartBody>
        <w:p w:rsidR="00037D50" w:rsidRDefault="00037D50">
          <w:r w:rsidRPr="00BA7C69">
            <w:rPr>
              <w:rStyle w:val="PlaceholderText"/>
              <w:rtl/>
            </w:rPr>
            <w:t>[צדדים נוספים]</w:t>
          </w:r>
        </w:p>
      </w:docPartBody>
    </w:docPart>
    <w:docPart>
      <w:docPartPr>
        <w:name w:val="46824018AEAD486C9C3D75E08FEB253C"/>
        <w:category>
          <w:name w:val="General"/>
          <w:gallery w:val="placeholder"/>
        </w:category>
        <w:types>
          <w:type w:val="bbPlcHdr"/>
        </w:types>
        <w:behaviors>
          <w:behavior w:val="content"/>
        </w:behaviors>
        <w:guid w:val="{DECCC675-4077-41F8-8D58-35E15438CA73}"/>
      </w:docPartPr>
      <w:docPartBody>
        <w:p w:rsidR="00037D50" w:rsidRDefault="00037D50">
          <w:r w:rsidRPr="00BA7C69">
            <w:rPr>
              <w:rStyle w:val="PlaceholderText"/>
              <w:rtl/>
            </w:rPr>
            <w:t>[רשות מקומית]</w:t>
          </w:r>
        </w:p>
      </w:docPartBody>
    </w:docPart>
    <w:docPart>
      <w:docPartPr>
        <w:name w:val="60DE9335E04C471CB38A9894164DFD96"/>
        <w:category>
          <w:name w:val="General"/>
          <w:gallery w:val="placeholder"/>
        </w:category>
        <w:types>
          <w:type w:val="bbPlcHdr"/>
        </w:types>
        <w:behaviors>
          <w:behavior w:val="content"/>
        </w:behaviors>
        <w:guid w:val="{1A71A0A9-ABAC-429F-9261-048BC1F1063C}"/>
      </w:docPartPr>
      <w:docPartBody>
        <w:p w:rsidR="00037D50" w:rsidRDefault="00037D50">
          <w:r w:rsidRPr="00BA7C69">
            <w:rPr>
              <w:rStyle w:val="PlaceholderText"/>
              <w:rtl/>
            </w:rPr>
            <w:t>[שדה נוסף 2]</w:t>
          </w:r>
        </w:p>
      </w:docPartBody>
    </w:docPart>
    <w:docPart>
      <w:docPartPr>
        <w:name w:val="13EE47802B924AED9B2240A5BCCA88AA"/>
        <w:category>
          <w:name w:val="General"/>
          <w:gallery w:val="placeholder"/>
        </w:category>
        <w:types>
          <w:type w:val="bbPlcHdr"/>
        </w:types>
        <w:behaviors>
          <w:behavior w:val="content"/>
        </w:behaviors>
        <w:guid w:val="{EA749DC3-C40B-484B-A99E-F52F815EC7B7}"/>
      </w:docPartPr>
      <w:docPartBody>
        <w:p w:rsidR="00037D50" w:rsidRDefault="00037D50">
          <w:r w:rsidRPr="00BA7C69">
            <w:rPr>
              <w:rStyle w:val="PlaceholderText"/>
              <w:rtl/>
            </w:rPr>
            <w:t>[שדה נוסף 1]</w:t>
          </w:r>
        </w:p>
      </w:docPartBody>
    </w:docPart>
    <w:docPart>
      <w:docPartPr>
        <w:name w:val="BC815919A12B4BEEA4CF0DD5E3EBD6D8"/>
        <w:category>
          <w:name w:val="General"/>
          <w:gallery w:val="placeholder"/>
        </w:category>
        <w:types>
          <w:type w:val="bbPlcHdr"/>
        </w:types>
        <w:behaviors>
          <w:behavior w:val="content"/>
        </w:behaviors>
        <w:guid w:val="{44411FA6-B482-4E76-AEAD-0D54BC7726D9}"/>
      </w:docPartPr>
      <w:docPartBody>
        <w:p w:rsidR="00037D50" w:rsidRDefault="00037D50">
          <w:r w:rsidRPr="00BA7C69">
            <w:rPr>
              <w:rStyle w:val="PlaceholderText"/>
              <w:rtl/>
            </w:rPr>
            <w:t>[רשות מקומית]</w:t>
          </w:r>
        </w:p>
      </w:docPartBody>
    </w:docPart>
    <w:docPart>
      <w:docPartPr>
        <w:name w:val="27585ACDF9C54F139AD35AB30EA90046"/>
        <w:category>
          <w:name w:val="General"/>
          <w:gallery w:val="placeholder"/>
        </w:category>
        <w:types>
          <w:type w:val="bbPlcHdr"/>
        </w:types>
        <w:behaviors>
          <w:behavior w:val="content"/>
        </w:behaviors>
        <w:guid w:val="{83B5BB03-C3CC-4ABD-9900-40A43502743F}"/>
      </w:docPartPr>
      <w:docPartBody>
        <w:p w:rsidR="00037D50" w:rsidRDefault="00037D50">
          <w:r w:rsidRPr="00BA7C69">
            <w:rPr>
              <w:rStyle w:val="PlaceholderText"/>
              <w:rtl/>
            </w:rPr>
            <w:t>[שדה נוסף 3]</w:t>
          </w:r>
        </w:p>
      </w:docPartBody>
    </w:docPart>
    <w:docPart>
      <w:docPartPr>
        <w:name w:val="133839B67DC646118A1FEC893D6F5F86"/>
        <w:category>
          <w:name w:val="General"/>
          <w:gallery w:val="placeholder"/>
        </w:category>
        <w:types>
          <w:type w:val="bbPlcHdr"/>
        </w:types>
        <w:behaviors>
          <w:behavior w:val="content"/>
        </w:behaviors>
        <w:guid w:val="{FD5D7AEB-D42B-459E-A278-77EAEBE62FC3}"/>
      </w:docPartPr>
      <w:docPartBody>
        <w:p w:rsidR="00037D50" w:rsidRDefault="00037D50">
          <w:r w:rsidRPr="00BA7C69">
            <w:rPr>
              <w:rStyle w:val="PlaceholderText"/>
              <w:rtl/>
            </w:rPr>
            <w:t>[שדה נוסף 4]</w:t>
          </w:r>
        </w:p>
      </w:docPartBody>
    </w:docPart>
    <w:docPart>
      <w:docPartPr>
        <w:name w:val="7BF909C291A24CB8938CF9380BE265A8"/>
        <w:category>
          <w:name w:val="General"/>
          <w:gallery w:val="placeholder"/>
        </w:category>
        <w:types>
          <w:type w:val="bbPlcHdr"/>
        </w:types>
        <w:behaviors>
          <w:behavior w:val="content"/>
        </w:behaviors>
        <w:guid w:val="{F5DA32F9-B815-45E8-9BFA-0AC9C0EF0F52}"/>
      </w:docPartPr>
      <w:docPartBody>
        <w:p w:rsidR="00037D50" w:rsidRDefault="00037D50">
          <w:r w:rsidRPr="00BA7C69">
            <w:rPr>
              <w:rStyle w:val="PlaceholderText"/>
              <w:rtl/>
            </w:rPr>
            <w:t>[שדה נוסף 5]</w:t>
          </w:r>
        </w:p>
      </w:docPartBody>
    </w:docPart>
    <w:docPart>
      <w:docPartPr>
        <w:name w:val="59E57D30771647BB88D79350AD26C3B9"/>
        <w:category>
          <w:name w:val="General"/>
          <w:gallery w:val="placeholder"/>
        </w:category>
        <w:types>
          <w:type w:val="bbPlcHdr"/>
        </w:types>
        <w:behaviors>
          <w:behavior w:val="content"/>
        </w:behaviors>
        <w:guid w:val="{18641D82-34B3-4FC2-B534-D2BD7335FAA1}"/>
      </w:docPartPr>
      <w:docPartBody>
        <w:p w:rsidR="00037D50" w:rsidRDefault="00037D50">
          <w:r w:rsidRPr="00BA7C69">
            <w:rPr>
              <w:rStyle w:val="PlaceholderText"/>
              <w:rtl/>
            </w:rPr>
            <w:t>[שדה נוסף 6]</w:t>
          </w:r>
        </w:p>
      </w:docPartBody>
    </w:docPart>
    <w:docPart>
      <w:docPartPr>
        <w:name w:val="0796525D8A394800A306683634D46D01"/>
        <w:category>
          <w:name w:val="General"/>
          <w:gallery w:val="placeholder"/>
        </w:category>
        <w:types>
          <w:type w:val="bbPlcHdr"/>
        </w:types>
        <w:behaviors>
          <w:behavior w:val="content"/>
        </w:behaviors>
        <w:guid w:val="{F75444A1-7163-4A7D-9FEF-60CB96957FE6}"/>
      </w:docPartPr>
      <w:docPartBody>
        <w:p w:rsidR="00037D50" w:rsidRDefault="00037D50">
          <w:r w:rsidRPr="00BA7C69">
            <w:rPr>
              <w:rStyle w:val="PlaceholderText"/>
              <w:rtl/>
            </w:rPr>
            <w:t>[אחוז השתתפות צד א]</w:t>
          </w:r>
        </w:p>
      </w:docPartBody>
    </w:docPart>
    <w:docPart>
      <w:docPartPr>
        <w:name w:val="C2702617D34D4B87894E9082B476CCCB"/>
        <w:category>
          <w:name w:val="General"/>
          <w:gallery w:val="placeholder"/>
        </w:category>
        <w:types>
          <w:type w:val="bbPlcHdr"/>
        </w:types>
        <w:behaviors>
          <w:behavior w:val="content"/>
        </w:behaviors>
        <w:guid w:val="{88CFBC36-C9FD-4C08-A967-09616F499CA9}"/>
      </w:docPartPr>
      <w:docPartBody>
        <w:p w:rsidR="00037D50" w:rsidRDefault="00037D50">
          <w:r w:rsidRPr="00BA7C69">
            <w:rPr>
              <w:rStyle w:val="PlaceholderText"/>
              <w:rtl/>
            </w:rPr>
            <w:t>[שם הפרויקט]</w:t>
          </w:r>
        </w:p>
      </w:docPartBody>
    </w:docPart>
    <w:docPart>
      <w:docPartPr>
        <w:name w:val="6289F28D28E34A01859B910BF9F0B288"/>
        <w:category>
          <w:name w:val="General"/>
          <w:gallery w:val="placeholder"/>
        </w:category>
        <w:types>
          <w:type w:val="bbPlcHdr"/>
        </w:types>
        <w:behaviors>
          <w:behavior w:val="content"/>
        </w:behaviors>
        <w:guid w:val="{3CE1D169-F518-4170-A3E4-2B8E6283B51C}"/>
      </w:docPartPr>
      <w:docPartBody>
        <w:p w:rsidR="00037D50" w:rsidRDefault="00037D50">
          <w:r w:rsidRPr="00BA7C69">
            <w:rPr>
              <w:rStyle w:val="PlaceholderText"/>
              <w:rtl/>
            </w:rPr>
            <w:t>[סוג מדד כותרת]</w:t>
          </w:r>
        </w:p>
      </w:docPartBody>
    </w:docPart>
    <w:docPart>
      <w:docPartPr>
        <w:name w:val="9DDF817B52024D12A2B211C8C77FB5F2"/>
        <w:category>
          <w:name w:val="General"/>
          <w:gallery w:val="placeholder"/>
        </w:category>
        <w:types>
          <w:type w:val="bbPlcHdr"/>
        </w:types>
        <w:behaviors>
          <w:behavior w:val="content"/>
        </w:behaviors>
        <w:guid w:val="{94A91EDF-620D-43F6-8220-2E3AC5817B39}"/>
      </w:docPartPr>
      <w:docPartBody>
        <w:p w:rsidR="00037D50" w:rsidRDefault="00037D50">
          <w:r w:rsidRPr="00BA7C69">
            <w:rPr>
              <w:rStyle w:val="PlaceholderText"/>
              <w:rtl/>
            </w:rPr>
            <w:t>[מדד בגין/ידוע - כותרת]</w:t>
          </w:r>
        </w:p>
      </w:docPartBody>
    </w:docPart>
    <w:docPart>
      <w:docPartPr>
        <w:name w:val="09977F6297804634B35B5DE7B462DC45"/>
        <w:category>
          <w:name w:val="General"/>
          <w:gallery w:val="placeholder"/>
        </w:category>
        <w:types>
          <w:type w:val="bbPlcHdr"/>
        </w:types>
        <w:behaviors>
          <w:behavior w:val="content"/>
        </w:behaviors>
        <w:guid w:val="{2747CEA2-A217-4539-A2A0-EB537BB1932F}"/>
      </w:docPartPr>
      <w:docPartBody>
        <w:p w:rsidR="00037D50" w:rsidRDefault="00037D50">
          <w:r w:rsidRPr="00BA7C69">
            <w:rPr>
              <w:rStyle w:val="PlaceholderText"/>
              <w:rtl/>
            </w:rPr>
            <w:t>[מדד בסיס]</w:t>
          </w:r>
        </w:p>
      </w:docPartBody>
    </w:docPart>
    <w:docPart>
      <w:docPartPr>
        <w:name w:val="9B2283C4BCA6446498AA7CAA84CF021D"/>
        <w:category>
          <w:name w:val="General"/>
          <w:gallery w:val="placeholder"/>
        </w:category>
        <w:types>
          <w:type w:val="bbPlcHdr"/>
        </w:types>
        <w:behaviors>
          <w:behavior w:val="content"/>
        </w:behaviors>
        <w:guid w:val="{36AF0B5D-7C5D-4531-937F-AAB82A5C63D2}"/>
      </w:docPartPr>
      <w:docPartBody>
        <w:p w:rsidR="00037D50" w:rsidRDefault="00037D50">
          <w:r w:rsidRPr="00BA7C69">
            <w:rPr>
              <w:rStyle w:val="PlaceholderText"/>
              <w:rtl/>
            </w:rPr>
            <w:t>[נקודות מדד]</w:t>
          </w:r>
        </w:p>
      </w:docPartBody>
    </w:docPart>
    <w:docPart>
      <w:docPartPr>
        <w:name w:val="9EEC4BF5A96547D4B03C3285F383C0A4"/>
        <w:category>
          <w:name w:val="General"/>
          <w:gallery w:val="placeholder"/>
        </w:category>
        <w:types>
          <w:type w:val="bbPlcHdr"/>
        </w:types>
        <w:behaviors>
          <w:behavior w:val="content"/>
        </w:behaviors>
        <w:guid w:val="{32C8E6D5-D71D-448D-BAD7-004DF2CEB681}"/>
      </w:docPartPr>
      <w:docPartBody>
        <w:p w:rsidR="00037D50" w:rsidRDefault="00037D50">
          <w:r w:rsidRPr="00BA7C69">
            <w:rPr>
              <w:rStyle w:val="PlaceholderText"/>
              <w:rtl/>
            </w:rPr>
            <w:t>[סוג מדד כותרת]</w:t>
          </w:r>
        </w:p>
      </w:docPartBody>
    </w:docPart>
    <w:docPart>
      <w:docPartPr>
        <w:name w:val="7756DD9F89F44397A6A763AAAA2897F0"/>
        <w:category>
          <w:name w:val="כללי"/>
          <w:gallery w:val="placeholder"/>
        </w:category>
        <w:types>
          <w:type w:val="bbPlcHdr"/>
        </w:types>
        <w:behaviors>
          <w:behavior w:val="content"/>
        </w:behaviors>
        <w:guid w:val="{AEC0F202-574B-49A5-B03C-4C668E3A9DFE}"/>
      </w:docPartPr>
      <w:docPartBody>
        <w:p w:rsidR="001B5A10" w:rsidRDefault="006B0147" w:rsidP="006B0147">
          <w:pPr>
            <w:pStyle w:val="7756DD9F89F44397A6A763AAAA2897F0"/>
          </w:pPr>
          <w:r w:rsidRPr="00F11BAF">
            <w:rPr>
              <w:rStyle w:val="PlaceholderText"/>
              <w:rtl/>
            </w:rPr>
            <w:t>[שם הפרויקט]</w:t>
          </w:r>
        </w:p>
      </w:docPartBody>
    </w:docPart>
    <w:docPart>
      <w:docPartPr>
        <w:name w:val="98C6FF29493F4B31BADC7A78164FD0AC"/>
        <w:category>
          <w:name w:val="כללי"/>
          <w:gallery w:val="placeholder"/>
        </w:category>
        <w:types>
          <w:type w:val="bbPlcHdr"/>
        </w:types>
        <w:behaviors>
          <w:behavior w:val="content"/>
        </w:behaviors>
        <w:guid w:val="{6108F561-B140-466A-8FBD-F9069BE34F1F}"/>
      </w:docPartPr>
      <w:docPartBody>
        <w:p w:rsidR="001B5A10" w:rsidRDefault="006B0147" w:rsidP="006B0147">
          <w:pPr>
            <w:pStyle w:val="98C6FF29493F4B31BADC7A78164FD0AC"/>
          </w:pPr>
          <w:r w:rsidRPr="00F11BAF">
            <w:rPr>
              <w:rStyle w:val="PlaceholderText"/>
              <w:rtl/>
            </w:rPr>
            <w:t>[שם אתר]</w:t>
          </w:r>
        </w:p>
      </w:docPartBody>
    </w:docPart>
    <w:docPart>
      <w:docPartPr>
        <w:name w:val="343F1992E8C0459AB1F93F4C03CF2745"/>
        <w:category>
          <w:name w:val="כללי"/>
          <w:gallery w:val="placeholder"/>
        </w:category>
        <w:types>
          <w:type w:val="bbPlcHdr"/>
        </w:types>
        <w:behaviors>
          <w:behavior w:val="content"/>
        </w:behaviors>
        <w:guid w:val="{00ED45C7-5BC6-4F2A-B76F-DF14D463DE9C}"/>
      </w:docPartPr>
      <w:docPartBody>
        <w:p w:rsidR="003E2F1D" w:rsidRDefault="001B5A10" w:rsidP="001B5A10">
          <w:pPr>
            <w:pStyle w:val="343F1992E8C0459AB1F93F4C03CF2745"/>
          </w:pPr>
          <w:r w:rsidRPr="003059F5">
            <w:rPr>
              <w:rStyle w:val="PlaceholderText"/>
              <w:rtl/>
            </w:rPr>
            <w:t>[שם ספק]</w:t>
          </w:r>
        </w:p>
      </w:docPartBody>
    </w:docPart>
    <w:docPart>
      <w:docPartPr>
        <w:name w:val="CC83BB5CCDE641DAB366CB5445667626"/>
        <w:category>
          <w:name w:val="כללי"/>
          <w:gallery w:val="placeholder"/>
        </w:category>
        <w:types>
          <w:type w:val="bbPlcHdr"/>
        </w:types>
        <w:behaviors>
          <w:behavior w:val="content"/>
        </w:behaviors>
        <w:guid w:val="{807A0B9F-0364-4C89-91EC-80BED5035A57}"/>
      </w:docPartPr>
      <w:docPartBody>
        <w:p w:rsidR="003E2F1D" w:rsidRDefault="001B5A10" w:rsidP="001B5A10">
          <w:pPr>
            <w:pStyle w:val="CC83BB5CCDE641DAB366CB5445667626"/>
          </w:pPr>
          <w:r w:rsidRPr="003059F5">
            <w:rPr>
              <w:rStyle w:val="PlaceholderText"/>
              <w:rtl/>
            </w:rPr>
            <w:t>[שם אתר]</w:t>
          </w:r>
        </w:p>
      </w:docPartBody>
    </w:docPart>
    <w:docPart>
      <w:docPartPr>
        <w:name w:val="78316BB560724E79ADDDD944F56D2AF5"/>
        <w:category>
          <w:name w:val="כללי"/>
          <w:gallery w:val="placeholder"/>
        </w:category>
        <w:types>
          <w:type w:val="bbPlcHdr"/>
        </w:types>
        <w:behaviors>
          <w:behavior w:val="content"/>
        </w:behaviors>
        <w:guid w:val="{2BED8F44-9E2D-4B45-85AB-4E125F7A4774}"/>
      </w:docPartPr>
      <w:docPartBody>
        <w:p w:rsidR="003E2F1D" w:rsidRDefault="001B5A10" w:rsidP="001B5A10">
          <w:pPr>
            <w:pStyle w:val="78316BB560724E79ADDDD944F56D2AF5"/>
          </w:pPr>
          <w:r w:rsidRPr="003059F5">
            <w:rPr>
              <w:rStyle w:val="PlaceholderText"/>
              <w:rtl/>
            </w:rPr>
            <w:t>[תיאור עבודה]</w:t>
          </w:r>
        </w:p>
      </w:docPartBody>
    </w:docPart>
    <w:docPart>
      <w:docPartPr>
        <w:name w:val="CBA3384B3CB64138AA04822749586445"/>
        <w:category>
          <w:name w:val="כללי"/>
          <w:gallery w:val="placeholder"/>
        </w:category>
        <w:types>
          <w:type w:val="bbPlcHdr"/>
        </w:types>
        <w:behaviors>
          <w:behavior w:val="content"/>
        </w:behaviors>
        <w:guid w:val="{0EC74636-0FF6-40DA-B12E-886AD2FCC893}"/>
      </w:docPartPr>
      <w:docPartBody>
        <w:p w:rsidR="003E2F1D" w:rsidRDefault="001B5A10" w:rsidP="001B5A10">
          <w:pPr>
            <w:pStyle w:val="CBA3384B3CB64138AA04822749586445"/>
          </w:pPr>
          <w:r w:rsidRPr="003059F5">
            <w:rPr>
              <w:rStyle w:val="PlaceholderText"/>
              <w:rtl/>
            </w:rPr>
            <w:t>[שם אתר]</w:t>
          </w:r>
        </w:p>
      </w:docPartBody>
    </w:docPart>
    <w:docPart>
      <w:docPartPr>
        <w:name w:val="A1C7BA6DCB3F40FBA741C8E568C5E3FE"/>
        <w:category>
          <w:name w:val="כללי"/>
          <w:gallery w:val="placeholder"/>
        </w:category>
        <w:types>
          <w:type w:val="bbPlcHdr"/>
        </w:types>
        <w:behaviors>
          <w:behavior w:val="content"/>
        </w:behaviors>
        <w:guid w:val="{C504CE8B-1FD7-4C09-B504-04AF7ED79094}"/>
      </w:docPartPr>
      <w:docPartBody>
        <w:p w:rsidR="003E2F1D" w:rsidRDefault="001B5A10" w:rsidP="001B5A10">
          <w:pPr>
            <w:pStyle w:val="A1C7BA6DCB3F40FBA741C8E568C5E3FE"/>
          </w:pPr>
          <w:r w:rsidRPr="003059F5">
            <w:rPr>
              <w:rStyle w:val="PlaceholderText"/>
              <w:rtl/>
            </w:rPr>
            <w:t>[תאריך חתימת חוזה]</w:t>
          </w:r>
        </w:p>
      </w:docPartBody>
    </w:docPart>
    <w:docPart>
      <w:docPartPr>
        <w:name w:val="399C1999931D429BA921BBAA817F3DD4"/>
        <w:category>
          <w:name w:val="כללי"/>
          <w:gallery w:val="placeholder"/>
        </w:category>
        <w:types>
          <w:type w:val="bbPlcHdr"/>
        </w:types>
        <w:behaviors>
          <w:behavior w:val="content"/>
        </w:behaviors>
        <w:guid w:val="{A9630BFA-D0D7-4DEF-8127-9ED3BD11631B}"/>
      </w:docPartPr>
      <w:docPartBody>
        <w:p w:rsidR="002E4440" w:rsidRDefault="008F590B">
          <w:r w:rsidRPr="006A0D76">
            <w:rPr>
              <w:rStyle w:val="PlaceholderText"/>
              <w:rtl/>
            </w:rPr>
            <w:t>[צד א בחוזה]</w:t>
          </w:r>
        </w:p>
      </w:docPartBody>
    </w:docPart>
    <w:docPart>
      <w:docPartPr>
        <w:name w:val="1101BBBDF0B24DECB3EFF14929C6FD9E"/>
        <w:category>
          <w:name w:val="כללי"/>
          <w:gallery w:val="placeholder"/>
        </w:category>
        <w:types>
          <w:type w:val="bbPlcHdr"/>
        </w:types>
        <w:behaviors>
          <w:behavior w:val="content"/>
        </w:behaviors>
        <w:guid w:val="{4BD26D56-299F-4E85-AFBE-79AF61167933}"/>
      </w:docPartPr>
      <w:docPartBody>
        <w:p w:rsidR="002E4440" w:rsidRDefault="008F590B">
          <w:r w:rsidRPr="006A0D76">
            <w:rPr>
              <w:rStyle w:val="PlaceholderText"/>
              <w:rtl/>
            </w:rPr>
            <w:t>[צד א בחוזה]</w:t>
          </w:r>
        </w:p>
      </w:docPartBody>
    </w:docPart>
    <w:docPart>
      <w:docPartPr>
        <w:name w:val="65A72D1E0BBB4CC0BD2FB84228F5735C"/>
        <w:category>
          <w:name w:val="כללי"/>
          <w:gallery w:val="placeholder"/>
        </w:category>
        <w:types>
          <w:type w:val="bbPlcHdr"/>
        </w:types>
        <w:behaviors>
          <w:behavior w:val="content"/>
        </w:behaviors>
        <w:guid w:val="{86692B43-412F-4B48-A5AA-A4C72DF357D0}"/>
      </w:docPartPr>
      <w:docPartBody>
        <w:p w:rsidR="00B01448" w:rsidRDefault="00C470D4" w:rsidP="00C470D4">
          <w:pPr>
            <w:pStyle w:val="65A72D1E0BBB4CC0BD2FB84228F5735C"/>
          </w:pPr>
          <w:r w:rsidRPr="003E6FC4">
            <w:rPr>
              <w:rStyle w:val="PlaceholderText"/>
              <w:rtl/>
            </w:rPr>
            <w:t>[שם ספק]</w:t>
          </w:r>
        </w:p>
      </w:docPartBody>
    </w:docPart>
    <w:docPart>
      <w:docPartPr>
        <w:name w:val="22E10649CA42466989BB2BE2D491DC53"/>
        <w:category>
          <w:name w:val="כללי"/>
          <w:gallery w:val="placeholder"/>
        </w:category>
        <w:types>
          <w:type w:val="bbPlcHdr"/>
        </w:types>
        <w:behaviors>
          <w:behavior w:val="content"/>
        </w:behaviors>
        <w:guid w:val="{39DA4261-0F15-4ED6-8FF2-DDB5697E90BC}"/>
      </w:docPartPr>
      <w:docPartBody>
        <w:p w:rsidR="00B01448" w:rsidRDefault="00C470D4" w:rsidP="00C470D4">
          <w:pPr>
            <w:pStyle w:val="22E10649CA42466989BB2BE2D491DC53"/>
          </w:pPr>
          <w:r w:rsidRPr="003E6FC4">
            <w:rPr>
              <w:rStyle w:val="PlaceholderText"/>
              <w:rtl/>
            </w:rPr>
            <w:t>[שם צד א]</w:t>
          </w:r>
        </w:p>
      </w:docPartBody>
    </w:docPart>
    <w:docPart>
      <w:docPartPr>
        <w:name w:val="0738398AF14241129FAB498ABE6425BA"/>
        <w:category>
          <w:name w:val="כללי"/>
          <w:gallery w:val="placeholder"/>
        </w:category>
        <w:types>
          <w:type w:val="bbPlcHdr"/>
        </w:types>
        <w:behaviors>
          <w:behavior w:val="content"/>
        </w:behaviors>
        <w:guid w:val="{36228AE4-C189-460B-A4AA-135B50E82E9F}"/>
      </w:docPartPr>
      <w:docPartBody>
        <w:p w:rsidR="00B01448" w:rsidRDefault="00C470D4" w:rsidP="00C470D4">
          <w:pPr>
            <w:pStyle w:val="0738398AF14241129FAB498ABE6425BA"/>
          </w:pPr>
          <w:r w:rsidRPr="00855FA4">
            <w:rPr>
              <w:rStyle w:val="PlaceholderText"/>
              <w:rtl/>
            </w:rPr>
            <w:t>[תאריך חתימת חוזה]</w:t>
          </w:r>
        </w:p>
      </w:docPartBody>
    </w:docPart>
    <w:docPart>
      <w:docPartPr>
        <w:name w:val="BFE8D5694E244E0E86019477C1F44305"/>
        <w:category>
          <w:name w:val="כללי"/>
          <w:gallery w:val="placeholder"/>
        </w:category>
        <w:types>
          <w:type w:val="bbPlcHdr"/>
        </w:types>
        <w:behaviors>
          <w:behavior w:val="content"/>
        </w:behaviors>
        <w:guid w:val="{D95FB84F-05FF-4248-8D93-C92FB211F513}"/>
      </w:docPartPr>
      <w:docPartBody>
        <w:p w:rsidR="00B01448" w:rsidRDefault="00C470D4" w:rsidP="00C470D4">
          <w:pPr>
            <w:pStyle w:val="BFE8D5694E244E0E86019477C1F44305"/>
          </w:pPr>
          <w:r w:rsidRPr="00E44462">
            <w:rPr>
              <w:rStyle w:val="PlaceholderText"/>
              <w:rtl/>
            </w:rPr>
            <w:t>[צד א בחוזה]</w:t>
          </w:r>
        </w:p>
      </w:docPartBody>
    </w:docPart>
    <w:docPart>
      <w:docPartPr>
        <w:name w:val="A921A8B94079444AAF8F8F4531EAC2AB"/>
        <w:category>
          <w:name w:val="כללי"/>
          <w:gallery w:val="placeholder"/>
        </w:category>
        <w:types>
          <w:type w:val="bbPlcHdr"/>
        </w:types>
        <w:behaviors>
          <w:behavior w:val="content"/>
        </w:behaviors>
        <w:guid w:val="{E90F3CCF-C40C-41F1-B676-6AEE51831827}"/>
      </w:docPartPr>
      <w:docPartBody>
        <w:p w:rsidR="00B01448" w:rsidRDefault="00C470D4" w:rsidP="00C470D4">
          <w:pPr>
            <w:pStyle w:val="A921A8B94079444AAF8F8F4531EAC2AB"/>
          </w:pPr>
          <w:r w:rsidRPr="00855FA4">
            <w:rPr>
              <w:rStyle w:val="PlaceholderText"/>
              <w:rtl/>
            </w:rPr>
            <w:t>[שם ספק]</w:t>
          </w:r>
        </w:p>
      </w:docPartBody>
    </w:docPart>
    <w:docPart>
      <w:docPartPr>
        <w:name w:val="ABCEB63A0BC646D6B7BEB620DF60A53C"/>
        <w:category>
          <w:name w:val="כללי"/>
          <w:gallery w:val="placeholder"/>
        </w:category>
        <w:types>
          <w:type w:val="bbPlcHdr"/>
        </w:types>
        <w:behaviors>
          <w:behavior w:val="content"/>
        </w:behaviors>
        <w:guid w:val="{2C50B274-FBCE-4BAA-BC06-8C42B7AFA101}"/>
      </w:docPartPr>
      <w:docPartBody>
        <w:p w:rsidR="00B01448" w:rsidRDefault="00C470D4" w:rsidP="00C470D4">
          <w:pPr>
            <w:pStyle w:val="ABCEB63A0BC646D6B7BEB620DF60A53C"/>
          </w:pPr>
          <w:r w:rsidRPr="00855FA4">
            <w:rPr>
              <w:rStyle w:val="PlaceholderText"/>
              <w:rtl/>
            </w:rPr>
            <w:t>[שם ספק]</w:t>
          </w:r>
        </w:p>
      </w:docPartBody>
    </w:docPart>
    <w:docPart>
      <w:docPartPr>
        <w:name w:val="4AB9803D651B44CF8AC10FC9C41C739C"/>
        <w:category>
          <w:name w:val="כללי"/>
          <w:gallery w:val="placeholder"/>
        </w:category>
        <w:types>
          <w:type w:val="bbPlcHdr"/>
        </w:types>
        <w:behaviors>
          <w:behavior w:val="content"/>
        </w:behaviors>
        <w:guid w:val="{E7CC0E11-AD27-43B0-AC0E-2D61E43D66E0}"/>
      </w:docPartPr>
      <w:docPartBody>
        <w:p w:rsidR="00B01448" w:rsidRDefault="00C470D4" w:rsidP="00C470D4">
          <w:pPr>
            <w:pStyle w:val="4AB9803D651B44CF8AC10FC9C41C739C"/>
          </w:pPr>
          <w:r w:rsidRPr="00855FA4">
            <w:rPr>
              <w:rStyle w:val="PlaceholderText"/>
              <w:rtl/>
            </w:rPr>
            <w:t>[שם ספק]</w:t>
          </w:r>
        </w:p>
      </w:docPartBody>
    </w:docPart>
    <w:docPart>
      <w:docPartPr>
        <w:name w:val="3D36A43113C04001A00016C7E7BFCF28"/>
        <w:category>
          <w:name w:val="כללי"/>
          <w:gallery w:val="placeholder"/>
        </w:category>
        <w:types>
          <w:type w:val="bbPlcHdr"/>
        </w:types>
        <w:behaviors>
          <w:behavior w:val="content"/>
        </w:behaviors>
        <w:guid w:val="{10EDA2A4-1086-44C4-84EB-76A2862A9965}"/>
      </w:docPartPr>
      <w:docPartBody>
        <w:p w:rsidR="00B01448" w:rsidRDefault="00C470D4" w:rsidP="00C470D4">
          <w:pPr>
            <w:pStyle w:val="3D36A43113C04001A00016C7E7BFCF28"/>
          </w:pPr>
          <w:r w:rsidRPr="00855FA4">
            <w:rPr>
              <w:rStyle w:val="PlaceholderText"/>
              <w:rtl/>
            </w:rPr>
            <w:t>[שם ספק]</w:t>
          </w:r>
        </w:p>
      </w:docPartBody>
    </w:docPart>
    <w:docPart>
      <w:docPartPr>
        <w:name w:val="962FEA3DDA104B9CB4B31011242FA0CC"/>
        <w:category>
          <w:name w:val="כללי"/>
          <w:gallery w:val="placeholder"/>
        </w:category>
        <w:types>
          <w:type w:val="bbPlcHdr"/>
        </w:types>
        <w:behaviors>
          <w:behavior w:val="content"/>
        </w:behaviors>
        <w:guid w:val="{C7E3F807-F1E2-4484-A08B-5DE565EE3A86}"/>
      </w:docPartPr>
      <w:docPartBody>
        <w:p w:rsidR="00B01448" w:rsidRDefault="00C470D4" w:rsidP="00C470D4">
          <w:pPr>
            <w:pStyle w:val="962FEA3DDA104B9CB4B31011242FA0CC"/>
          </w:pPr>
          <w:r w:rsidRPr="00747ED4">
            <w:rPr>
              <w:rStyle w:val="PlaceholderText"/>
              <w:rtl/>
            </w:rPr>
            <w:t>[תבנית חוזה]</w:t>
          </w:r>
        </w:p>
      </w:docPartBody>
    </w:docPart>
    <w:docPart>
      <w:docPartPr>
        <w:name w:val="71A0B583CCF146718BE9AF86C27270CA"/>
        <w:category>
          <w:name w:val="כללי"/>
          <w:gallery w:val="placeholder"/>
        </w:category>
        <w:types>
          <w:type w:val="bbPlcHdr"/>
        </w:types>
        <w:behaviors>
          <w:behavior w:val="content"/>
        </w:behaviors>
        <w:guid w:val="{0D1A6E39-D33F-4D3A-A302-F639A7BB7C33}"/>
      </w:docPartPr>
      <w:docPartBody>
        <w:p w:rsidR="00B01448" w:rsidRDefault="00C470D4" w:rsidP="00C470D4">
          <w:pPr>
            <w:pStyle w:val="71A0B583CCF146718BE9AF86C27270CA"/>
          </w:pPr>
          <w:r w:rsidRPr="00C5438E">
            <w:rPr>
              <w:rStyle w:val="PlaceholderText"/>
              <w:rtl/>
            </w:rPr>
            <w:t>[שם הפרויקט]</w:t>
          </w:r>
        </w:p>
      </w:docPartBody>
    </w:docPart>
    <w:docPart>
      <w:docPartPr>
        <w:name w:val="F300AAFCBDD9464AA43274A1ABE135C9"/>
        <w:category>
          <w:name w:val="כללי"/>
          <w:gallery w:val="placeholder"/>
        </w:category>
        <w:types>
          <w:type w:val="bbPlcHdr"/>
        </w:types>
        <w:behaviors>
          <w:behavior w:val="content"/>
        </w:behaviors>
        <w:guid w:val="{D3849F96-C845-49B8-8A6E-D7A39AE64486}"/>
      </w:docPartPr>
      <w:docPartBody>
        <w:p w:rsidR="00B01448" w:rsidRDefault="00C470D4" w:rsidP="00C470D4">
          <w:pPr>
            <w:pStyle w:val="F300AAFCBDD9464AA43274A1ABE135C9"/>
          </w:pPr>
          <w:r w:rsidRPr="00855FA4">
            <w:rPr>
              <w:rStyle w:val="PlaceholderText"/>
              <w:rtl/>
            </w:rPr>
            <w:t>[שם ספק]</w:t>
          </w:r>
        </w:p>
      </w:docPartBody>
    </w:docPart>
    <w:docPart>
      <w:docPartPr>
        <w:name w:val="240AE37F72334DEB9131DFE7E3E21629"/>
        <w:category>
          <w:name w:val="כללי"/>
          <w:gallery w:val="placeholder"/>
        </w:category>
        <w:types>
          <w:type w:val="bbPlcHdr"/>
        </w:types>
        <w:behaviors>
          <w:behavior w:val="content"/>
        </w:behaviors>
        <w:guid w:val="{ECAA7C55-6964-43CA-9503-E150D7A2B552}"/>
      </w:docPartPr>
      <w:docPartBody>
        <w:p w:rsidR="00B01448" w:rsidRDefault="00C470D4" w:rsidP="00C470D4">
          <w:pPr>
            <w:pStyle w:val="240AE37F72334DEB9131DFE7E3E21629"/>
          </w:pPr>
          <w:r w:rsidRPr="00855FA4">
            <w:rPr>
              <w:rStyle w:val="PlaceholderText"/>
              <w:rtl/>
            </w:rPr>
            <w:t>[שם ספק]</w:t>
          </w:r>
        </w:p>
      </w:docPartBody>
    </w:docPart>
    <w:docPart>
      <w:docPartPr>
        <w:name w:val="A7F3C29472134B20A7D94359DB1E01C1"/>
        <w:category>
          <w:name w:val="כללי"/>
          <w:gallery w:val="placeholder"/>
        </w:category>
        <w:types>
          <w:type w:val="bbPlcHdr"/>
        </w:types>
        <w:behaviors>
          <w:behavior w:val="content"/>
        </w:behaviors>
        <w:guid w:val="{0E7E604B-E7D1-4B58-B221-EB046E13669A}"/>
      </w:docPartPr>
      <w:docPartBody>
        <w:p w:rsidR="00B01448" w:rsidRDefault="00C470D4" w:rsidP="00C470D4">
          <w:pPr>
            <w:pStyle w:val="A7F3C29472134B20A7D94359DB1E01C1"/>
          </w:pPr>
          <w:r w:rsidRPr="00855FA4">
            <w:rPr>
              <w:rStyle w:val="PlaceholderText"/>
              <w:rtl/>
            </w:rPr>
            <w:t>[שם ספק]</w:t>
          </w:r>
        </w:p>
      </w:docPartBody>
    </w:docPart>
    <w:docPart>
      <w:docPartPr>
        <w:name w:val="923CBBAE20164A4383119E96D72AA972"/>
        <w:category>
          <w:name w:val="כללי"/>
          <w:gallery w:val="placeholder"/>
        </w:category>
        <w:types>
          <w:type w:val="bbPlcHdr"/>
        </w:types>
        <w:behaviors>
          <w:behavior w:val="content"/>
        </w:behaviors>
        <w:guid w:val="{22BEE1F7-9880-4234-ACFF-CD109FB5C163}"/>
      </w:docPartPr>
      <w:docPartBody>
        <w:p w:rsidR="00B01448" w:rsidRDefault="00C470D4" w:rsidP="00C470D4">
          <w:pPr>
            <w:pStyle w:val="923CBBAE20164A4383119E96D72AA972"/>
          </w:pPr>
          <w:r w:rsidRPr="00855FA4">
            <w:rPr>
              <w:rStyle w:val="PlaceholderText"/>
              <w:rtl/>
            </w:rPr>
            <w:t>[שם ספק]</w:t>
          </w:r>
        </w:p>
      </w:docPartBody>
    </w:docPart>
    <w:docPart>
      <w:docPartPr>
        <w:name w:val="C19F0F370A6E4369A85B96A45AB74FFC"/>
        <w:category>
          <w:name w:val="כללי"/>
          <w:gallery w:val="placeholder"/>
        </w:category>
        <w:types>
          <w:type w:val="bbPlcHdr"/>
        </w:types>
        <w:behaviors>
          <w:behavior w:val="content"/>
        </w:behaviors>
        <w:guid w:val="{D0C7932F-21E5-450E-A203-5693DA98D6F2}"/>
      </w:docPartPr>
      <w:docPartBody>
        <w:p w:rsidR="00B01448" w:rsidRDefault="00C470D4" w:rsidP="00C470D4">
          <w:pPr>
            <w:pStyle w:val="C19F0F370A6E4369A85B96A45AB74FFC"/>
          </w:pPr>
          <w:r w:rsidRPr="00855FA4">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37D50"/>
    <w:rsid w:val="00135E8C"/>
    <w:rsid w:val="00175749"/>
    <w:rsid w:val="001B5A10"/>
    <w:rsid w:val="002E4440"/>
    <w:rsid w:val="003E2F1D"/>
    <w:rsid w:val="006865A5"/>
    <w:rsid w:val="006B0147"/>
    <w:rsid w:val="00774A49"/>
    <w:rsid w:val="007A56EA"/>
    <w:rsid w:val="008F590B"/>
    <w:rsid w:val="00A3542E"/>
    <w:rsid w:val="00B01448"/>
    <w:rsid w:val="00B6041C"/>
    <w:rsid w:val="00C470D4"/>
    <w:rsid w:val="00E448C3"/>
    <w:rsid w:val="00FF36E9"/>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01448"/>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F6D7472418E54181B9301B28531DCBA5">
    <w:name w:val="F6D7472418E54181B9301B28531DCBA5"/>
    <w:rsid w:val="00037D50"/>
    <w:pPr>
      <w:bidi/>
    </w:pPr>
  </w:style>
  <w:style w:type="paragraph" w:customStyle="1" w:styleId="7756DD9F89F44397A6A763AAAA2897F0">
    <w:name w:val="7756DD9F89F44397A6A763AAAA2897F0"/>
    <w:rsid w:val="006B0147"/>
    <w:pPr>
      <w:bidi/>
    </w:pPr>
  </w:style>
  <w:style w:type="paragraph" w:customStyle="1" w:styleId="98C6FF29493F4B31BADC7A78164FD0AC">
    <w:name w:val="98C6FF29493F4B31BADC7A78164FD0AC"/>
    <w:rsid w:val="006B0147"/>
    <w:pPr>
      <w:bidi/>
    </w:pPr>
  </w:style>
  <w:style w:type="paragraph" w:customStyle="1" w:styleId="5E433C7FCB0C4EC9A13FA44BE3CFFD9E">
    <w:name w:val="5E433C7FCB0C4EC9A13FA44BE3CFFD9E"/>
    <w:rsid w:val="006B0147"/>
    <w:pPr>
      <w:bidi/>
    </w:pPr>
  </w:style>
  <w:style w:type="paragraph" w:customStyle="1" w:styleId="3BCD510C03294616A442BE11C5AE1F80">
    <w:name w:val="3BCD510C03294616A442BE11C5AE1F80"/>
    <w:rsid w:val="006B0147"/>
    <w:pPr>
      <w:bidi/>
    </w:pPr>
  </w:style>
  <w:style w:type="paragraph" w:customStyle="1" w:styleId="E93C56E16D024DCE9666778355267C5F">
    <w:name w:val="E93C56E16D024DCE9666778355267C5F"/>
    <w:rsid w:val="001B5A10"/>
    <w:pPr>
      <w:bidi/>
    </w:pPr>
  </w:style>
  <w:style w:type="paragraph" w:customStyle="1" w:styleId="E366468ADD5D436DB52143A3B29A3E74">
    <w:name w:val="E366468ADD5D436DB52143A3B29A3E74"/>
    <w:rsid w:val="001B5A10"/>
    <w:pPr>
      <w:bidi/>
    </w:pPr>
  </w:style>
  <w:style w:type="paragraph" w:customStyle="1" w:styleId="6220EF5F45D24400AF37D9455CF088BD">
    <w:name w:val="6220EF5F45D24400AF37D9455CF088BD"/>
    <w:rsid w:val="001B5A10"/>
    <w:pPr>
      <w:bidi/>
    </w:pPr>
  </w:style>
  <w:style w:type="paragraph" w:customStyle="1" w:styleId="4F33C7DDA5834B6186E27338F4098AA1">
    <w:name w:val="4F33C7DDA5834B6186E27338F4098AA1"/>
    <w:rsid w:val="001B5A10"/>
    <w:pPr>
      <w:bidi/>
    </w:pPr>
  </w:style>
  <w:style w:type="paragraph" w:customStyle="1" w:styleId="7ABDF2F55F8B4BACB1F1FFDA5BE8C151">
    <w:name w:val="7ABDF2F55F8B4BACB1F1FFDA5BE8C151"/>
    <w:rsid w:val="001B5A10"/>
    <w:pPr>
      <w:bidi/>
    </w:pPr>
  </w:style>
  <w:style w:type="paragraph" w:customStyle="1" w:styleId="D17339A738BE4F62BA54BDE69BD26AFE">
    <w:name w:val="D17339A738BE4F62BA54BDE69BD26AFE"/>
    <w:rsid w:val="001B5A10"/>
    <w:pPr>
      <w:bidi/>
    </w:pPr>
  </w:style>
  <w:style w:type="paragraph" w:customStyle="1" w:styleId="827D84C1620F477E88571C169116E0F4">
    <w:name w:val="827D84C1620F477E88571C169116E0F4"/>
    <w:rsid w:val="001B5A10"/>
    <w:pPr>
      <w:bidi/>
    </w:pPr>
  </w:style>
  <w:style w:type="paragraph" w:customStyle="1" w:styleId="343F1992E8C0459AB1F93F4C03CF2745">
    <w:name w:val="343F1992E8C0459AB1F93F4C03CF2745"/>
    <w:rsid w:val="001B5A10"/>
    <w:pPr>
      <w:bidi/>
    </w:pPr>
  </w:style>
  <w:style w:type="paragraph" w:customStyle="1" w:styleId="CC83BB5CCDE641DAB366CB5445667626">
    <w:name w:val="CC83BB5CCDE641DAB366CB5445667626"/>
    <w:rsid w:val="001B5A10"/>
    <w:pPr>
      <w:bidi/>
    </w:pPr>
  </w:style>
  <w:style w:type="paragraph" w:customStyle="1" w:styleId="78316BB560724E79ADDDD944F56D2AF5">
    <w:name w:val="78316BB560724E79ADDDD944F56D2AF5"/>
    <w:rsid w:val="001B5A10"/>
    <w:pPr>
      <w:bidi/>
    </w:pPr>
  </w:style>
  <w:style w:type="paragraph" w:customStyle="1" w:styleId="69745E77356240B284914E1953A06FCA">
    <w:name w:val="69745E77356240B284914E1953A06FCA"/>
    <w:rsid w:val="001B5A10"/>
    <w:pPr>
      <w:bidi/>
    </w:pPr>
  </w:style>
  <w:style w:type="paragraph" w:customStyle="1" w:styleId="12733A4347784BB39233A2C48F165AEE">
    <w:name w:val="12733A4347784BB39233A2C48F165AEE"/>
    <w:rsid w:val="001B5A10"/>
    <w:pPr>
      <w:bidi/>
    </w:pPr>
  </w:style>
  <w:style w:type="paragraph" w:customStyle="1" w:styleId="CBA3384B3CB64138AA04822749586445">
    <w:name w:val="CBA3384B3CB64138AA04822749586445"/>
    <w:rsid w:val="001B5A10"/>
    <w:pPr>
      <w:bidi/>
    </w:pPr>
  </w:style>
  <w:style w:type="paragraph" w:customStyle="1" w:styleId="A1C7BA6DCB3F40FBA741C8E568C5E3FE">
    <w:name w:val="A1C7BA6DCB3F40FBA741C8E568C5E3FE"/>
    <w:rsid w:val="001B5A10"/>
    <w:pPr>
      <w:bidi/>
    </w:pPr>
  </w:style>
  <w:style w:type="paragraph" w:customStyle="1" w:styleId="D81D5074B69149A08C692914D963953A">
    <w:name w:val="D81D5074B69149A08C692914D963953A"/>
    <w:rsid w:val="001B5A10"/>
    <w:pPr>
      <w:bidi/>
    </w:pPr>
  </w:style>
  <w:style w:type="paragraph" w:customStyle="1" w:styleId="C89C0B8BC75348FE871AD75FEBA74A73">
    <w:name w:val="C89C0B8BC75348FE871AD75FEBA74A73"/>
    <w:rsid w:val="003E2F1D"/>
    <w:pPr>
      <w:bidi/>
    </w:pPr>
  </w:style>
  <w:style w:type="paragraph" w:customStyle="1" w:styleId="32EFB310590B4EA98EBB019EEEF32319">
    <w:name w:val="32EFB310590B4EA98EBB019EEEF32319"/>
    <w:rsid w:val="003E2F1D"/>
    <w:pPr>
      <w:bidi/>
    </w:pPr>
  </w:style>
  <w:style w:type="paragraph" w:customStyle="1" w:styleId="464D4B2A2EB54EE4AF74479455C647D4">
    <w:name w:val="464D4B2A2EB54EE4AF74479455C647D4"/>
    <w:rsid w:val="003E2F1D"/>
    <w:pPr>
      <w:bidi/>
    </w:pPr>
  </w:style>
  <w:style w:type="paragraph" w:customStyle="1" w:styleId="65A72D1E0BBB4CC0BD2FB84228F5735C">
    <w:name w:val="65A72D1E0BBB4CC0BD2FB84228F5735C"/>
    <w:rsid w:val="00C470D4"/>
    <w:pPr>
      <w:bidi/>
    </w:pPr>
  </w:style>
  <w:style w:type="paragraph" w:customStyle="1" w:styleId="22E10649CA42466989BB2BE2D491DC53">
    <w:name w:val="22E10649CA42466989BB2BE2D491DC53"/>
    <w:rsid w:val="00C470D4"/>
    <w:pPr>
      <w:bidi/>
    </w:pPr>
  </w:style>
  <w:style w:type="paragraph" w:customStyle="1" w:styleId="0738398AF14241129FAB498ABE6425BA">
    <w:name w:val="0738398AF14241129FAB498ABE6425BA"/>
    <w:rsid w:val="00C470D4"/>
    <w:pPr>
      <w:bidi/>
    </w:pPr>
  </w:style>
  <w:style w:type="paragraph" w:customStyle="1" w:styleId="BFE8D5694E244E0E86019477C1F44305">
    <w:name w:val="BFE8D5694E244E0E86019477C1F44305"/>
    <w:rsid w:val="00C470D4"/>
    <w:pPr>
      <w:bidi/>
    </w:pPr>
  </w:style>
  <w:style w:type="paragraph" w:customStyle="1" w:styleId="A921A8B94079444AAF8F8F4531EAC2AB">
    <w:name w:val="A921A8B94079444AAF8F8F4531EAC2AB"/>
    <w:rsid w:val="00C470D4"/>
    <w:pPr>
      <w:bidi/>
    </w:pPr>
  </w:style>
  <w:style w:type="paragraph" w:customStyle="1" w:styleId="ABCEB63A0BC646D6B7BEB620DF60A53C">
    <w:name w:val="ABCEB63A0BC646D6B7BEB620DF60A53C"/>
    <w:rsid w:val="00C470D4"/>
    <w:pPr>
      <w:bidi/>
    </w:pPr>
  </w:style>
  <w:style w:type="paragraph" w:customStyle="1" w:styleId="4AB9803D651B44CF8AC10FC9C41C739C">
    <w:name w:val="4AB9803D651B44CF8AC10FC9C41C739C"/>
    <w:rsid w:val="00C470D4"/>
    <w:pPr>
      <w:bidi/>
    </w:pPr>
  </w:style>
  <w:style w:type="paragraph" w:customStyle="1" w:styleId="3D36A43113C04001A00016C7E7BFCF28">
    <w:name w:val="3D36A43113C04001A00016C7E7BFCF28"/>
    <w:rsid w:val="00C470D4"/>
    <w:pPr>
      <w:bidi/>
    </w:pPr>
  </w:style>
  <w:style w:type="paragraph" w:customStyle="1" w:styleId="962FEA3DDA104B9CB4B31011242FA0CC">
    <w:name w:val="962FEA3DDA104B9CB4B31011242FA0CC"/>
    <w:rsid w:val="00C470D4"/>
    <w:pPr>
      <w:bidi/>
    </w:pPr>
  </w:style>
  <w:style w:type="paragraph" w:customStyle="1" w:styleId="71A0B583CCF146718BE9AF86C27270CA">
    <w:name w:val="71A0B583CCF146718BE9AF86C27270CA"/>
    <w:rsid w:val="00C470D4"/>
    <w:pPr>
      <w:bidi/>
    </w:pPr>
  </w:style>
  <w:style w:type="paragraph" w:customStyle="1" w:styleId="F300AAFCBDD9464AA43274A1ABE135C9">
    <w:name w:val="F300AAFCBDD9464AA43274A1ABE135C9"/>
    <w:rsid w:val="00C470D4"/>
    <w:pPr>
      <w:bidi/>
    </w:pPr>
  </w:style>
  <w:style w:type="paragraph" w:customStyle="1" w:styleId="240AE37F72334DEB9131DFE7E3E21629">
    <w:name w:val="240AE37F72334DEB9131DFE7E3E21629"/>
    <w:rsid w:val="00C470D4"/>
    <w:pPr>
      <w:bidi/>
    </w:pPr>
  </w:style>
  <w:style w:type="paragraph" w:customStyle="1" w:styleId="723BB7C5CF384F249FACC258FE225349">
    <w:name w:val="723BB7C5CF384F249FACC258FE225349"/>
    <w:rsid w:val="00C470D4"/>
    <w:pPr>
      <w:bidi/>
    </w:pPr>
  </w:style>
  <w:style w:type="paragraph" w:customStyle="1" w:styleId="087A4928B1994EE49698861E6D5A2F96">
    <w:name w:val="087A4928B1994EE49698861E6D5A2F96"/>
    <w:rsid w:val="00C470D4"/>
    <w:pPr>
      <w:bidi/>
    </w:pPr>
  </w:style>
  <w:style w:type="paragraph" w:customStyle="1" w:styleId="28039AFEF9CF4EA9B8FB6BB184FE1753">
    <w:name w:val="28039AFEF9CF4EA9B8FB6BB184FE1753"/>
    <w:rsid w:val="00C470D4"/>
    <w:pPr>
      <w:bidi/>
    </w:pPr>
  </w:style>
  <w:style w:type="paragraph" w:customStyle="1" w:styleId="A5E768611C684109B7CD90F900436FD2">
    <w:name w:val="A5E768611C684109B7CD90F900436FD2"/>
    <w:rsid w:val="00C470D4"/>
    <w:pPr>
      <w:bidi/>
    </w:pPr>
  </w:style>
  <w:style w:type="paragraph" w:customStyle="1" w:styleId="A7F3C29472134B20A7D94359DB1E01C1">
    <w:name w:val="A7F3C29472134B20A7D94359DB1E01C1"/>
    <w:rsid w:val="00C470D4"/>
    <w:pPr>
      <w:bidi/>
    </w:pPr>
  </w:style>
  <w:style w:type="paragraph" w:customStyle="1" w:styleId="923CBBAE20164A4383119E96D72AA972">
    <w:name w:val="923CBBAE20164A4383119E96D72AA972"/>
    <w:rsid w:val="00C470D4"/>
    <w:pPr>
      <w:bidi/>
    </w:pPr>
  </w:style>
  <w:style w:type="paragraph" w:customStyle="1" w:styleId="C19F0F370A6E4369A85B96A45AB74FFC">
    <w:name w:val="C19F0F370A6E4369A85B96A45AB74FFC"/>
    <w:rsid w:val="00C470D4"/>
    <w:pPr>
      <w:bidi/>
    </w:pPr>
  </w:style>
  <w:style w:type="paragraph" w:customStyle="1" w:styleId="3B23CCA487C64859A5AA72C7B6D82C1B">
    <w:name w:val="3B23CCA487C64859A5AA72C7B6D82C1B"/>
    <w:rsid w:val="00B01448"/>
    <w:pPr>
      <w:bidi/>
    </w:pPr>
  </w:style>
  <w:style w:type="paragraph" w:customStyle="1" w:styleId="21F2277FF30149169436B865C40A68FD">
    <w:name w:val="21F2277FF30149169436B865C40A68FD"/>
    <w:rsid w:val="00B01448"/>
    <w:pPr>
      <w:bidi/>
    </w:pPr>
  </w:style>
  <w:style w:type="paragraph" w:customStyle="1" w:styleId="4A36096EB1D64A53941DE757F4E172F9">
    <w:name w:val="4A36096EB1D64A53941DE757F4E172F9"/>
    <w:rsid w:val="00B0144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ds:schemaRefs>
    <ds:schemaRef ds:uri="http://purl.org/dc/elements/1.1/"/>
    <ds:schemaRef ds:uri="http://schemas.microsoft.com/office/2006/metadata/properties"/>
    <ds:schemaRef ds:uri="http://schemas.microsoft.com/sharepoint/v3"/>
    <ds:schemaRef ds:uri="http://purl.org/dc/terms/"/>
    <ds:schemaRef ds:uri="http://schemas.openxmlformats.org/package/2006/metadata/core-properties"/>
    <ds:schemaRef ds:uri="http://schemas.microsoft.com/office/2006/documentManagement/types"/>
    <ds:schemaRef ds:uri="e82e0497-401b-493b-ab66-61f85c09ed30"/>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A4C959FB-46B1-4D0E-9F5C-CAC9D129EC5E}">
  <ds:schemaRefs>
    <ds:schemaRef ds:uri="http://schemas.microsoft.com/office/2006/metadata/customXsn"/>
  </ds:schemaRefs>
</ds:datastoreItem>
</file>

<file path=customXml/itemProps3.xml><?xml version="1.0" encoding="utf-8"?>
<ds:datastoreItem xmlns:ds="http://schemas.openxmlformats.org/officeDocument/2006/customXml" ds:itemID="{2704633F-2354-4C2C-B8C9-E5C44DFDE935}"/>
</file>

<file path=customXml/itemProps4.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6.xml><?xml version="1.0" encoding="utf-8"?>
<ds:datastoreItem xmlns:ds="http://schemas.openxmlformats.org/officeDocument/2006/customXml" ds:itemID="{36AAA374-6DF1-4A58-9AEA-C831B61DA8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37</Pages>
  <Words>11220</Words>
  <Characters>56101</Characters>
  <Application>Microsoft Office Word</Application>
  <DocSecurity>0</DocSecurity>
  <Lines>467</Lines>
  <Paragraphs>134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67187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11</cp:revision>
  <dcterms:created xsi:type="dcterms:W3CDTF">2021-08-03T13:07:00Z</dcterms:created>
  <dcterms:modified xsi:type="dcterms:W3CDTF">2021-10-14T08:52:00Z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8d9c6022-479d-45df-bd13-ce49cd9bcf7e</vt:lpwstr>
  </property>
</Properties>
</file>