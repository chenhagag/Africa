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3FEF0"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577F023"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445C56"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971F1D"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918D80"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64EE4BE7"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4E2C60B"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45396B">
        <w:rPr>
          <w:rFonts w:ascii="Times New Roman" w:eastAsia="Times New Roman" w:hAnsi="Times New Roman" w:cs="David"/>
          <w:bCs/>
          <w:i/>
          <w:iCs/>
          <w:noProof/>
          <w:sz w:val="32"/>
          <w:szCs w:val="32"/>
        </w:rPr>
        <w:drawing>
          <wp:inline distT="0" distB="0" distL="0" distR="0" wp14:anchorId="19727416" wp14:editId="56DC403D">
            <wp:extent cx="5276850" cy="466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1">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2AD467C4"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319DA6E4"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81846C2" w14:textId="77777777" w:rsidR="009A05A4" w:rsidRDefault="009A05A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5F305C" w14:textId="77777777" w:rsidR="009A05A4" w:rsidRDefault="009A05A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CEEF86" w14:textId="77777777" w:rsid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45396B">
        <w:rPr>
          <w:rFonts w:ascii="Times New Roman" w:eastAsia="Times New Roman" w:hAnsi="Times New Roman" w:cs="David" w:hint="cs"/>
          <w:bCs/>
          <w:sz w:val="32"/>
          <w:szCs w:val="32"/>
          <w:u w:val="single"/>
          <w:rtl/>
          <w:lang w:eastAsia="he-IL"/>
        </w:rPr>
        <w:t>חוזה מעצב פנים</w:t>
      </w:r>
    </w:p>
    <w:p w14:paraId="19C7A0B4" w14:textId="77777777" w:rsidR="00CF37E4" w:rsidRDefault="00CF37E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6CD5A3"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5C4C8330"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7E51B262"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24963249"/>
        <w:placeholder>
          <w:docPart w:val="20AE9C025641495FAD8A6F22A552E0E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1F3553A9" w14:textId="01F2A8BE" w:rsidR="0045396B" w:rsidRPr="009A05A4" w:rsidRDefault="00A538E1"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Pr>
              <w:rFonts w:ascii="Times New Roman" w:eastAsia="Times New Roman" w:hAnsi="Times New Roman" w:cs="David" w:hint="cs"/>
              <w:bCs/>
              <w:color w:val="00B0F0"/>
              <w:sz w:val="32"/>
              <w:szCs w:val="32"/>
              <w:u w:val="single"/>
              <w:rtl/>
              <w:lang w:eastAsia="he-IL"/>
            </w:rPr>
            <w:t>סביוני ראשון לציון</w:t>
          </w:r>
        </w:p>
      </w:sdtContent>
    </w:sdt>
    <w:p w14:paraId="5BD75030" w14:textId="77777777" w:rsidR="0045396B" w:rsidRPr="009A05A4" w:rsidRDefault="0045396B" w:rsidP="0045396B">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1240408474"/>
        <w:placeholder>
          <w:docPart w:val="26D8EDE1EF564FB9BD899410AF8AEE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6E2C1A73" w14:textId="454DDC3F" w:rsidR="00CF37E4" w:rsidRPr="009A05A4" w:rsidRDefault="005420F1" w:rsidP="003329AC">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Pr>
              <w:rFonts w:ascii="Times New Roman" w:eastAsia="Times New Roman" w:hAnsi="Times New Roman" w:cs="David" w:hint="cs"/>
              <w:bCs/>
              <w:color w:val="00B0F0"/>
              <w:sz w:val="32"/>
              <w:szCs w:val="32"/>
              <w:u w:val="single"/>
              <w:rtl/>
              <w:lang w:eastAsia="he-IL"/>
            </w:rPr>
            <w:t>נרקיסים</w:t>
          </w:r>
        </w:p>
      </w:sdtContent>
    </w:sdt>
    <w:p w14:paraId="2CFFA5E4" w14:textId="77777777" w:rsidR="00CF37E4" w:rsidRPr="009A05A4" w:rsidRDefault="00CF37E4" w:rsidP="0045396B">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668BD5E5"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99A9A1"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B0D4D7F"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62C9F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EAF7D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3327FC"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91B474"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AC4B20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6EEF2B0"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E1279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B8F45E"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83A78C"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BF60D3"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AF27CFB"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3B18C76"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D667E8E"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11F8CF" w14:textId="77777777" w:rsidR="0045396B" w:rsidRPr="009A05A4"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9A05A4">
        <w:rPr>
          <w:rFonts w:ascii="Times New Roman" w:eastAsia="Times New Roman" w:hAnsi="Times New Roman" w:cs="David"/>
          <w:bCs/>
          <w:sz w:val="32"/>
          <w:szCs w:val="32"/>
          <w:u w:val="single"/>
          <w:rtl/>
          <w:lang w:eastAsia="he-IL"/>
        </w:rPr>
        <w:br w:type="page"/>
      </w:r>
      <w:r w:rsidRPr="009A05A4">
        <w:rPr>
          <w:rFonts w:ascii="Times New Roman" w:eastAsia="Times New Roman" w:hAnsi="Times New Roman" w:cs="David" w:hint="cs"/>
          <w:bCs/>
          <w:sz w:val="32"/>
          <w:szCs w:val="32"/>
          <w:u w:val="single"/>
          <w:rtl/>
          <w:lang w:eastAsia="he-IL"/>
        </w:rPr>
        <w:lastRenderedPageBreak/>
        <w:t>חוזה</w:t>
      </w:r>
      <w:r w:rsidR="009A05A4" w:rsidRPr="009A05A4">
        <w:rPr>
          <w:rFonts w:ascii="Times New Roman" w:eastAsia="Times New Roman" w:hAnsi="Times New Roman" w:cs="David" w:hint="cs"/>
          <w:bCs/>
          <w:sz w:val="32"/>
          <w:szCs w:val="32"/>
          <w:u w:val="single"/>
          <w:rtl/>
          <w:lang w:eastAsia="he-IL"/>
        </w:rPr>
        <w:t xml:space="preserve"> מעצב פנים</w:t>
      </w:r>
    </w:p>
    <w:p w14:paraId="0C82F445"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6E1B118" w14:textId="67459875" w:rsidR="0045396B" w:rsidRPr="0045396B" w:rsidRDefault="0045396B" w:rsidP="009A05A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5396B">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rPr>
          <w:alias w:val="תאריך חתימת חוזה"/>
          <w:tag w:val="cntSignDate"/>
          <w:id w:val="-501973257"/>
          <w:placeholder>
            <w:docPart w:val="F8655416947D45DE91524A0B010792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12-09T00:00:00Z">
            <w:dateFormat w:val="dd/MM/yyyy"/>
            <w:lid w:val="he-IL"/>
            <w:storeMappedDataAs w:val="dateTime"/>
            <w:calendar w:val="gregorian"/>
          </w:date>
        </w:sdtPr>
        <w:sdtContent>
          <w:r w:rsidR="002E3856">
            <w:rPr>
              <w:rFonts w:ascii="Times New Roman" w:eastAsia="Times New Roman" w:hAnsi="Times New Roman" w:cs="David" w:hint="cs"/>
              <w:color w:val="800080"/>
              <w:sz w:val="24"/>
              <w:szCs w:val="24"/>
              <w:rtl/>
            </w:rPr>
            <w:t>‏09/12/2020</w:t>
          </w:r>
        </w:sdtContent>
      </w:sdt>
    </w:p>
    <w:p w14:paraId="6B5397C5"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Times New Roman"/>
          <w:sz w:val="20"/>
          <w:szCs w:val="20"/>
          <w:rtl/>
        </w:rPr>
      </w:pPr>
    </w:p>
    <w:p w14:paraId="00F2474C"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69A5E348"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C0D3599" w14:textId="77777777" w:rsidR="0045396B" w:rsidRPr="0045396B" w:rsidRDefault="0045396B" w:rsidP="0045396B">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hint="cs"/>
          <w:bCs/>
          <w:sz w:val="20"/>
          <w:szCs w:val="24"/>
          <w:rtl/>
          <w:lang w:eastAsia="he-IL"/>
        </w:rPr>
        <w:t>ב י ן</w:t>
      </w:r>
    </w:p>
    <w:p w14:paraId="41CDF7DD" w14:textId="59BE6CD6" w:rsidR="00CF37E4" w:rsidRDefault="009A05A4" w:rsidP="00EE027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hint="cs"/>
            <w:sz w:val="20"/>
            <w:szCs w:val="24"/>
            <w:rtl/>
            <w:lang w:eastAsia="he-IL"/>
          </w:rPr>
          <w:alias w:val="צד א בחוזה"/>
          <w:tag w:val="cntTzadA"/>
          <w:id w:val="-615361631"/>
          <w:placeholder>
            <w:docPart w:val="EE697B3E17104EA0880A9AE05C0089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2E3856">
            <w:rPr>
              <w:rFonts w:ascii="Times New Roman" w:eastAsia="Times New Roman" w:hAnsi="Times New Roman" w:cs="David" w:hint="cs"/>
              <w:sz w:val="20"/>
              <w:szCs w:val="24"/>
              <w:rtl/>
              <w:lang w:eastAsia="he-IL"/>
            </w:rPr>
            <w:br/>
            <w:t>א.מ.ד.ס מחיר למשתכן</w:t>
          </w:r>
          <w:r w:rsidR="002E3856">
            <w:rPr>
              <w:rFonts w:ascii="Times New Roman" w:eastAsia="Times New Roman" w:hAnsi="Times New Roman" w:cs="David" w:hint="cs"/>
              <w:sz w:val="20"/>
              <w:szCs w:val="24"/>
              <w:rtl/>
              <w:lang w:eastAsia="he-IL"/>
            </w:rPr>
            <w:br/>
            <w:t>יהונתן נתניהו 1ג', אור יהודה</w:t>
          </w:r>
          <w:r w:rsidR="002E3856">
            <w:rPr>
              <w:rFonts w:ascii="Times New Roman" w:eastAsia="Times New Roman" w:hAnsi="Times New Roman" w:cs="David" w:hint="cs"/>
              <w:sz w:val="20"/>
              <w:szCs w:val="24"/>
              <w:rtl/>
              <w:lang w:eastAsia="he-IL"/>
            </w:rPr>
            <w:br/>
            <w:t>ש.ר 540274883</w:t>
          </w:r>
          <w:r w:rsidR="002E3856">
            <w:rPr>
              <w:rFonts w:ascii="Times New Roman" w:eastAsia="Times New Roman" w:hAnsi="Times New Roman" w:cs="David" w:hint="cs"/>
              <w:sz w:val="20"/>
              <w:szCs w:val="24"/>
              <w:rtl/>
              <w:lang w:eastAsia="he-IL"/>
            </w:rPr>
            <w:br/>
          </w:r>
        </w:sdtContent>
      </w:sdt>
      <w:r>
        <w:rPr>
          <w:rFonts w:ascii="Times New Roman" w:eastAsia="Times New Roman" w:hAnsi="Times New Roman" w:cs="David" w:hint="cs"/>
          <w:sz w:val="20"/>
          <w:szCs w:val="24"/>
          <w:rtl/>
          <w:lang w:eastAsia="he-IL"/>
        </w:rPr>
        <w:t xml:space="preserve">   </w:t>
      </w:r>
    </w:p>
    <w:p w14:paraId="15AAA57D" w14:textId="77777777"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5396B">
        <w:rPr>
          <w:rFonts w:ascii="Times New Roman" w:eastAsia="Times New Roman" w:hAnsi="Times New Roman" w:cs="David" w:hint="cs"/>
          <w:sz w:val="20"/>
          <w:szCs w:val="24"/>
          <w:rtl/>
          <w:lang w:eastAsia="he-IL"/>
        </w:rPr>
        <w:t>(להלן: "</w:t>
      </w:r>
      <w:r w:rsidRPr="0045396B">
        <w:rPr>
          <w:rFonts w:ascii="Times New Roman" w:eastAsia="Times New Roman" w:hAnsi="Times New Roman" w:cs="David" w:hint="cs"/>
          <w:b/>
          <w:bCs/>
          <w:sz w:val="20"/>
          <w:szCs w:val="24"/>
          <w:rtl/>
          <w:lang w:eastAsia="he-IL"/>
        </w:rPr>
        <w:t>המזמין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Cs/>
          <w:sz w:val="20"/>
          <w:szCs w:val="24"/>
          <w:rtl/>
          <w:lang w:eastAsia="he-IL"/>
        </w:rPr>
        <w:t xml:space="preserve">       </w:t>
      </w:r>
    </w:p>
    <w:p w14:paraId="4E9B7BD5" w14:textId="77777777"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5396B">
        <w:rPr>
          <w:rFonts w:ascii="Times New Roman" w:eastAsia="Times New Roman" w:hAnsi="Times New Roman" w:cs="David" w:hint="cs"/>
          <w:bCs/>
          <w:sz w:val="20"/>
          <w:szCs w:val="24"/>
          <w:rtl/>
          <w:lang w:eastAsia="he-IL"/>
        </w:rPr>
        <w:t xml:space="preserve">         מצד אחד;</w:t>
      </w:r>
    </w:p>
    <w:p w14:paraId="3DEA88E6" w14:textId="77777777" w:rsidR="0045396B" w:rsidRPr="0045396B" w:rsidRDefault="0045396B" w:rsidP="004539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6992B652" w14:textId="77777777" w:rsidR="0045396B" w:rsidRPr="0045396B" w:rsidRDefault="0045396B" w:rsidP="004539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hint="cs"/>
          <w:bCs/>
          <w:sz w:val="20"/>
          <w:szCs w:val="24"/>
          <w:rtl/>
          <w:lang w:eastAsia="he-IL"/>
        </w:rPr>
        <w:t>ל ב י ן</w:t>
      </w:r>
    </w:p>
    <w:p w14:paraId="3C694EAB"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2145466045"/>
        <w:placeholder>
          <w:docPart w:val="EE2AE74DC1484728BD0F5AD74A2FBDD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2EFBB8A9" w14:textId="79623A89" w:rsidR="0045396B" w:rsidRPr="0045396B" w:rsidRDefault="00EE027A" w:rsidP="00D95DC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hint="cs"/>
              <w:color w:val="800080"/>
              <w:sz w:val="24"/>
              <w:szCs w:val="24"/>
              <w:rtl/>
            </w:rPr>
            <w:br/>
            <w:t>מיכל גינזבורג</w:t>
          </w:r>
          <w:r>
            <w:rPr>
              <w:rFonts w:ascii="Times New Roman" w:eastAsia="Times New Roman" w:hAnsi="Times New Roman" w:cs="David" w:hint="cs"/>
              <w:color w:val="800080"/>
              <w:sz w:val="24"/>
              <w:szCs w:val="24"/>
              <w:rtl/>
            </w:rPr>
            <w:br/>
            <w:t>רשי 8 רמת השרון</w:t>
          </w:r>
          <w:r>
            <w:rPr>
              <w:rFonts w:ascii="Times New Roman" w:eastAsia="Times New Roman" w:hAnsi="Times New Roman" w:cs="David"/>
              <w:color w:val="800080"/>
              <w:sz w:val="24"/>
              <w:szCs w:val="24"/>
              <w:rtl/>
            </w:rPr>
            <w:br/>
          </w:r>
          <w:r>
            <w:rPr>
              <w:rFonts w:ascii="Times New Roman" w:eastAsia="Times New Roman" w:hAnsi="Times New Roman" w:cs="David" w:hint="cs"/>
              <w:color w:val="800080"/>
              <w:sz w:val="24"/>
              <w:szCs w:val="24"/>
              <w:rtl/>
            </w:rPr>
            <w:t>022646095</w:t>
          </w:r>
          <w:r>
            <w:rPr>
              <w:rFonts w:ascii="Times New Roman" w:eastAsia="Times New Roman" w:hAnsi="Times New Roman" w:cs="David"/>
              <w:color w:val="800080"/>
              <w:sz w:val="24"/>
              <w:szCs w:val="24"/>
              <w:rtl/>
            </w:rPr>
            <w:br/>
          </w:r>
          <w:r>
            <w:rPr>
              <w:rFonts w:ascii="Times New Roman" w:eastAsia="Times New Roman" w:hAnsi="Times New Roman" w:cs="David" w:hint="cs"/>
              <w:color w:val="800080"/>
              <w:sz w:val="24"/>
              <w:szCs w:val="24"/>
              <w:rtl/>
            </w:rPr>
            <w:br/>
          </w:r>
        </w:p>
      </w:sdtContent>
    </w:sdt>
    <w:p w14:paraId="09E7EA43" w14:textId="77777777"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5396B">
        <w:rPr>
          <w:rFonts w:ascii="Times New Roman" w:eastAsia="Times New Roman" w:hAnsi="Times New Roman" w:cs="David" w:hint="cs"/>
          <w:sz w:val="20"/>
          <w:szCs w:val="24"/>
          <w:rtl/>
          <w:lang w:eastAsia="he-IL"/>
        </w:rPr>
        <w:t>(להלן: "</w:t>
      </w:r>
      <w:r w:rsidRPr="0045396B">
        <w:rPr>
          <w:rFonts w:ascii="Times New Roman" w:eastAsia="Times New Roman" w:hAnsi="Times New Roman" w:cs="David" w:hint="cs"/>
          <w:b/>
          <w:bCs/>
          <w:sz w:val="20"/>
          <w:szCs w:val="24"/>
          <w:rtl/>
          <w:lang w:eastAsia="he-IL"/>
        </w:rPr>
        <w:t>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Cs/>
          <w:sz w:val="20"/>
          <w:szCs w:val="24"/>
          <w:rtl/>
          <w:lang w:eastAsia="he-IL"/>
        </w:rPr>
        <w:t xml:space="preserve">  </w:t>
      </w:r>
    </w:p>
    <w:p w14:paraId="2112CF07"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5396B">
        <w:rPr>
          <w:rFonts w:ascii="Times New Roman" w:eastAsia="Times New Roman" w:hAnsi="Times New Roman" w:cs="David" w:hint="cs"/>
          <w:bCs/>
          <w:sz w:val="20"/>
          <w:szCs w:val="24"/>
          <w:rtl/>
          <w:lang w:eastAsia="he-IL"/>
        </w:rPr>
        <w:t xml:space="preserve">         מצד שני;</w:t>
      </w:r>
    </w:p>
    <w:p w14:paraId="699D0C5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8EF6CC7" w14:textId="77777777" w:rsidR="0045396B" w:rsidRPr="0045396B" w:rsidRDefault="0045396B" w:rsidP="0045396B">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והואיל:</w:t>
      </w:r>
      <w:r w:rsidRPr="0045396B">
        <w:rPr>
          <w:rFonts w:ascii="Times New Roman" w:eastAsia="Times New Roman" w:hAnsi="Times New Roman" w:cs="David"/>
          <w:bCs/>
          <w:sz w:val="20"/>
          <w:szCs w:val="24"/>
          <w:rtl/>
          <w:lang w:eastAsia="he-IL"/>
        </w:rPr>
        <w:tab/>
      </w:r>
      <w:r w:rsidRPr="0045396B">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242CDBD9" w14:textId="77777777" w:rsidR="0045396B" w:rsidRPr="0045396B" w:rsidRDefault="0045396B" w:rsidP="0045396B">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bCs/>
          <w:sz w:val="20"/>
          <w:szCs w:val="24"/>
          <w:rtl/>
          <w:lang w:eastAsia="he-IL"/>
        </w:rPr>
        <w:t>לפיכך הותנה והוסכם בין הצדדים כדלקמן:</w:t>
      </w:r>
    </w:p>
    <w:p w14:paraId="67FAC73B" w14:textId="77777777" w:rsidR="0045396B" w:rsidRPr="0045396B" w:rsidRDefault="0045396B" w:rsidP="0045396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u w:val="single"/>
          <w:rtl/>
          <w:lang w:eastAsia="he-IL"/>
        </w:rPr>
        <w:t>מבוא</w:t>
      </w:r>
    </w:p>
    <w:p w14:paraId="1ABA1381" w14:textId="77777777" w:rsidR="0045396B" w:rsidRPr="0045396B" w:rsidRDefault="0045396B" w:rsidP="0045396B">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למונחים הבאים יהא הפרוש הנקוב בצידם דהיינו:</w:t>
      </w:r>
    </w:p>
    <w:p w14:paraId="6F8AF302"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409987F1"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"הפרויקט"</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המצ"ב.</w:t>
      </w:r>
    </w:p>
    <w:p w14:paraId="5D00F7E6"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9331A1C"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"התכנית" </w:t>
      </w:r>
      <w:r w:rsidRPr="0045396B">
        <w:rPr>
          <w:rFonts w:ascii="Times New Roman" w:eastAsia="Times New Roman" w:hAnsi="Times New Roman" w:cs="David"/>
          <w:sz w:val="20"/>
          <w:szCs w:val="24"/>
          <w:rtl/>
          <w:lang w:eastAsia="he-IL"/>
        </w:rPr>
        <w:t>/</w:t>
      </w:r>
    </w:p>
    <w:p w14:paraId="087D58B3"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"המקרקעין"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המצ"ב.</w:t>
      </w:r>
    </w:p>
    <w:p w14:paraId="4BC08B2A"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4A7B6AE"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"האתר"</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211804AF"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1786E63"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היועצים</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742FAA5F"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3A7F99E"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התכניות</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45396B">
        <w:rPr>
          <w:rFonts w:ascii="Times New Roman" w:eastAsia="Times New Roman" w:hAnsi="Times New Roman" w:cs="David"/>
          <w:b/>
          <w:bCs/>
          <w:sz w:val="20"/>
          <w:szCs w:val="24"/>
          <w:rtl/>
          <w:lang w:eastAsia="he-IL"/>
        </w:rPr>
        <w:t>ח'</w:t>
      </w:r>
      <w:r w:rsidRPr="0045396B">
        <w:rPr>
          <w:rFonts w:ascii="Times New Roman" w:eastAsia="Times New Roman" w:hAnsi="Times New Roman" w:cs="David"/>
          <w:sz w:val="20"/>
          <w:szCs w:val="24"/>
          <w:rtl/>
          <w:lang w:eastAsia="he-IL"/>
        </w:rPr>
        <w:t>. כל המסמכים שיערכו ע"י המתכנן כאמור יערכו בשפה העברית.</w:t>
      </w:r>
    </w:p>
    <w:p w14:paraId="3E200D06"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EA064DC"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lastRenderedPageBreak/>
        <w:t>"</w:t>
      </w:r>
      <w:r w:rsidRPr="0045396B">
        <w:rPr>
          <w:rFonts w:ascii="Times New Roman" w:eastAsia="Times New Roman" w:hAnsi="Times New Roman" w:cs="David"/>
          <w:b/>
          <w:bCs/>
          <w:sz w:val="20"/>
          <w:szCs w:val="24"/>
          <w:rtl/>
          <w:lang w:eastAsia="he-IL"/>
        </w:rPr>
        <w:t>שירותי</w:t>
      </w:r>
    </w:p>
    <w:p w14:paraId="1A4A4948"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 המתכנן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p>
    <w:p w14:paraId="2EE9FE4A"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השירותים</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 xml:space="preserve">השירותים כמוגדר וכמפורט בחוזה זה ובנספח </w:t>
      </w:r>
      <w:r w:rsidRPr="0045396B">
        <w:rPr>
          <w:rFonts w:ascii="Times New Roman" w:eastAsia="Times New Roman" w:hAnsi="Times New Roman" w:cs="David"/>
          <w:b/>
          <w:bCs/>
          <w:sz w:val="20"/>
          <w:szCs w:val="24"/>
          <w:rtl/>
          <w:lang w:eastAsia="he-IL"/>
        </w:rPr>
        <w:t>ב'</w:t>
      </w:r>
      <w:r w:rsidRPr="0045396B">
        <w:rPr>
          <w:rFonts w:ascii="Times New Roman" w:eastAsia="Times New Roman" w:hAnsi="Times New Roman" w:cs="David" w:hint="cs"/>
          <w:b/>
          <w:bCs/>
          <w:sz w:val="20"/>
          <w:szCs w:val="24"/>
          <w:rtl/>
          <w:lang w:eastAsia="he-IL"/>
        </w:rPr>
        <w:t xml:space="preserve">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w:t>
      </w:r>
    </w:p>
    <w:p w14:paraId="61CD1A06"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46C3A6A"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המנהל</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709AD02"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93ED78D"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מקום שמדובר בחוזה זה במזמין - גם המנהל במשמע.</w:t>
      </w:r>
    </w:p>
    <w:p w14:paraId="2AE03469"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647611B"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החוזה</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hint="cs"/>
          <w:sz w:val="20"/>
          <w:szCs w:val="24"/>
          <w:rtl/>
          <w:lang w:eastAsia="he-IL"/>
        </w:rPr>
        <w:t>/</w:t>
      </w:r>
    </w:p>
    <w:p w14:paraId="2B653528"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
          <w:bCs/>
          <w:sz w:val="20"/>
          <w:szCs w:val="24"/>
          <w:rtl/>
          <w:lang w:eastAsia="he-IL"/>
        </w:rPr>
        <w:t>ההסכם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חוזה זה על נספחיו.</w:t>
      </w:r>
    </w:p>
    <w:p w14:paraId="64B50C2E"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10A139F3"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הדין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כהגדרתו בחוק ה</w:t>
      </w:r>
      <w:r w:rsidRPr="0045396B">
        <w:rPr>
          <w:rFonts w:ascii="Times New Roman" w:eastAsia="Times New Roman" w:hAnsi="Times New Roman" w:cs="David" w:hint="cs"/>
          <w:sz w:val="20"/>
          <w:szCs w:val="24"/>
          <w:rtl/>
          <w:lang w:eastAsia="he-IL"/>
        </w:rPr>
        <w:t>פרשנות, התשמ"א-1981</w:t>
      </w:r>
      <w:r w:rsidRPr="0045396B">
        <w:rPr>
          <w:rFonts w:ascii="Times New Roman" w:eastAsia="Times New Roman" w:hAnsi="Times New Roman" w:cs="David"/>
          <w:sz w:val="20"/>
          <w:szCs w:val="24"/>
          <w:rtl/>
          <w:lang w:eastAsia="he-IL"/>
        </w:rPr>
        <w:t xml:space="preserve"> לרבות כל </w:t>
      </w:r>
      <w:r w:rsidRPr="0045396B">
        <w:rPr>
          <w:rFonts w:ascii="Times New Roman" w:eastAsia="Times New Roman" w:hAnsi="Times New Roman" w:cs="David" w:hint="cs"/>
          <w:sz w:val="20"/>
          <w:szCs w:val="24"/>
          <w:rtl/>
          <w:lang w:eastAsia="he-IL"/>
        </w:rPr>
        <w:t xml:space="preserve">תקנה ו/או </w:t>
      </w:r>
      <w:r w:rsidRPr="0045396B">
        <w:rPr>
          <w:rFonts w:ascii="Times New Roman" w:eastAsia="Times New Roman" w:hAnsi="Times New Roman" w:cs="David"/>
          <w:sz w:val="20"/>
          <w:szCs w:val="24"/>
          <w:rtl/>
          <w:lang w:eastAsia="he-IL"/>
        </w:rPr>
        <w:t>הוראה של רשות מוסמכת בתוקף סמכותה על פי הדין.</w:t>
      </w:r>
    </w:p>
    <w:p w14:paraId="1438CEB6"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25ECEC4"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הרשות</w:t>
      </w:r>
    </w:p>
    <w:p w14:paraId="6A2F2D50"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 המקומית</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המצ"ב.</w:t>
      </w:r>
    </w:p>
    <w:p w14:paraId="2EEA366C"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A369756"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חוזה</w:t>
      </w:r>
    </w:p>
    <w:p w14:paraId="4B58B0BB" w14:textId="77777777" w:rsidR="0045396B" w:rsidRPr="0045396B" w:rsidRDefault="0045396B" w:rsidP="004539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 הפיתוח</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hint="cs"/>
          <w:sz w:val="20"/>
          <w:szCs w:val="24"/>
          <w:rtl/>
          <w:lang w:eastAsia="he-IL"/>
        </w:rPr>
        <w:t xml:space="preserve"> המצ"ב</w:t>
      </w:r>
      <w:r w:rsidRPr="0045396B">
        <w:rPr>
          <w:rFonts w:ascii="Times New Roman" w:eastAsia="Times New Roman" w:hAnsi="Times New Roman" w:cs="David"/>
          <w:sz w:val="20"/>
          <w:szCs w:val="24"/>
          <w:rtl/>
          <w:lang w:eastAsia="he-IL"/>
        </w:rPr>
        <w:t>.</w:t>
      </w:r>
    </w:p>
    <w:p w14:paraId="2480E4C1" w14:textId="77777777" w:rsidR="0045396B" w:rsidRPr="0045396B" w:rsidRDefault="0045396B" w:rsidP="004539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7FD48C63"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הכותרות בחוזה זה </w:t>
      </w:r>
      <w:r w:rsidRPr="0045396B">
        <w:rPr>
          <w:rFonts w:ascii="Times New Roman" w:eastAsia="Times New Roman" w:hAnsi="Times New Roman" w:cs="David" w:hint="cs"/>
          <w:sz w:val="20"/>
          <w:szCs w:val="24"/>
          <w:rtl/>
          <w:lang w:eastAsia="he-IL"/>
        </w:rPr>
        <w:t xml:space="preserve">הינן לנוחיות בלבד ובכל מקרה </w:t>
      </w:r>
      <w:r w:rsidRPr="0045396B">
        <w:rPr>
          <w:rFonts w:ascii="Times New Roman" w:eastAsia="Times New Roman" w:hAnsi="Times New Roman" w:cs="David"/>
          <w:sz w:val="20"/>
          <w:szCs w:val="24"/>
          <w:rtl/>
          <w:lang w:eastAsia="he-IL"/>
        </w:rPr>
        <w:t xml:space="preserve">לא ישמשו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פרש</w:t>
      </w:r>
      <w:r w:rsidRPr="0045396B">
        <w:rPr>
          <w:rFonts w:ascii="Times New Roman" w:eastAsia="Times New Roman" w:hAnsi="Times New Roman" w:cs="David" w:hint="cs"/>
          <w:sz w:val="20"/>
          <w:szCs w:val="24"/>
          <w:rtl/>
          <w:lang w:eastAsia="he-IL"/>
        </w:rPr>
        <w:t>נות</w:t>
      </w:r>
      <w:r w:rsidRPr="0045396B">
        <w:rPr>
          <w:rFonts w:ascii="Times New Roman" w:eastAsia="Times New Roman" w:hAnsi="Times New Roman" w:cs="David"/>
          <w:sz w:val="20"/>
          <w:szCs w:val="24"/>
          <w:rtl/>
          <w:lang w:eastAsia="he-IL"/>
        </w:rPr>
        <w:t>ו.</w:t>
      </w:r>
    </w:p>
    <w:p w14:paraId="181AAEB9"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הנספחים לחוזה זה מהווים חלק בלתי נפרד הימנו ואלה הם:</w:t>
      </w:r>
    </w:p>
    <w:p w14:paraId="52ADB351"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CC50889"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נספח א'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נספח כללי;</w:t>
      </w:r>
    </w:p>
    <w:p w14:paraId="5DE54F00"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נספח ב'</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t>שירותי המתכנן;</w:t>
      </w:r>
    </w:p>
    <w:p w14:paraId="4114AE1C"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ג'</w:t>
      </w:r>
      <w:r w:rsidRPr="0045396B">
        <w:rPr>
          <w:rFonts w:ascii="Times New Roman" w:eastAsia="Times New Roman" w:hAnsi="Times New Roman" w:cs="David"/>
          <w:color w:val="000000"/>
          <w:sz w:val="20"/>
          <w:szCs w:val="24"/>
          <w:rtl/>
          <w:lang w:eastAsia="he-IL"/>
        </w:rPr>
        <w:t xml:space="preserve"> </w:t>
      </w:r>
      <w:r w:rsidRPr="0045396B">
        <w:rPr>
          <w:rFonts w:ascii="Times New Roman" w:eastAsia="Times New Roman" w:hAnsi="Times New Roman" w:cs="David"/>
          <w:color w:val="000000"/>
          <w:sz w:val="20"/>
          <w:szCs w:val="24"/>
          <w:lang w:eastAsia="he-IL"/>
        </w:rPr>
        <w:t>–</w:t>
      </w:r>
      <w:r w:rsidRPr="0045396B">
        <w:rPr>
          <w:rFonts w:ascii="Times New Roman" w:eastAsia="Times New Roman" w:hAnsi="Times New Roman" w:cs="David"/>
          <w:color w:val="000000"/>
          <w:sz w:val="20"/>
          <w:szCs w:val="24"/>
          <w:rtl/>
          <w:lang w:eastAsia="he-IL"/>
        </w:rPr>
        <w:t xml:space="preserve"> </w:t>
      </w:r>
      <w:r w:rsidRPr="0045396B">
        <w:rPr>
          <w:rFonts w:ascii="Times New Roman" w:eastAsia="Times New Roman" w:hAnsi="Times New Roman" w:cs="David"/>
          <w:color w:val="000000"/>
          <w:sz w:val="20"/>
          <w:szCs w:val="24"/>
          <w:rtl/>
          <w:lang w:eastAsia="he-IL"/>
        </w:rPr>
        <w:tab/>
        <w:t>לוח זמנים;</w:t>
      </w:r>
    </w:p>
    <w:p w14:paraId="51682C5B"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ד'</w:t>
      </w:r>
      <w:r w:rsidRPr="0045396B">
        <w:rPr>
          <w:rFonts w:ascii="Times New Roman" w:eastAsia="Times New Roman" w:hAnsi="Times New Roman" w:cs="David"/>
          <w:color w:val="000000"/>
          <w:sz w:val="20"/>
          <w:szCs w:val="24"/>
          <w:rtl/>
          <w:lang w:eastAsia="he-IL"/>
        </w:rPr>
        <w:t xml:space="preserve"> - </w:t>
      </w:r>
      <w:r w:rsidRPr="0045396B">
        <w:rPr>
          <w:rFonts w:ascii="Times New Roman" w:eastAsia="Times New Roman" w:hAnsi="Times New Roman" w:cs="David"/>
          <w:color w:val="000000"/>
          <w:sz w:val="20"/>
          <w:szCs w:val="24"/>
          <w:rtl/>
          <w:lang w:eastAsia="he-IL"/>
        </w:rPr>
        <w:tab/>
        <w:t>שכר המתכנן;</w:t>
      </w:r>
    </w:p>
    <w:p w14:paraId="247A8424"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ה'</w:t>
      </w:r>
      <w:r w:rsidRPr="0045396B">
        <w:rPr>
          <w:rFonts w:ascii="Times New Roman" w:eastAsia="Times New Roman" w:hAnsi="Times New Roman" w:cs="David"/>
          <w:color w:val="000000"/>
          <w:sz w:val="20"/>
          <w:szCs w:val="24"/>
          <w:rtl/>
          <w:lang w:eastAsia="he-IL"/>
        </w:rPr>
        <w:t xml:space="preserve"> - </w:t>
      </w:r>
      <w:r w:rsidRPr="0045396B">
        <w:rPr>
          <w:rFonts w:ascii="Times New Roman" w:eastAsia="Times New Roman" w:hAnsi="Times New Roman" w:cs="David"/>
          <w:color w:val="000000"/>
          <w:sz w:val="20"/>
          <w:szCs w:val="24"/>
          <w:rtl/>
          <w:lang w:eastAsia="he-IL"/>
        </w:rPr>
        <w:tab/>
        <w:t>תשלומי שכר המתכנן;</w:t>
      </w:r>
    </w:p>
    <w:p w14:paraId="0B2C0DD5"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נספח ו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הצהרה והתחייבות לשמירת סודיות;</w:t>
      </w:r>
    </w:p>
    <w:p w14:paraId="341B530F" w14:textId="77777777" w:rsidR="00906AB8" w:rsidRDefault="00906AB8" w:rsidP="00906AB8">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174E4683" w14:textId="77777777" w:rsidR="00906AB8" w:rsidRDefault="00906AB8" w:rsidP="00906AB8">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30F3BDD2"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נספח ח'</w:t>
      </w:r>
      <w:r w:rsidRPr="0045396B">
        <w:rPr>
          <w:rFonts w:ascii="Times New Roman" w:eastAsia="Times New Roman" w:hAnsi="Times New Roman" w:cs="David"/>
          <w:sz w:val="20"/>
          <w:szCs w:val="24"/>
          <w:rtl/>
          <w:lang w:eastAsia="he-IL"/>
        </w:rPr>
        <w:t xml:space="preserve"> - </w:t>
      </w:r>
      <w:r w:rsidRPr="0045396B">
        <w:rPr>
          <w:rFonts w:ascii="Times New Roman" w:eastAsia="Times New Roman" w:hAnsi="Times New Roman" w:cs="David"/>
          <w:sz w:val="20"/>
          <w:szCs w:val="24"/>
          <w:rtl/>
          <w:lang w:eastAsia="he-IL"/>
        </w:rPr>
        <w:tab/>
        <w:t>רשימת התכניות והמסמכים שעל המתכנן להנפיק</w:t>
      </w:r>
      <w:r w:rsidR="00906AB8">
        <w:rPr>
          <w:rFonts w:ascii="Times New Roman" w:eastAsia="Times New Roman" w:hAnsi="Times New Roman" w:cs="David" w:hint="cs"/>
          <w:sz w:val="20"/>
          <w:szCs w:val="24"/>
          <w:rtl/>
          <w:lang w:eastAsia="he-IL"/>
        </w:rPr>
        <w:t>;</w:t>
      </w:r>
    </w:p>
    <w:p w14:paraId="11C5FDE7"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נספח ט'</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t>אישור להשלמת הפרויקט/קטע מהפרויקט</w:t>
      </w:r>
      <w:r w:rsidR="00906AB8">
        <w:rPr>
          <w:rFonts w:ascii="Times New Roman" w:eastAsia="Times New Roman" w:hAnsi="Times New Roman" w:cs="David" w:hint="cs"/>
          <w:sz w:val="20"/>
          <w:szCs w:val="24"/>
          <w:rtl/>
          <w:lang w:eastAsia="he-IL"/>
        </w:rPr>
        <w:t>;</w:t>
      </w:r>
    </w:p>
    <w:p w14:paraId="73AA4DDF" w14:textId="77777777" w:rsidR="0045396B" w:rsidRPr="0045396B" w:rsidRDefault="0045396B" w:rsidP="0045396B">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נספח י'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נספח היעדר תביעות</w:t>
      </w:r>
      <w:r w:rsidR="00906AB8">
        <w:rPr>
          <w:rFonts w:ascii="Times New Roman" w:eastAsia="Times New Roman" w:hAnsi="Times New Roman" w:cs="David" w:hint="cs"/>
          <w:sz w:val="20"/>
          <w:szCs w:val="24"/>
          <w:rtl/>
          <w:lang w:eastAsia="he-IL"/>
        </w:rPr>
        <w:t>;</w:t>
      </w:r>
    </w:p>
    <w:p w14:paraId="677A64BD"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שירותי המתכנן</w:t>
      </w:r>
    </w:p>
    <w:p w14:paraId="5D7782E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מוסר בזה למתכנן והמתכנן מקבל על עצמו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p>
    <w:p w14:paraId="4CE57C0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 ומאשר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הינו מכיר ויודע את כל הנדרש למטרת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וכי הינו מורשה על פי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דין למתן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 xml:space="preserve"> המתכנן, לרבות</w:t>
      </w:r>
      <w:r w:rsidRPr="0045396B">
        <w:rPr>
          <w:rFonts w:ascii="Times New Roman" w:eastAsia="Times New Roman" w:hAnsi="Times New Roman" w:cs="David" w:hint="cs"/>
          <w:sz w:val="20"/>
          <w:szCs w:val="24"/>
          <w:rtl/>
          <w:lang w:eastAsia="he-IL"/>
        </w:rPr>
        <w:t xml:space="preserve"> אך לא רק</w:t>
      </w:r>
      <w:r w:rsidRPr="0045396B">
        <w:rPr>
          <w:rFonts w:ascii="Times New Roman" w:eastAsia="Times New Roman" w:hAnsi="Times New Roman" w:cs="David"/>
          <w:sz w:val="20"/>
          <w:szCs w:val="24"/>
          <w:rtl/>
          <w:lang w:eastAsia="he-IL"/>
        </w:rPr>
        <w:t>,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חוק המהנדסים והאדריכלים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תשי"ח - 1958, כי יש בידו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שיון </w:t>
      </w:r>
      <w:r w:rsidRPr="0045396B">
        <w:rPr>
          <w:rFonts w:ascii="Times New Roman" w:eastAsia="Times New Roman" w:hAnsi="Times New Roman" w:cs="David" w:hint="cs"/>
          <w:sz w:val="20"/>
          <w:szCs w:val="24"/>
          <w:rtl/>
          <w:lang w:eastAsia="he-IL"/>
        </w:rPr>
        <w:t xml:space="preserve">בר </w:t>
      </w:r>
      <w:r w:rsidRPr="0045396B">
        <w:rPr>
          <w:rFonts w:ascii="Times New Roman" w:eastAsia="Times New Roman" w:hAnsi="Times New Roman" w:cs="David"/>
          <w:sz w:val="20"/>
          <w:szCs w:val="24"/>
          <w:rtl/>
          <w:lang w:eastAsia="he-IL"/>
        </w:rPr>
        <w:t>ת</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קף לביצוע שירותי </w:t>
      </w:r>
      <w:r w:rsidRPr="0045396B">
        <w:rPr>
          <w:rFonts w:ascii="Times New Roman" w:eastAsia="Times New Roman" w:hAnsi="Times New Roman" w:cs="David" w:hint="cs"/>
          <w:sz w:val="20"/>
          <w:szCs w:val="24"/>
          <w:rtl/>
          <w:lang w:eastAsia="he-IL"/>
        </w:rPr>
        <w:t xml:space="preserve"> המתכנן על פי הדין</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כי הוא בעל הכישורים, הר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שיונות, הידע, הניסיון והאמצעים המאפשרים לו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ביצועם ברמה מקצועית גבוהה ובהתאם למותנה בחוזה.</w:t>
      </w:r>
    </w:p>
    <w:p w14:paraId="1AD42DE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ידוע לו שש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שיקול דעתו</w:t>
      </w:r>
      <w:r w:rsidRPr="0045396B">
        <w:rPr>
          <w:rFonts w:ascii="Times New Roman" w:eastAsia="Times New Roman" w:hAnsi="Times New Roman" w:cs="David" w:hint="cs"/>
          <w:sz w:val="20"/>
          <w:szCs w:val="24"/>
          <w:rtl/>
          <w:lang w:eastAsia="he-IL"/>
        </w:rPr>
        <w:t xml:space="preserve"> הבלעדי</w:t>
      </w:r>
      <w:r w:rsidRPr="0045396B">
        <w:rPr>
          <w:rFonts w:ascii="Times New Roman" w:eastAsia="Times New Roman" w:hAnsi="Times New Roman" w:cs="David"/>
          <w:sz w:val="20"/>
          <w:szCs w:val="24"/>
          <w:rtl/>
          <w:lang w:eastAsia="he-IL"/>
        </w:rPr>
        <w:t xml:space="preserve"> ו</w:t>
      </w:r>
      <w:r w:rsidRPr="0045396B">
        <w:rPr>
          <w:rFonts w:ascii="Times New Roman" w:eastAsia="Times New Roman" w:hAnsi="Times New Roman" w:cs="David" w:hint="cs"/>
          <w:sz w:val="20"/>
          <w:szCs w:val="24"/>
          <w:rtl/>
          <w:lang w:eastAsia="he-IL"/>
        </w:rPr>
        <w:t xml:space="preserve">כי </w:t>
      </w:r>
      <w:r w:rsidRPr="0045396B">
        <w:rPr>
          <w:rFonts w:ascii="Times New Roman" w:eastAsia="Times New Roman" w:hAnsi="Times New Roman" w:cs="David"/>
          <w:sz w:val="20"/>
          <w:szCs w:val="24"/>
          <w:rtl/>
          <w:lang w:eastAsia="he-IL"/>
        </w:rPr>
        <w:t xml:space="preserve">הם יינתנו על ידו בשלבי עבודה כמפורט בנספח </w:t>
      </w:r>
      <w:r w:rsidRPr="0045396B">
        <w:rPr>
          <w:rFonts w:ascii="Times New Roman" w:eastAsia="Times New Roman" w:hAnsi="Times New Roman" w:cs="David"/>
          <w:bCs/>
          <w:sz w:val="20"/>
          <w:szCs w:val="24"/>
          <w:rtl/>
          <w:lang w:eastAsia="he-IL"/>
        </w:rPr>
        <w:t>ב'</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עוד</w:t>
      </w:r>
      <w:r w:rsidRPr="0045396B">
        <w:rPr>
          <w:rFonts w:ascii="Times New Roman" w:eastAsia="Times New Roman" w:hAnsi="Times New Roman" w:cs="David"/>
          <w:sz w:val="20"/>
          <w:szCs w:val="24"/>
          <w:rtl/>
          <w:lang w:eastAsia="he-IL"/>
        </w:rPr>
        <w:t xml:space="preserve"> מוסיף ומצהיר</w:t>
      </w:r>
      <w:r w:rsidRPr="0045396B">
        <w:rPr>
          <w:rFonts w:ascii="Times New Roman" w:eastAsia="Times New Roman" w:hAnsi="Times New Roman" w:cs="David" w:hint="cs"/>
          <w:sz w:val="20"/>
          <w:szCs w:val="24"/>
          <w:rtl/>
          <w:lang w:eastAsia="he-IL"/>
        </w:rPr>
        <w:t xml:space="preserve"> המתכנן,</w:t>
      </w:r>
      <w:r w:rsidRPr="0045396B">
        <w:rPr>
          <w:rFonts w:ascii="Times New Roman" w:eastAsia="Times New Roman" w:hAnsi="Times New Roman" w:cs="David"/>
          <w:sz w:val="20"/>
          <w:szCs w:val="24"/>
          <w:rtl/>
          <w:lang w:eastAsia="he-IL"/>
        </w:rPr>
        <w:t xml:space="preserve"> כי ידוע לו שהמזמין אינו מתחייב להזמין מ</w:t>
      </w:r>
      <w:r w:rsidRPr="0045396B">
        <w:rPr>
          <w:rFonts w:ascii="Times New Roman" w:eastAsia="Times New Roman" w:hAnsi="Times New Roman" w:cs="David" w:hint="cs"/>
          <w:sz w:val="20"/>
          <w:szCs w:val="24"/>
          <w:rtl/>
          <w:lang w:eastAsia="he-IL"/>
        </w:rPr>
        <w:t>מנו</w:t>
      </w:r>
      <w:r w:rsidRPr="0045396B">
        <w:rPr>
          <w:rFonts w:ascii="Times New Roman" w:eastAsia="Times New Roman" w:hAnsi="Times New Roman" w:cs="David"/>
          <w:sz w:val="20"/>
          <w:szCs w:val="24"/>
          <w:rtl/>
          <w:lang w:eastAsia="he-IL"/>
        </w:rPr>
        <w:t xml:space="preserve"> שירותים נוספים מעבר לנקוב בחוזה זה ו</w:t>
      </w:r>
      <w:r w:rsidRPr="0045396B">
        <w:rPr>
          <w:rFonts w:ascii="Times New Roman" w:eastAsia="Times New Roman" w:hAnsi="Times New Roman" w:cs="David" w:hint="cs"/>
          <w:sz w:val="20"/>
          <w:szCs w:val="24"/>
          <w:rtl/>
          <w:lang w:eastAsia="he-IL"/>
        </w:rPr>
        <w:t xml:space="preserve">כמפורט </w:t>
      </w:r>
      <w:r w:rsidRPr="0045396B">
        <w:rPr>
          <w:rFonts w:ascii="Times New Roman" w:eastAsia="Times New Roman" w:hAnsi="Times New Roman" w:cs="David"/>
          <w:sz w:val="20"/>
          <w:szCs w:val="24"/>
          <w:rtl/>
          <w:lang w:eastAsia="he-IL"/>
        </w:rPr>
        <w:t xml:space="preserve">בנספח </w:t>
      </w:r>
      <w:r w:rsidRPr="0045396B">
        <w:rPr>
          <w:rFonts w:ascii="Times New Roman" w:eastAsia="Times New Roman" w:hAnsi="Times New Roman" w:cs="David"/>
          <w:bCs/>
          <w:sz w:val="20"/>
          <w:szCs w:val="24"/>
          <w:rtl/>
          <w:lang w:eastAsia="he-IL"/>
        </w:rPr>
        <w:t xml:space="preserve">ב'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w:t>
      </w:r>
    </w:p>
    <w:p w14:paraId="58F0C496"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27B2A30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המתכנן יבסס את שרותי המתכנן על הנתונים, קווי היסוד, התקציב וההנחיות שיקבעו ע"י המזמין ובתאום מלא עם הגורמים השונים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כפי שיקבעו מ</w:t>
      </w:r>
      <w:r w:rsidRPr="0045396B">
        <w:rPr>
          <w:rFonts w:ascii="Times New Roman" w:eastAsia="Times New Roman" w:hAnsi="Times New Roman" w:cs="David" w:hint="cs"/>
          <w:sz w:val="20"/>
          <w:szCs w:val="24"/>
          <w:rtl/>
          <w:lang w:eastAsia="he-IL"/>
        </w:rPr>
        <w:t>עת לעת</w:t>
      </w:r>
      <w:r w:rsidRPr="0045396B">
        <w:rPr>
          <w:rFonts w:ascii="Times New Roman" w:eastAsia="Times New Roman" w:hAnsi="Times New Roman" w:cs="David"/>
          <w:sz w:val="20"/>
          <w:szCs w:val="24"/>
          <w:rtl/>
          <w:lang w:eastAsia="he-IL"/>
        </w:rPr>
        <w:t xml:space="preserve"> ע"י המזמין ויהיה חייב לנהוג לפיהם ולקיימם ללא סטייה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אם כן 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הוראה</w:t>
      </w:r>
      <w:r w:rsidRPr="0045396B">
        <w:rPr>
          <w:rFonts w:ascii="Times New Roman" w:eastAsia="Times New Roman" w:hAnsi="Times New Roman" w:cs="David" w:hint="cs"/>
          <w:sz w:val="20"/>
          <w:szCs w:val="24"/>
          <w:rtl/>
          <w:lang w:eastAsia="he-IL"/>
        </w:rPr>
        <w:t xml:space="preserve"> מפורשת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מהמזמין.</w:t>
      </w:r>
    </w:p>
    <w:p w14:paraId="0B24488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הכל כפי שיקבע ע"י המנהל. כן מתחייב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להשתתף בת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אום מראש בכל ישיבות התיאום אליהן יוזמן.</w:t>
      </w:r>
    </w:p>
    <w:p w14:paraId="09FE99B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ישמור על נוהלי קשר, תיאום,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שום וצורת המסמכים לפי דרישת המנהל.</w:t>
      </w:r>
    </w:p>
    <w:p w14:paraId="075AD57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עוד לא יקבע אחרת ע"י המזמין, יהיה המנהל כ</w:t>
      </w:r>
      <w:r w:rsidRPr="0045396B">
        <w:rPr>
          <w:rFonts w:ascii="Times New Roman" w:eastAsia="Times New Roman" w:hAnsi="Times New Roman" w:cs="David" w:hint="cs"/>
          <w:sz w:val="20"/>
          <w:szCs w:val="24"/>
          <w:rtl/>
          <w:lang w:eastAsia="he-IL"/>
        </w:rPr>
        <w:t>הגדרתו</w:t>
      </w:r>
      <w:r w:rsidRPr="0045396B">
        <w:rPr>
          <w:rFonts w:ascii="Times New Roman" w:eastAsia="Times New Roman" w:hAnsi="Times New Roman" w:cs="David"/>
          <w:sz w:val="20"/>
          <w:szCs w:val="24"/>
          <w:rtl/>
          <w:lang w:eastAsia="he-IL"/>
        </w:rPr>
        <w:t xml:space="preserve"> בנספח </w:t>
      </w:r>
      <w:r w:rsidRPr="0045396B">
        <w:rPr>
          <w:rFonts w:ascii="Times New Roman" w:eastAsia="Times New Roman" w:hAnsi="Times New Roman" w:cs="David"/>
          <w:bCs/>
          <w:sz w:val="20"/>
          <w:szCs w:val="24"/>
          <w:rtl/>
          <w:lang w:eastAsia="he-IL"/>
        </w:rPr>
        <w:t xml:space="preserve">א' </w:t>
      </w:r>
      <w:r w:rsidRPr="0045396B">
        <w:rPr>
          <w:rFonts w:ascii="Times New Roman" w:eastAsia="Times New Roman" w:hAnsi="Times New Roman" w:cs="David"/>
          <w:sz w:val="20"/>
          <w:szCs w:val="24"/>
          <w:rtl/>
          <w:lang w:eastAsia="he-IL"/>
        </w:rPr>
        <w:t>ועל המתכנן להיות</w:t>
      </w:r>
      <w:r w:rsidRPr="0045396B">
        <w:rPr>
          <w:rFonts w:ascii="Times New Roman" w:eastAsia="Times New Roman" w:hAnsi="Times New Roman" w:cs="David" w:hint="cs"/>
          <w:sz w:val="20"/>
          <w:szCs w:val="24"/>
          <w:rtl/>
          <w:lang w:eastAsia="he-IL"/>
        </w:rPr>
        <w:t xml:space="preserve"> עמו</w:t>
      </w:r>
      <w:r w:rsidRPr="0045396B">
        <w:rPr>
          <w:rFonts w:ascii="Times New Roman" w:eastAsia="Times New Roman" w:hAnsi="Times New Roman" w:cs="David"/>
          <w:sz w:val="20"/>
          <w:szCs w:val="24"/>
          <w:rtl/>
          <w:lang w:eastAsia="he-IL"/>
        </w:rPr>
        <w:t xml:space="preserve"> בקשר מתמי</w:t>
      </w:r>
      <w:r w:rsidRPr="0045396B">
        <w:rPr>
          <w:rFonts w:ascii="Times New Roman" w:eastAsia="Times New Roman" w:hAnsi="Times New Roman" w:cs="David" w:hint="cs"/>
          <w:sz w:val="20"/>
          <w:szCs w:val="24"/>
          <w:rtl/>
          <w:lang w:eastAsia="he-IL"/>
        </w:rPr>
        <w:t>ד</w:t>
      </w:r>
      <w:r w:rsidRPr="0045396B">
        <w:rPr>
          <w:rFonts w:ascii="Times New Roman" w:eastAsia="Times New Roman" w:hAnsi="Times New Roman" w:cs="David"/>
          <w:sz w:val="20"/>
          <w:szCs w:val="24"/>
          <w:rtl/>
          <w:lang w:eastAsia="he-IL"/>
        </w:rPr>
        <w:t xml:space="preserve"> ולתאם עמו את כל פעולותיו, אלא אם נקבע </w:t>
      </w:r>
      <w:r w:rsidRPr="0045396B">
        <w:rPr>
          <w:rFonts w:ascii="Times New Roman" w:eastAsia="Times New Roman" w:hAnsi="Times New Roman" w:cs="David" w:hint="cs"/>
          <w:sz w:val="20"/>
          <w:szCs w:val="24"/>
          <w:rtl/>
          <w:lang w:eastAsia="he-IL"/>
        </w:rPr>
        <w:t xml:space="preserve">מפורשות </w:t>
      </w:r>
      <w:r w:rsidRPr="0045396B">
        <w:rPr>
          <w:rFonts w:ascii="Times New Roman" w:eastAsia="Times New Roman" w:hAnsi="Times New Roman" w:cs="David"/>
          <w:sz w:val="20"/>
          <w:szCs w:val="24"/>
          <w:rtl/>
          <w:lang w:eastAsia="he-IL"/>
        </w:rPr>
        <w:t>אחרת ע"י המזמין.</w:t>
      </w:r>
    </w:p>
    <w:p w14:paraId="42BB4E7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ידועות לו הוראות כל התכניות הקיימות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45396B">
        <w:rPr>
          <w:rFonts w:ascii="Times New Roman" w:eastAsia="Times New Roman" w:hAnsi="Times New Roman" w:cs="David" w:hint="cs"/>
          <w:sz w:val="20"/>
          <w:szCs w:val="24"/>
          <w:rtl/>
          <w:lang w:eastAsia="he-IL"/>
        </w:rPr>
        <w:t>יהם של</w:t>
      </w:r>
      <w:r w:rsidRPr="0045396B">
        <w:rPr>
          <w:rFonts w:ascii="Times New Roman" w:eastAsia="Times New Roman" w:hAnsi="Times New Roman" w:cs="David"/>
          <w:sz w:val="20"/>
          <w:szCs w:val="24"/>
          <w:rtl/>
          <w:lang w:eastAsia="he-IL"/>
        </w:rPr>
        <w:t xml:space="preserve"> הדין</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הנהלים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התקנים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התקנות החלים בקשר עם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והוא מתחייב לפעול בהתאם לקבוע בהם.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מצהיר המתכנן כי </w:t>
      </w:r>
      <w:r w:rsidRPr="0045396B">
        <w:rPr>
          <w:rFonts w:ascii="Times New Roman" w:eastAsia="Times New Roman" w:hAnsi="Times New Roman" w:cs="David" w:hint="cs"/>
          <w:sz w:val="20"/>
          <w:szCs w:val="24"/>
          <w:rtl/>
          <w:lang w:eastAsia="he-IL"/>
        </w:rPr>
        <w:t xml:space="preserve">הוא </w:t>
      </w:r>
      <w:r w:rsidRPr="0045396B">
        <w:rPr>
          <w:rFonts w:ascii="Times New Roman" w:eastAsia="Times New Roman" w:hAnsi="Times New Roman" w:cs="David"/>
          <w:sz w:val="20"/>
          <w:szCs w:val="24"/>
          <w:rtl/>
          <w:lang w:eastAsia="he-IL"/>
        </w:rPr>
        <w:t xml:space="preserve">בדק בעצמו את כל הנושאים הרלוונטיים </w:t>
      </w:r>
      <w:r w:rsidRPr="0045396B">
        <w:rPr>
          <w:rFonts w:ascii="Times New Roman" w:eastAsia="Times New Roman" w:hAnsi="Times New Roman" w:cs="David" w:hint="cs"/>
          <w:sz w:val="20"/>
          <w:szCs w:val="24"/>
          <w:rtl/>
          <w:lang w:eastAsia="he-IL"/>
        </w:rPr>
        <w:t xml:space="preserve">ו/או </w:t>
      </w:r>
      <w:r w:rsidRPr="0045396B">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26BDA26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להפיק את כל התכניות </w:t>
      </w:r>
      <w:r w:rsidRPr="0045396B">
        <w:rPr>
          <w:rFonts w:ascii="Times New Roman" w:eastAsia="Times New Roman" w:hAnsi="Times New Roman" w:cs="David" w:hint="cs"/>
          <w:sz w:val="20"/>
          <w:szCs w:val="24"/>
          <w:rtl/>
          <w:lang w:eastAsia="he-IL"/>
        </w:rPr>
        <w:t>נשוא</w:t>
      </w:r>
      <w:r w:rsidRPr="0045396B">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באמצעות מחשב בתוכנה או בקבצים במתכונת הקבועה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 xml:space="preserve">המצ"ב </w:t>
      </w:r>
      <w:r w:rsidRPr="0045396B">
        <w:rPr>
          <w:rFonts w:ascii="Times New Roman" w:eastAsia="Times New Roman" w:hAnsi="Times New Roman" w:cs="David"/>
          <w:sz w:val="20"/>
          <w:szCs w:val="24"/>
          <w:rtl/>
          <w:lang w:eastAsia="he-IL"/>
        </w:rPr>
        <w:t>וע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45396B">
        <w:rPr>
          <w:rFonts w:ascii="Times New Roman" w:eastAsia="Times New Roman" w:hAnsi="Times New Roman" w:cs="David" w:hint="cs"/>
          <w:sz w:val="20"/>
          <w:szCs w:val="24"/>
          <w:rtl/>
          <w:lang w:eastAsia="he-IL"/>
        </w:rPr>
        <w:t xml:space="preserve"> בנספח </w:t>
      </w:r>
      <w:r w:rsidRPr="0045396B">
        <w:rPr>
          <w:rFonts w:ascii="Times New Roman" w:eastAsia="Times New Roman" w:hAnsi="Times New Roman" w:cs="David" w:hint="cs"/>
          <w:b/>
          <w:bCs/>
          <w:sz w:val="20"/>
          <w:szCs w:val="24"/>
          <w:rtl/>
          <w:lang w:eastAsia="he-IL"/>
        </w:rPr>
        <w:t>א'</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כאמור.</w:t>
      </w:r>
    </w:p>
    <w:p w14:paraId="540B9F8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לא יגיש ליועצים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לקבלנים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45396B">
        <w:rPr>
          <w:rFonts w:ascii="Times New Roman" w:eastAsia="Times New Roman" w:hAnsi="Times New Roman" w:cs="David" w:hint="cs"/>
          <w:sz w:val="20"/>
          <w:szCs w:val="24"/>
          <w:rtl/>
          <w:lang w:eastAsia="he-IL"/>
        </w:rPr>
        <w:t xml:space="preserve">מפורשות על פי </w:t>
      </w:r>
      <w:r w:rsidRPr="0045396B">
        <w:rPr>
          <w:rFonts w:ascii="Times New Roman" w:eastAsia="Times New Roman" w:hAnsi="Times New Roman" w:cs="David"/>
          <w:sz w:val="20"/>
          <w:szCs w:val="24"/>
          <w:rtl/>
          <w:lang w:eastAsia="he-IL"/>
        </w:rPr>
        <w:t>חוזה זה.</w:t>
      </w:r>
    </w:p>
    <w:p w14:paraId="5CF4100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אין לו ולא תהינה לו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תביעות ו/או טענות</w:t>
      </w:r>
      <w:r w:rsidRPr="0045396B">
        <w:rPr>
          <w:rFonts w:ascii="Times New Roman" w:eastAsia="Times New Roman" w:hAnsi="Times New Roman" w:cs="David" w:hint="cs"/>
          <w:sz w:val="20"/>
          <w:szCs w:val="24"/>
          <w:rtl/>
          <w:lang w:eastAsia="he-IL"/>
        </w:rPr>
        <w:t xml:space="preserve"> ו/או דרישות ו/או תלונות</w:t>
      </w:r>
      <w:r w:rsidRPr="0045396B">
        <w:rPr>
          <w:rFonts w:ascii="Times New Roman" w:eastAsia="Times New Roman" w:hAnsi="Times New Roman" w:cs="David"/>
          <w:sz w:val="20"/>
          <w:szCs w:val="24"/>
          <w:rtl/>
          <w:lang w:eastAsia="he-IL"/>
        </w:rPr>
        <w:t xml:space="preserve"> כלפי המזמין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כלפי המתכננים האחרים בגין מסירת העבודות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כאמור. משמסר המזמין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 xml:space="preserve">ביצוע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1A16C9E9"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45396B">
        <w:rPr>
          <w:rFonts w:ascii="Times New Roman" w:eastAsia="Times New Roman" w:hAnsi="Times New Roman" w:cs="David"/>
          <w:sz w:val="24"/>
          <w:szCs w:val="24"/>
          <w:lang w:eastAsia="he-IL"/>
        </w:rPr>
        <w:t>view</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hint="cs"/>
          <w:sz w:val="20"/>
          <w:szCs w:val="24"/>
          <w:rtl/>
          <w:lang w:eastAsia="he-IL"/>
        </w:rPr>
        <w:t>", "רמדורנט"</w:t>
      </w:r>
      <w:r w:rsidRPr="0045396B">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45396B">
        <w:rPr>
          <w:rFonts w:ascii="Times New Roman" w:eastAsia="Times New Roman" w:hAnsi="Times New Roman" w:cs="David" w:hint="cs"/>
          <w:sz w:val="20"/>
          <w:szCs w:val="24"/>
          <w:rtl/>
          <w:lang w:eastAsia="he-IL"/>
        </w:rPr>
        <w:t>.</w:t>
      </w:r>
    </w:p>
    <w:p w14:paraId="774CB76C"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צוות עובדים ואמצעים</w:t>
      </w:r>
    </w:p>
    <w:p w14:paraId="5525AAE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במשך כל תקופת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יקיים משרד מאויש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מאורגן ומצויד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באופן שיאפשר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בהתאם להוראות חוזה זה.</w:t>
      </w:r>
    </w:p>
    <w:p w14:paraId="21199BA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שהרכבם המספרי והמקצועי של צוות עובדיו, כמפורט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hint="cs"/>
          <w:bCs/>
          <w:sz w:val="20"/>
          <w:szCs w:val="24"/>
          <w:rtl/>
          <w:lang w:eastAsia="he-IL"/>
        </w:rPr>
        <w:t xml:space="preserve"> </w:t>
      </w:r>
      <w:r w:rsidRPr="0045396B">
        <w:rPr>
          <w:rFonts w:ascii="Times New Roman" w:eastAsia="Times New Roman" w:hAnsi="Times New Roman" w:cs="David" w:hint="cs"/>
          <w:b/>
          <w:sz w:val="20"/>
          <w:szCs w:val="24"/>
          <w:rtl/>
          <w:lang w:eastAsia="he-IL"/>
        </w:rPr>
        <w:t>המצ"ב,</w:t>
      </w:r>
      <w:r w:rsidRPr="0045396B">
        <w:rPr>
          <w:rFonts w:ascii="Times New Roman" w:eastAsia="Times New Roman" w:hAnsi="Times New Roman" w:cs="David"/>
          <w:sz w:val="20"/>
          <w:szCs w:val="24"/>
          <w:rtl/>
          <w:lang w:eastAsia="he-IL"/>
        </w:rPr>
        <w:t xml:space="preserve"> יתאים לביצוע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ברמה ובמועדים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6E756A0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45396B">
        <w:rPr>
          <w:rFonts w:ascii="Times New Roman" w:eastAsia="Times New Roman" w:hAnsi="Times New Roman" w:cs="David" w:hint="cs"/>
          <w:sz w:val="20"/>
          <w:szCs w:val="24"/>
          <w:rtl/>
          <w:lang w:eastAsia="he-IL"/>
        </w:rPr>
        <w:t xml:space="preserve">המוחלט </w:t>
      </w:r>
      <w:r w:rsidRPr="0045396B">
        <w:rPr>
          <w:rFonts w:ascii="Times New Roman" w:eastAsia="Times New Roman" w:hAnsi="Times New Roman" w:cs="David"/>
          <w:sz w:val="20"/>
          <w:szCs w:val="24"/>
          <w:rtl/>
          <w:lang w:eastAsia="he-IL"/>
        </w:rPr>
        <w:t>- להורות למתכנן מ</w:t>
      </w:r>
      <w:r w:rsidRPr="0045396B">
        <w:rPr>
          <w:rFonts w:ascii="Times New Roman" w:eastAsia="Times New Roman" w:hAnsi="Times New Roman" w:cs="David" w:hint="cs"/>
          <w:sz w:val="20"/>
          <w:szCs w:val="24"/>
          <w:rtl/>
          <w:lang w:eastAsia="he-IL"/>
        </w:rPr>
        <w:t>עת לעת,</w:t>
      </w:r>
      <w:r w:rsidRPr="0045396B">
        <w:rPr>
          <w:rFonts w:ascii="Times New Roman" w:eastAsia="Times New Roman" w:hAnsi="Times New Roman" w:cs="David"/>
          <w:sz w:val="20"/>
          <w:szCs w:val="24"/>
          <w:rtl/>
          <w:lang w:eastAsia="he-IL"/>
        </w:rPr>
        <w:t xml:space="preserve"> להגדיל את צוות עובדיו, על </w:t>
      </w:r>
      <w:r w:rsidRPr="0045396B">
        <w:rPr>
          <w:rFonts w:ascii="Times New Roman" w:eastAsia="Times New Roman" w:hAnsi="Times New Roman" w:cs="David"/>
          <w:sz w:val="20"/>
          <w:szCs w:val="24"/>
          <w:rtl/>
          <w:lang w:eastAsia="he-IL"/>
        </w:rPr>
        <w:lastRenderedPageBreak/>
        <w:t>חשבונו ואחריותו של המתכנן, במספר, לתקופה ובמקומות אותם יציין המנהל בהוראותיו.</w:t>
      </w:r>
    </w:p>
    <w:p w14:paraId="29715AE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מוסכם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 מנהלו הראשי של המתכנן למטרת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(להלן: "</w:t>
      </w:r>
      <w:r w:rsidRPr="0045396B">
        <w:rPr>
          <w:rFonts w:ascii="Times New Roman" w:eastAsia="Times New Roman" w:hAnsi="Times New Roman" w:cs="David"/>
          <w:b/>
          <w:bCs/>
          <w:sz w:val="20"/>
          <w:szCs w:val="24"/>
          <w:rtl/>
          <w:lang w:eastAsia="he-IL"/>
        </w:rPr>
        <w:t>המנהל הראשי</w:t>
      </w:r>
      <w:r w:rsidRPr="0045396B">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45396B">
        <w:rPr>
          <w:rFonts w:ascii="Times New Roman" w:eastAsia="Times New Roman" w:hAnsi="Times New Roman" w:cs="David" w:hint="cs"/>
          <w:sz w:val="20"/>
          <w:szCs w:val="24"/>
          <w:rtl/>
          <w:lang w:eastAsia="he-IL"/>
        </w:rPr>
        <w:t xml:space="preserve"> מראש ובכתב</w:t>
      </w:r>
      <w:r w:rsidRPr="0045396B">
        <w:rPr>
          <w:rFonts w:ascii="Times New Roman" w:eastAsia="Times New Roman" w:hAnsi="Times New Roman" w:cs="David"/>
          <w:sz w:val="20"/>
          <w:szCs w:val="24"/>
          <w:rtl/>
          <w:lang w:eastAsia="he-IL"/>
        </w:rPr>
        <w:t>.</w:t>
      </w:r>
    </w:p>
    <w:p w14:paraId="7CB8E0A0"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w:t>
      </w:r>
      <w:r w:rsidRPr="0045396B">
        <w:rPr>
          <w:rFonts w:ascii="Times New Roman" w:eastAsia="Times New Roman" w:hAnsi="Times New Roman" w:cs="David" w:hint="cs"/>
          <w:sz w:val="20"/>
          <w:szCs w:val="24"/>
          <w:rtl/>
          <w:lang w:eastAsia="he-IL"/>
        </w:rPr>
        <w:t>צהיר, כי ידוע לו, ש</w:t>
      </w:r>
      <w:r w:rsidRPr="0045396B">
        <w:rPr>
          <w:rFonts w:ascii="Times New Roman" w:eastAsia="Times New Roman" w:hAnsi="Times New Roman" w:cs="David"/>
          <w:sz w:val="20"/>
          <w:szCs w:val="24"/>
          <w:rtl/>
          <w:lang w:eastAsia="he-IL"/>
        </w:rPr>
        <w:t>במשך כל ת</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קפ</w:t>
      </w:r>
      <w:r w:rsidRPr="0045396B">
        <w:rPr>
          <w:rFonts w:ascii="Times New Roman" w:eastAsia="Times New Roman" w:hAnsi="Times New Roman" w:cs="David" w:hint="cs"/>
          <w:sz w:val="20"/>
          <w:szCs w:val="24"/>
          <w:rtl/>
          <w:lang w:eastAsia="he-IL"/>
        </w:rPr>
        <w:t>ו של</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יעמוד המנהל הראשי בראשו, יהיה מעורב אישית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התכנון. מבלי לגרוע מהתחייבויות המתכנן כמתחייב מ</w:t>
      </w:r>
      <w:r w:rsidRPr="0045396B">
        <w:rPr>
          <w:rFonts w:ascii="Times New Roman" w:eastAsia="Times New Roman" w:hAnsi="Times New Roman" w:cs="David" w:hint="cs"/>
          <w:sz w:val="20"/>
          <w:szCs w:val="24"/>
          <w:rtl/>
          <w:lang w:eastAsia="he-IL"/>
        </w:rPr>
        <w:t>חוזה זה,</w:t>
      </w:r>
      <w:r w:rsidRPr="0045396B">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5B8E475E"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7C54DB0E"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המזמין רשאי </w:t>
      </w:r>
      <w:r w:rsidRPr="0045396B">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45396B">
        <w:rPr>
          <w:rFonts w:ascii="Times New Roman" w:eastAsia="Times New Roman" w:hAnsi="Times New Roman" w:cs="David" w:hint="cs"/>
          <w:sz w:val="20"/>
          <w:szCs w:val="24"/>
          <w:rtl/>
          <w:lang w:eastAsia="he-IL"/>
        </w:rPr>
        <w:t xml:space="preserve">אחר </w:t>
      </w:r>
      <w:r w:rsidRPr="0045396B">
        <w:rPr>
          <w:rFonts w:ascii="Times New Roman" w:eastAsia="Times New Roman" w:hAnsi="Times New Roman" w:cs="David"/>
          <w:sz w:val="20"/>
          <w:szCs w:val="24"/>
          <w:rtl/>
          <w:lang w:eastAsia="he-IL"/>
        </w:rPr>
        <w:t>דרישת המזמין לאלתר.</w:t>
      </w:r>
    </w:p>
    <w:p w14:paraId="5E64963B"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החלטות המזמין בדבר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ו/או החלפת עובד מעובדי המתכנן תינתנה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המוחלט</w:t>
      </w:r>
      <w:r w:rsidRPr="0045396B">
        <w:rPr>
          <w:rFonts w:ascii="Times New Roman" w:eastAsia="Times New Roman" w:hAnsi="Times New Roman" w:cs="David" w:hint="cs"/>
          <w:sz w:val="20"/>
          <w:szCs w:val="24"/>
          <w:rtl/>
          <w:lang w:eastAsia="he-IL"/>
        </w:rPr>
        <w:t xml:space="preserve"> של המזמין</w:t>
      </w:r>
      <w:r w:rsidRPr="0045396B">
        <w:rPr>
          <w:rFonts w:ascii="Times New Roman" w:eastAsia="Times New Roman" w:hAnsi="Times New Roman" w:cs="David"/>
          <w:sz w:val="20"/>
          <w:szCs w:val="24"/>
          <w:rtl/>
          <w:lang w:eastAsia="he-IL"/>
        </w:rPr>
        <w:t xml:space="preserve"> וללא צורך במתן נימוקים</w:t>
      </w:r>
      <w:r w:rsidRPr="0045396B">
        <w:rPr>
          <w:rFonts w:ascii="Times New Roman" w:eastAsia="Times New Roman" w:hAnsi="Times New Roman" w:cs="David" w:hint="cs"/>
          <w:sz w:val="20"/>
          <w:szCs w:val="24"/>
          <w:rtl/>
          <w:lang w:eastAsia="he-IL"/>
        </w:rPr>
        <w:t xml:space="preserve"> כאלה ואחרים</w:t>
      </w:r>
      <w:r w:rsidRPr="0045396B">
        <w:rPr>
          <w:rFonts w:ascii="Times New Roman" w:eastAsia="Times New Roman" w:hAnsi="Times New Roman" w:cs="David"/>
          <w:sz w:val="20"/>
          <w:szCs w:val="24"/>
          <w:rtl/>
          <w:lang w:eastAsia="he-IL"/>
        </w:rPr>
        <w:t>. אין בהחלטות אלה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לשחרר את המתכנן מאי</w:t>
      </w:r>
      <w:r w:rsidRPr="0045396B">
        <w:rPr>
          <w:rFonts w:ascii="Times New Roman" w:eastAsia="Times New Roman" w:hAnsi="Times New Roman" w:cs="David" w:hint="cs"/>
          <w:sz w:val="20"/>
          <w:szCs w:val="24"/>
          <w:rtl/>
          <w:lang w:eastAsia="he-IL"/>
        </w:rPr>
        <w:t>לו</w:t>
      </w:r>
      <w:r w:rsidRPr="0045396B">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45396B">
        <w:rPr>
          <w:rFonts w:ascii="Times New Roman" w:eastAsia="Times New Roman" w:hAnsi="Times New Roman" w:cs="David" w:hint="cs"/>
          <w:sz w:val="20"/>
          <w:szCs w:val="24"/>
          <w:rtl/>
          <w:lang w:eastAsia="he-IL"/>
        </w:rPr>
        <w:t xml:space="preserve"> ו/או חבות</w:t>
      </w:r>
      <w:r w:rsidRPr="0045396B">
        <w:rPr>
          <w:rFonts w:ascii="Times New Roman" w:eastAsia="Times New Roman" w:hAnsi="Times New Roman" w:cs="David"/>
          <w:sz w:val="20"/>
          <w:szCs w:val="24"/>
          <w:rtl/>
          <w:lang w:eastAsia="he-IL"/>
        </w:rPr>
        <w:t xml:space="preserve"> שהיא.</w:t>
      </w:r>
    </w:p>
    <w:p w14:paraId="53E42FDF"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לצייד על חשבונו את צוות עובדיו בכל הציוד הדרוש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w:t>
      </w:r>
      <w:r w:rsidRPr="0045396B">
        <w:rPr>
          <w:rFonts w:ascii="Times New Roman" w:eastAsia="Times New Roman" w:hAnsi="Times New Roman" w:cs="David" w:hint="cs"/>
          <w:sz w:val="20"/>
          <w:szCs w:val="24"/>
          <w:rtl/>
          <w:lang w:eastAsia="he-IL"/>
        </w:rPr>
        <w:t>האחריות בגין אחזקת</w:t>
      </w:r>
      <w:r w:rsidRPr="0045396B">
        <w:rPr>
          <w:rFonts w:ascii="Times New Roman" w:eastAsia="Times New Roman" w:hAnsi="Times New Roman" w:cs="David"/>
          <w:sz w:val="20"/>
          <w:szCs w:val="24"/>
          <w:rtl/>
          <w:lang w:eastAsia="he-IL"/>
        </w:rPr>
        <w:t xml:space="preserve"> ושמיר</w:t>
      </w:r>
      <w:r w:rsidRPr="0045396B">
        <w:rPr>
          <w:rFonts w:ascii="Times New Roman" w:eastAsia="Times New Roman" w:hAnsi="Times New Roman" w:cs="David" w:hint="cs"/>
          <w:sz w:val="20"/>
          <w:szCs w:val="24"/>
          <w:rtl/>
          <w:lang w:eastAsia="he-IL"/>
        </w:rPr>
        <w:t>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ציוד</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xml:space="preserve"> תהיה בידי המתכנן ועל חשבונו, והמזמין לא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ישא בכל אחריות </w:t>
      </w:r>
      <w:r w:rsidRPr="0045396B">
        <w:rPr>
          <w:rFonts w:ascii="Times New Roman" w:eastAsia="Times New Roman" w:hAnsi="Times New Roman" w:cs="David" w:hint="cs"/>
          <w:sz w:val="20"/>
          <w:szCs w:val="24"/>
          <w:rtl/>
          <w:lang w:eastAsia="he-IL"/>
        </w:rPr>
        <w:t xml:space="preserve">ו/או חבות </w:t>
      </w:r>
      <w:r w:rsidRPr="0045396B">
        <w:rPr>
          <w:rFonts w:ascii="Times New Roman" w:eastAsia="Times New Roman" w:hAnsi="Times New Roman" w:cs="David"/>
          <w:sz w:val="20"/>
          <w:szCs w:val="24"/>
          <w:rtl/>
          <w:lang w:eastAsia="he-IL"/>
        </w:rPr>
        <w:t>בגין א</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בדן </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או נזק</w:t>
      </w:r>
      <w:r w:rsidRPr="0045396B">
        <w:rPr>
          <w:rFonts w:ascii="Times New Roman" w:eastAsia="Times New Roman" w:hAnsi="Times New Roman" w:cs="David" w:hint="cs"/>
          <w:sz w:val="20"/>
          <w:szCs w:val="24"/>
          <w:rtl/>
          <w:lang w:eastAsia="he-IL"/>
        </w:rPr>
        <w:t xml:space="preserve"> ו/או קלקול</w:t>
      </w:r>
      <w:r w:rsidRPr="0045396B">
        <w:rPr>
          <w:rFonts w:ascii="Times New Roman" w:eastAsia="Times New Roman" w:hAnsi="Times New Roman" w:cs="David"/>
          <w:sz w:val="20"/>
          <w:szCs w:val="24"/>
          <w:rtl/>
          <w:lang w:eastAsia="he-IL"/>
        </w:rPr>
        <w:t xml:space="preserve"> כלשהו לציוד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לכל חלק ממנו מכל סיבה שהיא.</w:t>
      </w:r>
    </w:p>
    <w:p w14:paraId="740D6110"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סמכויות המתכנן</w:t>
      </w:r>
    </w:p>
    <w:p w14:paraId="4051A7F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במגעים עם רשויות מוסמכות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עם הרשות המקומית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הנוגע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וכל הכרוך בכך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ובלבד:</w:t>
      </w:r>
    </w:p>
    <w:p w14:paraId="17A559AB"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שהמתכנן לא יגיש תכניות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תיקונים לתכניות לא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הרשויות המוסמכות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אם כן אושרו קודם לכן</w:t>
      </w:r>
      <w:r w:rsidRPr="0045396B">
        <w:rPr>
          <w:rFonts w:ascii="Times New Roman" w:eastAsia="Times New Roman" w:hAnsi="Times New Roman" w:cs="David" w:hint="cs"/>
          <w:sz w:val="20"/>
          <w:szCs w:val="24"/>
          <w:rtl/>
          <w:lang w:eastAsia="he-IL"/>
        </w:rPr>
        <w:t>, מראש ובכתב,</w:t>
      </w:r>
      <w:r w:rsidRPr="0045396B">
        <w:rPr>
          <w:rFonts w:ascii="Times New Roman" w:eastAsia="Times New Roman" w:hAnsi="Times New Roman" w:cs="David"/>
          <w:sz w:val="20"/>
          <w:szCs w:val="24"/>
          <w:rtl/>
          <w:lang w:eastAsia="he-IL"/>
        </w:rPr>
        <w:t xml:space="preserve"> ע"י המזמין.</w:t>
      </w:r>
    </w:p>
    <w:p w14:paraId="3D6DABAB"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הכרוך בהתחייבות חוקית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כספית</w:t>
      </w:r>
      <w:r w:rsidRPr="0045396B">
        <w:rPr>
          <w:rFonts w:ascii="Times New Roman" w:eastAsia="Times New Roman" w:hAnsi="Times New Roman" w:cs="David" w:hint="cs"/>
          <w:sz w:val="20"/>
          <w:szCs w:val="24"/>
          <w:rtl/>
          <w:lang w:eastAsia="he-IL"/>
        </w:rPr>
        <w:t xml:space="preserve"> ו/או אחרת,</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שורו של המזמין</w:t>
      </w:r>
      <w:r w:rsidRPr="0045396B">
        <w:rPr>
          <w:rFonts w:ascii="Times New Roman" w:eastAsia="Times New Roman" w:hAnsi="Times New Roman" w:cs="David" w:hint="cs"/>
          <w:sz w:val="20"/>
          <w:szCs w:val="24"/>
          <w:rtl/>
          <w:lang w:eastAsia="he-IL"/>
        </w:rPr>
        <w:t xml:space="preserve"> מראש ובכתב</w:t>
      </w:r>
      <w:r w:rsidRPr="0045396B">
        <w:rPr>
          <w:rFonts w:ascii="Times New Roman" w:eastAsia="Times New Roman" w:hAnsi="Times New Roman" w:cs="David"/>
          <w:sz w:val="20"/>
          <w:szCs w:val="24"/>
          <w:rtl/>
          <w:lang w:eastAsia="he-IL"/>
        </w:rPr>
        <w:t>.</w:t>
      </w:r>
    </w:p>
    <w:p w14:paraId="335FA1F4"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זולת אם</w:t>
      </w:r>
      <w:r w:rsidRPr="0045396B">
        <w:rPr>
          <w:rFonts w:ascii="Times New Roman" w:eastAsia="Times New Roman" w:hAnsi="Times New Roman" w:cs="David"/>
          <w:sz w:val="20"/>
          <w:szCs w:val="24"/>
          <w:rtl/>
          <w:lang w:eastAsia="he-IL"/>
        </w:rPr>
        <w:t xml:space="preserve"> יוסמך לכך ע"י המזמין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יהיה המתכנן רשאי ליתן הוראות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הנחיות</w:t>
      </w:r>
      <w:r w:rsidRPr="0045396B">
        <w:rPr>
          <w:rFonts w:ascii="Times New Roman" w:eastAsia="Times New Roman" w:hAnsi="Times New Roman" w:cs="David" w:hint="cs"/>
          <w:sz w:val="20"/>
          <w:szCs w:val="24"/>
          <w:rtl/>
          <w:lang w:eastAsia="he-IL"/>
        </w:rPr>
        <w:t>, בין</w:t>
      </w:r>
      <w:r w:rsidRPr="0045396B">
        <w:rPr>
          <w:rFonts w:ascii="Times New Roman" w:eastAsia="Times New Roman" w:hAnsi="Times New Roman" w:cs="David"/>
          <w:sz w:val="20"/>
          <w:szCs w:val="24"/>
          <w:rtl/>
          <w:lang w:eastAsia="he-IL"/>
        </w:rPr>
        <w:t xml:space="preserve"> במישרין</w:t>
      </w:r>
      <w:r w:rsidRPr="0045396B">
        <w:rPr>
          <w:rFonts w:ascii="Times New Roman" w:eastAsia="Times New Roman" w:hAnsi="Times New Roman" w:cs="David" w:hint="cs"/>
          <w:sz w:val="20"/>
          <w:szCs w:val="24"/>
          <w:rtl/>
          <w:lang w:eastAsia="he-IL"/>
        </w:rPr>
        <w:t xml:space="preserve"> ובין בעקיפין,</w:t>
      </w:r>
      <w:r w:rsidRPr="0045396B">
        <w:rPr>
          <w:rFonts w:ascii="Times New Roman" w:eastAsia="Times New Roman" w:hAnsi="Times New Roman" w:cs="David"/>
          <w:sz w:val="20"/>
          <w:szCs w:val="24"/>
          <w:rtl/>
          <w:lang w:eastAsia="he-IL"/>
        </w:rPr>
        <w:t xml:space="preserve"> לקבלן הראשי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לקבלן העבודות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לנהל עמם מו"מ ביחס למחירים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דרכי ביצוע הכרוכים בש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 מחירים</w:t>
      </w:r>
      <w:r w:rsidRPr="0045396B">
        <w:rPr>
          <w:rFonts w:ascii="Times New Roman" w:eastAsia="Times New Roman" w:hAnsi="Times New Roman" w:cs="David" w:hint="cs"/>
          <w:sz w:val="20"/>
          <w:szCs w:val="24"/>
          <w:rtl/>
          <w:lang w:eastAsia="he-IL"/>
        </w:rPr>
        <w:t xml:space="preserve"> ו/או כמויות</w:t>
      </w:r>
      <w:r w:rsidRPr="0045396B">
        <w:rPr>
          <w:rFonts w:ascii="Times New Roman" w:eastAsia="Times New Roman" w:hAnsi="Times New Roman" w:cs="David"/>
          <w:sz w:val="20"/>
          <w:szCs w:val="24"/>
          <w:rtl/>
          <w:lang w:eastAsia="he-IL"/>
        </w:rPr>
        <w:t>, אלא באמצעות המזמין או המנהל.</w:t>
      </w:r>
    </w:p>
    <w:p w14:paraId="76D4D784"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סמכויות המנהל</w:t>
      </w:r>
    </w:p>
    <w:p w14:paraId="5E5CE6E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רשאי לבדוק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עת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את שרותי המתכנן כולם או </w:t>
      </w:r>
      <w:r w:rsidRPr="0045396B">
        <w:rPr>
          <w:rFonts w:ascii="Times New Roman" w:eastAsia="Times New Roman" w:hAnsi="Times New Roman" w:cs="David" w:hint="cs"/>
          <w:sz w:val="20"/>
          <w:szCs w:val="24"/>
          <w:rtl/>
          <w:lang w:eastAsia="he-IL"/>
        </w:rPr>
        <w:t>מקצתם</w:t>
      </w:r>
      <w:r w:rsidRPr="0045396B">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על ידי מי </w:t>
      </w:r>
      <w:r w:rsidRPr="0045396B">
        <w:rPr>
          <w:rFonts w:ascii="Times New Roman" w:eastAsia="Times New Roman" w:hAnsi="Times New Roman" w:cs="David"/>
          <w:sz w:val="20"/>
          <w:szCs w:val="24"/>
          <w:rtl/>
          <w:lang w:eastAsia="he-IL"/>
        </w:rPr>
        <w:t>מטעמו. כן רשאי המנהל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2D1300D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hint="cs"/>
          <w:b/>
          <w:sz w:val="20"/>
          <w:szCs w:val="24"/>
          <w:rtl/>
          <w:lang w:eastAsia="he-IL"/>
        </w:rPr>
        <w:t xml:space="preserve"> המצ"ב</w:t>
      </w:r>
      <w:r w:rsidRPr="0045396B">
        <w:rPr>
          <w:rFonts w:ascii="Times New Roman" w:eastAsia="Times New Roman" w:hAnsi="Times New Roman" w:cs="David"/>
          <w:sz w:val="20"/>
          <w:szCs w:val="24"/>
          <w:rtl/>
          <w:lang w:eastAsia="he-IL"/>
        </w:rPr>
        <w:t>.</w:t>
      </w:r>
    </w:p>
    <w:p w14:paraId="4D12FDA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לצורך הפעלת סמכויותיו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רשאי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מי מטעמו לבקר במשרד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בכל מקום אחר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45396B">
        <w:rPr>
          <w:rFonts w:ascii="Times New Roman" w:eastAsia="Times New Roman" w:hAnsi="Times New Roman" w:cs="David" w:hint="cs"/>
          <w:sz w:val="20"/>
          <w:szCs w:val="24"/>
          <w:rtl/>
          <w:lang w:eastAsia="he-IL"/>
        </w:rPr>
        <w:t>י המנהל 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על ידי מי </w:t>
      </w:r>
      <w:r w:rsidRPr="0045396B">
        <w:rPr>
          <w:rFonts w:ascii="Times New Roman" w:eastAsia="Times New Roman" w:hAnsi="Times New Roman" w:cs="David"/>
          <w:sz w:val="20"/>
          <w:szCs w:val="24"/>
          <w:rtl/>
          <w:lang w:eastAsia="he-IL"/>
        </w:rPr>
        <w:t>מטעמו.</w:t>
      </w:r>
    </w:p>
    <w:p w14:paraId="6C9AFF6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אין בהפעלת סמכויות המנהל על פי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לגרוע </w:t>
      </w:r>
      <w:r w:rsidRPr="0045396B">
        <w:rPr>
          <w:rFonts w:ascii="Times New Roman" w:eastAsia="Times New Roman" w:hAnsi="Times New Roman" w:cs="David" w:hint="cs"/>
          <w:sz w:val="20"/>
          <w:szCs w:val="24"/>
          <w:rtl/>
          <w:lang w:eastAsia="he-IL"/>
        </w:rPr>
        <w:t xml:space="preserve">ו/או לשחרר </w:t>
      </w:r>
      <w:r w:rsidRPr="0045396B">
        <w:rPr>
          <w:rFonts w:ascii="Times New Roman" w:eastAsia="Times New Roman" w:hAnsi="Times New Roman" w:cs="David"/>
          <w:sz w:val="20"/>
          <w:szCs w:val="24"/>
          <w:rtl/>
          <w:lang w:eastAsia="he-IL"/>
        </w:rPr>
        <w:t xml:space="preserve">מאחריות </w:t>
      </w:r>
      <w:r w:rsidRPr="0045396B">
        <w:rPr>
          <w:rFonts w:ascii="Times New Roman" w:eastAsia="Times New Roman" w:hAnsi="Times New Roman" w:cs="David" w:hint="cs"/>
          <w:sz w:val="20"/>
          <w:szCs w:val="24"/>
          <w:rtl/>
          <w:lang w:eastAsia="he-IL"/>
        </w:rPr>
        <w:t>המתכנן על פי חוזה זה ו/או על פי כל דין.</w:t>
      </w:r>
      <w:r w:rsidRPr="0045396B">
        <w:rPr>
          <w:rFonts w:ascii="Times New Roman" w:eastAsia="Times New Roman" w:hAnsi="Times New Roman" w:cs="David"/>
          <w:sz w:val="20"/>
          <w:szCs w:val="24"/>
          <w:rtl/>
          <w:lang w:eastAsia="he-IL"/>
        </w:rPr>
        <w:t xml:space="preserve"> בהקשר זה מובהר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11453B03"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אישר המנהל תכניות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45396B">
        <w:rPr>
          <w:rFonts w:ascii="Times New Roman" w:eastAsia="Times New Roman" w:hAnsi="Times New Roman" w:cs="David" w:hint="cs"/>
          <w:sz w:val="20"/>
          <w:szCs w:val="24"/>
          <w:rtl/>
          <w:lang w:eastAsia="he-IL"/>
        </w:rPr>
        <w:t>חוזה</w:t>
      </w:r>
      <w:r w:rsidRPr="0045396B">
        <w:rPr>
          <w:rFonts w:ascii="Times New Roman" w:eastAsia="Times New Roman" w:hAnsi="Times New Roman" w:cs="David"/>
          <w:sz w:val="20"/>
          <w:szCs w:val="24"/>
          <w:rtl/>
          <w:lang w:eastAsia="he-IL"/>
        </w:rPr>
        <w:t xml:space="preserve"> זה, </w:t>
      </w:r>
      <w:r w:rsidRPr="0045396B">
        <w:rPr>
          <w:rFonts w:ascii="Times New Roman" w:eastAsia="Times New Roman" w:hAnsi="Times New Roman" w:cs="David" w:hint="cs"/>
          <w:sz w:val="20"/>
          <w:szCs w:val="24"/>
          <w:rtl/>
          <w:lang w:eastAsia="he-IL"/>
        </w:rPr>
        <w:t>לא יהא</w:t>
      </w:r>
      <w:r w:rsidRPr="0045396B">
        <w:rPr>
          <w:rFonts w:ascii="Times New Roman" w:eastAsia="Times New Roman" w:hAnsi="Times New Roman" w:cs="David"/>
          <w:sz w:val="20"/>
          <w:szCs w:val="24"/>
          <w:rtl/>
          <w:lang w:eastAsia="he-IL"/>
        </w:rPr>
        <w:t xml:space="preserve"> בכך כדי לשחרר את המתכנן מאחריותו המקצועית המלאה ו</w:t>
      </w:r>
      <w:r w:rsidRPr="0045396B">
        <w:rPr>
          <w:rFonts w:ascii="Times New Roman" w:eastAsia="Times New Roman" w:hAnsi="Times New Roman" w:cs="David" w:hint="cs"/>
          <w:sz w:val="20"/>
          <w:szCs w:val="24"/>
          <w:rtl/>
          <w:lang w:eastAsia="he-IL"/>
        </w:rPr>
        <w:t>לא יהא</w:t>
      </w:r>
      <w:r w:rsidRPr="0045396B">
        <w:rPr>
          <w:rFonts w:ascii="Times New Roman" w:eastAsia="Times New Roman" w:hAnsi="Times New Roman" w:cs="David"/>
          <w:sz w:val="20"/>
          <w:szCs w:val="24"/>
          <w:rtl/>
          <w:lang w:eastAsia="he-IL"/>
        </w:rPr>
        <w:t xml:space="preserve"> בכך כדי להטיל על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על המזמין אחריות כלשהי לטיב התכניות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המסמכים האמורים.</w:t>
      </w:r>
    </w:p>
    <w:p w14:paraId="27F589E1"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לוח זמנים ושלבי ב</w:t>
      </w:r>
      <w:r w:rsidRPr="0045396B">
        <w:rPr>
          <w:rFonts w:ascii="Times New Roman" w:eastAsia="Times New Roman" w:hAnsi="Times New Roman" w:cs="David" w:hint="cs"/>
          <w:bCs/>
          <w:sz w:val="20"/>
          <w:szCs w:val="24"/>
          <w:u w:val="single"/>
          <w:rtl/>
          <w:lang w:eastAsia="he-IL"/>
        </w:rPr>
        <w:t>י</w:t>
      </w:r>
      <w:r w:rsidRPr="0045396B">
        <w:rPr>
          <w:rFonts w:ascii="Times New Roman" w:eastAsia="Times New Roman" w:hAnsi="Times New Roman" w:cs="David"/>
          <w:bCs/>
          <w:sz w:val="20"/>
          <w:szCs w:val="24"/>
          <w:u w:val="single"/>
          <w:rtl/>
          <w:lang w:eastAsia="he-IL"/>
        </w:rPr>
        <w:t>צוע</w:t>
      </w:r>
    </w:p>
    <w:p w14:paraId="11B7418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45396B">
        <w:rPr>
          <w:rFonts w:ascii="Times New Roman" w:eastAsia="Times New Roman" w:hAnsi="Times New Roman" w:cs="David"/>
          <w:b/>
          <w:bCs/>
          <w:sz w:val="20"/>
          <w:szCs w:val="24"/>
          <w:rtl/>
          <w:lang w:eastAsia="he-IL"/>
        </w:rPr>
        <w:t>ג'</w:t>
      </w:r>
      <w:r w:rsidRPr="0045396B">
        <w:rPr>
          <w:rFonts w:ascii="Times New Roman" w:eastAsia="Times New Roman" w:hAnsi="Times New Roman" w:cs="David" w:hint="cs"/>
          <w:sz w:val="20"/>
          <w:szCs w:val="24"/>
          <w:rtl/>
          <w:lang w:eastAsia="he-IL"/>
        </w:rPr>
        <w:t xml:space="preserve"> המצ"ב</w:t>
      </w:r>
      <w:r w:rsidRPr="0045396B">
        <w:rPr>
          <w:rFonts w:ascii="Times New Roman" w:eastAsia="Times New Roman" w:hAnsi="Times New Roman" w:cs="David"/>
          <w:sz w:val="20"/>
          <w:szCs w:val="24"/>
          <w:rtl/>
          <w:lang w:eastAsia="he-IL"/>
        </w:rPr>
        <w:t xml:space="preserve"> (להלן: "</w:t>
      </w:r>
      <w:r w:rsidRPr="0045396B">
        <w:rPr>
          <w:rFonts w:ascii="Times New Roman" w:eastAsia="Times New Roman" w:hAnsi="Times New Roman" w:cs="David"/>
          <w:b/>
          <w:bCs/>
          <w:sz w:val="20"/>
          <w:szCs w:val="24"/>
          <w:rtl/>
          <w:lang w:eastAsia="he-IL"/>
        </w:rPr>
        <w:t>לוח הזמנים</w:t>
      </w:r>
      <w:r w:rsidRPr="0045396B">
        <w:rPr>
          <w:rFonts w:ascii="Times New Roman" w:eastAsia="Times New Roman" w:hAnsi="Times New Roman" w:cs="David"/>
          <w:sz w:val="20"/>
          <w:szCs w:val="24"/>
          <w:rtl/>
          <w:lang w:eastAsia="he-IL"/>
        </w:rPr>
        <w:t>"). כל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 הכלול בשרותי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לא נקבע לו מועד בלוח הזמנים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יבוצע על ידי המתכנן במועד שיהיה דרוש על מנת להבטיח</w:t>
      </w:r>
      <w:r w:rsidRPr="0045396B">
        <w:rPr>
          <w:rFonts w:ascii="Times New Roman" w:eastAsia="Times New Roman" w:hAnsi="Times New Roman" w:cs="David" w:hint="cs"/>
          <w:sz w:val="20"/>
          <w:szCs w:val="24"/>
          <w:rtl/>
          <w:lang w:eastAsia="he-IL"/>
        </w:rPr>
        <w:t xml:space="preserve"> את</w:t>
      </w:r>
      <w:r w:rsidRPr="0045396B">
        <w:rPr>
          <w:rFonts w:ascii="Times New Roman" w:eastAsia="Times New Roman" w:hAnsi="Times New Roman" w:cs="David"/>
          <w:sz w:val="20"/>
          <w:szCs w:val="24"/>
          <w:rtl/>
          <w:lang w:eastAsia="he-IL"/>
        </w:rPr>
        <w:t xml:space="preserve">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 xml:space="preserve">קבלנים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אחרים בהתאם ללוח הזמנים המוסכם ע</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מם.</w:t>
      </w:r>
    </w:p>
    <w:p w14:paraId="3E5981C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לא יתחיל המתכנן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קטע מהפרויקט ו/או שלב משלבי העבודה כמפורט בנספח </w:t>
      </w:r>
      <w:r w:rsidRPr="0045396B">
        <w:rPr>
          <w:rFonts w:ascii="Times New Roman" w:eastAsia="Times New Roman" w:hAnsi="Times New Roman" w:cs="David"/>
          <w:bCs/>
          <w:sz w:val="20"/>
          <w:szCs w:val="24"/>
          <w:rtl/>
          <w:lang w:eastAsia="he-IL"/>
        </w:rPr>
        <w:t>ב'</w:t>
      </w:r>
      <w:r w:rsidRPr="0045396B">
        <w:rPr>
          <w:rFonts w:ascii="Times New Roman" w:eastAsia="Times New Roman" w:hAnsi="Times New Roman" w:cs="David"/>
          <w:sz w:val="20"/>
          <w:szCs w:val="24"/>
          <w:rtl/>
          <w:lang w:eastAsia="he-IL"/>
        </w:rPr>
        <w:t xml:space="preserve"> או </w:t>
      </w:r>
      <w:r w:rsidRPr="0045396B">
        <w:rPr>
          <w:rFonts w:ascii="Times New Roman" w:eastAsia="Times New Roman" w:hAnsi="Times New Roman" w:cs="David"/>
          <w:b/>
          <w:bCs/>
          <w:sz w:val="20"/>
          <w:szCs w:val="24"/>
          <w:rtl/>
          <w:lang w:eastAsia="he-IL"/>
        </w:rPr>
        <w:t xml:space="preserve">ג' </w:t>
      </w:r>
      <w:r w:rsidRPr="0045396B">
        <w:rPr>
          <w:rFonts w:ascii="Times New Roman" w:eastAsia="Times New Roman" w:hAnsi="Times New Roman" w:cs="David" w:hint="cs"/>
          <w:sz w:val="20"/>
          <w:szCs w:val="24"/>
          <w:rtl/>
          <w:lang w:eastAsia="he-IL"/>
        </w:rPr>
        <w:t xml:space="preserve">המצ"ב, </w:t>
      </w:r>
      <w:r w:rsidRPr="0045396B">
        <w:rPr>
          <w:rFonts w:ascii="Times New Roman" w:eastAsia="Times New Roman" w:hAnsi="Times New Roman" w:cs="David"/>
          <w:sz w:val="20"/>
          <w:szCs w:val="24"/>
          <w:rtl/>
          <w:lang w:eastAsia="he-IL"/>
        </w:rPr>
        <w:t>אלא אם כן הודיע למזמין תחילה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הגיע לדעתו מועד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שלב זה וק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מהמזמין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לביצועו.</w:t>
      </w:r>
    </w:p>
    <w:p w14:paraId="0AD48FC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יש לראות </w:t>
      </w:r>
      <w:r w:rsidRPr="0045396B">
        <w:rPr>
          <w:rFonts w:ascii="Times New Roman" w:eastAsia="Times New Roman" w:hAnsi="Times New Roman" w:cs="David" w:hint="cs"/>
          <w:sz w:val="20"/>
          <w:szCs w:val="24"/>
          <w:rtl/>
          <w:lang w:eastAsia="he-IL"/>
        </w:rPr>
        <w:t>ב</w:t>
      </w:r>
      <w:r w:rsidRPr="0045396B">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179D8384"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ידוע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התחייבויות היועצים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הקבלנים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יתר הגורמים, מותנות בכך שיסופקו להם כל התכניות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ההנחיות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ההוראות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הפרטים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הביאורים שידרשו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מהקבלנים מלטעון לעיכוב מוצדק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10CB22D7"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שירותי המתכנן יוכר כמוצדק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אך ו</w:t>
      </w:r>
      <w:r w:rsidRPr="0045396B">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5C045B4F"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הוא נובע מכ</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ח עליון או גורם אחר (להלן יחדיו: "</w:t>
      </w:r>
      <w:r w:rsidRPr="0045396B">
        <w:rPr>
          <w:rFonts w:ascii="Times New Roman" w:eastAsia="Times New Roman" w:hAnsi="Times New Roman" w:cs="David"/>
          <w:b/>
          <w:bCs/>
          <w:sz w:val="20"/>
          <w:szCs w:val="24"/>
          <w:rtl/>
          <w:lang w:eastAsia="he-IL"/>
        </w:rPr>
        <w:t>אירוע דוחה</w:t>
      </w:r>
      <w:r w:rsidRPr="0045396B">
        <w:rPr>
          <w:rFonts w:ascii="Times New Roman" w:eastAsia="Times New Roman" w:hAnsi="Times New Roman" w:cs="David"/>
          <w:sz w:val="20"/>
          <w:szCs w:val="24"/>
          <w:rtl/>
          <w:lang w:eastAsia="he-IL"/>
        </w:rPr>
        <w:t>") שלדעת המנהל לא הייתה למתכנן שליטה עליו.</w:t>
      </w:r>
    </w:p>
    <w:p w14:paraId="2E2FD14C"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7B7D2427"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לא קיבל תכניות, הנחיות, הוראות, פרטים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0AE0DA51"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אישר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האירוע הדוחה אכן מצדיק 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השירות ואת משך הדחייה.</w:t>
      </w:r>
    </w:p>
    <w:p w14:paraId="6F240980" w14:textId="77777777" w:rsidR="0045396B" w:rsidRPr="0045396B" w:rsidRDefault="0045396B" w:rsidP="0045396B">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מבלי לגרוע מ</w:t>
      </w:r>
      <w:r w:rsidRPr="0045396B">
        <w:rPr>
          <w:rFonts w:ascii="Times New Roman" w:eastAsia="Times New Roman" w:hAnsi="Times New Roman" w:cs="David" w:hint="cs"/>
          <w:sz w:val="20"/>
          <w:szCs w:val="24"/>
          <w:rtl/>
          <w:lang w:eastAsia="he-IL"/>
        </w:rPr>
        <w:t xml:space="preserve">כלליות </w:t>
      </w:r>
      <w:r w:rsidRPr="0045396B">
        <w:rPr>
          <w:rFonts w:ascii="Times New Roman" w:eastAsia="Times New Roman" w:hAnsi="Times New Roman" w:cs="David"/>
          <w:sz w:val="20"/>
          <w:szCs w:val="24"/>
          <w:rtl/>
          <w:lang w:eastAsia="he-IL"/>
        </w:rPr>
        <w:t>האמור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מותנה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חור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 תכנון ע"י אחרים לא יהווה עילה לעיכוב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שירותי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שור המנהל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p>
    <w:p w14:paraId="548D568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להודיע למנהל מידית, על כל עיכוב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לפי הערכתו עלול לגרום לאיחור בקיום לוח הזמנים.</w:t>
      </w:r>
    </w:p>
    <w:p w14:paraId="4D3E648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6DA32179"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רשאי לבקר במשרד המתכנן ולעיין בהתקדמות ובאופן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והמתכנן ימסור למנהל כל הסבר </w:t>
      </w:r>
      <w:r w:rsidRPr="0045396B">
        <w:rPr>
          <w:rFonts w:ascii="Times New Roman" w:eastAsia="Times New Roman" w:hAnsi="Times New Roman" w:cs="David" w:hint="cs"/>
          <w:sz w:val="20"/>
          <w:szCs w:val="24"/>
          <w:rtl/>
          <w:lang w:eastAsia="he-IL"/>
        </w:rPr>
        <w:t xml:space="preserve">ו/או </w:t>
      </w:r>
      <w:r w:rsidRPr="0045396B">
        <w:rPr>
          <w:rFonts w:ascii="Times New Roman" w:eastAsia="Times New Roman" w:hAnsi="Times New Roman" w:cs="David"/>
          <w:sz w:val="20"/>
          <w:szCs w:val="24"/>
          <w:rtl/>
          <w:lang w:eastAsia="he-IL"/>
        </w:rPr>
        <w:t>פרט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דיווח</w:t>
      </w:r>
      <w:r w:rsidRPr="0045396B">
        <w:rPr>
          <w:rFonts w:ascii="Times New Roman" w:eastAsia="Times New Roman" w:hAnsi="Times New Roman" w:cs="David" w:hint="cs"/>
          <w:sz w:val="20"/>
          <w:szCs w:val="24"/>
          <w:rtl/>
          <w:lang w:eastAsia="he-IL"/>
        </w:rPr>
        <w:t>, מיד</w:t>
      </w:r>
      <w:r w:rsidRPr="0045396B">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45396B">
        <w:rPr>
          <w:rFonts w:ascii="Times New Roman" w:eastAsia="Times New Roman" w:hAnsi="Times New Roman" w:cs="David" w:hint="cs"/>
          <w:sz w:val="20"/>
          <w:szCs w:val="24"/>
          <w:rtl/>
          <w:lang w:eastAsia="he-IL"/>
        </w:rPr>
        <w:t xml:space="preserve"> זה ו/או לפי כל דין</w:t>
      </w:r>
      <w:r w:rsidRPr="0045396B">
        <w:rPr>
          <w:rFonts w:ascii="Times New Roman" w:eastAsia="Times New Roman" w:hAnsi="Times New Roman" w:cs="David"/>
          <w:sz w:val="20"/>
          <w:szCs w:val="24"/>
          <w:rtl/>
          <w:lang w:eastAsia="he-IL"/>
        </w:rPr>
        <w:t>.</w:t>
      </w:r>
    </w:p>
    <w:p w14:paraId="26481306" w14:textId="77777777" w:rsidR="0045396B" w:rsidRPr="0045396B" w:rsidRDefault="0045396B" w:rsidP="004539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360E8E98"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שכר המתכנן</w:t>
      </w:r>
    </w:p>
    <w:p w14:paraId="678126A5"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תמורת שרותי המתכנן וכל יתר התחייבויותיו לפי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ישלם המזמין למתכנן שכר כמפורט בנספח </w:t>
      </w:r>
      <w:r w:rsidRPr="0045396B">
        <w:rPr>
          <w:rFonts w:ascii="Times New Roman" w:eastAsia="Times New Roman" w:hAnsi="Times New Roman" w:cs="David"/>
          <w:bCs/>
          <w:sz w:val="20"/>
          <w:szCs w:val="24"/>
          <w:rtl/>
          <w:lang w:eastAsia="he-IL"/>
        </w:rPr>
        <w:t xml:space="preserve">ד' </w:t>
      </w:r>
      <w:r w:rsidRPr="0045396B">
        <w:rPr>
          <w:rFonts w:ascii="Times New Roman" w:eastAsia="Times New Roman" w:hAnsi="Times New Roman" w:cs="David" w:hint="cs"/>
          <w:b/>
          <w:sz w:val="20"/>
          <w:szCs w:val="24"/>
          <w:rtl/>
          <w:lang w:eastAsia="he-IL"/>
        </w:rPr>
        <w:t xml:space="preserve">המצ"ב </w:t>
      </w:r>
      <w:r w:rsidRPr="0045396B">
        <w:rPr>
          <w:rFonts w:ascii="Times New Roman" w:eastAsia="Times New Roman" w:hAnsi="Times New Roman" w:cs="David"/>
          <w:sz w:val="20"/>
          <w:szCs w:val="24"/>
          <w:rtl/>
          <w:lang w:eastAsia="he-IL"/>
        </w:rPr>
        <w:t>(להלן: "</w:t>
      </w:r>
      <w:r w:rsidRPr="0045396B">
        <w:rPr>
          <w:rFonts w:ascii="Times New Roman" w:eastAsia="Times New Roman" w:hAnsi="Times New Roman" w:cs="David"/>
          <w:b/>
          <w:bCs/>
          <w:sz w:val="20"/>
          <w:szCs w:val="24"/>
          <w:rtl/>
          <w:lang w:eastAsia="he-IL"/>
        </w:rPr>
        <w:t>שכר המתכנן</w:t>
      </w:r>
      <w:r w:rsidRPr="0045396B">
        <w:rPr>
          <w:rFonts w:ascii="Times New Roman" w:eastAsia="Times New Roman" w:hAnsi="Times New Roman" w:cs="David"/>
          <w:sz w:val="20"/>
          <w:szCs w:val="24"/>
          <w:rtl/>
          <w:lang w:eastAsia="he-IL"/>
        </w:rPr>
        <w:t>").</w:t>
      </w:r>
    </w:p>
    <w:p w14:paraId="60B48871"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בהוצאות הממשיות בשרותי העזר המפורטים להלן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שא המזמין:</w:t>
      </w:r>
    </w:p>
    <w:p w14:paraId="08E3449A"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הדפסות המיועדות להפצה לאחרים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45396B">
        <w:rPr>
          <w:rFonts w:ascii="Times New Roman" w:eastAsia="Times New Roman" w:hAnsi="Times New Roman" w:cs="David" w:hint="cs"/>
          <w:sz w:val="20"/>
          <w:szCs w:val="24"/>
          <w:rtl/>
          <w:lang w:eastAsia="he-IL"/>
        </w:rPr>
        <w:t>ת</w:t>
      </w:r>
      <w:r w:rsidRPr="0045396B">
        <w:rPr>
          <w:rFonts w:ascii="Times New Roman" w:eastAsia="Times New Roman" w:hAnsi="Times New Roman" w:cs="David"/>
          <w:sz w:val="20"/>
          <w:szCs w:val="24"/>
          <w:rtl/>
          <w:lang w:eastAsia="he-IL"/>
        </w:rPr>
        <w:t xml:space="preserve"> החזר.</w:t>
      </w:r>
    </w:p>
    <w:p w14:paraId="11CB6A7E"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העתקות שנמסרו ע"י המתכנן למזמין</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לרשויות המוסמכות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ליועצים, למעט העתקות וצילומים שיפיק המתכנן במשרדו.</w:t>
      </w:r>
    </w:p>
    <w:p w14:paraId="43C10D22"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שכפול מסמכים.</w:t>
      </w:r>
    </w:p>
    <w:p w14:paraId="6021B561"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083836E3"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מדידות וצילומי אויר.</w:t>
      </w:r>
    </w:p>
    <w:p w14:paraId="6F9E6479"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קידוחים ובדיקות קרקע.</w:t>
      </w:r>
    </w:p>
    <w:p w14:paraId="2A817723"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שליחויות.</w:t>
      </w:r>
    </w:p>
    <w:p w14:paraId="43C432E3"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העזר המפורטים בסעיפים 7.2.1 עד 7.2.3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יוזמנו על ידי המתכנן באמצעות מערכת ניהול פרויקטים </w:t>
      </w:r>
      <w:r w:rsidRPr="0045396B">
        <w:rPr>
          <w:rFonts w:ascii="Times New Roman" w:eastAsia="Times New Roman" w:hAnsi="Times New Roman" w:cs="David"/>
          <w:sz w:val="20"/>
          <w:szCs w:val="24"/>
          <w:lang w:eastAsia="he-IL"/>
        </w:rPr>
        <w:t>VIEW</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 מערכת רמדורנט מודול ניהול מסמכים (</w:t>
      </w:r>
      <w:r w:rsidRPr="0045396B">
        <w:rPr>
          <w:rFonts w:ascii="Times New Roman" w:eastAsia="Times New Roman" w:hAnsi="Times New Roman" w:cs="David"/>
          <w:sz w:val="20"/>
          <w:szCs w:val="24"/>
          <w:lang w:eastAsia="he-IL"/>
        </w:rPr>
        <w:t>DM</w:t>
      </w:r>
      <w:r w:rsidRPr="0045396B">
        <w:rPr>
          <w:rFonts w:ascii="Times New Roman" w:eastAsia="Times New Roman" w:hAnsi="Times New Roman" w:cs="David"/>
          <w:sz w:val="20"/>
          <w:szCs w:val="24"/>
          <w:rtl/>
          <w:lang w:eastAsia="he-IL"/>
        </w:rPr>
        <w:t>) רק ממכונים המאושרים ע"י המזמין לבצע עבודות עבורו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58E0F8A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על חשבון שכר המתכנן ישולמו למתכנן תשלומי ביניים בש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עורים ובמועדים המפורטים בנספח</w:t>
      </w:r>
      <w:r w:rsidRPr="0045396B">
        <w:rPr>
          <w:rFonts w:ascii="Times New Roman" w:eastAsia="Times New Roman" w:hAnsi="Times New Roman" w:cs="David"/>
          <w:bCs/>
          <w:sz w:val="20"/>
          <w:szCs w:val="24"/>
          <w:rtl/>
          <w:lang w:eastAsia="he-IL"/>
        </w:rPr>
        <w:t xml:space="preserve"> ה'</w:t>
      </w:r>
      <w:r w:rsidRPr="0045396B">
        <w:rPr>
          <w:rFonts w:ascii="Times New Roman" w:eastAsia="Times New Roman" w:hAnsi="Times New Roman" w:cs="David" w:hint="cs"/>
          <w:sz w:val="20"/>
          <w:szCs w:val="24"/>
          <w:rtl/>
          <w:lang w:eastAsia="he-IL"/>
        </w:rPr>
        <w:t xml:space="preserve"> המצ"ב,</w:t>
      </w:r>
      <w:r w:rsidRPr="0045396B">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w:t>
      </w:r>
    </w:p>
    <w:p w14:paraId="49AFA509"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תשלומי הביניים לפי פסקה זו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שלב משלבי שירותי המתכנן ו/או טיב הש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725B34F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45396B">
        <w:rPr>
          <w:rFonts w:ascii="Times New Roman" w:eastAsia="Times New Roman" w:hAnsi="Times New Roman" w:cs="David"/>
          <w:sz w:val="20"/>
          <w:szCs w:val="24"/>
          <w:rtl/>
          <w:lang w:eastAsia="he-IL"/>
        </w:rPr>
        <w:t>מוסכם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השכר האמור בנספח </w:t>
      </w:r>
      <w:r w:rsidRPr="0045396B">
        <w:rPr>
          <w:rFonts w:ascii="Times New Roman" w:eastAsia="Times New Roman" w:hAnsi="Times New Roman" w:cs="David"/>
          <w:b/>
          <w:bCs/>
          <w:sz w:val="20"/>
          <w:szCs w:val="24"/>
          <w:rtl/>
          <w:lang w:eastAsia="he-IL"/>
        </w:rPr>
        <w:t xml:space="preserve">ד' </w:t>
      </w:r>
      <w:r w:rsidRPr="0045396B">
        <w:rPr>
          <w:rFonts w:ascii="Times New Roman" w:eastAsia="Times New Roman" w:hAnsi="Times New Roman" w:cs="David" w:hint="cs"/>
          <w:sz w:val="20"/>
          <w:szCs w:val="24"/>
          <w:rtl/>
          <w:lang w:eastAsia="he-IL"/>
        </w:rPr>
        <w:t xml:space="preserve">המצ"ב, </w:t>
      </w: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hint="cs"/>
          <w:sz w:val="20"/>
          <w:szCs w:val="24"/>
          <w:rtl/>
          <w:lang w:eastAsia="he-IL"/>
        </w:rPr>
        <w:t xml:space="preserve">ינו </w:t>
      </w:r>
      <w:r w:rsidRPr="0045396B">
        <w:rPr>
          <w:rFonts w:ascii="Times New Roman" w:eastAsia="Times New Roman" w:hAnsi="Times New Roman" w:cs="David"/>
          <w:sz w:val="20"/>
          <w:szCs w:val="24"/>
          <w:rtl/>
          <w:lang w:eastAsia="he-IL"/>
        </w:rPr>
        <w:t xml:space="preserve">סופי ומוחלט, והמתכנן לא יהיה </w:t>
      </w:r>
      <w:r w:rsidRPr="0045396B">
        <w:rPr>
          <w:rFonts w:ascii="Times New Roman" w:eastAsia="Times New Roman" w:hAnsi="Times New Roman" w:cs="David"/>
          <w:sz w:val="20"/>
          <w:szCs w:val="24"/>
          <w:rtl/>
          <w:lang w:eastAsia="he-IL"/>
        </w:rPr>
        <w:lastRenderedPageBreak/>
        <w:t xml:space="preserve">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45396B">
        <w:rPr>
          <w:rFonts w:ascii="Times New Roman" w:eastAsia="Times New Roman" w:hAnsi="Times New Roman" w:cs="David" w:hint="cs"/>
          <w:sz w:val="20"/>
          <w:szCs w:val="24"/>
          <w:rtl/>
          <w:lang w:eastAsia="he-IL"/>
        </w:rPr>
        <w:t xml:space="preserve">זה </w:t>
      </w:r>
      <w:r w:rsidRPr="0045396B">
        <w:rPr>
          <w:rFonts w:ascii="Times New Roman" w:eastAsia="Times New Roman" w:hAnsi="Times New Roman" w:cs="David"/>
          <w:sz w:val="20"/>
          <w:szCs w:val="24"/>
          <w:rtl/>
          <w:lang w:eastAsia="he-IL"/>
        </w:rPr>
        <w:t>במפורש אחרת. תנאי לתשלום שכר המתכנן במלואו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הינו המצאת הצהרה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45396B">
        <w:rPr>
          <w:rFonts w:ascii="Times New Roman" w:eastAsia="Times New Roman" w:hAnsi="Times New Roman" w:cs="David"/>
          <w:b/>
          <w:bCs/>
          <w:sz w:val="20"/>
          <w:szCs w:val="24"/>
          <w:rtl/>
          <w:lang w:eastAsia="he-IL"/>
        </w:rPr>
        <w:t>ט'</w:t>
      </w:r>
      <w:r w:rsidRPr="0045396B">
        <w:rPr>
          <w:rFonts w:ascii="Times New Roman" w:eastAsia="Times New Roman" w:hAnsi="Times New Roman" w:cs="David"/>
          <w:sz w:val="20"/>
          <w:szCs w:val="24"/>
          <w:rtl/>
          <w:lang w:eastAsia="he-IL"/>
        </w:rPr>
        <w:t xml:space="preserve"> לחוזה זה וכתב היעדר תביעות המצורף כנספח</w:t>
      </w:r>
      <w:r w:rsidRPr="0045396B">
        <w:rPr>
          <w:rFonts w:ascii="Times New Roman" w:eastAsia="Times New Roman" w:hAnsi="Times New Roman" w:cs="David"/>
          <w:b/>
          <w:bCs/>
          <w:sz w:val="20"/>
          <w:szCs w:val="24"/>
          <w:rtl/>
          <w:lang w:eastAsia="he-IL"/>
        </w:rPr>
        <w:t xml:space="preserve"> י'</w:t>
      </w:r>
      <w:r w:rsidRPr="0045396B">
        <w:rPr>
          <w:rFonts w:ascii="Times New Roman" w:eastAsia="Times New Roman" w:hAnsi="Times New Roman" w:cs="David"/>
          <w:sz w:val="20"/>
          <w:szCs w:val="24"/>
          <w:rtl/>
          <w:lang w:eastAsia="he-IL"/>
        </w:rPr>
        <w:t xml:space="preserve"> לחוזה זה למזמין, חתום ע"י המתכנן ומאומת כנדרש בו.</w:t>
      </w:r>
    </w:p>
    <w:p w14:paraId="300BDAB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מבלי לפגוע בכלליות האמור בסעיף </w:t>
      </w:r>
      <w:r w:rsidRPr="0045396B">
        <w:rPr>
          <w:rFonts w:ascii="Times New Roman" w:eastAsia="Times New Roman" w:hAnsi="Times New Roman" w:cs="David" w:hint="cs"/>
          <w:sz w:val="20"/>
          <w:szCs w:val="24"/>
          <w:rtl/>
          <w:lang w:eastAsia="he-IL"/>
        </w:rPr>
        <w:t>7 לעיל</w:t>
      </w:r>
      <w:r w:rsidRPr="0045396B">
        <w:rPr>
          <w:rFonts w:ascii="Times New Roman" w:eastAsia="Times New Roman" w:hAnsi="Times New Roman" w:cs="David"/>
          <w:sz w:val="20"/>
          <w:szCs w:val="24"/>
          <w:rtl/>
          <w:lang w:eastAsia="he-IL"/>
        </w:rPr>
        <w:t>, מוסכם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רכוש ה</w:t>
      </w:r>
      <w:r w:rsidRPr="0045396B">
        <w:rPr>
          <w:rFonts w:ascii="Times New Roman" w:eastAsia="Times New Roman" w:hAnsi="Times New Roman" w:cs="David" w:hint="cs"/>
          <w:sz w:val="20"/>
          <w:szCs w:val="24"/>
          <w:rtl/>
          <w:lang w:eastAsia="he-IL"/>
        </w:rPr>
        <w:t>מזמין</w:t>
      </w:r>
      <w:r w:rsidRPr="0045396B">
        <w:rPr>
          <w:rFonts w:ascii="Times New Roman" w:eastAsia="Times New Roman" w:hAnsi="Times New Roman" w:cs="David"/>
          <w:sz w:val="20"/>
          <w:szCs w:val="24"/>
          <w:rtl/>
          <w:lang w:eastAsia="he-IL"/>
        </w:rPr>
        <w:t>. מובהר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הפרת סעיף זה על ידי המתכנן תה</w:t>
      </w:r>
      <w:r w:rsidRPr="0045396B">
        <w:rPr>
          <w:rFonts w:ascii="Times New Roman" w:eastAsia="Times New Roman" w:hAnsi="Times New Roman" w:cs="David" w:hint="cs"/>
          <w:sz w:val="20"/>
          <w:szCs w:val="24"/>
          <w:rtl/>
          <w:lang w:eastAsia="he-IL"/>
        </w:rPr>
        <w:t>ווה</w:t>
      </w:r>
      <w:r w:rsidRPr="0045396B">
        <w:rPr>
          <w:rFonts w:ascii="Times New Roman" w:eastAsia="Times New Roman" w:hAnsi="Times New Roman" w:cs="David"/>
          <w:sz w:val="20"/>
          <w:szCs w:val="24"/>
          <w:rtl/>
          <w:lang w:eastAsia="he-IL"/>
        </w:rPr>
        <w:t xml:space="preserve"> הפרה יסודית של חוזה</w:t>
      </w:r>
      <w:r w:rsidRPr="0045396B">
        <w:rPr>
          <w:rFonts w:ascii="Times New Roman" w:eastAsia="Times New Roman" w:hAnsi="Times New Roman" w:cs="David" w:hint="cs"/>
          <w:sz w:val="20"/>
          <w:szCs w:val="24"/>
          <w:rtl/>
          <w:lang w:eastAsia="he-IL"/>
        </w:rPr>
        <w:t xml:space="preserve"> זה. </w:t>
      </w:r>
    </w:p>
    <w:p w14:paraId="51D3A455"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תנאים מקדמיים לביצוע תשלום כלשהו ע"ח שכר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הינם הצגת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45396B">
        <w:rPr>
          <w:rFonts w:ascii="Times New Roman" w:eastAsia="Times New Roman" w:hAnsi="Times New Roman" w:cs="David" w:hint="cs"/>
          <w:sz w:val="20"/>
          <w:szCs w:val="24"/>
          <w:rtl/>
          <w:lang w:eastAsia="he-IL"/>
        </w:rPr>
        <w:t>עובר</w:t>
      </w:r>
      <w:r w:rsidRPr="0045396B">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3F542DA4" w14:textId="77777777" w:rsidR="0045396B" w:rsidRPr="0045396B" w:rsidRDefault="0045396B" w:rsidP="004539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1B67C179"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שנויים בתכנון</w:t>
      </w:r>
    </w:p>
    <w:p w14:paraId="76761113" w14:textId="77777777" w:rsid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 דרישת המנהל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A7A091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bCs/>
          <w:sz w:val="20"/>
          <w:szCs w:val="24"/>
          <w:rtl/>
          <w:lang w:eastAsia="he-IL"/>
        </w:rPr>
        <w:t>ב' או ג'</w:t>
      </w:r>
      <w:r w:rsidRPr="0045396B">
        <w:rPr>
          <w:rFonts w:ascii="Times New Roman" w:eastAsia="Times New Roman" w:hAnsi="Times New Roman" w:cs="David" w:hint="cs"/>
          <w:b/>
          <w:sz w:val="20"/>
          <w:szCs w:val="24"/>
          <w:rtl/>
          <w:lang w:eastAsia="he-IL"/>
        </w:rPr>
        <w:t xml:space="preserve"> המצ"ב</w:t>
      </w:r>
      <w:r w:rsidRPr="0045396B">
        <w:rPr>
          <w:rFonts w:ascii="Times New Roman" w:eastAsia="Times New Roman" w:hAnsi="Times New Roman" w:cs="David"/>
          <w:sz w:val="20"/>
          <w:szCs w:val="24"/>
          <w:rtl/>
          <w:lang w:eastAsia="he-IL"/>
        </w:rPr>
        <w:t>,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אלמלא השנויים</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יהיה</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זכאי לפיצוי בעד העבודה הנוספת שב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עקב השנויים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כאמור</w:t>
      </w:r>
      <w:r w:rsidRPr="0045396B">
        <w:rPr>
          <w:rFonts w:ascii="Times New Roman" w:eastAsia="Times New Roman" w:hAnsi="Times New Roman" w:cs="David"/>
          <w:sz w:val="20"/>
          <w:szCs w:val="24"/>
          <w:rtl/>
          <w:lang w:eastAsia="he-IL"/>
        </w:rPr>
        <w:t>. הפיצוי ישולם בגין העבודה הנוספת שהמתכנן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 xml:space="preserve"> המתכנן ושכר המתכנן. בכל מקרה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שנויים</w:t>
      </w:r>
      <w:r w:rsidRPr="0045396B">
        <w:rPr>
          <w:rFonts w:ascii="Times New Roman" w:eastAsia="Times New Roman" w:hAnsi="Times New Roman" w:cs="David" w:hint="cs"/>
          <w:sz w:val="20"/>
          <w:szCs w:val="24"/>
          <w:rtl/>
          <w:lang w:eastAsia="he-IL"/>
        </w:rPr>
        <w:t xml:space="preserve"> כאמור, לא יהוו</w:t>
      </w:r>
      <w:r w:rsidRPr="0045396B">
        <w:rPr>
          <w:rFonts w:ascii="Times New Roman" w:eastAsia="Times New Roman" w:hAnsi="Times New Roman" w:cs="David"/>
          <w:sz w:val="20"/>
          <w:szCs w:val="24"/>
          <w:rtl/>
          <w:lang w:eastAsia="he-IL"/>
        </w:rPr>
        <w:t xml:space="preserve"> עילה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 בלוח הזמנים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שור המנהל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p>
    <w:p w14:paraId="26BC066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על אף</w:t>
      </w:r>
      <w:r w:rsidRPr="0045396B">
        <w:rPr>
          <w:rFonts w:ascii="Times New Roman" w:eastAsia="Times New Roman" w:hAnsi="Times New Roman" w:cs="David"/>
          <w:sz w:val="20"/>
          <w:szCs w:val="24"/>
          <w:rtl/>
          <w:lang w:eastAsia="he-IL"/>
        </w:rPr>
        <w:t xml:space="preserve"> האמור בסעיף 8.2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יגיע למתכנן דבר בגין שינויים הנובעים מ:</w:t>
      </w:r>
    </w:p>
    <w:p w14:paraId="164DB293"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טעות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קוי בתכנון ו/או באומדן של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של היועצים.</w:t>
      </w:r>
    </w:p>
    <w:p w14:paraId="3DC86421"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התכנון אינו התכנון היעיל ביותר.</w:t>
      </w:r>
    </w:p>
    <w:p w14:paraId="4BB61EB4"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24C4BBA1"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השינויים מתחייבים מדרישת רשויות מוסמכות. </w:t>
      </w:r>
    </w:p>
    <w:p w14:paraId="13DCC7B4" w14:textId="3D1DB43E" w:rsidR="0045396B" w:rsidRPr="00CC1DD8" w:rsidRDefault="00CC1DD8" w:rsidP="00F50BB6">
      <w:pPr>
        <w:widowControl w:val="0"/>
        <w:numPr>
          <w:ilvl w:val="1"/>
          <w:numId w:val="1"/>
        </w:numPr>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CC1DD8">
        <w:rPr>
          <w:rFonts w:ascii="Times New Roman" w:eastAsia="Times New Roman" w:hAnsi="Times New Roman" w:cs="David" w:hint="cs"/>
          <w:sz w:val="20"/>
          <w:szCs w:val="24"/>
          <w:rtl/>
          <w:lang w:eastAsia="he-IL"/>
        </w:rPr>
        <w:t xml:space="preserve">מבוטל </w:t>
      </w:r>
      <w:r w:rsidR="0045396B" w:rsidRPr="00CC1DD8">
        <w:rPr>
          <w:rFonts w:ascii="Times New Roman" w:eastAsia="Times New Roman" w:hAnsi="Times New Roman" w:cs="David"/>
          <w:sz w:val="20"/>
          <w:szCs w:val="24"/>
          <w:rtl/>
          <w:lang w:eastAsia="he-IL"/>
        </w:rPr>
        <w:t xml:space="preserve">מחיר השינויים ותנאי התשלום בגין תכנון השינויים </w:t>
      </w:r>
      <w:r w:rsidR="0045396B" w:rsidRPr="00CC1DD8">
        <w:rPr>
          <w:rFonts w:ascii="Times New Roman" w:eastAsia="Times New Roman" w:hAnsi="Times New Roman" w:cs="David" w:hint="cs"/>
          <w:sz w:val="20"/>
          <w:szCs w:val="24"/>
          <w:rtl/>
          <w:lang w:eastAsia="he-IL"/>
        </w:rPr>
        <w:t xml:space="preserve">כאמור, </w:t>
      </w:r>
      <w:r w:rsidR="0045396B" w:rsidRPr="00EE027A">
        <w:rPr>
          <w:rFonts w:ascii="Times New Roman" w:eastAsia="Times New Roman" w:hAnsi="Times New Roman" w:cs="David"/>
          <w:sz w:val="20"/>
          <w:szCs w:val="24"/>
          <w:rtl/>
          <w:lang w:eastAsia="he-IL"/>
        </w:rPr>
        <w:t>יסוכמו בין המתכנן לרוכשים. המתכנן יתקשר עם הרוכש</w:t>
      </w:r>
      <w:r w:rsidR="0045396B" w:rsidRPr="00EE027A">
        <w:rPr>
          <w:rFonts w:ascii="Times New Roman" w:eastAsia="Times New Roman" w:hAnsi="Times New Roman" w:cs="David" w:hint="cs"/>
          <w:sz w:val="20"/>
          <w:szCs w:val="24"/>
          <w:rtl/>
          <w:lang w:eastAsia="he-IL"/>
        </w:rPr>
        <w:t>ים</w:t>
      </w:r>
      <w:r w:rsidR="0045396B" w:rsidRPr="002E3856">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0045396B" w:rsidRPr="002E3856">
        <w:rPr>
          <w:rFonts w:ascii="Times New Roman" w:eastAsia="Times New Roman" w:hAnsi="Times New Roman" w:cs="David" w:hint="cs"/>
          <w:sz w:val="20"/>
          <w:szCs w:val="24"/>
          <w:rtl/>
          <w:lang w:eastAsia="he-IL"/>
        </w:rPr>
        <w:t>ה</w:t>
      </w:r>
      <w:r w:rsidR="0045396B" w:rsidRPr="00CC1DD8">
        <w:rPr>
          <w:rFonts w:ascii="Times New Roman" w:eastAsia="Times New Roman" w:hAnsi="Times New Roman" w:cs="David"/>
          <w:sz w:val="20"/>
          <w:szCs w:val="24"/>
          <w:rtl/>
          <w:lang w:eastAsia="he-IL"/>
        </w:rPr>
        <w:t>רוכש</w:t>
      </w:r>
      <w:r w:rsidR="0045396B" w:rsidRPr="00CC1DD8">
        <w:rPr>
          <w:rFonts w:ascii="Times New Roman" w:eastAsia="Times New Roman" w:hAnsi="Times New Roman" w:cs="David" w:hint="eastAsia"/>
          <w:sz w:val="20"/>
          <w:szCs w:val="24"/>
          <w:rtl/>
          <w:lang w:eastAsia="he-IL"/>
        </w:rPr>
        <w:t>ים</w:t>
      </w:r>
      <w:r w:rsidR="0045396B" w:rsidRPr="00CC1DD8">
        <w:rPr>
          <w:rFonts w:ascii="Times New Roman" w:eastAsia="Times New Roman" w:hAnsi="Times New Roman" w:cs="David"/>
          <w:sz w:val="20"/>
          <w:szCs w:val="24"/>
          <w:rtl/>
          <w:lang w:eastAsia="he-IL"/>
        </w:rPr>
        <w:t xml:space="preserve"> בענ</w:t>
      </w:r>
      <w:r w:rsidR="0045396B" w:rsidRPr="00CC1DD8">
        <w:rPr>
          <w:rFonts w:ascii="Times New Roman" w:eastAsia="Times New Roman" w:hAnsi="Times New Roman" w:cs="David" w:hint="eastAsia"/>
          <w:sz w:val="20"/>
          <w:szCs w:val="24"/>
          <w:rtl/>
          <w:lang w:eastAsia="he-IL"/>
        </w:rPr>
        <w:t>י</w:t>
      </w:r>
      <w:r w:rsidR="0045396B" w:rsidRPr="00CC1DD8">
        <w:rPr>
          <w:rFonts w:ascii="Times New Roman" w:eastAsia="Times New Roman" w:hAnsi="Times New Roman" w:cs="David"/>
          <w:sz w:val="20"/>
          <w:szCs w:val="24"/>
          <w:rtl/>
          <w:lang w:eastAsia="he-IL"/>
        </w:rPr>
        <w:t>ין קביעת מחיר השינויים, תובא בפני המנהל והוא יהיה המוסמך להכריע בה.</w:t>
      </w:r>
    </w:p>
    <w:p w14:paraId="17E5F83E"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45396B">
        <w:rPr>
          <w:rFonts w:ascii="Times New Roman" w:eastAsia="Times New Roman" w:hAnsi="Times New Roman" w:cs="David"/>
          <w:bCs/>
          <w:sz w:val="20"/>
          <w:szCs w:val="24"/>
          <w:u w:val="single"/>
          <w:rtl/>
          <w:lang w:eastAsia="he-IL"/>
        </w:rPr>
        <w:t>אחריות וביטוח</w:t>
      </w:r>
    </w:p>
    <w:p w14:paraId="6C7130AC" w14:textId="77777777" w:rsidR="00906AB8" w:rsidRPr="00013687" w:rsidRDefault="00906AB8" w:rsidP="00906AB8">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D6521A2" w14:textId="77777777" w:rsidR="00906AB8" w:rsidRPr="00013687" w:rsidRDefault="00906AB8" w:rsidP="00906AB8">
      <w:pPr>
        <w:pStyle w:val="a2"/>
        <w:numPr>
          <w:ilvl w:val="1"/>
          <w:numId w:val="1"/>
        </w:numPr>
        <w:ind w:right="0"/>
        <w:rPr>
          <w:rFonts w:eastAsia="Times New Roman" w:cs="David"/>
          <w:color w:val="auto"/>
          <w:szCs w:val="24"/>
        </w:rPr>
      </w:pPr>
      <w:r w:rsidRPr="00013687">
        <w:rPr>
          <w:rFonts w:eastAsia="Times New Roman" w:cs="David" w:hint="cs"/>
          <w:color w:val="auto"/>
          <w:szCs w:val="24"/>
          <w:rtl/>
        </w:rPr>
        <w:lastRenderedPageBreak/>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3BC8141A" w14:textId="77777777" w:rsidR="00906AB8" w:rsidRPr="00013687" w:rsidRDefault="00906AB8" w:rsidP="00906AB8">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05B7F188" w14:textId="77777777" w:rsidR="00906AB8" w:rsidRPr="00013687" w:rsidRDefault="00906AB8" w:rsidP="00906AB8">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7CB997D7" w14:textId="77777777" w:rsidR="00906AB8" w:rsidRDefault="00906AB8" w:rsidP="00906AB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702FE1A" w14:textId="77777777" w:rsidR="00906AB8" w:rsidRPr="00013687" w:rsidRDefault="00906AB8" w:rsidP="00906AB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8DB13F8" w14:textId="77777777" w:rsidR="00906AB8" w:rsidRDefault="00906AB8" w:rsidP="00906AB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1799F9EC"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09158AA2"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1A742FA9"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765532D2"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3D8B869E"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2CB83DA2"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33212859"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lastRenderedPageBreak/>
        <w:t>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1A15B686"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4E080480"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24A189D4"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64314FFF"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52D6DC80"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17D605CD"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08A94126" w14:textId="77777777" w:rsidR="00906AB8" w:rsidRPr="00A42052"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603500B5" w14:textId="77777777" w:rsidR="0045396B" w:rsidRPr="0045396B" w:rsidRDefault="0045396B" w:rsidP="0045396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6C68F88B"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אספקת תכניות</w:t>
      </w:r>
    </w:p>
    <w:p w14:paraId="1213CFB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בכל עת במהלך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וכן בתקופת הבדק של העבודות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45396B">
        <w:rPr>
          <w:rFonts w:ascii="Times New Roman" w:eastAsia="Times New Roman" w:hAnsi="Times New Roman" w:cs="David"/>
          <w:b/>
          <w:bCs/>
          <w:sz w:val="20"/>
          <w:szCs w:val="24"/>
          <w:rtl/>
          <w:lang w:eastAsia="he-IL"/>
        </w:rPr>
        <w:t>ח'</w:t>
      </w:r>
      <w:r w:rsidRPr="0045396B">
        <w:rPr>
          <w:rFonts w:ascii="Times New Roman" w:eastAsia="Times New Roman" w:hAnsi="Times New Roman" w:cs="David"/>
          <w:sz w:val="20"/>
          <w:szCs w:val="24"/>
          <w:rtl/>
          <w:lang w:eastAsia="he-IL"/>
        </w:rPr>
        <w:t xml:space="preserve"> לחוזה זה, ובמידה והדרישה מתייחסת לתכניות שאינ</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בידו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יערכ</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המתכנן בהקדם האפשרי וימסר</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למזמין.</w:t>
      </w:r>
    </w:p>
    <w:p w14:paraId="1D13F2C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עם גמר שרותי </w:t>
      </w:r>
      <w:r w:rsidRPr="0045396B">
        <w:rPr>
          <w:rFonts w:ascii="Times New Roman" w:eastAsia="Times New Roman" w:hAnsi="Times New Roman" w:cs="David" w:hint="cs"/>
          <w:sz w:val="20"/>
          <w:szCs w:val="24"/>
          <w:rtl/>
          <w:lang w:eastAsia="he-IL"/>
        </w:rPr>
        <w:t>המתכנן,</w:t>
      </w:r>
      <w:r w:rsidRPr="0045396B">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הסופי בשטח </w:t>
      </w:r>
      <w:r w:rsidRPr="0045396B">
        <w:rPr>
          <w:rFonts w:ascii="Times New Roman" w:eastAsia="Times New Roman" w:hAnsi="Times New Roman" w:cs="David"/>
          <w:color w:val="000000"/>
          <w:sz w:val="20"/>
          <w:szCs w:val="24"/>
          <w:lang w:eastAsia="he-IL"/>
        </w:rPr>
        <w:t>(AS MADE)</w:t>
      </w:r>
      <w:r w:rsidRPr="0045396B">
        <w:rPr>
          <w:rFonts w:ascii="Times New Roman" w:eastAsia="Times New Roman" w:hAnsi="Times New Roman" w:cs="David"/>
          <w:sz w:val="20"/>
          <w:szCs w:val="24"/>
          <w:rtl/>
          <w:lang w:eastAsia="he-IL"/>
        </w:rPr>
        <w:t xml:space="preserve">, למעט שינויי דיירים, </w:t>
      </w:r>
      <w:r w:rsidRPr="0045396B">
        <w:rPr>
          <w:rFonts w:ascii="Times New Roman" w:eastAsia="Times New Roman" w:hAnsi="Times New Roman" w:cs="David" w:hint="cs"/>
          <w:sz w:val="20"/>
          <w:szCs w:val="24"/>
          <w:rtl/>
          <w:lang w:eastAsia="he-IL"/>
        </w:rPr>
        <w:t xml:space="preserve">וקבצים </w:t>
      </w:r>
      <w:r w:rsidRPr="0045396B">
        <w:rPr>
          <w:rFonts w:ascii="Times New Roman" w:eastAsia="Times New Roman" w:hAnsi="Times New Roman" w:cs="David"/>
          <w:sz w:val="20"/>
          <w:szCs w:val="24"/>
          <w:rtl/>
          <w:lang w:eastAsia="he-IL"/>
        </w:rPr>
        <w:t>המכילים את התכנון במדיה ממוחשבת.</w:t>
      </w:r>
    </w:p>
    <w:p w14:paraId="215478B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45396B">
        <w:rPr>
          <w:rFonts w:ascii="Times New Roman" w:eastAsia="Times New Roman" w:hAnsi="Times New Roman" w:cs="David" w:hint="cs"/>
          <w:sz w:val="20"/>
          <w:szCs w:val="24"/>
          <w:rtl/>
          <w:lang w:eastAsia="he-IL"/>
        </w:rPr>
        <w:t>הקבצים</w:t>
      </w:r>
      <w:r w:rsidRPr="0045396B">
        <w:rPr>
          <w:rFonts w:ascii="Times New Roman" w:eastAsia="Times New Roman" w:hAnsi="Times New Roman" w:cs="David"/>
          <w:sz w:val="20"/>
          <w:szCs w:val="24"/>
          <w:rtl/>
          <w:lang w:eastAsia="he-IL"/>
        </w:rPr>
        <w:t xml:space="preserve"> כשה</w:t>
      </w:r>
      <w:r w:rsidRPr="0045396B">
        <w:rPr>
          <w:rFonts w:ascii="Times New Roman" w:eastAsia="Times New Roman" w:hAnsi="Times New Roman" w:cs="David" w:hint="cs"/>
          <w:sz w:val="20"/>
          <w:szCs w:val="24"/>
          <w:rtl/>
          <w:lang w:eastAsia="he-IL"/>
        </w:rPr>
        <w:t>ם</w:t>
      </w:r>
      <w:r w:rsidRPr="0045396B">
        <w:rPr>
          <w:rFonts w:ascii="Times New Roman" w:eastAsia="Times New Roman" w:hAnsi="Times New Roman" w:cs="David"/>
          <w:sz w:val="20"/>
          <w:szCs w:val="24"/>
          <w:rtl/>
          <w:lang w:eastAsia="he-IL"/>
        </w:rPr>
        <w:t xml:space="preserve"> מעודכנ</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40A874A0"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198EFE09"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המתכנן לא יהיה זכאי לכל תשלום נוסף בעד תכניות שימסור למזמין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סעיף 10 זה.</w:t>
      </w:r>
    </w:p>
    <w:p w14:paraId="1DB465EE"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זכות הקניין בכל התכניות שייכת למזמין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ובלבד ששולם שכר המתכנן בהתאם להוראות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2CB719F4" w14:textId="77777777" w:rsidR="0045396B" w:rsidRPr="0045396B" w:rsidRDefault="0045396B" w:rsidP="0045396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מעמד המתכנן</w:t>
      </w:r>
    </w:p>
    <w:p w14:paraId="076B6BD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מוסכם ומובהר על ידי הצדדים לחוזה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45396B">
        <w:rPr>
          <w:rFonts w:ascii="Times New Roman" w:eastAsia="Times New Roman" w:hAnsi="Times New Roman" w:cs="David" w:hint="cs"/>
          <w:sz w:val="20"/>
          <w:szCs w:val="24"/>
          <w:rtl/>
          <w:lang w:eastAsia="he-IL"/>
        </w:rPr>
        <w:t xml:space="preserve"> של המתכנן</w:t>
      </w:r>
      <w:r w:rsidRPr="0045396B">
        <w:rPr>
          <w:rFonts w:ascii="Times New Roman" w:eastAsia="Times New Roman" w:hAnsi="Times New Roman" w:cs="David"/>
          <w:sz w:val="20"/>
          <w:szCs w:val="24"/>
          <w:rtl/>
          <w:lang w:eastAsia="he-IL"/>
        </w:rPr>
        <w:t>.</w:t>
      </w:r>
    </w:p>
    <w:p w14:paraId="3F15453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אין ולא יהיו יחסי עובד-מעביד בין המזמין ובין </w:t>
      </w:r>
      <w:r w:rsidRPr="0045396B">
        <w:rPr>
          <w:rFonts w:ascii="Times New Roman" w:eastAsia="Times New Roman" w:hAnsi="Times New Roman" w:cs="David"/>
          <w:color w:val="000000"/>
          <w:sz w:val="24"/>
          <w:szCs w:val="24"/>
          <w:rtl/>
          <w:lang w:eastAsia="he-IL"/>
        </w:rPr>
        <w:t xml:space="preserve">המתכנן ו/או </w:t>
      </w:r>
      <w:r w:rsidRPr="0045396B">
        <w:rPr>
          <w:rFonts w:ascii="Times New Roman" w:eastAsia="Times New Roman" w:hAnsi="Times New Roman" w:cs="David" w:hint="cs"/>
          <w:color w:val="000000"/>
          <w:sz w:val="24"/>
          <w:szCs w:val="24"/>
          <w:rtl/>
          <w:lang w:eastAsia="he-IL"/>
        </w:rPr>
        <w:t>מי מטעמו ו</w:t>
      </w:r>
      <w:r w:rsidRPr="0045396B">
        <w:rPr>
          <w:rFonts w:ascii="Times New Roman" w:eastAsia="Times New Roman" w:hAnsi="Times New Roman" w:cs="David"/>
          <w:color w:val="000000"/>
          <w:sz w:val="24"/>
          <w:szCs w:val="24"/>
          <w:rtl/>
          <w:lang w:eastAsia="he-IL"/>
        </w:rPr>
        <w:t xml:space="preserve">בין המזמין לבין עובדי </w:t>
      </w:r>
      <w:r w:rsidRPr="0045396B">
        <w:rPr>
          <w:rFonts w:ascii="Times New Roman" w:eastAsia="Times New Roman" w:hAnsi="Times New Roman" w:cs="David" w:hint="cs"/>
          <w:color w:val="000000"/>
          <w:sz w:val="24"/>
          <w:szCs w:val="24"/>
          <w:rtl/>
          <w:lang w:eastAsia="he-IL"/>
        </w:rPr>
        <w:t xml:space="preserve"> המתכנן ו/או מי מטעמיהם</w:t>
      </w:r>
      <w:r w:rsidRPr="0045396B">
        <w:rPr>
          <w:rFonts w:ascii="Times New Roman" w:eastAsia="Times New Roman" w:hAnsi="Times New Roman" w:cs="David"/>
          <w:color w:val="000000"/>
          <w:sz w:val="24"/>
          <w:szCs w:val="24"/>
          <w:rtl/>
          <w:lang w:eastAsia="he-IL"/>
        </w:rPr>
        <w:t xml:space="preserve"> </w:t>
      </w:r>
      <w:r w:rsidRPr="0045396B">
        <w:rPr>
          <w:rFonts w:ascii="Times New Roman" w:eastAsia="Times New Roman" w:hAnsi="Times New Roman" w:cs="David"/>
          <w:sz w:val="20"/>
          <w:szCs w:val="24"/>
          <w:rtl/>
          <w:lang w:eastAsia="he-IL"/>
        </w:rPr>
        <w:t>ואין בהוראות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ליצור בין המתכנן ו/או מי מעובדיו</w:t>
      </w:r>
      <w:r w:rsidRPr="0045396B">
        <w:rPr>
          <w:rFonts w:ascii="Times New Roman" w:eastAsia="Times New Roman" w:hAnsi="Times New Roman" w:cs="David" w:hint="cs"/>
          <w:sz w:val="20"/>
          <w:szCs w:val="24"/>
          <w:rtl/>
          <w:lang w:eastAsia="he-IL"/>
        </w:rPr>
        <w:t xml:space="preserve"> ו/או מי מטעמו</w:t>
      </w:r>
      <w:r w:rsidRPr="0045396B">
        <w:rPr>
          <w:rFonts w:ascii="Times New Roman" w:eastAsia="Times New Roman" w:hAnsi="Times New Roman" w:cs="David"/>
          <w:sz w:val="20"/>
          <w:szCs w:val="24"/>
          <w:rtl/>
          <w:lang w:eastAsia="he-IL"/>
        </w:rPr>
        <w:t xml:space="preserve"> לבין המזמין ו/או המנהל ו/או מי מטעמו יחסי עובד מעביד</w:t>
      </w:r>
      <w:r w:rsidRPr="0045396B">
        <w:rPr>
          <w:rFonts w:ascii="Times New Roman" w:eastAsia="Times New Roman" w:hAnsi="Times New Roman" w:cs="David"/>
          <w:color w:val="000000"/>
          <w:sz w:val="24"/>
          <w:szCs w:val="24"/>
          <w:rtl/>
          <w:lang w:eastAsia="he-IL"/>
        </w:rPr>
        <w:t>, לכל ענין ודבר. בכלל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מוסכם ומובהר בין הצדדים</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45396B">
        <w:rPr>
          <w:rFonts w:ascii="Times New Roman" w:eastAsia="Times New Roman" w:hAnsi="Times New Roman" w:cs="David" w:hint="cs"/>
          <w:color w:val="000000"/>
          <w:sz w:val="24"/>
          <w:szCs w:val="24"/>
          <w:rtl/>
          <w:lang w:eastAsia="he-IL"/>
        </w:rPr>
        <w:t>ל פ</w:t>
      </w:r>
      <w:r w:rsidRPr="0045396B">
        <w:rPr>
          <w:rFonts w:ascii="Times New Roman" w:eastAsia="Times New Roman" w:hAnsi="Times New Roman" w:cs="David"/>
          <w:color w:val="000000"/>
          <w:sz w:val="24"/>
          <w:szCs w:val="24"/>
          <w:rtl/>
          <w:lang w:eastAsia="he-IL"/>
        </w:rPr>
        <w:t>י הדין ו/או מכח צו הרחבה ו/או מכח הסכם כלשהו על עובד</w:t>
      </w:r>
      <w:r w:rsidRPr="0045396B">
        <w:rPr>
          <w:rFonts w:ascii="Times New Roman" w:eastAsia="Times New Roman" w:hAnsi="Times New Roman" w:cs="David" w:hint="cs"/>
          <w:sz w:val="20"/>
          <w:szCs w:val="24"/>
          <w:rtl/>
          <w:lang w:eastAsia="he-IL"/>
        </w:rPr>
        <w:t>.</w:t>
      </w:r>
    </w:p>
    <w:p w14:paraId="2E0E141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מוסכם בזה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המתכנן ו/או עובדיו</w:t>
      </w:r>
      <w:r w:rsidRPr="0045396B">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45396B">
        <w:rPr>
          <w:rFonts w:ascii="Times New Roman" w:eastAsia="Times New Roman" w:hAnsi="Times New Roman" w:cs="David"/>
          <w:color w:val="000000"/>
          <w:sz w:val="24"/>
          <w:szCs w:val="24"/>
          <w:rtl/>
          <w:lang w:eastAsia="he-IL"/>
        </w:rPr>
        <w:t xml:space="preserve"> מוותרים על כל טענות ו/או</w:t>
      </w:r>
      <w:r w:rsidRPr="0045396B">
        <w:rPr>
          <w:rFonts w:ascii="Times New Roman" w:eastAsia="Times New Roman" w:hAnsi="Times New Roman" w:cs="David" w:hint="cs"/>
          <w:color w:val="000000"/>
          <w:sz w:val="24"/>
          <w:szCs w:val="24"/>
          <w:rtl/>
          <w:lang w:eastAsia="he-IL"/>
        </w:rPr>
        <w:t xml:space="preserve"> דרישות ו/או תלונות ו/או</w:t>
      </w:r>
      <w:r w:rsidRPr="0045396B">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D25BBE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 ומתחייב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ישא לבדו </w:t>
      </w:r>
      <w:r w:rsidRPr="0045396B">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45396B">
        <w:rPr>
          <w:rFonts w:ascii="Times New Roman" w:eastAsia="Times New Roman" w:hAnsi="Times New Roman" w:cs="David" w:hint="cs"/>
          <w:color w:val="000000"/>
          <w:sz w:val="24"/>
          <w:szCs w:val="24"/>
          <w:rtl/>
          <w:lang w:eastAsia="he-IL"/>
        </w:rPr>
        <w:t>ל פי</w:t>
      </w:r>
      <w:r w:rsidRPr="0045396B">
        <w:rPr>
          <w:rFonts w:ascii="Times New Roman" w:eastAsia="Times New Roman" w:hAnsi="Times New Roman" w:cs="David"/>
          <w:color w:val="000000"/>
          <w:sz w:val="24"/>
          <w:szCs w:val="24"/>
          <w:rtl/>
          <w:lang w:eastAsia="he-IL"/>
        </w:rPr>
        <w:t xml:space="preserve"> חוזה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ובכלל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sz w:val="20"/>
          <w:szCs w:val="24"/>
          <w:rtl/>
          <w:lang w:eastAsia="he-IL"/>
        </w:rPr>
        <w:t xml:space="preserve"> תשלומי מס הכנסה והב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טוח הלאומי שהוא חב בגין מתן שרותי המתכנן.</w:t>
      </w:r>
    </w:p>
    <w:p w14:paraId="5BA5747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טוח לאומי, תשלומים לקרנות איגודים מקצוע</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7570D47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45396B">
        <w:rPr>
          <w:rFonts w:ascii="Times New Roman" w:eastAsia="Times New Roman" w:hAnsi="Times New Roman" w:cs="David"/>
          <w:color w:val="000000"/>
          <w:sz w:val="24"/>
          <w:szCs w:val="24"/>
          <w:rtl/>
          <w:lang w:eastAsia="he-IL"/>
        </w:rPr>
        <w:t>מבלי לגרוע מ</w:t>
      </w:r>
      <w:r w:rsidRPr="0045396B">
        <w:rPr>
          <w:rFonts w:ascii="Times New Roman" w:eastAsia="Times New Roman" w:hAnsi="Times New Roman" w:cs="David" w:hint="cs"/>
          <w:color w:val="000000"/>
          <w:sz w:val="24"/>
          <w:szCs w:val="24"/>
          <w:rtl/>
          <w:lang w:eastAsia="he-IL"/>
        </w:rPr>
        <w:t xml:space="preserve">כלליות </w:t>
      </w:r>
      <w:r w:rsidRPr="0045396B">
        <w:rPr>
          <w:rFonts w:ascii="Times New Roman" w:eastAsia="Times New Roman" w:hAnsi="Times New Roman" w:cs="David"/>
          <w:color w:val="000000"/>
          <w:sz w:val="24"/>
          <w:szCs w:val="24"/>
          <w:rtl/>
          <w:lang w:eastAsia="he-IL"/>
        </w:rPr>
        <w:t>האמור לעיל, המתכנן מצהיר ומתחייב</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אם י</w:t>
      </w:r>
      <w:r w:rsidRPr="0045396B">
        <w:rPr>
          <w:rFonts w:ascii="Times New Roman" w:eastAsia="Times New Roman" w:hAnsi="Times New Roman" w:cs="David" w:hint="cs"/>
          <w:color w:val="000000"/>
          <w:sz w:val="24"/>
          <w:szCs w:val="24"/>
          <w:rtl/>
          <w:lang w:eastAsia="he-IL"/>
        </w:rPr>
        <w:t>י</w:t>
      </w:r>
      <w:r w:rsidRPr="0045396B">
        <w:rPr>
          <w:rFonts w:ascii="Times New Roman" w:eastAsia="Times New Roman" w:hAnsi="Times New Roman" w:cs="David"/>
          <w:color w:val="000000"/>
          <w:sz w:val="24"/>
          <w:szCs w:val="24"/>
          <w:rtl/>
          <w:lang w:eastAsia="he-IL"/>
        </w:rPr>
        <w:t>דרש המזמין על ידי המתכנן ו/או על ידי מי מ</w:t>
      </w:r>
      <w:r w:rsidRPr="0045396B">
        <w:rPr>
          <w:rFonts w:ascii="Times New Roman" w:eastAsia="Times New Roman" w:hAnsi="Times New Roman" w:cs="David" w:hint="cs"/>
          <w:color w:val="000000"/>
          <w:sz w:val="24"/>
          <w:szCs w:val="24"/>
          <w:rtl/>
          <w:lang w:eastAsia="he-IL"/>
        </w:rPr>
        <w:t>שלוחיו ו/או עובדיו</w:t>
      </w:r>
      <w:r w:rsidRPr="0045396B">
        <w:rPr>
          <w:rFonts w:ascii="Times New Roman" w:eastAsia="Times New Roman" w:hAnsi="Times New Roman" w:cs="David"/>
          <w:color w:val="000000"/>
          <w:sz w:val="24"/>
          <w:szCs w:val="24"/>
          <w:rtl/>
          <w:lang w:eastAsia="he-IL"/>
        </w:rPr>
        <w:t xml:space="preserve"> ו/או</w:t>
      </w:r>
      <w:r w:rsidRPr="0045396B">
        <w:rPr>
          <w:rFonts w:ascii="Times New Roman" w:eastAsia="Times New Roman" w:hAnsi="Times New Roman" w:cs="David" w:hint="cs"/>
          <w:color w:val="000000"/>
          <w:sz w:val="24"/>
          <w:szCs w:val="24"/>
          <w:rtl/>
          <w:lang w:eastAsia="he-IL"/>
        </w:rPr>
        <w:t xml:space="preserve"> אחר מטעמו ו/או</w:t>
      </w:r>
      <w:r w:rsidRPr="0045396B">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ייחשב </w:t>
      </w:r>
      <w:r w:rsidRPr="0045396B">
        <w:rPr>
          <w:rFonts w:ascii="Times New Roman" w:eastAsia="Times New Roman" w:hAnsi="Times New Roman" w:cs="David" w:hint="cs"/>
          <w:color w:val="000000"/>
          <w:sz w:val="24"/>
          <w:szCs w:val="24"/>
          <w:rtl/>
          <w:lang w:eastAsia="he-IL"/>
        </w:rPr>
        <w:t>כ</w:t>
      </w:r>
      <w:r w:rsidRPr="0045396B">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0493A2AA"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בשים לב לאמור לעיל, אם יקבע פורום מוסמך כלשהו</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45396B">
        <w:rPr>
          <w:rFonts w:ascii="Times New Roman" w:eastAsia="Times New Roman" w:hAnsi="Times New Roman" w:cs="David" w:hint="cs"/>
          <w:color w:val="000000"/>
          <w:sz w:val="24"/>
          <w:szCs w:val="24"/>
          <w:rtl/>
          <w:lang w:eastAsia="he-IL"/>
        </w:rPr>
        <w:t xml:space="preserve"> ו/או מי משלוחיו ו/או אחר מטעמו</w:t>
      </w:r>
      <w:r w:rsidRPr="0045396B">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45396B">
        <w:rPr>
          <w:rFonts w:ascii="Times New Roman" w:eastAsia="Times New Roman" w:hAnsi="Times New Roman" w:cs="David" w:hint="cs"/>
          <w:color w:val="000000"/>
          <w:sz w:val="24"/>
          <w:szCs w:val="24"/>
          <w:rtl/>
          <w:lang w:eastAsia="he-IL"/>
        </w:rPr>
        <w:t>.</w:t>
      </w:r>
    </w:p>
    <w:p w14:paraId="2ED40789" w14:textId="77777777" w:rsidR="0045396B" w:rsidRPr="0045396B" w:rsidRDefault="0045396B" w:rsidP="0045396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הבאת החוזה לגמר או ביטולו</w:t>
      </w:r>
    </w:p>
    <w:p w14:paraId="1731D9F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6E832E8B" w14:textId="77777777" w:rsidR="0045396B" w:rsidRPr="0045396B" w:rsidRDefault="0045396B" w:rsidP="0045396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על אף האמור בכל מקום אחר בחוזה </w:t>
      </w:r>
      <w:r w:rsidRPr="0045396B">
        <w:rPr>
          <w:rFonts w:ascii="Times New Roman" w:eastAsia="Times New Roman" w:hAnsi="Times New Roman" w:cs="David" w:hint="cs"/>
          <w:sz w:val="20"/>
          <w:szCs w:val="24"/>
          <w:rtl/>
          <w:lang w:eastAsia="he-IL"/>
        </w:rPr>
        <w:t xml:space="preserve">זה על נספחיו, </w:t>
      </w:r>
      <w:r w:rsidRPr="0045396B">
        <w:rPr>
          <w:rFonts w:ascii="Times New Roman" w:eastAsia="Times New Roman" w:hAnsi="Times New Roman" w:cs="David"/>
          <w:sz w:val="20"/>
          <w:szCs w:val="24"/>
          <w:rtl/>
          <w:lang w:eastAsia="he-IL"/>
        </w:rPr>
        <w:t>רשאי המזמין,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קול דעתו הבלעדי, בכל עת ומסיבה כלשהי, להביא חוזה זה, כולו או מקצתו, לידי גמר </w:t>
      </w:r>
      <w:r w:rsidRPr="0045396B">
        <w:rPr>
          <w:rFonts w:ascii="Times New Roman" w:eastAsia="Times New Roman" w:hAnsi="Times New Roman" w:cs="David"/>
          <w:sz w:val="20"/>
          <w:szCs w:val="24"/>
          <w:rtl/>
          <w:lang w:eastAsia="he-IL"/>
        </w:rPr>
        <w:lastRenderedPageBreak/>
        <w:t>על ידי מתן הודעה בכתב על כך למתכנן. ניתנה הודעה כאמור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45396B">
        <w:rPr>
          <w:rFonts w:ascii="Times New Roman" w:eastAsia="Times New Roman" w:hAnsi="Times New Roman" w:cs="David" w:hint="cs"/>
          <w:sz w:val="20"/>
          <w:szCs w:val="24"/>
          <w:rtl/>
          <w:lang w:eastAsia="he-IL"/>
        </w:rPr>
        <w:t>-7</w:t>
      </w:r>
      <w:r w:rsidRPr="0045396B">
        <w:rPr>
          <w:rFonts w:ascii="Times New Roman" w:eastAsia="Times New Roman" w:hAnsi="Times New Roman" w:cs="David"/>
          <w:sz w:val="20"/>
          <w:szCs w:val="24"/>
          <w:rtl/>
          <w:lang w:eastAsia="he-IL"/>
        </w:rPr>
        <w:t xml:space="preserve"> י</w:t>
      </w:r>
      <w:r w:rsidRPr="0045396B">
        <w:rPr>
          <w:rFonts w:ascii="Times New Roman" w:eastAsia="Times New Roman" w:hAnsi="Times New Roman" w:cs="David" w:hint="cs"/>
          <w:sz w:val="20"/>
          <w:szCs w:val="24"/>
          <w:rtl/>
          <w:lang w:eastAsia="he-IL"/>
        </w:rPr>
        <w:t>מים</w:t>
      </w:r>
      <w:r w:rsidRPr="0045396B">
        <w:rPr>
          <w:rFonts w:ascii="Times New Roman" w:eastAsia="Times New Roman" w:hAnsi="Times New Roman" w:cs="David"/>
          <w:sz w:val="20"/>
          <w:szCs w:val="24"/>
          <w:rtl/>
          <w:lang w:eastAsia="he-IL"/>
        </w:rPr>
        <w:t xml:space="preserve"> מיום משלוחה (להלן: "</w:t>
      </w:r>
      <w:r w:rsidRPr="0045396B">
        <w:rPr>
          <w:rFonts w:ascii="Times New Roman" w:eastAsia="Times New Roman" w:hAnsi="Times New Roman" w:cs="David"/>
          <w:b/>
          <w:bCs/>
          <w:sz w:val="20"/>
          <w:szCs w:val="24"/>
          <w:rtl/>
          <w:lang w:eastAsia="he-IL"/>
        </w:rPr>
        <w:t>תאריך הפסקת השרות</w:t>
      </w:r>
      <w:r w:rsidRPr="0045396B">
        <w:rPr>
          <w:rFonts w:ascii="Times New Roman" w:eastAsia="Times New Roman" w:hAnsi="Times New Roman" w:cs="David"/>
          <w:sz w:val="20"/>
          <w:szCs w:val="24"/>
          <w:rtl/>
          <w:lang w:eastAsia="he-IL"/>
        </w:rPr>
        <w:t>").</w:t>
      </w:r>
    </w:p>
    <w:p w14:paraId="399D8095" w14:textId="77777777" w:rsidR="0045396B" w:rsidRPr="0045396B" w:rsidRDefault="0045396B" w:rsidP="0045396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צע עד לתאריך הפסקת הש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לפי השיעור המפורט בנספחים </w:t>
      </w:r>
      <w:r w:rsidRPr="0045396B">
        <w:rPr>
          <w:rFonts w:ascii="Times New Roman" w:eastAsia="Times New Roman" w:hAnsi="Times New Roman" w:cs="David"/>
          <w:bCs/>
          <w:sz w:val="20"/>
          <w:szCs w:val="24"/>
          <w:rtl/>
          <w:lang w:eastAsia="he-IL"/>
        </w:rPr>
        <w:t>ד' ו - ה'</w:t>
      </w:r>
      <w:r w:rsidRPr="0045396B">
        <w:rPr>
          <w:rFonts w:ascii="Times New Roman" w:eastAsia="Times New Roman" w:hAnsi="Times New Roman" w:cs="David"/>
          <w:sz w:val="20"/>
          <w:szCs w:val="24"/>
          <w:rtl/>
          <w:lang w:eastAsia="he-IL"/>
        </w:rPr>
        <w:t>. במקרה שבוצע חלק של קטע ו/או שלב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ישולם חלק יחסי מתאים מהשכר הקבוע בנספחים </w:t>
      </w:r>
      <w:r w:rsidRPr="0045396B">
        <w:rPr>
          <w:rFonts w:ascii="Times New Roman" w:eastAsia="Times New Roman" w:hAnsi="Times New Roman" w:cs="David"/>
          <w:bCs/>
          <w:sz w:val="20"/>
          <w:szCs w:val="24"/>
          <w:rtl/>
          <w:lang w:eastAsia="he-IL"/>
        </w:rPr>
        <w:t xml:space="preserve">ד' ו-ה' </w:t>
      </w:r>
      <w:r w:rsidRPr="0045396B">
        <w:rPr>
          <w:rFonts w:ascii="Times New Roman" w:eastAsia="Times New Roman" w:hAnsi="Times New Roman" w:cs="David"/>
          <w:sz w:val="20"/>
          <w:szCs w:val="24"/>
          <w:rtl/>
          <w:lang w:eastAsia="he-IL"/>
        </w:rPr>
        <w:t>לאותו שלב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כפי שיקבע המנהל.</w:t>
      </w:r>
    </w:p>
    <w:p w14:paraId="6A5AB828"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לטענה </w:t>
      </w:r>
      <w:r w:rsidRPr="0045396B">
        <w:rPr>
          <w:rFonts w:ascii="Times New Roman" w:eastAsia="Times New Roman" w:hAnsi="Times New Roman" w:cs="David" w:hint="cs"/>
          <w:sz w:val="20"/>
          <w:szCs w:val="24"/>
          <w:rtl/>
          <w:lang w:eastAsia="he-IL"/>
        </w:rPr>
        <w:t>ו/או דרישה ו/או תלונה ו/</w:t>
      </w:r>
      <w:r w:rsidRPr="0045396B">
        <w:rPr>
          <w:rFonts w:ascii="Times New Roman" w:eastAsia="Times New Roman" w:hAnsi="Times New Roman" w:cs="David"/>
          <w:sz w:val="20"/>
          <w:szCs w:val="24"/>
          <w:rtl/>
          <w:lang w:eastAsia="he-IL"/>
        </w:rPr>
        <w:t>או תביעה כלשהי, פרט לאמור בסעיף 12.1.2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והשכר שישולם לפי סעיף 12.1.2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לסילוק כל המגיע למתכנן מהמזמין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ו/או עקב הבאתו לידי גמר כאמור, בין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ובין מכוח עילה כלשהי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הדין.</w:t>
      </w:r>
    </w:p>
    <w:p w14:paraId="3557C32E"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תוך 12 חודש</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מהבאת חוזה</w:t>
      </w:r>
      <w:r w:rsidRPr="0045396B">
        <w:rPr>
          <w:rFonts w:ascii="Times New Roman" w:eastAsia="Times New Roman" w:hAnsi="Times New Roman" w:cs="David" w:hint="cs"/>
          <w:sz w:val="20"/>
          <w:szCs w:val="24"/>
          <w:rtl/>
          <w:lang w:eastAsia="he-IL"/>
        </w:rPr>
        <w:t xml:space="preserve"> זה לידי</w:t>
      </w:r>
      <w:r w:rsidRPr="0045396B">
        <w:rPr>
          <w:rFonts w:ascii="Times New Roman" w:eastAsia="Times New Roman" w:hAnsi="Times New Roman" w:cs="David"/>
          <w:sz w:val="20"/>
          <w:szCs w:val="24"/>
          <w:rtl/>
          <w:lang w:eastAsia="he-IL"/>
        </w:rPr>
        <w:t xml:space="preserve"> גמר כאמור</w:t>
      </w:r>
      <w:r w:rsidRPr="0045396B">
        <w:rPr>
          <w:rFonts w:ascii="Times New Roman" w:eastAsia="Times New Roman" w:hAnsi="Times New Roman" w:cs="David" w:hint="cs"/>
          <w:sz w:val="20"/>
          <w:szCs w:val="24"/>
          <w:rtl/>
          <w:lang w:eastAsia="he-IL"/>
        </w:rPr>
        <w:t>, רשאי המזמין</w:t>
      </w:r>
      <w:r w:rsidRPr="0045396B">
        <w:rPr>
          <w:rFonts w:ascii="Times New Roman" w:eastAsia="Times New Roman" w:hAnsi="Times New Roman" w:cs="David"/>
          <w:sz w:val="20"/>
          <w:szCs w:val="24"/>
          <w:rtl/>
          <w:lang w:eastAsia="he-IL"/>
        </w:rPr>
        <w:t xml:space="preserve"> לחדשו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במקרה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המתכנן 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 דרישת המזמין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לחדש את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תנאי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w:t>
      </w:r>
    </w:p>
    <w:p w14:paraId="02E77DBA"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במקרה שחוזה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מצוות הדין)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המתכנן זכאי לתשלום כמוגדר בסעיף 12.3.2 להלן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ויחולו הסעיפים 12.1.3 ו- 12.1.4 לעיל.</w:t>
      </w:r>
    </w:p>
    <w:p w14:paraId="05CEFD0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70CD885A"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מזכויות מזמין לפי סעיף 12.1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זכאי המזמין לבטל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בלא צורך בהודעה מוקדמת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אחד מהמקרים הבאים:</w:t>
      </w:r>
    </w:p>
    <w:p w14:paraId="17F4C5DF"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הפר ו/או לא קיים איזה מהוראות החוזה ולא 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קן </w:t>
      </w:r>
      <w:r w:rsidRPr="0045396B">
        <w:rPr>
          <w:rFonts w:ascii="Times New Roman" w:eastAsia="Times New Roman" w:hAnsi="Times New Roman" w:cs="David" w:hint="cs"/>
          <w:sz w:val="20"/>
          <w:szCs w:val="24"/>
          <w:rtl/>
          <w:lang w:eastAsia="he-IL"/>
        </w:rPr>
        <w:t>את ה</w:t>
      </w:r>
      <w:r w:rsidRPr="0045396B">
        <w:rPr>
          <w:rFonts w:ascii="Times New Roman" w:eastAsia="Times New Roman" w:hAnsi="Times New Roman" w:cs="David"/>
          <w:sz w:val="20"/>
          <w:szCs w:val="24"/>
          <w:rtl/>
          <w:lang w:eastAsia="he-IL"/>
        </w:rPr>
        <w:t>הפרה</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xml:space="preserve"> לאחר שק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התראה על כך מהמזמין בתוך הזמן הנקוב בהתראה.</w:t>
      </w:r>
    </w:p>
    <w:p w14:paraId="2457B6D5"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התרה במתכנן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שאין הוא מבצע את עבודתו בצורה המבטיחה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צועה התקין ו/או התקדמותה וסיומה לפי לוח הזמנים.</w:t>
      </w:r>
    </w:p>
    <w:p w14:paraId="540DD368"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הפר את הוראת סעיף 7.5 לעיל.</w:t>
      </w:r>
    </w:p>
    <w:p w14:paraId="3174284E"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נבצר מהמתכנן או מהמנהל הראשי לקיים את ה</w:t>
      </w:r>
      <w:r w:rsidRPr="0045396B">
        <w:rPr>
          <w:rFonts w:ascii="Times New Roman" w:eastAsia="Times New Roman" w:hAnsi="Times New Roman" w:cs="David" w:hint="cs"/>
          <w:sz w:val="20"/>
          <w:szCs w:val="24"/>
          <w:rtl/>
          <w:lang w:eastAsia="he-IL"/>
        </w:rPr>
        <w:t xml:space="preserve">וראות </w:t>
      </w: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לפעולה משפטית או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למתן שירותי המתכנן או אם ארע אירוע דומה.</w:t>
      </w:r>
    </w:p>
    <w:p w14:paraId="503B04E9"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חל שינוי בהחזקת המניות ו/או בהרכב המנהלים של המתכנן.</w:t>
      </w:r>
    </w:p>
    <w:p w14:paraId="033850EA"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בוטל החוזה כאמור בסעיף 12.3.1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עד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טול החוזה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לפי השיעור המפורט בנספחים </w:t>
      </w:r>
      <w:r w:rsidRPr="0045396B">
        <w:rPr>
          <w:rFonts w:ascii="Times New Roman" w:eastAsia="Times New Roman" w:hAnsi="Times New Roman" w:cs="David"/>
          <w:bCs/>
          <w:sz w:val="20"/>
          <w:szCs w:val="24"/>
          <w:rtl/>
          <w:lang w:eastAsia="he-IL"/>
        </w:rPr>
        <w:t>ד'</w:t>
      </w:r>
      <w:r w:rsidRPr="0045396B">
        <w:rPr>
          <w:rFonts w:ascii="Times New Roman" w:eastAsia="Times New Roman" w:hAnsi="Times New Roman" w:cs="David" w:hint="cs"/>
          <w:bCs/>
          <w:sz w:val="20"/>
          <w:szCs w:val="24"/>
          <w:rtl/>
          <w:lang w:eastAsia="he-IL"/>
        </w:rPr>
        <w:t xml:space="preserve"> </w:t>
      </w:r>
      <w:r w:rsidRPr="0045396B">
        <w:rPr>
          <w:rFonts w:ascii="Times New Roman" w:eastAsia="Times New Roman" w:hAnsi="Times New Roman" w:cs="David"/>
          <w:bCs/>
          <w:sz w:val="20"/>
          <w:szCs w:val="24"/>
          <w:rtl/>
          <w:lang w:eastAsia="he-IL"/>
        </w:rPr>
        <w:t xml:space="preserve">ו -ה' </w:t>
      </w:r>
      <w:r w:rsidRPr="0045396B">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45396B">
        <w:rPr>
          <w:rFonts w:ascii="Times New Roman" w:eastAsia="Times New Roman" w:hAnsi="Times New Roman" w:cs="David"/>
          <w:bCs/>
          <w:sz w:val="20"/>
          <w:szCs w:val="24"/>
          <w:rtl/>
          <w:lang w:eastAsia="he-IL"/>
        </w:rPr>
        <w:t xml:space="preserve">ד' ו-ה' </w:t>
      </w:r>
      <w:r w:rsidRPr="0045396B">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2284D490"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הודעה בדבר הבאת החוזה לידי גמר כאמור בסעיף 12.3.1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תשמש עילה למתכנן לתביעת פיצויים כלשהם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לטענה</w:t>
      </w:r>
      <w:r w:rsidRPr="0045396B">
        <w:rPr>
          <w:rFonts w:ascii="Times New Roman" w:eastAsia="Times New Roman" w:hAnsi="Times New Roman" w:cs="David" w:hint="cs"/>
          <w:sz w:val="20"/>
          <w:szCs w:val="24"/>
          <w:rtl/>
          <w:lang w:eastAsia="he-IL"/>
        </w:rPr>
        <w:t xml:space="preserve"> ו/או לדרישה ו/או לתלונה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תביעה כלשהי, פרט לאמור בסעיף 12.3.2 לעיל, והשכר שישולם לפי סעיף 12.3.2</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לסילוק כל המגיע למתכנן מהמזמין לפי החוזה ו/או עקב הבאתו </w:t>
      </w:r>
      <w:r w:rsidRPr="0045396B">
        <w:rPr>
          <w:rFonts w:ascii="Times New Roman" w:eastAsia="Times New Roman" w:hAnsi="Times New Roman" w:cs="David"/>
          <w:sz w:val="20"/>
          <w:szCs w:val="24"/>
          <w:rtl/>
          <w:lang w:eastAsia="he-IL"/>
        </w:rPr>
        <w:lastRenderedPageBreak/>
        <w:t>לידי גמר כאמור, בין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ובין מכוח עילה כלשהי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הדין.</w:t>
      </w:r>
    </w:p>
    <w:p w14:paraId="5CDB4A9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למתן השירותים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 חוזה זה או אם אירע אירוע דומה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המזמין זכאי לבטל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החוזה ויחולו הוראות סעיפים 12.3.2 ו - 12.3.3 לעיל.</w:t>
      </w:r>
    </w:p>
    <w:p w14:paraId="63C96F2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התשלום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סעיפים 12.1, 12.2 ו-12.3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הסעיפים הנ"ל.</w:t>
      </w:r>
    </w:p>
    <w:p w14:paraId="41B90A8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בכל מקרה של הבאת חוזה</w:t>
      </w:r>
      <w:r w:rsidRPr="0045396B">
        <w:rPr>
          <w:rFonts w:ascii="Times New Roman" w:eastAsia="Times New Roman" w:hAnsi="Times New Roman" w:cs="David" w:hint="cs"/>
          <w:sz w:val="20"/>
          <w:szCs w:val="24"/>
          <w:rtl/>
          <w:lang w:eastAsia="he-IL"/>
        </w:rPr>
        <w:t xml:space="preserve"> זה לידי</w:t>
      </w:r>
      <w:r w:rsidRPr="0045396B">
        <w:rPr>
          <w:rFonts w:ascii="Times New Roman" w:eastAsia="Times New Roman" w:hAnsi="Times New Roman" w:cs="David"/>
          <w:sz w:val="20"/>
          <w:szCs w:val="24"/>
          <w:rtl/>
          <w:lang w:eastAsia="he-IL"/>
        </w:rPr>
        <w:t xml:space="preserve"> גמר או ביטולו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המזמין זכאי למסור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המשך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72D57FB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אימת שהמתכנן לא יקיים איזו מהתחייבויותיו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03922CF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19D38EF2"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641F8885" w14:textId="77777777" w:rsidR="0045396B" w:rsidRPr="0045396B" w:rsidRDefault="0045396B" w:rsidP="0045396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28C52F68" w14:textId="77777777" w:rsidR="0045396B" w:rsidRPr="0045396B" w:rsidRDefault="0045396B" w:rsidP="0045396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העברת זכויות</w:t>
      </w:r>
    </w:p>
    <w:p w14:paraId="2FB8817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אין המתכנן רשאי להסב לאחר את החוזה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כל חלק ממנו, וכן אין הוא רשאי להעביר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להסב לאחר כל זכות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חובה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אלא בהסכמת המזמין בכתב ומראש.</w:t>
      </w:r>
    </w:p>
    <w:p w14:paraId="544CC15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אין המתכנן רשאי למסור לאחר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כולם או מקצתם, אלא בהסכמת המזמין בכתב ומראש.</w:t>
      </w:r>
    </w:p>
    <w:p w14:paraId="1FA34A5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ניתנה הסכמת המזמין לפי סעיפים 13.1 או 13.2 לעיל, הרי </w:t>
      </w:r>
      <w:r w:rsidRPr="0045396B">
        <w:rPr>
          <w:rFonts w:ascii="Times New Roman" w:eastAsia="Times New Roman" w:hAnsi="Times New Roman" w:cs="David" w:hint="cs"/>
          <w:sz w:val="20"/>
          <w:szCs w:val="24"/>
          <w:rtl/>
          <w:lang w:eastAsia="he-IL"/>
        </w:rPr>
        <w:t>ש</w:t>
      </w:r>
      <w:r w:rsidRPr="0045396B">
        <w:rPr>
          <w:rFonts w:ascii="Times New Roman" w:eastAsia="Times New Roman" w:hAnsi="Times New Roman" w:cs="David"/>
          <w:sz w:val="20"/>
          <w:szCs w:val="24"/>
          <w:rtl/>
          <w:lang w:eastAsia="he-IL"/>
        </w:rPr>
        <w:t>אין בכך כדי לפטור את המתכנן מאחריותו והתחייבויותיו לפי חוזה</w:t>
      </w:r>
      <w:r w:rsidRPr="0045396B">
        <w:rPr>
          <w:rFonts w:ascii="Times New Roman" w:eastAsia="Times New Roman" w:hAnsi="Times New Roman" w:cs="David" w:hint="cs"/>
          <w:sz w:val="20"/>
          <w:szCs w:val="24"/>
          <w:rtl/>
          <w:lang w:eastAsia="he-IL"/>
        </w:rPr>
        <w:t xml:space="preserve"> זה על נספחיו</w:t>
      </w:r>
      <w:r w:rsidRPr="0045396B">
        <w:rPr>
          <w:rFonts w:ascii="Times New Roman" w:eastAsia="Times New Roman" w:hAnsi="Times New Roman" w:cs="David"/>
          <w:sz w:val="20"/>
          <w:szCs w:val="24"/>
          <w:rtl/>
          <w:lang w:eastAsia="he-IL"/>
        </w:rPr>
        <w:t xml:space="preserve"> ומזכויות המזמין על פיו, והמתכנן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ישא באחריות מלאה, כלפי המזמין וכלפי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 xml:space="preserve">צד שלישי שהוא, גם לכל מעשה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באי כחם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עובדיהם</w:t>
      </w:r>
      <w:r w:rsidRPr="0045396B">
        <w:rPr>
          <w:rFonts w:ascii="Times New Roman" w:eastAsia="Times New Roman" w:hAnsi="Times New Roman" w:cs="David" w:hint="cs"/>
          <w:sz w:val="20"/>
          <w:szCs w:val="24"/>
          <w:rtl/>
          <w:lang w:eastAsia="he-IL"/>
        </w:rPr>
        <w:t xml:space="preserve"> ו/או מי מטעמם</w:t>
      </w:r>
      <w:r w:rsidRPr="0045396B">
        <w:rPr>
          <w:rFonts w:ascii="Times New Roman" w:eastAsia="Times New Roman" w:hAnsi="Times New Roman" w:cs="David"/>
          <w:sz w:val="20"/>
          <w:szCs w:val="24"/>
          <w:rtl/>
          <w:lang w:eastAsia="he-IL"/>
        </w:rPr>
        <w:t>, ואילו למזמין ישמרו כל זכויותיו כלפי המתכנן.</w:t>
      </w:r>
    </w:p>
    <w:p w14:paraId="56684DA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בות המתכנן כמתחייב מהאמור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החוזה ויחולו הוראות סעיף 12.3.2 ו-12.3.3 לעיל.</w:t>
      </w:r>
    </w:p>
    <w:p w14:paraId="7A784CF8"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742DBA9B" w14:textId="77777777" w:rsidR="0045396B" w:rsidRPr="0045396B" w:rsidRDefault="0045396B" w:rsidP="0045396B">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45396B">
        <w:rPr>
          <w:rFonts w:ascii="Times New Roman" w:eastAsia="Times New Roman" w:hAnsi="Times New Roman" w:cs="David"/>
          <w:bCs/>
          <w:sz w:val="20"/>
          <w:szCs w:val="24"/>
          <w:u w:val="single"/>
          <w:rtl/>
          <w:lang w:eastAsia="he-IL"/>
        </w:rPr>
        <w:t>סיום שרותי המתכנן</w:t>
      </w:r>
    </w:p>
    <w:p w14:paraId="195CB789"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יחושבו כבאים לסיום בכל אחד מהמקרים הבאים:</w:t>
      </w:r>
    </w:p>
    <w:p w14:paraId="14F9B38D"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הובא לידי </w:t>
      </w:r>
      <w:r w:rsidRPr="0045396B">
        <w:rPr>
          <w:rFonts w:ascii="Times New Roman" w:eastAsia="Times New Roman" w:hAnsi="Times New Roman" w:cs="David" w:hint="cs"/>
          <w:sz w:val="20"/>
          <w:szCs w:val="24"/>
          <w:rtl/>
          <w:lang w:eastAsia="he-IL"/>
        </w:rPr>
        <w:t>גמר</w:t>
      </w:r>
      <w:r w:rsidRPr="0045396B">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4A69E537" w14:textId="77777777" w:rsid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עם מתן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ע"י המזמין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הושלם מתן שרותי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w:t>
      </w:r>
    </w:p>
    <w:p w14:paraId="5B8B4346" w14:textId="77777777" w:rsidR="009A05A4" w:rsidRPr="0045396B"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08A0BB89"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45396B">
        <w:rPr>
          <w:rFonts w:ascii="Times New Roman" w:eastAsia="Times New Roman" w:hAnsi="Times New Roman" w:cs="David"/>
          <w:bCs/>
          <w:sz w:val="20"/>
          <w:szCs w:val="24"/>
          <w:u w:val="single"/>
          <w:rtl/>
          <w:lang w:eastAsia="he-IL"/>
        </w:rPr>
        <w:t>סודיות והמצאת מסמכים</w:t>
      </w:r>
    </w:p>
    <w:p w14:paraId="194727D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45396B">
        <w:rPr>
          <w:rFonts w:ascii="Times New Roman" w:eastAsia="Times New Roman" w:hAnsi="Times New Roman" w:cs="David" w:hint="cs"/>
          <w:sz w:val="20"/>
          <w:szCs w:val="24"/>
          <w:rtl/>
          <w:lang w:eastAsia="he-IL"/>
        </w:rPr>
        <w:t>ו/או על ידי</w:t>
      </w:r>
      <w:r w:rsidRPr="0045396B">
        <w:rPr>
          <w:rFonts w:ascii="Times New Roman" w:eastAsia="Times New Roman" w:hAnsi="Times New Roman" w:cs="David"/>
          <w:sz w:val="20"/>
          <w:szCs w:val="24"/>
          <w:rtl/>
          <w:lang w:eastAsia="he-IL"/>
        </w:rPr>
        <w:t xml:space="preserve"> מ</w:t>
      </w:r>
      <w:r w:rsidRPr="0045396B">
        <w:rPr>
          <w:rFonts w:ascii="Times New Roman" w:eastAsia="Times New Roman" w:hAnsi="Times New Roman" w:cs="David" w:hint="cs"/>
          <w:sz w:val="20"/>
          <w:szCs w:val="24"/>
          <w:rtl/>
          <w:lang w:eastAsia="he-IL"/>
        </w:rPr>
        <w:t>י מ</w:t>
      </w:r>
      <w:r w:rsidRPr="0045396B">
        <w:rPr>
          <w:rFonts w:ascii="Times New Roman" w:eastAsia="Times New Roman" w:hAnsi="Times New Roman" w:cs="David"/>
          <w:sz w:val="20"/>
          <w:szCs w:val="24"/>
          <w:rtl/>
          <w:lang w:eastAsia="he-IL"/>
        </w:rPr>
        <w:t xml:space="preserve">טעמו ובין שהוכנו על ידי המזמין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מי </w:t>
      </w:r>
      <w:r w:rsidRPr="0045396B">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59D088B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מבלי לגרוע מאחריותו </w:t>
      </w:r>
      <w:r w:rsidRPr="0045396B">
        <w:rPr>
          <w:rFonts w:ascii="Times New Roman" w:eastAsia="Times New Roman" w:hAnsi="Times New Roman" w:cs="David" w:hint="cs"/>
          <w:sz w:val="20"/>
          <w:szCs w:val="24"/>
          <w:rtl/>
          <w:lang w:eastAsia="he-IL"/>
        </w:rPr>
        <w:t xml:space="preserve">של המתכנן </w:t>
      </w:r>
      <w:r w:rsidRPr="0045396B">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יציית המתכנן לכל דרישה של המנהל בדבר נקיטת אמצעי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3018FED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יחתים את עובדיו</w:t>
      </w:r>
      <w:r w:rsidRPr="0045396B">
        <w:rPr>
          <w:rFonts w:ascii="Times New Roman" w:eastAsia="Times New Roman" w:hAnsi="Times New Roman" w:cs="David" w:hint="cs"/>
          <w:sz w:val="20"/>
          <w:szCs w:val="24"/>
          <w:rtl/>
          <w:lang w:eastAsia="he-IL"/>
        </w:rPr>
        <w:t xml:space="preserve"> ו/או שלוחיו ו/או אחר מטעמו</w:t>
      </w:r>
      <w:r w:rsidRPr="0045396B">
        <w:rPr>
          <w:rFonts w:ascii="Times New Roman" w:eastAsia="Times New Roman" w:hAnsi="Times New Roman" w:cs="David"/>
          <w:sz w:val="20"/>
          <w:szCs w:val="24"/>
          <w:rtl/>
          <w:lang w:eastAsia="he-IL"/>
        </w:rPr>
        <w:t xml:space="preserve"> בקשר עם ביצוע הסכם זה</w:t>
      </w:r>
      <w:r w:rsidRPr="0045396B">
        <w:rPr>
          <w:rFonts w:ascii="Times New Roman" w:eastAsia="Times New Roman" w:hAnsi="Times New Roman" w:cs="David" w:hint="cs"/>
          <w:sz w:val="20"/>
          <w:szCs w:val="24"/>
          <w:rtl/>
          <w:lang w:eastAsia="he-IL"/>
        </w:rPr>
        <w:t xml:space="preserve"> על נספחיו,</w:t>
      </w:r>
      <w:r w:rsidRPr="0045396B">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45396B">
        <w:rPr>
          <w:rFonts w:ascii="Times New Roman" w:eastAsia="Times New Roman" w:hAnsi="Times New Roman" w:cs="David"/>
          <w:bCs/>
          <w:sz w:val="20"/>
          <w:szCs w:val="24"/>
          <w:rtl/>
          <w:lang w:eastAsia="he-IL"/>
        </w:rPr>
        <w:t>ו'</w:t>
      </w:r>
      <w:r w:rsidRPr="0045396B">
        <w:rPr>
          <w:rFonts w:ascii="Times New Roman" w:eastAsia="Times New Roman" w:hAnsi="Times New Roman" w:cs="David"/>
          <w:sz w:val="20"/>
          <w:szCs w:val="24"/>
          <w:rtl/>
          <w:lang w:eastAsia="he-IL"/>
        </w:rPr>
        <w:t>,.</w:t>
      </w:r>
    </w:p>
    <w:p w14:paraId="49F54058"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לפי דרישת המזמין ועם סיום שרותי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45396B">
        <w:rPr>
          <w:rFonts w:ascii="Times New Roman" w:eastAsia="Times New Roman" w:hAnsi="Times New Roman" w:cs="David" w:hint="cs"/>
          <w:sz w:val="20"/>
          <w:szCs w:val="24"/>
          <w:rtl/>
          <w:lang w:eastAsia="he-IL"/>
        </w:rPr>
        <w:t>.</w:t>
      </w:r>
    </w:p>
    <w:p w14:paraId="60B23952"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45396B">
        <w:rPr>
          <w:rFonts w:ascii="Times New Roman" w:eastAsia="Times New Roman" w:hAnsi="Times New Roman" w:cs="David"/>
          <w:bCs/>
          <w:sz w:val="20"/>
          <w:szCs w:val="24"/>
          <w:u w:val="single"/>
          <w:rtl/>
          <w:lang w:eastAsia="he-IL"/>
        </w:rPr>
        <w:t>ויתור על זכויות מצד המתכנן</w:t>
      </w:r>
    </w:p>
    <w:p w14:paraId="304DF853"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השתמש המזמין כדין בסמכות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45396B">
        <w:rPr>
          <w:rFonts w:ascii="Times New Roman" w:eastAsia="Times New Roman" w:hAnsi="Times New Roman" w:cs="David" w:hint="cs"/>
          <w:sz w:val="20"/>
          <w:szCs w:val="24"/>
          <w:rtl/>
          <w:lang w:eastAsia="he-IL"/>
        </w:rPr>
        <w:t>מתכנן כל טענה ו/או דרישה ו/או תלונה ו/או</w:t>
      </w:r>
      <w:r w:rsidRPr="0045396B">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w:t>
      </w:r>
      <w:r w:rsidRPr="0045396B">
        <w:rPr>
          <w:rFonts w:ascii="Times New Roman" w:eastAsia="Times New Roman" w:hAnsi="Times New Roman" w:cs="David" w:hint="cs"/>
          <w:sz w:val="20"/>
          <w:szCs w:val="24"/>
          <w:rtl/>
          <w:lang w:eastAsia="he-IL"/>
        </w:rPr>
        <w:t xml:space="preserve"> שיפוי ו/או</w:t>
      </w:r>
      <w:r w:rsidRPr="0045396B">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פגיעה במוניטין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הפסד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הפסד רווח העלולים להיגרם לו עקב הביטול</w:t>
      </w:r>
      <w:r w:rsidRPr="0045396B">
        <w:rPr>
          <w:rFonts w:ascii="Times New Roman" w:eastAsia="Times New Roman" w:hAnsi="Times New Roman" w:cs="David" w:hint="cs"/>
          <w:sz w:val="20"/>
          <w:szCs w:val="24"/>
          <w:rtl/>
          <w:lang w:eastAsia="he-IL"/>
        </w:rPr>
        <w:t xml:space="preserve"> או</w:t>
      </w:r>
      <w:r w:rsidRPr="0045396B">
        <w:rPr>
          <w:rFonts w:ascii="Times New Roman" w:eastAsia="Times New Roman" w:hAnsi="Times New Roman" w:cs="David"/>
          <w:sz w:val="20"/>
          <w:szCs w:val="24"/>
          <w:rtl/>
          <w:lang w:eastAsia="he-IL"/>
        </w:rPr>
        <w:t xml:space="preserve"> ההפסקה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מכל סיבה אחרת.</w:t>
      </w:r>
    </w:p>
    <w:p w14:paraId="3A3C5375" w14:textId="77777777" w:rsidR="0045396B" w:rsidRPr="0045396B" w:rsidRDefault="0045396B" w:rsidP="004539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שביצע המתכנן על פי חוזה זה.</w:t>
      </w:r>
    </w:p>
    <w:p w14:paraId="375A7809"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המשך ביצוע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מסירתם לידי מתכנן אחר, והינו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24BBC484"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שונות</w:t>
      </w:r>
    </w:p>
    <w:p w14:paraId="526ECE3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הראשי במשרד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מתחייב לבצע את השירותים שעליו לבצע אישית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 חוזה</w:t>
      </w:r>
      <w:r w:rsidRPr="0045396B">
        <w:rPr>
          <w:rFonts w:ascii="Times New Roman" w:eastAsia="Times New Roman" w:hAnsi="Times New Roman" w:cs="David" w:hint="cs"/>
          <w:sz w:val="20"/>
          <w:szCs w:val="24"/>
          <w:rtl/>
          <w:lang w:eastAsia="he-IL"/>
        </w:rPr>
        <w:t xml:space="preserve"> זה והינו</w:t>
      </w:r>
      <w:r w:rsidRPr="0045396B">
        <w:rPr>
          <w:rFonts w:ascii="Times New Roman" w:eastAsia="Times New Roman" w:hAnsi="Times New Roman" w:cs="David"/>
          <w:sz w:val="20"/>
          <w:szCs w:val="24"/>
          <w:rtl/>
          <w:lang w:eastAsia="he-IL"/>
        </w:rPr>
        <w:t xml:space="preserve"> אחראי וערב כלפי המזמין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התחייבויות המתכנן לפי חוזה</w:t>
      </w:r>
      <w:r w:rsidRPr="0045396B">
        <w:rPr>
          <w:rFonts w:ascii="Times New Roman" w:eastAsia="Times New Roman" w:hAnsi="Times New Roman" w:cs="David" w:hint="cs"/>
          <w:sz w:val="20"/>
          <w:szCs w:val="24"/>
          <w:rtl/>
          <w:lang w:eastAsia="he-IL"/>
        </w:rPr>
        <w:t xml:space="preserve"> זה על נספחיו</w:t>
      </w:r>
      <w:r w:rsidRPr="0045396B">
        <w:rPr>
          <w:rFonts w:ascii="Times New Roman" w:eastAsia="Times New Roman" w:hAnsi="Times New Roman" w:cs="David"/>
          <w:sz w:val="20"/>
          <w:szCs w:val="24"/>
          <w:rtl/>
          <w:lang w:eastAsia="he-IL"/>
        </w:rPr>
        <w:t>.</w:t>
      </w:r>
    </w:p>
    <w:p w14:paraId="7FEA4B7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צד אשר יפר או לא יקיים איזו מהתחייבויותיו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יהיה חייב לפצות את הצד המקיים על כל הנזקים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ההפסדים שיגרמו לו עקב 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מבלי לגרוע מזכות הצד המקיים לכל סעד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תרופה אחרים ו/או נוספים.</w:t>
      </w:r>
    </w:p>
    <w:p w14:paraId="5A5E814D"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למניעת ספקות מוצהר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76935C15"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45396B">
        <w:rPr>
          <w:rFonts w:ascii="Times New Roman" w:eastAsia="Times New Roman" w:hAnsi="Times New Roman" w:cs="David" w:hint="cs"/>
          <w:sz w:val="20"/>
          <w:szCs w:val="24"/>
          <w:rtl/>
          <w:lang w:eastAsia="he-IL"/>
        </w:rPr>
        <w:t>נבע</w:t>
      </w:r>
      <w:r w:rsidRPr="0045396B">
        <w:rPr>
          <w:rFonts w:ascii="Times New Roman" w:eastAsia="Times New Roman" w:hAnsi="Times New Roman" w:cs="David"/>
          <w:sz w:val="20"/>
          <w:szCs w:val="24"/>
          <w:rtl/>
          <w:lang w:eastAsia="he-IL"/>
        </w:rPr>
        <w:t xml:space="preserve"> מאי עמידתו בהתחייבויותיו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 זה.</w:t>
      </w:r>
    </w:p>
    <w:p w14:paraId="0E408E2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המזמין זכאי לקזז כנגד כל סכום המגיע למתכנן מאת המזמין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5D9A908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מוסכם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כל </w:t>
      </w:r>
      <w:r w:rsidRPr="0045396B">
        <w:rPr>
          <w:rFonts w:ascii="Times New Roman" w:eastAsia="Times New Roman" w:hAnsi="Times New Roman" w:cs="David" w:hint="cs"/>
          <w:sz w:val="20"/>
          <w:szCs w:val="24"/>
          <w:rtl/>
          <w:lang w:eastAsia="he-IL"/>
        </w:rPr>
        <w:t>אחת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אחת מהתחייבויות המזמין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מותנה בכך שהמתכנן יקיים תחילה את 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עד לאותו מועד. המזמין זכאי, מבלי לפגוע </w:t>
      </w:r>
      <w:r w:rsidRPr="0045396B">
        <w:rPr>
          <w:rFonts w:ascii="Times New Roman" w:eastAsia="Times New Roman" w:hAnsi="Times New Roman" w:cs="David" w:hint="cs"/>
          <w:sz w:val="20"/>
          <w:szCs w:val="24"/>
          <w:rtl/>
          <w:lang w:eastAsia="he-IL"/>
        </w:rPr>
        <w:t>מכלליות ה</w:t>
      </w:r>
      <w:r w:rsidRPr="0045396B">
        <w:rPr>
          <w:rFonts w:ascii="Times New Roman" w:eastAsia="Times New Roman" w:hAnsi="Times New Roman" w:cs="David"/>
          <w:sz w:val="20"/>
          <w:szCs w:val="24"/>
          <w:rtl/>
          <w:lang w:eastAsia="he-IL"/>
        </w:rPr>
        <w:t>אמור בכל מקום אחר בחוזה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לעכב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התחי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0DA7C93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שום התנהגות מצד</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של מי</w:t>
      </w:r>
      <w:r w:rsidRPr="0045396B">
        <w:rPr>
          <w:rFonts w:ascii="Times New Roman" w:eastAsia="Times New Roman" w:hAnsi="Times New Roman" w:cs="David"/>
          <w:sz w:val="20"/>
          <w:szCs w:val="24"/>
          <w:rtl/>
          <w:lang w:eastAsia="he-IL"/>
        </w:rPr>
        <w:t xml:space="preserve"> מהצדדים לא תחשב כויתור על איזה מזכויותיו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ו/או</w:t>
      </w:r>
      <w:r w:rsidRPr="0045396B">
        <w:rPr>
          <w:rFonts w:ascii="Times New Roman" w:eastAsia="Times New Roman" w:hAnsi="Times New Roman" w:cs="David"/>
          <w:sz w:val="20"/>
          <w:szCs w:val="24"/>
          <w:rtl/>
          <w:lang w:eastAsia="he-IL"/>
        </w:rPr>
        <w:t xml:space="preserve"> ע</w:t>
      </w:r>
      <w:r w:rsidRPr="0045396B">
        <w:rPr>
          <w:rFonts w:ascii="Times New Roman" w:eastAsia="Times New Roman" w:hAnsi="Times New Roman" w:cs="David" w:hint="cs"/>
          <w:sz w:val="20"/>
          <w:szCs w:val="24"/>
          <w:rtl/>
          <w:lang w:eastAsia="he-IL"/>
        </w:rPr>
        <w:t>ל פי כל</w:t>
      </w:r>
      <w:r w:rsidRPr="0045396B">
        <w:rPr>
          <w:rFonts w:ascii="Times New Roman" w:eastAsia="Times New Roman" w:hAnsi="Times New Roman" w:cs="David"/>
          <w:sz w:val="20"/>
          <w:szCs w:val="24"/>
          <w:rtl/>
          <w:lang w:eastAsia="he-IL"/>
        </w:rPr>
        <w:t xml:space="preserve"> דין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כויתור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כהסכמה מצדו לאיזה הפרה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אי קיום של תנאי מתנאי חוזה</w:t>
      </w:r>
      <w:r w:rsidRPr="0045396B">
        <w:rPr>
          <w:rFonts w:ascii="Times New Roman" w:eastAsia="Times New Roman" w:hAnsi="Times New Roman" w:cs="David" w:hint="cs"/>
          <w:sz w:val="20"/>
          <w:szCs w:val="24"/>
          <w:rtl/>
          <w:lang w:eastAsia="he-IL"/>
        </w:rPr>
        <w:t xml:space="preserve"> זה ו/</w:t>
      </w:r>
      <w:r w:rsidRPr="0045396B">
        <w:rPr>
          <w:rFonts w:ascii="Times New Roman" w:eastAsia="Times New Roman" w:hAnsi="Times New Roman" w:cs="David"/>
          <w:sz w:val="20"/>
          <w:szCs w:val="24"/>
          <w:rtl/>
          <w:lang w:eastAsia="he-IL"/>
        </w:rPr>
        <w:t xml:space="preserve"> או כנותנת דחייה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ארכה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כל פעולה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ש</w:t>
      </w:r>
      <w:r w:rsidRPr="0045396B">
        <w:rPr>
          <w:rFonts w:ascii="Times New Roman" w:eastAsia="Times New Roman" w:hAnsi="Times New Roman" w:cs="David"/>
          <w:sz w:val="20"/>
          <w:szCs w:val="24"/>
          <w:rtl/>
          <w:lang w:eastAsia="he-IL"/>
        </w:rPr>
        <w:t>יש לעשותה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טול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תוספת של תנאי </w:t>
      </w:r>
      <w:r w:rsidRPr="0045396B">
        <w:rPr>
          <w:rFonts w:ascii="Times New Roman" w:eastAsia="Times New Roman" w:hAnsi="Times New Roman" w:cs="David" w:hint="cs"/>
          <w:sz w:val="20"/>
          <w:szCs w:val="24"/>
          <w:rtl/>
          <w:lang w:eastAsia="he-IL"/>
        </w:rPr>
        <w:t>כלשהו</w:t>
      </w:r>
      <w:r w:rsidRPr="0045396B">
        <w:rPr>
          <w:rFonts w:ascii="Times New Roman" w:eastAsia="Times New Roman" w:hAnsi="Times New Roman" w:cs="David"/>
          <w:sz w:val="20"/>
          <w:szCs w:val="24"/>
          <w:rtl/>
          <w:lang w:eastAsia="he-IL"/>
        </w:rPr>
        <w:t>, אלא אם נעשו במפורש ובכתב.</w:t>
      </w:r>
    </w:p>
    <w:p w14:paraId="78DEF69A" w14:textId="77777777" w:rsidR="0045396B" w:rsidRPr="0045396B" w:rsidRDefault="0045396B" w:rsidP="004539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מכלליות האמור לעיל -</w:t>
      </w:r>
    </w:p>
    <w:p w14:paraId="1CA777EB"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5FB04384"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תור כלשהו על זכויות וחובות לפי החוזה.</w:t>
      </w:r>
    </w:p>
    <w:p w14:paraId="081B144B"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במידה והמתכנן כולל מספר גופים או יחידים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11E645F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בגין כל חיוב מחיובי המזמין </w:t>
      </w:r>
      <w:r w:rsidRPr="0045396B">
        <w:rPr>
          <w:rFonts w:ascii="Times New Roman" w:eastAsia="Times New Roman" w:hAnsi="Times New Roman" w:cs="David" w:hint="cs"/>
          <w:sz w:val="24"/>
          <w:szCs w:val="24"/>
          <w:rtl/>
          <w:lang w:eastAsia="he-IL"/>
        </w:rPr>
        <w:t>על פי</w:t>
      </w:r>
      <w:r w:rsidRPr="0045396B">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45396B">
        <w:rPr>
          <w:rFonts w:ascii="Times New Roman" w:eastAsia="Times New Roman" w:hAnsi="Times New Roman" w:cs="David" w:hint="cs"/>
          <w:sz w:val="24"/>
          <w:szCs w:val="24"/>
          <w:rtl/>
          <w:lang w:eastAsia="he-IL"/>
        </w:rPr>
        <w:t>על פ</w:t>
      </w:r>
      <w:r w:rsidRPr="0045396B">
        <w:rPr>
          <w:rFonts w:ascii="Times New Roman" w:eastAsia="Times New Roman" w:hAnsi="Times New Roman" w:cs="David"/>
          <w:sz w:val="24"/>
          <w:szCs w:val="24"/>
          <w:rtl/>
          <w:lang w:eastAsia="he-IL"/>
        </w:rPr>
        <w:t>י חוזה זה. וזאת מבלי לגרוע מהאמור להלן בסיפא לס"ק זה.</w:t>
      </w:r>
    </w:p>
    <w:p w14:paraId="4A169122" w14:textId="77777777" w:rsidR="0045396B" w:rsidRPr="0045396B" w:rsidRDefault="0045396B" w:rsidP="0045396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sz w:val="24"/>
          <w:szCs w:val="24"/>
          <w:rtl/>
          <w:lang w:eastAsia="he-IL"/>
        </w:rPr>
        <w:t>המתכנן מתחייב בזה</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כי כל דרישה</w:t>
      </w:r>
      <w:r w:rsidRPr="0045396B">
        <w:rPr>
          <w:rFonts w:ascii="Times New Roman" w:eastAsia="Times New Roman" w:hAnsi="Times New Roman" w:cs="David" w:hint="cs"/>
          <w:sz w:val="24"/>
          <w:szCs w:val="24"/>
          <w:rtl/>
          <w:lang w:eastAsia="he-IL"/>
        </w:rPr>
        <w:t xml:space="preserve"> ו/או תלונה</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 xml:space="preserve">ו/או </w:t>
      </w:r>
      <w:r w:rsidRPr="0045396B">
        <w:rPr>
          <w:rFonts w:ascii="Times New Roman" w:eastAsia="Times New Roman" w:hAnsi="Times New Roman" w:cs="David"/>
          <w:sz w:val="24"/>
          <w:szCs w:val="24"/>
          <w:rtl/>
          <w:lang w:eastAsia="he-IL"/>
        </w:rPr>
        <w:t>טענה ו/או תביעה, ככל שתהיינה לו כנגד המזמין בגין חיובי המזמין ע</w:t>
      </w:r>
      <w:r w:rsidRPr="0045396B">
        <w:rPr>
          <w:rFonts w:ascii="Times New Roman" w:eastAsia="Times New Roman" w:hAnsi="Times New Roman" w:cs="David" w:hint="cs"/>
          <w:sz w:val="24"/>
          <w:szCs w:val="24"/>
          <w:rtl/>
          <w:lang w:eastAsia="he-IL"/>
        </w:rPr>
        <w:t>ל פי</w:t>
      </w:r>
      <w:r w:rsidRPr="0045396B">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אותו דין</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יחול לגבי תביעה של מי מיחידי המזמין כנגד המתכנן</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קרי</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תביעה כאמור</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w:t>
      </w:r>
    </w:p>
    <w:p w14:paraId="5ECAA9F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1FE7D9DA"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מוסכם ומוצהר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1C9D479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58D0BCC1" w14:textId="77777777" w:rsid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חוזה זה על נספחיו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5AE621D6" w14:textId="77777777" w:rsidR="009A05A4"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49ACF3E5" w14:textId="77777777" w:rsidR="009A05A4"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0B157A47" w14:textId="77777777" w:rsidR="009A05A4" w:rsidRPr="0045396B"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5200A05A" w14:textId="77777777" w:rsidR="0045396B" w:rsidRPr="0045396B" w:rsidRDefault="0045396B" w:rsidP="0045396B">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45396B">
        <w:rPr>
          <w:rFonts w:ascii="Times New Roman" w:eastAsia="Times New Roman" w:hAnsi="Times New Roman" w:cs="David" w:hint="cs"/>
          <w:sz w:val="20"/>
          <w:szCs w:val="24"/>
          <w:rtl/>
          <w:lang w:eastAsia="he-IL"/>
        </w:rPr>
        <w:t>רשום</w:t>
      </w:r>
      <w:r w:rsidRPr="0045396B">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תחשב היא כמתקבלת ביום משלוח או מסירתה כאמור.</w:t>
      </w:r>
    </w:p>
    <w:p w14:paraId="7D147D20"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6112C10" w14:textId="77777777" w:rsidR="009A05A4" w:rsidRPr="00776496" w:rsidRDefault="009A05A4" w:rsidP="009A05A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2BD429F8" w14:textId="77777777" w:rsidR="009A05A4" w:rsidRPr="00776496"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055AE5DD" w14:textId="77777777" w:rsidR="009A05A4" w:rsidRPr="00B27B4C"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B310FCD" w14:textId="2E9C1DDA" w:rsidR="009A05A4" w:rsidRPr="00B27B4C"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CC381D9B04C6458D81178204093238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851FA">
            <w:rPr>
              <w:rFonts w:ascii="Times New Roman" w:eastAsia="Times New Roman" w:hAnsi="Times New Roman" w:cs="David" w:hint="cs"/>
              <w:color w:val="00B0F0"/>
              <w:sz w:val="20"/>
              <w:szCs w:val="24"/>
              <w:u w:val="single"/>
              <w:rtl/>
              <w:lang w:eastAsia="he-IL"/>
            </w:rPr>
            <w:t>מיכל גינזבורג</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001D182A385C4B878D3B36AE5D180C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2E3856">
            <w:rPr>
              <w:rFonts w:ascii="Times New Roman" w:eastAsia="Times New Roman" w:hAnsi="Times New Roman" w:cs="David" w:hint="cs"/>
              <w:sz w:val="20"/>
              <w:szCs w:val="24"/>
              <w:rtl/>
              <w:lang w:eastAsia="he-IL"/>
            </w:rPr>
            <w:t>א.מ.ד.ס מחיר למשתכן</w:t>
          </w:r>
        </w:sdtContent>
      </w:sdt>
    </w:p>
    <w:p w14:paraId="7437EE02" w14:textId="77777777" w:rsidR="009A05A4" w:rsidRPr="00B27B4C" w:rsidRDefault="009A05A4" w:rsidP="009A05A4">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20B2A7F5"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0E224C5"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EA946F8"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3F149B25"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490B3FC" w14:textId="77777777" w:rsidR="009A05A4"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0E558059"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012999D9"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3FFC032" w14:textId="77777777" w:rsidR="009A05A4" w:rsidRPr="00B27B4C" w:rsidRDefault="009A05A4" w:rsidP="009A05A4">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757D1800" w14:textId="77777777" w:rsidR="0045396B" w:rsidRPr="0045396B" w:rsidRDefault="0045396B" w:rsidP="000065A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B0EBB89"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F3D5ED8"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06C69C5"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A229A95"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C91352C"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9B1BA2A"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23FCDA7"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4C144D3"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57A4598"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ECCA420"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BC1132D"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9097DFE"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C33282E"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1993B4F"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E85344C"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733FEFA"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0C9C5F1"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7BB719C"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D025D50"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EC2B8C8"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F3787BA"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05ED7D0"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18A4053"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FD26A13"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63C1E0A"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B594162"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A2E235E"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70FB407"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07A3315"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B066B7E"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056A9D2"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7BDDBFE" w14:textId="77777777" w:rsidR="00D53CB3"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59AD7F1B" w14:textId="77777777" w:rsidR="00D53CB3" w:rsidRPr="00B27B4C"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lastRenderedPageBreak/>
        <w:t>נספח כללי</w:t>
      </w:r>
    </w:p>
    <w:p w14:paraId="6FF214DC"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351724E6"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EF5176" w14:textId="37989015" w:rsidR="00D53CB3" w:rsidRPr="00B27B4C" w:rsidRDefault="00D53CB3" w:rsidP="000302C2">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6F4509FAAFF04AB58280FA611122F1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8851FA">
            <w:rPr>
              <w:rFonts w:ascii="Times New Roman" w:eastAsia="Times New Roman" w:hAnsi="Times New Roman" w:cs="David" w:hint="cs"/>
              <w:color w:val="00B0F0"/>
              <w:sz w:val="24"/>
              <w:szCs w:val="24"/>
              <w:rtl/>
              <w:lang w:eastAsia="he-IL"/>
            </w:rPr>
            <w:t>ראשון לציון</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54F47E8B1ECB4D4FB7B6D7487F4226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5420F1">
            <w:rPr>
              <w:rFonts w:ascii="Times New Roman" w:eastAsia="Times New Roman" w:hAnsi="Times New Roman" w:cs="David" w:hint="cs"/>
              <w:color w:val="00B0F0"/>
              <w:sz w:val="24"/>
              <w:szCs w:val="24"/>
              <w:rtl/>
            </w:rPr>
            <w:t>נרקיסים</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9911A407EF8497C83683F96D1D488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A538E1">
            <w:rPr>
              <w:rFonts w:ascii="Times New Roman" w:eastAsia="Times New Roman" w:hAnsi="Times New Roman" w:cs="David" w:hint="cs"/>
              <w:color w:val="00B0F0"/>
              <w:sz w:val="24"/>
              <w:szCs w:val="24"/>
              <w:rtl/>
            </w:rPr>
            <w:t>סביוני ראשון לציון</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1F1507C4"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D7B343"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75D26ABA50F64685BF9E7EB3D98EDD9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4D3060">
            <w:rPr>
              <w:rFonts w:ascii="Times New Roman" w:eastAsia="Times New Roman" w:hAnsi="Times New Roman" w:cs="David" w:hint="cs"/>
              <w:color w:val="008000"/>
              <w:sz w:val="24"/>
              <w:szCs w:val="24"/>
              <w:rtl/>
            </w:rPr>
            <w:t>413-0180570</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78E087138FE549A399F8974392FAC3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4D3060">
            <w:rPr>
              <w:rFonts w:ascii="Times New Roman" w:eastAsia="Times New Roman" w:hAnsi="Times New Roman" w:cs="David" w:hint="cs"/>
              <w:sz w:val="24"/>
              <w:szCs w:val="24"/>
              <w:rtl/>
              <w:lang w:eastAsia="he-IL"/>
            </w:rPr>
            <w:t>4240,4241</w:t>
          </w:r>
        </w:sdtContent>
      </w:sdt>
      <w:r w:rsidRPr="00B27B4C">
        <w:rPr>
          <w:rFonts w:ascii="Times New Roman" w:eastAsia="Times New Roman" w:hAnsi="Times New Roman" w:cs="David" w:hint="cs"/>
          <w:sz w:val="24"/>
          <w:szCs w:val="24"/>
          <w:rtl/>
          <w:lang w:eastAsia="he-IL"/>
        </w:rPr>
        <w:t>.</w:t>
      </w:r>
    </w:p>
    <w:p w14:paraId="6204C8A3"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6C91F100"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5D77A65" w14:textId="77777777" w:rsidR="00D53CB3" w:rsidRPr="00B27B4C" w:rsidRDefault="00D53CB3" w:rsidP="00D53CB3">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4B658542B03D4D67834B150C3A619F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8851FA">
            <w:rPr>
              <w:rFonts w:ascii="Times New Roman" w:eastAsia="Times New Roman" w:hAnsi="Times New Roman" w:cs="David" w:hint="cs"/>
              <w:color w:val="008000"/>
              <w:sz w:val="24"/>
              <w:szCs w:val="24"/>
              <w:rtl/>
            </w:rPr>
            <w:t>ראשון לציון</w:t>
          </w:r>
        </w:sdtContent>
      </w:sdt>
      <w:r w:rsidRPr="00B27B4C">
        <w:rPr>
          <w:rFonts w:ascii="Times New Roman" w:eastAsia="Times New Roman" w:hAnsi="Times New Roman" w:cs="David" w:hint="cs"/>
          <w:color w:val="008000"/>
          <w:sz w:val="24"/>
          <w:szCs w:val="24"/>
          <w:rtl/>
        </w:rPr>
        <w:t>.</w:t>
      </w:r>
    </w:p>
    <w:p w14:paraId="267F5606" w14:textId="77777777" w:rsidR="00D53CB3" w:rsidRPr="00B27B4C" w:rsidRDefault="00D53CB3" w:rsidP="00D53CB3">
      <w:pPr>
        <w:spacing w:before="0" w:beforeAutospacing="0" w:after="0" w:afterAutospacing="0" w:line="240" w:lineRule="auto"/>
        <w:ind w:left="720"/>
        <w:rPr>
          <w:rFonts w:ascii="Times New Roman" w:eastAsia="Times New Roman" w:hAnsi="Times New Roman" w:cs="David"/>
          <w:color w:val="FF0000"/>
          <w:sz w:val="24"/>
          <w:szCs w:val="24"/>
          <w:rtl/>
        </w:rPr>
      </w:pPr>
    </w:p>
    <w:p w14:paraId="7E13FC24" w14:textId="77777777" w:rsidR="00D53CB3" w:rsidRPr="00B27B4C" w:rsidRDefault="00D53CB3" w:rsidP="00D53CB3">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5FBCFAB8"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FEB589B"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F7CD8EC0DD947ABAFDB672687B7B32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4D3060">
            <w:rPr>
              <w:rFonts w:ascii="Times New Roman" w:eastAsia="Times New Roman" w:hAnsi="Times New Roman" w:cs="David" w:hint="cs"/>
              <w:sz w:val="24"/>
              <w:szCs w:val="24"/>
              <w:rtl/>
              <w:lang w:eastAsia="he-IL"/>
            </w:rPr>
            <w:t>קובי רפא</w:t>
          </w:r>
        </w:sdtContent>
      </w:sdt>
    </w:p>
    <w:p w14:paraId="32B32480"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D8C1573" w14:textId="77777777" w:rsidR="00D53CB3" w:rsidRPr="00DE0948" w:rsidRDefault="00D53CB3" w:rsidP="00D53CB3">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221F932D" w14:textId="77777777" w:rsidR="00D53CB3" w:rsidRPr="00B27B4C" w:rsidRDefault="00D53CB3" w:rsidP="00D53CB3">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305DFA3E"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2055EEA6"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B10CC8"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F204BB9576174FFF958E11C85D08BF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004D3060">
            <w:rPr>
              <w:rFonts w:ascii="Times New Roman" w:eastAsia="Times New Roman" w:hAnsi="Times New Roman" w:cs="David" w:hint="cs"/>
              <w:color w:val="008000"/>
              <w:sz w:val="24"/>
              <w:szCs w:val="24"/>
              <w:rtl/>
              <w:lang w:eastAsia="he-IL"/>
            </w:rPr>
            <w:t>מיכל גינזבורג</w:t>
          </w:r>
        </w:sdtContent>
      </w:sdt>
    </w:p>
    <w:p w14:paraId="72440A27" w14:textId="77777777" w:rsidR="00D53CB3" w:rsidRPr="00B27B4C" w:rsidRDefault="00D53CB3" w:rsidP="00D53CB3">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D806FDE681644DDC865969DC4F5E210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PlaceholderText"/>
              <w:color w:val="00B0F0"/>
              <w:rtl/>
            </w:rPr>
            <w:t>[שדה נוסף 5]</w:t>
          </w:r>
        </w:sdtContent>
      </w:sdt>
    </w:p>
    <w:p w14:paraId="37466E88"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40B34B2"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9879DDED3021444E8FCB3AC2D820C6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4D3060">
            <w:rPr>
              <w:rFonts w:ascii="Times New Roman" w:eastAsia="Times New Roman" w:hAnsi="Times New Roman" w:cs="David" w:hint="cs"/>
              <w:color w:val="008000"/>
              <w:sz w:val="24"/>
              <w:szCs w:val="24"/>
              <w:rtl/>
              <w:lang w:eastAsia="he-IL"/>
            </w:rPr>
            <w:t>מיכל גנזבורג</w:t>
          </w:r>
        </w:sdtContent>
      </w:sdt>
    </w:p>
    <w:p w14:paraId="5CF1499C"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A1C14F"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6B81D328"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8E8F1A"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6E14D619"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30666E73"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64A804DF"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1CCFC9B6"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6A7A17C4" w14:textId="77777777" w:rsidR="00D53CB3" w:rsidRPr="00B27B4C" w:rsidRDefault="00D53CB3" w:rsidP="00D53CB3">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68EEB36F" w14:textId="77777777" w:rsidR="00D53CB3" w:rsidRDefault="00D53CB3" w:rsidP="00D53CB3">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D53CB3" w14:paraId="20CC98FD" w14:textId="77777777" w:rsidTr="008851FA">
        <w:trPr>
          <w:trHeight w:val="80"/>
        </w:trPr>
        <w:tc>
          <w:tcPr>
            <w:tcW w:w="3366" w:type="dxa"/>
          </w:tcPr>
          <w:p w14:paraId="2866A57B" w14:textId="43083587" w:rsidR="00D53CB3" w:rsidRDefault="00000000" w:rsidP="008851FA">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27289AEB97042138BF35D55F694A8A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2E3856">
                  <w:rPr>
                    <w:rFonts w:ascii="Times New Roman" w:eastAsia="Times New Roman" w:hAnsi="Times New Roman" w:cs="David" w:hint="cs"/>
                    <w:color w:val="008000"/>
                    <w:sz w:val="24"/>
                    <w:szCs w:val="24"/>
                    <w:rtl/>
                    <w:lang w:eastAsia="he-IL"/>
                  </w:rPr>
                  <w:t>ניסיון</w:t>
                </w:r>
              </w:sdtContent>
            </w:sdt>
          </w:p>
          <w:p w14:paraId="04E738B4" w14:textId="77777777" w:rsidR="00D53CB3" w:rsidRDefault="00D53CB3" w:rsidP="008851FA">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3576FCC6" w14:textId="77777777" w:rsidR="00D53CB3" w:rsidRDefault="00D53CB3" w:rsidP="008851FA">
            <w:pPr>
              <w:widowControl w:val="0"/>
              <w:spacing w:before="0" w:beforeAutospacing="0" w:after="0" w:afterAutospacing="0" w:line="240" w:lineRule="auto"/>
              <w:ind w:left="720"/>
              <w:outlineLvl w:val="2"/>
            </w:pPr>
          </w:p>
          <w:p w14:paraId="30CC184A" w14:textId="77777777" w:rsidR="00D53CB3" w:rsidRDefault="00D53CB3" w:rsidP="008851FA">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6415EE09" w14:textId="77777777" w:rsidR="00D53CB3" w:rsidRPr="00776496"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3859BE17"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5DE44A1"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AFBD13F"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99721EC"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5FD31E0"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1D6F41BB"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5039773A"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479FD32C" w14:textId="77777777" w:rsidR="0045396B" w:rsidRPr="0045396B" w:rsidRDefault="0045396B"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b/>
          <w:bCs/>
          <w:sz w:val="24"/>
          <w:szCs w:val="24"/>
          <w:u w:val="single"/>
          <w:rtl/>
          <w:lang w:eastAsia="he-IL"/>
        </w:rPr>
        <w:t xml:space="preserve">ספח </w:t>
      </w:r>
      <w:r w:rsidR="00D53CB3">
        <w:rPr>
          <w:rFonts w:ascii="Times New Roman" w:eastAsia="Times New Roman" w:hAnsi="Times New Roman" w:cs="David" w:hint="cs"/>
          <w:b/>
          <w:bCs/>
          <w:sz w:val="24"/>
          <w:szCs w:val="24"/>
          <w:u w:val="single"/>
          <w:rtl/>
          <w:lang w:eastAsia="he-IL"/>
        </w:rPr>
        <w:t>"</w:t>
      </w:r>
      <w:r w:rsidRPr="0045396B">
        <w:rPr>
          <w:rFonts w:ascii="Times New Roman" w:eastAsia="Times New Roman" w:hAnsi="Times New Roman" w:cs="David"/>
          <w:b/>
          <w:bCs/>
          <w:sz w:val="24"/>
          <w:szCs w:val="24"/>
          <w:u w:val="single"/>
          <w:rtl/>
          <w:lang w:eastAsia="he-IL"/>
        </w:rPr>
        <w:t>ב</w:t>
      </w:r>
      <w:r w:rsidR="00D53CB3">
        <w:rPr>
          <w:rFonts w:ascii="Times New Roman" w:eastAsia="Times New Roman" w:hAnsi="Times New Roman" w:cs="David" w:hint="cs"/>
          <w:b/>
          <w:bCs/>
          <w:sz w:val="24"/>
          <w:szCs w:val="24"/>
          <w:u w:val="single"/>
          <w:rtl/>
          <w:lang w:eastAsia="he-IL"/>
        </w:rPr>
        <w:t>'</w:t>
      </w:r>
      <w:r w:rsidRPr="0045396B">
        <w:rPr>
          <w:rFonts w:ascii="Times New Roman" w:eastAsia="Times New Roman" w:hAnsi="Times New Roman" w:cs="David"/>
          <w:b/>
          <w:bCs/>
          <w:sz w:val="24"/>
          <w:szCs w:val="24"/>
          <w:u w:val="single"/>
          <w:rtl/>
          <w:lang w:eastAsia="he-IL"/>
        </w:rPr>
        <w:t>'</w:t>
      </w:r>
    </w:p>
    <w:p w14:paraId="5975166D"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BEA2C76"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שרותי המתכנן</w:t>
      </w:r>
    </w:p>
    <w:p w14:paraId="61B8950A"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13A8950"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1.</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b/>
          <w:bCs/>
          <w:sz w:val="24"/>
          <w:szCs w:val="24"/>
          <w:u w:val="single"/>
          <w:rtl/>
          <w:lang w:eastAsia="he-IL"/>
        </w:rPr>
        <w:t>כללי</w:t>
      </w:r>
    </w:p>
    <w:p w14:paraId="3DB26C06"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0E6F13C"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p>
    <w:p w14:paraId="36C13B93"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שרותי המתכנן יכללו</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תכנון </w:t>
      </w:r>
      <w:r w:rsidRPr="0045396B">
        <w:rPr>
          <w:rFonts w:ascii="Times New Roman" w:eastAsia="Times New Roman" w:hAnsi="Times New Roman" w:cs="David" w:hint="cs"/>
          <w:sz w:val="24"/>
          <w:szCs w:val="24"/>
          <w:rtl/>
          <w:lang w:eastAsia="he-IL"/>
        </w:rPr>
        <w:t xml:space="preserve">ועיצוב </w:t>
      </w:r>
      <w:r w:rsidRPr="0045396B">
        <w:rPr>
          <w:rFonts w:ascii="Times New Roman" w:eastAsia="Times New Roman" w:hAnsi="Times New Roman" w:cs="David"/>
          <w:sz w:val="24"/>
          <w:szCs w:val="24"/>
          <w:rtl/>
          <w:lang w:eastAsia="he-IL"/>
        </w:rPr>
        <w:t xml:space="preserve">אדריכלות </w:t>
      </w:r>
      <w:r w:rsidRPr="0045396B">
        <w:rPr>
          <w:rFonts w:ascii="Times New Roman" w:eastAsia="Times New Roman" w:hAnsi="Times New Roman" w:cs="David" w:hint="cs"/>
          <w:sz w:val="24"/>
          <w:szCs w:val="24"/>
          <w:rtl/>
          <w:lang w:eastAsia="he-IL"/>
        </w:rPr>
        <w:t xml:space="preserve">פנים </w:t>
      </w:r>
      <w:r w:rsidRPr="0045396B">
        <w:rPr>
          <w:rFonts w:ascii="Times New Roman" w:eastAsia="Times New Roman" w:hAnsi="Times New Roman" w:cs="David"/>
          <w:sz w:val="24"/>
          <w:szCs w:val="24"/>
          <w:rtl/>
          <w:lang w:eastAsia="he-IL"/>
        </w:rPr>
        <w:t>לבנייני מגורים</w:t>
      </w:r>
      <w:r w:rsidRPr="0045396B">
        <w:rPr>
          <w:rFonts w:ascii="Times New Roman" w:eastAsia="Times New Roman" w:hAnsi="Times New Roman" w:cs="David" w:hint="cs"/>
          <w:sz w:val="24"/>
          <w:szCs w:val="24"/>
          <w:rtl/>
          <w:lang w:eastAsia="he-IL"/>
        </w:rPr>
        <w:t xml:space="preserve"> תיאום תכנון ופקוח עליון. התכנון יכלול מרכיבים כפי שייבחרו ע"י המזמין כמפורט בנספח ד' ככל שיוזמנו. ביניהם: מבואות כניסה ראשית כולל קומה מפולשת, מבואות ביניים לבניין ו</w:t>
      </w:r>
      <w:r w:rsidRPr="0045396B" w:rsidDel="00780BB5">
        <w:rPr>
          <w:rFonts w:ascii="Times New Roman" w:eastAsia="Times New Roman" w:hAnsi="Times New Roman" w:cs="David" w:hint="cs"/>
          <w:sz w:val="24"/>
          <w:szCs w:val="24"/>
          <w:rtl/>
          <w:lang w:eastAsia="he-IL"/>
        </w:rPr>
        <w:t>ב</w:t>
      </w:r>
      <w:r w:rsidRPr="0045396B">
        <w:rPr>
          <w:rFonts w:ascii="Times New Roman" w:eastAsia="Times New Roman" w:hAnsi="Times New Roman" w:cs="David" w:hint="cs"/>
          <w:sz w:val="24"/>
          <w:szCs w:val="24"/>
          <w:rtl/>
          <w:lang w:eastAsia="he-IL"/>
        </w:rPr>
        <w:t>מבואות הקומתיות ו</w:t>
      </w:r>
      <w:r w:rsidRPr="0045396B" w:rsidDel="00780BB5">
        <w:rPr>
          <w:rFonts w:ascii="Times New Roman" w:eastAsia="Times New Roman" w:hAnsi="Times New Roman" w:cs="David" w:hint="cs"/>
          <w:sz w:val="24"/>
          <w:szCs w:val="24"/>
          <w:rtl/>
          <w:lang w:eastAsia="he-IL"/>
        </w:rPr>
        <w:t>ב</w:t>
      </w:r>
      <w:r w:rsidRPr="0045396B">
        <w:rPr>
          <w:rFonts w:ascii="Times New Roman" w:eastAsia="Times New Roman" w:hAnsi="Times New Roman" w:cs="David" w:hint="cs"/>
          <w:sz w:val="24"/>
          <w:szCs w:val="24"/>
          <w:rtl/>
          <w:lang w:eastAsia="he-IL"/>
        </w:rPr>
        <w:t>מבואות החניונים</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hint="cs"/>
          <w:sz w:val="24"/>
          <w:szCs w:val="24"/>
          <w:rtl/>
          <w:lang w:eastAsia="he-IL"/>
        </w:rPr>
        <w:t xml:space="preserve"> </w:t>
      </w:r>
      <w:r w:rsidRPr="0045396B" w:rsidDel="00780BB5">
        <w:rPr>
          <w:rFonts w:ascii="Times New Roman" w:eastAsia="Times New Roman" w:hAnsi="Times New Roman" w:cs="David" w:hint="cs"/>
          <w:sz w:val="24"/>
          <w:szCs w:val="24"/>
          <w:rtl/>
          <w:lang w:eastAsia="he-IL"/>
        </w:rPr>
        <w:t xml:space="preserve">במועדון </w:t>
      </w:r>
      <w:r w:rsidRPr="0045396B">
        <w:rPr>
          <w:rFonts w:ascii="Times New Roman" w:eastAsia="Times New Roman" w:hAnsi="Times New Roman" w:cs="David" w:hint="cs"/>
          <w:sz w:val="24"/>
          <w:szCs w:val="24"/>
          <w:rtl/>
          <w:lang w:eastAsia="he-IL"/>
        </w:rPr>
        <w:t>את מועדון דיירים, מועדון כושר, עמדת השומר בכניסה ככל שיש, יעוץ לתכנון פנים דירות המגורים, תכנון פנטהאוזים,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 xml:space="preserve">, תכנון מלא של דירות לא מכורות </w:t>
      </w:r>
      <w:r w:rsidRPr="0045396B">
        <w:rPr>
          <w:rFonts w:ascii="Times New Roman" w:eastAsia="Times New Roman" w:hAnsi="Times New Roman" w:cs="David"/>
          <w:sz w:val="24"/>
          <w:szCs w:val="24"/>
          <w:rtl/>
          <w:lang w:eastAsia="he-IL"/>
        </w:rPr>
        <w:t>תכנון מבנה מכירות ו</w:t>
      </w:r>
      <w:r w:rsidRPr="0045396B" w:rsidDel="00E938F2">
        <w:rPr>
          <w:rFonts w:ascii="Times New Roman" w:eastAsia="Times New Roman" w:hAnsi="Times New Roman" w:cs="David"/>
          <w:sz w:val="24"/>
          <w:szCs w:val="24"/>
          <w:rtl/>
          <w:lang w:eastAsia="he-IL"/>
        </w:rPr>
        <w:t>/או</w:t>
      </w:r>
      <w:r w:rsidRPr="0045396B">
        <w:rPr>
          <w:rFonts w:ascii="Times New Roman" w:eastAsia="Times New Roman" w:hAnsi="Times New Roman" w:cs="David"/>
          <w:sz w:val="24"/>
          <w:szCs w:val="24"/>
          <w:rtl/>
          <w:lang w:eastAsia="he-IL"/>
        </w:rPr>
        <w:t xml:space="preserve"> דירה לדוגמא </w:t>
      </w:r>
      <w:r w:rsidRPr="0045396B">
        <w:rPr>
          <w:rFonts w:ascii="Times New Roman" w:eastAsia="Times New Roman" w:hAnsi="Times New Roman" w:cs="David" w:hint="cs"/>
          <w:sz w:val="24"/>
          <w:szCs w:val="24"/>
          <w:rtl/>
          <w:lang w:eastAsia="he-IL"/>
        </w:rPr>
        <w:t xml:space="preserve">במבנים ו/או </w:t>
      </w:r>
      <w:r w:rsidRPr="0045396B">
        <w:rPr>
          <w:rFonts w:ascii="Times New Roman" w:eastAsia="Times New Roman" w:hAnsi="Times New Roman" w:cs="David"/>
          <w:sz w:val="24"/>
          <w:szCs w:val="24"/>
          <w:rtl/>
          <w:lang w:eastAsia="he-IL"/>
        </w:rPr>
        <w:t>בסמוך למבנה המכירות</w:t>
      </w:r>
      <w:r w:rsidRPr="0045396B">
        <w:rPr>
          <w:rFonts w:ascii="Times New Roman" w:eastAsia="Times New Roman" w:hAnsi="Times New Roman" w:cs="David" w:hint="cs"/>
          <w:sz w:val="24"/>
          <w:szCs w:val="24"/>
          <w:rtl/>
          <w:lang w:eastAsia="he-IL"/>
        </w:rPr>
        <w:t>, עיצוב תאי מעליות וייעוץ לתכנון ארונות מטבחים, בחירת סטנדרט הפרויקט לרבות דירות לא מכורות, משרד מכירות והכנת אומדן תקציבי לתגמירים שייבחרו, השתתפות בבחירת חומרי הגמר אצל כל הספקים הנבחרים, השתתפות בכל ישיבות התכנון הנדרשות .</w:t>
      </w:r>
      <w:r w:rsidRPr="0045396B">
        <w:rPr>
          <w:rFonts w:ascii="Times New Roman" w:eastAsia="Times New Roman" w:hAnsi="Times New Roman" w:cs="David"/>
          <w:sz w:val="24"/>
          <w:szCs w:val="24"/>
          <w:rtl/>
          <w:lang w:eastAsia="he-IL"/>
        </w:rPr>
        <w:t xml:space="preserve"> </w:t>
      </w:r>
    </w:p>
    <w:p w14:paraId="2E1759C3"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עבודת המתכנן תבוצע בשיתוף ובסיוע לאדריכל הפרויקט.</w:t>
      </w:r>
    </w:p>
    <w:p w14:paraId="50DB473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48A7E2"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 xml:space="preserve"> על המתכנן לקבל אישור בכתב מהמנהל לפני התחלת ביצוע כל שלב, או לפני הספקת כל שירות חלקי.</w:t>
      </w:r>
    </w:p>
    <w:p w14:paraId="095D4FD6"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CC8A33"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עבודת המתכנן כוללת תיאום תכנון עם כל מתכננים/יועצי הפרויקט לרבות אך לא רק דרישות כיבוי אש.</w:t>
      </w:r>
    </w:p>
    <w:p w14:paraId="50DEAEFA"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9EB8E9B" w14:textId="77777777" w:rsidR="0045396B" w:rsidRPr="0045396B" w:rsidRDefault="0045396B" w:rsidP="0045396B">
      <w:pPr>
        <w:widowControl w:val="0"/>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 xml:space="preserve">2. </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b/>
          <w:bCs/>
          <w:sz w:val="24"/>
          <w:szCs w:val="24"/>
          <w:u w:val="single"/>
          <w:rtl/>
          <w:lang w:eastAsia="he-IL"/>
        </w:rPr>
        <w:t>פירוט השירותים</w:t>
      </w:r>
      <w:r w:rsidRPr="0045396B">
        <w:rPr>
          <w:rFonts w:ascii="Times New Roman" w:eastAsia="Times New Roman" w:hAnsi="Times New Roman" w:cs="David"/>
          <w:sz w:val="24"/>
          <w:szCs w:val="24"/>
          <w:rtl/>
          <w:lang w:eastAsia="he-IL"/>
        </w:rPr>
        <w:t>:</w:t>
      </w:r>
    </w:p>
    <w:p w14:paraId="2CCA855C"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06AE4F9" w14:textId="77777777" w:rsidR="0045396B" w:rsidRPr="0045396B" w:rsidRDefault="0045396B" w:rsidP="0045396B">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שירותי המתכנן יבוצעו בקטעים לפי התקדמות הפרויקט והנחיות המנהל</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w:t>
      </w:r>
    </w:p>
    <w:p w14:paraId="4FDF1A65"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שירותי המתכנן יבוצעו בשלבים הכוללים את השירותים כלהלן:</w:t>
      </w:r>
    </w:p>
    <w:p w14:paraId="3D046AEF"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D872F49" w14:textId="77777777" w:rsidR="0045396B" w:rsidRPr="0045396B" w:rsidRDefault="0045396B" w:rsidP="0045396B">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ab/>
        <w:t xml:space="preserve"> </w:t>
      </w:r>
    </w:p>
    <w:p w14:paraId="762DE2E6"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669A99"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2.1</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sz w:val="24"/>
          <w:szCs w:val="24"/>
          <w:u w:val="single"/>
          <w:rtl/>
          <w:lang w:eastAsia="he-IL"/>
        </w:rPr>
        <w:t>תכנון מוקדם</w:t>
      </w:r>
      <w:r w:rsidRPr="0045396B">
        <w:rPr>
          <w:rFonts w:ascii="Times New Roman" w:eastAsia="Times New Roman" w:hAnsi="Times New Roman" w:cs="David"/>
          <w:sz w:val="24"/>
          <w:szCs w:val="24"/>
          <w:rtl/>
          <w:lang w:eastAsia="he-IL"/>
        </w:rPr>
        <w:t>:</w:t>
      </w:r>
    </w:p>
    <w:p w14:paraId="5045C1F6"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2EE72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בירור הפרוגרמה עם המנהל, ביקורים באתר, חקירות מוקדמות, התייעצויות ותיאום עם המתכננים והיועצים.</w:t>
      </w:r>
    </w:p>
    <w:p w14:paraId="6567063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C65F1D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w:t>
      </w:r>
      <w:r w:rsidRPr="0045396B">
        <w:rPr>
          <w:rFonts w:ascii="Times New Roman" w:eastAsia="Times New Roman" w:hAnsi="Times New Roman" w:cs="David"/>
          <w:sz w:val="24"/>
          <w:szCs w:val="24"/>
          <w:rtl/>
          <w:lang w:eastAsia="he-IL"/>
        </w:rPr>
        <w:tab/>
        <w:t>בירור ברשויות המוסמכות ו/או גורמים אחרים, בקשר לנושאים הקשורים בתכנון או בקבלת אישור הרשויות הנ"ל לביצועו.</w:t>
      </w:r>
    </w:p>
    <w:p w14:paraId="2DFB0BF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1305B95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ג.</w:t>
      </w:r>
      <w:r w:rsidRPr="0045396B">
        <w:rPr>
          <w:rFonts w:ascii="Times New Roman" w:eastAsia="Times New Roman" w:hAnsi="Times New Roman" w:cs="David"/>
          <w:sz w:val="24"/>
          <w:szCs w:val="24"/>
          <w:rtl/>
          <w:lang w:eastAsia="he-IL"/>
        </w:rPr>
        <w:tab/>
        <w:t xml:space="preserve">הכנת תכניות מוקדמות במספר חלופות לפי דרישת המנהל המתארות את הבינוי </w:t>
      </w:r>
      <w:r w:rsidRPr="0045396B">
        <w:rPr>
          <w:rFonts w:ascii="Times New Roman" w:eastAsia="Times New Roman" w:hAnsi="Times New Roman" w:cs="David" w:hint="cs"/>
          <w:sz w:val="24"/>
          <w:szCs w:val="24"/>
          <w:rtl/>
          <w:lang w:eastAsia="he-IL"/>
        </w:rPr>
        <w:t>וה</w:t>
      </w:r>
      <w:r w:rsidRPr="0045396B">
        <w:rPr>
          <w:rFonts w:ascii="Times New Roman" w:eastAsia="Times New Roman" w:hAnsi="Times New Roman" w:cs="David"/>
          <w:sz w:val="24"/>
          <w:szCs w:val="24"/>
          <w:rtl/>
          <w:lang w:eastAsia="he-IL"/>
        </w:rPr>
        <w:t xml:space="preserve">עיצוב </w:t>
      </w: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ארכיטקטוני והכנסת השינויים בהן בהתאם לדרישות המזמין ו/או לפי דרישת הרשויות המוסמכות באישור המזמין, לרבות הכנת חתכים, מודלים, הדמיות ופרספקטיבות (באיכות לצרכי תכנון והצגה לרשויות להבדיל מאיכות לצרכי שיווק).</w:t>
      </w:r>
    </w:p>
    <w:p w14:paraId="5DA3756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2DBB87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סיוע לאדריכלי הפרויקט בגיבוש תכנון הדירות, המבואה הראשית,  מועדון הדיירים, המבואות המבואה ראשית, מבואות קומתיות, מבנה מכירות ודירה לדוגמא.</w:t>
      </w:r>
    </w:p>
    <w:p w14:paraId="2241D64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2C70C9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 xml:space="preserve">ה. </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sz w:val="24"/>
          <w:szCs w:val="24"/>
          <w:rtl/>
          <w:lang w:eastAsia="he-IL"/>
        </w:rPr>
        <w:t>סיוע להכנת אומדן משוער של מחיר</w:t>
      </w:r>
      <w:r w:rsidRPr="0045396B">
        <w:rPr>
          <w:rFonts w:ascii="Times New Roman" w:eastAsia="Times New Roman" w:hAnsi="Times New Roman" w:cs="David" w:hint="cs"/>
          <w:sz w:val="24"/>
          <w:szCs w:val="24"/>
          <w:rtl/>
          <w:lang w:eastAsia="he-IL"/>
        </w:rPr>
        <w:t xml:space="preserve"> חומרי הגמר השונים.</w:t>
      </w:r>
      <w:r w:rsidRPr="0045396B">
        <w:rPr>
          <w:rFonts w:ascii="Times New Roman" w:eastAsia="Times New Roman" w:hAnsi="Times New Roman" w:cs="David"/>
          <w:sz w:val="24"/>
          <w:szCs w:val="24"/>
          <w:rtl/>
          <w:lang w:eastAsia="he-IL"/>
        </w:rPr>
        <w:t xml:space="preserve"> </w:t>
      </w:r>
    </w:p>
    <w:p w14:paraId="393B7ED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A7D9A2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מסירת נתונים ליועצים, בכדי שיכינו אומדן משוער של מחיר הקמת הפרויקט, כל אחד בתחומו</w:t>
      </w:r>
      <w:r w:rsidRPr="0045396B">
        <w:rPr>
          <w:rFonts w:ascii="Times New Roman" w:eastAsia="Times New Roman" w:hAnsi="Times New Roman" w:cs="David" w:hint="cs"/>
          <w:sz w:val="24"/>
          <w:szCs w:val="24"/>
          <w:rtl/>
          <w:lang w:eastAsia="he-IL"/>
        </w:rPr>
        <w:t xml:space="preserve"> בהקשר לאדריכלות הפנים</w:t>
      </w:r>
      <w:r w:rsidRPr="0045396B">
        <w:rPr>
          <w:rFonts w:ascii="Times New Roman" w:eastAsia="Times New Roman" w:hAnsi="Times New Roman" w:cs="David"/>
          <w:sz w:val="24"/>
          <w:szCs w:val="24"/>
          <w:rtl/>
          <w:lang w:eastAsia="he-IL"/>
        </w:rPr>
        <w:t>.</w:t>
      </w:r>
    </w:p>
    <w:p w14:paraId="7F8EBB4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21B3841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תאום עם המתכננים והיועצים </w:t>
      </w:r>
      <w:r w:rsidRPr="0045396B">
        <w:rPr>
          <w:rFonts w:ascii="Times New Roman" w:eastAsia="Times New Roman" w:hAnsi="Times New Roman" w:cs="David" w:hint="cs"/>
          <w:sz w:val="24"/>
          <w:szCs w:val="24"/>
          <w:rtl/>
          <w:lang w:eastAsia="he-IL"/>
        </w:rPr>
        <w:t xml:space="preserve">בכל הקשור לעבודת המתכנן </w:t>
      </w:r>
      <w:r w:rsidRPr="0045396B">
        <w:rPr>
          <w:rFonts w:ascii="Times New Roman" w:eastAsia="Times New Roman" w:hAnsi="Times New Roman" w:cs="David"/>
          <w:sz w:val="24"/>
          <w:szCs w:val="24"/>
          <w:rtl/>
          <w:lang w:eastAsia="he-IL"/>
        </w:rPr>
        <w:t xml:space="preserve">והנחית היועצים </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אישור תכנון מוקדם של היועצים.</w:t>
      </w:r>
    </w:p>
    <w:p w14:paraId="7EDF0C0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4DDDE9D9"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ח</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המוקדם.</w:t>
      </w:r>
    </w:p>
    <w:p w14:paraId="5560FA61"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4723F32"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2.2</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sz w:val="24"/>
          <w:szCs w:val="24"/>
          <w:u w:val="single"/>
          <w:rtl/>
          <w:lang w:eastAsia="he-IL"/>
        </w:rPr>
        <w:t>תכנון סופי</w:t>
      </w:r>
      <w:r w:rsidRPr="0045396B">
        <w:rPr>
          <w:rFonts w:ascii="Times New Roman" w:eastAsia="Times New Roman" w:hAnsi="Times New Roman" w:cs="David"/>
          <w:sz w:val="24"/>
          <w:szCs w:val="24"/>
          <w:rtl/>
          <w:lang w:eastAsia="he-IL"/>
        </w:rPr>
        <w:t>:</w:t>
      </w:r>
    </w:p>
    <w:p w14:paraId="2DEF207B"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9BDD4D1"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 xml:space="preserve">הכנת תכניות סופיות, המתארות את הפרויקט ואישורן על ידי </w:t>
      </w:r>
      <w:r w:rsidRPr="0045396B">
        <w:rPr>
          <w:rFonts w:ascii="Times New Roman" w:eastAsia="Times New Roman" w:hAnsi="Times New Roman" w:cs="David" w:hint="cs"/>
          <w:sz w:val="24"/>
          <w:szCs w:val="24"/>
          <w:rtl/>
          <w:lang w:eastAsia="he-IL"/>
        </w:rPr>
        <w:t xml:space="preserve">האדריכל, </w:t>
      </w:r>
      <w:r w:rsidRPr="0045396B">
        <w:rPr>
          <w:rFonts w:ascii="Times New Roman" w:eastAsia="Times New Roman" w:hAnsi="Times New Roman" w:cs="David"/>
          <w:sz w:val="24"/>
          <w:szCs w:val="24"/>
          <w:rtl/>
          <w:lang w:eastAsia="he-IL"/>
        </w:rPr>
        <w:t xml:space="preserve">היועצים והמזמין. תאום התכניות האמורות עם </w:t>
      </w:r>
      <w:r w:rsidRPr="0045396B">
        <w:rPr>
          <w:rFonts w:ascii="Times New Roman" w:eastAsia="Times New Roman" w:hAnsi="Times New Roman" w:cs="David" w:hint="cs"/>
          <w:sz w:val="24"/>
          <w:szCs w:val="24"/>
          <w:rtl/>
          <w:lang w:eastAsia="he-IL"/>
        </w:rPr>
        <w:t xml:space="preserve">האדריכל, </w:t>
      </w:r>
      <w:r w:rsidRPr="0045396B">
        <w:rPr>
          <w:rFonts w:ascii="Times New Roman" w:eastAsia="Times New Roman" w:hAnsi="Times New Roman" w:cs="David"/>
          <w:sz w:val="24"/>
          <w:szCs w:val="24"/>
          <w:rtl/>
          <w:lang w:eastAsia="he-IL"/>
        </w:rPr>
        <w:t>היועצים והמזמין.</w:t>
      </w:r>
    </w:p>
    <w:p w14:paraId="129A305E"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03E42D7" w14:textId="77777777" w:rsidR="0045396B" w:rsidRPr="0045396B" w:rsidRDefault="0045396B" w:rsidP="0045396B">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lang w:eastAsia="he-IL"/>
        </w:rPr>
      </w:pPr>
    </w:p>
    <w:p w14:paraId="2F9710E4"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הכנסת תיקונים ושינויים בתכניות ובמסמכים האחרים, אשר נערכו על ידי המתכנן במהלך ביצוע התכנון, לפי דרישות המזמין ו/או לפי דרישת הרשויות המוסמכות, בהסכמת המנהל</w:t>
      </w:r>
      <w:r w:rsidRPr="0045396B">
        <w:rPr>
          <w:rFonts w:ascii="Times New Roman" w:eastAsia="Times New Roman" w:hAnsi="Times New Roman" w:cs="David" w:hint="cs"/>
          <w:sz w:val="24"/>
          <w:szCs w:val="24"/>
          <w:rtl/>
          <w:lang w:eastAsia="he-IL"/>
        </w:rPr>
        <w:t xml:space="preserve"> עד</w:t>
      </w:r>
      <w:r w:rsidRPr="0045396B">
        <w:rPr>
          <w:rFonts w:ascii="Times New Roman" w:eastAsia="Times New Roman" w:hAnsi="Times New Roman" w:cs="David"/>
          <w:sz w:val="24"/>
          <w:szCs w:val="24"/>
          <w:rtl/>
          <w:lang w:eastAsia="he-IL"/>
        </w:rPr>
        <w:t xml:space="preserve"> קבלת היתרי בניה מתוקנים.</w:t>
      </w:r>
    </w:p>
    <w:p w14:paraId="516FCC0D"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8F3E4AA"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תיאום, ביקורת ואישור התאמת תכניות </w:t>
      </w:r>
      <w:r w:rsidRPr="0045396B">
        <w:rPr>
          <w:rFonts w:ascii="Times New Roman" w:eastAsia="Times New Roman" w:hAnsi="Times New Roman" w:cs="David" w:hint="cs"/>
          <w:sz w:val="24"/>
          <w:szCs w:val="24"/>
          <w:rtl/>
          <w:lang w:eastAsia="he-IL"/>
        </w:rPr>
        <w:t>האדריכל ו</w:t>
      </w:r>
      <w:r w:rsidRPr="0045396B">
        <w:rPr>
          <w:rFonts w:ascii="Times New Roman" w:eastAsia="Times New Roman" w:hAnsi="Times New Roman" w:cs="David"/>
          <w:sz w:val="24"/>
          <w:szCs w:val="24"/>
          <w:rtl/>
          <w:lang w:eastAsia="he-IL"/>
        </w:rPr>
        <w:t>היועצים לתכניות אדריכלות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4F9834B5"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D2AF3A0" w14:textId="77777777" w:rsidR="0045396B" w:rsidRPr="0045396B" w:rsidRDefault="0045396B" w:rsidP="0045396B">
      <w:pPr>
        <w:widowControl w:val="0"/>
        <w:spacing w:before="0" w:beforeAutospacing="0" w:after="0" w:afterAutospacing="0" w:line="240" w:lineRule="auto"/>
        <w:ind w:left="2161"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sz w:val="24"/>
          <w:szCs w:val="24"/>
          <w:rtl/>
          <w:lang w:eastAsia="he-IL"/>
        </w:rPr>
        <w:t>העברת הנחיות ומסמכים לבעלי מקצוע אחרים לשם הכנת הדמיות, פרספקטיביות, מודלים ותוכניות מכירה משולבות בגרפיקה, בדיקת עבודתם של בעלי המקצוע, מתן הערות ואישור.</w:t>
      </w:r>
    </w:p>
    <w:p w14:paraId="13D0FBDF"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535B5D12"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הכנת תכניות לאישור סופי של המזמין לפני התחלת שלב תכניות עבודה.</w:t>
      </w:r>
    </w:p>
    <w:p w14:paraId="730E6B2E"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B32B648"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מבוטל</w:t>
      </w:r>
      <w:r w:rsidRPr="0045396B">
        <w:rPr>
          <w:rFonts w:ascii="Times New Roman" w:eastAsia="Times New Roman" w:hAnsi="Times New Roman" w:cs="David"/>
          <w:sz w:val="24"/>
          <w:szCs w:val="24"/>
          <w:rtl/>
          <w:lang w:eastAsia="he-IL"/>
        </w:rPr>
        <w:t>.</w:t>
      </w:r>
    </w:p>
    <w:p w14:paraId="3387914B"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72DDB95E"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הסופי.</w:t>
      </w:r>
    </w:p>
    <w:p w14:paraId="3F1D4428"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0CC99DB"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2.3</w:t>
      </w:r>
      <w:r w:rsidRPr="0045396B">
        <w:rPr>
          <w:rFonts w:ascii="Times New Roman" w:eastAsia="Times New Roman" w:hAnsi="Times New Roman" w:cs="David"/>
          <w:b/>
          <w:bCs/>
          <w:sz w:val="24"/>
          <w:szCs w:val="24"/>
          <w:rtl/>
          <w:lang w:eastAsia="he-IL"/>
        </w:rPr>
        <w:tab/>
      </w:r>
      <w:r w:rsidRPr="0045396B">
        <w:rPr>
          <w:rFonts w:ascii="Times New Roman" w:eastAsia="Times New Roman" w:hAnsi="Times New Roman" w:cs="David"/>
          <w:sz w:val="24"/>
          <w:szCs w:val="24"/>
          <w:u w:val="single"/>
          <w:rtl/>
          <w:lang w:eastAsia="he-IL"/>
        </w:rPr>
        <w:t>תכנון מפורט</w:t>
      </w:r>
      <w:r w:rsidRPr="0045396B">
        <w:rPr>
          <w:rFonts w:ascii="Times New Roman" w:eastAsia="Times New Roman" w:hAnsi="Times New Roman" w:cs="David"/>
          <w:sz w:val="24"/>
          <w:szCs w:val="24"/>
          <w:rtl/>
          <w:lang w:eastAsia="he-IL"/>
        </w:rPr>
        <w:t>:</w:t>
      </w:r>
    </w:p>
    <w:p w14:paraId="243752E8"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b/>
          <w:bCs/>
          <w:sz w:val="24"/>
          <w:szCs w:val="28"/>
          <w:u w:val="single"/>
          <w:rtl/>
          <w:lang w:eastAsia="he-IL"/>
        </w:rPr>
      </w:pPr>
    </w:p>
    <w:p w14:paraId="79745AC8" w14:textId="77777777" w:rsidR="0045396B" w:rsidRPr="0045396B" w:rsidDel="00C7497C"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sidDel="00C7497C">
        <w:rPr>
          <w:rFonts w:ascii="Times New Roman" w:eastAsia="Times New Roman" w:hAnsi="Times New Roman" w:cs="David"/>
          <w:sz w:val="24"/>
          <w:szCs w:val="24"/>
          <w:rtl/>
          <w:lang w:eastAsia="he-IL"/>
        </w:rPr>
        <w:t>א.</w:t>
      </w:r>
      <w:r w:rsidRPr="0045396B" w:rsidDel="00C7497C">
        <w:rPr>
          <w:rFonts w:ascii="Times New Roman" w:eastAsia="Times New Roman" w:hAnsi="Times New Roman" w:cs="David"/>
          <w:sz w:val="24"/>
          <w:szCs w:val="24"/>
          <w:rtl/>
          <w:lang w:eastAsia="he-IL"/>
        </w:rPr>
        <w:tab/>
        <w:t>הכנת תכניות עבודה מוקדמות מפורטות ומוסברות של הפרויקט, כד</w:t>
      </w:r>
      <w:r w:rsidR="00D53CB3">
        <w:rPr>
          <w:rFonts w:ascii="Times New Roman" w:eastAsia="Times New Roman" w:hAnsi="Times New Roman" w:cs="David"/>
          <w:sz w:val="24"/>
          <w:szCs w:val="24"/>
          <w:rtl/>
          <w:lang w:eastAsia="he-IL"/>
        </w:rPr>
        <w:t>רוש לביצוע העבודה, לרבות הכנת ת</w:t>
      </w:r>
      <w:r w:rsidRPr="0045396B" w:rsidDel="00C7497C">
        <w:rPr>
          <w:rFonts w:ascii="Times New Roman" w:eastAsia="Times New Roman" w:hAnsi="Times New Roman" w:cs="David"/>
          <w:sz w:val="24"/>
          <w:szCs w:val="24"/>
          <w:rtl/>
          <w:lang w:eastAsia="he-IL"/>
        </w:rPr>
        <w:t xml:space="preserve">כניות מנחות לעבודות היועצים, </w:t>
      </w:r>
      <w:r w:rsidRPr="0045396B">
        <w:rPr>
          <w:rFonts w:ascii="Times New Roman" w:eastAsia="Times New Roman" w:hAnsi="Times New Roman" w:cs="David"/>
          <w:sz w:val="24"/>
          <w:szCs w:val="24"/>
          <w:rtl/>
          <w:lang w:eastAsia="he-IL"/>
        </w:rPr>
        <w:t>הכ</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ל</w:t>
      </w:r>
      <w:r w:rsidRPr="0045396B" w:rsidDel="00C7497C">
        <w:rPr>
          <w:rFonts w:ascii="Times New Roman" w:eastAsia="Times New Roman" w:hAnsi="Times New Roman" w:cs="David"/>
          <w:sz w:val="24"/>
          <w:szCs w:val="24"/>
          <w:rtl/>
          <w:lang w:eastAsia="he-IL"/>
        </w:rPr>
        <w:t xml:space="preserve"> בקנ"מ המאפשר ביצוע מושלם של העבודה. תיאום התכניות עם היועצים.</w:t>
      </w:r>
    </w:p>
    <w:p w14:paraId="7FCB95F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0448FA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השלמת תכניות עבודה מ</w:t>
      </w:r>
      <w:r w:rsidR="00D53CB3">
        <w:rPr>
          <w:rFonts w:ascii="Times New Roman" w:eastAsia="Times New Roman" w:hAnsi="Times New Roman" w:cs="David"/>
          <w:sz w:val="24"/>
          <w:szCs w:val="24"/>
          <w:rtl/>
          <w:lang w:eastAsia="he-IL"/>
        </w:rPr>
        <w:t>פורטות ומוסברות של כל חלקי הפרו</w:t>
      </w:r>
      <w:r w:rsidRPr="0045396B">
        <w:rPr>
          <w:rFonts w:ascii="Times New Roman" w:eastAsia="Times New Roman" w:hAnsi="Times New Roman" w:cs="David"/>
          <w:sz w:val="24"/>
          <w:szCs w:val="24"/>
          <w:rtl/>
          <w:lang w:eastAsia="he-IL"/>
        </w:rPr>
        <w:t>יקט כולל פרטי בניין בקנ"מ מתאים ורשימות</w:t>
      </w:r>
      <w:r w:rsidRPr="0045396B">
        <w:rPr>
          <w:rFonts w:ascii="Times New Roman" w:eastAsia="Times New Roman" w:hAnsi="Times New Roman" w:cs="David" w:hint="cs"/>
          <w:sz w:val="24"/>
          <w:szCs w:val="24"/>
          <w:rtl/>
          <w:lang w:eastAsia="he-IL"/>
        </w:rPr>
        <w:t>, ופרטי ריהוט נדרשים</w:t>
      </w:r>
      <w:r w:rsidRPr="0045396B">
        <w:rPr>
          <w:rFonts w:ascii="Times New Roman" w:eastAsia="Times New Roman" w:hAnsi="Times New Roman" w:cs="David"/>
          <w:sz w:val="24"/>
          <w:szCs w:val="24"/>
          <w:rtl/>
          <w:lang w:eastAsia="he-IL"/>
        </w:rPr>
        <w:t>.</w:t>
      </w:r>
    </w:p>
    <w:p w14:paraId="2148B83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7DCEE93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תאום, ביקורת ואישור התאמת תכניות </w:t>
      </w:r>
      <w:r w:rsidRPr="0045396B">
        <w:rPr>
          <w:rFonts w:ascii="Times New Roman" w:eastAsia="Times New Roman" w:hAnsi="Times New Roman" w:cs="David" w:hint="cs"/>
          <w:sz w:val="24"/>
          <w:szCs w:val="24"/>
          <w:rtl/>
          <w:lang w:eastAsia="he-IL"/>
        </w:rPr>
        <w:t>האדריכל ו</w:t>
      </w:r>
      <w:r w:rsidRPr="0045396B">
        <w:rPr>
          <w:rFonts w:ascii="Times New Roman" w:eastAsia="Times New Roman" w:hAnsi="Times New Roman" w:cs="David"/>
          <w:sz w:val="24"/>
          <w:szCs w:val="24"/>
          <w:rtl/>
          <w:lang w:eastAsia="he-IL"/>
        </w:rPr>
        <w:t>היועצים לתכניות אדריכלות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xml:space="preserve"> וביניהן.</w:t>
      </w:r>
    </w:p>
    <w:p w14:paraId="05D5024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57C4180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להכנת מפרטים המתאימים למפרטים הכלליים המקובלים על המזמין,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w:t>
      </w:r>
    </w:p>
    <w:p w14:paraId="18DBC3E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ab/>
      </w:r>
    </w:p>
    <w:p w14:paraId="41F64CB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תאום המפרטים וכתבי הכמויות של</w:t>
      </w:r>
      <w:r w:rsidRPr="0045396B">
        <w:rPr>
          <w:rFonts w:ascii="Times New Roman" w:eastAsia="Times New Roman" w:hAnsi="Times New Roman" w:cs="David" w:hint="cs"/>
          <w:sz w:val="24"/>
          <w:szCs w:val="24"/>
          <w:rtl/>
          <w:lang w:eastAsia="he-IL"/>
        </w:rPr>
        <w:t xml:space="preserve"> המתכנן במפרטים וכתבי כמויות של</w:t>
      </w:r>
      <w:r w:rsidRPr="0045396B">
        <w:rPr>
          <w:rFonts w:ascii="Times New Roman" w:eastAsia="Times New Roman" w:hAnsi="Times New Roman" w:cs="David"/>
          <w:sz w:val="24"/>
          <w:szCs w:val="24"/>
          <w:rtl/>
          <w:lang w:eastAsia="he-IL"/>
        </w:rPr>
        <w:t xml:space="preserve"> ה</w:t>
      </w:r>
      <w:r w:rsidRPr="0045396B">
        <w:rPr>
          <w:rFonts w:ascii="Times New Roman" w:eastAsia="Times New Roman" w:hAnsi="Times New Roman" w:cs="David" w:hint="cs"/>
          <w:sz w:val="24"/>
          <w:szCs w:val="24"/>
          <w:rtl/>
          <w:lang w:eastAsia="he-IL"/>
        </w:rPr>
        <w:t>אדריכל וה</w:t>
      </w:r>
      <w:r w:rsidRPr="0045396B">
        <w:rPr>
          <w:rFonts w:ascii="Times New Roman" w:eastAsia="Times New Roman" w:hAnsi="Times New Roman" w:cs="David"/>
          <w:sz w:val="24"/>
          <w:szCs w:val="24"/>
          <w:rtl/>
          <w:lang w:eastAsia="he-IL"/>
        </w:rPr>
        <w:t>יועצים האחרים</w:t>
      </w:r>
      <w:r w:rsidRPr="0045396B">
        <w:rPr>
          <w:rFonts w:ascii="Times New Roman" w:eastAsia="Times New Roman" w:hAnsi="Times New Roman" w:cs="David" w:hint="cs"/>
          <w:sz w:val="24"/>
          <w:szCs w:val="24"/>
          <w:rtl/>
          <w:lang w:eastAsia="he-IL"/>
        </w:rPr>
        <w:t>.</w:t>
      </w:r>
    </w:p>
    <w:p w14:paraId="20E9778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79C0DC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כל יתר הדרוש להשלמת תכנון אדריכל</w:t>
      </w:r>
      <w:r w:rsidRPr="0045396B">
        <w:rPr>
          <w:rFonts w:ascii="Times New Roman" w:eastAsia="Times New Roman" w:hAnsi="Times New Roman" w:cs="David" w:hint="cs"/>
          <w:sz w:val="24"/>
          <w:szCs w:val="24"/>
          <w:rtl/>
          <w:lang w:eastAsia="he-IL"/>
        </w:rPr>
        <w:t>ות הפנים</w:t>
      </w:r>
      <w:r w:rsidRPr="0045396B">
        <w:rPr>
          <w:rFonts w:ascii="Times New Roman" w:eastAsia="Times New Roman" w:hAnsi="Times New Roman" w:cs="David"/>
          <w:sz w:val="24"/>
          <w:szCs w:val="24"/>
          <w:rtl/>
          <w:lang w:eastAsia="he-IL"/>
        </w:rPr>
        <w:t xml:space="preserve"> המפורט ולעריכת המסמכים האדריכליים, אשר דרושים לעריכת המכרזים.</w:t>
      </w:r>
    </w:p>
    <w:p w14:paraId="78C85B0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395A464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לעדכון מפרטי המכר ואשור הנוסח וההתאמה לתכנון.</w:t>
      </w:r>
    </w:p>
    <w:p w14:paraId="57463CE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C9B251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ח</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להכנת אומדן מפורט של ערך עבוד</w:t>
      </w:r>
      <w:r w:rsidRPr="0045396B">
        <w:rPr>
          <w:rFonts w:ascii="Times New Roman" w:eastAsia="Times New Roman" w:hAnsi="Times New Roman" w:cs="David" w:hint="cs"/>
          <w:sz w:val="24"/>
          <w:szCs w:val="24"/>
          <w:rtl/>
          <w:lang w:eastAsia="he-IL"/>
        </w:rPr>
        <w:t>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 xml:space="preserve">ת </w:t>
      </w:r>
      <w:r w:rsidRPr="0045396B">
        <w:rPr>
          <w:rFonts w:ascii="Times New Roman" w:eastAsia="Times New Roman" w:hAnsi="Times New Roman" w:cs="David" w:hint="cs"/>
          <w:sz w:val="24"/>
          <w:szCs w:val="24"/>
          <w:rtl/>
          <w:lang w:eastAsia="he-IL"/>
        </w:rPr>
        <w:t xml:space="preserve">הפנים </w:t>
      </w:r>
      <w:r w:rsidRPr="0045396B">
        <w:rPr>
          <w:rFonts w:ascii="Times New Roman" w:eastAsia="Times New Roman" w:hAnsi="Times New Roman" w:cs="David"/>
          <w:sz w:val="24"/>
          <w:szCs w:val="24"/>
          <w:rtl/>
          <w:lang w:eastAsia="he-IL"/>
        </w:rPr>
        <w:t>המבוסס על המפרטים וכתבי הכמויות.</w:t>
      </w:r>
    </w:p>
    <w:p w14:paraId="26EB900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601CCE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ט</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על ידי המזמין.</w:t>
      </w:r>
    </w:p>
    <w:p w14:paraId="7E1EFB7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05A1982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הכנסת שינויים בתכניות לפי דרישת המזמין.</w:t>
      </w:r>
    </w:p>
    <w:p w14:paraId="2357430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65B306C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יא</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מתן חוות דעת ויעוץ בכל הקשור בהכנת המכרזים ופרסומם.</w:t>
      </w:r>
    </w:p>
    <w:p w14:paraId="2017288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37B8E8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י</w:t>
      </w: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26179AB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72968DB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מתן חוות דעת בכל הקשור להצעות הקבלנים. </w:t>
      </w:r>
    </w:p>
    <w:p w14:paraId="14C739F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3A06764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השלמת תכניות עבודה ופרטי בניה, רשימות ומפרטים משלימים כפי ש</w:t>
      </w: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ידרש לביצוע הפרויקט.</w:t>
      </w:r>
    </w:p>
    <w:p w14:paraId="24F4E76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25D1654"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 xml:space="preserve">מובהר בזאת שהמתכנן יכין, באם יידרש, מסמכים למכרזים </w:t>
      </w:r>
      <w:r w:rsidRPr="0045396B">
        <w:rPr>
          <w:rFonts w:ascii="Times New Roman" w:eastAsia="Times New Roman" w:hAnsi="Times New Roman" w:cs="David"/>
          <w:sz w:val="24"/>
          <w:szCs w:val="24"/>
          <w:lang w:eastAsia="he-IL"/>
        </w:rPr>
        <w:t>–</w:t>
      </w:r>
      <w:r w:rsidRPr="0045396B">
        <w:rPr>
          <w:rFonts w:ascii="Times New Roman" w:eastAsia="Times New Roman" w:hAnsi="Times New Roman" w:cs="David"/>
          <w:sz w:val="24"/>
          <w:szCs w:val="24"/>
          <w:rtl/>
          <w:lang w:eastAsia="he-IL"/>
        </w:rPr>
        <w:t xml:space="preserve"> עוד לפני השלמת התכנון המפורט והמסמכים המפורטים לביצוע.</w:t>
      </w:r>
    </w:p>
    <w:p w14:paraId="282E8728"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p>
    <w:p w14:paraId="1C03DFED"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2.4</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פיקוח עליון</w:t>
      </w:r>
      <w:r w:rsidRPr="0045396B">
        <w:rPr>
          <w:rFonts w:ascii="Times New Roman" w:eastAsia="Times New Roman" w:hAnsi="Times New Roman" w:cs="David"/>
          <w:sz w:val="20"/>
          <w:szCs w:val="24"/>
          <w:rtl/>
          <w:lang w:eastAsia="he-IL"/>
        </w:rPr>
        <w:t>:</w:t>
      </w:r>
    </w:p>
    <w:p w14:paraId="5BB24B22" w14:textId="77777777" w:rsidR="0045396B" w:rsidRPr="0045396B" w:rsidRDefault="0045396B" w:rsidP="0045396B">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p>
    <w:p w14:paraId="61F92E7E" w14:textId="77777777" w:rsidR="0045396B" w:rsidRPr="0045396B" w:rsidRDefault="0045396B" w:rsidP="0045396B">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הפקוח העליון של המתכנן על בצוע העבודה האדריכלית יכלול:</w:t>
      </w:r>
    </w:p>
    <w:p w14:paraId="2F797B21"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2757548"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פיקוח עליון על ביצוע עבוד</w:t>
      </w:r>
      <w:r w:rsidRPr="0045396B">
        <w:rPr>
          <w:rFonts w:ascii="Times New Roman" w:eastAsia="Times New Roman" w:hAnsi="Times New Roman" w:cs="David" w:hint="cs"/>
          <w:sz w:val="24"/>
          <w:szCs w:val="24"/>
          <w:rtl/>
          <w:lang w:eastAsia="he-IL"/>
        </w:rPr>
        <w:t>ות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4F213242"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791E56B"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שילוב הפיקוח העליון של היועצים עם הפיקוח העליון על ביצוע עבוד</w:t>
      </w:r>
      <w:r w:rsidRPr="0045396B">
        <w:rPr>
          <w:rFonts w:ascii="Times New Roman" w:eastAsia="Times New Roman" w:hAnsi="Times New Roman" w:cs="David" w:hint="cs"/>
          <w:sz w:val="24"/>
          <w:szCs w:val="24"/>
          <w:rtl/>
          <w:lang w:eastAsia="he-IL"/>
        </w:rPr>
        <w:t xml:space="preserve">ת </w:t>
      </w:r>
      <w:r w:rsidRPr="0045396B">
        <w:rPr>
          <w:rFonts w:ascii="Times New Roman" w:eastAsia="Times New Roman" w:hAnsi="Times New Roman" w:cs="David"/>
          <w:sz w:val="24"/>
          <w:szCs w:val="24"/>
          <w:rtl/>
          <w:lang w:eastAsia="he-IL"/>
        </w:rPr>
        <w:t>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431B12BC"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00AAA079"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הדרכה ומתן הסברים למנהל, ליועצים, לקבלנים ולמפקח, במידה ונתמנה כזה לפקוח על העבודות, הדרכה ומתן הסברים לקבלני העבודות באתר ומחוצה לו.</w:t>
      </w:r>
    </w:p>
    <w:p w14:paraId="2CDB0432"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93CBB85" w14:textId="77777777" w:rsidR="0045396B" w:rsidRPr="0045396B" w:rsidRDefault="0045396B" w:rsidP="0045396B">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            ייעוץ והמלצה לגבי בחירה, בדיקה ואישור של חומרים וציוד.</w:t>
      </w:r>
    </w:p>
    <w:p w14:paraId="59F2BBFD"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5022B2D3"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דווח למנהל על הממצאים ועל התקדמות ביצוע העבודה האדריכלית לאחר כל ביקור של המתכנן באתר ו/או בבית המלאכה.</w:t>
      </w:r>
    </w:p>
    <w:p w14:paraId="5E33214A"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6A910F83"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5A0D098D"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13454D1"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אשרור תכניות </w:t>
      </w:r>
      <w:r w:rsidRPr="0045396B">
        <w:rPr>
          <w:rFonts w:ascii="Times New Roman" w:eastAsia="Times New Roman" w:hAnsi="Times New Roman" w:cs="David"/>
          <w:sz w:val="24"/>
          <w:szCs w:val="24"/>
          <w:lang w:eastAsia="he-IL"/>
        </w:rPr>
        <w:t>AS MADE</w:t>
      </w:r>
      <w:r w:rsidRPr="0045396B">
        <w:rPr>
          <w:rFonts w:ascii="Times New Roman" w:eastAsia="Times New Roman" w:hAnsi="Times New Roman" w:cs="David"/>
          <w:sz w:val="24"/>
          <w:szCs w:val="24"/>
          <w:rtl/>
          <w:lang w:eastAsia="he-IL"/>
        </w:rPr>
        <w:t xml:space="preserve"> שיוכנו ע"י הקבלנים על רקע תכניות המתכנן ושיכללו שנויים שבוצעו בתכנון ו/או בביצוע בזמן ביצוע העבודה האדריכלית. </w:t>
      </w:r>
    </w:p>
    <w:p w14:paraId="0FA6B3AA"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9473D27"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0D01C415"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7CC14FA"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ייעוץ למנהל והשתתפות בדיונים ובבירורים עם הקבלנים בקשר עם ביצוע העבודה האדריכלית ובפקוח העליון עליהן ועל התאמתן לתנאי החוזים עם קבלני העבודות, הן לפני מסירת העבודות והן בתקופת הבדק.</w:t>
      </w:r>
    </w:p>
    <w:p w14:paraId="0B4D68E8"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3BE3498" w14:textId="77777777" w:rsidR="0045396B" w:rsidRPr="0045396B" w:rsidRDefault="0045396B" w:rsidP="00D53CB3">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ייעוץ לפתרונות במקרים בהם יתגלו כש</w:t>
      </w:r>
      <w:r w:rsidR="00D53CB3">
        <w:rPr>
          <w:rFonts w:ascii="Times New Roman" w:eastAsia="Times New Roman" w:hAnsi="Times New Roman" w:cs="David"/>
          <w:sz w:val="24"/>
          <w:szCs w:val="24"/>
          <w:rtl/>
          <w:lang w:eastAsia="he-IL"/>
        </w:rPr>
        <w:t>לים בבצוע העבודות לעומת התכנון.</w:t>
      </w:r>
    </w:p>
    <w:p w14:paraId="22F47A6C"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lastRenderedPageBreak/>
        <w:tab/>
      </w:r>
    </w:p>
    <w:p w14:paraId="1809347D"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יעוץ למפקח בבדיקה ואישור של החשבונות החלקיים והחשבונות הסופיים של קבלני העבודות, בהסתמך על ההסכמים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342F5C2E"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7F0101A"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למזמין במתן מענה לפניות, אשר יופנו אליו, בקשר לתכנון ובצוע עבוד</w:t>
      </w:r>
      <w:r w:rsidRPr="0045396B">
        <w:rPr>
          <w:rFonts w:ascii="Times New Roman" w:eastAsia="Times New Roman" w:hAnsi="Times New Roman" w:cs="David" w:hint="cs"/>
          <w:sz w:val="24"/>
          <w:szCs w:val="24"/>
          <w:rtl/>
          <w:lang w:eastAsia="he-IL"/>
        </w:rPr>
        <w:t>ות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6FA6828B"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1EB0B2D"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סיוע ל</w:t>
      </w:r>
      <w:r w:rsidRPr="0045396B">
        <w:rPr>
          <w:rFonts w:ascii="Times New Roman" w:eastAsia="Times New Roman" w:hAnsi="Times New Roman" w:cs="David"/>
          <w:sz w:val="24"/>
          <w:szCs w:val="24"/>
          <w:rtl/>
          <w:lang w:eastAsia="he-IL"/>
        </w:rPr>
        <w:t>מזמין בהגנה בפני תביעות בקשר עם תכנון ובצוע עבוד</w:t>
      </w:r>
      <w:r w:rsidRPr="0045396B">
        <w:rPr>
          <w:rFonts w:ascii="Times New Roman" w:eastAsia="Times New Roman" w:hAnsi="Times New Roman" w:cs="David" w:hint="cs"/>
          <w:sz w:val="24"/>
          <w:szCs w:val="24"/>
          <w:rtl/>
          <w:lang w:eastAsia="he-IL"/>
        </w:rPr>
        <w:t>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r w:rsidRPr="0045396B">
        <w:rPr>
          <w:rFonts w:ascii="Times New Roman" w:eastAsia="Times New Roman" w:hAnsi="Times New Roman" w:cs="David" w:hint="cs"/>
          <w:sz w:val="24"/>
          <w:szCs w:val="24"/>
          <w:rtl/>
          <w:lang w:eastAsia="he-IL"/>
        </w:rPr>
        <w:t xml:space="preserve"> וכן על דרך של הצטרפות כנתבע במקרה של טעות או מחדל של המתכנן</w:t>
      </w:r>
      <w:r w:rsidRPr="0045396B">
        <w:rPr>
          <w:rFonts w:ascii="Times New Roman" w:eastAsia="Times New Roman" w:hAnsi="Times New Roman" w:cs="David"/>
          <w:sz w:val="24"/>
          <w:szCs w:val="24"/>
          <w:rtl/>
          <w:lang w:eastAsia="he-IL"/>
        </w:rPr>
        <w:t>.</w:t>
      </w:r>
    </w:p>
    <w:p w14:paraId="1118A0C8"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8DCCD8D"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כל יתר הדרוש לפיקוח עליון, ולביקורת על הבצוע.</w:t>
      </w:r>
    </w:p>
    <w:p w14:paraId="49C6A39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47DC99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w:t>
      </w:r>
      <w:r w:rsidRPr="0045396B">
        <w:rPr>
          <w:rFonts w:ascii="Times New Roman" w:eastAsia="Times New Roman" w:hAnsi="Times New Roman" w:cs="David"/>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48AA9BFD"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42F0A5B"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בחירת חומרי הריצוף והחיפוי.</w:t>
      </w:r>
    </w:p>
    <w:p w14:paraId="2BAD2FE8" w14:textId="77777777" w:rsidR="0045396B" w:rsidRPr="0045396B" w:rsidRDefault="0045396B" w:rsidP="0045396B">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בחירת ספק</w:t>
      </w: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רהיטים, גופי התאורה, אביזרי הפנים שונים</w:t>
      </w:r>
      <w:r w:rsidRPr="0045396B">
        <w:rPr>
          <w:rFonts w:ascii="Times New Roman" w:eastAsia="Times New Roman" w:hAnsi="Times New Roman" w:cs="David"/>
          <w:sz w:val="24"/>
          <w:szCs w:val="24"/>
          <w:rtl/>
          <w:lang w:eastAsia="he-IL"/>
        </w:rPr>
        <w:t>.</w:t>
      </w:r>
    </w:p>
    <w:p w14:paraId="2E13B1DF"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לבדיקת ואשור דלתות כניסה ודלתות פנים.</w:t>
      </w:r>
    </w:p>
    <w:p w14:paraId="449B82A4" w14:textId="77777777" w:rsidR="0045396B" w:rsidRPr="0045396B" w:rsidRDefault="0045396B" w:rsidP="0045396B">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לבדיקת ואשור פריטים אופייניים בדירה אופיינית.</w:t>
      </w:r>
    </w:p>
    <w:p w14:paraId="1CEFA41F"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בעת ביצוע עבודות גמר במבואת הכניסה</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במבואת הקומתיות</w:t>
      </w:r>
      <w:r w:rsidRPr="0045396B">
        <w:rPr>
          <w:rFonts w:ascii="Times New Roman" w:eastAsia="Times New Roman" w:hAnsi="Times New Roman" w:cs="David" w:hint="cs"/>
          <w:sz w:val="24"/>
          <w:szCs w:val="24"/>
          <w:rtl/>
          <w:lang w:eastAsia="he-IL"/>
        </w:rPr>
        <w:t>, במועדון הדיירים, במבנה המכירות ובדירה מבנה מכירות ודירה לדוגמא</w:t>
      </w:r>
      <w:r w:rsidRPr="0045396B">
        <w:rPr>
          <w:rFonts w:ascii="Times New Roman" w:eastAsia="Times New Roman" w:hAnsi="Times New Roman" w:cs="David"/>
          <w:sz w:val="24"/>
          <w:szCs w:val="24"/>
          <w:rtl/>
          <w:lang w:eastAsia="he-IL"/>
        </w:rPr>
        <w:t>.</w:t>
      </w:r>
    </w:p>
    <w:p w14:paraId="30780B3C"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853CBB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ג.</w:t>
      </w:r>
      <w:r w:rsidRPr="0045396B">
        <w:rPr>
          <w:rFonts w:ascii="Times New Roman" w:eastAsia="Times New Roman" w:hAnsi="Times New Roman" w:cs="David"/>
          <w:sz w:val="24"/>
          <w:szCs w:val="24"/>
          <w:rtl/>
          <w:lang w:eastAsia="he-IL"/>
        </w:rPr>
        <w:tab/>
        <w:t>אין המתכנן רשאי לתת הוראות לקבלנים ו/או לנהל משא ומתן עם הקבלנים, לרבות ביחס למחירים ו/או לדרכי ביצוע, אלא באמצעות נציגו המוסמך של המזמין.</w:t>
      </w:r>
    </w:p>
    <w:p w14:paraId="11BA4FC5"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39305D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ד.</w:t>
      </w:r>
      <w:r w:rsidRPr="0045396B">
        <w:rPr>
          <w:rFonts w:ascii="Times New Roman" w:eastAsia="Times New Roman" w:hAnsi="Times New Roman" w:cs="David"/>
          <w:sz w:val="24"/>
          <w:szCs w:val="24"/>
          <w:rtl/>
          <w:lang w:eastAsia="he-IL"/>
        </w:rPr>
        <w:tab/>
        <w:t>לאחר כל בקור של המתכנן באתר יגיש המתכנן לנציג המזמין דו"ח בכתב ובו יציין את התרשמותו ואת הערותיו לגבי בצוע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למתכנן יתרת שכרו עבור פיקוח עליון.</w:t>
      </w:r>
    </w:p>
    <w:p w14:paraId="2A53072E"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ab/>
      </w:r>
    </w:p>
    <w:p w14:paraId="4E474AE6"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המתכנן מתחייב לשמור על </w:t>
      </w:r>
      <w:r w:rsidRPr="0045396B">
        <w:rPr>
          <w:rFonts w:ascii="Times New Roman" w:eastAsia="Times New Roman" w:hAnsi="Times New Roman" w:cs="David" w:hint="cs"/>
          <w:sz w:val="24"/>
          <w:szCs w:val="24"/>
          <w:rtl/>
          <w:lang w:eastAsia="he-IL"/>
        </w:rPr>
        <w:t>קבצים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ואוריגינלי</w:t>
      </w:r>
      <w:r w:rsidRPr="0045396B">
        <w:rPr>
          <w:rFonts w:ascii="Times New Roman" w:eastAsia="Times New Roman" w:hAnsi="Times New Roman" w:cs="David" w:hint="eastAsia"/>
          <w:sz w:val="24"/>
          <w:szCs w:val="24"/>
          <w:rtl/>
          <w:lang w:eastAsia="he-IL"/>
        </w:rPr>
        <w:t>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של</w:t>
      </w:r>
      <w:r w:rsidRPr="0045396B">
        <w:rPr>
          <w:rFonts w:ascii="Times New Roman" w:eastAsia="Times New Roman" w:hAnsi="Times New Roman" w:cs="David"/>
          <w:sz w:val="24"/>
          <w:szCs w:val="24"/>
          <w:rtl/>
          <w:lang w:eastAsia="he-IL"/>
        </w:rPr>
        <w:t xml:space="preserve"> התוכניות עד לאחר סיום הביצוע בשטח של העבודות נשוא התכנון, כך שניתן יהיה לבצע מהם העתקות, צילומים וכו' וכן כך שניתן יהיה לבצע בהם תיקונים ושינויים.</w:t>
      </w:r>
    </w:p>
    <w:p w14:paraId="20113592"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F40D79D"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3</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נציג המזמין רשאי להזמין מהמתכנן את כל שלבי התכנון המפורטים בנספח זה ו/או חלק מהם ו/או שירותים נוספים מעבר להם.</w:t>
      </w:r>
    </w:p>
    <w:p w14:paraId="059C7702" w14:textId="77777777" w:rsidR="0045396B" w:rsidRPr="0045396B" w:rsidRDefault="0045396B" w:rsidP="00D53CB3">
      <w:pPr>
        <w:widowControl w:val="0"/>
        <w:spacing w:before="0" w:beforeAutospacing="0" w:after="0" w:afterAutospacing="0" w:line="240" w:lineRule="auto"/>
        <w:ind w:left="720" w:hanging="720"/>
        <w:jc w:val="center"/>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 xml:space="preserve">נספח </w:t>
      </w:r>
      <w:r w:rsidR="00D53CB3">
        <w:rPr>
          <w:rFonts w:ascii="Times New Roman" w:eastAsia="Times New Roman" w:hAnsi="Times New Roman" w:cs="David" w:hint="cs"/>
          <w:bCs/>
          <w:sz w:val="20"/>
          <w:szCs w:val="24"/>
          <w:u w:val="single"/>
          <w:rtl/>
          <w:lang w:eastAsia="he-IL"/>
        </w:rPr>
        <w:t>"</w:t>
      </w:r>
      <w:r w:rsidRPr="0045396B">
        <w:rPr>
          <w:rFonts w:ascii="Times New Roman" w:eastAsia="Times New Roman" w:hAnsi="Times New Roman" w:cs="David"/>
          <w:bCs/>
          <w:sz w:val="20"/>
          <w:szCs w:val="24"/>
          <w:u w:val="single"/>
          <w:rtl/>
          <w:lang w:eastAsia="he-IL"/>
        </w:rPr>
        <w:t>ג'</w:t>
      </w:r>
      <w:r w:rsidR="00D53CB3">
        <w:rPr>
          <w:rFonts w:ascii="Times New Roman" w:eastAsia="Times New Roman" w:hAnsi="Times New Roman" w:cs="David" w:hint="cs"/>
          <w:bCs/>
          <w:sz w:val="20"/>
          <w:szCs w:val="24"/>
          <w:u w:val="single"/>
          <w:rtl/>
          <w:lang w:eastAsia="he-IL"/>
        </w:rPr>
        <w:t>'</w:t>
      </w:r>
    </w:p>
    <w:p w14:paraId="5E8E3A74"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1654CDC"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לוח זמנים ושלבי עבודה</w:t>
      </w:r>
    </w:p>
    <w:p w14:paraId="764249CB"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815E196"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2A7C269D"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ברציפות מתחילת ביצוע העבודות ועד להשלמתן כולל תקופת הבדק, ככל </w:t>
      </w:r>
      <w:r w:rsidRPr="0045396B">
        <w:rPr>
          <w:rFonts w:ascii="Times New Roman" w:eastAsia="Times New Roman" w:hAnsi="Times New Roman" w:cs="David"/>
          <w:sz w:val="20"/>
          <w:szCs w:val="24"/>
          <w:rtl/>
          <w:lang w:eastAsia="he-IL"/>
        </w:rPr>
        <w:lastRenderedPageBreak/>
        <w:t>שיידרש ע"י המנהל.</w:t>
      </w:r>
    </w:p>
    <w:p w14:paraId="77E216D2"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7926290"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05DBF3ED"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22974C2"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6B711003"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B80459D"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32FB820F"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5B9542F"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1DF8E00"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sz w:val="20"/>
          <w:szCs w:val="24"/>
          <w:u w:val="single"/>
          <w:rtl/>
          <w:lang w:eastAsia="he-IL"/>
        </w:rPr>
        <w:br w:type="page"/>
      </w:r>
      <w:r w:rsidRPr="0045396B">
        <w:rPr>
          <w:rFonts w:ascii="Times New Roman" w:eastAsia="Times New Roman" w:hAnsi="Times New Roman" w:cs="David"/>
          <w:bCs/>
          <w:sz w:val="24"/>
          <w:szCs w:val="24"/>
          <w:u w:val="single"/>
          <w:rtl/>
          <w:lang w:eastAsia="he-IL"/>
        </w:rPr>
        <w:lastRenderedPageBreak/>
        <w:t xml:space="preserve">נספח </w:t>
      </w:r>
      <w:r w:rsidR="00D53CB3">
        <w:rPr>
          <w:rFonts w:ascii="Times New Roman" w:eastAsia="Times New Roman" w:hAnsi="Times New Roman" w:cs="David" w:hint="cs"/>
          <w:bCs/>
          <w:sz w:val="24"/>
          <w:szCs w:val="24"/>
          <w:u w:val="single"/>
          <w:rtl/>
          <w:lang w:eastAsia="he-IL"/>
        </w:rPr>
        <w:t>"</w:t>
      </w:r>
      <w:r w:rsidRPr="0045396B">
        <w:rPr>
          <w:rFonts w:ascii="Times New Roman" w:eastAsia="Times New Roman" w:hAnsi="Times New Roman" w:cs="David"/>
          <w:bCs/>
          <w:sz w:val="24"/>
          <w:szCs w:val="24"/>
          <w:u w:val="single"/>
          <w:rtl/>
          <w:lang w:eastAsia="he-IL"/>
        </w:rPr>
        <w:t>ד'</w:t>
      </w:r>
      <w:r w:rsidR="00D53CB3">
        <w:rPr>
          <w:rFonts w:ascii="Times New Roman" w:eastAsia="Times New Roman" w:hAnsi="Times New Roman" w:cs="David" w:hint="cs"/>
          <w:bCs/>
          <w:sz w:val="24"/>
          <w:szCs w:val="24"/>
          <w:u w:val="single"/>
          <w:rtl/>
          <w:lang w:eastAsia="he-IL"/>
        </w:rPr>
        <w:t>'</w:t>
      </w:r>
    </w:p>
    <w:p w14:paraId="58578AD0"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1752E39"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שכר המתכנן</w:t>
      </w:r>
    </w:p>
    <w:p w14:paraId="777B0051" w14:textId="77777777" w:rsidR="0045396B" w:rsidRPr="0045396B" w:rsidRDefault="0045396B" w:rsidP="004539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E44FB10" w14:textId="05FBE1A3" w:rsidR="0045396B" w:rsidRPr="00EE027A" w:rsidRDefault="0045396B" w:rsidP="00F50BB6">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lang w:eastAsia="he-IL"/>
        </w:rPr>
      </w:pPr>
      <w:r w:rsidRPr="00EE027A">
        <w:rPr>
          <w:rFonts w:ascii="Times New Roman" w:eastAsia="Times New Roman" w:hAnsi="Times New Roman" w:cs="David"/>
          <w:sz w:val="20"/>
          <w:szCs w:val="24"/>
          <w:rtl/>
          <w:lang w:eastAsia="he-IL"/>
        </w:rPr>
        <w:t>תמורת בצוע מלוא שרותי המתכנן, כמפורט בנספח ב'</w:t>
      </w:r>
      <w:r w:rsidRPr="00EE027A">
        <w:rPr>
          <w:rFonts w:ascii="Times New Roman" w:eastAsia="Times New Roman" w:hAnsi="Times New Roman" w:cs="David" w:hint="cs"/>
          <w:sz w:val="20"/>
          <w:szCs w:val="24"/>
          <w:rtl/>
          <w:lang w:eastAsia="he-IL"/>
        </w:rPr>
        <w:t xml:space="preserve"> ובנספח ח'</w:t>
      </w:r>
      <w:r w:rsidRPr="002E3856">
        <w:rPr>
          <w:rFonts w:ascii="Times New Roman" w:eastAsia="Times New Roman" w:hAnsi="Times New Roman" w:cs="David"/>
          <w:sz w:val="20"/>
          <w:szCs w:val="24"/>
          <w:rtl/>
          <w:lang w:eastAsia="he-IL"/>
        </w:rPr>
        <w:t>, ישלם המזמין למתכנן</w:t>
      </w:r>
      <w:r w:rsidR="00EE027A" w:rsidRPr="002E3856">
        <w:rPr>
          <w:rFonts w:ascii="Times New Roman" w:eastAsia="Times New Roman" w:hAnsi="Times New Roman" w:cs="David" w:hint="cs"/>
          <w:sz w:val="20"/>
          <w:szCs w:val="24"/>
          <w:rtl/>
          <w:lang w:eastAsia="he-IL"/>
        </w:rPr>
        <w:t xml:space="preserve"> סך של </w:t>
      </w:r>
      <w:r w:rsidR="00EE027A" w:rsidRPr="00F50BB6">
        <w:rPr>
          <w:rFonts w:ascii="Times New Roman" w:eastAsia="Times New Roman" w:hAnsi="Times New Roman" w:cs="David"/>
          <w:b/>
          <w:bCs/>
          <w:sz w:val="20"/>
          <w:szCs w:val="24"/>
          <w:rtl/>
          <w:lang w:eastAsia="he-IL"/>
        </w:rPr>
        <w:t xml:space="preserve">262,000 </w:t>
      </w:r>
      <w:r w:rsidR="00EE027A" w:rsidRPr="00EE027A">
        <w:rPr>
          <w:rFonts w:ascii="Times New Roman" w:eastAsia="Times New Roman" w:hAnsi="Times New Roman" w:cs="David" w:hint="cs"/>
          <w:sz w:val="20"/>
          <w:szCs w:val="24"/>
          <w:rtl/>
          <w:lang w:eastAsia="he-IL"/>
        </w:rPr>
        <w:t>(</w:t>
      </w:r>
      <w:r w:rsidR="00EE027A" w:rsidRPr="002E3856">
        <w:rPr>
          <w:rFonts w:ascii="Times New Roman" w:eastAsia="Times New Roman" w:hAnsi="Times New Roman" w:cs="David" w:hint="cs"/>
          <w:sz w:val="20"/>
          <w:szCs w:val="24"/>
          <w:rtl/>
          <w:lang w:eastAsia="he-IL"/>
        </w:rPr>
        <w:t xml:space="preserve"> מתאים שישים ושתיים אלף ש''ח ) בהתאם לפרוט כדלקמן: </w:t>
      </w:r>
      <w:r w:rsidRPr="002E3856">
        <w:rPr>
          <w:rFonts w:ascii="Times New Roman" w:eastAsia="Times New Roman" w:hAnsi="Times New Roman" w:cs="David"/>
          <w:sz w:val="20"/>
          <w:szCs w:val="24"/>
          <w:rtl/>
          <w:lang w:eastAsia="he-IL"/>
        </w:rPr>
        <w:t xml:space="preserve"> </w:t>
      </w:r>
    </w:p>
    <w:p w14:paraId="4760795E" w14:textId="2B0BD24E" w:rsidR="0045396B" w:rsidRPr="0045396B" w:rsidRDefault="0045396B" w:rsidP="004D3060">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___________</w:t>
      </w:r>
      <w:r w:rsidR="004D3060">
        <w:rPr>
          <w:rFonts w:ascii="Times New Roman" w:eastAsia="Times New Roman" w:hAnsi="Times New Roman" w:cs="David" w:hint="cs"/>
          <w:b/>
          <w:bCs/>
          <w:sz w:val="20"/>
          <w:szCs w:val="24"/>
          <w:rtl/>
          <w:lang w:eastAsia="he-IL"/>
        </w:rPr>
        <w:t>110,0000</w:t>
      </w:r>
      <w:r w:rsidRPr="0045396B">
        <w:rPr>
          <w:rFonts w:ascii="Times New Roman" w:eastAsia="Times New Roman" w:hAnsi="Times New Roman" w:cs="David" w:hint="cs"/>
          <w:b/>
          <w:bCs/>
          <w:sz w:val="20"/>
          <w:szCs w:val="24"/>
          <w:rtl/>
          <w:lang w:eastAsia="he-IL"/>
        </w:rPr>
        <w:t>__</w:t>
      </w:r>
      <w:r w:rsidRPr="0045396B">
        <w:rPr>
          <w:rFonts w:ascii="Times New Roman" w:eastAsia="Times New Roman" w:hAnsi="Times New Roman" w:cs="David" w:hint="cs"/>
          <w:sz w:val="20"/>
          <w:szCs w:val="24"/>
          <w:rtl/>
          <w:lang w:eastAsia="he-IL"/>
        </w:rPr>
        <w:t>(במילים: _</w:t>
      </w:r>
      <w:r w:rsidR="006F63D4">
        <w:rPr>
          <w:rFonts w:ascii="Times New Roman" w:eastAsia="Times New Roman" w:hAnsi="Times New Roman" w:cs="David" w:hint="cs"/>
          <w:sz w:val="20"/>
          <w:szCs w:val="24"/>
          <w:rtl/>
          <w:lang w:eastAsia="he-IL"/>
        </w:rPr>
        <w:t>מאה ועשרת האלפים</w:t>
      </w:r>
      <w:r w:rsidR="004D3060">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hint="cs"/>
          <w:sz w:val="20"/>
          <w:szCs w:val="24"/>
          <w:rtl/>
          <w:lang w:eastAsia="he-IL"/>
        </w:rPr>
        <w:t>_________ ₪) לתכנון לובאים ראשיים כפולים וכל השטחים הציבוריים בקומה.*</w:t>
      </w:r>
    </w:p>
    <w:p w14:paraId="5B1CDBD8"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w:t>
      </w:r>
      <w:r w:rsidR="004D3060">
        <w:rPr>
          <w:rFonts w:ascii="Times New Roman" w:eastAsia="Times New Roman" w:hAnsi="Times New Roman" w:cs="David" w:hint="cs"/>
          <w:b/>
          <w:bCs/>
          <w:sz w:val="20"/>
          <w:szCs w:val="24"/>
          <w:rtl/>
          <w:lang w:eastAsia="he-IL"/>
        </w:rPr>
        <w:t>50,000</w:t>
      </w:r>
      <w:r w:rsidRPr="0045396B">
        <w:rPr>
          <w:rFonts w:ascii="Times New Roman" w:eastAsia="Times New Roman" w:hAnsi="Times New Roman" w:cs="David" w:hint="cs"/>
          <w:b/>
          <w:bCs/>
          <w:sz w:val="20"/>
          <w:szCs w:val="24"/>
          <w:rtl/>
          <w:lang w:eastAsia="he-IL"/>
        </w:rPr>
        <w:t>______</w:t>
      </w:r>
      <w:r w:rsidRPr="0045396B">
        <w:rPr>
          <w:rFonts w:ascii="Times New Roman" w:eastAsia="Times New Roman" w:hAnsi="Times New Roman" w:cs="David" w:hint="cs"/>
          <w:sz w:val="20"/>
          <w:szCs w:val="24"/>
          <w:rtl/>
          <w:lang w:eastAsia="he-IL"/>
        </w:rPr>
        <w:t>(במילים: _</w:t>
      </w:r>
      <w:r w:rsidR="006F63D4">
        <w:rPr>
          <w:rFonts w:ascii="Times New Roman" w:eastAsia="Times New Roman" w:hAnsi="Times New Roman" w:cs="David" w:hint="cs"/>
          <w:sz w:val="20"/>
          <w:szCs w:val="24"/>
          <w:rtl/>
          <w:lang w:eastAsia="he-IL"/>
        </w:rPr>
        <w:t xml:space="preserve">חמישים אלף </w:t>
      </w:r>
      <w:r w:rsidRPr="0045396B">
        <w:rPr>
          <w:rFonts w:ascii="Times New Roman" w:eastAsia="Times New Roman" w:hAnsi="Times New Roman" w:cs="David" w:hint="cs"/>
          <w:sz w:val="20"/>
          <w:szCs w:val="24"/>
          <w:rtl/>
          <w:lang w:eastAsia="he-IL"/>
        </w:rPr>
        <w:t>________ ₪) לתכנון לובאים קומתיים*</w:t>
      </w:r>
    </w:p>
    <w:p w14:paraId="7D2ADF5B"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_________</w:t>
      </w:r>
      <w:r w:rsidRPr="0045396B">
        <w:rPr>
          <w:rFonts w:ascii="Times New Roman" w:eastAsia="Times New Roman" w:hAnsi="Times New Roman" w:cs="David" w:hint="cs"/>
          <w:sz w:val="20"/>
          <w:szCs w:val="24"/>
          <w:rtl/>
          <w:lang w:eastAsia="he-IL"/>
        </w:rPr>
        <w:t>₪ (במילים: _______ ₪)  לתכנון לובאים שונים (ק' פנטהוז, ק' חניה)*</w:t>
      </w:r>
    </w:p>
    <w:p w14:paraId="70C7A9DB"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_________</w:t>
      </w:r>
      <w:r w:rsidRPr="0045396B">
        <w:rPr>
          <w:rFonts w:ascii="Times New Roman" w:eastAsia="Times New Roman" w:hAnsi="Times New Roman" w:cs="David" w:hint="cs"/>
          <w:sz w:val="20"/>
          <w:szCs w:val="24"/>
          <w:rtl/>
          <w:lang w:eastAsia="he-IL"/>
        </w:rPr>
        <w:t>₪ (במילים: ______ ₪) להשתתפות בתכנון קומות מגורים ותכנון דירות פנטאהוז.*</w:t>
      </w:r>
    </w:p>
    <w:p w14:paraId="36CC23E1"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תכנון הפנטהאוז כולל תכנית מערך ריהוט, הכנת סט תכניות עבודה, בחירת ריצופים, חיפויים, מטבח, ארונות אמבטיה, מקלחונים, ללא ריהוט קבוע/נייד וללא דקורציה.</w:t>
      </w:r>
    </w:p>
    <w:p w14:paraId="5089492D"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w:t>
      </w:r>
      <w:r w:rsidR="006F63D4">
        <w:rPr>
          <w:rFonts w:ascii="Times New Roman" w:eastAsia="Times New Roman" w:hAnsi="Times New Roman" w:cs="David" w:hint="cs"/>
          <w:b/>
          <w:bCs/>
          <w:sz w:val="20"/>
          <w:szCs w:val="24"/>
          <w:rtl/>
          <w:lang w:eastAsia="he-IL"/>
        </w:rPr>
        <w:t>22,000</w:t>
      </w:r>
      <w:r w:rsidRPr="0045396B">
        <w:rPr>
          <w:rFonts w:ascii="Times New Roman" w:eastAsia="Times New Roman" w:hAnsi="Times New Roman" w:cs="David" w:hint="cs"/>
          <w:b/>
          <w:bCs/>
          <w:sz w:val="20"/>
          <w:szCs w:val="24"/>
          <w:rtl/>
          <w:lang w:eastAsia="he-IL"/>
        </w:rPr>
        <w:t xml:space="preserve">_________ </w:t>
      </w:r>
      <w:r w:rsidRPr="0045396B">
        <w:rPr>
          <w:rFonts w:ascii="Times New Roman" w:eastAsia="Times New Roman" w:hAnsi="Times New Roman" w:cs="David" w:hint="cs"/>
          <w:sz w:val="20"/>
          <w:szCs w:val="24"/>
          <w:rtl/>
          <w:lang w:eastAsia="he-IL"/>
        </w:rPr>
        <w:t>₪ (במילים: _</w:t>
      </w:r>
      <w:r w:rsidR="006F63D4">
        <w:rPr>
          <w:rFonts w:ascii="Times New Roman" w:eastAsia="Times New Roman" w:hAnsi="Times New Roman" w:cs="David" w:hint="cs"/>
          <w:sz w:val="20"/>
          <w:szCs w:val="24"/>
          <w:rtl/>
          <w:lang w:eastAsia="he-IL"/>
        </w:rPr>
        <w:t>עשרים ושניים אלפים</w:t>
      </w:r>
      <w:r w:rsidRPr="0045396B">
        <w:rPr>
          <w:rFonts w:ascii="Times New Roman" w:eastAsia="Times New Roman" w:hAnsi="Times New Roman" w:cs="David" w:hint="cs"/>
          <w:sz w:val="20"/>
          <w:szCs w:val="24"/>
          <w:rtl/>
          <w:lang w:eastAsia="he-IL"/>
        </w:rPr>
        <w:t>_____ ₪) לתכנון דירה לדוגמא**.</w:t>
      </w:r>
    </w:p>
    <w:p w14:paraId="3DC92667"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התכנון כולל הכנת סט תכניות עבודה, בחירת ריצופים וחיפויים, מטבח, ארונות אמבטיה, מקלחונים, בחירת ריהוט קבוע/נייד, דקורציה ווילונות עד להבאתה לגמר מושלם.</w:t>
      </w:r>
    </w:p>
    <w:p w14:paraId="68D31C33"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סכום קבוע ומוחלט של</w:t>
      </w:r>
      <w:r w:rsidR="006F63D4">
        <w:rPr>
          <w:rFonts w:ascii="Times New Roman" w:eastAsia="Times New Roman" w:hAnsi="Times New Roman" w:cs="David" w:hint="cs"/>
          <w:sz w:val="20"/>
          <w:szCs w:val="24"/>
          <w:rtl/>
          <w:lang w:eastAsia="he-IL"/>
        </w:rPr>
        <w:t>15,000</w:t>
      </w:r>
      <w:r w:rsidRPr="00F50BB6">
        <w:rPr>
          <w:rFonts w:ascii="Times New Roman" w:eastAsia="Times New Roman" w:hAnsi="Times New Roman" w:cs="David"/>
          <w:b/>
          <w:bCs/>
          <w:sz w:val="20"/>
          <w:szCs w:val="24"/>
          <w:rtl/>
          <w:lang w:eastAsia="he-IL"/>
        </w:rPr>
        <w:t xml:space="preserve"> </w:t>
      </w:r>
      <w:r w:rsidRPr="0045396B">
        <w:rPr>
          <w:rFonts w:ascii="Times New Roman" w:eastAsia="Times New Roman" w:hAnsi="Times New Roman" w:cs="David" w:hint="cs"/>
          <w:b/>
          <w:bCs/>
          <w:sz w:val="20"/>
          <w:szCs w:val="24"/>
          <w:rtl/>
          <w:lang w:eastAsia="he-IL"/>
        </w:rPr>
        <w:t xml:space="preserve">__________ </w:t>
      </w:r>
      <w:r w:rsidRPr="0045396B">
        <w:rPr>
          <w:rFonts w:ascii="Times New Roman" w:eastAsia="Times New Roman" w:hAnsi="Times New Roman" w:cs="David" w:hint="cs"/>
          <w:sz w:val="20"/>
          <w:szCs w:val="24"/>
          <w:rtl/>
          <w:lang w:eastAsia="he-IL"/>
        </w:rPr>
        <w:t xml:space="preserve">₪ (במילים: </w:t>
      </w:r>
      <w:r w:rsidR="006F63D4">
        <w:rPr>
          <w:rFonts w:ascii="Times New Roman" w:eastAsia="Times New Roman" w:hAnsi="Times New Roman" w:cs="David" w:hint="cs"/>
          <w:sz w:val="20"/>
          <w:szCs w:val="24"/>
          <w:rtl/>
          <w:lang w:eastAsia="he-IL"/>
        </w:rPr>
        <w:t>חמשה עשר אלף</w:t>
      </w:r>
      <w:r w:rsidRPr="0045396B">
        <w:rPr>
          <w:rFonts w:ascii="Times New Roman" w:eastAsia="Times New Roman" w:hAnsi="Times New Roman" w:cs="David" w:hint="cs"/>
          <w:sz w:val="20"/>
          <w:szCs w:val="24"/>
          <w:rtl/>
          <w:lang w:eastAsia="he-IL"/>
        </w:rPr>
        <w:t>______ ₪) לתכנון משרד מכירות.</w:t>
      </w:r>
    </w:p>
    <w:p w14:paraId="05EDC81E"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התכנון כולל תכניות לשינוי משרד מכירות מועבר מפרויקט אחר לרבות פיקוח עליון.</w:t>
      </w:r>
    </w:p>
    <w:p w14:paraId="698AED45" w14:textId="47116A77" w:rsidR="006F63D4" w:rsidRPr="0045396B" w:rsidRDefault="0045396B" w:rsidP="00F50BB6">
      <w:pPr>
        <w:widowControl w:val="0"/>
        <w:numPr>
          <w:ilvl w:val="0"/>
          <w:numId w:val="40"/>
        </w:numPr>
        <w:spacing w:before="0" w:beforeAutospacing="0" w:after="0" w:afterAutospacing="0" w:line="240" w:lineRule="auto"/>
        <w:ind w:hanging="720"/>
        <w:jc w:val="both"/>
        <w:rPr>
          <w:rFonts w:ascii="Times New Roman" w:eastAsia="Times New Roman" w:hAnsi="Times New Roman" w:cs="David"/>
          <w:sz w:val="20"/>
          <w:szCs w:val="24"/>
          <w:lang w:eastAsia="he-IL"/>
        </w:rPr>
      </w:pPr>
      <w:r w:rsidRPr="006F63D4">
        <w:rPr>
          <w:rFonts w:ascii="Times New Roman" w:eastAsia="Times New Roman" w:hAnsi="Times New Roman" w:cs="David" w:hint="cs"/>
          <w:sz w:val="20"/>
          <w:szCs w:val="24"/>
          <w:rtl/>
          <w:lang w:eastAsia="he-IL"/>
        </w:rPr>
        <w:t xml:space="preserve">סכום קבוע ומחלט של </w:t>
      </w:r>
      <w:r w:rsidR="006F63D4">
        <w:rPr>
          <w:rFonts w:ascii="Times New Roman" w:eastAsia="Times New Roman" w:hAnsi="Times New Roman" w:cs="David" w:hint="cs"/>
          <w:b/>
          <w:bCs/>
          <w:sz w:val="20"/>
          <w:szCs w:val="24"/>
          <w:rtl/>
          <w:lang w:eastAsia="he-IL"/>
        </w:rPr>
        <w:t xml:space="preserve">50,000 </w:t>
      </w:r>
      <w:r w:rsidRPr="006F63D4">
        <w:rPr>
          <w:rFonts w:ascii="Times New Roman" w:eastAsia="Times New Roman" w:hAnsi="Times New Roman" w:cs="David" w:hint="cs"/>
          <w:b/>
          <w:bCs/>
          <w:sz w:val="20"/>
          <w:szCs w:val="24"/>
          <w:rtl/>
          <w:lang w:eastAsia="he-IL"/>
        </w:rPr>
        <w:t xml:space="preserve">__________ </w:t>
      </w:r>
      <w:r w:rsidRPr="006F63D4">
        <w:rPr>
          <w:rFonts w:ascii="Times New Roman" w:eastAsia="Times New Roman" w:hAnsi="Times New Roman" w:cs="David" w:hint="cs"/>
          <w:sz w:val="20"/>
          <w:szCs w:val="24"/>
          <w:rtl/>
          <w:lang w:eastAsia="he-IL"/>
        </w:rPr>
        <w:t>₪ (במילים: __</w:t>
      </w:r>
      <w:r w:rsidR="006F63D4">
        <w:rPr>
          <w:rFonts w:ascii="Times New Roman" w:eastAsia="Times New Roman" w:hAnsi="Times New Roman" w:cs="David" w:hint="cs"/>
          <w:sz w:val="20"/>
          <w:szCs w:val="24"/>
          <w:rtl/>
          <w:lang w:eastAsia="he-IL"/>
        </w:rPr>
        <w:t>חמישים אלף</w:t>
      </w:r>
      <w:r w:rsidRPr="006F63D4">
        <w:rPr>
          <w:rFonts w:ascii="Times New Roman" w:eastAsia="Times New Roman" w:hAnsi="Times New Roman" w:cs="David" w:hint="cs"/>
          <w:sz w:val="20"/>
          <w:szCs w:val="24"/>
          <w:rtl/>
          <w:lang w:eastAsia="he-IL"/>
        </w:rPr>
        <w:t xml:space="preserve">_____ </w:t>
      </w:r>
      <w:r w:rsidR="006F63D4">
        <w:rPr>
          <w:rFonts w:ascii="Times New Roman" w:eastAsia="Times New Roman" w:hAnsi="Times New Roman" w:cs="David" w:hint="cs"/>
          <w:sz w:val="20"/>
          <w:szCs w:val="24"/>
          <w:rtl/>
          <w:lang w:eastAsia="he-IL"/>
        </w:rPr>
        <w:t xml:space="preserve">לובי חניון סכום קבוע ומוחלט של 15,000 ש''ח ( </w:t>
      </w:r>
      <w:r w:rsidR="0045187A">
        <w:rPr>
          <w:rFonts w:ascii="Times New Roman" w:eastAsia="Times New Roman" w:hAnsi="Times New Roman" w:cs="David" w:hint="cs"/>
          <w:sz w:val="20"/>
          <w:szCs w:val="24"/>
          <w:rtl/>
          <w:lang w:eastAsia="he-IL"/>
        </w:rPr>
        <w:t>חמשה עשר אלף )</w:t>
      </w:r>
    </w:p>
    <w:p w14:paraId="11BD5FF0" w14:textId="77777777" w:rsidR="0045396B" w:rsidRPr="00857538" w:rsidRDefault="0045396B" w:rsidP="00F50BB6">
      <w:pPr>
        <w:widowControl w:val="0"/>
        <w:numPr>
          <w:ilvl w:val="0"/>
          <w:numId w:val="40"/>
        </w:numPr>
        <w:spacing w:before="0" w:beforeAutospacing="0" w:after="0" w:afterAutospacing="0" w:line="240" w:lineRule="auto"/>
        <w:ind w:hanging="720"/>
        <w:jc w:val="both"/>
        <w:rPr>
          <w:rFonts w:ascii="Times New Roman" w:eastAsia="Times New Roman" w:hAnsi="Times New Roman" w:cs="David"/>
          <w:sz w:val="20"/>
          <w:szCs w:val="24"/>
          <w:lang w:eastAsia="he-IL"/>
        </w:rPr>
      </w:pPr>
      <w:r w:rsidRPr="006F63D4">
        <w:rPr>
          <w:rFonts w:ascii="Times New Roman" w:eastAsia="Times New Roman" w:hAnsi="Times New Roman" w:cs="David" w:hint="cs"/>
          <w:sz w:val="20"/>
          <w:szCs w:val="24"/>
          <w:rtl/>
          <w:lang w:eastAsia="he-IL"/>
        </w:rPr>
        <w:t xml:space="preserve">             התכנון כולל בחירת ריצופים וחיפויים, הכנת תכניות לריצוף הדירה, תכניות ריצוף וחיפוי לחדרים הרטובים, בחירת מטבח, ארונות אמבטיה, מקלחונים, סימון הנמכות תקרה לפי תכנית אדריכלות.</w:t>
      </w:r>
    </w:p>
    <w:p w14:paraId="291634EF" w14:textId="77777777" w:rsidR="0045396B" w:rsidRPr="0045396B" w:rsidRDefault="0045396B" w:rsidP="0045396B">
      <w:pPr>
        <w:widowControl w:val="0"/>
        <w:spacing w:before="0" w:beforeAutospacing="0" w:after="0" w:afterAutospacing="0" w:line="240" w:lineRule="auto"/>
        <w:ind w:left="720" w:hanging="720"/>
        <w:jc w:val="both"/>
        <w:rPr>
          <w:rFonts w:ascii="David" w:eastAsia="Times New Roman" w:hAnsi="David" w:cs="David"/>
          <w:sz w:val="20"/>
          <w:szCs w:val="24"/>
          <w:rtl/>
          <w:lang w:eastAsia="he-IL"/>
        </w:rPr>
      </w:pPr>
    </w:p>
    <w:p w14:paraId="53F977E2" w14:textId="77777777" w:rsidR="0045396B" w:rsidRPr="0045396B" w:rsidRDefault="0045396B" w:rsidP="0045396B">
      <w:pPr>
        <w:widowControl w:val="0"/>
        <w:numPr>
          <w:ilvl w:val="0"/>
          <w:numId w:val="41"/>
        </w:numPr>
        <w:spacing w:before="0" w:beforeAutospacing="0" w:after="0" w:afterAutospacing="0" w:line="240" w:lineRule="auto"/>
        <w:rPr>
          <w:rFonts w:ascii="David" w:eastAsia="Calibri" w:hAnsi="David" w:cs="David"/>
          <w:rtl/>
        </w:rPr>
      </w:pPr>
      <w:r w:rsidRPr="0045396B">
        <w:rPr>
          <w:rFonts w:ascii="David" w:eastAsia="Calibri" w:hAnsi="David" w:cs="David"/>
          <w:rtl/>
        </w:rPr>
        <w:t>*עיצוב שטחים משותפים יהיה חזרתי  וללא תשלום נוסף</w:t>
      </w:r>
    </w:p>
    <w:p w14:paraId="247908BF" w14:textId="77777777" w:rsidR="0045396B" w:rsidRPr="0045396B" w:rsidRDefault="0045396B" w:rsidP="0045396B">
      <w:pPr>
        <w:widowControl w:val="0"/>
        <w:numPr>
          <w:ilvl w:val="0"/>
          <w:numId w:val="41"/>
        </w:numPr>
        <w:spacing w:before="0" w:beforeAutospacing="0" w:after="0" w:afterAutospacing="0" w:line="240" w:lineRule="auto"/>
        <w:rPr>
          <w:rFonts w:ascii="David" w:eastAsia="Calibri" w:hAnsi="David" w:cs="David"/>
        </w:rPr>
      </w:pPr>
      <w:r w:rsidRPr="0045396B">
        <w:rPr>
          <w:rFonts w:ascii="David" w:eastAsia="Calibri" w:hAnsi="David" w:cs="David"/>
          <w:rtl/>
        </w:rPr>
        <w:t>**דירה לדוגמא – במידה ויתבקש עיצוב סטיילינג בלבד  העלות  תהיה ______ ₪ בלבד.</w:t>
      </w:r>
    </w:p>
    <w:p w14:paraId="52515397" w14:textId="77777777" w:rsidR="0045396B" w:rsidRPr="0045396B" w:rsidRDefault="0045396B" w:rsidP="0045396B">
      <w:pPr>
        <w:widowControl w:val="0"/>
        <w:spacing w:before="0" w:beforeAutospacing="0" w:after="0" w:afterAutospacing="0" w:line="240" w:lineRule="auto"/>
        <w:ind w:left="720" w:hanging="720"/>
        <w:jc w:val="both"/>
        <w:rPr>
          <w:rFonts w:ascii="David" w:eastAsia="Times New Roman" w:hAnsi="David" w:cs="David"/>
          <w:sz w:val="20"/>
          <w:szCs w:val="24"/>
          <w:rtl/>
          <w:lang w:eastAsia="he-IL"/>
        </w:rPr>
      </w:pPr>
    </w:p>
    <w:p w14:paraId="15009748" w14:textId="77777777" w:rsidR="0045396B" w:rsidRPr="0045396B" w:rsidRDefault="0045396B" w:rsidP="0045396B">
      <w:pPr>
        <w:widowControl w:val="0"/>
        <w:spacing w:before="0" w:beforeAutospacing="0" w:after="0" w:afterAutospacing="0" w:line="240" w:lineRule="auto"/>
        <w:ind w:left="360" w:hanging="8"/>
        <w:jc w:val="both"/>
        <w:rPr>
          <w:rFonts w:ascii="Times New Roman" w:eastAsia="Times New Roman" w:hAnsi="Times New Roman" w:cs="David"/>
          <w:sz w:val="20"/>
          <w:szCs w:val="24"/>
          <w:rtl/>
          <w:lang w:eastAsia="he-IL"/>
        </w:rPr>
      </w:pPr>
      <w:r w:rsidRPr="0045396B">
        <w:rPr>
          <w:rFonts w:ascii="David" w:eastAsia="Times New Roman" w:hAnsi="David" w:cs="David"/>
          <w:sz w:val="20"/>
          <w:szCs w:val="24"/>
          <w:rtl/>
          <w:lang w:eastAsia="he-IL"/>
        </w:rPr>
        <w:t>למען</w:t>
      </w:r>
      <w:r w:rsidRPr="0045396B">
        <w:rPr>
          <w:rFonts w:ascii="Times New Roman" w:eastAsia="Times New Roman" w:hAnsi="Times New Roman" w:cs="David" w:hint="cs"/>
          <w:sz w:val="20"/>
          <w:szCs w:val="24"/>
          <w:rtl/>
          <w:lang w:eastAsia="he-IL"/>
        </w:rPr>
        <w:t xml:space="preserve"> הסר ספק, המחירים הנ"ל קבועים וסופיים. מובהר בזאת כי לא חלה כל חובה על היזם להזמין את כל האפשרויות המפורטות לעיל. תשלום שכ"ט יהי לפי הסעיפים ככל ויוזמנו מהמזמין בכתב.</w:t>
      </w:r>
    </w:p>
    <w:p w14:paraId="52B86D50" w14:textId="77777777" w:rsidR="0045396B" w:rsidRPr="0045396B" w:rsidRDefault="0045396B" w:rsidP="0045396B">
      <w:pPr>
        <w:widowControl w:val="0"/>
        <w:spacing w:before="0" w:beforeAutospacing="0" w:after="0" w:afterAutospacing="0" w:line="240" w:lineRule="auto"/>
        <w:ind w:left="352" w:hanging="720"/>
        <w:jc w:val="both"/>
        <w:rPr>
          <w:rFonts w:ascii="Times New Roman" w:eastAsia="Times New Roman" w:hAnsi="Times New Roman" w:cs="David"/>
          <w:sz w:val="20"/>
          <w:szCs w:val="24"/>
          <w:rtl/>
          <w:lang w:eastAsia="he-IL"/>
        </w:rPr>
      </w:pPr>
    </w:p>
    <w:p w14:paraId="08466CD5" w14:textId="77777777" w:rsidR="0045396B" w:rsidRPr="0045396B" w:rsidRDefault="0045396B" w:rsidP="0045396B">
      <w:pPr>
        <w:widowControl w:val="0"/>
        <w:spacing w:before="0" w:beforeAutospacing="0" w:after="0" w:afterAutospacing="0" w:line="240" w:lineRule="auto"/>
        <w:ind w:left="1640" w:hanging="789"/>
        <w:jc w:val="both"/>
        <w:rPr>
          <w:rFonts w:ascii="Times New Roman" w:eastAsia="Times New Roman" w:hAnsi="Times New Roman" w:cs="David"/>
          <w:sz w:val="20"/>
          <w:szCs w:val="24"/>
          <w:rtl/>
          <w:lang w:eastAsia="he-IL"/>
        </w:rPr>
      </w:pPr>
    </w:p>
    <w:p w14:paraId="10C9E7E5"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מובהר בזאת כי למזמין הזכות להשתמש בתכניות המתכנן במבנה חוזר לרבות לערוך שינויים והתאמות והכל ללא תמורה למתכנן בתנאי שהמתכנן לא ישא באחריות למבנים החוזרים.</w:t>
      </w:r>
    </w:p>
    <w:p w14:paraId="2CD1FEBB"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המזמין ישתמש בתכניות היועץ בכל הבניינים בפרויקט, תשלום עברו תכנון ישולם ליועץ פעם אחת בלבד לכל תכנית ללא קשר לכמות הבניינים בהם תיושם. אף אם תבוצע בכל הבניינים או בחלקם להחלטת המזמין. ככל שיבקש המזמין מהיועץ שינויי תכנון, גובה שכ"ט יסוכם מראש בין הצדדים. למען הסר ספק, בבניינים חוזרים ככל שיתבקש היועץ לבצע פיקוח עליון, תשולם לו תוספת מחיר רק עבור הפיקוח העליון.</w:t>
      </w:r>
    </w:p>
    <w:p w14:paraId="0F260ACD"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המזמין רשאי לבקש מהיועץ חלופות תכנון חדשות בבניינים עתידיים בפרויקט עפ"י המחירים המוסכמים ו/או שינויים חלקיים. נושא שכ"ט יוסכם במקרים אלו מראש בין הצדדים.</w:t>
      </w:r>
    </w:p>
    <w:p w14:paraId="41791D29" w14:textId="77777777" w:rsidR="0045396B" w:rsidRPr="0045396B" w:rsidRDefault="0045396B" w:rsidP="0045396B">
      <w:pPr>
        <w:widowControl w:val="0"/>
        <w:spacing w:before="0" w:beforeAutospacing="0" w:after="0" w:afterAutospacing="0" w:line="240" w:lineRule="auto"/>
        <w:ind w:left="851" w:hanging="789"/>
        <w:jc w:val="both"/>
        <w:rPr>
          <w:rFonts w:ascii="Times New Roman" w:eastAsia="Times New Roman" w:hAnsi="Times New Roman" w:cs="David"/>
          <w:sz w:val="20"/>
          <w:szCs w:val="24"/>
          <w:rtl/>
          <w:lang w:eastAsia="he-IL"/>
        </w:rPr>
      </w:pPr>
    </w:p>
    <w:p w14:paraId="5E607AB2" w14:textId="77777777" w:rsidR="0045396B" w:rsidRPr="0045396B" w:rsidRDefault="0045396B" w:rsidP="0045396B">
      <w:pPr>
        <w:widowControl w:val="0"/>
        <w:spacing w:before="0" w:beforeAutospacing="0" w:after="0" w:afterAutospacing="0" w:line="240" w:lineRule="auto"/>
        <w:ind w:left="360" w:right="515"/>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ab/>
      </w:r>
    </w:p>
    <w:p w14:paraId="364FDF79" w14:textId="77777777" w:rsidR="0045396B" w:rsidRPr="0045396B" w:rsidRDefault="0045396B" w:rsidP="0045396B">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0"/>
          <w:szCs w:val="24"/>
          <w:rtl/>
          <w:lang w:eastAsia="he-IL"/>
        </w:rPr>
        <w:t xml:space="preserve">הסכום המפורט בסעיף 1 לעיל יהיה </w:t>
      </w:r>
      <w:r w:rsidR="0045187A">
        <w:rPr>
          <w:rFonts w:ascii="Times New Roman" w:eastAsia="Times New Roman" w:hAnsi="Times New Roman" w:cs="David" w:hint="cs"/>
          <w:sz w:val="20"/>
          <w:szCs w:val="24"/>
          <w:rtl/>
          <w:lang w:eastAsia="he-IL"/>
        </w:rPr>
        <w:t xml:space="preserve">לא </w:t>
      </w:r>
      <w:r w:rsidRPr="0045396B">
        <w:rPr>
          <w:rFonts w:ascii="Times New Roman" w:eastAsia="Times New Roman" w:hAnsi="Times New Roman" w:cs="David" w:hint="cs"/>
          <w:sz w:val="20"/>
          <w:szCs w:val="24"/>
          <w:rtl/>
          <w:lang w:eastAsia="he-IL"/>
        </w:rPr>
        <w:t>צמוד ל</w:t>
      </w:r>
      <w:sdt>
        <w:sdtPr>
          <w:rPr>
            <w:rFonts w:ascii="Times New Roman" w:eastAsia="Times New Roman" w:hAnsi="Times New Roman" w:cs="David" w:hint="cs"/>
            <w:color w:val="008000"/>
            <w:sz w:val="24"/>
            <w:szCs w:val="24"/>
            <w:rtl/>
          </w:rPr>
          <w:alias w:val="סוג מדד כותרת"/>
          <w:tag w:val="cntMadadTypeTitle"/>
          <w:id w:val="-1939677276"/>
          <w:placeholder>
            <w:docPart w:val="CC3EDA5DE16041389F6CEE34DC87A1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656A43" w:rsidRPr="00D53CB3">
            <w:rPr>
              <w:rStyle w:val="AutoFieldsChar"/>
              <w:rFonts w:hint="cs"/>
              <w:color w:val="00B0F0"/>
              <w:rtl/>
            </w:rPr>
            <w:t>[סוג</w:t>
          </w:r>
          <w:r w:rsidR="00656A43" w:rsidRPr="00D53CB3">
            <w:rPr>
              <w:rStyle w:val="AutoFieldsChar"/>
              <w:color w:val="00B0F0"/>
              <w:rtl/>
            </w:rPr>
            <w:t xml:space="preserve"> </w:t>
          </w:r>
          <w:r w:rsidR="00656A43" w:rsidRPr="00D53CB3">
            <w:rPr>
              <w:rStyle w:val="AutoFieldsChar"/>
              <w:rFonts w:hint="cs"/>
              <w:color w:val="00B0F0"/>
              <w:rtl/>
            </w:rPr>
            <w:t>מדד</w:t>
          </w:r>
          <w:r w:rsidR="00656A43" w:rsidRPr="00D53CB3">
            <w:rPr>
              <w:rStyle w:val="AutoFieldsChar"/>
              <w:color w:val="00B0F0"/>
              <w:rtl/>
            </w:rPr>
            <w:t xml:space="preserve"> </w:t>
          </w:r>
          <w:r w:rsidR="00656A43" w:rsidRPr="00D53CB3">
            <w:rPr>
              <w:rStyle w:val="AutoFieldsChar"/>
              <w:rFonts w:hint="cs"/>
              <w:color w:val="00B0F0"/>
              <w:rtl/>
            </w:rPr>
            <w:t>כותרת]</w:t>
          </w:r>
        </w:sdtContent>
      </w:sdt>
      <w:r w:rsidRPr="0045396B">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652977095"/>
          <w:placeholder>
            <w:docPart w:val="403413E84F3D42BB849E90AA38AF580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656A43" w:rsidRPr="00D53CB3">
            <w:rPr>
              <w:rStyle w:val="AutoFieldsChar"/>
              <w:rFonts w:hint="cs"/>
              <w:color w:val="00B0F0"/>
              <w:rtl/>
            </w:rPr>
            <w:t>[מדד</w:t>
          </w:r>
          <w:r w:rsidR="00656A43" w:rsidRPr="00D53CB3">
            <w:rPr>
              <w:rStyle w:val="AutoFieldsChar"/>
              <w:color w:val="00B0F0"/>
              <w:rtl/>
            </w:rPr>
            <w:t xml:space="preserve"> </w:t>
          </w:r>
          <w:r w:rsidR="00656A43" w:rsidRPr="00D53CB3">
            <w:rPr>
              <w:rStyle w:val="AutoFieldsChar"/>
              <w:rFonts w:hint="cs"/>
              <w:color w:val="00B0F0"/>
              <w:rtl/>
            </w:rPr>
            <w:t>בגין</w:t>
          </w:r>
          <w:r w:rsidR="00656A43" w:rsidRPr="00D53CB3">
            <w:rPr>
              <w:rStyle w:val="AutoFieldsChar"/>
              <w:color w:val="00B0F0"/>
              <w:rtl/>
            </w:rPr>
            <w:t>/</w:t>
          </w:r>
          <w:r w:rsidR="00656A43" w:rsidRPr="00D53CB3">
            <w:rPr>
              <w:rStyle w:val="AutoFieldsChar"/>
              <w:rFonts w:hint="cs"/>
              <w:color w:val="00B0F0"/>
              <w:rtl/>
            </w:rPr>
            <w:t>ידוע</w:t>
          </w:r>
          <w:r w:rsidR="00656A43" w:rsidRPr="00D53CB3">
            <w:rPr>
              <w:rStyle w:val="AutoFieldsChar"/>
              <w:color w:val="00B0F0"/>
              <w:rtl/>
            </w:rPr>
            <w:t xml:space="preserve"> - </w:t>
          </w:r>
          <w:r w:rsidR="00656A43" w:rsidRPr="00D53CB3">
            <w:rPr>
              <w:rStyle w:val="AutoFieldsChar"/>
              <w:rFonts w:hint="cs"/>
              <w:color w:val="00B0F0"/>
              <w:rtl/>
            </w:rPr>
            <w:t>כותרת]</w:t>
          </w:r>
        </w:sdtContent>
      </w:sdt>
      <w:r w:rsidRPr="0045396B">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211958901"/>
          <w:placeholder>
            <w:docPart w:val="521022A540FB4F06A441EDEAA4FD35E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Content>
          <w:r w:rsidR="00656A43" w:rsidRPr="00D53CB3">
            <w:rPr>
              <w:rStyle w:val="AutoFieldsChar"/>
              <w:rFonts w:hint="cs"/>
              <w:color w:val="00B0F0"/>
              <w:rtl/>
            </w:rPr>
            <w:t>[מדד</w:t>
          </w:r>
          <w:r w:rsidR="00656A43" w:rsidRPr="00D53CB3">
            <w:rPr>
              <w:rStyle w:val="AutoFieldsChar"/>
              <w:color w:val="00B0F0"/>
              <w:rtl/>
            </w:rPr>
            <w:t xml:space="preserve"> </w:t>
          </w:r>
          <w:r w:rsidR="00656A43" w:rsidRPr="00D53CB3">
            <w:rPr>
              <w:rStyle w:val="AutoFieldsChar"/>
              <w:rFonts w:hint="cs"/>
              <w:color w:val="00B0F0"/>
              <w:rtl/>
            </w:rPr>
            <w:t>בסיס]</w:t>
          </w:r>
        </w:sdtContent>
      </w:sdt>
      <w:r w:rsidRPr="0045396B">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1865862276"/>
          <w:placeholder>
            <w:docPart w:val="505288CA0C5547BEBD034A2F942EF26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656A43" w:rsidRPr="00D53CB3">
            <w:rPr>
              <w:rStyle w:val="AutoFieldsChar"/>
              <w:rFonts w:hint="cs"/>
              <w:color w:val="00B0F0"/>
              <w:rtl/>
            </w:rPr>
            <w:t>[נקודות</w:t>
          </w:r>
          <w:r w:rsidR="00656A43" w:rsidRPr="00D53CB3">
            <w:rPr>
              <w:rStyle w:val="AutoFieldsChar"/>
              <w:color w:val="00B0F0"/>
              <w:rtl/>
            </w:rPr>
            <w:t xml:space="preserve"> </w:t>
          </w:r>
          <w:r w:rsidR="00656A43" w:rsidRPr="00D53CB3">
            <w:rPr>
              <w:rStyle w:val="AutoFieldsChar"/>
              <w:rFonts w:hint="cs"/>
              <w:color w:val="00B0F0"/>
              <w:rtl/>
            </w:rPr>
            <w:t>מדד]</w:t>
          </w:r>
        </w:sdtContent>
      </w:sdt>
      <w:r w:rsidRPr="0045396B">
        <w:rPr>
          <w:rFonts w:ascii="Times New Roman" w:eastAsia="Times New Roman" w:hAnsi="Times New Roman" w:cs="David" w:hint="cs"/>
          <w:sz w:val="24"/>
          <w:szCs w:val="24"/>
          <w:rtl/>
        </w:rPr>
        <w:t xml:space="preserve"> נקודות) </w:t>
      </w:r>
      <w:r w:rsidRPr="0045396B">
        <w:rPr>
          <w:rFonts w:ascii="Times New Roman" w:eastAsia="Times New Roman" w:hAnsi="Times New Roman" w:cs="David" w:hint="cs"/>
          <w:sz w:val="24"/>
          <w:szCs w:val="24"/>
          <w:rtl/>
          <w:lang w:eastAsia="he-IL"/>
        </w:rPr>
        <w:t xml:space="preserve"> עד למדד הידוע ביום הגשת כל חשבון.</w:t>
      </w:r>
    </w:p>
    <w:p w14:paraId="313CF282"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A303EFF" w14:textId="77777777" w:rsidR="0045396B" w:rsidRPr="0045396B" w:rsidRDefault="0045396B" w:rsidP="0045396B">
      <w:pPr>
        <w:widowControl w:val="0"/>
        <w:numPr>
          <w:ilvl w:val="0"/>
          <w:numId w:val="17"/>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w:t>
      </w:r>
    </w:p>
    <w:p w14:paraId="77ED60F9"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8AE3454" w14:textId="77777777" w:rsidR="0045396B" w:rsidRPr="0045396B" w:rsidRDefault="0045396B" w:rsidP="0045396B">
      <w:pPr>
        <w:widowControl w:val="0"/>
        <w:numPr>
          <w:ilvl w:val="1"/>
          <w:numId w:val="17"/>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מובהר כי שכר המתכנן ומועדי התשלום הינם סופיים ומוחלטים, והם לא ישתנו מכל גורם שהוא, לרבות ומבלי לפגוע בכלליות האמור לעיל, הקטנת היקף היחידות בפרויקט, כמות </w:t>
      </w:r>
      <w:r w:rsidRPr="0045396B">
        <w:rPr>
          <w:rFonts w:ascii="Times New Roman" w:eastAsia="Times New Roman" w:hAnsi="Times New Roman" w:cs="David"/>
          <w:sz w:val="20"/>
          <w:szCs w:val="24"/>
          <w:rtl/>
          <w:lang w:eastAsia="he-IL"/>
        </w:rPr>
        <w:lastRenderedPageBreak/>
        <w:t>טיפוסי המבנים שיוזמנו ע"י המזמין, קצב הבניה, צורת ביצוע הבניה (קונבנציונלי ו/או טרומי ו/או מתועש) ו/או מידת, אופי וסוג השינויים שידרשו ע"י המזמין.</w:t>
      </w:r>
    </w:p>
    <w:p w14:paraId="7E1A6EBA" w14:textId="77777777" w:rsidR="0045396B" w:rsidRPr="0045396B" w:rsidRDefault="0045396B" w:rsidP="0045396B">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5716CB35" w14:textId="77777777" w:rsidR="0045396B" w:rsidRPr="0045396B" w:rsidRDefault="0045396B" w:rsidP="0045396B">
      <w:pPr>
        <w:widowControl w:val="0"/>
        <w:numPr>
          <w:ilvl w:val="1"/>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שכר המתכנן כולל את כל המפורט בחוזה על כל נספחיו, לרבות נספח ב'.</w:t>
      </w:r>
    </w:p>
    <w:p w14:paraId="207E90FD" w14:textId="77777777" w:rsidR="0045396B" w:rsidRPr="0045396B" w:rsidRDefault="0045396B" w:rsidP="0045396B">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328D007E" w14:textId="77777777" w:rsidR="0045396B" w:rsidRPr="0045396B" w:rsidRDefault="0045396B" w:rsidP="0045396B">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6658BFA8" w14:textId="77777777" w:rsidR="0045396B" w:rsidRPr="0045396B" w:rsidRDefault="0045396B" w:rsidP="0045396B">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75BD80B8" w14:textId="77777777" w:rsidR="0045396B" w:rsidRPr="0045396B" w:rsidRDefault="0045396B" w:rsidP="0045396B">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02001A3E" w14:textId="77777777" w:rsidR="0045396B" w:rsidRPr="0045396B" w:rsidRDefault="0045396B" w:rsidP="0045396B">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58FB78B1"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sz w:val="20"/>
          <w:szCs w:val="24"/>
          <w:rtl/>
          <w:lang w:eastAsia="he-IL"/>
        </w:rPr>
        <w:br w:type="page"/>
      </w:r>
    </w:p>
    <w:p w14:paraId="4251F2AC" w14:textId="77777777" w:rsidR="0045396B" w:rsidRPr="0045396B" w:rsidRDefault="0045396B" w:rsidP="004539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5CD78F31"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 xml:space="preserve">נספח </w:t>
      </w:r>
      <w:r w:rsidR="00D53CB3">
        <w:rPr>
          <w:rFonts w:ascii="Times New Roman" w:eastAsia="Times New Roman" w:hAnsi="Times New Roman" w:cs="David" w:hint="cs"/>
          <w:bCs/>
          <w:sz w:val="24"/>
          <w:szCs w:val="24"/>
          <w:u w:val="single"/>
          <w:rtl/>
          <w:lang w:eastAsia="he-IL"/>
        </w:rPr>
        <w:t>"</w:t>
      </w:r>
      <w:r w:rsidRPr="0045396B">
        <w:rPr>
          <w:rFonts w:ascii="Times New Roman" w:eastAsia="Times New Roman" w:hAnsi="Times New Roman" w:cs="David"/>
          <w:bCs/>
          <w:sz w:val="24"/>
          <w:szCs w:val="24"/>
          <w:u w:val="single"/>
          <w:rtl/>
          <w:lang w:eastAsia="he-IL"/>
        </w:rPr>
        <w:t>ה'</w:t>
      </w:r>
      <w:r w:rsidR="00D53CB3">
        <w:rPr>
          <w:rFonts w:ascii="Times New Roman" w:eastAsia="Times New Roman" w:hAnsi="Times New Roman" w:cs="David" w:hint="cs"/>
          <w:bCs/>
          <w:sz w:val="24"/>
          <w:szCs w:val="24"/>
          <w:u w:val="single"/>
          <w:rtl/>
          <w:lang w:eastAsia="he-IL"/>
        </w:rPr>
        <w:t>'</w:t>
      </w:r>
    </w:p>
    <w:p w14:paraId="549D3B6B"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EFD51F0"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תשלומי שכר המתכנן</w:t>
      </w:r>
    </w:p>
    <w:p w14:paraId="473D2467" w14:textId="77777777" w:rsidR="0045396B" w:rsidRPr="0045396B" w:rsidRDefault="0045396B" w:rsidP="0045396B">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0FAA5073" w14:textId="77777777" w:rsidR="0045396B" w:rsidRPr="0045396B" w:rsidRDefault="0045396B" w:rsidP="004539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3DCF4C4" w14:textId="77777777" w:rsidR="0045396B" w:rsidRPr="0045396B" w:rsidRDefault="0045396B" w:rsidP="0045396B">
      <w:pPr>
        <w:widowControl w:val="0"/>
        <w:numPr>
          <w:ilvl w:val="0"/>
          <w:numId w:val="14"/>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p>
    <w:p w14:paraId="1EA6C465"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EC90B36"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1.1</w:t>
      </w:r>
    </w:p>
    <w:p w14:paraId="01C0237D"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sz w:val="20"/>
          <w:szCs w:val="24"/>
          <w:rtl/>
          <w:lang w:eastAsia="he-IL"/>
        </w:rPr>
        <w:tab/>
        <w:t>א.</w:t>
      </w:r>
      <w:r w:rsidRPr="0045396B">
        <w:rPr>
          <w:rFonts w:ascii="Times New Roman" w:eastAsia="Times New Roman" w:hAnsi="Times New Roman" w:cs="David"/>
          <w:sz w:val="20"/>
          <w:szCs w:val="24"/>
          <w:rtl/>
          <w:lang w:eastAsia="he-IL"/>
        </w:rPr>
        <w:tab/>
        <w:t>לאחר גמר התכנון המוקדם, ואישור עבודות</w:t>
      </w:r>
    </w:p>
    <w:p w14:paraId="431E121B"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שלב זה על ידי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10% משכר המתכנן.</w:t>
      </w:r>
    </w:p>
    <w:p w14:paraId="73A9694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4538C6F9"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ב.</w:t>
      </w:r>
      <w:r w:rsidRPr="0045396B">
        <w:rPr>
          <w:rFonts w:ascii="Times New Roman" w:eastAsia="Times New Roman" w:hAnsi="Times New Roman" w:cs="David"/>
          <w:sz w:val="20"/>
          <w:szCs w:val="24"/>
          <w:rtl/>
          <w:lang w:eastAsia="he-IL"/>
        </w:rPr>
        <w:tab/>
        <w:t>לאחר גמר התכנון הסופי, ואישור עבודות</w:t>
      </w:r>
    </w:p>
    <w:p w14:paraId="2E3613CD"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שלב זה על ידי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w:t>
      </w:r>
      <w:r w:rsidRPr="0045396B">
        <w:rPr>
          <w:rFonts w:ascii="Times New Roman" w:eastAsia="Times New Roman" w:hAnsi="Times New Roman" w:cs="David"/>
          <w:sz w:val="20"/>
          <w:szCs w:val="24"/>
          <w:rtl/>
          <w:lang w:eastAsia="he-IL"/>
        </w:rPr>
        <w:t>5% משכר המתכנן.</w:t>
      </w:r>
    </w:p>
    <w:p w14:paraId="6BA2750A"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270EB1B"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ג</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לאחר גמר התכנון המפורט והמכרזים, ואישור</w:t>
      </w:r>
    </w:p>
    <w:p w14:paraId="50F848FE"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עבודות שלב  זה על ידי המזמין-</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35</w:t>
      </w:r>
      <w:r w:rsidRPr="0045396B">
        <w:rPr>
          <w:rFonts w:ascii="Times New Roman" w:eastAsia="Times New Roman" w:hAnsi="Times New Roman" w:cs="David"/>
          <w:sz w:val="20"/>
          <w:szCs w:val="24"/>
          <w:rtl/>
          <w:lang w:eastAsia="he-IL"/>
        </w:rPr>
        <w:t>% משכר המתכנן.</w:t>
      </w:r>
    </w:p>
    <w:p w14:paraId="60151E79"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53EFEDF"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ד</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במהלך בצוע הפקוח העליון,</w:t>
      </w:r>
    </w:p>
    <w:p w14:paraId="7CC46E99"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לפי שיקול דעת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25</w:t>
      </w:r>
      <w:r w:rsidRPr="0045396B">
        <w:rPr>
          <w:rFonts w:ascii="Times New Roman" w:eastAsia="Times New Roman" w:hAnsi="Times New Roman" w:cs="David"/>
          <w:sz w:val="20"/>
          <w:szCs w:val="24"/>
          <w:rtl/>
          <w:lang w:eastAsia="he-IL"/>
        </w:rPr>
        <w:t>% משכר המתכנן.</w:t>
      </w:r>
    </w:p>
    <w:p w14:paraId="16D3EFA0"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B9C9355"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לאחר גמר ביצוע העבודות בהתאם לחוזה זה,</w:t>
      </w:r>
    </w:p>
    <w:p w14:paraId="20CD054A"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 xml:space="preserve">הפעלת הפרויקט וקבלתו על ידי המזמין, </w:t>
      </w:r>
    </w:p>
    <w:p w14:paraId="7450A073"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 xml:space="preserve">ולאחר בדיקת החשבונות הסופיים של העבודות </w:t>
      </w:r>
    </w:p>
    <w:p w14:paraId="5428614C"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ושל הספקים בתכנון המתכנן ואישורם על ידי</w:t>
      </w:r>
    </w:p>
    <w:p w14:paraId="2C2994D3"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המזמין, וקבלת אשור לאכלוס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 </w:t>
      </w:r>
      <w:r w:rsidRPr="0045396B">
        <w:rPr>
          <w:rFonts w:ascii="Times New Roman" w:eastAsia="Times New Roman" w:hAnsi="Times New Roman" w:cs="David"/>
          <w:sz w:val="20"/>
          <w:szCs w:val="24"/>
          <w:u w:val="single"/>
          <w:rtl/>
          <w:lang w:eastAsia="he-IL"/>
        </w:rPr>
        <w:t>5% משכר המתכנן</w:t>
      </w:r>
      <w:r w:rsidRPr="0045396B">
        <w:rPr>
          <w:rFonts w:ascii="Times New Roman" w:eastAsia="Times New Roman" w:hAnsi="Times New Roman" w:cs="David"/>
          <w:sz w:val="20"/>
          <w:szCs w:val="24"/>
          <w:rtl/>
          <w:lang w:eastAsia="he-IL"/>
        </w:rPr>
        <w:t>.</w:t>
      </w:r>
    </w:p>
    <w:p w14:paraId="523F31E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5D6B31AE" w14:textId="77777777" w:rsidR="0045396B" w:rsidRPr="0045396B" w:rsidRDefault="0045396B" w:rsidP="0045396B">
      <w:pPr>
        <w:widowControl w:val="0"/>
        <w:spacing w:before="0" w:beforeAutospacing="0" w:after="0" w:afterAutospacing="0" w:line="240" w:lineRule="auto"/>
        <w:ind w:left="720" w:right="-142"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p>
    <w:p w14:paraId="745DBF38" w14:textId="77777777" w:rsidR="0045396B" w:rsidRPr="0045396B" w:rsidRDefault="0045396B" w:rsidP="0045396B">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ab/>
        <w:t>סה"כ</w:t>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t>100%</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p>
    <w:p w14:paraId="4B7DAD78" w14:textId="77777777" w:rsidR="0045396B" w:rsidRPr="0045396B" w:rsidRDefault="0045396B" w:rsidP="0045396B">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p>
    <w:p w14:paraId="2F74C49D" w14:textId="77777777" w:rsidR="0045396B" w:rsidRPr="0045396B" w:rsidRDefault="0045396B" w:rsidP="00D53CB3">
      <w:pPr>
        <w:widowControl w:val="0"/>
        <w:spacing w:before="0" w:beforeAutospacing="0" w:after="0" w:afterAutospacing="0" w:line="360" w:lineRule="auto"/>
        <w:ind w:left="793" w:hanging="85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2.</w:t>
      </w:r>
      <w:r w:rsidRPr="0045396B">
        <w:rPr>
          <w:rFonts w:ascii="Times New Roman" w:eastAsia="Times New Roman" w:hAnsi="Times New Roman" w:cs="David"/>
          <w:sz w:val="20"/>
          <w:szCs w:val="24"/>
          <w:rtl/>
          <w:lang w:eastAsia="he-IL"/>
        </w:rPr>
        <w:tab/>
        <w:t xml:space="preserve">על אף האמור בסעיף 1 לעיל, רשאי המזמין לשלם למתכנן מקדמות בגין קידום התכנון אשר </w:t>
      </w:r>
      <w:r w:rsidRPr="0045396B">
        <w:rPr>
          <w:rFonts w:ascii="Times New Roman" w:eastAsia="Times New Roman" w:hAnsi="Times New Roman" w:cs="David"/>
          <w:sz w:val="20"/>
          <w:szCs w:val="24"/>
          <w:rtl/>
          <w:lang w:eastAsia="he-IL"/>
        </w:rPr>
        <w:tab/>
        <w:t>יקוזזו משלבי התשלום, וזאת עפ"י קביעתו ושקול דעתו הבלעדי של המזמין.</w:t>
      </w:r>
    </w:p>
    <w:p w14:paraId="2DA783B8"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E74E4AA" w14:textId="77777777" w:rsidR="0045396B" w:rsidRPr="0045396B" w:rsidRDefault="0045396B" w:rsidP="00D53CB3">
      <w:pPr>
        <w:widowControl w:val="0"/>
        <w:spacing w:before="0" w:beforeAutospacing="0" w:after="0" w:afterAutospacing="0" w:line="240" w:lineRule="auto"/>
        <w:ind w:left="793" w:hanging="85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3.</w:t>
      </w:r>
      <w:r w:rsidRPr="0045396B">
        <w:rPr>
          <w:rFonts w:ascii="Times New Roman" w:eastAsia="Times New Roman" w:hAnsi="Times New Roman" w:cs="David"/>
          <w:sz w:val="20"/>
          <w:szCs w:val="24"/>
          <w:rtl/>
          <w:lang w:eastAsia="he-IL"/>
        </w:rPr>
        <w:tab/>
        <w:t>המתכנן יגיש חשבון לא יותר מאשר פעם בחודש. לכל חשבון י</w:t>
      </w:r>
      <w:r w:rsidR="00D53CB3">
        <w:rPr>
          <w:rFonts w:ascii="Times New Roman" w:eastAsia="Times New Roman" w:hAnsi="Times New Roman" w:cs="David"/>
          <w:sz w:val="20"/>
          <w:szCs w:val="24"/>
          <w:rtl/>
          <w:lang w:eastAsia="he-IL"/>
        </w:rPr>
        <w:t>צרף המתכנן אשור מאת חברת</w:t>
      </w:r>
      <w:r w:rsidR="00D53CB3">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הביטוח על קיומם של הביטוחים המפורטים בחוזה בנוסח המצ"ב כנספח ז' לחוזה.</w:t>
      </w:r>
    </w:p>
    <w:p w14:paraId="357517CA" w14:textId="77777777" w:rsidR="0045396B" w:rsidRPr="0045396B" w:rsidRDefault="0045396B" w:rsidP="00D53CB3">
      <w:pPr>
        <w:widowControl w:val="0"/>
        <w:spacing w:before="0" w:beforeAutospacing="0" w:after="0" w:afterAutospacing="0" w:line="240" w:lineRule="auto"/>
        <w:ind w:left="793" w:hanging="793"/>
        <w:jc w:val="both"/>
        <w:rPr>
          <w:rFonts w:ascii="Times New Roman" w:eastAsia="Times New Roman" w:hAnsi="Times New Roman" w:cs="David"/>
          <w:sz w:val="20"/>
          <w:szCs w:val="24"/>
          <w:lang w:eastAsia="he-IL"/>
        </w:rPr>
      </w:pPr>
    </w:p>
    <w:p w14:paraId="681E658A" w14:textId="77777777" w:rsidR="0045396B" w:rsidRPr="0045396B" w:rsidRDefault="0045396B" w:rsidP="00D53CB3">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המזמין ישלם את שכר המתכנן תוך</w:t>
      </w:r>
      <w:r w:rsidRPr="0045396B">
        <w:rPr>
          <w:rFonts w:ascii="Times New Roman" w:eastAsia="Times New Roman" w:hAnsi="Times New Roman" w:cs="David" w:hint="cs"/>
          <w:sz w:val="24"/>
          <w:szCs w:val="24"/>
          <w:rtl/>
        </w:rPr>
        <w:t xml:space="preserve"> שוטף + 60</w:t>
      </w:r>
      <w:r w:rsidRPr="0045396B">
        <w:rPr>
          <w:rFonts w:ascii="Times New Roman" w:eastAsia="Times New Roman" w:hAnsi="Times New Roman" w:cs="David"/>
          <w:sz w:val="24"/>
          <w:szCs w:val="24"/>
          <w:rtl/>
        </w:rPr>
        <w:t xml:space="preserve"> </w:t>
      </w:r>
      <w:r w:rsidRPr="0045396B">
        <w:rPr>
          <w:rFonts w:ascii="Times New Roman" w:eastAsia="Times New Roman" w:hAnsi="Times New Roman" w:cs="David"/>
          <w:sz w:val="20"/>
          <w:szCs w:val="24"/>
          <w:rtl/>
          <w:lang w:eastAsia="he-IL"/>
        </w:rPr>
        <w:t>יום מתאריך אישור החשבון ע"י המנהל.</w:t>
      </w:r>
    </w:p>
    <w:p w14:paraId="712A5212" w14:textId="77777777" w:rsidR="0045396B" w:rsidRPr="0045396B" w:rsidRDefault="0045396B" w:rsidP="0045396B">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0"/>
          <w:u w:val="single"/>
          <w:rtl/>
          <w:lang w:eastAsia="he-IL"/>
        </w:rPr>
        <w:br w:type="page"/>
      </w:r>
    </w:p>
    <w:p w14:paraId="7F9B6ECD" w14:textId="77777777" w:rsidR="00D53CB3" w:rsidRPr="00672C76" w:rsidRDefault="00D53CB3" w:rsidP="00D53CB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08F6AED4" w14:textId="574C8AFA" w:rsidR="00D53CB3" w:rsidRPr="00B27B4C" w:rsidRDefault="00D53CB3" w:rsidP="00D53CB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8C01917DFFC443E98DE1B2CF5811D6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12-09T00:00:00Z">
            <w:dateFormat w:val="dd/MM/yyyy"/>
            <w:lid w:val="he-IL"/>
            <w:storeMappedDataAs w:val="dateTime"/>
            <w:calendar w:val="gregorian"/>
          </w:date>
        </w:sdtPr>
        <w:sdtEndPr>
          <w:rPr>
            <w:rFonts w:hint="cs"/>
          </w:rPr>
        </w:sdtEndPr>
        <w:sdtContent>
          <w:r w:rsidR="002E3856">
            <w:rPr>
              <w:rFonts w:ascii="Times New Roman" w:eastAsia="Times New Roman" w:hAnsi="Times New Roman" w:cs="David" w:hint="cs"/>
              <w:color w:val="008000"/>
              <w:sz w:val="24"/>
              <w:szCs w:val="24"/>
              <w:rtl/>
              <w:lang w:eastAsia="he-IL"/>
            </w:rPr>
            <w:t>‏09/12/2020</w:t>
          </w:r>
        </w:sdtContent>
      </w:sdt>
      <w:r w:rsidRPr="00B27B4C">
        <w:rPr>
          <w:rFonts w:ascii="Times New Roman" w:eastAsia="Times New Roman" w:hAnsi="Times New Roman" w:cs="David" w:hint="cs"/>
          <w:bCs/>
          <w:color w:val="FF0000"/>
          <w:sz w:val="24"/>
          <w:szCs w:val="24"/>
          <w:rtl/>
          <w:lang w:eastAsia="he-IL"/>
        </w:rPr>
        <w:br/>
      </w:r>
    </w:p>
    <w:p w14:paraId="7A9DB455"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D2D46E0196A44AC7BF27EC4B04507A2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0F1C1F5C" w14:textId="42F43FA3" w:rsidR="00D53CB3" w:rsidRPr="00B27B4C" w:rsidRDefault="00A538E1" w:rsidP="00D53CB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hint="cs"/>
              <w:color w:val="008000"/>
              <w:sz w:val="24"/>
              <w:szCs w:val="24"/>
              <w:rtl/>
              <w:lang w:eastAsia="he-IL"/>
            </w:rPr>
            <w:br/>
            <w:t>א.מ.ד.ס מחיר למשתכן</w:t>
          </w:r>
          <w:r>
            <w:rPr>
              <w:rFonts w:ascii="Times New Roman" w:eastAsia="Times New Roman" w:hAnsi="Times New Roman" w:cs="David" w:hint="cs"/>
              <w:color w:val="008000"/>
              <w:sz w:val="24"/>
              <w:szCs w:val="24"/>
              <w:rtl/>
              <w:lang w:eastAsia="he-IL"/>
            </w:rPr>
            <w:br/>
            <w:t>יהונתן נתניהו 1ג', אור יהודה</w:t>
          </w:r>
          <w:r>
            <w:rPr>
              <w:rFonts w:ascii="Times New Roman" w:eastAsia="Times New Roman" w:hAnsi="Times New Roman" w:cs="David" w:hint="cs"/>
              <w:color w:val="008000"/>
              <w:sz w:val="24"/>
              <w:szCs w:val="24"/>
              <w:rtl/>
              <w:lang w:eastAsia="he-IL"/>
            </w:rPr>
            <w:br/>
            <w:t>ש.ר 540274883</w:t>
          </w:r>
          <w:r>
            <w:rPr>
              <w:rFonts w:ascii="Times New Roman" w:eastAsia="Times New Roman" w:hAnsi="Times New Roman" w:cs="David" w:hint="cs"/>
              <w:color w:val="008000"/>
              <w:sz w:val="24"/>
              <w:szCs w:val="24"/>
              <w:rtl/>
              <w:lang w:eastAsia="he-IL"/>
            </w:rPr>
            <w:br/>
          </w:r>
        </w:p>
      </w:sdtContent>
    </w:sdt>
    <w:p w14:paraId="44EBD746"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26AE83E1"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1006145A"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4476A5B" w14:textId="77777777" w:rsidR="00D53CB3" w:rsidRPr="00B27B4C"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52C7FE99"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D7F0FBE"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75C10C1CECC140D381C7A3CD4F15CE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851FA">
            <w:rPr>
              <w:rFonts w:ascii="Times New Roman" w:eastAsia="Times New Roman" w:hAnsi="Times New Roman" w:cs="David" w:hint="cs"/>
              <w:color w:val="008000"/>
              <w:sz w:val="24"/>
              <w:szCs w:val="24"/>
              <w:rtl/>
              <w:lang w:eastAsia="he-IL"/>
            </w:rPr>
            <w:t>מיכל גינזבורג</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C679AF8923284260B5AAD6F69C9990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851FA">
            <w:rPr>
              <w:rFonts w:ascii="Times New Roman" w:eastAsia="Times New Roman" w:hAnsi="Times New Roman" w:cs="David" w:hint="cs"/>
              <w:color w:val="008000"/>
              <w:sz w:val="24"/>
              <w:szCs w:val="24"/>
              <w:rtl/>
              <w:lang w:eastAsia="he-IL"/>
            </w:rPr>
            <w:t>מיכל גינזבורג</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F6D5CE2175D4228891A0F4415E33A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851FA">
            <w:rPr>
              <w:rFonts w:ascii="Times New Roman" w:eastAsia="Times New Roman" w:hAnsi="Times New Roman" w:cs="David" w:hint="cs"/>
              <w:color w:val="008000"/>
              <w:sz w:val="24"/>
              <w:szCs w:val="24"/>
              <w:rtl/>
              <w:lang w:eastAsia="he-IL"/>
            </w:rPr>
            <w:t>מיכל גינזבורג</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6E8BD5E5"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599A549" w14:textId="16217BA1"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7D7F65B777D1447A959F30616375AB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851FA">
            <w:rPr>
              <w:rFonts w:ascii="Times New Roman" w:eastAsia="Times New Roman" w:hAnsi="Times New Roman" w:cs="David" w:hint="cs"/>
              <w:color w:val="008000"/>
              <w:sz w:val="24"/>
              <w:szCs w:val="24"/>
              <w:rtl/>
              <w:lang w:eastAsia="he-IL"/>
            </w:rPr>
            <w:t>מיכל גינזבורג</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C396CD23D44D414C97F12D5C40BA4B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מעצב פנים</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DDFC75CB7DBC40D7B07794BCEBC820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A538E1">
            <w:rPr>
              <w:rFonts w:ascii="Times New Roman" w:eastAsia="Times New Roman" w:hAnsi="Times New Roman" w:cs="David" w:hint="cs"/>
              <w:bCs/>
              <w:color w:val="008000"/>
              <w:sz w:val="24"/>
              <w:szCs w:val="24"/>
              <w:rtl/>
              <w:lang w:eastAsia="he-IL"/>
            </w:rPr>
            <w:t>סביוני ראשון לציון</w:t>
          </w:r>
        </w:sdtContent>
      </w:sdt>
      <w:r w:rsidRPr="00B27B4C">
        <w:rPr>
          <w:rFonts w:ascii="Times New Roman" w:eastAsia="Times New Roman" w:hAnsi="Times New Roman" w:cs="David" w:hint="cs"/>
          <w:color w:val="008000"/>
          <w:sz w:val="24"/>
          <w:szCs w:val="24"/>
          <w:rtl/>
          <w:lang w:eastAsia="he-IL"/>
        </w:rPr>
        <w:t>.</w:t>
      </w:r>
    </w:p>
    <w:p w14:paraId="726694FE"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46ECC4F"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C8EC96CCE3E04422A3347626E68D11D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851FA">
            <w:rPr>
              <w:rFonts w:ascii="Times New Roman" w:eastAsia="Times New Roman" w:hAnsi="Times New Roman" w:cs="David" w:hint="cs"/>
              <w:color w:val="008000"/>
              <w:sz w:val="24"/>
              <w:szCs w:val="24"/>
              <w:rtl/>
              <w:lang w:eastAsia="he-IL"/>
            </w:rPr>
            <w:t>מיכל גינזבורג</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09A0CC3E" w14:textId="77777777" w:rsidR="00D53CB3" w:rsidRPr="00B27B4C" w:rsidRDefault="00D53CB3" w:rsidP="00D53CB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8C81C52" w14:textId="77777777" w:rsidR="00D53CB3" w:rsidRPr="00B27B4C" w:rsidRDefault="00D53CB3" w:rsidP="00D53CB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AE51C040CB3142A490D28D84441A92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851FA">
            <w:rPr>
              <w:rFonts w:ascii="Times New Roman" w:eastAsia="Times New Roman" w:hAnsi="Times New Roman" w:cs="David" w:hint="cs"/>
              <w:color w:val="008000"/>
              <w:sz w:val="24"/>
              <w:szCs w:val="24"/>
              <w:rtl/>
              <w:lang w:eastAsia="he-IL"/>
            </w:rPr>
            <w:t>מיכל גינזבורג</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2FF35FAA" w14:textId="77777777" w:rsidR="00D53CB3" w:rsidRPr="00B27B4C" w:rsidRDefault="00D53CB3" w:rsidP="00D53CB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6A9C990"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5AA653C1"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9E80707"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1562714F"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CA1AE66"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61AC82ED"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227B250"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37F07656" w14:textId="77777777" w:rsidR="00D53CB3" w:rsidRPr="00435A20" w:rsidRDefault="00D53CB3" w:rsidP="00D53CB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EF8A1D4" w14:textId="77777777"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364FAA9" w14:textId="77777777" w:rsidR="00D53CB3" w:rsidRPr="000525E5" w:rsidRDefault="00D53CB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BE6898D816394EF5800DF12B6423A10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851FA">
            <w:rPr>
              <w:rFonts w:ascii="Times New Roman" w:eastAsia="Times New Roman" w:hAnsi="Times New Roman" w:cs="David" w:hint="cs"/>
              <w:color w:val="00B0F0"/>
              <w:sz w:val="24"/>
              <w:szCs w:val="24"/>
              <w:u w:val="single"/>
              <w:rtl/>
              <w:lang w:eastAsia="he-IL"/>
            </w:rPr>
            <w:t>מיכל גינזבורג</w:t>
          </w:r>
        </w:sdtContent>
      </w:sdt>
    </w:p>
    <w:p w14:paraId="13F10B86" w14:textId="77777777" w:rsidR="00D53CB3"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2153DD43"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295C150E"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4CA07906"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434FCB33" w14:textId="77777777" w:rsidR="00D53CB3" w:rsidRPr="00B27B4C" w:rsidRDefault="00D53CB3" w:rsidP="00D53CB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lastRenderedPageBreak/>
        <w:t>*מחק את המיותר</w:t>
      </w:r>
    </w:p>
    <w:p w14:paraId="67332C35" w14:textId="77777777" w:rsidR="00D53CB3" w:rsidRPr="00776496" w:rsidRDefault="00D53CB3" w:rsidP="00D53CB3">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3133CE70" w14:textId="77777777" w:rsidR="00D53CB3" w:rsidRDefault="00D53CB3" w:rsidP="00D53CB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8368B8" w14:textId="77777777" w:rsidR="00906AB8" w:rsidRDefault="00906AB8" w:rsidP="00D53CB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6B552000" w14:textId="77777777" w:rsidR="00906AB8" w:rsidRPr="00232692" w:rsidRDefault="00906AB8" w:rsidP="00906AB8">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3BB992F1" w14:textId="77777777" w:rsidR="00906AB8" w:rsidRPr="0009511C" w:rsidRDefault="00906AB8" w:rsidP="00906AB8">
      <w:pPr>
        <w:widowControl w:val="0"/>
        <w:spacing w:before="0" w:beforeAutospacing="0" w:after="0" w:afterAutospacing="0" w:line="240" w:lineRule="auto"/>
        <w:jc w:val="center"/>
        <w:rPr>
          <w:rFonts w:ascii="David" w:eastAsia="Times New Roman" w:hAnsi="David" w:cs="David"/>
          <w:sz w:val="24"/>
          <w:szCs w:val="24"/>
          <w:lang w:eastAsia="he-IL"/>
        </w:rPr>
      </w:pPr>
    </w:p>
    <w:p w14:paraId="5946F39A" w14:textId="77777777" w:rsidR="00906AB8" w:rsidRPr="002419E5" w:rsidRDefault="00906AB8" w:rsidP="00906AB8">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11FC42CD" w14:textId="77777777" w:rsidR="00906AB8" w:rsidRPr="0009511C" w:rsidRDefault="00906AB8" w:rsidP="00906AB8">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w:t>
      </w:r>
      <w:r>
        <w:rPr>
          <w:rFonts w:ascii="David" w:eastAsia="Calibri" w:hAnsi="David" w:cs="David" w:hint="cs"/>
          <w:sz w:val="24"/>
          <w:szCs w:val="24"/>
          <w:rtl/>
        </w:rPr>
        <w:t xml:space="preserve">מתכנן </w:t>
      </w:r>
      <w:r w:rsidRPr="0009511C">
        <w:rPr>
          <w:rFonts w:ascii="David" w:eastAsia="Calibri" w:hAnsi="David" w:cs="David" w:hint="cs"/>
          <w:sz w:val="24"/>
          <w:szCs w:val="24"/>
          <w:rtl/>
        </w:rPr>
        <w:t>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159B5C83"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w:t>
      </w:r>
      <w:r>
        <w:rPr>
          <w:rFonts w:ascii="David" w:eastAsia="Calibri" w:hAnsi="David" w:cs="David" w:hint="cs"/>
          <w:sz w:val="24"/>
          <w:szCs w:val="24"/>
          <w:rtl/>
        </w:rPr>
        <w:t>מתכנן</w:t>
      </w:r>
      <w:r w:rsidRPr="0009511C">
        <w:rPr>
          <w:rFonts w:ascii="David" w:eastAsia="Calibri" w:hAnsi="David" w:cs="David" w:hint="cs"/>
          <w:sz w:val="24"/>
          <w:szCs w:val="24"/>
          <w:rtl/>
        </w:rPr>
        <w:t xml:space="preserve"> ביחס להתחייבויותיו על פי ההסכם הנדון.</w:t>
      </w:r>
    </w:p>
    <w:p w14:paraId="0438BD40"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0FC0E172"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759597CB"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הנזיקין (נוסח חדש) וחוק האחריות למוצרים פגומים תש"ם-1980,  כלפי כל העובדים, המועסקים על ידי </w:t>
      </w:r>
      <w:r>
        <w:rPr>
          <w:rFonts w:ascii="David" w:eastAsia="Calibri" w:hAnsi="David" w:cs="David" w:hint="cs"/>
          <w:sz w:val="24"/>
          <w:szCs w:val="24"/>
          <w:rtl/>
        </w:rPr>
        <w:t>המתכנן</w:t>
      </w:r>
      <w:r w:rsidRPr="0009511C">
        <w:rPr>
          <w:rFonts w:ascii="David" w:eastAsia="Calibri" w:hAnsi="David" w:cs="David" w:hint="cs"/>
          <w:sz w:val="24"/>
          <w:szCs w:val="24"/>
          <w:rtl/>
        </w:rPr>
        <w:t>,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06ED4E98"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כי הוא נושא בחובות מעביד כלשהם כלפי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58ECDCD5"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ו/או כל מי שפועל מטעמו וכל הבאים מכוחו ויחול על כל אובדן ו/או נזק לגוף ו/או לרכוש.</w:t>
      </w:r>
    </w:p>
    <w:p w14:paraId="11E0B963"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7534D4EB" w14:textId="77777777" w:rsidR="00906AB8" w:rsidRPr="0009511C" w:rsidRDefault="00906AB8" w:rsidP="00906AB8">
      <w:pPr>
        <w:numPr>
          <w:ilvl w:val="0"/>
          <w:numId w:val="4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06D91FEE" w14:textId="77777777" w:rsidR="00906AB8" w:rsidRPr="0009511C" w:rsidRDefault="00906AB8" w:rsidP="00906AB8">
      <w:pPr>
        <w:numPr>
          <w:ilvl w:val="0"/>
          <w:numId w:val="4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52AA97F2" w14:textId="77777777" w:rsidR="00906AB8" w:rsidRPr="0009511C" w:rsidRDefault="00906AB8" w:rsidP="00906AB8">
      <w:pPr>
        <w:numPr>
          <w:ilvl w:val="0"/>
          <w:numId w:val="4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כמו כן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7593F860" w14:textId="77777777" w:rsidR="00906AB8" w:rsidRPr="0009511C" w:rsidRDefault="00906AB8" w:rsidP="00906AB8">
      <w:pPr>
        <w:numPr>
          <w:ilvl w:val="0"/>
          <w:numId w:val="4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48AC766E" w14:textId="77777777" w:rsidR="00906AB8" w:rsidRPr="0009511C" w:rsidRDefault="00906AB8" w:rsidP="00906AB8">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1B484808" w14:textId="77777777" w:rsidR="00906AB8" w:rsidRPr="0009511C" w:rsidRDefault="00906AB8" w:rsidP="00906AB8">
      <w:pPr>
        <w:ind w:left="364"/>
        <w:contextualSpacing/>
        <w:rPr>
          <w:rFonts w:ascii="Times New Roman" w:eastAsia="Calibri" w:hAnsi="Times New Roman" w:cs="Arial"/>
          <w:rtl/>
        </w:rPr>
      </w:pPr>
    </w:p>
    <w:p w14:paraId="3F002E3A"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4FA4050"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F81FD5B"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8E139B2"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36F0687"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55A50F9"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4E11176"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967ADC4"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9820022"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B4C0094"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DBEFAA4"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2A24D5A"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77E6590"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70B266C"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1CDC04B"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D56ECE3"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ACAB307"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430954"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C9CA0A"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58921C"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EA2A05"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5AC03B"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8D7D0A"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02A7CD"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EC1BAB"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EE51CE"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C507C8"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C8431E"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C3D054"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1C1F3A"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E6BF86"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4E4E26"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18D2CE"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5C2239"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99A213"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EB83AD"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275658"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284748"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4382C6"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FCDC2B"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97293A"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15541C"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489F4B" w14:textId="77777777" w:rsidR="00906AB8"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2213FA62" w14:textId="77777777" w:rsidR="00906AB8" w:rsidRPr="002419E5" w:rsidRDefault="00906AB8" w:rsidP="00906AB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737937EC" w14:textId="77777777" w:rsidR="00906AB8" w:rsidRDefault="00906AB8"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0C634D07" w14:textId="77777777" w:rsidR="00906AB8" w:rsidRPr="00400B84" w:rsidRDefault="00906AB8" w:rsidP="00906AB8">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906AB8" w:rsidRPr="0009511C" w14:paraId="3303A80D" w14:textId="77777777" w:rsidTr="008851FA">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588EB56C"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75D2CCB1"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906AB8" w:rsidRPr="0009511C" w14:paraId="3644DCF1" w14:textId="77777777" w:rsidTr="008851FA">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2E52B70B"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906AB8" w:rsidRPr="0009511C" w14:paraId="3F7F0D74" w14:textId="77777777" w:rsidTr="008851FA">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0ADCC905"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53187286"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6BEE50E0"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30A1852E"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906AB8" w:rsidRPr="0009511C" w14:paraId="40A0A65E" w14:textId="77777777" w:rsidTr="008851FA">
        <w:trPr>
          <w:trHeight w:val="551"/>
        </w:trPr>
        <w:tc>
          <w:tcPr>
            <w:tcW w:w="4068" w:type="dxa"/>
            <w:tcBorders>
              <w:top w:val="single" w:sz="4" w:space="0" w:color="auto"/>
              <w:left w:val="single" w:sz="4" w:space="0" w:color="auto"/>
              <w:bottom w:val="single" w:sz="4" w:space="0" w:color="auto"/>
              <w:right w:val="single" w:sz="4" w:space="0" w:color="auto"/>
            </w:tcBorders>
            <w:hideMark/>
          </w:tcPr>
          <w:p w14:paraId="0833E985"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4A9246A4"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68ACEBAD"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4CDA2D7B" w14:textId="77777777" w:rsidR="00906AB8" w:rsidRPr="0009511C" w:rsidRDefault="00906AB8" w:rsidP="008851FA">
            <w:pPr>
              <w:spacing w:before="0" w:beforeAutospacing="0" w:after="0" w:afterAutospacing="0" w:line="240" w:lineRule="auto"/>
              <w:ind w:left="50" w:right="78"/>
              <w:rPr>
                <w:rFonts w:ascii="David" w:eastAsia="Calibri" w:hAnsi="David" w:cs="David"/>
                <w:b/>
                <w:sz w:val="24"/>
                <w:szCs w:val="24"/>
                <w:rtl/>
                <w:lang w:eastAsia="he-IL"/>
              </w:rPr>
            </w:pPr>
          </w:p>
          <w:p w14:paraId="690F9528" w14:textId="77777777" w:rsidR="00906AB8" w:rsidRPr="0009511C" w:rsidRDefault="00906AB8" w:rsidP="008851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15DA18B1" w14:textId="77777777" w:rsidR="00906AB8" w:rsidRPr="0009511C" w:rsidRDefault="00906AB8" w:rsidP="008851F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6AF20D20" w14:textId="77777777" w:rsidR="00906AB8" w:rsidRPr="0009511C" w:rsidRDefault="00906AB8" w:rsidP="008851FA">
            <w:pPr>
              <w:spacing w:before="0" w:beforeAutospacing="0" w:after="0" w:afterAutospacing="0" w:line="240" w:lineRule="auto"/>
              <w:ind w:left="50" w:right="78"/>
              <w:rPr>
                <w:rFonts w:ascii="David" w:eastAsia="Calibri" w:hAnsi="David" w:cs="David"/>
                <w:b/>
                <w:sz w:val="24"/>
                <w:szCs w:val="24"/>
                <w:rtl/>
                <w:lang w:eastAsia="he-IL"/>
              </w:rPr>
            </w:pPr>
          </w:p>
          <w:p w14:paraId="62EE61C2" w14:textId="77777777" w:rsidR="00906AB8" w:rsidRPr="0009511C" w:rsidRDefault="00906AB8" w:rsidP="008851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6E294749" w14:textId="77777777" w:rsidR="00906AB8" w:rsidRPr="0009511C" w:rsidRDefault="00906AB8" w:rsidP="008851FA">
            <w:pPr>
              <w:spacing w:before="0" w:beforeAutospacing="0" w:after="0" w:afterAutospacing="0" w:line="240" w:lineRule="auto"/>
              <w:ind w:left="50" w:right="78"/>
              <w:rPr>
                <w:rFonts w:ascii="David" w:eastAsia="Calibri" w:hAnsi="David" w:cs="David"/>
                <w:b/>
                <w:sz w:val="24"/>
                <w:szCs w:val="24"/>
                <w:rtl/>
                <w:lang w:eastAsia="he-IL"/>
              </w:rPr>
            </w:pPr>
          </w:p>
        </w:tc>
      </w:tr>
      <w:tr w:rsidR="00906AB8" w:rsidRPr="0009511C" w14:paraId="1873E783" w14:textId="77777777" w:rsidTr="008851FA">
        <w:trPr>
          <w:trHeight w:val="571"/>
        </w:trPr>
        <w:tc>
          <w:tcPr>
            <w:tcW w:w="4068" w:type="dxa"/>
            <w:tcBorders>
              <w:top w:val="single" w:sz="4" w:space="0" w:color="auto"/>
              <w:left w:val="single" w:sz="4" w:space="0" w:color="auto"/>
              <w:bottom w:val="single" w:sz="4" w:space="0" w:color="auto"/>
              <w:right w:val="single" w:sz="4" w:space="0" w:color="auto"/>
            </w:tcBorders>
            <w:hideMark/>
          </w:tcPr>
          <w:p w14:paraId="6E1B3EE2"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26486308"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420BF85B"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0439BB7" w14:textId="77777777" w:rsidR="00906AB8" w:rsidRPr="0009511C" w:rsidRDefault="00906AB8" w:rsidP="008851FA">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CB9A176" w14:textId="77777777" w:rsidR="00906AB8" w:rsidRPr="0009511C" w:rsidRDefault="00906AB8" w:rsidP="008851FA">
            <w:pPr>
              <w:spacing w:before="0" w:beforeAutospacing="0" w:after="0" w:afterAutospacing="0" w:line="256" w:lineRule="auto"/>
              <w:rPr>
                <w:rFonts w:ascii="David" w:eastAsia="Calibri" w:hAnsi="David" w:cs="David"/>
                <w:b/>
                <w:sz w:val="24"/>
                <w:szCs w:val="24"/>
                <w:lang w:eastAsia="he-IL"/>
              </w:rPr>
            </w:pPr>
          </w:p>
        </w:tc>
      </w:tr>
      <w:tr w:rsidR="00906AB8" w:rsidRPr="0009511C" w14:paraId="452928AD" w14:textId="77777777" w:rsidTr="008851FA">
        <w:trPr>
          <w:trHeight w:val="391"/>
        </w:trPr>
        <w:tc>
          <w:tcPr>
            <w:tcW w:w="4068" w:type="dxa"/>
            <w:tcBorders>
              <w:top w:val="single" w:sz="4" w:space="0" w:color="auto"/>
              <w:left w:val="single" w:sz="4" w:space="0" w:color="auto"/>
              <w:bottom w:val="single" w:sz="4" w:space="0" w:color="auto"/>
              <w:right w:val="single" w:sz="4" w:space="0" w:color="auto"/>
            </w:tcBorders>
            <w:hideMark/>
          </w:tcPr>
          <w:p w14:paraId="3185568C"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6355F70C"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73F37E6B" w14:textId="77777777" w:rsidR="00906AB8" w:rsidRPr="0009511C" w:rsidRDefault="00906AB8" w:rsidP="008851FA">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F45C0C3" w14:textId="77777777" w:rsidR="00906AB8" w:rsidRPr="0009511C" w:rsidRDefault="00906AB8" w:rsidP="008851FA">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200D647" w14:textId="77777777" w:rsidR="00906AB8" w:rsidRPr="0009511C" w:rsidRDefault="00906AB8" w:rsidP="008851FA">
            <w:pPr>
              <w:spacing w:before="0" w:beforeAutospacing="0" w:after="0" w:afterAutospacing="0" w:line="256" w:lineRule="auto"/>
              <w:rPr>
                <w:rFonts w:ascii="David" w:eastAsia="Calibri" w:hAnsi="David" w:cs="David"/>
                <w:b/>
                <w:sz w:val="24"/>
                <w:szCs w:val="24"/>
                <w:lang w:eastAsia="he-IL"/>
              </w:rPr>
            </w:pPr>
          </w:p>
        </w:tc>
      </w:tr>
    </w:tbl>
    <w:p w14:paraId="570A483E" w14:textId="77777777" w:rsidR="00906AB8" w:rsidRPr="0009511C" w:rsidRDefault="00906AB8" w:rsidP="00906AB8">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906AB8" w:rsidRPr="0009511C" w14:paraId="62ACB276" w14:textId="77777777" w:rsidTr="008851FA">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408252BB"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906AB8" w:rsidRPr="0009511C" w14:paraId="531F5F24" w14:textId="77777777" w:rsidTr="008851FA">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1647539A"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495F02A7"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p>
          <w:p w14:paraId="5CF593FD"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43B2A26"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CCCDA74"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9E58E7F"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6988FCD"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35D19A5E"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51BDB65"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58BC83F6"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906AB8" w:rsidRPr="0009511C" w14:paraId="17638310" w14:textId="77777777" w:rsidTr="008851FA">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7591BBB2" w14:textId="77777777" w:rsidR="00906AB8" w:rsidRPr="0009511C" w:rsidRDefault="00906AB8" w:rsidP="008851FA">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72DA90C6" w14:textId="77777777" w:rsidR="00906AB8" w:rsidRPr="0009511C" w:rsidRDefault="00906AB8" w:rsidP="008851FA">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45F0F889" w14:textId="77777777" w:rsidR="00906AB8" w:rsidRPr="0009511C" w:rsidRDefault="00906AB8" w:rsidP="008851FA">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487B7C4E" w14:textId="77777777" w:rsidR="00906AB8" w:rsidRPr="0009511C" w:rsidRDefault="00906AB8" w:rsidP="008851FA">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445CA2B0" w14:textId="77777777" w:rsidR="00906AB8" w:rsidRPr="0009511C" w:rsidRDefault="00906AB8" w:rsidP="008851FA">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0DA186C"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9E7C2F3"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0B2EA458" w14:textId="77777777" w:rsidR="00906AB8" w:rsidRPr="0009511C" w:rsidRDefault="00906AB8" w:rsidP="008851FA">
            <w:pPr>
              <w:spacing w:before="0" w:beforeAutospacing="0" w:after="0" w:afterAutospacing="0" w:line="256" w:lineRule="auto"/>
              <w:rPr>
                <w:rFonts w:ascii="David" w:eastAsia="Calibri" w:hAnsi="David" w:cs="David"/>
                <w:sz w:val="24"/>
                <w:szCs w:val="24"/>
                <w:lang w:eastAsia="he-IL"/>
              </w:rPr>
            </w:pPr>
          </w:p>
        </w:tc>
      </w:tr>
      <w:tr w:rsidR="00906AB8" w:rsidRPr="0009511C" w14:paraId="78162507" w14:textId="77777777" w:rsidTr="008851F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FA7AE0A"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ECC9C6F"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A9A3041"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83A16F7"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78FC40C"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160AA52"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472DAD6"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254235C9" w14:textId="77777777" w:rsidR="00906AB8" w:rsidRPr="0009511C" w:rsidRDefault="00906AB8" w:rsidP="008851FA">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906AB8" w:rsidRPr="0009511C" w14:paraId="76B8004D" w14:textId="77777777" w:rsidTr="008851F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0497628D"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3EAC6901"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77452486"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32972EBA"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6CE86DC2"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2BC7A3AA"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24DE71B9"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04BD8C32" w14:textId="77777777" w:rsidR="00906AB8" w:rsidRPr="0009511C" w:rsidRDefault="00906AB8" w:rsidP="008851FA">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906AB8" w:rsidRPr="0009511C" w14:paraId="57C06FF5" w14:textId="77777777" w:rsidTr="008851F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BF07546"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22CFB61B" w14:textId="77777777" w:rsidR="00906AB8" w:rsidRPr="0009511C" w:rsidRDefault="00906AB8" w:rsidP="008851FA">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1589DBB7" w14:textId="77777777" w:rsidR="00906AB8" w:rsidRPr="0009511C" w:rsidRDefault="00906AB8" w:rsidP="008851FA">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4BEADE8" w14:textId="77777777" w:rsidR="00906AB8" w:rsidRPr="0009511C" w:rsidRDefault="00906AB8" w:rsidP="008851FA">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222807E" w14:textId="77777777" w:rsidR="00906AB8" w:rsidRPr="0009511C" w:rsidRDefault="00906AB8" w:rsidP="008851FA">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0A801C6" w14:textId="77777777" w:rsidR="00906AB8" w:rsidRPr="0009511C" w:rsidRDefault="00906AB8" w:rsidP="008851FA">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858AB8C" w14:textId="77777777" w:rsidR="00906AB8" w:rsidRPr="0009511C" w:rsidRDefault="00906AB8" w:rsidP="008851F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CBA078D" w14:textId="77777777" w:rsidR="00906AB8" w:rsidRPr="0009511C" w:rsidRDefault="00906AB8" w:rsidP="008851FA">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0C93EBA4" w14:textId="77777777" w:rsidR="00906AB8" w:rsidRPr="0009511C" w:rsidRDefault="00906AB8" w:rsidP="00906AB8">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06AB8" w:rsidRPr="0009511C" w14:paraId="67EBEE18" w14:textId="77777777" w:rsidTr="008851FA">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1C399B1" w14:textId="77777777" w:rsidR="00906AB8" w:rsidRPr="0009511C" w:rsidRDefault="00906AB8" w:rsidP="008851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906AB8" w:rsidRPr="0009511C" w14:paraId="3E14B86B" w14:textId="77777777" w:rsidTr="008851FA">
        <w:trPr>
          <w:trHeight w:val="798"/>
        </w:trPr>
        <w:tc>
          <w:tcPr>
            <w:tcW w:w="11530" w:type="dxa"/>
            <w:tcBorders>
              <w:top w:val="single" w:sz="4" w:space="0" w:color="auto"/>
              <w:left w:val="single" w:sz="4" w:space="0" w:color="auto"/>
              <w:bottom w:val="single" w:sz="4" w:space="0" w:color="auto"/>
              <w:right w:val="single" w:sz="4" w:space="0" w:color="auto"/>
            </w:tcBorders>
            <w:hideMark/>
          </w:tcPr>
          <w:p w14:paraId="611A03E8" w14:textId="77777777" w:rsidR="00906AB8" w:rsidRPr="0009511C" w:rsidRDefault="00906AB8" w:rsidP="008851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3BF3B23E" w14:textId="77777777" w:rsidR="00906AB8" w:rsidRPr="0009511C" w:rsidRDefault="00906AB8" w:rsidP="00906AB8">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06AB8" w:rsidRPr="0009511C" w14:paraId="07BFC622" w14:textId="77777777" w:rsidTr="008851F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F09D868" w14:textId="77777777" w:rsidR="00906AB8" w:rsidRPr="0009511C" w:rsidRDefault="00906AB8" w:rsidP="008851FA">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906AB8" w:rsidRPr="0009511C" w14:paraId="772FE696" w14:textId="77777777" w:rsidTr="008851FA">
        <w:trPr>
          <w:trHeight w:val="598"/>
        </w:trPr>
        <w:tc>
          <w:tcPr>
            <w:tcW w:w="11530" w:type="dxa"/>
            <w:tcBorders>
              <w:top w:val="single" w:sz="4" w:space="0" w:color="auto"/>
              <w:left w:val="single" w:sz="4" w:space="0" w:color="auto"/>
              <w:bottom w:val="single" w:sz="4" w:space="0" w:color="auto"/>
              <w:right w:val="single" w:sz="4" w:space="0" w:color="auto"/>
            </w:tcBorders>
            <w:hideMark/>
          </w:tcPr>
          <w:p w14:paraId="6320AA3E" w14:textId="77777777" w:rsidR="00906AB8" w:rsidRPr="0009511C" w:rsidRDefault="00906AB8" w:rsidP="008851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03ADEF13" w14:textId="77777777" w:rsidR="00DC781C" w:rsidRDefault="00DC781C" w:rsidP="00906AB8">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C781C" w:rsidRPr="0009511C" w14:paraId="5AA433E5" w14:textId="77777777" w:rsidTr="008851F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2B952A4" w14:textId="77777777" w:rsidR="00DC781C" w:rsidRPr="0009511C" w:rsidRDefault="00DC781C" w:rsidP="008851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ביטול/שינוי הפוליסה *</w:t>
            </w:r>
          </w:p>
        </w:tc>
      </w:tr>
      <w:tr w:rsidR="00DC781C" w:rsidRPr="0009511C" w14:paraId="6E959E06" w14:textId="77777777" w:rsidTr="008851F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6867BB9E" w14:textId="77777777" w:rsidR="00DC781C" w:rsidRPr="0009511C" w:rsidRDefault="00DC781C" w:rsidP="008851FA">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7CDC2F28" w14:textId="77777777" w:rsidR="00906AB8" w:rsidRPr="0009511C" w:rsidRDefault="00906AB8" w:rsidP="00906AB8">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260A0FCA" w14:textId="77777777" w:rsidR="00D53CB3" w:rsidRPr="00BD794C" w:rsidRDefault="00D53CB3" w:rsidP="00D53CB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B0C6E67" w14:textId="77777777" w:rsidR="00DC781C" w:rsidRDefault="00DC781C"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56F46432" w14:textId="77777777" w:rsidR="0045396B" w:rsidRPr="0045396B" w:rsidRDefault="0045396B"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5396B">
        <w:rPr>
          <w:rFonts w:ascii="Times New Roman" w:eastAsia="Times New Roman" w:hAnsi="Times New Roman" w:cs="David"/>
          <w:b/>
          <w:bCs/>
          <w:sz w:val="20"/>
          <w:szCs w:val="24"/>
          <w:u w:val="single"/>
          <w:rtl/>
          <w:lang w:eastAsia="he-IL"/>
        </w:rPr>
        <w:lastRenderedPageBreak/>
        <w:t xml:space="preserve">נספח </w:t>
      </w:r>
      <w:r w:rsidR="00D53CB3">
        <w:rPr>
          <w:rFonts w:ascii="Times New Roman" w:eastAsia="Times New Roman" w:hAnsi="Times New Roman" w:cs="David" w:hint="cs"/>
          <w:b/>
          <w:bCs/>
          <w:sz w:val="20"/>
          <w:szCs w:val="24"/>
          <w:u w:val="single"/>
          <w:rtl/>
          <w:lang w:eastAsia="he-IL"/>
        </w:rPr>
        <w:t>"</w:t>
      </w:r>
      <w:r w:rsidRPr="0045396B">
        <w:rPr>
          <w:rFonts w:ascii="Times New Roman" w:eastAsia="Times New Roman" w:hAnsi="Times New Roman" w:cs="David"/>
          <w:b/>
          <w:bCs/>
          <w:sz w:val="20"/>
          <w:szCs w:val="24"/>
          <w:u w:val="single"/>
          <w:rtl/>
          <w:lang w:eastAsia="he-IL"/>
        </w:rPr>
        <w:t>ח</w:t>
      </w:r>
      <w:r w:rsidR="00D53CB3">
        <w:rPr>
          <w:rFonts w:ascii="Times New Roman" w:eastAsia="Times New Roman" w:hAnsi="Times New Roman" w:cs="David" w:hint="cs"/>
          <w:b/>
          <w:bCs/>
          <w:sz w:val="20"/>
          <w:szCs w:val="24"/>
          <w:u w:val="single"/>
          <w:rtl/>
          <w:lang w:eastAsia="he-IL"/>
        </w:rPr>
        <w:t>'</w:t>
      </w:r>
      <w:r w:rsidRPr="0045396B">
        <w:rPr>
          <w:rFonts w:ascii="Times New Roman" w:eastAsia="Times New Roman" w:hAnsi="Times New Roman" w:cs="David"/>
          <w:b/>
          <w:bCs/>
          <w:sz w:val="20"/>
          <w:szCs w:val="24"/>
          <w:u w:val="single"/>
          <w:rtl/>
          <w:lang w:eastAsia="he-IL"/>
        </w:rPr>
        <w:t>'</w:t>
      </w:r>
    </w:p>
    <w:p w14:paraId="78B4B8E3" w14:textId="77777777" w:rsidR="0045396B" w:rsidRPr="0045396B" w:rsidRDefault="0045396B" w:rsidP="0045396B">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rtl/>
          <w:lang w:eastAsia="he-IL"/>
        </w:rPr>
      </w:pPr>
    </w:p>
    <w:p w14:paraId="4825DDCA" w14:textId="77777777" w:rsidR="0045396B" w:rsidRPr="0045396B" w:rsidRDefault="0045396B" w:rsidP="0045396B">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u w:val="single"/>
          <w:rtl/>
          <w:lang w:eastAsia="he-IL"/>
        </w:rPr>
        <w:t>רשימת התכניות והמסמכים שעל המתכנן להנפיק</w:t>
      </w:r>
    </w:p>
    <w:p w14:paraId="6FBA7C00"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034023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 יובהר כי מסמך זה מהווה השלמה לנספח ב' ובכל מקרה אינו גורע ממנו.</w:t>
      </w:r>
    </w:p>
    <w:p w14:paraId="4646A9EA"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FF141FD"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w:t>
      </w:r>
      <w:r w:rsidRPr="0045396B">
        <w:rPr>
          <w:rFonts w:ascii="Times New Roman" w:eastAsia="Times New Roman" w:hAnsi="Times New Roman" w:cs="David"/>
          <w:sz w:val="20"/>
          <w:szCs w:val="24"/>
          <w:rtl/>
          <w:lang w:eastAsia="he-IL"/>
        </w:rPr>
        <w:tab/>
        <w:t>כל התכניות יסופקו, עפ"י בקשת המזמין, גם בקנ"מ אחר מהמצוין.</w:t>
      </w:r>
    </w:p>
    <w:p w14:paraId="057D416F"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143ED7B"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1.1</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התכנון המוקדם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יבוצע במספר חלופות עד לקביעת החלופה הנבחרת.</w:t>
      </w:r>
    </w:p>
    <w:p w14:paraId="15FA5D54"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0DB2A98"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w:t>
      </w:r>
      <w:r w:rsidRPr="0045396B">
        <w:rPr>
          <w:rFonts w:ascii="Times New Roman" w:eastAsia="Times New Roman" w:hAnsi="Times New Roman" w:cs="David"/>
          <w:sz w:val="20"/>
          <w:szCs w:val="24"/>
          <w:rtl/>
          <w:lang w:eastAsia="he-IL"/>
        </w:rPr>
        <w:tab/>
        <w:t>פרוגרמות.</w:t>
      </w:r>
    </w:p>
    <w:p w14:paraId="32FDE335"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t>מודלים, הדמיות ופרספקטיבות.</w:t>
      </w:r>
    </w:p>
    <w:p w14:paraId="510247DD"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ג.</w:t>
      </w:r>
      <w:r w:rsidRPr="0045396B">
        <w:rPr>
          <w:rFonts w:ascii="Times New Roman" w:eastAsia="Times New Roman" w:hAnsi="Times New Roman" w:cs="David"/>
          <w:sz w:val="20"/>
          <w:szCs w:val="24"/>
          <w:rtl/>
          <w:lang w:eastAsia="he-IL"/>
        </w:rPr>
        <w:tab/>
        <w:t xml:space="preserve">תכנית </w:t>
      </w:r>
      <w:r w:rsidRPr="0045396B">
        <w:rPr>
          <w:rFonts w:ascii="Times New Roman" w:eastAsia="Times New Roman" w:hAnsi="Times New Roman" w:cs="David" w:hint="cs"/>
          <w:sz w:val="20"/>
          <w:szCs w:val="24"/>
          <w:rtl/>
          <w:lang w:eastAsia="he-IL"/>
        </w:rPr>
        <w:t xml:space="preserve">לובי ראשית </w:t>
      </w:r>
      <w:r w:rsidRPr="0045396B">
        <w:rPr>
          <w:rFonts w:ascii="Times New Roman" w:eastAsia="Times New Roman" w:hAnsi="Times New Roman" w:cs="David"/>
          <w:sz w:val="20"/>
          <w:szCs w:val="24"/>
          <w:rtl/>
          <w:lang w:eastAsia="he-IL"/>
        </w:rPr>
        <w:t>קומת כניסה/קרקע</w:t>
      </w:r>
      <w:r w:rsidRPr="0045396B">
        <w:rPr>
          <w:rFonts w:ascii="Times New Roman" w:eastAsia="Times New Roman" w:hAnsi="Times New Roman" w:cs="David" w:hint="cs"/>
          <w:sz w:val="20"/>
          <w:szCs w:val="24"/>
          <w:rtl/>
          <w:lang w:eastAsia="he-IL"/>
        </w:rPr>
        <w:t>/ביניים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1:100(כולל קטע מהפיתוח הצמוד).</w:t>
      </w:r>
    </w:p>
    <w:p w14:paraId="5F8BBA6E"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w:t>
      </w:r>
      <w:r w:rsidRPr="0045396B">
        <w:rPr>
          <w:rFonts w:ascii="Times New Roman" w:eastAsia="Times New Roman" w:hAnsi="Times New Roman" w:cs="David" w:hint="cs"/>
          <w:sz w:val="20"/>
          <w:szCs w:val="24"/>
          <w:rtl/>
          <w:lang w:eastAsia="he-IL"/>
        </w:rPr>
        <w:t>מבואות ב</w:t>
      </w:r>
      <w:r w:rsidRPr="0045396B">
        <w:rPr>
          <w:rFonts w:ascii="Times New Roman" w:eastAsia="Times New Roman" w:hAnsi="Times New Roman" w:cs="David"/>
          <w:sz w:val="20"/>
          <w:szCs w:val="24"/>
          <w:rtl/>
          <w:lang w:eastAsia="he-IL"/>
        </w:rPr>
        <w:t xml:space="preserve">קומה טיפוסית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0E7C034D"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w:t>
      </w:r>
      <w:r w:rsidRPr="0045396B">
        <w:rPr>
          <w:rFonts w:ascii="Times New Roman" w:eastAsia="Times New Roman" w:hAnsi="Times New Roman" w:cs="David" w:hint="cs"/>
          <w:sz w:val="20"/>
          <w:szCs w:val="24"/>
          <w:rtl/>
          <w:lang w:eastAsia="he-IL"/>
        </w:rPr>
        <w:t>מבואות ב</w:t>
      </w:r>
      <w:r w:rsidRPr="0045396B">
        <w:rPr>
          <w:rFonts w:ascii="Times New Roman" w:eastAsia="Times New Roman" w:hAnsi="Times New Roman" w:cs="David"/>
          <w:sz w:val="20"/>
          <w:szCs w:val="24"/>
          <w:rtl/>
          <w:lang w:eastAsia="he-IL"/>
        </w:rPr>
        <w:t xml:space="preserve">קומה/קומות עליונות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469765AF"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סידור פנימי/ריהוט באלטרנטיבות </w:t>
      </w:r>
      <w:r w:rsidRPr="0045396B">
        <w:rPr>
          <w:rFonts w:ascii="Times New Roman" w:eastAsia="Times New Roman" w:hAnsi="Times New Roman" w:cs="David" w:hint="cs"/>
          <w:sz w:val="20"/>
          <w:szCs w:val="24"/>
          <w:rtl/>
          <w:lang w:eastAsia="he-IL"/>
        </w:rPr>
        <w:t>במבואות, מבנה מכירות, דירות טיפוסיות ודירה לדוגמא</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3924B3B4"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חזיתות מ- 4 כיוונים</w:t>
      </w:r>
      <w:r w:rsidRPr="0045396B">
        <w:rPr>
          <w:rFonts w:ascii="Times New Roman" w:eastAsia="Times New Roman" w:hAnsi="Times New Roman" w:cs="David" w:hint="cs"/>
          <w:sz w:val="20"/>
          <w:szCs w:val="24"/>
          <w:rtl/>
          <w:lang w:eastAsia="he-IL"/>
        </w:rPr>
        <w:t xml:space="preserve"> (מבנה מכירות ודירה לדוגמא)</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1:50.</w:t>
      </w:r>
    </w:p>
    <w:p w14:paraId="500EE505"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חתכים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אורך ורוחב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6674C87B"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93C0475"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hint="cs"/>
          <w:sz w:val="20"/>
          <w:szCs w:val="24"/>
          <w:rtl/>
          <w:lang w:eastAsia="he-IL"/>
        </w:rPr>
        <w:t>1.2</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תכנון מפורט למכרז</w:t>
      </w:r>
    </w:p>
    <w:p w14:paraId="7E83B3F3"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D9B5B01" w14:textId="77777777" w:rsidR="0045396B" w:rsidRPr="0045396B" w:rsidRDefault="0045396B" w:rsidP="0045396B">
      <w:pPr>
        <w:widowControl w:val="0"/>
        <w:spacing w:before="0" w:beforeAutospacing="0" w:after="0" w:afterAutospacing="0" w:line="360" w:lineRule="auto"/>
        <w:ind w:left="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המפורט בסעיף 2.4 ערוך ומוגש בקנ"מ מוקטן בחוברת או באופן אחר עפ"י דרישת המזמין.</w:t>
      </w:r>
    </w:p>
    <w:p w14:paraId="6BFEF43A"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1.3</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תכנון מפורט לבצוע:</w:t>
      </w:r>
    </w:p>
    <w:p w14:paraId="2EEC3E1F"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817F837"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התכניות בקנ"מ 1:50 אם לא צוין אחרת.</w:t>
      </w:r>
    </w:p>
    <w:p w14:paraId="0A9A1E5D"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58B9B18"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תכנית</w:t>
      </w:r>
      <w:r w:rsidRPr="0045396B">
        <w:rPr>
          <w:rFonts w:ascii="Times New Roman" w:eastAsia="Times New Roman" w:hAnsi="Times New Roman" w:cs="David" w:hint="cs"/>
          <w:sz w:val="24"/>
          <w:szCs w:val="24"/>
          <w:rtl/>
          <w:lang w:eastAsia="he-IL"/>
        </w:rPr>
        <w:t xml:space="preserve"> מבואה </w:t>
      </w:r>
      <w:r w:rsidRPr="0045396B">
        <w:rPr>
          <w:rFonts w:ascii="Times New Roman" w:eastAsia="Times New Roman" w:hAnsi="Times New Roman" w:cs="David"/>
          <w:sz w:val="24"/>
          <w:szCs w:val="24"/>
          <w:rtl/>
          <w:lang w:eastAsia="he-IL"/>
        </w:rPr>
        <w:t>קומת קרקע/כניסה</w:t>
      </w:r>
      <w:r w:rsidRPr="0045396B">
        <w:rPr>
          <w:rFonts w:ascii="Times New Roman" w:eastAsia="Times New Roman" w:hAnsi="Times New Roman" w:cs="David" w:hint="cs"/>
          <w:sz w:val="24"/>
          <w:szCs w:val="24"/>
          <w:rtl/>
          <w:lang w:eastAsia="he-IL"/>
        </w:rPr>
        <w:t>/ביניים</w:t>
      </w:r>
      <w:r w:rsidRPr="0045396B">
        <w:rPr>
          <w:rFonts w:ascii="Times New Roman" w:eastAsia="Times New Roman" w:hAnsi="Times New Roman" w:cs="David"/>
          <w:sz w:val="24"/>
          <w:szCs w:val="24"/>
          <w:rtl/>
          <w:lang w:eastAsia="he-IL"/>
        </w:rPr>
        <w:t xml:space="preserve"> כולל קטע מהפיתוח הצמוד.</w:t>
      </w:r>
    </w:p>
    <w:p w14:paraId="67C9C23B"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תכנית "גרעין" ולובי בכל הקומות כולל פריסת חיפויים 1:20 / 1:50.</w:t>
      </w:r>
    </w:p>
    <w:p w14:paraId="422D3B75"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חתכים/לנ"ל.</w:t>
      </w:r>
    </w:p>
    <w:p w14:paraId="5C4ED22A"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תכניות חיפויי קירות וסידור ריצוף במבואת כניסה, במבואות במרתף ובמבואות קומתיות  1:20 / 1:50.</w:t>
      </w:r>
    </w:p>
    <w:p w14:paraId="56E18D38"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תכניות תקרות אקוסטיות ותותבות 1:20 / 1:50.</w:t>
      </w:r>
    </w:p>
    <w:p w14:paraId="25F36FC4"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תכנית מטבחים, ארונות מטבח ופריסת קירות</w:t>
      </w:r>
      <w:r w:rsidRPr="0045396B">
        <w:rPr>
          <w:rFonts w:ascii="Times New Roman" w:eastAsia="Times New Roman" w:hAnsi="Times New Roman" w:cs="David" w:hint="cs"/>
          <w:sz w:val="24"/>
          <w:szCs w:val="24"/>
          <w:rtl/>
          <w:lang w:eastAsia="he-IL"/>
        </w:rPr>
        <w:t xml:space="preserve"> במבנה מכירות ודירה לדוגמא</w:t>
      </w:r>
      <w:r w:rsidRPr="0045396B">
        <w:rPr>
          <w:rFonts w:ascii="Times New Roman" w:eastAsia="Times New Roman" w:hAnsi="Times New Roman" w:cs="David"/>
          <w:sz w:val="24"/>
          <w:szCs w:val="24"/>
          <w:rtl/>
          <w:lang w:eastAsia="he-IL"/>
        </w:rPr>
        <w:t xml:space="preserve"> 1:20.</w:t>
      </w:r>
    </w:p>
    <w:p w14:paraId="0713848E"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רשימות נגרות</w:t>
      </w:r>
      <w:r w:rsidRPr="0045396B">
        <w:rPr>
          <w:rFonts w:ascii="Times New Roman" w:eastAsia="Times New Roman" w:hAnsi="Times New Roman" w:cs="David" w:hint="cs"/>
          <w:sz w:val="24"/>
          <w:szCs w:val="24"/>
          <w:rtl/>
          <w:lang w:eastAsia="he-IL"/>
        </w:rPr>
        <w:t xml:space="preserve"> (למבוראות, מבנה מכירות ודירה לדוגמא)</w:t>
      </w:r>
      <w:r w:rsidRPr="0045396B">
        <w:rPr>
          <w:rFonts w:ascii="Times New Roman" w:eastAsia="Times New Roman" w:hAnsi="Times New Roman" w:cs="David"/>
          <w:sz w:val="24"/>
          <w:szCs w:val="24"/>
          <w:rtl/>
          <w:lang w:eastAsia="he-IL"/>
        </w:rPr>
        <w:t>.</w:t>
      </w:r>
    </w:p>
    <w:p w14:paraId="12D0E09B"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רשימות אלומיניום וזכוכית</w:t>
      </w:r>
      <w:r w:rsidRPr="0045396B">
        <w:rPr>
          <w:rFonts w:ascii="Times New Roman" w:eastAsia="Times New Roman" w:hAnsi="Times New Roman" w:cs="David" w:hint="cs"/>
          <w:sz w:val="24"/>
          <w:szCs w:val="24"/>
          <w:rtl/>
          <w:lang w:eastAsia="he-IL"/>
        </w:rPr>
        <w:t xml:space="preserve"> (למבוראות, מבנה מכירות ודירה לדוגמא</w:t>
      </w:r>
      <w:r w:rsidRPr="0045396B">
        <w:rPr>
          <w:rFonts w:ascii="Times New Roman" w:eastAsia="Times New Roman" w:hAnsi="Times New Roman" w:cs="David"/>
          <w:sz w:val="24"/>
          <w:szCs w:val="24"/>
          <w:rtl/>
          <w:lang w:eastAsia="he-IL"/>
        </w:rPr>
        <w:t>.</w:t>
      </w:r>
    </w:p>
    <w:p w14:paraId="72454371"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תכניות תאום פיתוח חצרות</w:t>
      </w:r>
      <w:r w:rsidRPr="0045396B">
        <w:rPr>
          <w:rFonts w:ascii="Times New Roman" w:eastAsia="Times New Roman" w:hAnsi="Times New Roman" w:cs="David" w:hint="cs"/>
          <w:sz w:val="24"/>
          <w:szCs w:val="24"/>
          <w:rtl/>
          <w:lang w:eastAsia="he-IL"/>
        </w:rPr>
        <w:t xml:space="preserve"> למבנה מכירות ודירה </w:t>
      </w:r>
      <w:r w:rsidR="00D53CB3" w:rsidRPr="0045396B">
        <w:rPr>
          <w:rFonts w:ascii="Times New Roman" w:eastAsia="Times New Roman" w:hAnsi="Times New Roman" w:cs="David" w:hint="cs"/>
          <w:sz w:val="24"/>
          <w:szCs w:val="24"/>
          <w:rtl/>
          <w:lang w:eastAsia="he-IL"/>
        </w:rPr>
        <w:t>לדוג</w:t>
      </w:r>
      <w:r w:rsidR="00D53CB3">
        <w:rPr>
          <w:rFonts w:ascii="Times New Roman" w:eastAsia="Times New Roman" w:hAnsi="Times New Roman" w:cs="David" w:hint="cs"/>
          <w:sz w:val="24"/>
          <w:szCs w:val="24"/>
          <w:rtl/>
          <w:lang w:eastAsia="he-IL"/>
        </w:rPr>
        <w:t>מ</w:t>
      </w:r>
      <w:r w:rsidR="00D53CB3" w:rsidRPr="0045396B">
        <w:rPr>
          <w:rFonts w:ascii="Times New Roman" w:eastAsia="Times New Roman" w:hAnsi="Times New Roman" w:cs="David" w:hint="cs"/>
          <w:sz w:val="24"/>
          <w:szCs w:val="24"/>
          <w:rtl/>
          <w:lang w:eastAsia="he-IL"/>
        </w:rPr>
        <w:t>א</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sz w:val="24"/>
          <w:szCs w:val="24"/>
          <w:lang w:eastAsia="he-IL"/>
        </w:rPr>
        <w:t>–</w:t>
      </w:r>
      <w:r w:rsidRPr="0045396B">
        <w:rPr>
          <w:rFonts w:ascii="Times New Roman" w:eastAsia="Times New Roman" w:hAnsi="Times New Roman" w:cs="David"/>
          <w:sz w:val="24"/>
          <w:szCs w:val="24"/>
          <w:rtl/>
          <w:lang w:eastAsia="he-IL"/>
        </w:rPr>
        <w:t xml:space="preserve"> 1:100.</w:t>
      </w:r>
    </w:p>
    <w:p w14:paraId="66393B89"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CADEFC7"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1.4</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פרטי בניין עיקריים בקנ"מ 1:5, 1:10, 1:20</w:t>
      </w:r>
      <w:r w:rsidRPr="0045396B">
        <w:rPr>
          <w:rFonts w:ascii="Times New Roman" w:eastAsia="Times New Roman" w:hAnsi="Times New Roman" w:cs="David" w:hint="cs"/>
          <w:sz w:val="20"/>
          <w:szCs w:val="24"/>
          <w:u w:val="single"/>
          <w:rtl/>
          <w:lang w:eastAsia="he-IL"/>
        </w:rPr>
        <w:t xml:space="preserve"> לכל הקשור למבואות, מבנה מכירות ודירה לדוגמא</w:t>
      </w:r>
      <w:r w:rsidRPr="0045396B">
        <w:rPr>
          <w:rFonts w:ascii="Times New Roman" w:eastAsia="Times New Roman" w:hAnsi="Times New Roman" w:cs="David" w:hint="cs"/>
          <w:sz w:val="20"/>
          <w:szCs w:val="24"/>
          <w:rtl/>
          <w:lang w:eastAsia="he-IL"/>
        </w:rPr>
        <w:t>:</w:t>
      </w:r>
    </w:p>
    <w:p w14:paraId="77D48C8B"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02095E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w:t>
      </w:r>
      <w:r w:rsidRPr="0045396B">
        <w:rPr>
          <w:rFonts w:ascii="Times New Roman" w:eastAsia="Times New Roman" w:hAnsi="Times New Roman" w:cs="David"/>
          <w:sz w:val="20"/>
          <w:szCs w:val="24"/>
          <w:rtl/>
          <w:lang w:eastAsia="he-IL"/>
        </w:rPr>
        <w:tab/>
        <w:t>מעקות.</w:t>
      </w:r>
    </w:p>
    <w:p w14:paraId="6D22831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t>פריקסטים.</w:t>
      </w:r>
    </w:p>
    <w:p w14:paraId="600B3B6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ג.</w:t>
      </w:r>
      <w:r w:rsidRPr="0045396B">
        <w:rPr>
          <w:rFonts w:ascii="Times New Roman" w:eastAsia="Times New Roman" w:hAnsi="Times New Roman" w:cs="David"/>
          <w:sz w:val="20"/>
          <w:szCs w:val="24"/>
          <w:rtl/>
          <w:lang w:eastAsia="he-IL"/>
        </w:rPr>
        <w:tab/>
        <w:t>פרטי בניה בגבס.</w:t>
      </w:r>
    </w:p>
    <w:p w14:paraId="29F3C86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ד.</w:t>
      </w:r>
      <w:r w:rsidRPr="0045396B">
        <w:rPr>
          <w:rFonts w:ascii="Times New Roman" w:eastAsia="Times New Roman" w:hAnsi="Times New Roman" w:cs="David"/>
          <w:sz w:val="20"/>
          <w:szCs w:val="24"/>
          <w:rtl/>
          <w:lang w:eastAsia="he-IL"/>
        </w:rPr>
        <w:tab/>
        <w:t>כרכובים.</w:t>
      </w:r>
    </w:p>
    <w:p w14:paraId="085BB7F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sz w:val="20"/>
          <w:szCs w:val="24"/>
          <w:rtl/>
          <w:lang w:eastAsia="he-IL"/>
        </w:rPr>
        <w:tab/>
        <w:t>אדניות.</w:t>
      </w:r>
    </w:p>
    <w:p w14:paraId="41AC459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ו.</w:t>
      </w:r>
      <w:r w:rsidRPr="0045396B">
        <w:rPr>
          <w:rFonts w:ascii="Times New Roman" w:eastAsia="Times New Roman" w:hAnsi="Times New Roman" w:cs="David"/>
          <w:sz w:val="20"/>
          <w:szCs w:val="24"/>
          <w:rtl/>
          <w:lang w:eastAsia="he-IL"/>
        </w:rPr>
        <w:tab/>
        <w:t>בסיסים לציוד (מ"א, גנרטור וכו').</w:t>
      </w:r>
    </w:p>
    <w:p w14:paraId="08F64557" w14:textId="77777777" w:rsid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צפויים.</w:t>
      </w:r>
    </w:p>
    <w:p w14:paraId="6ACED6C5" w14:textId="77777777" w:rsidR="00D53CB3" w:rsidRDefault="00D53CB3"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1C123E4D" w14:textId="77777777" w:rsidR="00D53CB3" w:rsidRPr="0045396B" w:rsidRDefault="00D53CB3"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02ECD7D5"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320C146"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hint="cs"/>
          <w:sz w:val="20"/>
          <w:szCs w:val="24"/>
          <w:rtl/>
          <w:lang w:eastAsia="he-IL"/>
        </w:rPr>
        <w:t>1.5</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פרטי גמר</w:t>
      </w:r>
    </w:p>
    <w:p w14:paraId="2AA36B6E"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A5D3300"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א.</w:t>
      </w:r>
      <w:r w:rsidRPr="0045396B" w:rsidDel="00557633">
        <w:rPr>
          <w:rFonts w:ascii="Times New Roman" w:eastAsia="Times New Roman" w:hAnsi="Times New Roman" w:cs="David"/>
          <w:sz w:val="20"/>
          <w:szCs w:val="24"/>
          <w:rtl/>
          <w:lang w:eastAsia="he-IL"/>
        </w:rPr>
        <w:tab/>
        <w:t>מדרגות.</w:t>
      </w:r>
    </w:p>
    <w:p w14:paraId="447A714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ב.</w:t>
      </w:r>
      <w:r w:rsidRPr="0045396B">
        <w:rPr>
          <w:rFonts w:ascii="Times New Roman" w:eastAsia="Times New Roman" w:hAnsi="Times New Roman" w:cs="David"/>
          <w:sz w:val="20"/>
          <w:szCs w:val="24"/>
          <w:rtl/>
          <w:lang w:eastAsia="he-IL"/>
        </w:rPr>
        <w:tab/>
        <w:t>ריצוף וחיפויים.</w:t>
      </w:r>
    </w:p>
    <w:p w14:paraId="28576D75"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ג.</w:t>
      </w:r>
      <w:r w:rsidRPr="0045396B" w:rsidDel="00557633">
        <w:rPr>
          <w:rFonts w:ascii="Times New Roman" w:eastAsia="Times New Roman" w:hAnsi="Times New Roman" w:cs="David"/>
          <w:sz w:val="20"/>
          <w:szCs w:val="24"/>
          <w:rtl/>
          <w:lang w:eastAsia="he-IL"/>
        </w:rPr>
        <w:tab/>
        <w:t>אדני חלונות.</w:t>
      </w:r>
    </w:p>
    <w:p w14:paraId="3D0EE6BD"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ד.</w:t>
      </w:r>
      <w:r w:rsidRPr="0045396B" w:rsidDel="00557633">
        <w:rPr>
          <w:rFonts w:ascii="Times New Roman" w:eastAsia="Times New Roman" w:hAnsi="Times New Roman" w:cs="David"/>
          <w:sz w:val="20"/>
          <w:szCs w:val="24"/>
          <w:rtl/>
          <w:lang w:eastAsia="he-IL"/>
        </w:rPr>
        <w:tab/>
        <w:t>ספי מוזאיקה.</w:t>
      </w:r>
    </w:p>
    <w:p w14:paraId="7FB6B43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sz w:val="20"/>
          <w:szCs w:val="24"/>
          <w:rtl/>
          <w:lang w:eastAsia="he-IL"/>
        </w:rPr>
        <w:tab/>
        <w:t>משטחי עבודה במטבח ובחדרי שירותים.</w:t>
      </w:r>
    </w:p>
    <w:p w14:paraId="1F2C1D0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נגרות.</w:t>
      </w:r>
    </w:p>
    <w:p w14:paraId="7A62BCB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מסגרות.</w:t>
      </w:r>
    </w:p>
    <w:p w14:paraId="38EE4EC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ח</w:t>
      </w:r>
      <w:r w:rsidRPr="0045396B">
        <w:rPr>
          <w:rFonts w:ascii="Times New Roman" w:eastAsia="Times New Roman" w:hAnsi="Times New Roman" w:cs="David"/>
          <w:sz w:val="20"/>
          <w:szCs w:val="24"/>
          <w:rtl/>
          <w:lang w:eastAsia="he-IL"/>
        </w:rPr>
        <w:t>.</w:t>
      </w:r>
      <w:r w:rsidR="00D53CB3">
        <w:rPr>
          <w:rFonts w:ascii="Times New Roman" w:eastAsia="Times New Roman" w:hAnsi="Times New Roman" w:cs="David"/>
          <w:sz w:val="20"/>
          <w:szCs w:val="24"/>
          <w:rtl/>
          <w:lang w:eastAsia="he-IL"/>
        </w:rPr>
        <w:tab/>
        <w:t>פרטי אלומיניום עקרוניים (ת</w:t>
      </w:r>
      <w:r w:rsidRPr="0045396B">
        <w:rPr>
          <w:rFonts w:ascii="Times New Roman" w:eastAsia="Times New Roman" w:hAnsi="Times New Roman" w:cs="David"/>
          <w:sz w:val="20"/>
          <w:szCs w:val="24"/>
          <w:rtl/>
          <w:lang w:eastAsia="he-IL"/>
        </w:rPr>
        <w:t>כניות ייצור יוכנו ע"י היצרן, יבוקרו ויאושרו ע"י המתכנן) כולל חזיתות כניסה ותיבות דואר.</w:t>
      </w:r>
    </w:p>
    <w:p w14:paraId="29523A2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ט</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מעקות.</w:t>
      </w:r>
    </w:p>
    <w:p w14:paraId="528D0982" w14:textId="77777777" w:rsidR="0045396B" w:rsidRPr="0045396B" w:rsidRDefault="00D53CB3"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י.</w:t>
      </w:r>
      <w:r>
        <w:rPr>
          <w:rFonts w:ascii="Times New Roman" w:eastAsia="Times New Roman" w:hAnsi="Times New Roman" w:cs="David"/>
          <w:sz w:val="20"/>
          <w:szCs w:val="24"/>
          <w:rtl/>
          <w:lang w:eastAsia="he-IL"/>
        </w:rPr>
        <w:tab/>
        <w:t>פרטי גמר ס</w:t>
      </w:r>
      <w:r w:rsidR="0045396B" w:rsidRPr="0045396B">
        <w:rPr>
          <w:rFonts w:ascii="Times New Roman" w:eastAsia="Times New Roman" w:hAnsi="Times New Roman" w:cs="David"/>
          <w:sz w:val="20"/>
          <w:szCs w:val="24"/>
          <w:rtl/>
          <w:lang w:eastAsia="he-IL"/>
        </w:rPr>
        <w:t>פים ושיפולים בחדרי מדרגות.</w:t>
      </w:r>
    </w:p>
    <w:p w14:paraId="07B2B44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א</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שילוט חוץ ופנים (ועד הבית).</w:t>
      </w:r>
    </w:p>
    <w:p w14:paraId="6DBB6295"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יב</w:t>
      </w:r>
      <w:r w:rsidRPr="0045396B" w:rsidDel="00557633">
        <w:rPr>
          <w:rFonts w:ascii="Times New Roman" w:eastAsia="Times New Roman" w:hAnsi="Times New Roman" w:cs="David"/>
          <w:sz w:val="20"/>
          <w:szCs w:val="24"/>
          <w:rtl/>
          <w:lang w:eastAsia="he-IL"/>
        </w:rPr>
        <w:t>.</w:t>
      </w:r>
      <w:r w:rsidRPr="0045396B" w:rsidDel="00557633">
        <w:rPr>
          <w:rFonts w:ascii="Times New Roman" w:eastAsia="Times New Roman" w:hAnsi="Times New Roman" w:cs="David"/>
          <w:sz w:val="20"/>
          <w:szCs w:val="24"/>
          <w:rtl/>
          <w:lang w:eastAsia="he-IL"/>
        </w:rPr>
        <w:tab/>
        <w:t>פרטי מחיצות.</w:t>
      </w:r>
    </w:p>
    <w:p w14:paraId="48C1D6F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ג</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0"/>
          <w:lang w:eastAsia="he-IL"/>
        </w:rPr>
        <w:t>SKYLIGHTS</w:t>
      </w:r>
      <w:r w:rsidRPr="0045396B">
        <w:rPr>
          <w:rFonts w:ascii="Times New Roman" w:eastAsia="Times New Roman" w:hAnsi="Times New Roman" w:cs="David"/>
          <w:sz w:val="20"/>
          <w:szCs w:val="20"/>
          <w:rtl/>
          <w:lang w:eastAsia="he-IL"/>
        </w:rPr>
        <w:t>.</w:t>
      </w:r>
    </w:p>
    <w:p w14:paraId="4F602CFA" w14:textId="77777777" w:rsidR="0045396B" w:rsidRPr="0045396B" w:rsidRDefault="0045396B" w:rsidP="0045396B">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p>
    <w:p w14:paraId="37AA4099"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1.6</w:t>
      </w:r>
      <w:r w:rsidRPr="0045396B">
        <w:rPr>
          <w:rFonts w:ascii="Times New Roman" w:eastAsia="Times New Roman" w:hAnsi="Times New Roman" w:cs="David"/>
          <w:sz w:val="20"/>
          <w:szCs w:val="24"/>
          <w:rtl/>
          <w:lang w:eastAsia="he-IL"/>
        </w:rPr>
        <w:tab/>
        <w:t>כל תכנית ו/או פרט אחר שידרשו במהלך התכנון והביצוע לשם ביצוע התכנון והעבודות באופן מושלם, בהתאם לשקול המנהל.</w:t>
      </w:r>
    </w:p>
    <w:p w14:paraId="197CF5E4"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69F1EA2B"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1.7</w:t>
      </w:r>
      <w:r w:rsidRPr="0045396B">
        <w:rPr>
          <w:rFonts w:ascii="Times New Roman" w:eastAsia="Times New Roman" w:hAnsi="Times New Roman" w:cs="David"/>
          <w:sz w:val="20"/>
          <w:szCs w:val="24"/>
          <w:rtl/>
          <w:lang w:eastAsia="he-IL"/>
        </w:rPr>
        <w:tab/>
        <w:t>רשימות מעודכנות של תכניות כולל תאריך ומספר מהדורה – לפחות פעם בחודש.</w:t>
      </w:r>
    </w:p>
    <w:p w14:paraId="00B15242"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2DAD7143"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1.8</w:t>
      </w:r>
      <w:r w:rsidRPr="0045396B">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71DEF586"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117E0763"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1.9</w:t>
      </w:r>
      <w:r w:rsidRPr="0045396B">
        <w:rPr>
          <w:rFonts w:ascii="Times New Roman" w:eastAsia="Times New Roman" w:hAnsi="Times New Roman" w:cs="David"/>
          <w:sz w:val="20"/>
          <w:szCs w:val="24"/>
          <w:rtl/>
          <w:lang w:eastAsia="he-IL"/>
        </w:rPr>
        <w:tab/>
      </w:r>
    </w:p>
    <w:p w14:paraId="2AEE19D6"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במקרה ויוחלט על ביצוע המבנים כולם או מקצתם בבניה טרומית/מתועשת, יידרש המתכנן להכין, בנוסף לנ"ל, גם את התכניות המתאימות לבניה טרומית/מתועשת.</w:t>
      </w:r>
    </w:p>
    <w:p w14:paraId="0B61FB6A" w14:textId="77777777" w:rsidR="0045396B" w:rsidRPr="0045396B" w:rsidRDefault="0045396B" w:rsidP="0045396B">
      <w:pPr>
        <w:widowControl w:val="0"/>
        <w:spacing w:before="0" w:beforeAutospacing="0" w:after="0" w:afterAutospacing="0" w:line="360" w:lineRule="auto"/>
        <w:jc w:val="both"/>
        <w:rPr>
          <w:rFonts w:ascii="Times New Roman" w:eastAsia="Times New Roman" w:hAnsi="Times New Roman" w:cs="David"/>
          <w:sz w:val="20"/>
          <w:szCs w:val="24"/>
          <w:rtl/>
          <w:lang w:eastAsia="he-IL"/>
        </w:rPr>
      </w:pPr>
    </w:p>
    <w:p w14:paraId="48F6CEB9" w14:textId="77777777" w:rsidR="0045396B" w:rsidRPr="0045396B" w:rsidRDefault="0045396B" w:rsidP="0045396B">
      <w:pPr>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כל המסמכים והתוכניות יערכו בשפה העברית.</w:t>
      </w:r>
    </w:p>
    <w:p w14:paraId="3F657868" w14:textId="77777777" w:rsidR="0045396B" w:rsidRPr="0045396B" w:rsidRDefault="0045396B" w:rsidP="0045396B">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32C90885" w14:textId="77777777" w:rsidR="0045396B" w:rsidRPr="0045396B" w:rsidRDefault="0045396B" w:rsidP="0045396B">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6558AEE1"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b/>
          <w:bCs/>
          <w:sz w:val="24"/>
          <w:szCs w:val="24"/>
          <w:u w:val="single"/>
          <w:rtl/>
          <w:lang w:eastAsia="he-IL"/>
        </w:rPr>
        <w:br w:type="page"/>
      </w:r>
    </w:p>
    <w:p w14:paraId="1639E268"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AF5C24" w14:textId="77777777" w:rsidR="00D53CB3" w:rsidRPr="00B27B4C" w:rsidRDefault="00D53CB3" w:rsidP="00D53CB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736E98EE"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4EDEA14"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6639F8C6"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909B957"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51830A5"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C0F1550"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19B18312" w14:textId="7C193C23" w:rsidR="00D53CB3" w:rsidRPr="00B27B4C" w:rsidRDefault="00000000" w:rsidP="00D53CB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EF68EF2C8D49419FA8237860F8AC511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A538E1">
            <w:rPr>
              <w:rFonts w:ascii="Times New Roman" w:eastAsia="Times New Roman" w:hAnsi="Times New Roman" w:cs="David" w:hint="cs"/>
              <w:color w:val="008000"/>
              <w:sz w:val="24"/>
              <w:szCs w:val="24"/>
              <w:rtl/>
              <w:lang w:eastAsia="he-IL"/>
            </w:rPr>
            <w:br/>
            <w:t>א.מ.ד.ס מחיר למשתכן</w:t>
          </w:r>
          <w:r w:rsidR="00A538E1">
            <w:rPr>
              <w:rFonts w:ascii="Times New Roman" w:eastAsia="Times New Roman" w:hAnsi="Times New Roman" w:cs="David" w:hint="cs"/>
              <w:color w:val="008000"/>
              <w:sz w:val="24"/>
              <w:szCs w:val="24"/>
              <w:rtl/>
              <w:lang w:eastAsia="he-IL"/>
            </w:rPr>
            <w:br/>
            <w:t>יהונתן נתניהו 1ג', אור יהודה</w:t>
          </w:r>
          <w:r w:rsidR="00A538E1">
            <w:rPr>
              <w:rFonts w:ascii="Times New Roman" w:eastAsia="Times New Roman" w:hAnsi="Times New Roman" w:cs="David" w:hint="cs"/>
              <w:color w:val="008000"/>
              <w:sz w:val="24"/>
              <w:szCs w:val="24"/>
              <w:rtl/>
              <w:lang w:eastAsia="he-IL"/>
            </w:rPr>
            <w:br/>
            <w:t>ש.ר 540274883</w:t>
          </w:r>
          <w:r w:rsidR="00A538E1">
            <w:rPr>
              <w:rFonts w:ascii="Times New Roman" w:eastAsia="Times New Roman" w:hAnsi="Times New Roman" w:cs="David" w:hint="cs"/>
              <w:color w:val="008000"/>
              <w:sz w:val="24"/>
              <w:szCs w:val="24"/>
              <w:rtl/>
              <w:lang w:eastAsia="he-IL"/>
            </w:rPr>
            <w:br/>
          </w:r>
        </w:sdtContent>
      </w:sdt>
      <w:r w:rsidR="00D53CB3" w:rsidRPr="00B27B4C">
        <w:rPr>
          <w:rFonts w:ascii="Times New Roman" w:eastAsia="Times New Roman" w:hAnsi="Times New Roman" w:cs="David" w:hint="cs"/>
          <w:color w:val="008000"/>
          <w:sz w:val="24"/>
          <w:szCs w:val="24"/>
          <w:rtl/>
          <w:lang w:eastAsia="he-IL"/>
        </w:rPr>
        <w:br/>
      </w:r>
      <w:r w:rsidR="00D53CB3" w:rsidRPr="00B27B4C">
        <w:rPr>
          <w:rFonts w:ascii="Times New Roman" w:eastAsia="Times New Roman" w:hAnsi="Times New Roman" w:cs="David" w:hint="cs"/>
          <w:sz w:val="24"/>
          <w:szCs w:val="24"/>
          <w:rtl/>
          <w:lang w:eastAsia="he-IL"/>
        </w:rPr>
        <w:t>(</w:t>
      </w:r>
      <w:r w:rsidR="00D53CB3" w:rsidRPr="009E0EE6">
        <w:rPr>
          <w:rFonts w:ascii="Times New Roman" w:eastAsia="Times New Roman" w:hAnsi="Times New Roman" w:cs="David" w:hint="cs"/>
          <w:sz w:val="24"/>
          <w:szCs w:val="24"/>
          <w:rtl/>
          <w:lang w:eastAsia="he-IL"/>
        </w:rPr>
        <w:t>המזמין)</w:t>
      </w:r>
    </w:p>
    <w:p w14:paraId="49FDF752"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F05DDF5"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F20B954"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5727D44"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43C8AEB" w14:textId="39826440" w:rsidR="00D53CB3" w:rsidRPr="00B27B4C" w:rsidRDefault="00D53CB3" w:rsidP="00D53CB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F4629E918DAA43B28378FE4653BB77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851FA">
            <w:rPr>
              <w:rFonts w:ascii="Times New Roman" w:eastAsia="Times New Roman" w:hAnsi="Times New Roman" w:cs="David" w:hint="cs"/>
              <w:color w:val="008000"/>
              <w:sz w:val="24"/>
              <w:szCs w:val="24"/>
              <w:rtl/>
              <w:lang w:eastAsia="he-IL"/>
            </w:rPr>
            <w:t>מיכל גינזבורג</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24A63F6662424C32970C78250112E0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5420F1">
            <w:rPr>
              <w:rFonts w:ascii="Times New Roman" w:eastAsia="Times New Roman" w:hAnsi="Times New Roman" w:cs="David" w:hint="cs"/>
              <w:color w:val="008000"/>
              <w:sz w:val="24"/>
              <w:szCs w:val="24"/>
              <w:rtl/>
              <w:lang w:eastAsia="he-IL"/>
            </w:rPr>
            <w:t>נרקיסים</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30B70C1B4C8043FDBBF9432F2E8A2F2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2E3856">
            <w:rPr>
              <w:rFonts w:ascii="Times New Roman" w:eastAsia="Times New Roman" w:hAnsi="Times New Roman" w:cs="David" w:hint="cs"/>
              <w:color w:val="008000"/>
              <w:sz w:val="24"/>
              <w:szCs w:val="24"/>
              <w:rtl/>
            </w:rPr>
            <w:t xml:space="preserve">הקמת 554 יח'ד בראשון לציון </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61AA44E4"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C21D1C4"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8793E79"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E5E5B81"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4E962DF"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882B3FF"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193FECD8"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46DDE94"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600B1E0"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3B4BD9C" w14:textId="77777777" w:rsidR="00D53CB3" w:rsidRPr="00B27B4C"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67DADE57" w14:textId="77777777" w:rsidR="00D53CB3" w:rsidRPr="00B27B4C" w:rsidRDefault="00000000" w:rsidP="00D53CB3">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90E9F10387AB4EAA9DB58135988EE7D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851FA">
            <w:rPr>
              <w:rFonts w:ascii="Times New Roman" w:eastAsia="Times New Roman" w:hAnsi="Times New Roman" w:cs="David" w:hint="cs"/>
              <w:color w:val="00B0F0"/>
              <w:sz w:val="24"/>
              <w:szCs w:val="24"/>
              <w:u w:val="single"/>
              <w:rtl/>
              <w:lang w:eastAsia="he-IL"/>
            </w:rPr>
            <w:t>מיכל גינזבורג</w:t>
          </w:r>
        </w:sdtContent>
      </w:sdt>
    </w:p>
    <w:p w14:paraId="5290932F"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0F6B5B47"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499672B"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2C17B530"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248EC0BD" w14:textId="77777777" w:rsidR="00D53CB3" w:rsidRPr="00B27B4C" w:rsidRDefault="00D53CB3" w:rsidP="00D53CB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1384E562" w14:textId="77777777" w:rsidR="00D53CB3" w:rsidRPr="00B27B4C" w:rsidRDefault="00D53CB3" w:rsidP="00D53CB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C60A875" w14:textId="0B202A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4E7446D7E1B14578B18676CB1583CAF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A538E1">
            <w:rPr>
              <w:rFonts w:ascii="Times New Roman" w:eastAsia="Times New Roman" w:hAnsi="Times New Roman" w:cs="David" w:hint="cs"/>
              <w:color w:val="008000"/>
              <w:sz w:val="24"/>
              <w:szCs w:val="24"/>
              <w:rtl/>
              <w:lang w:eastAsia="he-IL"/>
            </w:rPr>
            <w:br/>
            <w:t>א.מ.ד.ס מחיר למשתכן</w:t>
          </w:r>
          <w:r w:rsidR="00A538E1">
            <w:rPr>
              <w:rFonts w:ascii="Times New Roman" w:eastAsia="Times New Roman" w:hAnsi="Times New Roman" w:cs="David" w:hint="cs"/>
              <w:color w:val="008000"/>
              <w:sz w:val="24"/>
              <w:szCs w:val="24"/>
              <w:rtl/>
              <w:lang w:eastAsia="he-IL"/>
            </w:rPr>
            <w:br/>
            <w:t>יהונתן נתניהו 1ג', אור יהודה</w:t>
          </w:r>
          <w:r w:rsidR="00A538E1">
            <w:rPr>
              <w:rFonts w:ascii="Times New Roman" w:eastAsia="Times New Roman" w:hAnsi="Times New Roman" w:cs="David" w:hint="cs"/>
              <w:color w:val="008000"/>
              <w:sz w:val="24"/>
              <w:szCs w:val="24"/>
              <w:rtl/>
              <w:lang w:eastAsia="he-IL"/>
            </w:rPr>
            <w:br/>
            <w:t>ש.ר 540274883</w:t>
          </w:r>
          <w:r w:rsidR="00A538E1">
            <w:rPr>
              <w:rFonts w:ascii="Times New Roman" w:eastAsia="Times New Roman" w:hAnsi="Times New Roman" w:cs="David" w:hint="cs"/>
              <w:color w:val="008000"/>
              <w:sz w:val="24"/>
              <w:szCs w:val="24"/>
              <w:rtl/>
              <w:lang w:eastAsia="he-IL"/>
            </w:rPr>
            <w:br/>
          </w:r>
        </w:sdtContent>
      </w:sdt>
    </w:p>
    <w:p w14:paraId="532B71C3"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4B816FD"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6556B6E2"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AB2E72C" w14:textId="2BA8D9B9"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99A7248931854F288AC7FD52946BBC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5420F1">
            <w:rPr>
              <w:rFonts w:ascii="Times New Roman" w:eastAsia="Times New Roman" w:hAnsi="Times New Roman" w:cs="David" w:hint="cs"/>
              <w:color w:val="008000"/>
              <w:sz w:val="24"/>
              <w:szCs w:val="24"/>
              <w:rtl/>
              <w:lang w:eastAsia="he-IL"/>
            </w:rPr>
            <w:t>נרקיסים</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8A765287477742AE8C1C46B5AF0ED18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12-09T00:00:00Z">
            <w:dateFormat w:val="dd/MM/yyyy"/>
            <w:lid w:val="he-IL"/>
            <w:storeMappedDataAs w:val="dateTime"/>
            <w:calendar w:val="gregorian"/>
          </w:date>
        </w:sdtPr>
        <w:sdtEndPr>
          <w:rPr>
            <w:rFonts w:hint="cs"/>
          </w:rPr>
        </w:sdtEndPr>
        <w:sdtContent>
          <w:r w:rsidR="002E3856">
            <w:rPr>
              <w:rFonts w:ascii="Times New Roman" w:eastAsia="Times New Roman" w:hAnsi="Times New Roman" w:cs="David" w:hint="cs"/>
              <w:color w:val="008000"/>
              <w:sz w:val="24"/>
              <w:szCs w:val="24"/>
              <w:rtl/>
              <w:lang w:eastAsia="he-IL"/>
            </w:rPr>
            <w:t>‏09/12/2020</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4C5B727A"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6B4396F2"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B02BFF2"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38A6E78"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0BCDD58"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8843416"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2CF15E6"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D87D8B1"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F90EAB8"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5898EAE"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9336A2D"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347D0655"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B68B762"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3B4FEF89" w14:textId="77777777" w:rsidR="00D53CB3" w:rsidRPr="00B27B4C" w:rsidRDefault="00D53CB3" w:rsidP="00D53CB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04A538CF"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51810F1A"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5F2D313C"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63C6AE00" w14:textId="77777777"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80E22B8" w14:textId="77777777"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CE2645320CF54187A91080CEA39D01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851FA">
            <w:rPr>
              <w:rFonts w:ascii="Times New Roman" w:eastAsia="Times New Roman" w:hAnsi="Times New Roman" w:cs="David" w:hint="cs"/>
              <w:color w:val="00B0F0"/>
              <w:sz w:val="24"/>
              <w:szCs w:val="24"/>
              <w:u w:val="single"/>
              <w:rtl/>
              <w:lang w:eastAsia="he-IL"/>
            </w:rPr>
            <w:t>מיכל גינזבורג</w:t>
          </w:r>
        </w:sdtContent>
      </w:sdt>
    </w:p>
    <w:p w14:paraId="3156DC30" w14:textId="77777777" w:rsidR="00D53CB3"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C49F421"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C2775E5"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0E2BF36"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55CE5F8B"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9344B09" w14:textId="77777777" w:rsidR="00D53CB3" w:rsidRPr="00B27B4C" w:rsidRDefault="00D53CB3" w:rsidP="00D53CB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62F758F" w14:textId="77777777" w:rsidR="00D53CB3" w:rsidRPr="00B27B4C" w:rsidRDefault="00D53CB3" w:rsidP="00D53CB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35BDA7E5" w14:textId="77777777" w:rsidR="00D53CB3" w:rsidRPr="00B27B4C" w:rsidRDefault="00D53CB3" w:rsidP="00D53CB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47DED7D4" w14:textId="77777777" w:rsidR="00D53CB3" w:rsidRPr="00B27B4C" w:rsidRDefault="00D53CB3" w:rsidP="00D53CB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B0ABF79"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76606E87" w14:textId="77777777" w:rsidR="00D53CB3" w:rsidRPr="00B27B4C" w:rsidRDefault="00D53CB3" w:rsidP="00D53CB3">
      <w:pPr>
        <w:spacing w:before="0" w:beforeAutospacing="0" w:after="0" w:afterAutospacing="0" w:line="240" w:lineRule="auto"/>
        <w:rPr>
          <w:rFonts w:ascii="Times New Roman" w:eastAsia="Times New Roman" w:hAnsi="Times New Roman" w:cs="David"/>
          <w:sz w:val="20"/>
          <w:szCs w:val="24"/>
          <w:rtl/>
        </w:rPr>
      </w:pPr>
    </w:p>
    <w:p w14:paraId="6C7D2E9F" w14:textId="77777777" w:rsidR="001A69D5" w:rsidRPr="0045396B" w:rsidRDefault="001A69D5" w:rsidP="00D53CB3">
      <w:pPr>
        <w:widowControl w:val="0"/>
        <w:spacing w:before="0" w:beforeAutospacing="0" w:after="0" w:afterAutospacing="0" w:line="240" w:lineRule="auto"/>
        <w:jc w:val="center"/>
        <w:outlineLvl w:val="7"/>
      </w:pPr>
    </w:p>
    <w:sectPr w:rsidR="001A69D5" w:rsidRPr="0045396B" w:rsidSect="00CF334C">
      <w:headerReference w:type="default" r:id="rId12"/>
      <w:footerReference w:type="default" r:id="rId13"/>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BFE03" w14:textId="77777777" w:rsidR="00486C80" w:rsidRDefault="00486C80" w:rsidP="00AF234B">
      <w:pPr>
        <w:spacing w:before="0" w:after="0" w:line="240" w:lineRule="auto"/>
      </w:pPr>
      <w:r>
        <w:separator/>
      </w:r>
    </w:p>
  </w:endnote>
  <w:endnote w:type="continuationSeparator" w:id="0">
    <w:p w14:paraId="70983E84" w14:textId="77777777" w:rsidR="00486C80" w:rsidRDefault="00486C80" w:rsidP="00AF234B">
      <w:pPr>
        <w:spacing w:before="0" w:after="0" w:line="240" w:lineRule="auto"/>
      </w:pPr>
      <w:r>
        <w:continuationSeparator/>
      </w:r>
    </w:p>
  </w:endnote>
  <w:endnote w:type="continuationNotice" w:id="1">
    <w:p w14:paraId="61F771EA" w14:textId="77777777" w:rsidR="00486C80" w:rsidRDefault="00486C8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603"/>
      <w:gridCol w:w="2810"/>
      <w:gridCol w:w="232"/>
      <w:gridCol w:w="1038"/>
      <w:gridCol w:w="1812"/>
    </w:tblGrid>
    <w:tr w:rsidR="00EE027A" w:rsidRPr="00F9528C" w14:paraId="5C8F4D73" w14:textId="77777777" w:rsidTr="008851FA">
      <w:tc>
        <w:tcPr>
          <w:tcW w:w="753" w:type="dxa"/>
        </w:tcPr>
        <w:p w14:paraId="50911136"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684E1FF4" w14:textId="3105302E" w:rsidR="00EE027A" w:rsidRPr="00F9528C" w:rsidRDefault="00EE027A" w:rsidP="008851FA">
              <w:pPr>
                <w:tabs>
                  <w:tab w:val="center" w:pos="4153"/>
                  <w:tab w:val="right" w:pos="8306"/>
                </w:tabs>
                <w:spacing w:before="0" w:after="0" w:line="240" w:lineRule="auto"/>
                <w:rPr>
                  <w:rFonts w:ascii="David" w:hAnsi="David"/>
                  <w:color w:val="00B0F0"/>
                  <w:sz w:val="20"/>
                  <w:szCs w:val="20"/>
                  <w:rtl/>
                </w:rPr>
              </w:pPr>
              <w:r>
                <w:rPr>
                  <w:rFonts w:ascii="David" w:hAnsi="David" w:hint="cs"/>
                  <w:color w:val="00B0F0"/>
                  <w:sz w:val="20"/>
                  <w:szCs w:val="20"/>
                  <w:rtl/>
                </w:rPr>
                <w:t>סביוני ראשון לציון</w:t>
              </w:r>
            </w:p>
          </w:tc>
        </w:sdtContent>
      </w:sdt>
      <w:tc>
        <w:tcPr>
          <w:tcW w:w="2232" w:type="dxa"/>
        </w:tcPr>
        <w:p w14:paraId="182CBD98"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מעצב פנים</w:t>
              </w:r>
            </w:sdtContent>
          </w:sdt>
        </w:p>
      </w:tc>
      <w:tc>
        <w:tcPr>
          <w:tcW w:w="236" w:type="dxa"/>
        </w:tcPr>
        <w:p w14:paraId="07721D8E" w14:textId="77777777" w:rsidR="00EE027A" w:rsidRPr="00F9528C" w:rsidRDefault="00EE027A" w:rsidP="008851FA">
          <w:pPr>
            <w:tabs>
              <w:tab w:val="center" w:pos="4153"/>
              <w:tab w:val="right" w:pos="8306"/>
            </w:tabs>
            <w:spacing w:before="0" w:after="0" w:line="240" w:lineRule="auto"/>
            <w:rPr>
              <w:rFonts w:ascii="David" w:hAnsi="David"/>
              <w:sz w:val="16"/>
              <w:szCs w:val="16"/>
              <w:rtl/>
            </w:rPr>
          </w:pPr>
        </w:p>
      </w:tc>
      <w:tc>
        <w:tcPr>
          <w:tcW w:w="1129" w:type="dxa"/>
        </w:tcPr>
        <w:p w14:paraId="3FE47FF1"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3C0D1299" w14:textId="3F5CD9BC" w:rsidR="00EE027A" w:rsidRPr="00F9528C" w:rsidRDefault="00EE027A" w:rsidP="008851FA">
              <w:pPr>
                <w:tabs>
                  <w:tab w:val="center" w:pos="4153"/>
                  <w:tab w:val="right" w:pos="8306"/>
                </w:tabs>
                <w:spacing w:before="0" w:after="0" w:line="240" w:lineRule="auto"/>
                <w:rPr>
                  <w:rFonts w:ascii="David" w:hAnsi="David"/>
                  <w:sz w:val="20"/>
                  <w:szCs w:val="20"/>
                  <w:rtl/>
                </w:rPr>
              </w:pPr>
              <w:del w:id="0" w:author="גרמן קגנובסקי" w:date="2020-11-02T15:54:00Z">
                <w:r w:rsidDel="005420F1">
                  <w:rPr>
                    <w:rFonts w:ascii="David" w:hAnsi="David" w:hint="cs"/>
                    <w:sz w:val="20"/>
                    <w:szCs w:val="20"/>
                  </w:rPr>
                  <w:delText>CONT-5-669</w:delText>
                </w:r>
              </w:del>
              <w:r>
                <w:rPr>
                  <w:rFonts w:ascii="David" w:hAnsi="David" w:hint="cs"/>
                  <w:sz w:val="20"/>
                  <w:szCs w:val="20"/>
                </w:rPr>
                <w:t>CO</w:t>
              </w:r>
              <w:r>
                <w:rPr>
                  <w:rFonts w:ascii="David" w:hAnsi="David" w:hint="cs"/>
                  <w:sz w:val="20"/>
                  <w:szCs w:val="20"/>
                  <w:rtl/>
                </w:rPr>
                <w:t>NT-10-1967</w:t>
              </w:r>
            </w:p>
          </w:tc>
        </w:sdtContent>
      </w:sdt>
    </w:tr>
    <w:tr w:rsidR="00EE027A" w:rsidRPr="00F9528C" w14:paraId="456920F6" w14:textId="77777777" w:rsidTr="008851FA">
      <w:tc>
        <w:tcPr>
          <w:tcW w:w="753" w:type="dxa"/>
        </w:tcPr>
        <w:p w14:paraId="009B14C4"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58784A77" w14:textId="77777777" w:rsidR="00EE027A" w:rsidRPr="00F9528C" w:rsidRDefault="00EE027A" w:rsidP="008851FA">
              <w:pPr>
                <w:tabs>
                  <w:tab w:val="center" w:pos="4153"/>
                  <w:tab w:val="right" w:pos="8306"/>
                </w:tabs>
                <w:spacing w:before="0" w:after="0" w:line="240" w:lineRule="auto"/>
                <w:rPr>
                  <w:rFonts w:ascii="David" w:hAnsi="David"/>
                  <w:color w:val="00B0F0"/>
                  <w:sz w:val="20"/>
                  <w:szCs w:val="20"/>
                  <w:rtl/>
                </w:rPr>
              </w:pPr>
              <w:r>
                <w:rPr>
                  <w:rFonts w:ascii="David" w:hAnsi="David" w:hint="cs"/>
                  <w:color w:val="00B0F0"/>
                  <w:sz w:val="20"/>
                  <w:szCs w:val="20"/>
                  <w:rtl/>
                </w:rPr>
                <w:t>מיכל גינזבורג</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EE027A" w:rsidRPr="00F9528C" w14:paraId="15C9982A" w14:textId="77777777" w:rsidTr="008851FA">
            <w:trPr>
              <w:trHeight w:val="201"/>
            </w:trPr>
            <w:tc>
              <w:tcPr>
                <w:tcW w:w="926" w:type="dxa"/>
              </w:tcPr>
              <w:p w14:paraId="19CD97F7"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7F4BB0C6" w14:textId="5FFA99F1" w:rsidR="00EE027A" w:rsidRPr="00F9528C" w:rsidRDefault="00EE027A" w:rsidP="008851FA">
                    <w:pPr>
                      <w:tabs>
                        <w:tab w:val="center" w:pos="4153"/>
                        <w:tab w:val="right" w:pos="8306"/>
                      </w:tabs>
                      <w:spacing w:before="0" w:after="0" w:line="240" w:lineRule="auto"/>
                      <w:ind w:left="1" w:hanging="1"/>
                      <w:rPr>
                        <w:rFonts w:ascii="David" w:hAnsi="David"/>
                        <w:color w:val="00B0F0"/>
                        <w:sz w:val="20"/>
                        <w:szCs w:val="20"/>
                        <w:rtl/>
                      </w:rPr>
                    </w:pPr>
                    <w:r>
                      <w:rPr>
                        <w:rFonts w:ascii="David" w:hAnsi="David" w:hint="cs"/>
                        <w:color w:val="00B0F0"/>
                        <w:sz w:val="20"/>
                        <w:szCs w:val="20"/>
                        <w:rtl/>
                      </w:rPr>
                      <w:t>0.5</w:t>
                    </w:r>
                  </w:p>
                </w:tc>
              </w:sdtContent>
            </w:sdt>
          </w:tr>
        </w:tbl>
        <w:p w14:paraId="71DF3D06"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p>
      </w:tc>
      <w:tc>
        <w:tcPr>
          <w:tcW w:w="236" w:type="dxa"/>
        </w:tcPr>
        <w:p w14:paraId="1C35111C"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p>
      </w:tc>
      <w:tc>
        <w:tcPr>
          <w:tcW w:w="1129" w:type="dxa"/>
        </w:tcPr>
        <w:p w14:paraId="3ADE1173"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74503E0B" w14:textId="34D9B4DC" w:rsidR="00EE027A" w:rsidRPr="00F9528C" w:rsidRDefault="00000000" w:rsidP="008851FA">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00EE027A">
                <w:rPr>
                  <w:rFonts w:ascii="David" w:hAnsi="David" w:hint="cs"/>
                  <w:sz w:val="20"/>
                  <w:szCs w:val="20"/>
                  <w:rtl/>
                </w:rPr>
                <w:t>3;#</w:t>
              </w:r>
              <w:r w:rsidR="00EE027A">
                <w:rPr>
                  <w:rFonts w:ascii="David" w:hAnsi="David" w:hint="cs"/>
                  <w:sz w:val="20"/>
                  <w:szCs w:val="20"/>
                </w:rPr>
                <w:t>Draft</w:t>
              </w:r>
            </w:sdtContent>
          </w:sdt>
        </w:p>
      </w:tc>
    </w:tr>
    <w:tr w:rsidR="00EE027A" w:rsidRPr="00F9528C" w14:paraId="4499F847" w14:textId="77777777" w:rsidTr="008851FA">
      <w:trPr>
        <w:trHeight w:val="80"/>
      </w:trPr>
      <w:tc>
        <w:tcPr>
          <w:tcW w:w="753" w:type="dxa"/>
        </w:tcPr>
        <w:p w14:paraId="6D2245AC"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p>
      </w:tc>
      <w:tc>
        <w:tcPr>
          <w:tcW w:w="1883" w:type="dxa"/>
        </w:tcPr>
        <w:p w14:paraId="56D7BC30" w14:textId="77777777" w:rsidR="00EE027A" w:rsidRPr="00F9528C" w:rsidRDefault="00EE027A" w:rsidP="008851FA">
          <w:pPr>
            <w:tabs>
              <w:tab w:val="center" w:pos="4153"/>
              <w:tab w:val="right" w:pos="8306"/>
            </w:tabs>
            <w:spacing w:before="0" w:after="0" w:line="240" w:lineRule="auto"/>
            <w:rPr>
              <w:rFonts w:ascii="David" w:hAnsi="David"/>
              <w:color w:val="00B0F0"/>
              <w:sz w:val="20"/>
              <w:szCs w:val="20"/>
              <w:rtl/>
            </w:rPr>
          </w:pPr>
        </w:p>
      </w:tc>
      <w:tc>
        <w:tcPr>
          <w:tcW w:w="2232" w:type="dxa"/>
        </w:tcPr>
        <w:p w14:paraId="2D5B5C13"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p>
      </w:tc>
      <w:tc>
        <w:tcPr>
          <w:tcW w:w="236" w:type="dxa"/>
        </w:tcPr>
        <w:p w14:paraId="24E80831"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p>
      </w:tc>
      <w:tc>
        <w:tcPr>
          <w:tcW w:w="1129" w:type="dxa"/>
        </w:tcPr>
        <w:p w14:paraId="748EF79F"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p>
      </w:tc>
      <w:tc>
        <w:tcPr>
          <w:tcW w:w="2073" w:type="dxa"/>
        </w:tcPr>
        <w:p w14:paraId="2BBE74F7" w14:textId="77777777" w:rsidR="00EE027A" w:rsidRPr="00F9528C" w:rsidRDefault="00EE027A" w:rsidP="008851FA">
          <w:pPr>
            <w:tabs>
              <w:tab w:val="center" w:pos="4153"/>
              <w:tab w:val="right" w:pos="8306"/>
            </w:tabs>
            <w:spacing w:before="0" w:after="0" w:line="240" w:lineRule="auto"/>
            <w:rPr>
              <w:rFonts w:ascii="David" w:hAnsi="David"/>
              <w:sz w:val="20"/>
              <w:szCs w:val="20"/>
              <w:rtl/>
            </w:rPr>
          </w:pPr>
        </w:p>
      </w:tc>
    </w:tr>
  </w:tbl>
  <w:p w14:paraId="61D69FBF" w14:textId="77777777" w:rsidR="00EE027A" w:rsidRPr="00EA2413" w:rsidRDefault="00EE027A" w:rsidP="00EA2413">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E438C" w14:textId="77777777" w:rsidR="00486C80" w:rsidRDefault="00486C80" w:rsidP="00AF234B">
      <w:pPr>
        <w:spacing w:before="0" w:after="0" w:line="240" w:lineRule="auto"/>
      </w:pPr>
      <w:r>
        <w:separator/>
      </w:r>
    </w:p>
  </w:footnote>
  <w:footnote w:type="continuationSeparator" w:id="0">
    <w:p w14:paraId="35D1BE03" w14:textId="77777777" w:rsidR="00486C80" w:rsidRDefault="00486C80" w:rsidP="00AF234B">
      <w:pPr>
        <w:spacing w:before="0" w:after="0" w:line="240" w:lineRule="auto"/>
      </w:pPr>
      <w:r>
        <w:continuationSeparator/>
      </w:r>
    </w:p>
  </w:footnote>
  <w:footnote w:type="continuationNotice" w:id="1">
    <w:p w14:paraId="410876C2" w14:textId="77777777" w:rsidR="00486C80" w:rsidRDefault="00486C80">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792596257"/>
      <w:docPartObj>
        <w:docPartGallery w:val="Page Numbers (Top of Page)"/>
        <w:docPartUnique/>
      </w:docPartObj>
    </w:sdtPr>
    <w:sdtContent>
      <w:p w14:paraId="43E38879" w14:textId="77777777" w:rsidR="00EE027A" w:rsidRDefault="00EE027A" w:rsidP="00CF334C">
        <w:pPr>
          <w:pStyle w:val="Header"/>
          <w:jc w:val="center"/>
        </w:pPr>
        <w:r>
          <w:fldChar w:fldCharType="begin"/>
        </w:r>
        <w:r>
          <w:instrText xml:space="preserve"> PAGE   \* MERGEFORMAT </w:instrText>
        </w:r>
        <w:r>
          <w:fldChar w:fldCharType="separate"/>
        </w:r>
        <w:r w:rsidR="002E3856">
          <w:rPr>
            <w:noProof/>
            <w:rtl/>
          </w:rPr>
          <w:t>16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C360AEF"/>
    <w:multiLevelType w:val="multilevel"/>
    <w:tmpl w:val="4B58D04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0"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1"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4F62A8"/>
    <w:multiLevelType w:val="hybridMultilevel"/>
    <w:tmpl w:val="C000689C"/>
    <w:lvl w:ilvl="0" w:tplc="04090001">
      <w:start w:val="1"/>
      <w:numFmt w:val="bullet"/>
      <w:lvlText w:val=""/>
      <w:lvlJc w:val="left"/>
      <w:pPr>
        <w:tabs>
          <w:tab w:val="num" w:pos="720"/>
        </w:tabs>
        <w:ind w:left="720" w:hanging="360"/>
      </w:pPr>
      <w:rPr>
        <w:rFonts w:ascii="Symbol" w:hAnsi="Symbol" w:hint="default"/>
      </w:rPr>
    </w:lvl>
    <w:lvl w:ilvl="1" w:tplc="D7EAC54A">
      <w:start w:val="1"/>
      <w:numFmt w:val="bullet"/>
      <w:lvlText w:val=""/>
      <w:lvlJc w:val="left"/>
      <w:pPr>
        <w:ind w:left="1440" w:hanging="360"/>
      </w:pPr>
      <w:rPr>
        <w:rFonts w:ascii="Symbol" w:eastAsia="Calibri" w:hAnsi="Symbo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5"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6" w15:restartNumberingAfterBreak="0">
    <w:nsid w:val="7AC82AD0"/>
    <w:multiLevelType w:val="hybridMultilevel"/>
    <w:tmpl w:val="4B2C350E"/>
    <w:lvl w:ilvl="0" w:tplc="D7EAC54A">
      <w:start w:val="1"/>
      <w:numFmt w:val="bullet"/>
      <w:lvlText w:val=""/>
      <w:lvlJc w:val="left"/>
      <w:pPr>
        <w:ind w:left="720" w:hanging="360"/>
      </w:pPr>
      <w:rPr>
        <w:rFonts w:ascii="Symbol" w:eastAsia="Calibr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8"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9"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16cid:durableId="1874269508">
    <w:abstractNumId w:val="27"/>
  </w:num>
  <w:num w:numId="2" w16cid:durableId="35908945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144739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91150118">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048327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10300965">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72943942">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31544736">
    <w:abstractNumId w:val="29"/>
  </w:num>
  <w:num w:numId="9" w16cid:durableId="11831315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1383344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1857681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17566691">
    <w:abstractNumId w:val="19"/>
  </w:num>
  <w:num w:numId="13" w16cid:durableId="1887570144">
    <w:abstractNumId w:val="3"/>
  </w:num>
  <w:num w:numId="14" w16cid:durableId="869149832">
    <w:abstractNumId w:val="12"/>
  </w:num>
  <w:num w:numId="15" w16cid:durableId="772170328">
    <w:abstractNumId w:val="23"/>
  </w:num>
  <w:num w:numId="16" w16cid:durableId="897790365">
    <w:abstractNumId w:val="29"/>
  </w:num>
  <w:num w:numId="17" w16cid:durableId="1049957503">
    <w:abstractNumId w:val="6"/>
  </w:num>
  <w:num w:numId="18" w16cid:durableId="763304092">
    <w:abstractNumId w:val="11"/>
  </w:num>
  <w:num w:numId="19" w16cid:durableId="1903172184">
    <w:abstractNumId w:val="14"/>
  </w:num>
  <w:num w:numId="20" w16cid:durableId="1314680281">
    <w:abstractNumId w:val="13"/>
  </w:num>
  <w:num w:numId="21" w16cid:durableId="1902129629">
    <w:abstractNumId w:val="17"/>
  </w:num>
  <w:num w:numId="22" w16cid:durableId="318003019">
    <w:abstractNumId w:val="16"/>
  </w:num>
  <w:num w:numId="23" w16cid:durableId="2925605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6195068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81514589">
    <w:abstractNumId w:val="17"/>
    <w:lvlOverride w:ilvl="0">
      <w:startOverride w:val="1"/>
    </w:lvlOverride>
    <w:lvlOverride w:ilvl="1"/>
    <w:lvlOverride w:ilvl="2"/>
    <w:lvlOverride w:ilvl="3"/>
    <w:lvlOverride w:ilvl="4"/>
    <w:lvlOverride w:ilvl="5"/>
    <w:lvlOverride w:ilvl="6"/>
    <w:lvlOverride w:ilvl="7"/>
    <w:lvlOverride w:ilvl="8"/>
  </w:num>
  <w:num w:numId="26" w16cid:durableId="1850482580">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32102942">
    <w:abstractNumId w:val="29"/>
  </w:num>
  <w:num w:numId="28" w16cid:durableId="87716496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6437652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25400546">
    <w:abstractNumId w:val="2"/>
  </w:num>
  <w:num w:numId="31" w16cid:durableId="1045788061">
    <w:abstractNumId w:val="0"/>
    <w:lvlOverride w:ilvl="0">
      <w:startOverride w:val="1"/>
    </w:lvlOverride>
  </w:num>
  <w:num w:numId="32" w16cid:durableId="9548739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31366895">
    <w:abstractNumId w:val="28"/>
    <w:lvlOverride w:ilvl="0">
      <w:startOverride w:val="1"/>
    </w:lvlOverride>
  </w:num>
  <w:num w:numId="34" w16cid:durableId="705564889">
    <w:abstractNumId w:val="4"/>
  </w:num>
  <w:num w:numId="35" w16cid:durableId="1627002777">
    <w:abstractNumId w:val="8"/>
  </w:num>
  <w:num w:numId="36" w16cid:durableId="1430396798">
    <w:abstractNumId w:val="21"/>
  </w:num>
  <w:num w:numId="37" w16cid:durableId="77216527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35322120">
    <w:abstractNumId w:val="29"/>
  </w:num>
  <w:num w:numId="39" w16cid:durableId="1581520742">
    <w:abstractNumId w:val="5"/>
  </w:num>
  <w:num w:numId="40" w16cid:durableId="651449187">
    <w:abstractNumId w:val="22"/>
  </w:num>
  <w:num w:numId="41" w16cid:durableId="1970427676">
    <w:abstractNumId w:val="26"/>
  </w:num>
  <w:num w:numId="42" w16cid:durableId="14008606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גרמן קגנובסקי">
    <w15:presenceInfo w15:providerId="AD" w15:userId="S-1-5-21-1915107579-1707952165-794563710-271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06550"/>
    <w:rsid w:val="000065AD"/>
    <w:rsid w:val="000302C2"/>
    <w:rsid w:val="00044849"/>
    <w:rsid w:val="00071854"/>
    <w:rsid w:val="000C533D"/>
    <w:rsid w:val="00134C85"/>
    <w:rsid w:val="001A0C3C"/>
    <w:rsid w:val="001A69D5"/>
    <w:rsid w:val="00214ACF"/>
    <w:rsid w:val="00272745"/>
    <w:rsid w:val="00293B97"/>
    <w:rsid w:val="002A2F51"/>
    <w:rsid w:val="002B2234"/>
    <w:rsid w:val="002C09CB"/>
    <w:rsid w:val="002E3856"/>
    <w:rsid w:val="0030703A"/>
    <w:rsid w:val="00321C50"/>
    <w:rsid w:val="003329AC"/>
    <w:rsid w:val="00342405"/>
    <w:rsid w:val="003434A2"/>
    <w:rsid w:val="0045187A"/>
    <w:rsid w:val="0045396B"/>
    <w:rsid w:val="00486C80"/>
    <w:rsid w:val="004C4D46"/>
    <w:rsid w:val="004D3060"/>
    <w:rsid w:val="005420F1"/>
    <w:rsid w:val="00550043"/>
    <w:rsid w:val="00552E11"/>
    <w:rsid w:val="005F46C7"/>
    <w:rsid w:val="00656A43"/>
    <w:rsid w:val="00666119"/>
    <w:rsid w:val="006F63D4"/>
    <w:rsid w:val="00703DC8"/>
    <w:rsid w:val="0072103C"/>
    <w:rsid w:val="0073034D"/>
    <w:rsid w:val="00733726"/>
    <w:rsid w:val="00857538"/>
    <w:rsid w:val="008851FA"/>
    <w:rsid w:val="008C64C6"/>
    <w:rsid w:val="00906AB8"/>
    <w:rsid w:val="00942177"/>
    <w:rsid w:val="009657C7"/>
    <w:rsid w:val="009A05A4"/>
    <w:rsid w:val="00A42271"/>
    <w:rsid w:val="00A538E1"/>
    <w:rsid w:val="00AF234B"/>
    <w:rsid w:val="00BD72C4"/>
    <w:rsid w:val="00BE17B4"/>
    <w:rsid w:val="00CA6B0F"/>
    <w:rsid w:val="00CB4298"/>
    <w:rsid w:val="00CC1DD8"/>
    <w:rsid w:val="00CF334C"/>
    <w:rsid w:val="00CF37E4"/>
    <w:rsid w:val="00D53CB3"/>
    <w:rsid w:val="00D72AD6"/>
    <w:rsid w:val="00D756F6"/>
    <w:rsid w:val="00D95DCC"/>
    <w:rsid w:val="00DC5A8B"/>
    <w:rsid w:val="00DC781C"/>
    <w:rsid w:val="00E45DA7"/>
    <w:rsid w:val="00E679C7"/>
    <w:rsid w:val="00EA2413"/>
    <w:rsid w:val="00EB2B40"/>
    <w:rsid w:val="00EC37B6"/>
    <w:rsid w:val="00EE027A"/>
    <w:rsid w:val="00F50BB6"/>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CA4FC4"/>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8">
    <w:name w:val="heading 8"/>
    <w:basedOn w:val="Normal"/>
    <w:next w:val="Normal"/>
    <w:link w:val="Heading8Char"/>
    <w:semiHidden/>
    <w:unhideWhenUsed/>
    <w:qFormat/>
    <w:rsid w:val="00071854"/>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8Char">
    <w:name w:val="Heading 8 Char"/>
    <w:basedOn w:val="DefaultParagraphFont"/>
    <w:link w:val="Heading8"/>
    <w:semiHidden/>
    <w:rsid w:val="00071854"/>
    <w:rPr>
      <w:rFonts w:ascii="Calibri" w:eastAsia="Times New Roman" w:hAnsi="Calibri" w:cs="Arial"/>
      <w:i/>
      <w:iCs/>
      <w:sz w:val="24"/>
      <w:szCs w:val="24"/>
      <w:lang w:eastAsia="he-IL"/>
    </w:rPr>
  </w:style>
  <w:style w:type="numbering" w:customStyle="1" w:styleId="NoList2">
    <w:name w:val="No List2"/>
    <w:next w:val="NoList"/>
    <w:semiHidden/>
    <w:rsid w:val="00071854"/>
  </w:style>
  <w:style w:type="paragraph" w:styleId="ListParagraph">
    <w:name w:val="List Paragraph"/>
    <w:basedOn w:val="Normal"/>
    <w:uiPriority w:val="34"/>
    <w:qFormat/>
    <w:rsid w:val="00071854"/>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rsid w:val="0045396B"/>
  </w:style>
  <w:style w:type="table" w:customStyle="1" w:styleId="11">
    <w:name w:val="רשת טבלה1"/>
    <w:basedOn w:val="TableNormal"/>
    <w:next w:val="TableGrid"/>
    <w:rsid w:val="00EA24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55004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F50BB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AE9C025641495FAD8A6F22A552E0E2"/>
        <w:category>
          <w:name w:val="כללי"/>
          <w:gallery w:val="placeholder"/>
        </w:category>
        <w:types>
          <w:type w:val="bbPlcHdr"/>
        </w:types>
        <w:behaviors>
          <w:behavior w:val="content"/>
        </w:behaviors>
        <w:guid w:val="{CF638708-D87D-464E-9F69-FA8F38FEA98E}"/>
      </w:docPartPr>
      <w:docPartBody>
        <w:p w:rsidR="00B56928" w:rsidRDefault="003061B5">
          <w:r w:rsidRPr="00AA62C4">
            <w:rPr>
              <w:rStyle w:val="PlaceholderText"/>
              <w:rFonts w:hint="cs"/>
              <w:rtl/>
            </w:rPr>
            <w:t>[שם</w:t>
          </w:r>
          <w:r w:rsidRPr="00AA62C4">
            <w:rPr>
              <w:rStyle w:val="PlaceholderText"/>
              <w:rtl/>
            </w:rPr>
            <w:t xml:space="preserve"> </w:t>
          </w:r>
          <w:r w:rsidRPr="00AA62C4">
            <w:rPr>
              <w:rStyle w:val="PlaceholderText"/>
              <w:rFonts w:hint="cs"/>
              <w:rtl/>
            </w:rPr>
            <w:t>הפרויקט]</w:t>
          </w:r>
        </w:p>
      </w:docPartBody>
    </w:docPart>
    <w:docPart>
      <w:docPartPr>
        <w:name w:val="26D8EDE1EF564FB9BD899410AF8AEEF1"/>
        <w:category>
          <w:name w:val="כללי"/>
          <w:gallery w:val="placeholder"/>
        </w:category>
        <w:types>
          <w:type w:val="bbPlcHdr"/>
        </w:types>
        <w:behaviors>
          <w:behavior w:val="content"/>
        </w:behaviors>
        <w:guid w:val="{72A7514B-2323-4EA1-A741-13FD8D2EB747}"/>
      </w:docPartPr>
      <w:docPartBody>
        <w:p w:rsidR="00B56928" w:rsidRDefault="003061B5">
          <w:r w:rsidRPr="00AA62C4">
            <w:rPr>
              <w:rStyle w:val="PlaceholderText"/>
              <w:rFonts w:hint="cs"/>
              <w:rtl/>
            </w:rPr>
            <w:t>[שם</w:t>
          </w:r>
          <w:r w:rsidRPr="00AA62C4">
            <w:rPr>
              <w:rStyle w:val="PlaceholderText"/>
              <w:rtl/>
            </w:rPr>
            <w:t xml:space="preserve"> </w:t>
          </w:r>
          <w:r w:rsidRPr="00AA62C4">
            <w:rPr>
              <w:rStyle w:val="PlaceholderText"/>
              <w:rFonts w:hint="cs"/>
              <w:rtl/>
            </w:rPr>
            <w:t>אתר]</w:t>
          </w:r>
        </w:p>
      </w:docPartBody>
    </w:docPart>
    <w:docPart>
      <w:docPartPr>
        <w:name w:val="F8655416947D45DE91524A0B0107927E"/>
        <w:category>
          <w:name w:val="כללי"/>
          <w:gallery w:val="placeholder"/>
        </w:category>
        <w:types>
          <w:type w:val="bbPlcHdr"/>
        </w:types>
        <w:behaviors>
          <w:behavior w:val="content"/>
        </w:behaviors>
        <w:guid w:val="{EFF4F57D-0750-469F-8A2B-B7A56A0B5D9A}"/>
      </w:docPartPr>
      <w:docPartBody>
        <w:p w:rsidR="00B56928" w:rsidRDefault="003061B5">
          <w:r w:rsidRPr="00AA62C4">
            <w:rPr>
              <w:rStyle w:val="PlaceholderText"/>
              <w:rFonts w:hint="cs"/>
              <w:rtl/>
            </w:rPr>
            <w:t>[תאריך</w:t>
          </w:r>
          <w:r w:rsidRPr="00AA62C4">
            <w:rPr>
              <w:rStyle w:val="PlaceholderText"/>
              <w:rtl/>
            </w:rPr>
            <w:t xml:space="preserve"> </w:t>
          </w:r>
          <w:r w:rsidRPr="00AA62C4">
            <w:rPr>
              <w:rStyle w:val="PlaceholderText"/>
              <w:rFonts w:hint="cs"/>
              <w:rtl/>
            </w:rPr>
            <w:t>חתימת</w:t>
          </w:r>
          <w:r w:rsidRPr="00AA62C4">
            <w:rPr>
              <w:rStyle w:val="PlaceholderText"/>
              <w:rtl/>
            </w:rPr>
            <w:t xml:space="preserve"> </w:t>
          </w:r>
          <w:r w:rsidRPr="00AA62C4">
            <w:rPr>
              <w:rStyle w:val="PlaceholderText"/>
              <w:rFonts w:hint="cs"/>
              <w:rtl/>
            </w:rPr>
            <w:t>חוזה]</w:t>
          </w:r>
        </w:p>
      </w:docPartBody>
    </w:docPart>
    <w:docPart>
      <w:docPartPr>
        <w:name w:val="EE2AE74DC1484728BD0F5AD74A2FBDDB"/>
        <w:category>
          <w:name w:val="כללי"/>
          <w:gallery w:val="placeholder"/>
        </w:category>
        <w:types>
          <w:type w:val="bbPlcHdr"/>
        </w:types>
        <w:behaviors>
          <w:behavior w:val="content"/>
        </w:behaviors>
        <w:guid w:val="{4A25ED88-11FC-4261-9F8B-79B94FFD257C}"/>
      </w:docPartPr>
      <w:docPartBody>
        <w:p w:rsidR="00B56928" w:rsidRDefault="003061B5">
          <w:r w:rsidRPr="00AA62C4">
            <w:rPr>
              <w:rStyle w:val="PlaceholderText"/>
              <w:rFonts w:hint="cs"/>
              <w:rtl/>
            </w:rPr>
            <w:t>[צדדים</w:t>
          </w:r>
          <w:r w:rsidRPr="00AA62C4">
            <w:rPr>
              <w:rStyle w:val="PlaceholderText"/>
              <w:rtl/>
            </w:rPr>
            <w:t xml:space="preserve"> </w:t>
          </w:r>
          <w:r w:rsidRPr="00AA62C4">
            <w:rPr>
              <w:rStyle w:val="PlaceholderText"/>
              <w:rFonts w:hint="cs"/>
              <w:rtl/>
            </w:rPr>
            <w:t>נוספים]</w:t>
          </w:r>
        </w:p>
      </w:docPartBody>
    </w:docPart>
    <w:docPart>
      <w:docPartPr>
        <w:name w:val="CC3EDA5DE16041389F6CEE34DC87A16D"/>
        <w:category>
          <w:name w:val="כללי"/>
          <w:gallery w:val="placeholder"/>
        </w:category>
        <w:types>
          <w:type w:val="bbPlcHdr"/>
        </w:types>
        <w:behaviors>
          <w:behavior w:val="content"/>
        </w:behaviors>
        <w:guid w:val="{1CCDAE22-38C2-4A1C-B7B5-8F208429E793}"/>
      </w:docPartPr>
      <w:docPartBody>
        <w:p w:rsidR="00B56928" w:rsidRDefault="00B56928">
          <w:r w:rsidRPr="004B7360">
            <w:rPr>
              <w:rStyle w:val="PlaceholderText"/>
              <w:rFonts w:hint="cs"/>
              <w:rtl/>
            </w:rPr>
            <w:t>[סוג</w:t>
          </w:r>
          <w:r w:rsidRPr="004B7360">
            <w:rPr>
              <w:rStyle w:val="PlaceholderText"/>
              <w:rtl/>
            </w:rPr>
            <w:t xml:space="preserve"> </w:t>
          </w:r>
          <w:r w:rsidRPr="004B7360">
            <w:rPr>
              <w:rStyle w:val="PlaceholderText"/>
              <w:rFonts w:hint="cs"/>
              <w:rtl/>
            </w:rPr>
            <w:t>מדד</w:t>
          </w:r>
          <w:r w:rsidRPr="004B7360">
            <w:rPr>
              <w:rStyle w:val="PlaceholderText"/>
              <w:rtl/>
            </w:rPr>
            <w:t xml:space="preserve"> </w:t>
          </w:r>
          <w:r w:rsidRPr="004B7360">
            <w:rPr>
              <w:rStyle w:val="PlaceholderText"/>
              <w:rFonts w:hint="cs"/>
              <w:rtl/>
            </w:rPr>
            <w:t>כותרת]</w:t>
          </w:r>
        </w:p>
      </w:docPartBody>
    </w:docPart>
    <w:docPart>
      <w:docPartPr>
        <w:name w:val="403413E84F3D42BB849E90AA38AF580C"/>
        <w:category>
          <w:name w:val="כללי"/>
          <w:gallery w:val="placeholder"/>
        </w:category>
        <w:types>
          <w:type w:val="bbPlcHdr"/>
        </w:types>
        <w:behaviors>
          <w:behavior w:val="content"/>
        </w:behaviors>
        <w:guid w:val="{0949185E-E479-454F-BC0C-604117260551}"/>
      </w:docPartPr>
      <w:docPartBody>
        <w:p w:rsidR="00B56928" w:rsidRDefault="00B56928">
          <w:r w:rsidRPr="004B7360">
            <w:rPr>
              <w:rStyle w:val="PlaceholderText"/>
              <w:rFonts w:hint="cs"/>
              <w:rtl/>
            </w:rPr>
            <w:t>[מדד</w:t>
          </w:r>
          <w:r w:rsidRPr="004B7360">
            <w:rPr>
              <w:rStyle w:val="PlaceholderText"/>
              <w:rtl/>
            </w:rPr>
            <w:t xml:space="preserve"> </w:t>
          </w:r>
          <w:r w:rsidRPr="004B7360">
            <w:rPr>
              <w:rStyle w:val="PlaceholderText"/>
              <w:rFonts w:hint="cs"/>
              <w:rtl/>
            </w:rPr>
            <w:t>בגין</w:t>
          </w:r>
          <w:r w:rsidRPr="004B7360">
            <w:rPr>
              <w:rStyle w:val="PlaceholderText"/>
              <w:rtl/>
            </w:rPr>
            <w:t>/</w:t>
          </w:r>
          <w:r w:rsidRPr="004B7360">
            <w:rPr>
              <w:rStyle w:val="PlaceholderText"/>
              <w:rFonts w:hint="cs"/>
              <w:rtl/>
            </w:rPr>
            <w:t>ידוע</w:t>
          </w:r>
          <w:r w:rsidRPr="004B7360">
            <w:rPr>
              <w:rStyle w:val="PlaceholderText"/>
              <w:rtl/>
            </w:rPr>
            <w:t xml:space="preserve"> - </w:t>
          </w:r>
          <w:r w:rsidRPr="004B7360">
            <w:rPr>
              <w:rStyle w:val="PlaceholderText"/>
              <w:rFonts w:hint="cs"/>
              <w:rtl/>
            </w:rPr>
            <w:t>כותרת]</w:t>
          </w:r>
        </w:p>
      </w:docPartBody>
    </w:docPart>
    <w:docPart>
      <w:docPartPr>
        <w:name w:val="521022A540FB4F06A441EDEAA4FD35EA"/>
        <w:category>
          <w:name w:val="כללי"/>
          <w:gallery w:val="placeholder"/>
        </w:category>
        <w:types>
          <w:type w:val="bbPlcHdr"/>
        </w:types>
        <w:behaviors>
          <w:behavior w:val="content"/>
        </w:behaviors>
        <w:guid w:val="{390A2995-5B91-4E11-899D-E5FDE64BFA03}"/>
      </w:docPartPr>
      <w:docPartBody>
        <w:p w:rsidR="00B56928" w:rsidRDefault="00B56928">
          <w:r w:rsidRPr="004B7360">
            <w:rPr>
              <w:rStyle w:val="PlaceholderText"/>
              <w:rFonts w:hint="cs"/>
              <w:rtl/>
            </w:rPr>
            <w:t>[מדד</w:t>
          </w:r>
          <w:r w:rsidRPr="004B7360">
            <w:rPr>
              <w:rStyle w:val="PlaceholderText"/>
              <w:rtl/>
            </w:rPr>
            <w:t xml:space="preserve"> </w:t>
          </w:r>
          <w:r w:rsidRPr="004B7360">
            <w:rPr>
              <w:rStyle w:val="PlaceholderText"/>
              <w:rFonts w:hint="cs"/>
              <w:rtl/>
            </w:rPr>
            <w:t>בסיס]</w:t>
          </w:r>
        </w:p>
      </w:docPartBody>
    </w:docPart>
    <w:docPart>
      <w:docPartPr>
        <w:name w:val="505288CA0C5547BEBD034A2F942EF26C"/>
        <w:category>
          <w:name w:val="כללי"/>
          <w:gallery w:val="placeholder"/>
        </w:category>
        <w:types>
          <w:type w:val="bbPlcHdr"/>
        </w:types>
        <w:behaviors>
          <w:behavior w:val="content"/>
        </w:behaviors>
        <w:guid w:val="{6EDD50BA-BADF-4207-82C8-66522B6FF5CA}"/>
      </w:docPartPr>
      <w:docPartBody>
        <w:p w:rsidR="00B56928" w:rsidRDefault="00B56928">
          <w:r w:rsidRPr="004B7360">
            <w:rPr>
              <w:rStyle w:val="PlaceholderText"/>
              <w:rFonts w:hint="cs"/>
              <w:rtl/>
            </w:rPr>
            <w:t>[נקודות</w:t>
          </w:r>
          <w:r w:rsidRPr="004B7360">
            <w:rPr>
              <w:rStyle w:val="PlaceholderText"/>
              <w:rtl/>
            </w:rPr>
            <w:t xml:space="preserve"> </w:t>
          </w:r>
          <w:r w:rsidRPr="004B7360">
            <w:rPr>
              <w:rStyle w:val="PlaceholderText"/>
              <w:rFonts w:hint="cs"/>
              <w:rtl/>
            </w:rPr>
            <w:t>מדד]</w:t>
          </w:r>
        </w:p>
      </w:docPartBody>
    </w:docPart>
    <w:docPart>
      <w:docPartPr>
        <w:name w:val="CC381D9B04C6458D811782040932388E"/>
        <w:category>
          <w:name w:val="כללי"/>
          <w:gallery w:val="placeholder"/>
        </w:category>
        <w:types>
          <w:type w:val="bbPlcHdr"/>
        </w:types>
        <w:behaviors>
          <w:behavior w:val="content"/>
        </w:behaviors>
        <w:guid w:val="{0E737FBB-BB68-46D6-94C4-1C73816F90EA}"/>
      </w:docPartPr>
      <w:docPartBody>
        <w:p w:rsidR="004F31E0" w:rsidRDefault="004F31E0" w:rsidP="004F31E0">
          <w:pPr>
            <w:pStyle w:val="CC381D9B04C6458D811782040932388E"/>
          </w:pPr>
          <w:r w:rsidRPr="000E16FF">
            <w:rPr>
              <w:rStyle w:val="PlaceholderText"/>
              <w:rtl/>
            </w:rPr>
            <w:t>[שם ספק]</w:t>
          </w:r>
        </w:p>
      </w:docPartBody>
    </w:docPart>
    <w:docPart>
      <w:docPartPr>
        <w:name w:val="001D182A385C4B878D3B36AE5D180CB7"/>
        <w:category>
          <w:name w:val="כללי"/>
          <w:gallery w:val="placeholder"/>
        </w:category>
        <w:types>
          <w:type w:val="bbPlcHdr"/>
        </w:types>
        <w:behaviors>
          <w:behavior w:val="content"/>
        </w:behaviors>
        <w:guid w:val="{A8EFEF37-F7A9-4D60-9CE5-BC4E6F620F1A}"/>
      </w:docPartPr>
      <w:docPartBody>
        <w:p w:rsidR="004F31E0" w:rsidRDefault="004F31E0" w:rsidP="004F31E0">
          <w:pPr>
            <w:pStyle w:val="001D182A385C4B878D3B36AE5D180CB7"/>
          </w:pPr>
          <w:r w:rsidRPr="000E16FF">
            <w:rPr>
              <w:rStyle w:val="PlaceholderText"/>
              <w:rtl/>
            </w:rPr>
            <w:t>[שם צד א]</w:t>
          </w:r>
        </w:p>
      </w:docPartBody>
    </w:docPart>
    <w:docPart>
      <w:docPartPr>
        <w:name w:val="6F4509FAAFF04AB58280FA611122F1C8"/>
        <w:category>
          <w:name w:val="כללי"/>
          <w:gallery w:val="placeholder"/>
        </w:category>
        <w:types>
          <w:type w:val="bbPlcHdr"/>
        </w:types>
        <w:behaviors>
          <w:behavior w:val="content"/>
        </w:behaviors>
        <w:guid w:val="{0B7404A4-7ED7-4E70-87BC-ED459B6083C5}"/>
      </w:docPartPr>
      <w:docPartBody>
        <w:p w:rsidR="00140A30" w:rsidRDefault="004F31E0" w:rsidP="004F31E0">
          <w:pPr>
            <w:pStyle w:val="6F4509FAAFF04AB58280FA611122F1C8"/>
          </w:pPr>
          <w:r w:rsidRPr="003059F5">
            <w:rPr>
              <w:rStyle w:val="PlaceholderText"/>
              <w:rtl/>
            </w:rPr>
            <w:t>[רשות מקומית]</w:t>
          </w:r>
        </w:p>
      </w:docPartBody>
    </w:docPart>
    <w:docPart>
      <w:docPartPr>
        <w:name w:val="54F47E8B1ECB4D4FB7B6D7487F422670"/>
        <w:category>
          <w:name w:val="כללי"/>
          <w:gallery w:val="placeholder"/>
        </w:category>
        <w:types>
          <w:type w:val="bbPlcHdr"/>
        </w:types>
        <w:behaviors>
          <w:behavior w:val="content"/>
        </w:behaviors>
        <w:guid w:val="{A1CFD4FC-A532-4F56-8373-15ED36FD3107}"/>
      </w:docPartPr>
      <w:docPartBody>
        <w:p w:rsidR="00140A30" w:rsidRDefault="004F31E0" w:rsidP="004F31E0">
          <w:pPr>
            <w:pStyle w:val="54F47E8B1ECB4D4FB7B6D7487F422670"/>
          </w:pPr>
          <w:r w:rsidRPr="003059F5">
            <w:rPr>
              <w:rStyle w:val="PlaceholderText"/>
              <w:rtl/>
            </w:rPr>
            <w:t>[שם אתר]</w:t>
          </w:r>
        </w:p>
      </w:docPartBody>
    </w:docPart>
    <w:docPart>
      <w:docPartPr>
        <w:name w:val="59911A407EF8497C83683F96D1D48826"/>
        <w:category>
          <w:name w:val="כללי"/>
          <w:gallery w:val="placeholder"/>
        </w:category>
        <w:types>
          <w:type w:val="bbPlcHdr"/>
        </w:types>
        <w:behaviors>
          <w:behavior w:val="content"/>
        </w:behaviors>
        <w:guid w:val="{A71B981F-266E-443D-BDF0-35B9546E1163}"/>
      </w:docPartPr>
      <w:docPartBody>
        <w:p w:rsidR="00140A30" w:rsidRDefault="004F31E0" w:rsidP="004F31E0">
          <w:pPr>
            <w:pStyle w:val="59911A407EF8497C83683F96D1D48826"/>
          </w:pPr>
          <w:r w:rsidRPr="003059F5">
            <w:rPr>
              <w:rStyle w:val="PlaceholderText"/>
              <w:rtl/>
            </w:rPr>
            <w:t>[שם הפרויקט]</w:t>
          </w:r>
        </w:p>
      </w:docPartBody>
    </w:docPart>
    <w:docPart>
      <w:docPartPr>
        <w:name w:val="75D26ABA50F64685BF9E7EB3D98EDD95"/>
        <w:category>
          <w:name w:val="כללי"/>
          <w:gallery w:val="placeholder"/>
        </w:category>
        <w:types>
          <w:type w:val="bbPlcHdr"/>
        </w:types>
        <w:behaviors>
          <w:behavior w:val="content"/>
        </w:behaviors>
        <w:guid w:val="{59D1CF18-FF71-40E8-86F3-B4638DC4B6F3}"/>
      </w:docPartPr>
      <w:docPartBody>
        <w:p w:rsidR="00140A30" w:rsidRDefault="004F31E0" w:rsidP="004F31E0">
          <w:pPr>
            <w:pStyle w:val="75D26ABA50F64685BF9E7EB3D98EDD95"/>
          </w:pPr>
          <w:r w:rsidRPr="003059F5">
            <w:rPr>
              <w:rStyle w:val="PlaceholderText"/>
              <w:rtl/>
            </w:rPr>
            <w:t>[שדה נוסף 2]</w:t>
          </w:r>
        </w:p>
      </w:docPartBody>
    </w:docPart>
    <w:docPart>
      <w:docPartPr>
        <w:name w:val="78E087138FE549A399F8974392FAC3C8"/>
        <w:category>
          <w:name w:val="כללי"/>
          <w:gallery w:val="placeholder"/>
        </w:category>
        <w:types>
          <w:type w:val="bbPlcHdr"/>
        </w:types>
        <w:behaviors>
          <w:behavior w:val="content"/>
        </w:behaviors>
        <w:guid w:val="{BE4B5026-FCC3-4405-B906-222DA7E82037}"/>
      </w:docPartPr>
      <w:docPartBody>
        <w:p w:rsidR="00140A30" w:rsidRDefault="004F31E0" w:rsidP="004F31E0">
          <w:pPr>
            <w:pStyle w:val="78E087138FE549A399F8974392FAC3C8"/>
          </w:pPr>
          <w:r w:rsidRPr="003059F5">
            <w:rPr>
              <w:rStyle w:val="PlaceholderText"/>
              <w:rtl/>
            </w:rPr>
            <w:t>[שדה נוסף 1]</w:t>
          </w:r>
        </w:p>
      </w:docPartBody>
    </w:docPart>
    <w:docPart>
      <w:docPartPr>
        <w:name w:val="4B658542B03D4D67834B150C3A619FC1"/>
        <w:category>
          <w:name w:val="כללי"/>
          <w:gallery w:val="placeholder"/>
        </w:category>
        <w:types>
          <w:type w:val="bbPlcHdr"/>
        </w:types>
        <w:behaviors>
          <w:behavior w:val="content"/>
        </w:behaviors>
        <w:guid w:val="{BDB46CBE-708C-4262-8035-E6A24A7B4547}"/>
      </w:docPartPr>
      <w:docPartBody>
        <w:p w:rsidR="00140A30" w:rsidRDefault="004F31E0" w:rsidP="004F31E0">
          <w:pPr>
            <w:pStyle w:val="4B658542B03D4D67834B150C3A619FC1"/>
          </w:pPr>
          <w:r w:rsidRPr="003059F5">
            <w:rPr>
              <w:rStyle w:val="PlaceholderText"/>
              <w:rtl/>
            </w:rPr>
            <w:t>[רשות מקומית]</w:t>
          </w:r>
        </w:p>
      </w:docPartBody>
    </w:docPart>
    <w:docPart>
      <w:docPartPr>
        <w:name w:val="6F7CD8EC0DD947ABAFDB672687B7B32F"/>
        <w:category>
          <w:name w:val="כללי"/>
          <w:gallery w:val="placeholder"/>
        </w:category>
        <w:types>
          <w:type w:val="bbPlcHdr"/>
        </w:types>
        <w:behaviors>
          <w:behavior w:val="content"/>
        </w:behaviors>
        <w:guid w:val="{60AA0B20-F97F-476C-AAEB-054D8A708862}"/>
      </w:docPartPr>
      <w:docPartBody>
        <w:p w:rsidR="00140A30" w:rsidRDefault="004F31E0" w:rsidP="004F31E0">
          <w:pPr>
            <w:pStyle w:val="6F7CD8EC0DD947ABAFDB672687B7B32F"/>
          </w:pPr>
          <w:r w:rsidRPr="003059F5">
            <w:rPr>
              <w:rStyle w:val="PlaceholderText"/>
              <w:rtl/>
            </w:rPr>
            <w:t>[שדה נוסף 3]</w:t>
          </w:r>
        </w:p>
      </w:docPartBody>
    </w:docPart>
    <w:docPart>
      <w:docPartPr>
        <w:name w:val="F204BB9576174FFF958E11C85D08BFE6"/>
        <w:category>
          <w:name w:val="כללי"/>
          <w:gallery w:val="placeholder"/>
        </w:category>
        <w:types>
          <w:type w:val="bbPlcHdr"/>
        </w:types>
        <w:behaviors>
          <w:behavior w:val="content"/>
        </w:behaviors>
        <w:guid w:val="{17DB7F3A-6C8F-4D11-831D-C2D040A14D15}"/>
      </w:docPartPr>
      <w:docPartBody>
        <w:p w:rsidR="00140A30" w:rsidRDefault="004F31E0" w:rsidP="004F31E0">
          <w:pPr>
            <w:pStyle w:val="F204BB9576174FFF958E11C85D08BFE6"/>
          </w:pPr>
          <w:r w:rsidRPr="003059F5">
            <w:rPr>
              <w:rStyle w:val="PlaceholderText"/>
              <w:rtl/>
            </w:rPr>
            <w:t>[שדה נוסף 4]</w:t>
          </w:r>
        </w:p>
      </w:docPartBody>
    </w:docPart>
    <w:docPart>
      <w:docPartPr>
        <w:name w:val="D806FDE681644DDC865969DC4F5E2101"/>
        <w:category>
          <w:name w:val="כללי"/>
          <w:gallery w:val="placeholder"/>
        </w:category>
        <w:types>
          <w:type w:val="bbPlcHdr"/>
        </w:types>
        <w:behaviors>
          <w:behavior w:val="content"/>
        </w:behaviors>
        <w:guid w:val="{C717BEB8-4240-4B0C-90C9-34BD390E229C}"/>
      </w:docPartPr>
      <w:docPartBody>
        <w:p w:rsidR="00140A30" w:rsidRDefault="004F31E0" w:rsidP="004F31E0">
          <w:pPr>
            <w:pStyle w:val="D806FDE681644DDC865969DC4F5E2101"/>
          </w:pPr>
          <w:r w:rsidRPr="003059F5">
            <w:rPr>
              <w:rStyle w:val="PlaceholderText"/>
              <w:rtl/>
            </w:rPr>
            <w:t>[שדה נוסף 5]</w:t>
          </w:r>
        </w:p>
      </w:docPartBody>
    </w:docPart>
    <w:docPart>
      <w:docPartPr>
        <w:name w:val="9879DDED3021444E8FCB3AC2D820C678"/>
        <w:category>
          <w:name w:val="כללי"/>
          <w:gallery w:val="placeholder"/>
        </w:category>
        <w:types>
          <w:type w:val="bbPlcHdr"/>
        </w:types>
        <w:behaviors>
          <w:behavior w:val="content"/>
        </w:behaviors>
        <w:guid w:val="{AF0FB823-267C-40C2-8A28-CE45CB06BB17}"/>
      </w:docPartPr>
      <w:docPartBody>
        <w:p w:rsidR="00140A30" w:rsidRDefault="004F31E0" w:rsidP="004F31E0">
          <w:pPr>
            <w:pStyle w:val="9879DDED3021444E8FCB3AC2D820C678"/>
          </w:pPr>
          <w:r w:rsidRPr="003059F5">
            <w:rPr>
              <w:rStyle w:val="PlaceholderText"/>
              <w:rtl/>
            </w:rPr>
            <w:t>[שדה נוסף 6]</w:t>
          </w:r>
        </w:p>
      </w:docPartBody>
    </w:docPart>
    <w:docPart>
      <w:docPartPr>
        <w:name w:val="827289AEB97042138BF35D55F694A8A3"/>
        <w:category>
          <w:name w:val="כללי"/>
          <w:gallery w:val="placeholder"/>
        </w:category>
        <w:types>
          <w:type w:val="bbPlcHdr"/>
        </w:types>
        <w:behaviors>
          <w:behavior w:val="content"/>
        </w:behaviors>
        <w:guid w:val="{525EAF9E-C3A7-4BB0-B391-092CDE83A1C4}"/>
      </w:docPartPr>
      <w:docPartBody>
        <w:p w:rsidR="00140A30" w:rsidRDefault="004F31E0" w:rsidP="004F31E0">
          <w:pPr>
            <w:pStyle w:val="827289AEB97042138BF35D55F694A8A3"/>
          </w:pPr>
          <w:r w:rsidRPr="003059F5">
            <w:rPr>
              <w:rStyle w:val="PlaceholderText"/>
              <w:rtl/>
            </w:rPr>
            <w:t>[אחוז השתתפות צד א]</w:t>
          </w:r>
        </w:p>
      </w:docPartBody>
    </w:docPart>
    <w:docPart>
      <w:docPartPr>
        <w:name w:val="8C01917DFFC443E98DE1B2CF5811D699"/>
        <w:category>
          <w:name w:val="כללי"/>
          <w:gallery w:val="placeholder"/>
        </w:category>
        <w:types>
          <w:type w:val="bbPlcHdr"/>
        </w:types>
        <w:behaviors>
          <w:behavior w:val="content"/>
        </w:behaviors>
        <w:guid w:val="{F7A6CEAD-6E93-49C7-926C-EAD9EF181622}"/>
      </w:docPartPr>
      <w:docPartBody>
        <w:p w:rsidR="00140A30" w:rsidRDefault="004F31E0" w:rsidP="004F31E0">
          <w:pPr>
            <w:pStyle w:val="8C01917DFFC443E98DE1B2CF5811D699"/>
          </w:pPr>
          <w:r w:rsidRPr="003059F5">
            <w:rPr>
              <w:rStyle w:val="PlaceholderText"/>
              <w:rtl/>
            </w:rPr>
            <w:t>[תאריך חתימת חוזה]</w:t>
          </w:r>
        </w:p>
      </w:docPartBody>
    </w:docPart>
    <w:docPart>
      <w:docPartPr>
        <w:name w:val="D2D46E0196A44AC7BF27EC4B04507A2F"/>
        <w:category>
          <w:name w:val="כללי"/>
          <w:gallery w:val="placeholder"/>
        </w:category>
        <w:types>
          <w:type w:val="bbPlcHdr"/>
        </w:types>
        <w:behaviors>
          <w:behavior w:val="content"/>
        </w:behaviors>
        <w:guid w:val="{7E7C750B-67D5-4DFF-AF3F-8AC9756705F3}"/>
      </w:docPartPr>
      <w:docPartBody>
        <w:p w:rsidR="00140A30" w:rsidRDefault="004F31E0" w:rsidP="004F31E0">
          <w:pPr>
            <w:pStyle w:val="D2D46E0196A44AC7BF27EC4B04507A2F"/>
          </w:pPr>
          <w:r w:rsidRPr="0027244C">
            <w:rPr>
              <w:rStyle w:val="PlaceholderText"/>
              <w:rtl/>
            </w:rPr>
            <w:t>[צד א בחוזה]</w:t>
          </w:r>
        </w:p>
      </w:docPartBody>
    </w:docPart>
    <w:docPart>
      <w:docPartPr>
        <w:name w:val="75C10C1CECC140D381C7A3CD4F15CE16"/>
        <w:category>
          <w:name w:val="כללי"/>
          <w:gallery w:val="placeholder"/>
        </w:category>
        <w:types>
          <w:type w:val="bbPlcHdr"/>
        </w:types>
        <w:behaviors>
          <w:behavior w:val="content"/>
        </w:behaviors>
        <w:guid w:val="{1D0E3D04-2C3B-41E8-BDB9-36B9718D2290}"/>
      </w:docPartPr>
      <w:docPartBody>
        <w:p w:rsidR="00140A30" w:rsidRDefault="004F31E0" w:rsidP="004F31E0">
          <w:pPr>
            <w:pStyle w:val="75C10C1CECC140D381C7A3CD4F15CE16"/>
          </w:pPr>
          <w:r w:rsidRPr="003059F5">
            <w:rPr>
              <w:rStyle w:val="PlaceholderText"/>
              <w:rtl/>
            </w:rPr>
            <w:t>[שם ספק]</w:t>
          </w:r>
        </w:p>
      </w:docPartBody>
    </w:docPart>
    <w:docPart>
      <w:docPartPr>
        <w:name w:val="C679AF8923284260B5AAD6F69C999039"/>
        <w:category>
          <w:name w:val="כללי"/>
          <w:gallery w:val="placeholder"/>
        </w:category>
        <w:types>
          <w:type w:val="bbPlcHdr"/>
        </w:types>
        <w:behaviors>
          <w:behavior w:val="content"/>
        </w:behaviors>
        <w:guid w:val="{A2AED12E-CC78-4A36-9E3A-FE1AF8A65080}"/>
      </w:docPartPr>
      <w:docPartBody>
        <w:p w:rsidR="00140A30" w:rsidRDefault="004F31E0" w:rsidP="004F31E0">
          <w:pPr>
            <w:pStyle w:val="C679AF8923284260B5AAD6F69C999039"/>
          </w:pPr>
          <w:r w:rsidRPr="003059F5">
            <w:rPr>
              <w:rStyle w:val="PlaceholderText"/>
              <w:rtl/>
            </w:rPr>
            <w:t>[שם ספק]</w:t>
          </w:r>
        </w:p>
      </w:docPartBody>
    </w:docPart>
    <w:docPart>
      <w:docPartPr>
        <w:name w:val="9F6D5CE2175D4228891A0F4415E33AB6"/>
        <w:category>
          <w:name w:val="כללי"/>
          <w:gallery w:val="placeholder"/>
        </w:category>
        <w:types>
          <w:type w:val="bbPlcHdr"/>
        </w:types>
        <w:behaviors>
          <w:behavior w:val="content"/>
        </w:behaviors>
        <w:guid w:val="{DD1AD9F0-4698-4A52-AA34-1EB070D09578}"/>
      </w:docPartPr>
      <w:docPartBody>
        <w:p w:rsidR="00140A30" w:rsidRDefault="004F31E0" w:rsidP="004F31E0">
          <w:pPr>
            <w:pStyle w:val="9F6D5CE2175D4228891A0F4415E33AB6"/>
          </w:pPr>
          <w:r w:rsidRPr="003059F5">
            <w:rPr>
              <w:rStyle w:val="PlaceholderText"/>
              <w:rtl/>
            </w:rPr>
            <w:t>[שם ספק]</w:t>
          </w:r>
        </w:p>
      </w:docPartBody>
    </w:docPart>
    <w:docPart>
      <w:docPartPr>
        <w:name w:val="7D7F65B777D1447A959F30616375AB68"/>
        <w:category>
          <w:name w:val="כללי"/>
          <w:gallery w:val="placeholder"/>
        </w:category>
        <w:types>
          <w:type w:val="bbPlcHdr"/>
        </w:types>
        <w:behaviors>
          <w:behavior w:val="content"/>
        </w:behaviors>
        <w:guid w:val="{5B7023A4-F09C-4AA2-827B-D069E32AD9C1}"/>
      </w:docPartPr>
      <w:docPartBody>
        <w:p w:rsidR="00140A30" w:rsidRDefault="004F31E0" w:rsidP="004F31E0">
          <w:pPr>
            <w:pStyle w:val="7D7F65B777D1447A959F30616375AB68"/>
          </w:pPr>
          <w:r w:rsidRPr="003059F5">
            <w:rPr>
              <w:rStyle w:val="PlaceholderText"/>
              <w:rtl/>
            </w:rPr>
            <w:t>[שם ספק]</w:t>
          </w:r>
        </w:p>
      </w:docPartBody>
    </w:docPart>
    <w:docPart>
      <w:docPartPr>
        <w:name w:val="C396CD23D44D414C97F12D5C40BA4B80"/>
        <w:category>
          <w:name w:val="כללי"/>
          <w:gallery w:val="placeholder"/>
        </w:category>
        <w:types>
          <w:type w:val="bbPlcHdr"/>
        </w:types>
        <w:behaviors>
          <w:behavior w:val="content"/>
        </w:behaviors>
        <w:guid w:val="{32AAF547-2D58-4D9F-9BB5-8B594A820F04}"/>
      </w:docPartPr>
      <w:docPartBody>
        <w:p w:rsidR="00140A30" w:rsidRDefault="004F31E0" w:rsidP="004F31E0">
          <w:pPr>
            <w:pStyle w:val="C396CD23D44D414C97F12D5C40BA4B80"/>
          </w:pPr>
          <w:r w:rsidRPr="003059F5">
            <w:rPr>
              <w:rStyle w:val="PlaceholderText"/>
              <w:rtl/>
            </w:rPr>
            <w:t>[תבנית חוזה]</w:t>
          </w:r>
        </w:p>
      </w:docPartBody>
    </w:docPart>
    <w:docPart>
      <w:docPartPr>
        <w:name w:val="DDFC75CB7DBC40D7B07794BCEBC82081"/>
        <w:category>
          <w:name w:val="כללי"/>
          <w:gallery w:val="placeholder"/>
        </w:category>
        <w:types>
          <w:type w:val="bbPlcHdr"/>
        </w:types>
        <w:behaviors>
          <w:behavior w:val="content"/>
        </w:behaviors>
        <w:guid w:val="{BEC16259-7B1B-4B32-96E9-09CC1116D22D}"/>
      </w:docPartPr>
      <w:docPartBody>
        <w:p w:rsidR="00140A30" w:rsidRDefault="004F31E0" w:rsidP="004F31E0">
          <w:pPr>
            <w:pStyle w:val="DDFC75CB7DBC40D7B07794BCEBC82081"/>
          </w:pPr>
          <w:r w:rsidRPr="009D00D7">
            <w:rPr>
              <w:rStyle w:val="PlaceholderText"/>
              <w:rtl/>
            </w:rPr>
            <w:t>[שם הפרויקט]</w:t>
          </w:r>
        </w:p>
      </w:docPartBody>
    </w:docPart>
    <w:docPart>
      <w:docPartPr>
        <w:name w:val="C8EC96CCE3E04422A3347626E68D11DA"/>
        <w:category>
          <w:name w:val="כללי"/>
          <w:gallery w:val="placeholder"/>
        </w:category>
        <w:types>
          <w:type w:val="bbPlcHdr"/>
        </w:types>
        <w:behaviors>
          <w:behavior w:val="content"/>
        </w:behaviors>
        <w:guid w:val="{BD56C994-09E7-40FE-8F26-F5040657340A}"/>
      </w:docPartPr>
      <w:docPartBody>
        <w:p w:rsidR="00140A30" w:rsidRDefault="004F31E0" w:rsidP="004F31E0">
          <w:pPr>
            <w:pStyle w:val="C8EC96CCE3E04422A3347626E68D11DA"/>
          </w:pPr>
          <w:r w:rsidRPr="003059F5">
            <w:rPr>
              <w:rStyle w:val="PlaceholderText"/>
              <w:rtl/>
            </w:rPr>
            <w:t>[שם ספק]</w:t>
          </w:r>
        </w:p>
      </w:docPartBody>
    </w:docPart>
    <w:docPart>
      <w:docPartPr>
        <w:name w:val="AE51C040CB3142A490D28D84441A92E6"/>
        <w:category>
          <w:name w:val="כללי"/>
          <w:gallery w:val="placeholder"/>
        </w:category>
        <w:types>
          <w:type w:val="bbPlcHdr"/>
        </w:types>
        <w:behaviors>
          <w:behavior w:val="content"/>
        </w:behaviors>
        <w:guid w:val="{9EADAD84-86A4-4A35-8A15-5772C48A4F38}"/>
      </w:docPartPr>
      <w:docPartBody>
        <w:p w:rsidR="00140A30" w:rsidRDefault="004F31E0" w:rsidP="004F31E0">
          <w:pPr>
            <w:pStyle w:val="AE51C040CB3142A490D28D84441A92E6"/>
          </w:pPr>
          <w:r w:rsidRPr="003059F5">
            <w:rPr>
              <w:rStyle w:val="PlaceholderText"/>
              <w:rtl/>
            </w:rPr>
            <w:t>[שם ספק]</w:t>
          </w:r>
        </w:p>
      </w:docPartBody>
    </w:docPart>
    <w:docPart>
      <w:docPartPr>
        <w:name w:val="BE6898D816394EF5800DF12B6423A109"/>
        <w:category>
          <w:name w:val="כללי"/>
          <w:gallery w:val="placeholder"/>
        </w:category>
        <w:types>
          <w:type w:val="bbPlcHdr"/>
        </w:types>
        <w:behaviors>
          <w:behavior w:val="content"/>
        </w:behaviors>
        <w:guid w:val="{66339757-AB4D-4412-9E28-D6AEBF170703}"/>
      </w:docPartPr>
      <w:docPartBody>
        <w:p w:rsidR="00140A30" w:rsidRDefault="004F31E0" w:rsidP="004F31E0">
          <w:pPr>
            <w:pStyle w:val="BE6898D816394EF5800DF12B6423A109"/>
          </w:pPr>
          <w:r w:rsidRPr="000E16FF">
            <w:rPr>
              <w:rStyle w:val="PlaceholderText"/>
              <w:rtl/>
            </w:rPr>
            <w:t>[שם ספק]</w:t>
          </w:r>
        </w:p>
      </w:docPartBody>
    </w:docPart>
    <w:docPart>
      <w:docPartPr>
        <w:name w:val="EF68EF2C8D49419FA8237860F8AC5112"/>
        <w:category>
          <w:name w:val="כללי"/>
          <w:gallery w:val="placeholder"/>
        </w:category>
        <w:types>
          <w:type w:val="bbPlcHdr"/>
        </w:types>
        <w:behaviors>
          <w:behavior w:val="content"/>
        </w:behaviors>
        <w:guid w:val="{F156577D-0EA6-49E7-BBDE-C762AD9B4826}"/>
      </w:docPartPr>
      <w:docPartBody>
        <w:p w:rsidR="00140A30" w:rsidRDefault="004F31E0" w:rsidP="004F31E0">
          <w:pPr>
            <w:pStyle w:val="EF68EF2C8D49419FA8237860F8AC5112"/>
          </w:pPr>
          <w:r w:rsidRPr="00C5438E">
            <w:rPr>
              <w:rStyle w:val="PlaceholderText"/>
              <w:rtl/>
            </w:rPr>
            <w:t>[צד א בחוזה]</w:t>
          </w:r>
        </w:p>
      </w:docPartBody>
    </w:docPart>
    <w:docPart>
      <w:docPartPr>
        <w:name w:val="F4629E918DAA43B28378FE4653BB7779"/>
        <w:category>
          <w:name w:val="כללי"/>
          <w:gallery w:val="placeholder"/>
        </w:category>
        <w:types>
          <w:type w:val="bbPlcHdr"/>
        </w:types>
        <w:behaviors>
          <w:behavior w:val="content"/>
        </w:behaviors>
        <w:guid w:val="{09CBCE6B-A4C5-4FE8-A44D-EFDA7B24E6E2}"/>
      </w:docPartPr>
      <w:docPartBody>
        <w:p w:rsidR="00140A30" w:rsidRDefault="004F31E0" w:rsidP="004F31E0">
          <w:pPr>
            <w:pStyle w:val="F4629E918DAA43B28378FE4653BB7779"/>
          </w:pPr>
          <w:r w:rsidRPr="003059F5">
            <w:rPr>
              <w:rStyle w:val="PlaceholderText"/>
              <w:rtl/>
            </w:rPr>
            <w:t>[שם ספק]</w:t>
          </w:r>
        </w:p>
      </w:docPartBody>
    </w:docPart>
    <w:docPart>
      <w:docPartPr>
        <w:name w:val="24A63F6662424C32970C78250112E0BC"/>
        <w:category>
          <w:name w:val="כללי"/>
          <w:gallery w:val="placeholder"/>
        </w:category>
        <w:types>
          <w:type w:val="bbPlcHdr"/>
        </w:types>
        <w:behaviors>
          <w:behavior w:val="content"/>
        </w:behaviors>
        <w:guid w:val="{270B5609-BBD1-4C78-8205-C2006896B249}"/>
      </w:docPartPr>
      <w:docPartBody>
        <w:p w:rsidR="00140A30" w:rsidRDefault="004F31E0" w:rsidP="004F31E0">
          <w:pPr>
            <w:pStyle w:val="24A63F6662424C32970C78250112E0BC"/>
          </w:pPr>
          <w:r w:rsidRPr="003059F5">
            <w:rPr>
              <w:rStyle w:val="PlaceholderText"/>
              <w:rtl/>
            </w:rPr>
            <w:t>[שם אתר]</w:t>
          </w:r>
        </w:p>
      </w:docPartBody>
    </w:docPart>
    <w:docPart>
      <w:docPartPr>
        <w:name w:val="30B70C1B4C8043FDBBF9432F2E8A2F21"/>
        <w:category>
          <w:name w:val="כללי"/>
          <w:gallery w:val="placeholder"/>
        </w:category>
        <w:types>
          <w:type w:val="bbPlcHdr"/>
        </w:types>
        <w:behaviors>
          <w:behavior w:val="content"/>
        </w:behaviors>
        <w:guid w:val="{1111D997-F80D-4896-8A19-ED5CE5B909CD}"/>
      </w:docPartPr>
      <w:docPartBody>
        <w:p w:rsidR="00140A30" w:rsidRDefault="004F31E0" w:rsidP="004F31E0">
          <w:pPr>
            <w:pStyle w:val="30B70C1B4C8043FDBBF9432F2E8A2F21"/>
          </w:pPr>
          <w:r w:rsidRPr="003059F5">
            <w:rPr>
              <w:rStyle w:val="PlaceholderText"/>
              <w:rtl/>
            </w:rPr>
            <w:t>[תיאור עבודה]</w:t>
          </w:r>
        </w:p>
      </w:docPartBody>
    </w:docPart>
    <w:docPart>
      <w:docPartPr>
        <w:name w:val="90E9F10387AB4EAA9DB58135988EE7DC"/>
        <w:category>
          <w:name w:val="כללי"/>
          <w:gallery w:val="placeholder"/>
        </w:category>
        <w:types>
          <w:type w:val="bbPlcHdr"/>
        </w:types>
        <w:behaviors>
          <w:behavior w:val="content"/>
        </w:behaviors>
        <w:guid w:val="{4142C1AD-AEE2-49DC-BD35-2FAC95EF1BA2}"/>
      </w:docPartPr>
      <w:docPartBody>
        <w:p w:rsidR="00140A30" w:rsidRDefault="004F31E0" w:rsidP="004F31E0">
          <w:pPr>
            <w:pStyle w:val="90E9F10387AB4EAA9DB58135988EE7DC"/>
          </w:pPr>
          <w:r w:rsidRPr="000E16FF">
            <w:rPr>
              <w:rStyle w:val="PlaceholderText"/>
              <w:rtl/>
            </w:rPr>
            <w:t>[שם ספק]</w:t>
          </w:r>
        </w:p>
      </w:docPartBody>
    </w:docPart>
    <w:docPart>
      <w:docPartPr>
        <w:name w:val="4E7446D7E1B14578B18676CB1583CAF6"/>
        <w:category>
          <w:name w:val="כללי"/>
          <w:gallery w:val="placeholder"/>
        </w:category>
        <w:types>
          <w:type w:val="bbPlcHdr"/>
        </w:types>
        <w:behaviors>
          <w:behavior w:val="content"/>
        </w:behaviors>
        <w:guid w:val="{BC5AF6CC-2AAF-4578-BC2C-CC842DBC0A04}"/>
      </w:docPartPr>
      <w:docPartBody>
        <w:p w:rsidR="00140A30" w:rsidRDefault="004F31E0" w:rsidP="004F31E0">
          <w:pPr>
            <w:pStyle w:val="4E7446D7E1B14578B18676CB1583CAF6"/>
          </w:pPr>
          <w:r w:rsidRPr="00C5438E">
            <w:rPr>
              <w:rStyle w:val="PlaceholderText"/>
              <w:rtl/>
            </w:rPr>
            <w:t>[צד א בחוזה]</w:t>
          </w:r>
        </w:p>
      </w:docPartBody>
    </w:docPart>
    <w:docPart>
      <w:docPartPr>
        <w:name w:val="99A7248931854F288AC7FD52946BBC79"/>
        <w:category>
          <w:name w:val="כללי"/>
          <w:gallery w:val="placeholder"/>
        </w:category>
        <w:types>
          <w:type w:val="bbPlcHdr"/>
        </w:types>
        <w:behaviors>
          <w:behavior w:val="content"/>
        </w:behaviors>
        <w:guid w:val="{B78C4EBC-0E90-4C22-BFDA-EFD8A0C9A2DF}"/>
      </w:docPartPr>
      <w:docPartBody>
        <w:p w:rsidR="00140A30" w:rsidRDefault="004F31E0" w:rsidP="004F31E0">
          <w:pPr>
            <w:pStyle w:val="99A7248931854F288AC7FD52946BBC79"/>
          </w:pPr>
          <w:r w:rsidRPr="003059F5">
            <w:rPr>
              <w:rStyle w:val="PlaceholderText"/>
              <w:rtl/>
            </w:rPr>
            <w:t>[שם אתר]</w:t>
          </w:r>
        </w:p>
      </w:docPartBody>
    </w:docPart>
    <w:docPart>
      <w:docPartPr>
        <w:name w:val="8A765287477742AE8C1C46B5AF0ED185"/>
        <w:category>
          <w:name w:val="כללי"/>
          <w:gallery w:val="placeholder"/>
        </w:category>
        <w:types>
          <w:type w:val="bbPlcHdr"/>
        </w:types>
        <w:behaviors>
          <w:behavior w:val="content"/>
        </w:behaviors>
        <w:guid w:val="{08DCFE5C-3938-4141-BA18-551534FA2D23}"/>
      </w:docPartPr>
      <w:docPartBody>
        <w:p w:rsidR="00140A30" w:rsidRDefault="004F31E0" w:rsidP="004F31E0">
          <w:pPr>
            <w:pStyle w:val="8A765287477742AE8C1C46B5AF0ED185"/>
          </w:pPr>
          <w:r w:rsidRPr="003059F5">
            <w:rPr>
              <w:rStyle w:val="PlaceholderText"/>
              <w:rtl/>
            </w:rPr>
            <w:t>[תאריך חתימת חוזה]</w:t>
          </w:r>
        </w:p>
      </w:docPartBody>
    </w:docPart>
    <w:docPart>
      <w:docPartPr>
        <w:name w:val="CE2645320CF54187A91080CEA39D01FE"/>
        <w:category>
          <w:name w:val="כללי"/>
          <w:gallery w:val="placeholder"/>
        </w:category>
        <w:types>
          <w:type w:val="bbPlcHdr"/>
        </w:types>
        <w:behaviors>
          <w:behavior w:val="content"/>
        </w:behaviors>
        <w:guid w:val="{A38214FA-4913-40EB-BD59-B29A81C6B337}"/>
      </w:docPartPr>
      <w:docPartBody>
        <w:p w:rsidR="00140A30" w:rsidRDefault="004F31E0" w:rsidP="004F31E0">
          <w:pPr>
            <w:pStyle w:val="CE2645320CF54187A91080CEA39D01FE"/>
          </w:pPr>
          <w:r w:rsidRPr="000E16FF">
            <w:rPr>
              <w:rStyle w:val="PlaceholderText"/>
              <w:rtl/>
            </w:rPr>
            <w:t>[שם ספק]</w:t>
          </w:r>
        </w:p>
      </w:docPartBody>
    </w:docPart>
    <w:docPart>
      <w:docPartPr>
        <w:name w:val="EE697B3E17104EA0880A9AE05C00890E"/>
        <w:category>
          <w:name w:val="General"/>
          <w:gallery w:val="placeholder"/>
        </w:category>
        <w:types>
          <w:type w:val="bbPlcHdr"/>
        </w:types>
        <w:behaviors>
          <w:behavior w:val="content"/>
        </w:behaviors>
        <w:guid w:val="{12F11B07-0A33-49D9-B870-9623F6DCC0C0}"/>
      </w:docPartPr>
      <w:docPartBody>
        <w:p w:rsidR="005070E8" w:rsidRDefault="00C30938">
          <w:r w:rsidRPr="007F4C94">
            <w:rPr>
              <w:rStyle w:val="PlaceholderText"/>
              <w:rFonts w:hint="cs"/>
              <w:rtl/>
            </w:rPr>
            <w:t>[צד</w:t>
          </w:r>
          <w:r w:rsidRPr="007F4C94">
            <w:rPr>
              <w:rStyle w:val="PlaceholderText"/>
              <w:rtl/>
            </w:rPr>
            <w:t xml:space="preserve"> </w:t>
          </w:r>
          <w:r w:rsidRPr="007F4C94">
            <w:rPr>
              <w:rStyle w:val="PlaceholderText"/>
              <w:rFonts w:hint="cs"/>
              <w:rtl/>
            </w:rPr>
            <w:t>א</w:t>
          </w:r>
          <w:r w:rsidRPr="007F4C94">
            <w:rPr>
              <w:rStyle w:val="PlaceholderText"/>
              <w:rtl/>
            </w:rPr>
            <w:t xml:space="preserve"> </w:t>
          </w:r>
          <w:r w:rsidRPr="007F4C94">
            <w:rPr>
              <w:rStyle w:val="PlaceholderText"/>
              <w:rFonts w:hint="cs"/>
              <w:rtl/>
            </w:rPr>
            <w:t>בחוזה]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46A2"/>
    <w:rsid w:val="00140A30"/>
    <w:rsid w:val="002C09CB"/>
    <w:rsid w:val="003061B5"/>
    <w:rsid w:val="0032380B"/>
    <w:rsid w:val="003D3172"/>
    <w:rsid w:val="004E2C8D"/>
    <w:rsid w:val="004F31E0"/>
    <w:rsid w:val="005070E8"/>
    <w:rsid w:val="00675168"/>
    <w:rsid w:val="006865A5"/>
    <w:rsid w:val="006D1ED5"/>
    <w:rsid w:val="00990C9D"/>
    <w:rsid w:val="00B56928"/>
    <w:rsid w:val="00C30938"/>
    <w:rsid w:val="00D07A6E"/>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30938"/>
    <w:rPr>
      <w:color w:val="808080"/>
    </w:rPr>
  </w:style>
  <w:style w:type="paragraph" w:customStyle="1" w:styleId="CC381D9B04C6458D811782040932388E">
    <w:name w:val="CC381D9B04C6458D811782040932388E"/>
    <w:rsid w:val="004F31E0"/>
    <w:pPr>
      <w:bidi/>
    </w:pPr>
  </w:style>
  <w:style w:type="paragraph" w:customStyle="1" w:styleId="001D182A385C4B878D3B36AE5D180CB7">
    <w:name w:val="001D182A385C4B878D3B36AE5D180CB7"/>
    <w:rsid w:val="004F31E0"/>
    <w:pPr>
      <w:bidi/>
    </w:pPr>
  </w:style>
  <w:style w:type="paragraph" w:customStyle="1" w:styleId="6F4509FAAFF04AB58280FA611122F1C8">
    <w:name w:val="6F4509FAAFF04AB58280FA611122F1C8"/>
    <w:rsid w:val="004F31E0"/>
    <w:pPr>
      <w:bidi/>
    </w:pPr>
  </w:style>
  <w:style w:type="paragraph" w:customStyle="1" w:styleId="54F47E8B1ECB4D4FB7B6D7487F422670">
    <w:name w:val="54F47E8B1ECB4D4FB7B6D7487F422670"/>
    <w:rsid w:val="004F31E0"/>
    <w:pPr>
      <w:bidi/>
    </w:pPr>
  </w:style>
  <w:style w:type="paragraph" w:customStyle="1" w:styleId="59911A407EF8497C83683F96D1D48826">
    <w:name w:val="59911A407EF8497C83683F96D1D48826"/>
    <w:rsid w:val="004F31E0"/>
    <w:pPr>
      <w:bidi/>
    </w:pPr>
  </w:style>
  <w:style w:type="paragraph" w:customStyle="1" w:styleId="75D26ABA50F64685BF9E7EB3D98EDD95">
    <w:name w:val="75D26ABA50F64685BF9E7EB3D98EDD95"/>
    <w:rsid w:val="004F31E0"/>
    <w:pPr>
      <w:bidi/>
    </w:pPr>
  </w:style>
  <w:style w:type="paragraph" w:customStyle="1" w:styleId="78E087138FE549A399F8974392FAC3C8">
    <w:name w:val="78E087138FE549A399F8974392FAC3C8"/>
    <w:rsid w:val="004F31E0"/>
    <w:pPr>
      <w:bidi/>
    </w:pPr>
  </w:style>
  <w:style w:type="paragraph" w:customStyle="1" w:styleId="4B658542B03D4D67834B150C3A619FC1">
    <w:name w:val="4B658542B03D4D67834B150C3A619FC1"/>
    <w:rsid w:val="004F31E0"/>
    <w:pPr>
      <w:bidi/>
    </w:pPr>
  </w:style>
  <w:style w:type="paragraph" w:customStyle="1" w:styleId="6F7CD8EC0DD947ABAFDB672687B7B32F">
    <w:name w:val="6F7CD8EC0DD947ABAFDB672687B7B32F"/>
    <w:rsid w:val="004F31E0"/>
    <w:pPr>
      <w:bidi/>
    </w:pPr>
  </w:style>
  <w:style w:type="paragraph" w:customStyle="1" w:styleId="F204BB9576174FFF958E11C85D08BFE6">
    <w:name w:val="F204BB9576174FFF958E11C85D08BFE6"/>
    <w:rsid w:val="004F31E0"/>
    <w:pPr>
      <w:bidi/>
    </w:pPr>
  </w:style>
  <w:style w:type="paragraph" w:customStyle="1" w:styleId="D806FDE681644DDC865969DC4F5E2101">
    <w:name w:val="D806FDE681644DDC865969DC4F5E2101"/>
    <w:rsid w:val="004F31E0"/>
    <w:pPr>
      <w:bidi/>
    </w:pPr>
  </w:style>
  <w:style w:type="paragraph" w:customStyle="1" w:styleId="9879DDED3021444E8FCB3AC2D820C678">
    <w:name w:val="9879DDED3021444E8FCB3AC2D820C678"/>
    <w:rsid w:val="004F31E0"/>
    <w:pPr>
      <w:bidi/>
    </w:pPr>
  </w:style>
  <w:style w:type="paragraph" w:customStyle="1" w:styleId="827289AEB97042138BF35D55F694A8A3">
    <w:name w:val="827289AEB97042138BF35D55F694A8A3"/>
    <w:rsid w:val="004F31E0"/>
    <w:pPr>
      <w:bidi/>
    </w:pPr>
  </w:style>
  <w:style w:type="paragraph" w:customStyle="1" w:styleId="8C01917DFFC443E98DE1B2CF5811D699">
    <w:name w:val="8C01917DFFC443E98DE1B2CF5811D699"/>
    <w:rsid w:val="004F31E0"/>
    <w:pPr>
      <w:bidi/>
    </w:pPr>
  </w:style>
  <w:style w:type="paragraph" w:customStyle="1" w:styleId="D2D46E0196A44AC7BF27EC4B04507A2F">
    <w:name w:val="D2D46E0196A44AC7BF27EC4B04507A2F"/>
    <w:rsid w:val="004F31E0"/>
    <w:pPr>
      <w:bidi/>
    </w:pPr>
  </w:style>
  <w:style w:type="paragraph" w:customStyle="1" w:styleId="75C10C1CECC140D381C7A3CD4F15CE16">
    <w:name w:val="75C10C1CECC140D381C7A3CD4F15CE16"/>
    <w:rsid w:val="004F31E0"/>
    <w:pPr>
      <w:bidi/>
    </w:pPr>
  </w:style>
  <w:style w:type="paragraph" w:customStyle="1" w:styleId="C679AF8923284260B5AAD6F69C999039">
    <w:name w:val="C679AF8923284260B5AAD6F69C999039"/>
    <w:rsid w:val="004F31E0"/>
    <w:pPr>
      <w:bidi/>
    </w:pPr>
  </w:style>
  <w:style w:type="paragraph" w:customStyle="1" w:styleId="9F6D5CE2175D4228891A0F4415E33AB6">
    <w:name w:val="9F6D5CE2175D4228891A0F4415E33AB6"/>
    <w:rsid w:val="004F31E0"/>
    <w:pPr>
      <w:bidi/>
    </w:pPr>
  </w:style>
  <w:style w:type="paragraph" w:customStyle="1" w:styleId="7D7F65B777D1447A959F30616375AB68">
    <w:name w:val="7D7F65B777D1447A959F30616375AB68"/>
    <w:rsid w:val="004F31E0"/>
    <w:pPr>
      <w:bidi/>
    </w:pPr>
  </w:style>
  <w:style w:type="paragraph" w:customStyle="1" w:styleId="C396CD23D44D414C97F12D5C40BA4B80">
    <w:name w:val="C396CD23D44D414C97F12D5C40BA4B80"/>
    <w:rsid w:val="004F31E0"/>
    <w:pPr>
      <w:bidi/>
    </w:pPr>
  </w:style>
  <w:style w:type="paragraph" w:customStyle="1" w:styleId="DDFC75CB7DBC40D7B07794BCEBC82081">
    <w:name w:val="DDFC75CB7DBC40D7B07794BCEBC82081"/>
    <w:rsid w:val="004F31E0"/>
    <w:pPr>
      <w:bidi/>
    </w:pPr>
  </w:style>
  <w:style w:type="paragraph" w:customStyle="1" w:styleId="C8EC96CCE3E04422A3347626E68D11DA">
    <w:name w:val="C8EC96CCE3E04422A3347626E68D11DA"/>
    <w:rsid w:val="004F31E0"/>
    <w:pPr>
      <w:bidi/>
    </w:pPr>
  </w:style>
  <w:style w:type="paragraph" w:customStyle="1" w:styleId="AE51C040CB3142A490D28D84441A92E6">
    <w:name w:val="AE51C040CB3142A490D28D84441A92E6"/>
    <w:rsid w:val="004F31E0"/>
    <w:pPr>
      <w:bidi/>
    </w:pPr>
  </w:style>
  <w:style w:type="paragraph" w:customStyle="1" w:styleId="BE6898D816394EF5800DF12B6423A109">
    <w:name w:val="BE6898D816394EF5800DF12B6423A109"/>
    <w:rsid w:val="004F31E0"/>
    <w:pPr>
      <w:bidi/>
    </w:pPr>
  </w:style>
  <w:style w:type="paragraph" w:customStyle="1" w:styleId="EF68EF2C8D49419FA8237860F8AC5112">
    <w:name w:val="EF68EF2C8D49419FA8237860F8AC5112"/>
    <w:rsid w:val="004F31E0"/>
    <w:pPr>
      <w:bidi/>
    </w:pPr>
  </w:style>
  <w:style w:type="paragraph" w:customStyle="1" w:styleId="F4629E918DAA43B28378FE4653BB7779">
    <w:name w:val="F4629E918DAA43B28378FE4653BB7779"/>
    <w:rsid w:val="004F31E0"/>
    <w:pPr>
      <w:bidi/>
    </w:pPr>
  </w:style>
  <w:style w:type="paragraph" w:customStyle="1" w:styleId="24A63F6662424C32970C78250112E0BC">
    <w:name w:val="24A63F6662424C32970C78250112E0BC"/>
    <w:rsid w:val="004F31E0"/>
    <w:pPr>
      <w:bidi/>
    </w:pPr>
  </w:style>
  <w:style w:type="paragraph" w:customStyle="1" w:styleId="30B70C1B4C8043FDBBF9432F2E8A2F21">
    <w:name w:val="30B70C1B4C8043FDBBF9432F2E8A2F21"/>
    <w:rsid w:val="004F31E0"/>
    <w:pPr>
      <w:bidi/>
    </w:pPr>
  </w:style>
  <w:style w:type="paragraph" w:customStyle="1" w:styleId="90E9F10387AB4EAA9DB58135988EE7DC">
    <w:name w:val="90E9F10387AB4EAA9DB58135988EE7DC"/>
    <w:rsid w:val="004F31E0"/>
    <w:pPr>
      <w:bidi/>
    </w:pPr>
  </w:style>
  <w:style w:type="paragraph" w:customStyle="1" w:styleId="4E7446D7E1B14578B18676CB1583CAF6">
    <w:name w:val="4E7446D7E1B14578B18676CB1583CAF6"/>
    <w:rsid w:val="004F31E0"/>
    <w:pPr>
      <w:bidi/>
    </w:pPr>
  </w:style>
  <w:style w:type="paragraph" w:customStyle="1" w:styleId="99A7248931854F288AC7FD52946BBC79">
    <w:name w:val="99A7248931854F288AC7FD52946BBC79"/>
    <w:rsid w:val="004F31E0"/>
    <w:pPr>
      <w:bidi/>
    </w:pPr>
  </w:style>
  <w:style w:type="paragraph" w:customStyle="1" w:styleId="8A765287477742AE8C1C46B5AF0ED185">
    <w:name w:val="8A765287477742AE8C1C46B5AF0ED185"/>
    <w:rsid w:val="004F31E0"/>
    <w:pPr>
      <w:bidi/>
    </w:pPr>
  </w:style>
  <w:style w:type="paragraph" w:customStyle="1" w:styleId="CE2645320CF54187A91080CEA39D01FE">
    <w:name w:val="CE2645320CF54187A91080CEA39D01FE"/>
    <w:rsid w:val="004F31E0"/>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E8DF70F-F2C0-4DA4-BC9B-D017F61AD9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2409f3-fa4a-4556-be2d-61229a9fe6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38FCD0F1-61E6-47AE-B8C7-1E691EC81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9190</Words>
  <Characters>52383</Characters>
  <Application>Microsoft Office Word</Application>
  <DocSecurity>0</DocSecurity>
  <Lines>436</Lines>
  <Paragraphs>122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גרמן קגנובסקי</dc:creator>
  <cp:keywords/>
  <dc:description/>
  <cp:lastModifiedBy>חן חג'ג</cp:lastModifiedBy>
  <cp:revision>5</cp:revision>
  <cp:lastPrinted>2020-11-02T09:02:00Z</cp:lastPrinted>
  <dcterms:created xsi:type="dcterms:W3CDTF">2020-12-09T13:17:00Z</dcterms:created>
  <dcterms:modified xsi:type="dcterms:W3CDTF">2026-05-26T09:14:00Z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09e12812-c8d2-46b0-bcb1-14b1621f4529</vt:lpwstr>
  </property>
</Properties>
</file>