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858F2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lang w:eastAsia="he-IL"/>
        </w:rPr>
      </w:pPr>
      <w:bookmarkStart w:id="0" w:name="_GoBack"/>
      <w:bookmarkEnd w:id="0"/>
    </w:p>
    <w:p w14:paraId="39D2705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2D706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F3E30B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FDF4AF2" w14:textId="0B741626"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del w:id="1" w:author="Meryl Etman" w:date="2024-12-24T14:42:00Z">
        <w:r w:rsidRPr="006D2AE3" w:rsidDel="00FE6F0C">
          <w:rPr>
            <w:rFonts w:ascii="Times New Roman" w:eastAsia="Times New Roman" w:hAnsi="Times New Roman" w:cs="David"/>
            <w:bCs/>
            <w:i/>
            <w:iCs/>
            <w:noProof/>
            <w:sz w:val="24"/>
            <w:szCs w:val="24"/>
          </w:rPr>
          <w:drawing>
            <wp:inline distT="0" distB="0" distL="0" distR="0" wp14:anchorId="06F0EC4C" wp14:editId="7F825471">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del>
    </w:p>
    <w:p w14:paraId="444B12C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F1C7FF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64E8A3"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3D95DF"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AB71FE"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40D8EA" w14:textId="40B900EC" w:rsidR="006D2AE3" w:rsidRPr="006D2AE3" w:rsidRDefault="006D2AE3" w:rsidP="009A7DD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 xml:space="preserve">חוזה </w:t>
      </w:r>
      <w:r w:rsidR="009A7DD6">
        <w:rPr>
          <w:rFonts w:ascii="Times New Roman" w:eastAsia="Times New Roman" w:hAnsi="Times New Roman" w:cs="David" w:hint="cs"/>
          <w:bCs/>
          <w:sz w:val="32"/>
          <w:szCs w:val="32"/>
          <w:u w:val="single"/>
          <w:rtl/>
          <w:lang w:eastAsia="he-IL"/>
        </w:rPr>
        <w:t>מנהל מודל</w:t>
      </w:r>
      <w:ins w:id="2" w:author="Meryl Etman" w:date="2024-12-24T14:42:00Z">
        <w:r w:rsidR="00FE6F0C">
          <w:rPr>
            <w:rFonts w:ascii="Times New Roman" w:eastAsia="Times New Roman" w:hAnsi="Times New Roman" w:cs="David" w:hint="cs"/>
            <w:bCs/>
            <w:sz w:val="32"/>
            <w:szCs w:val="32"/>
            <w:u w:val="single"/>
            <w:rtl/>
            <w:lang w:eastAsia="he-IL"/>
          </w:rPr>
          <w:t xml:space="preserve"> בים ותיאום מערכות</w:t>
        </w:r>
      </w:ins>
    </w:p>
    <w:p w14:paraId="10CE795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1149B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45757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B7AEA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B4B38E"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593BD5"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592DC7"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F3DE524" w14:textId="4CD6CA6A" w:rsidR="009441B2" w:rsidRPr="00B27B4C" w:rsidRDefault="00295CD0"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הכוזרי</w:t>
          </w:r>
        </w:p>
      </w:sdtContent>
    </w:sdt>
    <w:p w14:paraId="548C523F"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63C0F42" w14:textId="5175B0E0" w:rsidR="009441B2" w:rsidRPr="00B27B4C" w:rsidRDefault="00295CD0"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הכוזרי הרצליה</w:t>
          </w:r>
        </w:p>
      </w:sdtContent>
    </w:sdt>
    <w:p w14:paraId="69221EA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FFF2E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16146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1AA69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76A90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3F632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CAF74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7D362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9394C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BFF7C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906FF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235FA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1A0B4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2F427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1688E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8E06E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AC1D6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F1669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FA7F9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FD5C3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C7385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CA433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808EF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F8426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17A87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A657D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84839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B8D90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6B8D1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11264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F6CAC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CE5C0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AE798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78EDD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49E523" w14:textId="77777777" w:rsidR="00C3505D"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E87636" w14:textId="77777777" w:rsidR="006D2AE3" w:rsidRPr="009441B2" w:rsidRDefault="00C3505D" w:rsidP="00A12E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Pr>
          <w:rFonts w:ascii="Times New Roman" w:eastAsia="Times New Roman" w:hAnsi="Times New Roman" w:cs="David" w:hint="cs"/>
          <w:bCs/>
          <w:sz w:val="32"/>
          <w:szCs w:val="32"/>
          <w:u w:val="single"/>
          <w:rtl/>
          <w:lang w:eastAsia="he-IL"/>
        </w:rPr>
        <w:t>ח</w:t>
      </w:r>
      <w:r w:rsidR="006D2AE3" w:rsidRPr="009441B2">
        <w:rPr>
          <w:rFonts w:ascii="Times New Roman" w:eastAsia="Times New Roman" w:hAnsi="Times New Roman" w:cs="David" w:hint="cs"/>
          <w:bCs/>
          <w:sz w:val="32"/>
          <w:szCs w:val="32"/>
          <w:u w:val="single"/>
          <w:rtl/>
          <w:lang w:eastAsia="he-IL"/>
        </w:rPr>
        <w:t>וזה</w:t>
      </w:r>
      <w:r w:rsidR="009441B2" w:rsidRPr="009441B2">
        <w:rPr>
          <w:rFonts w:ascii="Times New Roman" w:eastAsia="Times New Roman" w:hAnsi="Times New Roman" w:cs="David" w:hint="cs"/>
          <w:bCs/>
          <w:sz w:val="32"/>
          <w:szCs w:val="32"/>
          <w:u w:val="single"/>
          <w:rtl/>
          <w:lang w:eastAsia="he-IL"/>
        </w:rPr>
        <w:t xml:space="preserve"> </w:t>
      </w:r>
      <w:r w:rsidR="00A12E4C">
        <w:rPr>
          <w:rFonts w:ascii="Times New Roman" w:eastAsia="Times New Roman" w:hAnsi="Times New Roman" w:cs="David" w:hint="cs"/>
          <w:bCs/>
          <w:sz w:val="32"/>
          <w:szCs w:val="32"/>
          <w:u w:val="single"/>
          <w:rtl/>
          <w:lang w:eastAsia="he-IL"/>
        </w:rPr>
        <w:t>מנהל מודל</w:t>
      </w:r>
    </w:p>
    <w:p w14:paraId="020BD14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678A13" w14:textId="77777777"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9441B2" w:rsidRPr="003C30D7">
            <w:rPr>
              <w:rStyle w:val="AutoFieldsChar"/>
              <w:color w:val="00B0F0"/>
              <w:rtl/>
            </w:rPr>
            <w:t>[תאריך חתימת חוזה]</w:t>
          </w:r>
        </w:sdtContent>
      </w:sdt>
    </w:p>
    <w:p w14:paraId="1128BE1E"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63124CC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017695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323283"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F89BAB265884B71A4BB8B391816B0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9C88CA0" w14:textId="30BB676D" w:rsidR="006D2AE3" w:rsidRPr="009441B2" w:rsidRDefault="00E46994"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del w:id="3" w:author="Meryl Etman" w:date="2025-02-24T18:50:00Z">
            <w:r w:rsidDel="00295CD0">
              <w:rPr>
                <w:rFonts w:ascii="Times New Roman" w:eastAsia="Times New Roman" w:hAnsi="Times New Roman" w:cs="David"/>
                <w:color w:val="800080"/>
                <w:sz w:val="24"/>
                <w:szCs w:val="24"/>
                <w:rtl/>
              </w:rPr>
              <w:br/>
              <w:delText>אפריקה התחדשות עירונית בע"מ</w:delText>
            </w:r>
            <w:r w:rsidDel="00295CD0">
              <w:rPr>
                <w:rFonts w:ascii="Times New Roman" w:eastAsia="Times New Roman" w:hAnsi="Times New Roman" w:cs="David"/>
                <w:color w:val="800080"/>
                <w:sz w:val="24"/>
                <w:szCs w:val="24"/>
                <w:rtl/>
              </w:rPr>
              <w:br/>
            </w:r>
            <w:r w:rsidDel="00295CD0">
              <w:rPr>
                <w:rFonts w:ascii="Times New Roman" w:eastAsia="Times New Roman" w:hAnsi="Times New Roman" w:cs="David"/>
                <w:color w:val="800080"/>
                <w:sz w:val="24"/>
                <w:szCs w:val="24"/>
                <w:rtl/>
              </w:rPr>
              <w:br/>
              <w:delText>514639525</w:delText>
            </w:r>
            <w:r w:rsidDel="00295CD0">
              <w:rPr>
                <w:rFonts w:ascii="Times New Roman" w:eastAsia="Times New Roman" w:hAnsi="Times New Roman" w:cs="David"/>
                <w:color w:val="800080"/>
                <w:sz w:val="24"/>
                <w:szCs w:val="24"/>
                <w:rtl/>
              </w:rPr>
              <w:br/>
            </w:r>
            <w:r w:rsidDel="00295CD0">
              <w:rPr>
                <w:rFonts w:ascii="Times New Roman" w:eastAsia="Times New Roman" w:hAnsi="Times New Roman" w:cs="David"/>
                <w:color w:val="800080"/>
                <w:sz w:val="24"/>
                <w:szCs w:val="24"/>
                <w:rtl/>
              </w:rPr>
              <w:br/>
              <w:delText>מצלאוי חברה לבנין בע"מ</w:delText>
            </w:r>
            <w:r w:rsidDel="00295CD0">
              <w:rPr>
                <w:rFonts w:ascii="Times New Roman" w:eastAsia="Times New Roman" w:hAnsi="Times New Roman" w:cs="David"/>
                <w:color w:val="800080"/>
                <w:sz w:val="24"/>
                <w:szCs w:val="24"/>
                <w:rtl/>
              </w:rPr>
              <w:br/>
              <w:delText>דרך רפאל איתן 1, קרית אונו</w:delText>
            </w:r>
            <w:r w:rsidDel="00295CD0">
              <w:rPr>
                <w:rFonts w:ascii="Times New Roman" w:eastAsia="Times New Roman" w:hAnsi="Times New Roman" w:cs="David"/>
                <w:color w:val="800080"/>
                <w:sz w:val="24"/>
                <w:szCs w:val="24"/>
                <w:rtl/>
              </w:rPr>
              <w:br/>
              <w:delText>512726712</w:delText>
            </w:r>
            <w:r w:rsidDel="00295CD0">
              <w:rPr>
                <w:rFonts w:ascii="Times New Roman" w:eastAsia="Times New Roman" w:hAnsi="Times New Roman" w:cs="David"/>
                <w:color w:val="800080"/>
                <w:sz w:val="24"/>
                <w:szCs w:val="24"/>
                <w:rtl/>
              </w:rPr>
              <w:br/>
            </w:r>
          </w:del>
          <w:ins w:id="4" w:author="Meryl Etman" w:date="2025-02-24T18:50:00Z">
            <w:r w:rsidR="00295CD0">
              <w:rPr>
                <w:rFonts w:ascii="Times New Roman" w:eastAsia="Times New Roman" w:hAnsi="Times New Roman" w:cs="David"/>
                <w:color w:val="800080"/>
                <w:sz w:val="24"/>
                <w:szCs w:val="24"/>
                <w:rtl/>
              </w:rPr>
              <w:br/>
              <w:t>אפריקה התחדשות עירונית בע"מ</w:t>
            </w:r>
            <w:r w:rsidR="00295CD0">
              <w:rPr>
                <w:rFonts w:ascii="Times New Roman" w:eastAsia="Times New Roman" w:hAnsi="Times New Roman" w:cs="David"/>
                <w:color w:val="800080"/>
                <w:sz w:val="24"/>
                <w:szCs w:val="24"/>
                <w:rtl/>
              </w:rPr>
              <w:br/>
            </w:r>
            <w:r w:rsidR="00295CD0">
              <w:rPr>
                <w:rFonts w:ascii="Times New Roman" w:eastAsia="Times New Roman" w:hAnsi="Times New Roman" w:cs="David"/>
                <w:color w:val="800080"/>
                <w:sz w:val="24"/>
                <w:szCs w:val="24"/>
                <w:rtl/>
              </w:rPr>
              <w:br/>
              <w:t>514639525</w:t>
            </w:r>
            <w:r w:rsidR="00295CD0">
              <w:rPr>
                <w:rFonts w:ascii="Times New Roman" w:eastAsia="Times New Roman" w:hAnsi="Times New Roman" w:cs="David"/>
                <w:color w:val="800080"/>
                <w:sz w:val="24"/>
                <w:szCs w:val="24"/>
                <w:rtl/>
              </w:rPr>
              <w:br/>
            </w:r>
            <w:r w:rsidR="00295CD0">
              <w:rPr>
                <w:rFonts w:ascii="Times New Roman" w:eastAsia="Times New Roman" w:hAnsi="Times New Roman" w:cs="David"/>
                <w:color w:val="800080"/>
                <w:sz w:val="24"/>
                <w:szCs w:val="24"/>
                <w:rtl/>
              </w:rPr>
              <w:br/>
              <w:t>מצלאוי חברה לבנין בע"מ</w:t>
            </w:r>
            <w:r w:rsidR="00295CD0">
              <w:rPr>
                <w:rFonts w:ascii="Times New Roman" w:eastAsia="Times New Roman" w:hAnsi="Times New Roman" w:cs="David"/>
                <w:color w:val="800080"/>
                <w:sz w:val="24"/>
                <w:szCs w:val="24"/>
                <w:rtl/>
              </w:rPr>
              <w:br/>
              <w:t>דרך רפאל איתן 1, קרית אונו</w:t>
            </w:r>
            <w:r w:rsidR="00295CD0">
              <w:rPr>
                <w:rFonts w:ascii="Times New Roman" w:eastAsia="Times New Roman" w:hAnsi="Times New Roman" w:cs="David"/>
                <w:color w:val="800080"/>
                <w:sz w:val="24"/>
                <w:szCs w:val="24"/>
                <w:rtl/>
              </w:rPr>
              <w:br/>
              <w:t>512726712</w:t>
            </w:r>
            <w:r w:rsidR="00295CD0">
              <w:rPr>
                <w:rFonts w:ascii="Times New Roman" w:eastAsia="Times New Roman" w:hAnsi="Times New Roman" w:cs="David"/>
                <w:color w:val="800080"/>
                <w:sz w:val="24"/>
                <w:szCs w:val="24"/>
                <w:rtl/>
              </w:rPr>
              <w:br/>
            </w:r>
          </w:ins>
        </w:p>
      </w:sdtContent>
    </w:sdt>
    <w:p w14:paraId="1DC7C971"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1487BC82"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36579381"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58C29241"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3B71B20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3C6F43C" w14:textId="3693111D" w:rsidR="009441B2" w:rsidRDefault="00295CD0"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r>
            <w:rPr>
              <w:rFonts w:ascii="Times New Roman" w:eastAsia="Times New Roman" w:hAnsi="Times New Roman" w:cs="David"/>
              <w:color w:val="800080"/>
              <w:sz w:val="24"/>
              <w:szCs w:val="24"/>
              <w:rtl/>
            </w:rPr>
            <w:br/>
            <w:t>מימוני הנדסה ויעוץ בע"מ</w:t>
          </w:r>
          <w:r>
            <w:rPr>
              <w:rFonts w:ascii="Times New Roman" w:eastAsia="Times New Roman" w:hAnsi="Times New Roman" w:cs="David"/>
              <w:color w:val="800080"/>
              <w:sz w:val="24"/>
              <w:szCs w:val="24"/>
              <w:rtl/>
            </w:rPr>
            <w:br/>
            <w:t>תוצרת הארץ 1, תל אביב 6789101</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52945ECA" w14:textId="77777777"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21053FAE"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6168B6F3"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93F5FB9"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5F47EEB5"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659D7FED"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66418FB2"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למונחים הבאים יהא הפרוש הנקוב בצידם דהיינו:</w:t>
      </w:r>
    </w:p>
    <w:p w14:paraId="7C328F61"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AB375C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11B9F86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7A9E1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"התכנית" </w:t>
      </w:r>
      <w:r w:rsidRPr="006D2AE3">
        <w:rPr>
          <w:rFonts w:ascii="Times New Roman" w:eastAsia="Times New Roman" w:hAnsi="Times New Roman" w:cs="David"/>
          <w:sz w:val="24"/>
          <w:szCs w:val="24"/>
          <w:rtl/>
          <w:lang w:eastAsia="he-IL"/>
        </w:rPr>
        <w:t>/</w:t>
      </w:r>
    </w:p>
    <w:p w14:paraId="490EE38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5B3C1E8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C6B91AF"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lastRenderedPageBreak/>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35C0B75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D46A3D4"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A07D55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8FE522"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התכניות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20563F97"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7D24F9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4A44DFA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4F44C43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1C2739F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7E741A6"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DCE486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BBB19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4498CD8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511FF4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7A051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7A22A1E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1DA993CD"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D97EF93"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18CE948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82596E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651ADFC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5308AB0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968A3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4041CCFB"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w:t>
      </w:r>
    </w:p>
    <w:p w14:paraId="376180F7"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329D5E0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5A2CBAE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010C49DB"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F7A00AB"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16787D1C"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27646A13"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524618A4"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662C3F31"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4A811F0E"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56913746"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C025472"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06E4EFD"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ח'</w:t>
      </w:r>
      <w:r w:rsidRPr="006D2AE3">
        <w:rPr>
          <w:rFonts w:ascii="Times New Roman" w:eastAsia="Times New Roman" w:hAnsi="Times New Roman" w:cs="David"/>
          <w:sz w:val="24"/>
          <w:szCs w:val="24"/>
          <w:rtl/>
          <w:lang w:eastAsia="he-IL"/>
        </w:rPr>
        <w:t xml:space="preserve"> - </w:t>
      </w:r>
      <w:r w:rsidRPr="006D2AE3">
        <w:rPr>
          <w:rFonts w:ascii="Times New Roman" w:eastAsia="Times New Roman" w:hAnsi="Times New Roman" w:cs="David"/>
          <w:sz w:val="24"/>
          <w:szCs w:val="24"/>
          <w:rtl/>
          <w:lang w:eastAsia="he-IL"/>
        </w:rPr>
        <w:tab/>
        <w:t>רשימת התכניות והמסמכים שעל היועץ להנפיק.</w:t>
      </w:r>
    </w:p>
    <w:p w14:paraId="42D914E1"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ט'</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אישור להשלמת הפרויקט/קטע מהפרויקט.</w:t>
      </w:r>
    </w:p>
    <w:p w14:paraId="1D02D4D5" w14:textId="77777777" w:rsidR="006D2AE3" w:rsidRPr="006D2AE3" w:rsidRDefault="006D2AE3" w:rsidP="006D2AE3">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נספח י'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היעדר תביעות.</w:t>
      </w:r>
    </w:p>
    <w:p w14:paraId="10ABA1B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23685F2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7617E57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0DCACED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386DC208"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5B9820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18BE073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4D274CB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77B7588E" w14:textId="1CEE33D6"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w:t>
      </w:r>
      <w:ins w:id="5" w:author="מרול אטמן" w:date="2025-02-02T17:55:00Z">
        <w:r w:rsidR="00CF58B7">
          <w:rPr>
            <w:rFonts w:ascii="Times New Roman" w:eastAsia="Times New Roman" w:hAnsi="Times New Roman" w:cs="David" w:hint="cs"/>
            <w:sz w:val="24"/>
            <w:szCs w:val="24"/>
            <w:rtl/>
            <w:lang w:eastAsia="he-IL"/>
          </w:rPr>
          <w:t xml:space="preserve"> בכתב</w:t>
        </w:r>
      </w:ins>
      <w:r w:rsidRPr="006D2AE3">
        <w:rPr>
          <w:rFonts w:ascii="Times New Roman" w:eastAsia="Times New Roman" w:hAnsi="Times New Roman" w:cs="David"/>
          <w:sz w:val="24"/>
          <w:szCs w:val="24"/>
          <w:rtl/>
          <w:lang w:eastAsia="he-IL"/>
        </w:rPr>
        <w:t xml:space="preserve"> ע"י המזמין.</w:t>
      </w:r>
    </w:p>
    <w:p w14:paraId="4FCD296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התכניות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0CB980B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התכניות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438C172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70619DE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6BF41D48"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"רמדורנט"</w:t>
      </w:r>
      <w:r w:rsidRPr="006D2AE3">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0F1435FD"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1567F4D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5029A6D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hint="cs"/>
          <w:b/>
          <w:sz w:val="24"/>
          <w:szCs w:val="24"/>
          <w:rtl/>
          <w:lang w:eastAsia="he-IL"/>
        </w:rPr>
        <w:t>המצ"ב,</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68F256C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33F8E85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6EF71538" w14:textId="6BEC76C9"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w:t>
      </w:r>
      <w:ins w:id="6" w:author="מרול אטמן" w:date="2025-02-02T17:56:00Z">
        <w:r w:rsidR="00CF58B7">
          <w:rPr>
            <w:rFonts w:ascii="Times New Roman" w:eastAsia="Times New Roman" w:hAnsi="Times New Roman" w:cs="David" w:hint="cs"/>
            <w:sz w:val="24"/>
            <w:szCs w:val="24"/>
            <w:rtl/>
            <w:lang w:eastAsia="he-IL"/>
          </w:rPr>
          <w:t xml:space="preserve"> ו/או במעורבותו האישית </w:t>
        </w:r>
      </w:ins>
      <w:r w:rsidRPr="006D2AE3">
        <w:rPr>
          <w:rFonts w:ascii="Times New Roman" w:eastAsia="Times New Roman" w:hAnsi="Times New Roman" w:cs="David"/>
          <w:sz w:val="24"/>
          <w:szCs w:val="24"/>
          <w:rtl/>
          <w:lang w:eastAsia="he-IL"/>
        </w:rPr>
        <w:t>כאמור מכל סיבה שהיא, יהיה המזמין זכאי לבטל את החוזה ויחולו הוראות סעיפים 12.3.2 ו - 12.3.3 להלן.</w:t>
      </w:r>
    </w:p>
    <w:p w14:paraId="17F5F298"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51685E66" w14:textId="77777777" w:rsidR="006D2AE3" w:rsidRPr="00C53582"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 xml:space="preserve">דרישת המזמין </w:t>
      </w:r>
      <w:r w:rsidRPr="00C53582">
        <w:rPr>
          <w:rFonts w:ascii="Times New Roman" w:eastAsia="Times New Roman" w:hAnsi="Times New Roman" w:cs="David"/>
          <w:sz w:val="24"/>
          <w:szCs w:val="24"/>
          <w:rtl/>
          <w:lang w:eastAsia="he-IL"/>
        </w:rPr>
        <w:t>לאלתר.</w:t>
      </w:r>
    </w:p>
    <w:p w14:paraId="2BFA5D33" w14:textId="60F27421" w:rsidR="006D2AE3" w:rsidRPr="008872EF"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החלטות המזמין בדבר א</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שור ו/או החלפת עובד מעובדי היועץ תינתנה לפי ש</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קול דעתו המוחלט של המזמין וללא צורך במתן נימוקים כאלה ואחרים. אין בהחלטות אלה, כדי לשחרר את היועץ מאי</w:t>
      </w:r>
      <w:r w:rsidRPr="008872EF">
        <w:rPr>
          <w:rFonts w:ascii="Times New Roman" w:eastAsia="Times New Roman" w:hAnsi="Times New Roman" w:cs="David" w:hint="eastAsia"/>
          <w:sz w:val="24"/>
          <w:szCs w:val="24"/>
          <w:rtl/>
          <w:lang w:eastAsia="he-IL"/>
        </w:rPr>
        <w:t>לו</w:t>
      </w:r>
      <w:r w:rsidRPr="008872EF">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 ו/או חבות שהיא</w:t>
      </w:r>
      <w:ins w:id="7" w:author="מרול אטמן" w:date="2025-02-02T17:56:00Z">
        <w:r w:rsidR="00CF58B7">
          <w:rPr>
            <w:rFonts w:ascii="Times New Roman" w:eastAsia="Times New Roman" w:hAnsi="Times New Roman" w:cs="David" w:hint="cs"/>
            <w:sz w:val="24"/>
            <w:szCs w:val="24"/>
            <w:rtl/>
            <w:lang w:eastAsia="he-IL"/>
          </w:rPr>
          <w:t xml:space="preserve"> למעט עפ"י דין</w:t>
        </w:r>
      </w:ins>
      <w:r w:rsidRPr="008872EF">
        <w:rPr>
          <w:rFonts w:ascii="Times New Roman" w:eastAsia="Times New Roman" w:hAnsi="Times New Roman" w:cs="David"/>
          <w:sz w:val="24"/>
          <w:szCs w:val="24"/>
          <w:rtl/>
          <w:lang w:eastAsia="he-IL"/>
        </w:rPr>
        <w:t>.</w:t>
      </w:r>
    </w:p>
    <w:p w14:paraId="3ED647D1"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3D8DF20B"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098B770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במגעים עם רשויות 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עם הרשות המקומית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4661F1A7"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שהיועץ לא יגיש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תיקונים לתכניות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הרשויות המוסמכות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אושרו קודם לכן</w:t>
      </w:r>
      <w:r w:rsidRPr="006D2AE3">
        <w:rPr>
          <w:rFonts w:ascii="Times New Roman" w:eastAsia="Times New Roman" w:hAnsi="Times New Roman" w:cs="David" w:hint="cs"/>
          <w:sz w:val="24"/>
          <w:szCs w:val="24"/>
          <w:rtl/>
          <w:lang w:eastAsia="he-IL"/>
        </w:rPr>
        <w:t>, מראש ובכתב,</w:t>
      </w:r>
      <w:r w:rsidRPr="006D2AE3">
        <w:rPr>
          <w:rFonts w:ascii="Times New Roman" w:eastAsia="Times New Roman" w:hAnsi="Times New Roman" w:cs="David"/>
          <w:sz w:val="24"/>
          <w:szCs w:val="24"/>
          <w:rtl/>
          <w:lang w:eastAsia="he-IL"/>
        </w:rPr>
        <w:t xml:space="preserve"> ע"י המזמין.</w:t>
      </w:r>
    </w:p>
    <w:p w14:paraId="368070A8"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786EA077"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ליתן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470EE15A"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20E817B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2E3393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w:t>
      </w:r>
    </w:p>
    <w:p w14:paraId="6216325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089530A3" w14:textId="26493A8F"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ins w:id="8" w:author="מרול אטמן" w:date="2025-02-02T17:57:00Z">
        <w:r w:rsidR="00CF58B7">
          <w:rPr>
            <w:rFonts w:ascii="Times New Roman" w:eastAsia="Times New Roman" w:hAnsi="Times New Roman" w:cs="David" w:hint="cs"/>
            <w:sz w:val="24"/>
            <w:szCs w:val="24"/>
            <w:rtl/>
            <w:lang w:eastAsia="he-IL"/>
          </w:rPr>
          <w:t xml:space="preserve"> ובהתאם להוראות סעיף 8 בהסכם זה</w:t>
        </w:r>
      </w:ins>
      <w:r w:rsidRPr="006D2AE3">
        <w:rPr>
          <w:rFonts w:ascii="Times New Roman" w:eastAsia="Times New Roman" w:hAnsi="Times New Roman" w:cs="David"/>
          <w:sz w:val="24"/>
          <w:szCs w:val="24"/>
          <w:rtl/>
          <w:lang w:eastAsia="he-IL"/>
        </w:rPr>
        <w:t>.</w:t>
      </w:r>
    </w:p>
    <w:p w14:paraId="5E779436"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התכניות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2C7DC1E5"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6F8445B4"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3582">
        <w:rPr>
          <w:rFonts w:ascii="Times New Roman" w:eastAsia="Times New Roman" w:hAnsi="Times New Roman" w:cs="David" w:hint="cs"/>
          <w:sz w:val="24"/>
          <w:szCs w:val="24"/>
          <w:rtl/>
          <w:lang w:eastAsia="he-IL"/>
        </w:rPr>
        <w:t>ה</w:t>
      </w:r>
      <w:r w:rsidRPr="00C53582">
        <w:rPr>
          <w:rFonts w:ascii="Times New Roman" w:eastAsia="Times New Roman" w:hAnsi="Times New Roman" w:cs="David"/>
          <w:sz w:val="24"/>
          <w:szCs w:val="24"/>
          <w:rtl/>
          <w:lang w:eastAsia="he-IL"/>
        </w:rPr>
        <w:t xml:space="preserve">קבלנים </w:t>
      </w:r>
      <w:r w:rsidRPr="00C53582">
        <w:rPr>
          <w:rFonts w:ascii="Times New Roman" w:eastAsia="Times New Roman" w:hAnsi="Times New Roman" w:cs="David" w:hint="eastAsia"/>
          <w:sz w:val="24"/>
          <w:szCs w:val="24"/>
          <w:rtl/>
          <w:lang w:eastAsia="he-IL"/>
        </w:rPr>
        <w:t>ה</w:t>
      </w:r>
      <w:r w:rsidRPr="00C53582">
        <w:rPr>
          <w:rFonts w:ascii="Times New Roman" w:eastAsia="Times New Roman" w:hAnsi="Times New Roman" w:cs="David"/>
          <w:sz w:val="24"/>
          <w:szCs w:val="24"/>
          <w:rtl/>
          <w:lang w:eastAsia="he-IL"/>
        </w:rPr>
        <w:t>אחרים בהתאם ללוח הזמנים המוסכם ע</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מם.</w:t>
      </w:r>
    </w:p>
    <w:p w14:paraId="40731096"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C53582">
        <w:rPr>
          <w:rFonts w:ascii="Times New Roman" w:eastAsia="Times New Roman" w:hAnsi="Times New Roman" w:cs="David"/>
          <w:sz w:val="24"/>
          <w:szCs w:val="24"/>
          <w:rtl/>
          <w:lang w:eastAsia="he-IL"/>
        </w:rPr>
        <w:t>לא יתחיל היועץ בב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 xml:space="preserve">צוע קטע מהפרויקט ו/או שלב משלבי העבודה כמפורט בנספח </w:t>
      </w:r>
      <w:r w:rsidRPr="00C53582">
        <w:rPr>
          <w:rFonts w:ascii="Times New Roman" w:eastAsia="Times New Roman" w:hAnsi="Times New Roman" w:cs="David"/>
          <w:bCs/>
          <w:sz w:val="24"/>
          <w:szCs w:val="24"/>
          <w:rtl/>
          <w:lang w:eastAsia="he-IL"/>
        </w:rPr>
        <w:t>ב'</w:t>
      </w:r>
      <w:r w:rsidRPr="00C53582">
        <w:rPr>
          <w:rFonts w:ascii="Times New Roman" w:eastAsia="Times New Roman" w:hAnsi="Times New Roman" w:cs="David"/>
          <w:sz w:val="24"/>
          <w:szCs w:val="24"/>
          <w:rtl/>
          <w:lang w:eastAsia="he-IL"/>
        </w:rPr>
        <w:t xml:space="preserve"> או </w:t>
      </w:r>
      <w:r w:rsidRPr="00C53582">
        <w:rPr>
          <w:rFonts w:ascii="Times New Roman" w:eastAsia="Times New Roman" w:hAnsi="Times New Roman" w:cs="David"/>
          <w:b/>
          <w:bCs/>
          <w:sz w:val="24"/>
          <w:szCs w:val="24"/>
          <w:rtl/>
          <w:lang w:eastAsia="he-IL"/>
        </w:rPr>
        <w:t xml:space="preserve">ג' </w:t>
      </w:r>
      <w:r w:rsidRPr="00C53582">
        <w:rPr>
          <w:rFonts w:ascii="Times New Roman" w:eastAsia="Times New Roman" w:hAnsi="Times New Roman" w:cs="David" w:hint="eastAsia"/>
          <w:sz w:val="24"/>
          <w:szCs w:val="24"/>
          <w:rtl/>
          <w:lang w:eastAsia="he-IL"/>
        </w:rPr>
        <w:t>המצ</w:t>
      </w:r>
      <w:r w:rsidRPr="00C53582">
        <w:rPr>
          <w:rFonts w:ascii="Times New Roman" w:eastAsia="Times New Roman" w:hAnsi="Times New Roman" w:cs="David"/>
          <w:sz w:val="24"/>
          <w:szCs w:val="24"/>
          <w:rtl/>
          <w:lang w:eastAsia="he-IL"/>
        </w:rPr>
        <w:t>"ב, אלא אם כן הודיע למזמין תחילה, כי הגיע לדעתו מועד 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צוע שלב זה וק</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בל מהמזמין א</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שור בכתב לביצועו.</w:t>
      </w:r>
    </w:p>
    <w:p w14:paraId="1950309F" w14:textId="77777777" w:rsidR="006D2AE3" w:rsidRPr="008872EF"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 xml:space="preserve">יש לראות </w:t>
      </w:r>
      <w:r w:rsidRPr="008872EF">
        <w:rPr>
          <w:rFonts w:ascii="Times New Roman" w:eastAsia="Times New Roman" w:hAnsi="Times New Roman" w:cs="David" w:hint="eastAsia"/>
          <w:sz w:val="24"/>
          <w:szCs w:val="24"/>
          <w:rtl/>
          <w:lang w:eastAsia="he-IL"/>
        </w:rPr>
        <w:t>ב</w:t>
      </w:r>
      <w:r w:rsidRPr="008872EF">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34660D58" w14:textId="72C453F3"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יתר הגורמים, מותנות בכך שיסופקו להם כל התכניות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עבודותיהם </w:t>
      </w:r>
      <w:ins w:id="9" w:author="מרול אטמן" w:date="2025-02-03T17:19:00Z">
        <w:r w:rsidR="00F21540">
          <w:rPr>
            <w:rFonts w:ascii="Times New Roman" w:eastAsia="Times New Roman" w:hAnsi="Times New Roman" w:cs="David" w:hint="cs"/>
            <w:sz w:val="24"/>
            <w:szCs w:val="24"/>
            <w:rtl/>
            <w:lang w:eastAsia="he-IL"/>
          </w:rPr>
          <w:t xml:space="preserve">כתוצאה </w:t>
        </w:r>
      </w:ins>
      <w:ins w:id="10" w:author="מרול אטמן" w:date="2025-02-03T17:20:00Z">
        <w:r w:rsidR="00F21540">
          <w:rPr>
            <w:rFonts w:ascii="Times New Roman" w:eastAsia="Times New Roman" w:hAnsi="Times New Roman" w:cs="David" w:hint="cs"/>
            <w:sz w:val="24"/>
            <w:szCs w:val="24"/>
            <w:rtl/>
            <w:lang w:eastAsia="he-IL"/>
          </w:rPr>
          <w:t xml:space="preserve">מעיכוב במתן שירותי היועץ </w:t>
        </w:r>
      </w:ins>
      <w:r w:rsidRPr="006D2AE3">
        <w:rPr>
          <w:rFonts w:ascii="Times New Roman" w:eastAsia="Times New Roman" w:hAnsi="Times New Roman" w:cs="David"/>
          <w:sz w:val="24"/>
          <w:szCs w:val="24"/>
          <w:rtl/>
          <w:lang w:eastAsia="he-IL"/>
        </w:rPr>
        <w:t>ובאופן שיבטיח ביצועם בהתאם ללוחות הזמנים שיהיו רצופים לחוזים שיחתמו עמם.</w:t>
      </w:r>
    </w:p>
    <w:p w14:paraId="4A1AAAAE"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7C12BA8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758A239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4F84E06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קיבל תכניות,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7A29DD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748D7487"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71BC46D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5EF5AFC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1265DFEE"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694C777D" w14:textId="77777777" w:rsid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590E1EF" w14:textId="77777777" w:rsidR="00A12E4C" w:rsidRPr="006D2AE3" w:rsidRDefault="00A12E4C"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2385A67"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16F0ED53"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r w:rsidRPr="006D2AE3">
        <w:rPr>
          <w:rFonts w:ascii="Times New Roman" w:eastAsia="Times New Roman" w:hAnsi="Times New Roman" w:cs="David" w:hint="cs"/>
          <w:b/>
          <w:sz w:val="24"/>
          <w:szCs w:val="24"/>
          <w:rtl/>
          <w:lang w:eastAsia="he-IL"/>
        </w:rPr>
        <w:t xml:space="preserve">המצ"ב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33CD3CB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639E9E07"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57216E2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388C82F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01886C8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9B794F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42DA842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540B8E0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5A536FB0"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רמדורנט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4DF09D0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22C543E7"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04CAC26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71906F7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4D11DD3C"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16123EF"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6AC5932"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5CE6B70B"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A08FFB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66468D0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3B9C5FC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קוי בתכנון ו/או באומדן של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של היועצים.</w:t>
      </w:r>
    </w:p>
    <w:p w14:paraId="7913AEF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032BE06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454C520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1BF43130" w14:textId="0193F661" w:rsidR="006D2AE3" w:rsidRPr="006D2AE3" w:rsidDel="00F21540" w:rsidRDefault="006D2AE3" w:rsidP="006D2AE3">
      <w:pPr>
        <w:widowControl w:val="0"/>
        <w:numPr>
          <w:ilvl w:val="1"/>
          <w:numId w:val="1"/>
        </w:numPr>
        <w:spacing w:before="0" w:beforeAutospacing="0" w:after="200" w:afterAutospacing="0" w:line="240" w:lineRule="auto"/>
        <w:jc w:val="both"/>
        <w:rPr>
          <w:del w:id="11" w:author="מרול אטמן" w:date="2025-02-03T17:20:00Z"/>
          <w:rFonts w:ascii="Times New Roman" w:eastAsia="Times New Roman" w:hAnsi="Times New Roman" w:cs="David"/>
          <w:sz w:val="24"/>
          <w:szCs w:val="24"/>
          <w:rtl/>
          <w:lang w:eastAsia="he-IL"/>
        </w:rPr>
      </w:pPr>
      <w:del w:id="12" w:author="מרול אטמן" w:date="2025-02-03T17:20:00Z">
        <w:r w:rsidRPr="006D2AE3" w:rsidDel="00F21540">
          <w:rPr>
            <w:rFonts w:ascii="Times New Roman" w:eastAsia="Times New Roman" w:hAnsi="Times New Roman" w:cs="David"/>
            <w:sz w:val="24"/>
            <w:szCs w:val="24"/>
            <w:rtl/>
            <w:lang w:eastAsia="he-IL"/>
          </w:rPr>
          <w:delText>היועץ מתחייב להכין</w:delText>
        </w:r>
        <w:r w:rsidRPr="006D2AE3" w:rsidDel="00F21540">
          <w:rPr>
            <w:rFonts w:ascii="Times New Roman" w:eastAsia="Times New Roman" w:hAnsi="Times New Roman" w:cs="David" w:hint="cs"/>
            <w:sz w:val="24"/>
            <w:szCs w:val="24"/>
            <w:rtl/>
            <w:lang w:eastAsia="he-IL"/>
          </w:rPr>
          <w:delText>,</w:delText>
        </w:r>
        <w:r w:rsidRPr="006D2AE3" w:rsidDel="00F21540">
          <w:rPr>
            <w:rFonts w:ascii="Times New Roman" w:eastAsia="Times New Roman" w:hAnsi="Times New Roman" w:cs="David"/>
            <w:sz w:val="24"/>
            <w:szCs w:val="24"/>
            <w:rtl/>
            <w:lang w:eastAsia="he-IL"/>
          </w:rPr>
          <w:delText xml:space="preserve"> עבור רוכשים שיבקשו זאת</w:delText>
        </w:r>
        <w:r w:rsidRPr="006D2AE3" w:rsidDel="00F21540">
          <w:rPr>
            <w:rFonts w:ascii="Times New Roman" w:eastAsia="Times New Roman" w:hAnsi="Times New Roman" w:cs="David" w:hint="cs"/>
            <w:sz w:val="24"/>
            <w:szCs w:val="24"/>
            <w:rtl/>
            <w:lang w:eastAsia="he-IL"/>
          </w:rPr>
          <w:delText>,</w:delText>
        </w:r>
        <w:r w:rsidRPr="006D2AE3" w:rsidDel="00F21540">
          <w:rPr>
            <w:rFonts w:ascii="Times New Roman" w:eastAsia="Times New Roman" w:hAnsi="Times New Roman" w:cs="David"/>
            <w:sz w:val="24"/>
            <w:szCs w:val="24"/>
            <w:rtl/>
            <w:lang w:eastAsia="he-IL"/>
          </w:rPr>
          <w:delText xml:space="preserve"> תכנית שינויים בדירות שאינם עומדים בסתירה להיתרי הבניה ולכל דין. </w:delText>
        </w:r>
      </w:del>
    </w:p>
    <w:p w14:paraId="020FC9F8" w14:textId="5FF1B77C"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del w:id="13" w:author="מרול אטמן" w:date="2025-02-03T17:20:00Z">
        <w:r w:rsidRPr="006D2AE3" w:rsidDel="00F21540">
          <w:rPr>
            <w:rFonts w:ascii="Times New Roman" w:eastAsia="Times New Roman" w:hAnsi="Times New Roman" w:cs="David"/>
            <w:sz w:val="24"/>
            <w:szCs w:val="24"/>
            <w:rtl/>
            <w:lang w:eastAsia="he-IL"/>
          </w:rPr>
          <w:delText xml:space="preserve">מחיר השינויים ותנאי התשלום בגין תכנון השינויים </w:delText>
        </w:r>
        <w:r w:rsidRPr="006D2AE3" w:rsidDel="00F21540">
          <w:rPr>
            <w:rFonts w:ascii="Times New Roman" w:eastAsia="Times New Roman" w:hAnsi="Times New Roman" w:cs="David" w:hint="cs"/>
            <w:sz w:val="24"/>
            <w:szCs w:val="24"/>
            <w:rtl/>
            <w:lang w:eastAsia="he-IL"/>
          </w:rPr>
          <w:delText xml:space="preserve">כאמור, </w:delText>
        </w:r>
        <w:r w:rsidRPr="006D2AE3" w:rsidDel="00F21540">
          <w:rPr>
            <w:rFonts w:ascii="Times New Roman" w:eastAsia="Times New Roman" w:hAnsi="Times New Roman" w:cs="David"/>
            <w:sz w:val="24"/>
            <w:szCs w:val="24"/>
            <w:rtl/>
            <w:lang w:eastAsia="he-IL"/>
          </w:rPr>
          <w:delText>יסוכמו בין היועץ לרוכשים. היועץ יתקשר עם הרוכש</w:delText>
        </w:r>
        <w:r w:rsidRPr="006D2AE3" w:rsidDel="00F21540">
          <w:rPr>
            <w:rFonts w:ascii="Times New Roman" w:eastAsia="Times New Roman" w:hAnsi="Times New Roman" w:cs="David" w:hint="cs"/>
            <w:sz w:val="24"/>
            <w:szCs w:val="24"/>
            <w:rtl/>
            <w:lang w:eastAsia="he-IL"/>
          </w:rPr>
          <w:delText>ים</w:delText>
        </w:r>
        <w:r w:rsidRPr="006D2AE3" w:rsidDel="00F21540">
          <w:rPr>
            <w:rFonts w:ascii="Times New Roman" w:eastAsia="Times New Roman" w:hAnsi="Times New Roman" w:cs="David"/>
            <w:sz w:val="24"/>
            <w:szCs w:val="24"/>
            <w:rtl/>
            <w:lang w:eastAsia="he-IL"/>
          </w:rPr>
          <w:delText xml:space="preserve"> בהסכם נפרד לתכנון השינויים. כל מחלוקת שתתעורר בין היועץ לבין </w:delText>
        </w:r>
        <w:r w:rsidRPr="006D2AE3" w:rsidDel="00F21540">
          <w:rPr>
            <w:rFonts w:ascii="Times New Roman" w:eastAsia="Times New Roman" w:hAnsi="Times New Roman" w:cs="David" w:hint="cs"/>
            <w:sz w:val="24"/>
            <w:szCs w:val="24"/>
            <w:rtl/>
            <w:lang w:eastAsia="he-IL"/>
          </w:rPr>
          <w:delText>ה</w:delText>
        </w:r>
        <w:r w:rsidRPr="006D2AE3" w:rsidDel="00F21540">
          <w:rPr>
            <w:rFonts w:ascii="Times New Roman" w:eastAsia="Times New Roman" w:hAnsi="Times New Roman" w:cs="David"/>
            <w:sz w:val="24"/>
            <w:szCs w:val="24"/>
            <w:rtl/>
            <w:lang w:eastAsia="he-IL"/>
          </w:rPr>
          <w:delText>רוכש</w:delText>
        </w:r>
        <w:r w:rsidRPr="006D2AE3" w:rsidDel="00F21540">
          <w:rPr>
            <w:rFonts w:ascii="Times New Roman" w:eastAsia="Times New Roman" w:hAnsi="Times New Roman" w:cs="David" w:hint="cs"/>
            <w:sz w:val="24"/>
            <w:szCs w:val="24"/>
            <w:rtl/>
            <w:lang w:eastAsia="he-IL"/>
          </w:rPr>
          <w:delText>ים</w:delText>
        </w:r>
        <w:r w:rsidRPr="006D2AE3" w:rsidDel="00F21540">
          <w:rPr>
            <w:rFonts w:ascii="Times New Roman" w:eastAsia="Times New Roman" w:hAnsi="Times New Roman" w:cs="David"/>
            <w:sz w:val="24"/>
            <w:szCs w:val="24"/>
            <w:rtl/>
            <w:lang w:eastAsia="he-IL"/>
          </w:rPr>
          <w:delText xml:space="preserve"> בענ</w:delText>
        </w:r>
        <w:r w:rsidRPr="006D2AE3" w:rsidDel="00F21540">
          <w:rPr>
            <w:rFonts w:ascii="Times New Roman" w:eastAsia="Times New Roman" w:hAnsi="Times New Roman" w:cs="David" w:hint="cs"/>
            <w:sz w:val="24"/>
            <w:szCs w:val="24"/>
            <w:rtl/>
            <w:lang w:eastAsia="he-IL"/>
          </w:rPr>
          <w:delText>י</w:delText>
        </w:r>
        <w:r w:rsidRPr="006D2AE3" w:rsidDel="00F21540">
          <w:rPr>
            <w:rFonts w:ascii="Times New Roman" w:eastAsia="Times New Roman" w:hAnsi="Times New Roman" w:cs="David"/>
            <w:sz w:val="24"/>
            <w:szCs w:val="24"/>
            <w:rtl/>
            <w:lang w:eastAsia="he-IL"/>
          </w:rPr>
          <w:delText>ין קביעת מחיר השינויים</w:delText>
        </w:r>
        <w:r w:rsidRPr="006D2AE3" w:rsidDel="00F21540">
          <w:rPr>
            <w:rFonts w:ascii="Times New Roman" w:eastAsia="Times New Roman" w:hAnsi="Times New Roman" w:cs="David" w:hint="cs"/>
            <w:sz w:val="24"/>
            <w:szCs w:val="24"/>
            <w:rtl/>
            <w:lang w:eastAsia="he-IL"/>
          </w:rPr>
          <w:delText>,</w:delText>
        </w:r>
        <w:r w:rsidRPr="006D2AE3" w:rsidDel="00F21540">
          <w:rPr>
            <w:rFonts w:ascii="Times New Roman" w:eastAsia="Times New Roman" w:hAnsi="Times New Roman" w:cs="David"/>
            <w:sz w:val="24"/>
            <w:szCs w:val="24"/>
            <w:rtl/>
            <w:lang w:eastAsia="he-IL"/>
          </w:rPr>
          <w:delText xml:space="preserve"> תובא בפני המנהל והוא יהיה המוסמך להכריע בה</w:delText>
        </w:r>
      </w:del>
      <w:ins w:id="14" w:author="מרול אטמן" w:date="2025-02-03T17:20:00Z">
        <w:r w:rsidR="00F21540">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32C3E62B" w14:textId="77777777" w:rsid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2061C682" w14:textId="77777777" w:rsidR="008872EF" w:rsidRPr="00013687" w:rsidRDefault="008872EF" w:rsidP="008872E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2092D42" w14:textId="574F80B5" w:rsidR="008872EF" w:rsidRPr="00013687" w:rsidRDefault="008872EF" w:rsidP="008872EF">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w:t>
      </w:r>
      <w:ins w:id="15" w:author="מרול אטמן" w:date="2025-02-03T17:20:00Z">
        <w:r w:rsidR="00F21540">
          <w:rPr>
            <w:rFonts w:eastAsia="Times New Roman" w:cs="David" w:hint="cs"/>
            <w:color w:val="auto"/>
            <w:szCs w:val="24"/>
            <w:rtl/>
          </w:rPr>
          <w:t xml:space="preserve"> חלוט</w:t>
        </w:r>
      </w:ins>
      <w:r w:rsidRPr="00013687">
        <w:rPr>
          <w:rFonts w:eastAsia="Times New Roman" w:cs="David" w:hint="cs"/>
          <w:color w:val="auto"/>
          <w:szCs w:val="24"/>
          <w:rtl/>
        </w:rPr>
        <w:t>,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151A3A7C" w14:textId="77777777" w:rsidR="008872EF" w:rsidRPr="00013687" w:rsidRDefault="008872EF" w:rsidP="008872EF">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2A42640A" w14:textId="77777777" w:rsidR="008872EF" w:rsidRPr="00013687" w:rsidRDefault="008872EF" w:rsidP="008872EF">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5004A7ED"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DAB1633"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77F79F9" w14:textId="77777777" w:rsidR="008872EF" w:rsidRPr="00013687"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076F7F6" w14:textId="77777777" w:rsidR="008872EF" w:rsidRDefault="008872EF" w:rsidP="008872EF">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F135C2E"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4C412F3"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117BDA2"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46D2C306"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E90887C"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9D0C594"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49389203"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A464F5D"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165F6733"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506BCC8"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E8539C5"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80610BB"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BBCD1CA"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5C915E4" w14:textId="77777777" w:rsidR="008872EF" w:rsidRPr="00A42052"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E5987B2"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אספקת תכניות</w:t>
      </w:r>
    </w:p>
    <w:p w14:paraId="3BB7968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לתכניות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0D166AE0" w14:textId="5734A470"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16" w:author="מרול אטמן" w:date="2025-02-03T17:21:00Z">
        <w:r w:rsidRPr="006D2AE3" w:rsidDel="00F21540">
          <w:rPr>
            <w:rFonts w:ascii="Times New Roman" w:eastAsia="Times New Roman" w:hAnsi="Times New Roman" w:cs="David"/>
            <w:sz w:val="24"/>
            <w:szCs w:val="24"/>
            <w:rtl/>
            <w:lang w:eastAsia="he-IL"/>
          </w:rPr>
          <w:delText xml:space="preserve">עם גמר שרותי </w:delText>
        </w:r>
        <w:r w:rsidRPr="006D2AE3" w:rsidDel="00F21540">
          <w:rPr>
            <w:rFonts w:ascii="Times New Roman" w:eastAsia="Times New Roman" w:hAnsi="Times New Roman" w:cs="David" w:hint="cs"/>
            <w:sz w:val="24"/>
            <w:szCs w:val="24"/>
            <w:rtl/>
            <w:lang w:eastAsia="he-IL"/>
          </w:rPr>
          <w:delText>היועץ,</w:delText>
        </w:r>
        <w:r w:rsidRPr="006D2AE3" w:rsidDel="00F21540">
          <w:rPr>
            <w:rFonts w:ascii="Times New Roman" w:eastAsia="Times New Roman" w:hAnsi="Times New Roman" w:cs="David"/>
            <w:sz w:val="24"/>
            <w:szCs w:val="24"/>
            <w:rtl/>
            <w:lang w:eastAsia="he-IL"/>
          </w:rPr>
          <w:delText xml:space="preserve"> ימסור היועץ למזמין סדרה אחת של העתקי התכניות כשהן מעודכנות, ומשקפות את התכנון והב</w:delText>
        </w:r>
        <w:r w:rsidRPr="006D2AE3" w:rsidDel="00F21540">
          <w:rPr>
            <w:rFonts w:ascii="Times New Roman" w:eastAsia="Times New Roman" w:hAnsi="Times New Roman" w:cs="David" w:hint="cs"/>
            <w:sz w:val="24"/>
            <w:szCs w:val="24"/>
            <w:rtl/>
            <w:lang w:eastAsia="he-IL"/>
          </w:rPr>
          <w:delText>י</w:delText>
        </w:r>
        <w:r w:rsidRPr="006D2AE3" w:rsidDel="00F21540">
          <w:rPr>
            <w:rFonts w:ascii="Times New Roman" w:eastAsia="Times New Roman" w:hAnsi="Times New Roman" w:cs="David"/>
            <w:sz w:val="24"/>
            <w:szCs w:val="24"/>
            <w:rtl/>
            <w:lang w:eastAsia="he-IL"/>
          </w:rPr>
          <w:delText xml:space="preserve">צוע הסופי בשטח </w:delText>
        </w:r>
        <w:r w:rsidRPr="006D2AE3" w:rsidDel="00F21540">
          <w:rPr>
            <w:rFonts w:ascii="Times New Roman" w:eastAsia="Times New Roman" w:hAnsi="Times New Roman" w:cs="David"/>
            <w:color w:val="000000"/>
            <w:sz w:val="24"/>
            <w:szCs w:val="24"/>
            <w:lang w:eastAsia="he-IL"/>
          </w:rPr>
          <w:delText>(AS MADE)</w:delText>
        </w:r>
        <w:r w:rsidRPr="006D2AE3" w:rsidDel="00F21540">
          <w:rPr>
            <w:rFonts w:ascii="Times New Roman" w:eastAsia="Times New Roman" w:hAnsi="Times New Roman" w:cs="David"/>
            <w:sz w:val="24"/>
            <w:szCs w:val="24"/>
            <w:rtl/>
            <w:lang w:eastAsia="he-IL"/>
          </w:rPr>
          <w:delText xml:space="preserve">, למעט שינויי דיירים, </w:delText>
        </w:r>
        <w:r w:rsidRPr="006D2AE3" w:rsidDel="00F21540">
          <w:rPr>
            <w:rFonts w:ascii="Times New Roman" w:eastAsia="Times New Roman" w:hAnsi="Times New Roman" w:cs="David" w:hint="cs"/>
            <w:sz w:val="24"/>
            <w:szCs w:val="24"/>
            <w:rtl/>
            <w:lang w:eastAsia="he-IL"/>
          </w:rPr>
          <w:delText xml:space="preserve">וקבצים </w:delText>
        </w:r>
        <w:r w:rsidRPr="006D2AE3" w:rsidDel="00F21540">
          <w:rPr>
            <w:rFonts w:ascii="Times New Roman" w:eastAsia="Times New Roman" w:hAnsi="Times New Roman" w:cs="David"/>
            <w:sz w:val="24"/>
            <w:szCs w:val="24"/>
            <w:rtl/>
            <w:lang w:eastAsia="he-IL"/>
          </w:rPr>
          <w:delText>המכילים את התכנון במדיה ממוחשבת</w:delText>
        </w:r>
      </w:del>
      <w:ins w:id="17" w:author="מרול אטמן" w:date="2025-02-03T17:21:00Z">
        <w:r w:rsidR="00F21540">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300EBED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40BBD8B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01755DBE"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לא יהיה זכאי לכל תשלום נוסף בעד תכניות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0E99E82A"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זכות הקניין בכל התכניות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416C5831"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7480395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76247F3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י הדין ו/או מכח צו הרחבה ו/או מכח הסכם כלשהו על עובד</w:t>
      </w:r>
      <w:r w:rsidRPr="006D2AE3">
        <w:rPr>
          <w:rFonts w:ascii="Times New Roman" w:eastAsia="Times New Roman" w:hAnsi="Times New Roman" w:cs="David" w:hint="cs"/>
          <w:sz w:val="24"/>
          <w:szCs w:val="24"/>
          <w:rtl/>
          <w:lang w:eastAsia="he-IL"/>
        </w:rPr>
        <w:t>.</w:t>
      </w:r>
    </w:p>
    <w:p w14:paraId="71306AD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97EC30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3F0D653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FF1089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5CE323E7"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10E544CA"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468CB42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EE7190D" w14:textId="65FA0249"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w:t>
      </w:r>
      <w:del w:id="18" w:author="מרול אטמן" w:date="2025-02-03T17:21:00Z">
        <w:r w:rsidRPr="006D2AE3" w:rsidDel="00F21540">
          <w:rPr>
            <w:rFonts w:ascii="Times New Roman" w:eastAsia="Times New Roman" w:hAnsi="Times New Roman" w:cs="David" w:hint="cs"/>
            <w:sz w:val="24"/>
            <w:szCs w:val="24"/>
            <w:rtl/>
            <w:lang w:eastAsia="he-IL"/>
          </w:rPr>
          <w:delText>7</w:delText>
        </w:r>
        <w:r w:rsidRPr="006D2AE3" w:rsidDel="00F21540">
          <w:rPr>
            <w:rFonts w:ascii="Times New Roman" w:eastAsia="Times New Roman" w:hAnsi="Times New Roman" w:cs="David"/>
            <w:sz w:val="24"/>
            <w:szCs w:val="24"/>
            <w:rtl/>
            <w:lang w:eastAsia="he-IL"/>
          </w:rPr>
          <w:delText xml:space="preserve"> </w:delText>
        </w:r>
      </w:del>
      <w:ins w:id="19" w:author="מרול אטמן" w:date="2025-02-03T17:21:00Z">
        <w:r w:rsidR="00F21540">
          <w:rPr>
            <w:rFonts w:ascii="Times New Roman" w:eastAsia="Times New Roman" w:hAnsi="Times New Roman" w:cs="David" w:hint="cs"/>
            <w:sz w:val="24"/>
            <w:szCs w:val="24"/>
            <w:rtl/>
            <w:lang w:eastAsia="he-IL"/>
          </w:rPr>
          <w:t>14</w:t>
        </w:r>
        <w:r w:rsidR="00F21540"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22B8D101" w14:textId="37FB36F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הובא החוזה לידי גמר כאמור בסעיף 12.1.1 לעיל, ישלם המזמין ליועץ שכר </w:t>
      </w:r>
      <w:del w:id="20" w:author="מרול אטמן" w:date="2025-02-03T17:22:00Z">
        <w:r w:rsidRPr="006D2AE3" w:rsidDel="00F21540">
          <w:rPr>
            <w:rFonts w:ascii="Times New Roman" w:eastAsia="Times New Roman" w:hAnsi="Times New Roman" w:cs="David"/>
            <w:sz w:val="24"/>
            <w:szCs w:val="24"/>
            <w:rtl/>
            <w:lang w:eastAsia="he-IL"/>
          </w:rPr>
          <w:delText>ע</w:delText>
        </w:r>
        <w:r w:rsidRPr="006D2AE3" w:rsidDel="00F21540">
          <w:rPr>
            <w:rFonts w:ascii="Times New Roman" w:eastAsia="Times New Roman" w:hAnsi="Times New Roman" w:cs="David" w:hint="cs"/>
            <w:sz w:val="24"/>
            <w:szCs w:val="24"/>
            <w:rtl/>
            <w:lang w:eastAsia="he-IL"/>
          </w:rPr>
          <w:delText>ל פי</w:delText>
        </w:r>
        <w:r w:rsidRPr="006D2AE3" w:rsidDel="00F21540">
          <w:rPr>
            <w:rFonts w:ascii="Times New Roman" w:eastAsia="Times New Roman" w:hAnsi="Times New Roman" w:cs="David"/>
            <w:sz w:val="24"/>
            <w:szCs w:val="24"/>
            <w:rtl/>
            <w:lang w:eastAsia="he-IL"/>
          </w:rPr>
          <w:delText xml:space="preserve"> קביעתו הבלעדית של המנהל, </w:delText>
        </w:r>
      </w:del>
      <w:r w:rsidRPr="006D2AE3">
        <w:rPr>
          <w:rFonts w:ascii="Times New Roman" w:eastAsia="Times New Roman" w:hAnsi="Times New Roman" w:cs="David"/>
          <w:sz w:val="24"/>
          <w:szCs w:val="24"/>
          <w:rtl/>
          <w:lang w:eastAsia="he-IL"/>
        </w:rPr>
        <w:t>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2736DF91"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7F2B8D19" w14:textId="69F928FA"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תוך </w:t>
      </w:r>
      <w:del w:id="21" w:author="מרול אטמן" w:date="2025-02-03T17:22:00Z">
        <w:r w:rsidRPr="006D2AE3" w:rsidDel="00F21540">
          <w:rPr>
            <w:rFonts w:ascii="Times New Roman" w:eastAsia="Times New Roman" w:hAnsi="Times New Roman" w:cs="David"/>
            <w:sz w:val="24"/>
            <w:szCs w:val="24"/>
            <w:rtl/>
            <w:lang w:eastAsia="he-IL"/>
          </w:rPr>
          <w:delText xml:space="preserve">12 </w:delText>
        </w:r>
      </w:del>
      <w:ins w:id="22" w:author="מרול אטמן" w:date="2025-02-03T17:22:00Z">
        <w:r w:rsidR="00F21540">
          <w:rPr>
            <w:rFonts w:ascii="Times New Roman" w:eastAsia="Times New Roman" w:hAnsi="Times New Roman" w:cs="David" w:hint="cs"/>
            <w:sz w:val="24"/>
            <w:szCs w:val="24"/>
            <w:rtl/>
            <w:lang w:eastAsia="he-IL"/>
          </w:rPr>
          <w:t>9</w:t>
        </w:r>
        <w:r w:rsidR="00F21540"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44D0E69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1D2B78C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27C5A4DE"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64529710" w14:textId="0310F8FD"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ins w:id="23" w:author="מרול אטמן" w:date="2025-02-03T17:22:00Z">
        <w:r w:rsidR="00F21540">
          <w:rPr>
            <w:rFonts w:ascii="Times New Roman" w:eastAsia="Times New Roman" w:hAnsi="Times New Roman" w:cs="David" w:hint="cs"/>
            <w:sz w:val="24"/>
            <w:szCs w:val="24"/>
            <w:rtl/>
            <w:lang w:eastAsia="he-IL"/>
          </w:rPr>
          <w:t xml:space="preserve"> שלא תפחת מ-14 יום</w:t>
        </w:r>
      </w:ins>
      <w:r w:rsidRPr="006D2AE3">
        <w:rPr>
          <w:rFonts w:ascii="Times New Roman" w:eastAsia="Times New Roman" w:hAnsi="Times New Roman" w:cs="David"/>
          <w:sz w:val="24"/>
          <w:szCs w:val="24"/>
          <w:rtl/>
          <w:lang w:eastAsia="he-IL"/>
        </w:rPr>
        <w:t>.</w:t>
      </w:r>
    </w:p>
    <w:p w14:paraId="4F7A266A"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1C20960A"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2928B5D5" w14:textId="34473051"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w:t>
      </w:r>
      <w:ins w:id="24" w:author="מרול אטמן" w:date="2025-02-03T17:23:00Z">
        <w:r w:rsidR="00F21540">
          <w:rPr>
            <w:rFonts w:ascii="Times New Roman" w:eastAsia="Times New Roman" w:hAnsi="Times New Roman" w:cs="David" w:hint="cs"/>
            <w:sz w:val="24"/>
            <w:szCs w:val="24"/>
            <w:rtl/>
            <w:lang w:eastAsia="he-IL"/>
          </w:rPr>
          <w:t xml:space="preserve"> למשך תקופה העולה על 20 יום</w:t>
        </w:r>
      </w:ins>
      <w:r w:rsidRPr="006D2AE3">
        <w:rPr>
          <w:rFonts w:ascii="Times New Roman" w:eastAsia="Times New Roman" w:hAnsi="Times New Roman" w:cs="David"/>
          <w:sz w:val="24"/>
          <w:szCs w:val="24"/>
          <w:rtl/>
          <w:lang w:eastAsia="he-IL"/>
        </w:rPr>
        <w:t>.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19D468B3" w14:textId="545D305E"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חל שינוי </w:t>
      </w:r>
      <w:del w:id="25" w:author="מרול אטמן" w:date="2025-02-03T17:24:00Z">
        <w:r w:rsidRPr="006D2AE3" w:rsidDel="00F21540">
          <w:rPr>
            <w:rFonts w:ascii="Times New Roman" w:eastAsia="Times New Roman" w:hAnsi="Times New Roman" w:cs="David"/>
            <w:sz w:val="24"/>
            <w:szCs w:val="24"/>
            <w:rtl/>
            <w:lang w:eastAsia="he-IL"/>
          </w:rPr>
          <w:delText>בהחזקת המניות ו/או בהרכב המנהלים של היועץ</w:delText>
        </w:r>
      </w:del>
      <w:ins w:id="26" w:author="מרול אטמן" w:date="2025-02-03T17:24:00Z">
        <w:r w:rsidR="00F21540">
          <w:rPr>
            <w:rFonts w:ascii="Times New Roman" w:eastAsia="Times New Roman" w:hAnsi="Times New Roman" w:cs="David" w:hint="cs"/>
            <w:sz w:val="24"/>
            <w:szCs w:val="24"/>
            <w:rtl/>
            <w:lang w:eastAsia="he-IL"/>
          </w:rPr>
          <w:t>שליטה ב</w:t>
        </w:r>
      </w:ins>
      <w:ins w:id="27" w:author="מרול אטמן" w:date="2025-02-03T17:25:00Z">
        <w:r w:rsidR="00F21540">
          <w:rPr>
            <w:rFonts w:ascii="Times New Roman" w:eastAsia="Times New Roman" w:hAnsi="Times New Roman" w:cs="David" w:hint="cs"/>
            <w:sz w:val="24"/>
            <w:szCs w:val="24"/>
            <w:rtl/>
            <w:lang w:eastAsia="he-IL"/>
          </w:rPr>
          <w:t>י</w:t>
        </w:r>
      </w:ins>
      <w:ins w:id="28" w:author="מרול אטמן" w:date="2025-02-03T17:24:00Z">
        <w:r w:rsidR="00F21540">
          <w:rPr>
            <w:rFonts w:ascii="Times New Roman" w:eastAsia="Times New Roman" w:hAnsi="Times New Roman" w:cs="David" w:hint="cs"/>
            <w:sz w:val="24"/>
            <w:szCs w:val="24"/>
            <w:rtl/>
            <w:lang w:eastAsia="he-IL"/>
          </w:rPr>
          <w:t xml:space="preserve">ועץ [כהגדרת המונח "שליטה" בחוק ניירות ערך תשכ"ח </w:t>
        </w:r>
        <w:r w:rsidR="00F21540">
          <w:rPr>
            <w:rFonts w:ascii="Times New Roman" w:eastAsia="Times New Roman" w:hAnsi="Times New Roman" w:cs="David"/>
            <w:sz w:val="24"/>
            <w:szCs w:val="24"/>
            <w:rtl/>
            <w:lang w:eastAsia="he-IL"/>
          </w:rPr>
          <w:t>–</w:t>
        </w:r>
        <w:r w:rsidR="00F21540">
          <w:rPr>
            <w:rFonts w:ascii="Times New Roman" w:eastAsia="Times New Roman" w:hAnsi="Times New Roman" w:cs="David" w:hint="cs"/>
            <w:sz w:val="24"/>
            <w:szCs w:val="24"/>
            <w:rtl/>
            <w:lang w:eastAsia="he-IL"/>
          </w:rPr>
          <w:t xml:space="preserve"> 1968] ו/או שינוי בהרכב המנהלים של היועץ, ללא </w:t>
        </w:r>
      </w:ins>
      <w:ins w:id="29" w:author="מרול אטמן" w:date="2025-02-03T17:25:00Z">
        <w:r w:rsidR="00F21540">
          <w:rPr>
            <w:rFonts w:ascii="Times New Roman" w:eastAsia="Times New Roman" w:hAnsi="Times New Roman" w:cs="David" w:hint="cs"/>
            <w:sz w:val="24"/>
            <w:szCs w:val="24"/>
            <w:rtl/>
            <w:lang w:eastAsia="he-IL"/>
          </w:rPr>
          <w:t>אישור המזמין מראש ובכתב</w:t>
        </w:r>
      </w:ins>
      <w:r w:rsidRPr="006D2AE3">
        <w:rPr>
          <w:rFonts w:ascii="Times New Roman" w:eastAsia="Times New Roman" w:hAnsi="Times New Roman" w:cs="David"/>
          <w:sz w:val="24"/>
          <w:szCs w:val="24"/>
          <w:rtl/>
          <w:lang w:eastAsia="he-IL"/>
        </w:rPr>
        <w:t>.</w:t>
      </w:r>
    </w:p>
    <w:p w14:paraId="04C156F9"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08324DED"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0CE42AC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284AF30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5E5A5DB6" w14:textId="1F017F82" w:rsidR="006D2AE3" w:rsidRPr="006D2AE3" w:rsidRDefault="006D2AE3" w:rsidP="00FC187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4BC9E6D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BAA544D" w14:textId="0BF739D0"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לנכות מכל סכום שיגיע לו את הסכומים שהמזמין נשא בהם בשל כך, בתוספת </w:t>
      </w:r>
      <w:del w:id="30" w:author="מרול אטמן" w:date="2025-02-03T17:26:00Z">
        <w:r w:rsidRPr="006D2AE3" w:rsidDel="00F21540">
          <w:rPr>
            <w:rFonts w:ascii="Times New Roman" w:eastAsia="Times New Roman" w:hAnsi="Times New Roman" w:cs="David"/>
            <w:sz w:val="24"/>
            <w:szCs w:val="24"/>
            <w:rtl/>
            <w:lang w:eastAsia="he-IL"/>
          </w:rPr>
          <w:delText>15</w:delText>
        </w:r>
      </w:del>
      <w:ins w:id="31" w:author="מרול אטמן" w:date="2025-02-03T17:26:00Z">
        <w:r w:rsidR="00F21540" w:rsidRPr="006D2AE3">
          <w:rPr>
            <w:rFonts w:ascii="Times New Roman" w:eastAsia="Times New Roman" w:hAnsi="Times New Roman" w:cs="David"/>
            <w:sz w:val="24"/>
            <w:szCs w:val="24"/>
            <w:rtl/>
            <w:lang w:eastAsia="he-IL"/>
          </w:rPr>
          <w:t>1</w:t>
        </w:r>
        <w:r w:rsidR="00F21540">
          <w:rPr>
            <w:rFonts w:ascii="Times New Roman" w:eastAsia="Times New Roman" w:hAnsi="Times New Roman" w:cs="David" w:hint="cs"/>
            <w:sz w:val="24"/>
            <w:szCs w:val="24"/>
            <w:rtl/>
            <w:lang w:eastAsia="he-IL"/>
          </w:rPr>
          <w:t>0</w:t>
        </w:r>
      </w:ins>
      <w:r w:rsidRPr="006D2AE3">
        <w:rPr>
          <w:rFonts w:ascii="Times New Roman" w:eastAsia="Times New Roman" w:hAnsi="Times New Roman" w:cs="David"/>
          <w:sz w:val="24"/>
          <w:szCs w:val="24"/>
          <w:rtl/>
          <w:lang w:eastAsia="he-IL"/>
        </w:rPr>
        <w:t>%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w:t>
      </w:r>
      <w:del w:id="32" w:author="מרול אטמן" w:date="2025-02-03T17:27:00Z">
        <w:r w:rsidRPr="006D2AE3" w:rsidDel="00F21540">
          <w:rPr>
            <w:rFonts w:ascii="Times New Roman" w:eastAsia="Times New Roman" w:hAnsi="Times New Roman" w:cs="David"/>
            <w:sz w:val="24"/>
            <w:szCs w:val="24"/>
            <w:rtl/>
            <w:lang w:eastAsia="he-IL"/>
          </w:rPr>
          <w:delText>, וזאת מבלי שיהיה עליו להוכיח את הסכומים הנ"ל</w:delText>
        </w:r>
      </w:del>
      <w:r w:rsidRPr="006D2AE3">
        <w:rPr>
          <w:rFonts w:ascii="Times New Roman" w:eastAsia="Times New Roman" w:hAnsi="Times New Roman" w:cs="David"/>
          <w:sz w:val="24"/>
          <w:szCs w:val="24"/>
          <w:rtl/>
          <w:lang w:eastAsia="he-IL"/>
        </w:rPr>
        <w:t>.</w:t>
      </w:r>
    </w:p>
    <w:p w14:paraId="7070C14C"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30B46AB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146E836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6EB33A70" w14:textId="008D4E44"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ins w:id="33" w:author="מרול אטמן" w:date="2025-02-03T17:28:00Z">
        <w:r w:rsidR="00F21540">
          <w:rPr>
            <w:rFonts w:ascii="Times New Roman" w:eastAsia="Times New Roman" w:hAnsi="Times New Roman" w:cs="David" w:hint="cs"/>
            <w:sz w:val="24"/>
            <w:szCs w:val="24"/>
            <w:rtl/>
            <w:lang w:eastAsia="he-IL"/>
          </w:rPr>
          <w:t xml:space="preserve"> על אף האמור עיל, במקרה בו יסכים המזמין להעברת מלוא שירותי הייעוץ לצד ג' בהתאם לסעיפים 13.1, 13.2 לעיל, אזי לא יישא היועץ באחריות כלפי המזמין בקשר עם השירותים ו/או העבודות שיבוצעו על ידי צד ג'.</w:t>
        </w:r>
      </w:ins>
    </w:p>
    <w:p w14:paraId="6CD5D3D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622CFABB" w14:textId="4F079D9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ins w:id="34" w:author="מרול אטמן" w:date="2025-02-03T17:29:00Z">
        <w:r w:rsidR="00F21540">
          <w:rPr>
            <w:rFonts w:ascii="Times New Roman" w:eastAsia="Times New Roman" w:hAnsi="Times New Roman" w:cs="David" w:hint="cs"/>
            <w:sz w:val="24"/>
            <w:szCs w:val="24"/>
            <w:rtl/>
            <w:lang w:eastAsia="he-IL"/>
          </w:rPr>
          <w:t xml:space="preserve"> ומבלי לגרוע מזכויות היועץ לפי חוזה זה</w:t>
        </w:r>
      </w:ins>
      <w:r w:rsidRPr="006D2AE3">
        <w:rPr>
          <w:rFonts w:ascii="Times New Roman" w:eastAsia="Times New Roman" w:hAnsi="Times New Roman" w:cs="David"/>
          <w:sz w:val="24"/>
          <w:szCs w:val="24"/>
          <w:rtl/>
          <w:lang w:eastAsia="he-IL"/>
        </w:rPr>
        <w:t>.</w:t>
      </w:r>
    </w:p>
    <w:p w14:paraId="729BBC1C"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5B8C78C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3701643F"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4B6FA073" w14:textId="77777777" w:rsid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146B3445" w14:textId="77777777" w:rsidR="008872EF" w:rsidRPr="006D2AE3" w:rsidRDefault="008872EF" w:rsidP="008872EF">
      <w:pPr>
        <w:widowControl w:val="0"/>
        <w:spacing w:before="0" w:beforeAutospacing="0" w:after="200" w:afterAutospacing="0" w:line="240" w:lineRule="auto"/>
        <w:ind w:left="1508"/>
        <w:jc w:val="both"/>
        <w:rPr>
          <w:rFonts w:ascii="Times New Roman" w:eastAsia="Times New Roman" w:hAnsi="Times New Roman" w:cs="David"/>
          <w:sz w:val="24"/>
          <w:szCs w:val="24"/>
          <w:rtl/>
          <w:lang w:eastAsia="he-IL"/>
        </w:rPr>
      </w:pPr>
    </w:p>
    <w:p w14:paraId="6FC10265"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5A85D9E5" w14:textId="23322591" w:rsidR="006D2AE3" w:rsidRPr="006D2AE3" w:rsidRDefault="006D2AE3" w:rsidP="00FC187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C05141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49E161E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שלוחיו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667655DA"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64C87219"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78CE041E" w14:textId="41286AA9"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w:t>
      </w:r>
      <w:ins w:id="35" w:author="מרול אטמן" w:date="2025-02-03T17:30:00Z">
        <w:r w:rsidR="0061674E">
          <w:rPr>
            <w:rFonts w:ascii="Times New Roman" w:eastAsia="Times New Roman" w:hAnsi="Times New Roman" w:cs="David" w:hint="cs"/>
            <w:sz w:val="24"/>
            <w:szCs w:val="24"/>
            <w:rtl/>
            <w:lang w:eastAsia="he-IL"/>
          </w:rPr>
          <w:t xml:space="preserve"> למעט בגין אי תשלום  התמור</w:t>
        </w:r>
      </w:ins>
      <w:ins w:id="36" w:author="מרול אטמן" w:date="2025-02-03T17:31:00Z">
        <w:r w:rsidR="0061674E">
          <w:rPr>
            <w:rFonts w:ascii="Times New Roman" w:eastAsia="Times New Roman" w:hAnsi="Times New Roman" w:cs="David" w:hint="cs"/>
            <w:sz w:val="24"/>
            <w:szCs w:val="24"/>
            <w:rtl/>
            <w:lang w:eastAsia="he-IL"/>
          </w:rPr>
          <w:t>ה על פי הסכם זה</w:t>
        </w:r>
      </w:ins>
      <w:r w:rsidRPr="006D2AE3">
        <w:rPr>
          <w:rFonts w:ascii="Times New Roman" w:eastAsia="Times New Roman" w:hAnsi="Times New Roman" w:cs="David"/>
          <w:sz w:val="24"/>
          <w:szCs w:val="24"/>
          <w:rtl/>
          <w:lang w:eastAsia="he-IL"/>
        </w:rPr>
        <w:t xml:space="preserve">,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1280E757" w14:textId="77777777" w:rsidR="008872EF" w:rsidRDefault="008872EF"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p>
    <w:p w14:paraId="7637B291" w14:textId="7309D144"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מזכויות </w:t>
      </w:r>
      <w:del w:id="37" w:author="מרול אטמן" w:date="2025-02-03T17:31:00Z">
        <w:r w:rsidRPr="006D2AE3" w:rsidDel="00767503">
          <w:rPr>
            <w:rFonts w:ascii="Times New Roman" w:eastAsia="Times New Roman" w:hAnsi="Times New Roman" w:cs="David"/>
            <w:sz w:val="24"/>
            <w:szCs w:val="24"/>
            <w:rtl/>
            <w:lang w:eastAsia="he-IL"/>
          </w:rPr>
          <w:delText xml:space="preserve">המזמין </w:delText>
        </w:r>
      </w:del>
      <w:ins w:id="38" w:author="מרול אטמן" w:date="2025-02-03T17:31:00Z">
        <w:r w:rsidR="00767503" w:rsidRPr="006D2AE3">
          <w:rPr>
            <w:rFonts w:ascii="Times New Roman" w:eastAsia="Times New Roman" w:hAnsi="Times New Roman" w:cs="David"/>
            <w:sz w:val="24"/>
            <w:szCs w:val="24"/>
            <w:rtl/>
            <w:lang w:eastAsia="he-IL"/>
          </w:rPr>
          <w:t>ה</w:t>
        </w:r>
        <w:r w:rsidR="00767503">
          <w:rPr>
            <w:rFonts w:ascii="Times New Roman" w:eastAsia="Times New Roman" w:hAnsi="Times New Roman" w:cs="David" w:hint="cs"/>
            <w:sz w:val="24"/>
            <w:szCs w:val="24"/>
            <w:rtl/>
            <w:lang w:eastAsia="he-IL"/>
          </w:rPr>
          <w:t>צדדים</w:t>
        </w:r>
        <w:r w:rsidR="00767503"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51CA6D32"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DCBEF3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73A4882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0A07964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601D33D4"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B5A2687" w14:textId="2D4DA033"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w:t>
      </w:r>
      <w:ins w:id="39" w:author="מרול אטמן" w:date="2025-02-03T17:45:00Z">
        <w:r w:rsidR="00FC1876">
          <w:rPr>
            <w:rFonts w:ascii="Times New Roman" w:eastAsia="Times New Roman" w:hAnsi="Times New Roman" w:cs="David" w:hint="cs"/>
            <w:sz w:val="24"/>
            <w:szCs w:val="24"/>
            <w:rtl/>
            <w:lang w:eastAsia="he-IL"/>
          </w:rPr>
          <w:t xml:space="preserve">כתוצאה </w:t>
        </w:r>
      </w:ins>
      <w:r w:rsidRPr="006D2AE3">
        <w:rPr>
          <w:rFonts w:ascii="Times New Roman" w:eastAsia="Times New Roman" w:hAnsi="Times New Roman" w:cs="David"/>
          <w:sz w:val="24"/>
          <w:szCs w:val="24"/>
          <w:rtl/>
          <w:lang w:eastAsia="he-IL"/>
        </w:rPr>
        <w:t>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2C84F31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036DADD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21B2E2B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כויתור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כויתור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66AFE5CF"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05102EEA"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8E46C05"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4E10F1AE"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7B146F5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י חוזה זה. וזאת מבלי לגרוע מהאמור להלן בסיפא לס"ק זה.</w:t>
      </w:r>
    </w:p>
    <w:p w14:paraId="5A0008E3"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4E61D3C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A06D8BB"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13B54A7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2CF56F9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5EC804CC" w14:textId="77777777" w:rsid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3A6CDE60"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7D9BE1A9"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02D19F6"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D49DF17" w14:textId="66F703ED"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5CD0">
            <w:rPr>
              <w:rFonts w:ascii="Times New Roman" w:eastAsia="Times New Roman" w:hAnsi="Times New Roman" w:cs="David"/>
              <w:sz w:val="20"/>
              <w:szCs w:val="24"/>
              <w:rtl/>
              <w:lang w:eastAsia="he-IL"/>
            </w:rPr>
            <w:t>מימוני הנדסה ויעוץ בע"מ</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40" w:author="Meryl Etman" w:date="2024-12-29T17:46:00Z">
            <w:r w:rsidR="00E46994" w:rsidRPr="00F3672F">
              <w:rPr>
                <w:rStyle w:val="PlaceholderText"/>
                <w:rtl/>
              </w:rPr>
              <w:t>[שם צד א]</w:t>
            </w:r>
          </w:ins>
        </w:sdtContent>
      </w:sdt>
    </w:p>
    <w:p w14:paraId="56003E56" w14:textId="77777777" w:rsidR="009441B2"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2643FEF"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AF593BC"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3159F3"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254CA7E"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9E9307F" w14:textId="77777777" w:rsidR="008872EF" w:rsidRDefault="008872EF"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1F6411E" w14:textId="77777777" w:rsidR="00572B5D" w:rsidRDefault="00572B5D"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F2CF296"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A636AC3"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303A7DC"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4B87DA" w14:textId="3BF50A29"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w:t>
      </w:r>
      <w:del w:id="41" w:author="מרול אטמן" w:date="2024-12-26T13:53:00Z">
        <w:r w:rsidRPr="00B27B4C" w:rsidDel="00137D38">
          <w:rPr>
            <w:rFonts w:ascii="Times New Roman" w:eastAsia="Times New Roman" w:hAnsi="Times New Roman" w:cs="David" w:hint="cs"/>
            <w:sz w:val="24"/>
            <w:szCs w:val="24"/>
            <w:rtl/>
            <w:lang w:eastAsia="he-IL"/>
          </w:rPr>
          <w:delText xml:space="preserve"> ומשרדים</w:delText>
        </w:r>
      </w:del>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295CD0">
            <w:rPr>
              <w:rFonts w:ascii="Times New Roman" w:eastAsia="Times New Roman" w:hAnsi="Times New Roman" w:cs="David" w:hint="cs"/>
              <w:color w:val="00B0F0"/>
              <w:sz w:val="24"/>
              <w:szCs w:val="24"/>
              <w:rtl/>
              <w:lang w:eastAsia="he-IL"/>
            </w:rPr>
            <w:t>הרצליה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295CD0">
            <w:rPr>
              <w:rFonts w:ascii="Times New Roman" w:eastAsia="Times New Roman" w:hAnsi="Times New Roman" w:cs="David" w:hint="cs"/>
              <w:color w:val="00B0F0"/>
              <w:sz w:val="24"/>
              <w:szCs w:val="24"/>
              <w:rtl/>
            </w:rPr>
            <w:t>הכוזרי הרצליה</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295CD0">
            <w:rPr>
              <w:rFonts w:ascii="Times New Roman" w:eastAsia="Times New Roman" w:hAnsi="Times New Roman" w:cs="David" w:hint="cs"/>
              <w:color w:val="00B0F0"/>
              <w:sz w:val="24"/>
              <w:szCs w:val="24"/>
              <w:rtl/>
            </w:rPr>
            <w:t>הכוזרי</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2A7835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67B0CC" w14:textId="45D15D63"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295CD0">
            <w:rPr>
              <w:rFonts w:ascii="Times New Roman" w:eastAsia="Times New Roman" w:hAnsi="Times New Roman" w:cs="David" w:hint="cs"/>
              <w:color w:val="008000"/>
              <w:sz w:val="24"/>
              <w:szCs w:val="24"/>
              <w:rtl/>
            </w:rPr>
            <w:t>504-0138628</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295CD0">
            <w:rPr>
              <w:rFonts w:ascii="Times New Roman" w:eastAsia="Times New Roman" w:hAnsi="Times New Roman" w:cs="David" w:hint="cs"/>
              <w:sz w:val="24"/>
              <w:szCs w:val="24"/>
              <w:rtl/>
              <w:lang w:eastAsia="he-IL"/>
            </w:rPr>
            <w:t>6538</w:t>
          </w:r>
        </w:sdtContent>
      </w:sdt>
      <w:ins w:id="42" w:author="מרול אטמן" w:date="2024-12-26T13:54:00Z">
        <w:r w:rsidR="00137D38">
          <w:rPr>
            <w:rFonts w:ascii="Times New Roman" w:eastAsia="Times New Roman" w:hAnsi="Times New Roman" w:cs="David" w:hint="cs"/>
            <w:sz w:val="24"/>
            <w:szCs w:val="24"/>
            <w:rtl/>
            <w:lang w:eastAsia="he-IL"/>
          </w:rPr>
          <w:t>, חלקות 420-423.</w:t>
        </w:r>
      </w:ins>
      <w:del w:id="43" w:author="מרול אטמן" w:date="2024-12-26T13:54:00Z">
        <w:r w:rsidRPr="00B27B4C" w:rsidDel="00137D38">
          <w:rPr>
            <w:rFonts w:ascii="Times New Roman" w:eastAsia="Times New Roman" w:hAnsi="Times New Roman" w:cs="David" w:hint="cs"/>
            <w:sz w:val="24"/>
            <w:szCs w:val="24"/>
            <w:rtl/>
            <w:lang w:eastAsia="he-IL"/>
          </w:rPr>
          <w:delText>.</w:delText>
        </w:r>
      </w:del>
    </w:p>
    <w:p w14:paraId="37F6616B"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2042183"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38657AF" w14:textId="14F0F51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295CD0">
            <w:rPr>
              <w:rFonts w:ascii="Times New Roman" w:eastAsia="Times New Roman" w:hAnsi="Times New Roman" w:cs="David" w:hint="cs"/>
              <w:color w:val="008000"/>
              <w:sz w:val="24"/>
              <w:szCs w:val="24"/>
              <w:rtl/>
            </w:rPr>
            <w:t>הרצליה</w:t>
          </w:r>
        </w:sdtContent>
      </w:sdt>
      <w:r w:rsidRPr="00B27B4C">
        <w:rPr>
          <w:rFonts w:ascii="Times New Roman" w:eastAsia="Times New Roman" w:hAnsi="Times New Roman" w:cs="David" w:hint="cs"/>
          <w:color w:val="008000"/>
          <w:sz w:val="24"/>
          <w:szCs w:val="24"/>
          <w:rtl/>
        </w:rPr>
        <w:t>.</w:t>
      </w:r>
    </w:p>
    <w:p w14:paraId="03DEBE28"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1331A607"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2BB156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323AB0" w14:textId="6B874F91"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295CD0">
            <w:rPr>
              <w:rFonts w:ascii="Times New Roman" w:eastAsia="Times New Roman" w:hAnsi="Times New Roman" w:cs="David" w:hint="cs"/>
              <w:sz w:val="24"/>
              <w:szCs w:val="24"/>
              <w:rtl/>
              <w:lang w:eastAsia="he-IL"/>
            </w:rPr>
            <w:t>מרול אטמן</w:t>
          </w:r>
        </w:sdtContent>
      </w:sdt>
    </w:p>
    <w:p w14:paraId="3802330D"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76D4DA4" w14:textId="77777777" w:rsidR="00CC012C" w:rsidRDefault="00572B5D" w:rsidP="00D065DD">
      <w:pPr>
        <w:widowControl w:val="0"/>
        <w:spacing w:before="0" w:beforeAutospacing="0" w:after="0" w:afterAutospacing="0" w:line="240" w:lineRule="auto"/>
        <w:ind w:left="720" w:right="-142"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CC012C" w:rsidRPr="00647F42">
        <w:rPr>
          <w:rFonts w:ascii="Times New Roman" w:eastAsia="Times New Roman" w:hAnsi="Times New Roman" w:cs="David" w:hint="eastAsia"/>
          <w:sz w:val="24"/>
          <w:szCs w:val="24"/>
          <w:rtl/>
          <w:lang w:eastAsia="he-IL"/>
        </w:rPr>
        <w:t>עבור</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קבלת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היועץ</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להיות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רישיון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בענן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sz w:val="24"/>
          <w:szCs w:val="24"/>
          <w:lang w:eastAsia="he-IL"/>
        </w:rPr>
        <w:t>BIM360</w:t>
      </w:r>
      <w:r w:rsidR="00CC012C" w:rsidRPr="00647F42">
        <w:rPr>
          <w:rFonts w:ascii="Times New Roman" w:eastAsia="Times New Roman" w:hAnsi="Times New Roman" w:cs="David"/>
          <w:sz w:val="24"/>
          <w:szCs w:val="24"/>
          <w:rtl/>
          <w:lang w:eastAsia="he-IL"/>
        </w:rPr>
        <w:t xml:space="preserve">" </w:t>
      </w:r>
      <w:r w:rsidR="00CC012C">
        <w:rPr>
          <w:rFonts w:ascii="Times New Roman" w:eastAsia="Times New Roman" w:hAnsi="Times New Roman" w:cs="David" w:hint="cs"/>
          <w:sz w:val="24"/>
          <w:szCs w:val="24"/>
          <w:rtl/>
          <w:lang w:eastAsia="he-IL"/>
        </w:rPr>
        <w:t>וכל תוכנה אחרת נוספת אשר נדרשת לניהול המודל, לביצוע סופרפוזיציה והשירותים המפורטים ב</w:t>
      </w:r>
      <w:r w:rsidR="00CC012C" w:rsidRPr="00867AE6">
        <w:rPr>
          <w:rFonts w:ascii="Times New Roman" w:eastAsia="Times New Roman" w:hAnsi="Times New Roman" w:cs="David" w:hint="eastAsia"/>
          <w:b/>
          <w:bCs/>
          <w:sz w:val="24"/>
          <w:szCs w:val="24"/>
          <w:u w:val="single"/>
          <w:rtl/>
          <w:lang w:eastAsia="he-IL"/>
        </w:rPr>
        <w:t>נספח</w:t>
      </w:r>
      <w:r w:rsidR="00CC012C" w:rsidRPr="00867AE6">
        <w:rPr>
          <w:rFonts w:ascii="Times New Roman" w:eastAsia="Times New Roman" w:hAnsi="Times New Roman" w:cs="David"/>
          <w:b/>
          <w:bCs/>
          <w:sz w:val="24"/>
          <w:szCs w:val="24"/>
          <w:u w:val="single"/>
          <w:rtl/>
          <w:lang w:eastAsia="he-IL"/>
        </w:rPr>
        <w:t xml:space="preserve"> </w:t>
      </w:r>
      <w:r w:rsidR="00CC012C" w:rsidRPr="00867AE6">
        <w:rPr>
          <w:rFonts w:ascii="Times New Roman" w:eastAsia="Times New Roman" w:hAnsi="Times New Roman" w:cs="David" w:hint="eastAsia"/>
          <w:b/>
          <w:bCs/>
          <w:sz w:val="24"/>
          <w:szCs w:val="24"/>
          <w:u w:val="single"/>
          <w:rtl/>
          <w:lang w:eastAsia="he-IL"/>
        </w:rPr>
        <w:t>ב</w:t>
      </w:r>
      <w:r w:rsidR="00CC012C" w:rsidRPr="00867AE6">
        <w:rPr>
          <w:rFonts w:ascii="Times New Roman" w:eastAsia="Times New Roman" w:hAnsi="Times New Roman" w:cs="David"/>
          <w:b/>
          <w:bCs/>
          <w:sz w:val="24"/>
          <w:szCs w:val="24"/>
          <w:u w:val="single"/>
          <w:rtl/>
          <w:lang w:eastAsia="he-IL"/>
        </w:rPr>
        <w:t>'</w:t>
      </w:r>
      <w:r w:rsidR="00CC012C">
        <w:rPr>
          <w:rFonts w:ascii="Times New Roman" w:eastAsia="Times New Roman" w:hAnsi="Times New Roman" w:cs="David" w:hint="cs"/>
          <w:sz w:val="24"/>
          <w:szCs w:val="24"/>
          <w:rtl/>
          <w:lang w:eastAsia="he-IL"/>
        </w:rPr>
        <w:t xml:space="preserve"> שבחוזה זה.</w:t>
      </w:r>
      <w:r w:rsidR="00CC012C" w:rsidRPr="00647F42">
        <w:rPr>
          <w:rFonts w:ascii="Times New Roman" w:eastAsia="Times New Roman" w:hAnsi="Times New Roman" w:cs="David"/>
          <w:sz w:val="24"/>
          <w:szCs w:val="24"/>
          <w:rtl/>
          <w:lang w:eastAsia="he-IL"/>
        </w:rPr>
        <w:t xml:space="preserve"> </w:t>
      </w:r>
    </w:p>
    <w:p w14:paraId="47487733" w14:textId="77777777" w:rsidR="00CC012C" w:rsidRPr="00647F42" w:rsidRDefault="00CC012C" w:rsidP="00D065DD">
      <w:pPr>
        <w:widowControl w:val="0"/>
        <w:spacing w:before="0" w:beforeAutospacing="0" w:after="0" w:afterAutospacing="0" w:line="240" w:lineRule="auto"/>
        <w:ind w:left="720" w:right="-142" w:hanging="6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647F42">
        <w:rPr>
          <w:rFonts w:ascii="Times New Roman" w:eastAsia="Times New Roman" w:hAnsi="Times New Roman" w:cs="David" w:hint="eastAsia"/>
          <w:sz w:val="24"/>
          <w:szCs w:val="24"/>
          <w:rtl/>
          <w:lang w:eastAsia="he-IL"/>
        </w:rPr>
        <w:t>העבודה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תתבצע</w:t>
      </w:r>
      <w:r w:rsidRPr="00647F42">
        <w:rPr>
          <w:rFonts w:ascii="Times New Roman" w:eastAsia="Times New Roman" w:hAnsi="Times New Roman" w:cs="David"/>
          <w:sz w:val="24"/>
          <w:szCs w:val="24"/>
          <w:rtl/>
          <w:lang w:eastAsia="he-IL"/>
        </w:rPr>
        <w:t xml:space="preserve"> במודל תלת </w:t>
      </w:r>
      <w:r w:rsidRPr="00647F42">
        <w:rPr>
          <w:rFonts w:ascii="Times New Roman" w:eastAsia="Times New Roman" w:hAnsi="Times New Roman" w:cs="David" w:hint="eastAsia"/>
          <w:sz w:val="24"/>
          <w:szCs w:val="24"/>
          <w:rtl/>
          <w:lang w:eastAsia="he-IL"/>
        </w:rPr>
        <w:t>מימד</w:t>
      </w:r>
      <w:r w:rsidRPr="00647F42">
        <w:rPr>
          <w:rFonts w:ascii="Times New Roman" w:eastAsia="Times New Roman" w:hAnsi="Times New Roman" w:cs="David"/>
          <w:sz w:val="24"/>
          <w:szCs w:val="24"/>
          <w:rtl/>
          <w:lang w:eastAsia="he-IL"/>
        </w:rPr>
        <w:t xml:space="preserve"> ע"י תוכנת </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במתודולוגיית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BIM</w:t>
      </w:r>
      <w:r w:rsidRPr="00647F42">
        <w:rPr>
          <w:rFonts w:ascii="Times New Roman" w:eastAsia="Times New Roman" w:hAnsi="Times New Roman" w:cs="David"/>
          <w:sz w:val="24"/>
          <w:szCs w:val="24"/>
          <w:rtl/>
          <w:lang w:eastAsia="he-IL"/>
        </w:rPr>
        <w:t xml:space="preserve"> בענן – "</w:t>
      </w:r>
      <w:r w:rsidRPr="00647F42">
        <w:rPr>
          <w:rFonts w:ascii="Times New Roman" w:eastAsia="Times New Roman" w:hAnsi="Times New Roman" w:cs="David"/>
          <w:sz w:val="24"/>
          <w:szCs w:val="24"/>
          <w:lang w:eastAsia="he-IL"/>
        </w:rPr>
        <w:t>BIM</w:t>
      </w:r>
      <w:r w:rsidRPr="00B91CDC">
        <w:rPr>
          <w:rFonts w:ascii="Times New Roman" w:eastAsia="Times New Roman" w:hAnsi="Times New Roman" w:cs="David" w:hint="cs"/>
          <w:sz w:val="24"/>
          <w:szCs w:val="24"/>
          <w:lang w:eastAsia="he-IL"/>
        </w:rPr>
        <w:t>360</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השייך</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למזמין</w:t>
      </w:r>
      <w:r>
        <w:rPr>
          <w:rFonts w:ascii="Times New Roman" w:eastAsia="Times New Roman" w:hAnsi="Times New Roman" w:cs="David" w:hint="cs"/>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הענן</w:t>
      </w:r>
      <w:r>
        <w:rPr>
          <w:rFonts w:ascii="Times New Roman" w:eastAsia="Times New Roman" w:hAnsi="Times New Roman" w:cs="David" w:hint="cs"/>
          <w:sz w:val="24"/>
          <w:szCs w:val="24"/>
          <w:rtl/>
          <w:lang w:eastAsia="he-IL"/>
        </w:rPr>
        <w:t>")</w:t>
      </w:r>
      <w:r w:rsidRPr="00647F42">
        <w:rPr>
          <w:rFonts w:ascii="Times New Roman" w:eastAsia="Times New Roman" w:hAnsi="Times New Roman" w:cs="David"/>
          <w:sz w:val="24"/>
          <w:szCs w:val="24"/>
          <w:rtl/>
          <w:lang w:eastAsia="he-IL"/>
        </w:rPr>
        <w:t xml:space="preserve">, שם </w:t>
      </w:r>
      <w:r w:rsidRPr="00647F42">
        <w:rPr>
          <w:rFonts w:ascii="Times New Roman" w:eastAsia="Times New Roman" w:hAnsi="Times New Roman" w:cs="David" w:hint="eastAsia"/>
          <w:sz w:val="24"/>
          <w:szCs w:val="24"/>
          <w:rtl/>
          <w:lang w:eastAsia="he-IL"/>
        </w:rPr>
        <w:t>תבוצענה</w:t>
      </w:r>
      <w:r w:rsidRPr="00647F42">
        <w:rPr>
          <w:rFonts w:ascii="Times New Roman" w:eastAsia="Times New Roman" w:hAnsi="Times New Roman" w:cs="David"/>
          <w:sz w:val="24"/>
          <w:szCs w:val="24"/>
          <w:rtl/>
          <w:lang w:eastAsia="he-IL"/>
        </w:rPr>
        <w:t xml:space="preserve"> עבוד</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התכנון, ניהול </w:t>
      </w:r>
      <w:r w:rsidRPr="00647F42">
        <w:rPr>
          <w:rFonts w:ascii="Times New Roman" w:eastAsia="Times New Roman" w:hAnsi="Times New Roman" w:cs="David" w:hint="eastAsia"/>
          <w:sz w:val="24"/>
          <w:szCs w:val="24"/>
          <w:rtl/>
          <w:lang w:eastAsia="he-IL"/>
        </w:rPr>
        <w:t>ושמירת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המודל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וכלל</w:t>
      </w:r>
      <w:r w:rsidRPr="00647F42">
        <w:rPr>
          <w:rFonts w:ascii="Times New Roman" w:eastAsia="Times New Roman" w:hAnsi="Times New Roman" w:cs="David"/>
          <w:sz w:val="24"/>
          <w:szCs w:val="24"/>
          <w:rtl/>
          <w:lang w:eastAsia="he-IL"/>
        </w:rPr>
        <w:t xml:space="preserve"> הקבצים והתוכניות </w:t>
      </w:r>
      <w:r w:rsidRPr="00647F42">
        <w:rPr>
          <w:rFonts w:ascii="Times New Roman" w:eastAsia="Times New Roman" w:hAnsi="Times New Roman" w:cs="David" w:hint="eastAsia"/>
          <w:sz w:val="24"/>
          <w:szCs w:val="24"/>
          <w:rtl/>
          <w:lang w:eastAsia="he-IL"/>
        </w:rPr>
        <w:t>של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היועץ</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המובילים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זאת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לאחר</w:t>
      </w:r>
      <w:r w:rsidRPr="00647F42">
        <w:rPr>
          <w:rFonts w:ascii="Times New Roman" w:eastAsia="Times New Roman" w:hAnsi="Times New Roman" w:cs="David"/>
          <w:sz w:val="24"/>
          <w:szCs w:val="24"/>
          <w:rtl/>
          <w:lang w:eastAsia="he-IL"/>
        </w:rPr>
        <w:t xml:space="preserve"> מתן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hint="eastAsia"/>
          <w:sz w:val="24"/>
          <w:szCs w:val="24"/>
          <w:rtl/>
          <w:lang w:eastAsia="he-IL"/>
        </w:rPr>
        <w:t>רשאות</w:t>
      </w:r>
      <w:r w:rsidRPr="00647F42">
        <w:rPr>
          <w:rFonts w:ascii="Times New Roman" w:eastAsia="Times New Roman" w:hAnsi="Times New Roman" w:cs="David"/>
          <w:sz w:val="24"/>
          <w:szCs w:val="24"/>
          <w:rtl/>
          <w:lang w:eastAsia="he-IL"/>
        </w:rPr>
        <w:t xml:space="preserve"> לכניסה </w:t>
      </w:r>
      <w:r w:rsidRPr="00647F42">
        <w:rPr>
          <w:rFonts w:ascii="Times New Roman" w:eastAsia="Times New Roman" w:hAnsi="Times New Roman" w:cs="David" w:hint="eastAsia"/>
          <w:sz w:val="24"/>
          <w:szCs w:val="24"/>
          <w:rtl/>
          <w:lang w:eastAsia="he-IL"/>
        </w:rPr>
        <w:t>לעבודה</w:t>
      </w:r>
      <w:r w:rsidRPr="00647F42">
        <w:rPr>
          <w:rFonts w:ascii="Times New Roman" w:eastAsia="Times New Roman" w:hAnsi="Times New Roman" w:cs="David"/>
          <w:sz w:val="24"/>
          <w:szCs w:val="24"/>
          <w:rtl/>
          <w:lang w:eastAsia="he-IL"/>
        </w:rPr>
        <w:t xml:space="preserve"> בענן </w:t>
      </w:r>
      <w:r w:rsidRPr="00647F42">
        <w:rPr>
          <w:rFonts w:ascii="Times New Roman" w:eastAsia="Times New Roman" w:hAnsi="Times New Roman" w:cs="David" w:hint="eastAsia"/>
          <w:sz w:val="24"/>
          <w:szCs w:val="24"/>
          <w:rtl/>
          <w:lang w:eastAsia="he-IL"/>
        </w:rPr>
        <w:t>ע</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hint="eastAsia"/>
          <w:sz w:val="24"/>
          <w:szCs w:val="24"/>
          <w:rtl/>
          <w:lang w:eastAsia="he-IL"/>
        </w:rPr>
        <w:t>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מזמין ל</w:t>
      </w:r>
      <w:r w:rsidRPr="00647F42">
        <w:rPr>
          <w:rFonts w:ascii="Times New Roman" w:eastAsia="Times New Roman" w:hAnsi="Times New Roman" w:cs="David" w:hint="eastAsia"/>
          <w:sz w:val="24"/>
          <w:szCs w:val="24"/>
          <w:rtl/>
          <w:lang w:eastAsia="he-IL"/>
        </w:rPr>
        <w:t>יועץ</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למתכננים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בפרויקט</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והכל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בהתאם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להנחיות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המזמין</w:t>
      </w:r>
      <w:r w:rsidRPr="00647F42">
        <w:rPr>
          <w:rFonts w:ascii="Times New Roman" w:eastAsia="Times New Roman" w:hAnsi="Times New Roman" w:cs="David"/>
          <w:sz w:val="24"/>
          <w:szCs w:val="24"/>
          <w:rtl/>
          <w:lang w:eastAsia="he-IL"/>
        </w:rPr>
        <w:t xml:space="preserve">. </w:t>
      </w:r>
    </w:p>
    <w:p w14:paraId="4211CB93" w14:textId="77777777" w:rsidR="00CC012C"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hint="eastAsia"/>
          <w:sz w:val="24"/>
          <w:szCs w:val="24"/>
          <w:rtl/>
          <w:lang w:eastAsia="he-IL"/>
        </w:rPr>
        <w:t>שמירה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הדפסת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תכניות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PLT</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PDF</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DWG</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שיתוף</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תיאום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וקליטת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ממתכננים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אחרים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יבוצעו</w:t>
      </w:r>
      <w:r w:rsidRPr="00647F42">
        <w:rPr>
          <w:rFonts w:ascii="Times New Roman" w:eastAsia="Times New Roman" w:hAnsi="Times New Roman" w:cs="David"/>
          <w:sz w:val="24"/>
          <w:szCs w:val="24"/>
          <w:rtl/>
          <w:lang w:eastAsia="he-IL"/>
        </w:rPr>
        <w:t xml:space="preserve"> באמצעות תוכנה כדוגמת </w:t>
      </w:r>
      <w:r w:rsidRPr="00647F42">
        <w:rPr>
          <w:rFonts w:ascii="Times New Roman" w:eastAsia="Times New Roman" w:hAnsi="Times New Roman" w:cs="David"/>
          <w:sz w:val="24"/>
          <w:szCs w:val="24"/>
          <w:lang w:eastAsia="he-IL"/>
        </w:rPr>
        <w:t>@view</w:t>
      </w:r>
      <w:r w:rsidRPr="00647F42">
        <w:rPr>
          <w:rFonts w:ascii="Times New Roman" w:eastAsia="Times New Roman" w:hAnsi="Times New Roman" w:cs="David"/>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התוכנה</w:t>
      </w:r>
      <w:r w:rsidRPr="00647F42">
        <w:rPr>
          <w:rFonts w:ascii="Times New Roman" w:eastAsia="Times New Roman" w:hAnsi="Times New Roman" w:cs="David"/>
          <w:sz w:val="24"/>
          <w:szCs w:val="24"/>
          <w:rtl/>
          <w:lang w:eastAsia="he-IL"/>
        </w:rPr>
        <w:t xml:space="preserve">"). </w:t>
      </w:r>
    </w:p>
    <w:p w14:paraId="3FBB9D65" w14:textId="77777777" w:rsidR="00CC012C" w:rsidRPr="00647F42"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sz w:val="24"/>
          <w:szCs w:val="24"/>
          <w:rtl/>
          <w:lang w:eastAsia="he-IL"/>
        </w:rPr>
        <w:t>כל תעבורת הקבצים תבוצע באמצע</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התוכנה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בלבד</w:t>
      </w:r>
      <w:r w:rsidRPr="00647F42">
        <w:rPr>
          <w:rFonts w:ascii="Times New Roman" w:eastAsia="Times New Roman" w:hAnsi="Times New Roman" w:cs="David"/>
          <w:sz w:val="24"/>
          <w:szCs w:val="24"/>
          <w:rtl/>
          <w:lang w:eastAsia="he-IL"/>
        </w:rPr>
        <w:t>, או תוכנה אחרת לפי החלטת המזמין.</w:t>
      </w:r>
    </w:p>
    <w:p w14:paraId="1B92011D" w14:textId="77777777" w:rsidR="00CC012C" w:rsidRPr="00DE0948"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מבלי לגרוע מהאמור בסעיף 10.6 לחוזה, י</w:t>
      </w:r>
      <w:r w:rsidRPr="00647F42">
        <w:rPr>
          <w:rFonts w:ascii="Times New Roman" w:eastAsia="Times New Roman" w:hAnsi="Times New Roman" w:cs="David" w:hint="eastAsia"/>
          <w:sz w:val="24"/>
          <w:szCs w:val="24"/>
          <w:rtl/>
          <w:lang w:eastAsia="he-IL"/>
        </w:rPr>
        <w:t>ובהר</w:t>
      </w:r>
      <w:r w:rsidRPr="00647F42">
        <w:rPr>
          <w:rFonts w:ascii="Times New Roman" w:eastAsia="Times New Roman" w:hAnsi="Times New Roman" w:cs="David"/>
          <w:sz w:val="24"/>
          <w:szCs w:val="24"/>
          <w:rtl/>
          <w:lang w:eastAsia="he-IL"/>
        </w:rPr>
        <w:t xml:space="preserve"> כי זכו</w:t>
      </w:r>
      <w:r w:rsidRPr="00647F42">
        <w:rPr>
          <w:rFonts w:ascii="Times New Roman" w:eastAsia="Times New Roman" w:hAnsi="Times New Roman" w:cs="David" w:hint="eastAsia"/>
          <w:sz w:val="24"/>
          <w:szCs w:val="24"/>
          <w:rtl/>
          <w:lang w:eastAsia="he-IL"/>
        </w:rPr>
        <w:t>יו</w:t>
      </w:r>
      <w:r w:rsidRPr="00647F42">
        <w:rPr>
          <w:rFonts w:ascii="Times New Roman" w:eastAsia="Times New Roman" w:hAnsi="Times New Roman" w:cs="David"/>
          <w:sz w:val="24"/>
          <w:szCs w:val="24"/>
          <w:rtl/>
          <w:lang w:eastAsia="he-IL"/>
        </w:rPr>
        <w:t>ת הקניין ב</w:t>
      </w:r>
      <w:r w:rsidRPr="00647F42">
        <w:rPr>
          <w:rFonts w:ascii="Times New Roman" w:eastAsia="Times New Roman" w:hAnsi="Times New Roman" w:cs="David" w:hint="eastAsia"/>
          <w:sz w:val="24"/>
          <w:szCs w:val="24"/>
          <w:rtl/>
          <w:lang w:eastAsia="he-IL"/>
        </w:rPr>
        <w:t>ענן</w:t>
      </w:r>
      <w:r w:rsidRPr="00647F42">
        <w:rPr>
          <w:rFonts w:ascii="Times New Roman" w:eastAsia="Times New Roman" w:hAnsi="Times New Roman" w:cs="David"/>
          <w:sz w:val="24"/>
          <w:szCs w:val="24"/>
          <w:rtl/>
          <w:lang w:eastAsia="he-IL"/>
        </w:rPr>
        <w:t xml:space="preserve"> ובתוכנה שייכ</w:t>
      </w:r>
      <w:r w:rsidRPr="00647F42">
        <w:rPr>
          <w:rFonts w:ascii="Times New Roman" w:eastAsia="Times New Roman" w:hAnsi="Times New Roman" w:cs="David" w:hint="eastAsia"/>
          <w:sz w:val="24"/>
          <w:szCs w:val="24"/>
          <w:rtl/>
          <w:lang w:eastAsia="he-IL"/>
        </w:rPr>
        <w:t>ו</w:t>
      </w:r>
      <w:r w:rsidRPr="00647F42">
        <w:rPr>
          <w:rFonts w:ascii="Times New Roman" w:eastAsia="Times New Roman" w:hAnsi="Times New Roman" w:cs="David"/>
          <w:sz w:val="24"/>
          <w:szCs w:val="24"/>
          <w:rtl/>
          <w:lang w:eastAsia="he-IL"/>
        </w:rPr>
        <w:t xml:space="preserve">ת למזמין, ובלבד ששולם שכר היועץ בהתאם להוראות חוזה זה. היועץ אינו רשאי להשתמש </w:t>
      </w:r>
      <w:r w:rsidRPr="00647F42">
        <w:rPr>
          <w:rFonts w:ascii="Times New Roman" w:eastAsia="Times New Roman" w:hAnsi="Times New Roman" w:cs="David" w:hint="eastAsia"/>
          <w:sz w:val="24"/>
          <w:szCs w:val="24"/>
          <w:rtl/>
          <w:lang w:eastAsia="he-IL"/>
        </w:rPr>
        <w:t>בענן</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בתוכנה</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 xml:space="preserve">שלא </w:t>
      </w:r>
      <w:r w:rsidRPr="00647F42">
        <w:rPr>
          <w:rFonts w:ascii="Times New Roman" w:eastAsia="Times New Roman" w:hAnsi="Times New Roman" w:cs="David"/>
          <w:sz w:val="24"/>
          <w:szCs w:val="24"/>
          <w:rtl/>
          <w:lang w:eastAsia="he-IL"/>
        </w:rPr>
        <w:t xml:space="preserve">לצורך </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sz w:val="24"/>
          <w:szCs w:val="24"/>
          <w:rtl/>
          <w:lang w:eastAsia="he-IL"/>
        </w:rPr>
        <w:t>פרויקט.</w:t>
      </w:r>
    </w:p>
    <w:p w14:paraId="4B416BB5" w14:textId="77777777" w:rsidR="00CC012C" w:rsidRPr="00DE0948" w:rsidRDefault="00CC012C" w:rsidP="00DA086E">
      <w:pPr>
        <w:widowControl w:val="0"/>
        <w:spacing w:before="0" w:beforeAutospacing="0" w:after="0" w:afterAutospacing="0" w:line="240" w:lineRule="auto"/>
        <w:ind w:left="720" w:right="-426" w:hanging="720"/>
        <w:jc w:val="both"/>
        <w:rPr>
          <w:rFonts w:ascii="Times New Roman" w:eastAsia="Times New Roman" w:hAnsi="Times New Roman" w:cs="David"/>
          <w:sz w:val="24"/>
          <w:szCs w:val="24"/>
          <w:rtl/>
          <w:lang w:eastAsia="he-IL"/>
        </w:rPr>
      </w:pPr>
    </w:p>
    <w:p w14:paraId="27CDE51C" w14:textId="77777777" w:rsidR="00572B5D" w:rsidRPr="00B27B4C" w:rsidRDefault="00572B5D" w:rsidP="00572B5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0DB1B4C"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10B2E7F6"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79886E" w14:textId="7F8FD1E2"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295CD0">
            <w:rPr>
              <w:rFonts w:ascii="Times New Roman" w:eastAsia="Times New Roman" w:hAnsi="Times New Roman" w:cs="David"/>
              <w:color w:val="008000"/>
              <w:sz w:val="24"/>
              <w:szCs w:val="24"/>
              <w:rtl/>
              <w:lang w:eastAsia="he-IL"/>
            </w:rPr>
            <w:t>ניצן סרדס</w:t>
          </w:r>
        </w:sdtContent>
      </w:sdt>
    </w:p>
    <w:p w14:paraId="6373C969" w14:textId="77777777"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6C02BF1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6A08E2" w14:textId="64B5C0B8"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295CD0">
            <w:rPr>
              <w:rFonts w:ascii="Times New Roman" w:eastAsia="Times New Roman" w:hAnsi="Times New Roman" w:cs="David"/>
              <w:color w:val="008000"/>
              <w:sz w:val="24"/>
              <w:szCs w:val="24"/>
              <w:rtl/>
              <w:lang w:eastAsia="he-IL"/>
            </w:rPr>
            <w:t>זהר רוני</w:t>
          </w:r>
        </w:sdtContent>
      </w:sdt>
    </w:p>
    <w:p w14:paraId="3EE3A80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B22441"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325BA4A"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687934"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67FEB54D"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17E3D04"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2F78776"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D149EDE"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B1FA529"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80FC8C6" w14:textId="77777777" w:rsidR="00572B5D" w:rsidRDefault="00572B5D"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2B5D" w14:paraId="47F44AE3" w14:textId="77777777" w:rsidTr="00572B5D">
        <w:trPr>
          <w:trHeight w:val="80"/>
        </w:trPr>
        <w:tc>
          <w:tcPr>
            <w:tcW w:w="3366" w:type="dxa"/>
          </w:tcPr>
          <w:p w14:paraId="00961439" w14:textId="21D9E046" w:rsidR="00572B5D" w:rsidRDefault="0027073C"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E981423BF07481D9CF68D8D682CB9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295CD0">
                  <w:rPr>
                    <w:rFonts w:ascii="Times New Roman" w:eastAsia="Times New Roman" w:hAnsi="Times New Roman" w:cs="David" w:hint="cs"/>
                    <w:color w:val="008000"/>
                    <w:sz w:val="24"/>
                    <w:szCs w:val="24"/>
                    <w:rtl/>
                    <w:lang w:eastAsia="he-IL"/>
                  </w:rPr>
                  <w:t>50%</w:t>
                </w:r>
              </w:sdtContent>
            </w:sdt>
          </w:p>
          <w:p w14:paraId="18927C57"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6B8E0D6" w14:textId="77777777" w:rsidR="00572B5D" w:rsidRDefault="00572B5D" w:rsidP="00572B5D">
            <w:pPr>
              <w:widowControl w:val="0"/>
              <w:spacing w:before="0" w:beforeAutospacing="0" w:after="0" w:afterAutospacing="0" w:line="240" w:lineRule="auto"/>
              <w:ind w:left="720"/>
              <w:outlineLvl w:val="2"/>
            </w:pPr>
          </w:p>
          <w:p w14:paraId="3D963ECE"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E250ACD" w14:textId="77777777" w:rsidR="00137D38" w:rsidRDefault="00137D38" w:rsidP="006D2AE3">
      <w:pPr>
        <w:keepNext/>
        <w:widowControl w:val="0"/>
        <w:spacing w:before="0" w:beforeAutospacing="0" w:after="0" w:afterAutospacing="0" w:line="240" w:lineRule="auto"/>
        <w:jc w:val="center"/>
        <w:outlineLvl w:val="2"/>
        <w:rPr>
          <w:ins w:id="44" w:author="מרול אטמן" w:date="2024-12-26T13:54:00Z"/>
          <w:rFonts w:ascii="Times New Roman" w:eastAsia="Times New Roman" w:hAnsi="Times New Roman" w:cs="David"/>
          <w:b/>
          <w:bCs/>
          <w:sz w:val="24"/>
          <w:szCs w:val="24"/>
          <w:u w:val="single"/>
          <w:rtl/>
          <w:lang w:eastAsia="he-IL"/>
        </w:rPr>
      </w:pPr>
    </w:p>
    <w:p w14:paraId="650DD7EC" w14:textId="77777777" w:rsidR="00137D38" w:rsidRDefault="00137D38">
      <w:pPr>
        <w:bidi w:val="0"/>
        <w:spacing w:before="0" w:beforeAutospacing="0" w:after="160" w:afterAutospacing="0" w:line="259" w:lineRule="auto"/>
        <w:rPr>
          <w:ins w:id="45" w:author="מרול אטמן" w:date="2024-12-26T13:54:00Z"/>
          <w:rFonts w:ascii="Times New Roman" w:eastAsia="Times New Roman" w:hAnsi="Times New Roman" w:cs="David"/>
          <w:b/>
          <w:bCs/>
          <w:sz w:val="24"/>
          <w:szCs w:val="24"/>
          <w:u w:val="single"/>
          <w:rtl/>
          <w:lang w:eastAsia="he-IL"/>
        </w:rPr>
      </w:pPr>
      <w:ins w:id="46" w:author="מרול אטמן" w:date="2024-12-26T13:54:00Z">
        <w:r>
          <w:rPr>
            <w:rFonts w:ascii="Times New Roman" w:eastAsia="Times New Roman" w:hAnsi="Times New Roman" w:cs="David"/>
            <w:b/>
            <w:bCs/>
            <w:sz w:val="24"/>
            <w:szCs w:val="24"/>
            <w:u w:val="single"/>
            <w:rtl/>
            <w:lang w:eastAsia="he-IL"/>
          </w:rPr>
          <w:br w:type="page"/>
        </w:r>
      </w:ins>
    </w:p>
    <w:p w14:paraId="01E9CF72" w14:textId="0E1C0C3A"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01C7E7E3"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17AE08" w14:textId="011F91A6"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ins w:id="47" w:author="מרול אטמן" w:date="2024-12-26T13:55:00Z">
        <w:r w:rsidR="00137D38">
          <w:rPr>
            <w:rFonts w:ascii="Times New Roman" w:eastAsia="Times New Roman" w:hAnsi="Times New Roman" w:cs="David" w:hint="cs"/>
            <w:bCs/>
            <w:sz w:val="24"/>
            <w:szCs w:val="24"/>
            <w:u w:val="single"/>
            <w:rtl/>
            <w:lang w:eastAsia="he-IL"/>
          </w:rPr>
          <w:t xml:space="preserve"> </w:t>
        </w:r>
        <w:r w:rsidR="00137D38">
          <w:rPr>
            <w:rFonts w:ascii="Times New Roman" w:eastAsia="Times New Roman" w:hAnsi="Times New Roman" w:cs="David"/>
            <w:bCs/>
            <w:sz w:val="24"/>
            <w:szCs w:val="24"/>
            <w:u w:val="single"/>
            <w:rtl/>
            <w:lang w:eastAsia="he-IL"/>
          </w:rPr>
          <w:t>–</w:t>
        </w:r>
        <w:r w:rsidR="00137D38">
          <w:rPr>
            <w:rFonts w:ascii="Times New Roman" w:eastAsia="Times New Roman" w:hAnsi="Times New Roman" w:cs="David" w:hint="cs"/>
            <w:bCs/>
            <w:sz w:val="24"/>
            <w:szCs w:val="24"/>
            <w:u w:val="single"/>
            <w:rtl/>
            <w:lang w:eastAsia="he-IL"/>
          </w:rPr>
          <w:t xml:space="preserve"> ניהול מודל בים, תיאום מערכות, מידול פיתוח</w:t>
        </w:r>
      </w:ins>
    </w:p>
    <w:p w14:paraId="407C4D1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A5EB47"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273FFC07"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5CB46E7C" w14:textId="77777777"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10FF7200" w14:textId="77777777" w:rsidR="00201A12" w:rsidRDefault="00DE41CE" w:rsidP="00263813">
      <w:pPr>
        <w:widowControl w:val="0"/>
        <w:spacing w:before="0" w:beforeAutospacing="0" w:after="0" w:afterAutospacing="0" w:line="360" w:lineRule="auto"/>
        <w:ind w:left="2160"/>
        <w:jc w:val="both"/>
        <w:rPr>
          <w:ins w:id="48" w:author="מרול אטמן" w:date="2024-12-26T13:56:00Z"/>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sidR="006D2AE3" w:rsidRPr="006D2AE3">
        <w:rPr>
          <w:rFonts w:ascii="Times New Roman" w:eastAsia="Times New Roman" w:hAnsi="Times New Roman" w:cs="David" w:hint="cs"/>
          <w:sz w:val="24"/>
          <w:szCs w:val="24"/>
          <w:rtl/>
          <w:lang w:eastAsia="he-IL"/>
        </w:rPr>
        <w:t>ככלל</w:t>
      </w:r>
      <w:r>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 xml:space="preserve"> תכולת העבודה מתייחסת </w:t>
      </w:r>
      <w:r w:rsidR="00263813">
        <w:rPr>
          <w:rFonts w:ascii="Times New Roman" w:eastAsia="Times New Roman" w:hAnsi="Times New Roman" w:cs="David" w:hint="cs"/>
          <w:sz w:val="24"/>
          <w:szCs w:val="24"/>
          <w:rtl/>
          <w:lang w:eastAsia="he-IL"/>
        </w:rPr>
        <w:t xml:space="preserve">לכל שלבי הפרויקט, </w:t>
      </w:r>
      <w:r w:rsidR="006D2AE3" w:rsidRPr="006D2AE3">
        <w:rPr>
          <w:rFonts w:ascii="Times New Roman" w:eastAsia="Times New Roman" w:hAnsi="Times New Roman" w:cs="David" w:hint="cs"/>
          <w:sz w:val="24"/>
          <w:szCs w:val="24"/>
          <w:rtl/>
          <w:lang w:eastAsia="he-IL"/>
        </w:rPr>
        <w:t>ל</w:t>
      </w:r>
      <w:r w:rsidR="00263813">
        <w:rPr>
          <w:rFonts w:ascii="Times New Roman" w:eastAsia="Times New Roman" w:hAnsi="Times New Roman" w:cs="David" w:hint="cs"/>
          <w:sz w:val="24"/>
          <w:szCs w:val="24"/>
          <w:rtl/>
          <w:lang w:eastAsia="he-IL"/>
        </w:rPr>
        <w:t xml:space="preserve">כל </w:t>
      </w:r>
      <w:r w:rsidR="006D2AE3" w:rsidRPr="006D2AE3">
        <w:rPr>
          <w:rFonts w:ascii="Times New Roman" w:eastAsia="Times New Roman" w:hAnsi="Times New Roman" w:cs="David" w:hint="cs"/>
          <w:sz w:val="24"/>
          <w:szCs w:val="24"/>
          <w:rtl/>
          <w:lang w:eastAsia="he-IL"/>
        </w:rPr>
        <w:t xml:space="preserve">קומות הבניין </w:t>
      </w:r>
      <w:r w:rsidR="006D2AE3" w:rsidRPr="00263813">
        <w:rPr>
          <w:rFonts w:ascii="Times New Roman" w:eastAsia="Times New Roman" w:hAnsi="Times New Roman" w:cs="David" w:hint="cs"/>
          <w:sz w:val="24"/>
          <w:szCs w:val="24"/>
          <w:rtl/>
          <w:lang w:eastAsia="he-IL"/>
        </w:rPr>
        <w:t>מתחתית קומת החניון</w:t>
      </w:r>
      <w:r w:rsidR="00572B5D" w:rsidRP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התחתונה ועד לקומת הגג העליונה ביותר ועד בכלל</w:t>
      </w:r>
      <w:r w:rsid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 xml:space="preserve">ובכלל זה:   </w:t>
      </w:r>
    </w:p>
    <w:p w14:paraId="399332B7" w14:textId="06DF8ADE" w:rsidR="00137D38" w:rsidRPr="00137D38" w:rsidRDefault="00137D38" w:rsidP="00263813">
      <w:pPr>
        <w:widowControl w:val="0"/>
        <w:spacing w:before="0" w:beforeAutospacing="0" w:after="0" w:afterAutospacing="0" w:line="360" w:lineRule="auto"/>
        <w:ind w:left="2160"/>
        <w:jc w:val="both"/>
        <w:rPr>
          <w:rFonts w:ascii="Times New Roman" w:eastAsia="Times New Roman" w:hAnsi="Times New Roman" w:cs="David"/>
          <w:b/>
          <w:bCs/>
          <w:sz w:val="24"/>
          <w:szCs w:val="24"/>
          <w:rtl/>
          <w:lang w:eastAsia="he-IL"/>
          <w:rPrChange w:id="49" w:author="מרול אטמן" w:date="2024-12-26T13:56:00Z">
            <w:rPr>
              <w:rFonts w:ascii="Times New Roman" w:eastAsia="Times New Roman" w:hAnsi="Times New Roman" w:cs="David"/>
              <w:sz w:val="24"/>
              <w:szCs w:val="24"/>
              <w:rtl/>
              <w:lang w:eastAsia="he-IL"/>
            </w:rPr>
          </w:rPrChange>
        </w:rPr>
      </w:pPr>
      <w:ins w:id="50" w:author="מרול אטמן" w:date="2024-12-26T13:56:00Z">
        <w:r w:rsidRPr="00137D38">
          <w:rPr>
            <w:rFonts w:ascii="Times New Roman" w:eastAsia="Times New Roman" w:hAnsi="Times New Roman" w:cs="David"/>
            <w:b/>
            <w:bCs/>
            <w:sz w:val="24"/>
            <w:szCs w:val="24"/>
            <w:rtl/>
            <w:lang w:eastAsia="he-IL"/>
            <w:rPrChange w:id="51" w:author="מרול אטמן" w:date="2024-12-26T13:56:00Z">
              <w:rPr>
                <w:rFonts w:ascii="Times New Roman" w:eastAsia="Times New Roman" w:hAnsi="Times New Roman" w:cs="David"/>
                <w:sz w:val="24"/>
                <w:szCs w:val="24"/>
                <w:rtl/>
                <w:lang w:eastAsia="he-IL"/>
              </w:rPr>
            </w:rPrChange>
          </w:rPr>
          <w:t>1.1.1 – ניהול מודל בים:</w:t>
        </w:r>
      </w:ins>
    </w:p>
    <w:p w14:paraId="32C53381" w14:textId="77777777" w:rsidR="00201A12" w:rsidRPr="00D065DD" w:rsidRDefault="001328C5" w:rsidP="00D065DD">
      <w:pPr>
        <w:pStyle w:val="ListParagraph"/>
        <w:widowControl w:val="0"/>
        <w:numPr>
          <w:ilvl w:val="0"/>
          <w:numId w:val="11"/>
        </w:numPr>
        <w:rPr>
          <w:sz w:val="24"/>
          <w:szCs w:val="24"/>
          <w:rtl/>
          <w:lang w:eastAsia="he-IL"/>
        </w:rPr>
      </w:pPr>
      <w:r>
        <w:rPr>
          <w:rFonts w:hint="cs"/>
          <w:sz w:val="24"/>
          <w:szCs w:val="24"/>
          <w:rtl/>
          <w:lang w:eastAsia="he-IL"/>
        </w:rPr>
        <w:t xml:space="preserve">מתן </w:t>
      </w:r>
      <w:r w:rsidR="00201A12" w:rsidRPr="00263813">
        <w:rPr>
          <w:rFonts w:hint="cs"/>
          <w:sz w:val="24"/>
          <w:szCs w:val="24"/>
          <w:rtl/>
          <w:lang w:eastAsia="he-IL"/>
        </w:rPr>
        <w:t xml:space="preserve">הדרכה למזמין ולמתכנני הפרויקט על העבודה </w:t>
      </w:r>
      <w:r>
        <w:rPr>
          <w:rFonts w:hint="cs"/>
          <w:sz w:val="24"/>
          <w:szCs w:val="24"/>
          <w:rtl/>
          <w:lang w:eastAsia="he-IL"/>
        </w:rPr>
        <w:t xml:space="preserve">ב </w:t>
      </w:r>
      <w:r>
        <w:rPr>
          <w:rFonts w:hint="cs"/>
          <w:sz w:val="24"/>
          <w:szCs w:val="24"/>
          <w:lang w:eastAsia="he-IL"/>
        </w:rPr>
        <w:t>BIM</w:t>
      </w:r>
      <w:r>
        <w:rPr>
          <w:rFonts w:hint="cs"/>
          <w:sz w:val="24"/>
          <w:szCs w:val="24"/>
          <w:rtl/>
          <w:lang w:eastAsia="he-IL"/>
        </w:rPr>
        <w:t xml:space="preserve"> </w:t>
      </w:r>
      <w:r w:rsidR="00201A12" w:rsidRPr="00263813">
        <w:rPr>
          <w:rFonts w:hint="cs"/>
          <w:sz w:val="24"/>
          <w:szCs w:val="24"/>
          <w:rtl/>
          <w:lang w:eastAsia="he-IL"/>
        </w:rPr>
        <w:t>ועל תכנת הרביט ככל ויידרש.</w:t>
      </w:r>
    </w:p>
    <w:p w14:paraId="5255BCF8" w14:textId="77777777"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263813">
        <w:rPr>
          <w:rFonts w:ascii="Times New Roman" w:eastAsia="Times New Roman" w:hAnsi="Times New Roman" w:cs="David" w:hint="cs"/>
          <w:sz w:val="24"/>
          <w:szCs w:val="24"/>
          <w:rtl/>
          <w:lang w:eastAsia="he-IL"/>
        </w:rPr>
        <w:t>בירור ת</w:t>
      </w:r>
      <w:r w:rsidR="006D2AE3" w:rsidRPr="00263813">
        <w:rPr>
          <w:rFonts w:ascii="Times New Roman" w:eastAsia="Times New Roman" w:hAnsi="Times New Roman" w:cs="David" w:hint="cs"/>
          <w:sz w:val="24"/>
          <w:szCs w:val="24"/>
          <w:rtl/>
          <w:lang w:eastAsia="he-IL"/>
        </w:rPr>
        <w:t>כניות</w:t>
      </w:r>
      <w:r w:rsidR="006D2AE3" w:rsidRPr="006D2AE3">
        <w:rPr>
          <w:rFonts w:ascii="Times New Roman" w:eastAsia="Times New Roman" w:hAnsi="Times New Roman" w:cs="David" w:hint="cs"/>
          <w:sz w:val="24"/>
          <w:szCs w:val="24"/>
          <w:rtl/>
          <w:lang w:eastAsia="he-IL"/>
        </w:rPr>
        <w:t xml:space="preserve"> הפרויקט עם האדריכל, הקונסטרוקטור </w:t>
      </w:r>
      <w:r>
        <w:rPr>
          <w:rFonts w:ascii="Times New Roman" w:eastAsia="Times New Roman" w:hAnsi="Times New Roman" w:cs="David" w:hint="cs"/>
          <w:sz w:val="24"/>
          <w:szCs w:val="24"/>
          <w:rtl/>
          <w:lang w:eastAsia="he-IL"/>
        </w:rPr>
        <w:t>ושאר המתכננים האלקטרו-מכאניים (מז"א ,</w:t>
      </w:r>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3E3F5F85"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כתיבת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sz w:val="24"/>
          <w:szCs w:val="24"/>
          <w:lang w:eastAsia="he-IL"/>
        </w:rPr>
        <w:t>BEP</w:t>
      </w:r>
      <w:r w:rsidRPr="00D065DD">
        <w:rPr>
          <w:rFonts w:ascii="Times New Roman" w:eastAsia="Times New Roman" w:hAnsi="Times New Roman" w:cs="David"/>
          <w:sz w:val="24"/>
          <w:szCs w:val="24"/>
          <w:rtl/>
          <w:lang w:eastAsia="he-IL"/>
        </w:rPr>
        <w:t xml:space="preserve"> בהתאם לדרישות המזמין.</w:t>
      </w:r>
    </w:p>
    <w:p w14:paraId="20403A99" w14:textId="77777777" w:rsidR="00DE41CE" w:rsidRPr="00201A12" w:rsidRDefault="00FC0AC7"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ניהול, תחזוקה ועדכון אתר מודל </w:t>
      </w:r>
      <w:r w:rsidR="00DE41CE" w:rsidRPr="00D065DD">
        <w:rPr>
          <w:rFonts w:ascii="Times New Roman" w:eastAsia="Times New Roman" w:hAnsi="Times New Roman" w:cs="David" w:hint="eastAsia"/>
          <w:sz w:val="24"/>
          <w:szCs w:val="24"/>
          <w:rtl/>
          <w:lang w:eastAsia="he-IL"/>
        </w:rPr>
        <w:t>הפרויקט</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בענן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של</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המזמין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הרשאות</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שימוש</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ליועצים</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ומתכננים</w:t>
      </w:r>
      <w:r w:rsidR="00DE41CE" w:rsidRPr="00D065DD">
        <w:rPr>
          <w:rFonts w:ascii="Times New Roman" w:eastAsia="Times New Roman" w:hAnsi="Times New Roman" w:cs="David"/>
          <w:sz w:val="24"/>
          <w:szCs w:val="24"/>
          <w:rtl/>
          <w:lang w:eastAsia="he-IL"/>
        </w:rPr>
        <w:t>.</w:t>
      </w:r>
    </w:p>
    <w:p w14:paraId="5B14CBC8" w14:textId="77777777" w:rsidR="00DE41CE" w:rsidRPr="00DE41CE" w:rsidRDefault="00DE41CE" w:rsidP="00DE41CE">
      <w:pPr>
        <w:pStyle w:val="ListParagraph"/>
        <w:numPr>
          <w:ilvl w:val="0"/>
          <w:numId w:val="11"/>
        </w:numPr>
        <w:rPr>
          <w:sz w:val="24"/>
          <w:szCs w:val="24"/>
          <w:rtl/>
          <w:lang w:eastAsia="he-IL"/>
        </w:rPr>
      </w:pPr>
      <w:r w:rsidRPr="00DE41CE">
        <w:rPr>
          <w:sz w:val="24"/>
          <w:szCs w:val="24"/>
          <w:rtl/>
          <w:lang w:eastAsia="he-IL"/>
        </w:rPr>
        <w:t xml:space="preserve">היערכות וניהול ישיבת התנעת העבודה ב </w:t>
      </w:r>
      <w:r w:rsidRPr="00DE41CE">
        <w:rPr>
          <w:sz w:val="24"/>
          <w:szCs w:val="24"/>
          <w:lang w:eastAsia="he-IL"/>
        </w:rPr>
        <w:t>BIM</w:t>
      </w:r>
      <w:r w:rsidRPr="00DE41CE">
        <w:rPr>
          <w:sz w:val="24"/>
          <w:szCs w:val="24"/>
          <w:rtl/>
          <w:lang w:eastAsia="he-IL"/>
        </w:rPr>
        <w:t>.</w:t>
      </w:r>
    </w:p>
    <w:p w14:paraId="47DAAD72" w14:textId="77777777" w:rsidR="006D2AE3" w:rsidRPr="00201A12" w:rsidRDefault="004143FC" w:rsidP="007700C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בניית מודל תלת מ</w:t>
      </w:r>
      <w:r w:rsidR="006D2AE3" w:rsidRPr="006D2AE3">
        <w:rPr>
          <w:rFonts w:ascii="Times New Roman" w:eastAsia="Times New Roman" w:hAnsi="Times New Roman" w:cs="David" w:hint="cs"/>
          <w:sz w:val="24"/>
          <w:szCs w:val="24"/>
          <w:rtl/>
          <w:lang w:eastAsia="he-IL"/>
        </w:rPr>
        <w:t>מדי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ב</w:t>
      </w:r>
      <w:r w:rsidR="007700CC">
        <w:rPr>
          <w:rFonts w:ascii="Times New Roman" w:eastAsia="Times New Roman" w:hAnsi="Times New Roman" w:cs="David" w:hint="cs"/>
          <w:sz w:val="24"/>
          <w:szCs w:val="24"/>
          <w:rtl/>
          <w:lang w:eastAsia="he-IL"/>
        </w:rPr>
        <w:t>ענן המזמין,</w:t>
      </w:r>
      <w:r>
        <w:rPr>
          <w:rFonts w:ascii="Times New Roman" w:eastAsia="Times New Roman" w:hAnsi="Times New Roman" w:cs="David" w:hint="cs"/>
          <w:sz w:val="24"/>
          <w:szCs w:val="24"/>
          <w:rtl/>
          <w:lang w:eastAsia="he-IL"/>
        </w:rPr>
        <w:t xml:space="preserve"> </w:t>
      </w:r>
      <w:r w:rsidR="00572B5D">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 xml:space="preserve">כניות המתכננים </w:t>
      </w:r>
      <w:r w:rsidR="006D2AE3" w:rsidRPr="00201A12">
        <w:rPr>
          <w:rFonts w:ascii="Times New Roman" w:eastAsia="Times New Roman" w:hAnsi="Times New Roman" w:cs="David" w:hint="cs"/>
          <w:sz w:val="24"/>
          <w:szCs w:val="24"/>
          <w:rtl/>
          <w:lang w:eastAsia="he-IL"/>
        </w:rPr>
        <w:t>והיועצים</w:t>
      </w:r>
      <w:r w:rsidR="007700CC">
        <w:rPr>
          <w:rFonts w:ascii="Times New Roman" w:eastAsia="Times New Roman" w:hAnsi="Times New Roman" w:cs="David" w:hint="cs"/>
          <w:sz w:val="24"/>
          <w:szCs w:val="24"/>
          <w:rtl/>
          <w:lang w:eastAsia="he-IL"/>
        </w:rPr>
        <w:t xml:space="preserve">, </w:t>
      </w:r>
      <w:r w:rsidR="00BD18FB" w:rsidRPr="00201A12">
        <w:rPr>
          <w:rFonts w:ascii="Times New Roman" w:eastAsia="Times New Roman" w:hAnsi="Times New Roman" w:cs="David" w:hint="cs"/>
          <w:sz w:val="24"/>
          <w:szCs w:val="24"/>
          <w:rtl/>
          <w:lang w:eastAsia="he-IL"/>
        </w:rPr>
        <w:t xml:space="preserve">עדכונו </w:t>
      </w:r>
      <w:r w:rsidR="007700CC">
        <w:rPr>
          <w:rFonts w:ascii="Times New Roman" w:eastAsia="Times New Roman" w:hAnsi="Times New Roman" w:cs="David" w:hint="cs"/>
          <w:sz w:val="24"/>
          <w:szCs w:val="24"/>
          <w:rtl/>
          <w:lang w:eastAsia="he-IL"/>
        </w:rPr>
        <w:t xml:space="preserve">ותחזוקתו </w:t>
      </w:r>
      <w:r w:rsidR="00BD18FB" w:rsidRPr="00201A12">
        <w:rPr>
          <w:rFonts w:ascii="Times New Roman" w:eastAsia="Times New Roman" w:hAnsi="Times New Roman" w:cs="David" w:hint="cs"/>
          <w:sz w:val="24"/>
          <w:szCs w:val="24"/>
          <w:rtl/>
          <w:lang w:eastAsia="he-IL"/>
        </w:rPr>
        <w:t xml:space="preserve">לאורך </w:t>
      </w:r>
      <w:r w:rsidR="007700CC">
        <w:rPr>
          <w:rFonts w:ascii="Times New Roman" w:eastAsia="Times New Roman" w:hAnsi="Times New Roman" w:cs="David" w:hint="cs"/>
          <w:sz w:val="24"/>
          <w:szCs w:val="24"/>
          <w:rtl/>
          <w:lang w:eastAsia="he-IL"/>
        </w:rPr>
        <w:t xml:space="preserve">כל </w:t>
      </w:r>
      <w:r w:rsidR="00BD18FB" w:rsidRPr="00201A12">
        <w:rPr>
          <w:rFonts w:ascii="Times New Roman" w:eastAsia="Times New Roman" w:hAnsi="Times New Roman" w:cs="David" w:hint="cs"/>
          <w:sz w:val="24"/>
          <w:szCs w:val="24"/>
          <w:rtl/>
          <w:lang w:eastAsia="he-IL"/>
        </w:rPr>
        <w:t>חיי הפרויקט.</w:t>
      </w:r>
    </w:p>
    <w:p w14:paraId="2B3CB692" w14:textId="3F07281C" w:rsidR="00DE41CE" w:rsidRPr="00201A12"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52" w:author="מרול אטמן" w:date="2024-12-29T17:26:00Z">
        <w:r w:rsidRPr="00D065DD" w:rsidDel="00F81C98">
          <w:rPr>
            <w:rFonts w:ascii="Times New Roman" w:eastAsia="Times New Roman" w:hAnsi="Times New Roman" w:cs="David" w:hint="eastAsia"/>
            <w:sz w:val="24"/>
            <w:szCs w:val="24"/>
            <w:rtl/>
            <w:lang w:eastAsia="he-IL"/>
          </w:rPr>
          <w:delText>הכנת</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אומדנים</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כתבי</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כמויות</w:delText>
        </w:r>
        <w:r w:rsidRPr="00D065DD" w:rsidDel="00F81C98">
          <w:rPr>
            <w:rFonts w:ascii="Times New Roman" w:eastAsia="Times New Roman" w:hAnsi="Times New Roman" w:cs="David"/>
            <w:sz w:val="24"/>
            <w:szCs w:val="24"/>
            <w:rtl/>
            <w:lang w:eastAsia="he-IL"/>
          </w:rPr>
          <w:delText xml:space="preserve"> , </w:delText>
        </w:r>
        <w:r w:rsidRPr="00D065DD" w:rsidDel="00F81C98">
          <w:rPr>
            <w:rFonts w:ascii="Times New Roman" w:eastAsia="Times New Roman" w:hAnsi="Times New Roman" w:cs="David" w:hint="eastAsia"/>
            <w:sz w:val="24"/>
            <w:szCs w:val="24"/>
            <w:rtl/>
            <w:lang w:eastAsia="he-IL"/>
          </w:rPr>
          <w:delText>חומרים</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ועלויות</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של</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הפרויקט</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מהמודל</w:delText>
        </w:r>
        <w:r w:rsidRPr="00D065DD" w:rsidDel="00F81C98">
          <w:rPr>
            <w:rFonts w:ascii="Times New Roman" w:eastAsia="Times New Roman" w:hAnsi="Times New Roman" w:cs="David"/>
            <w:sz w:val="24"/>
            <w:szCs w:val="24"/>
            <w:rtl/>
            <w:lang w:eastAsia="he-IL"/>
          </w:rPr>
          <w:delText>.</w:delText>
        </w:r>
        <w:r w:rsidR="00D065DD" w:rsidDel="00F81C98">
          <w:rPr>
            <w:rFonts w:ascii="Times New Roman" w:eastAsia="Times New Roman" w:hAnsi="Times New Roman" w:cs="David" w:hint="cs"/>
            <w:sz w:val="24"/>
            <w:szCs w:val="24"/>
            <w:rtl/>
            <w:lang w:eastAsia="he-IL"/>
          </w:rPr>
          <w:delText xml:space="preserve"> (אופציונאלי לפי דרישת המזמין)</w:delText>
        </w:r>
      </w:del>
      <w:ins w:id="53" w:author="מרול אטמן" w:date="2024-12-29T17:26:00Z">
        <w:r w:rsidR="00F81C98">
          <w:rPr>
            <w:rFonts w:ascii="Times New Roman" w:eastAsia="Times New Roman" w:hAnsi="Times New Roman" w:cs="David" w:hint="cs"/>
            <w:sz w:val="24"/>
            <w:szCs w:val="24"/>
            <w:rtl/>
            <w:lang w:eastAsia="he-IL"/>
          </w:rPr>
          <w:t>מבוטל</w:t>
        </w:r>
      </w:ins>
      <w:r w:rsidR="00D065DD" w:rsidRPr="00867AE6">
        <w:rPr>
          <w:rFonts w:ascii="Times New Roman" w:eastAsia="Times New Roman" w:hAnsi="Times New Roman" w:cs="David"/>
          <w:sz w:val="24"/>
          <w:szCs w:val="24"/>
          <w:rtl/>
          <w:lang w:eastAsia="he-IL"/>
        </w:rPr>
        <w:t>.</w:t>
      </w:r>
    </w:p>
    <w:p w14:paraId="5334D5CE" w14:textId="77777777" w:rsidR="00DE41CE" w:rsidRPr="00D065DD" w:rsidRDefault="007700CC" w:rsidP="00D065DD">
      <w:pPr>
        <w:pStyle w:val="ListParagraph"/>
        <w:numPr>
          <w:ilvl w:val="0"/>
          <w:numId w:val="11"/>
        </w:numPr>
        <w:rPr>
          <w:sz w:val="24"/>
          <w:szCs w:val="24"/>
          <w:lang w:eastAsia="he-IL"/>
        </w:rPr>
      </w:pPr>
      <w:r>
        <w:rPr>
          <w:rFonts w:hint="cs"/>
          <w:sz w:val="24"/>
          <w:szCs w:val="24"/>
          <w:rtl/>
          <w:lang w:eastAsia="he-IL"/>
        </w:rPr>
        <w:t>מענה ו</w:t>
      </w:r>
      <w:r>
        <w:rPr>
          <w:sz w:val="24"/>
          <w:szCs w:val="24"/>
          <w:rtl/>
          <w:lang w:eastAsia="he-IL"/>
        </w:rPr>
        <w:t xml:space="preserve">ליווי </w:t>
      </w:r>
      <w:r>
        <w:rPr>
          <w:rFonts w:hint="cs"/>
          <w:sz w:val="24"/>
          <w:szCs w:val="24"/>
          <w:rtl/>
          <w:lang w:eastAsia="he-IL"/>
        </w:rPr>
        <w:t>המתכננים</w:t>
      </w:r>
      <w:r>
        <w:rPr>
          <w:sz w:val="24"/>
          <w:szCs w:val="24"/>
          <w:rtl/>
          <w:lang w:eastAsia="he-IL"/>
        </w:rPr>
        <w:t xml:space="preserve"> בעבודה במודל</w:t>
      </w:r>
      <w:r w:rsidR="00DE41CE" w:rsidRPr="00201A12">
        <w:rPr>
          <w:sz w:val="24"/>
          <w:szCs w:val="24"/>
          <w:rtl/>
          <w:lang w:eastAsia="he-IL"/>
        </w:rPr>
        <w:t>.</w:t>
      </w:r>
    </w:p>
    <w:p w14:paraId="2CFB26B7"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ישיבות התכנון ב </w:t>
      </w:r>
      <w:r w:rsidRPr="00D065DD">
        <w:rPr>
          <w:rFonts w:ascii="Times New Roman" w:eastAsia="Times New Roman" w:hAnsi="Times New Roman" w:cs="David"/>
          <w:sz w:val="24"/>
          <w:szCs w:val="24"/>
          <w:lang w:eastAsia="he-IL"/>
        </w:rPr>
        <w:t>BIM</w:t>
      </w:r>
      <w:r w:rsidRPr="00D065DD">
        <w:rPr>
          <w:rFonts w:ascii="Times New Roman" w:eastAsia="Times New Roman" w:hAnsi="Times New Roman" w:cs="David"/>
          <w:sz w:val="24"/>
          <w:szCs w:val="24"/>
          <w:rtl/>
          <w:lang w:eastAsia="he-IL"/>
        </w:rPr>
        <w:t xml:space="preserve"> עם מנהל הפרויקט מטעם המזמין.</w:t>
      </w:r>
    </w:p>
    <w:p w14:paraId="3A08FD04" w14:textId="77777777" w:rsidR="00DE41CE" w:rsidRPr="00D065DD" w:rsidRDefault="00DE41CE" w:rsidP="00D065DD">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D065DD">
        <w:rPr>
          <w:rFonts w:ascii="Times New Roman" w:eastAsia="Times New Roman" w:hAnsi="Times New Roman" w:cs="David" w:hint="eastAsia"/>
          <w:sz w:val="24"/>
          <w:szCs w:val="24"/>
          <w:rtl/>
          <w:lang w:eastAsia="he-IL"/>
        </w:rPr>
        <w:t>השתתפות</w:t>
      </w:r>
      <w:r w:rsidRPr="00D065DD">
        <w:rPr>
          <w:rFonts w:ascii="Times New Roman" w:eastAsia="Times New Roman" w:hAnsi="Times New Roman" w:cs="David"/>
          <w:sz w:val="24"/>
          <w:szCs w:val="24"/>
          <w:rtl/>
          <w:lang w:eastAsia="he-IL"/>
        </w:rPr>
        <w:t xml:space="preserve"> בישיבות </w:t>
      </w:r>
      <w:r w:rsidR="00D065DD">
        <w:rPr>
          <w:rFonts w:ascii="Times New Roman" w:eastAsia="Times New Roman" w:hAnsi="Times New Roman" w:cs="David" w:hint="cs"/>
          <w:sz w:val="24"/>
          <w:szCs w:val="24"/>
          <w:rtl/>
          <w:lang w:eastAsia="he-IL"/>
        </w:rPr>
        <w:t xml:space="preserve">תכנון וישיבות </w:t>
      </w:r>
      <w:r w:rsidRPr="00D065DD">
        <w:rPr>
          <w:rFonts w:ascii="Times New Roman" w:eastAsia="Times New Roman" w:hAnsi="Times New Roman" w:cs="David" w:hint="eastAsia"/>
          <w:sz w:val="24"/>
          <w:szCs w:val="24"/>
          <w:rtl/>
          <w:lang w:eastAsia="he-IL"/>
        </w:rPr>
        <w:t>אתר</w:t>
      </w:r>
      <w:r w:rsidR="00D065DD">
        <w:rPr>
          <w:rFonts w:ascii="Times New Roman" w:eastAsia="Times New Roman" w:hAnsi="Times New Roman" w:cs="David" w:hint="cs"/>
          <w:sz w:val="24"/>
          <w:szCs w:val="24"/>
          <w:rtl/>
          <w:lang w:eastAsia="he-IL"/>
        </w:rPr>
        <w:t xml:space="preserve"> </w:t>
      </w:r>
      <w:r w:rsidRPr="00D065DD">
        <w:rPr>
          <w:rFonts w:ascii="Times New Roman" w:eastAsia="Times New Roman" w:hAnsi="Times New Roman" w:cs="David" w:hint="eastAsia"/>
          <w:sz w:val="24"/>
          <w:szCs w:val="24"/>
          <w:rtl/>
          <w:lang w:eastAsia="he-IL"/>
        </w:rPr>
        <w:t>לאורך</w:t>
      </w:r>
      <w:r w:rsidRPr="00D065DD">
        <w:rPr>
          <w:rFonts w:ascii="Times New Roman" w:eastAsia="Times New Roman" w:hAnsi="Times New Roman" w:cs="David"/>
          <w:sz w:val="24"/>
          <w:szCs w:val="24"/>
          <w:rtl/>
          <w:lang w:eastAsia="he-IL"/>
        </w:rPr>
        <w:t xml:space="preserve"> כל חיי הפרויקט </w:t>
      </w:r>
      <w:r w:rsidRPr="00D065DD">
        <w:rPr>
          <w:rFonts w:ascii="Times New Roman" w:eastAsia="Times New Roman" w:hAnsi="Times New Roman" w:cs="David" w:hint="eastAsia"/>
          <w:sz w:val="24"/>
          <w:szCs w:val="24"/>
          <w:rtl/>
          <w:lang w:eastAsia="he-IL"/>
        </w:rPr>
        <w:t>ככל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ונדרש</w:t>
      </w:r>
      <w:r w:rsidRPr="00D065DD">
        <w:rPr>
          <w:rFonts w:ascii="Times New Roman" w:eastAsia="Times New Roman" w:hAnsi="Times New Roman" w:cs="David"/>
          <w:sz w:val="24"/>
          <w:szCs w:val="24"/>
          <w:rtl/>
          <w:lang w:eastAsia="he-IL"/>
        </w:rPr>
        <w:t>.</w:t>
      </w:r>
    </w:p>
    <w:p w14:paraId="05DF67AF"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r w:rsidRPr="006D2AE3">
        <w:rPr>
          <w:rFonts w:ascii="Times New Roman" w:eastAsia="Times New Roman" w:hAnsi="Times New Roman" w:cs="David" w:hint="cs"/>
          <w:sz w:val="26"/>
          <w:szCs w:val="24"/>
          <w:rtl/>
          <w:lang w:val="x-none" w:eastAsia="x-none"/>
        </w:rPr>
        <w:t>הכנת פרוגרמת תיאום מע</w:t>
      </w:r>
      <w:r w:rsidR="00572B5D">
        <w:rPr>
          <w:rFonts w:ascii="Times New Roman" w:eastAsia="Times New Roman" w:hAnsi="Times New Roman" w:cs="David" w:hint="cs"/>
          <w:sz w:val="26"/>
          <w:szCs w:val="24"/>
          <w:rtl/>
          <w:lang w:val="x-none" w:eastAsia="x-none"/>
        </w:rPr>
        <w:t>רכות במבנים, מתן הנחיות והכנת ת</w:t>
      </w:r>
      <w:r w:rsidRPr="006D2AE3">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66996742"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261B4225"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7EC53FE2" w14:textId="41348614" w:rsidR="006D2AE3" w:rsidRPr="006D2AE3" w:rsidDel="00137D38" w:rsidRDefault="006D2AE3">
      <w:pPr>
        <w:widowControl w:val="0"/>
        <w:spacing w:before="0" w:beforeAutospacing="0" w:after="0" w:afterAutospacing="0" w:line="360" w:lineRule="auto"/>
        <w:ind w:left="2522"/>
        <w:jc w:val="both"/>
        <w:rPr>
          <w:del w:id="54" w:author="מרול אטמן" w:date="2024-12-26T13:56:00Z"/>
          <w:rFonts w:ascii="Times New Roman" w:eastAsia="Times New Roman" w:hAnsi="Times New Roman" w:cs="David"/>
          <w:sz w:val="24"/>
          <w:szCs w:val="24"/>
          <w:rtl/>
          <w:lang w:eastAsia="he-IL"/>
        </w:rPr>
        <w:pPrChange w:id="55" w:author="מרול אטמן" w:date="2024-12-26T13:56:00Z">
          <w:pPr>
            <w:widowControl w:val="0"/>
            <w:numPr>
              <w:numId w:val="8"/>
            </w:numPr>
            <w:tabs>
              <w:tab w:val="num" w:pos="2522"/>
              <w:tab w:val="num" w:pos="2880"/>
            </w:tabs>
            <w:spacing w:before="0" w:beforeAutospacing="0" w:after="0" w:afterAutospacing="0" w:line="360" w:lineRule="auto"/>
            <w:ind w:left="2522" w:hanging="362"/>
            <w:jc w:val="both"/>
          </w:pPr>
        </w:pPrChange>
      </w:pPr>
      <w:del w:id="56" w:author="מרול אטמן" w:date="2024-12-26T13:56:00Z">
        <w:r w:rsidRPr="006D2AE3" w:rsidDel="00137D38">
          <w:rPr>
            <w:rFonts w:ascii="Times New Roman" w:eastAsia="Times New Roman" w:hAnsi="Times New Roman" w:cs="David" w:hint="cs"/>
            <w:sz w:val="24"/>
            <w:szCs w:val="24"/>
            <w:rtl/>
            <w:lang w:eastAsia="he-IL"/>
          </w:rPr>
          <w:delText>מרכז אנרגיה.</w:delText>
        </w:r>
      </w:del>
    </w:p>
    <w:p w14:paraId="7030B503"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מעברים אנכיים ואופקיים בתקרות וקירות.</w:t>
      </w:r>
    </w:p>
    <w:p w14:paraId="179D344C"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04EBF2FF"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תאום מעברי מערכות כגון </w:t>
      </w:r>
      <w:r w:rsidR="004143FC" w:rsidRPr="006D2AE3">
        <w:rPr>
          <w:rFonts w:ascii="Times New Roman" w:eastAsia="Times New Roman" w:hAnsi="Times New Roman" w:cs="David" w:hint="cs"/>
          <w:sz w:val="24"/>
          <w:szCs w:val="24"/>
          <w:rtl/>
          <w:lang w:eastAsia="he-IL"/>
        </w:rPr>
        <w:t>וספרינקלרי</w:t>
      </w:r>
      <w:r w:rsidR="004143FC"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hint="cs"/>
          <w:sz w:val="24"/>
          <w:szCs w:val="24"/>
          <w:rtl/>
          <w:lang w:eastAsia="he-IL"/>
        </w:rPr>
        <w:t>, ביוב, ניקוז, תעלות חשמל ומז"א וכדומה בינם לבין עצמם ולבין הקונסטרוקציה.</w:t>
      </w:r>
    </w:p>
    <w:p w14:paraId="6AD5DAA1" w14:textId="77777777" w:rsidR="006D2AE3" w:rsidRPr="006D2AE3"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 סופרפוזיציה צבעוניות ומפורטות.</w:t>
      </w:r>
    </w:p>
    <w:p w14:paraId="293142F5" w14:textId="408427F0" w:rsidR="00A12E4C" w:rsidRPr="00D065DD" w:rsidRDefault="006D2AE3"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57" w:author="מרול אטמן" w:date="2024-12-29T17:25:00Z">
        <w:r w:rsidRPr="006D2AE3" w:rsidDel="00F81C98">
          <w:rPr>
            <w:rFonts w:ascii="Times New Roman" w:eastAsia="Times New Roman" w:hAnsi="Times New Roman" w:cs="David" w:hint="cs"/>
            <w:sz w:val="24"/>
            <w:szCs w:val="24"/>
            <w:rtl/>
            <w:lang w:eastAsia="he-IL"/>
          </w:rPr>
          <w:delText>ייעוץ ומתן הנחיות לצוות התכנון לעקרונות העברת המערכות בהתבסס על המודל</w:delText>
        </w:r>
      </w:del>
      <w:ins w:id="58" w:author="מרול אטמן" w:date="2024-12-29T17:25:00Z">
        <w:r w:rsidR="00F81C98">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61E27D34" w14:textId="77777777" w:rsidR="00A12E4C" w:rsidRPr="00D065DD" w:rsidRDefault="00A12E4C" w:rsidP="00DA086E">
      <w:pPr>
        <w:widowControl w:val="0"/>
        <w:numPr>
          <w:ilvl w:val="0"/>
          <w:numId w:val="11"/>
        </w:numPr>
        <w:spacing w:before="0" w:beforeAutospacing="0" w:after="0" w:afterAutospacing="0" w:line="360" w:lineRule="auto"/>
        <w:ind w:left="2069" w:hanging="629"/>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משימות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והפקת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דוחות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התנגשויות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בתוך</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המודל</w:t>
      </w:r>
      <w:r w:rsidRPr="00D065DD">
        <w:rPr>
          <w:rFonts w:ascii="Times New Roman" w:eastAsia="Times New Roman" w:hAnsi="Times New Roman" w:cs="David"/>
          <w:sz w:val="24"/>
          <w:szCs w:val="24"/>
          <w:rtl/>
          <w:lang w:eastAsia="he-IL"/>
        </w:rPr>
        <w:t>.</w:t>
      </w:r>
    </w:p>
    <w:p w14:paraId="48EA29AD" w14:textId="77777777" w:rsidR="00A12E4C" w:rsidRPr="00D065DD" w:rsidRDefault="00A12E4C" w:rsidP="00A12E4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מענה</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המתכננים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יועצים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ולקבלנים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באתר</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ובפרויקט</w:t>
      </w:r>
      <w:r w:rsidR="00174B59" w:rsidRPr="00D065DD">
        <w:rPr>
          <w:rFonts w:ascii="Times New Roman" w:eastAsia="Times New Roman" w:hAnsi="Times New Roman" w:cs="David"/>
          <w:sz w:val="24"/>
          <w:szCs w:val="24"/>
          <w:rtl/>
          <w:lang w:eastAsia="he-IL"/>
        </w:rPr>
        <w:t xml:space="preserve"> בכל חיי הפרויקט</w:t>
      </w:r>
      <w:r w:rsidRPr="00D065DD">
        <w:rPr>
          <w:rFonts w:ascii="Times New Roman" w:eastAsia="Times New Roman" w:hAnsi="Times New Roman" w:cs="David"/>
          <w:sz w:val="24"/>
          <w:szCs w:val="24"/>
          <w:rtl/>
          <w:lang w:eastAsia="he-IL"/>
        </w:rPr>
        <w:t>.</w:t>
      </w:r>
    </w:p>
    <w:p w14:paraId="5A4DC05E" w14:textId="2621632A" w:rsidR="00174B59" w:rsidRPr="00D065DD"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59" w:author="מרול אטמן" w:date="2024-12-29T17:25:00Z">
        <w:r w:rsidRPr="00D065DD" w:rsidDel="00F81C98">
          <w:rPr>
            <w:rFonts w:ascii="Times New Roman" w:eastAsia="Times New Roman" w:hAnsi="Times New Roman" w:cs="David" w:hint="eastAsia"/>
            <w:sz w:val="24"/>
            <w:szCs w:val="24"/>
            <w:rtl/>
            <w:lang w:eastAsia="he-IL"/>
          </w:rPr>
          <w:delText>מעקב</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ומתן</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סטאטוס</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ביצוע</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התקדמות</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הביצוע</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אל</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מול</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לו</w:delText>
        </w:r>
        <w:r w:rsidRPr="00D065DD" w:rsidDel="00F81C98">
          <w:rPr>
            <w:rFonts w:ascii="Times New Roman" w:eastAsia="Times New Roman" w:hAnsi="Times New Roman" w:cs="David"/>
            <w:sz w:val="24"/>
            <w:szCs w:val="24"/>
            <w:rtl/>
            <w:lang w:eastAsia="he-IL"/>
          </w:rPr>
          <w:delText xml:space="preserve">"ז </w:delText>
        </w:r>
        <w:r w:rsidRPr="00D065DD" w:rsidDel="00F81C98">
          <w:rPr>
            <w:rFonts w:ascii="Times New Roman" w:eastAsia="Times New Roman" w:hAnsi="Times New Roman" w:cs="David" w:hint="eastAsia"/>
            <w:sz w:val="24"/>
            <w:szCs w:val="24"/>
            <w:rtl/>
            <w:lang w:eastAsia="he-IL"/>
          </w:rPr>
          <w:delText>מקורי</w:delText>
        </w:r>
      </w:del>
      <w:ins w:id="60" w:author="מרול אטמן" w:date="2024-12-29T17:25:00Z">
        <w:r w:rsidR="00F81C98">
          <w:rPr>
            <w:rFonts w:ascii="Times New Roman" w:eastAsia="Times New Roman" w:hAnsi="Times New Roman" w:cs="David" w:hint="cs"/>
            <w:sz w:val="24"/>
            <w:szCs w:val="24"/>
            <w:rtl/>
            <w:lang w:eastAsia="he-IL"/>
          </w:rPr>
          <w:t>מבוטל</w:t>
        </w:r>
      </w:ins>
      <w:r w:rsidRPr="00D065DD">
        <w:rPr>
          <w:rFonts w:ascii="Times New Roman" w:eastAsia="Times New Roman" w:hAnsi="Times New Roman" w:cs="David"/>
          <w:sz w:val="24"/>
          <w:szCs w:val="24"/>
          <w:rtl/>
          <w:lang w:eastAsia="he-IL"/>
        </w:rPr>
        <w:t>.</w:t>
      </w:r>
    </w:p>
    <w:p w14:paraId="73D9ACEA" w14:textId="0CE9CB0C" w:rsidR="00A12E4C" w:rsidRPr="00D065DD" w:rsidRDefault="00A12E4C"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61" w:author="מרול אטמן" w:date="2024-12-29T17:26:00Z">
        <w:r w:rsidRPr="00D065DD" w:rsidDel="00F81C98">
          <w:rPr>
            <w:rFonts w:ascii="Times New Roman" w:eastAsia="Times New Roman" w:hAnsi="Times New Roman" w:cs="David" w:hint="eastAsia"/>
            <w:sz w:val="24"/>
            <w:szCs w:val="24"/>
            <w:rtl/>
            <w:lang w:eastAsia="he-IL"/>
          </w:rPr>
          <w:delText>הכנת</w:delText>
        </w:r>
        <w:r w:rsidRPr="00D065DD" w:rsidDel="00F81C98">
          <w:rPr>
            <w:rFonts w:ascii="Times New Roman" w:eastAsia="Times New Roman" w:hAnsi="Times New Roman" w:cs="David"/>
            <w:sz w:val="24"/>
            <w:szCs w:val="24"/>
            <w:rtl/>
            <w:lang w:eastAsia="he-IL"/>
          </w:rPr>
          <w:delText xml:space="preserve"> "אז </w:delText>
        </w:r>
        <w:r w:rsidRPr="00D065DD" w:rsidDel="00F81C98">
          <w:rPr>
            <w:rFonts w:ascii="Times New Roman" w:eastAsia="Times New Roman" w:hAnsi="Times New Roman" w:cs="David" w:hint="eastAsia"/>
            <w:sz w:val="24"/>
            <w:szCs w:val="24"/>
            <w:rtl/>
            <w:lang w:eastAsia="he-IL"/>
          </w:rPr>
          <w:delText>מייד</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אחת</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לשבוע</w:delText>
        </w:r>
        <w:r w:rsidR="00174B59" w:rsidRPr="00D065DD" w:rsidDel="00F81C98">
          <w:rPr>
            <w:rFonts w:ascii="Times New Roman" w:eastAsia="Times New Roman" w:hAnsi="Times New Roman" w:cs="David"/>
            <w:sz w:val="24"/>
            <w:szCs w:val="24"/>
            <w:rtl/>
            <w:lang w:eastAsia="he-IL"/>
          </w:rPr>
          <w:delText xml:space="preserve"> בשלב ביצוע הפרויקט </w:delText>
        </w:r>
        <w:r w:rsidRPr="00D065DD" w:rsidDel="00F81C98">
          <w:rPr>
            <w:rFonts w:ascii="Times New Roman" w:eastAsia="Times New Roman" w:hAnsi="Times New Roman" w:cs="David" w:hint="eastAsia"/>
            <w:sz w:val="24"/>
            <w:szCs w:val="24"/>
            <w:rtl/>
            <w:lang w:eastAsia="he-IL"/>
          </w:rPr>
          <w:delText>לפי</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דרישת</w:delText>
        </w:r>
        <w:r w:rsidRPr="00D065DD" w:rsidDel="00F81C98">
          <w:rPr>
            <w:rFonts w:ascii="Times New Roman" w:eastAsia="Times New Roman" w:hAnsi="Times New Roman" w:cs="David"/>
            <w:sz w:val="24"/>
            <w:szCs w:val="24"/>
            <w:rtl/>
            <w:lang w:eastAsia="he-IL"/>
          </w:rPr>
          <w:delText xml:space="preserve"> </w:delText>
        </w:r>
        <w:r w:rsidRPr="00D065DD" w:rsidDel="00F81C98">
          <w:rPr>
            <w:rFonts w:ascii="Times New Roman" w:eastAsia="Times New Roman" w:hAnsi="Times New Roman" w:cs="David" w:hint="eastAsia"/>
            <w:sz w:val="24"/>
            <w:szCs w:val="24"/>
            <w:rtl/>
            <w:lang w:eastAsia="he-IL"/>
          </w:rPr>
          <w:delText>המזמין</w:delText>
        </w:r>
      </w:del>
      <w:ins w:id="62" w:author="מרול אטמן" w:date="2024-12-29T17:26:00Z">
        <w:r w:rsidR="00F81C98">
          <w:rPr>
            <w:rFonts w:ascii="Times New Roman" w:eastAsia="Times New Roman" w:hAnsi="Times New Roman" w:cs="David" w:hint="cs"/>
            <w:sz w:val="24"/>
            <w:szCs w:val="24"/>
            <w:rtl/>
            <w:lang w:eastAsia="he-IL"/>
          </w:rPr>
          <w:t>מבוטל</w:t>
        </w:r>
      </w:ins>
      <w:r w:rsidRPr="00D065DD">
        <w:rPr>
          <w:rFonts w:ascii="Times New Roman" w:eastAsia="Times New Roman" w:hAnsi="Times New Roman" w:cs="David"/>
          <w:sz w:val="24"/>
          <w:szCs w:val="24"/>
          <w:rtl/>
          <w:lang w:eastAsia="he-IL"/>
        </w:rPr>
        <w:t>.</w:t>
      </w:r>
    </w:p>
    <w:p w14:paraId="00CB73E3" w14:textId="77777777" w:rsidR="00A12E4C" w:rsidRPr="00FC0AC7"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עם</w:t>
      </w:r>
      <w:r w:rsidRPr="00D065DD">
        <w:rPr>
          <w:rFonts w:ascii="Times New Roman" w:eastAsia="Times New Roman" w:hAnsi="Times New Roman" w:cs="David"/>
          <w:sz w:val="24"/>
          <w:szCs w:val="24"/>
          <w:rtl/>
          <w:lang w:eastAsia="he-IL"/>
        </w:rPr>
        <w:t xml:space="preserve"> </w:t>
      </w:r>
      <w:r w:rsidR="00A12E4C" w:rsidRPr="00D065DD">
        <w:rPr>
          <w:rFonts w:ascii="Times New Roman" w:eastAsia="Times New Roman" w:hAnsi="Times New Roman" w:cs="David" w:hint="eastAsia"/>
          <w:sz w:val="24"/>
          <w:szCs w:val="24"/>
          <w:rtl/>
          <w:lang w:eastAsia="he-IL"/>
        </w:rPr>
        <w:t>סיום</w:t>
      </w:r>
      <w:r w:rsidR="00A12E4C"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w:t>
      </w:r>
      <w:r w:rsidR="00A12E4C" w:rsidRPr="00D065DD">
        <w:rPr>
          <w:rFonts w:ascii="Times New Roman" w:eastAsia="Times New Roman" w:hAnsi="Times New Roman" w:cs="David" w:hint="eastAsia"/>
          <w:sz w:val="24"/>
          <w:szCs w:val="24"/>
          <w:rtl/>
          <w:lang w:eastAsia="he-IL"/>
        </w:rPr>
        <w:t>פרויקט</w:t>
      </w:r>
      <w:r w:rsidRPr="00D065DD">
        <w:rPr>
          <w:rFonts w:ascii="Times New Roman" w:eastAsia="Times New Roman" w:hAnsi="Times New Roman" w:cs="David"/>
          <w:sz w:val="24"/>
          <w:szCs w:val="24"/>
          <w:rtl/>
          <w:lang w:eastAsia="he-IL"/>
        </w:rPr>
        <w:t>,</w:t>
      </w:r>
      <w:r w:rsidR="00A12E4C" w:rsidRPr="00D065DD">
        <w:rPr>
          <w:rFonts w:ascii="Times New Roman" w:eastAsia="Times New Roman" w:hAnsi="Times New Roman" w:cs="David"/>
          <w:sz w:val="24"/>
          <w:szCs w:val="24"/>
          <w:rtl/>
          <w:lang w:eastAsia="he-IL"/>
        </w:rPr>
        <w:t xml:space="preserve"> העברת כל החומרים למזמין לשמירה בשרתי החברה.</w:t>
      </w:r>
    </w:p>
    <w:p w14:paraId="18298E14" w14:textId="77777777" w:rsidR="006D2AE3" w:rsidRDefault="006D2AE3" w:rsidP="00C3509C">
      <w:pPr>
        <w:widowControl w:val="0"/>
        <w:numPr>
          <w:ilvl w:val="0"/>
          <w:numId w:val="11"/>
        </w:numPr>
        <w:spacing w:before="0" w:beforeAutospacing="0" w:after="0" w:afterAutospacing="0" w:line="360" w:lineRule="auto"/>
        <w:jc w:val="both"/>
        <w:rPr>
          <w:ins w:id="63" w:author="מרול אטמן" w:date="2024-12-26T13:58:00Z"/>
          <w:rFonts w:ascii="Times New Roman" w:eastAsia="Times New Roman" w:hAnsi="Times New Roman" w:cs="David"/>
          <w:sz w:val="24"/>
          <w:szCs w:val="24"/>
          <w:lang w:eastAsia="he-IL"/>
        </w:rPr>
      </w:pPr>
      <w:r w:rsidRPr="00FC0AC7">
        <w:rPr>
          <w:rFonts w:ascii="Times New Roman" w:eastAsia="Times New Roman" w:hAnsi="Times New Roman" w:cs="David" w:hint="eastAsia"/>
          <w:sz w:val="24"/>
          <w:szCs w:val="24"/>
          <w:rtl/>
          <w:lang w:eastAsia="he-IL"/>
        </w:rPr>
        <w:t>תכנון</w:t>
      </w:r>
      <w:r w:rsidRPr="00FC0AC7">
        <w:rPr>
          <w:rFonts w:ascii="Times New Roman" w:eastAsia="Times New Roman" w:hAnsi="Times New Roman" w:cs="David"/>
          <w:sz w:val="24"/>
          <w:szCs w:val="24"/>
          <w:rtl/>
          <w:lang w:eastAsia="he-IL"/>
        </w:rPr>
        <w:t xml:space="preserve"> </w:t>
      </w:r>
      <w:r w:rsidR="00174B59" w:rsidRPr="00FC0AC7">
        <w:rPr>
          <w:rFonts w:ascii="Times New Roman" w:eastAsia="Times New Roman" w:hAnsi="Times New Roman" w:cs="David" w:hint="eastAsia"/>
          <w:sz w:val="24"/>
          <w:szCs w:val="24"/>
          <w:rtl/>
          <w:lang w:eastAsia="he-IL"/>
        </w:rPr>
        <w:t>ו</w:t>
      </w:r>
      <w:r w:rsidRPr="00FC0AC7">
        <w:rPr>
          <w:rFonts w:ascii="Times New Roman" w:eastAsia="Times New Roman" w:hAnsi="Times New Roman" w:cs="David" w:hint="eastAsia"/>
          <w:sz w:val="24"/>
          <w:szCs w:val="24"/>
          <w:rtl/>
          <w:lang w:eastAsia="he-IL"/>
        </w:rPr>
        <w:t>תיאום</w:t>
      </w:r>
      <w:r w:rsidRPr="00FC0AC7">
        <w:rPr>
          <w:rFonts w:ascii="Times New Roman" w:eastAsia="Times New Roman" w:hAnsi="Times New Roman" w:cs="David"/>
          <w:sz w:val="24"/>
          <w:szCs w:val="24"/>
          <w:rtl/>
          <w:lang w:eastAsia="he-IL"/>
        </w:rPr>
        <w:t xml:space="preserve"> המערכות יתבצע </w:t>
      </w:r>
      <w:r w:rsidR="00C3509C">
        <w:rPr>
          <w:rFonts w:ascii="Times New Roman" w:eastAsia="Times New Roman" w:hAnsi="Times New Roman" w:cs="David" w:hint="cs"/>
          <w:sz w:val="24"/>
          <w:szCs w:val="24"/>
          <w:rtl/>
          <w:lang w:eastAsia="he-IL"/>
        </w:rPr>
        <w:t xml:space="preserve"> בתלת מימד </w:t>
      </w:r>
      <w:r w:rsidR="00C3509C" w:rsidRPr="008F5534">
        <w:rPr>
          <w:rFonts w:ascii="Times New Roman" w:eastAsia="Times New Roman" w:hAnsi="Times New Roman" w:cs="David" w:hint="cs"/>
          <w:sz w:val="24"/>
          <w:szCs w:val="24"/>
          <w:rtl/>
          <w:lang w:eastAsia="he-IL"/>
        </w:rPr>
        <w:t xml:space="preserve">ע"י </w:t>
      </w:r>
      <w:r w:rsidR="00C3509C" w:rsidRPr="000C6B3C">
        <w:rPr>
          <w:rFonts w:ascii="Times New Roman" w:eastAsia="Times New Roman" w:hAnsi="Times New Roman" w:cs="David" w:hint="cs"/>
          <w:sz w:val="24"/>
          <w:szCs w:val="24"/>
          <w:rtl/>
          <w:lang w:eastAsia="he-IL"/>
        </w:rPr>
        <w:t xml:space="preserve">תוכנת </w:t>
      </w:r>
      <w:r w:rsidR="00C3509C" w:rsidRPr="000C6B3C">
        <w:rPr>
          <w:rFonts w:ascii="Times New Roman" w:eastAsia="Times New Roman" w:hAnsi="Times New Roman" w:cs="David"/>
          <w:sz w:val="24"/>
          <w:szCs w:val="24"/>
          <w:lang w:eastAsia="he-IL"/>
        </w:rPr>
        <w:t>REVIT</w:t>
      </w:r>
      <w:r w:rsidR="00C3509C" w:rsidRPr="008F5534">
        <w:rPr>
          <w:rFonts w:ascii="Times New Roman" w:eastAsia="Times New Roman" w:hAnsi="Times New Roman" w:cs="David" w:hint="cs"/>
          <w:sz w:val="24"/>
          <w:szCs w:val="24"/>
          <w:rtl/>
          <w:lang w:eastAsia="he-IL"/>
        </w:rPr>
        <w:t>, במתודולוגיי</w:t>
      </w:r>
      <w:r w:rsidR="00C3509C" w:rsidRPr="008F5534">
        <w:rPr>
          <w:rFonts w:ascii="Times New Roman" w:eastAsia="Times New Roman" w:hAnsi="Times New Roman" w:cs="David" w:hint="eastAsia"/>
          <w:sz w:val="24"/>
          <w:szCs w:val="24"/>
          <w:rtl/>
          <w:lang w:eastAsia="he-IL"/>
        </w:rPr>
        <w:t>ת</w:t>
      </w:r>
      <w:r w:rsidR="00C3509C" w:rsidRPr="008F5534">
        <w:rPr>
          <w:rFonts w:ascii="Times New Roman" w:eastAsia="Times New Roman" w:hAnsi="Times New Roman" w:cs="David" w:hint="cs"/>
          <w:sz w:val="24"/>
          <w:szCs w:val="24"/>
          <w:rtl/>
          <w:lang w:eastAsia="he-IL"/>
        </w:rPr>
        <w:t xml:space="preserve"> </w:t>
      </w:r>
      <w:r w:rsidR="00C3509C" w:rsidRPr="008F5534">
        <w:rPr>
          <w:rFonts w:ascii="Times New Roman" w:eastAsia="Times New Roman" w:hAnsi="Times New Roman" w:cs="David" w:hint="cs"/>
          <w:sz w:val="24"/>
          <w:szCs w:val="24"/>
          <w:lang w:eastAsia="he-IL"/>
        </w:rPr>
        <w:t>BIM</w:t>
      </w:r>
      <w:r w:rsidR="00C3509C">
        <w:rPr>
          <w:rFonts w:ascii="Times New Roman" w:eastAsia="Times New Roman" w:hAnsi="Times New Roman" w:cs="David" w:hint="cs"/>
          <w:sz w:val="24"/>
          <w:szCs w:val="24"/>
          <w:rtl/>
          <w:lang w:eastAsia="he-IL"/>
        </w:rPr>
        <w:t>,</w:t>
      </w:r>
      <w:r w:rsidR="00C3509C" w:rsidRPr="008F5534">
        <w:rPr>
          <w:rFonts w:ascii="Times New Roman" w:eastAsia="Times New Roman" w:hAnsi="Times New Roman" w:cs="David" w:hint="cs"/>
          <w:sz w:val="24"/>
          <w:szCs w:val="24"/>
          <w:rtl/>
          <w:lang w:eastAsia="he-IL"/>
        </w:rPr>
        <w:t xml:space="preserve"> בענן – "</w:t>
      </w:r>
      <w:r w:rsidR="00C3509C" w:rsidRPr="008F5534">
        <w:rPr>
          <w:rFonts w:ascii="Times New Roman" w:eastAsia="Times New Roman" w:hAnsi="Times New Roman" w:cs="David" w:hint="cs"/>
          <w:sz w:val="24"/>
          <w:szCs w:val="24"/>
          <w:lang w:eastAsia="he-IL"/>
        </w:rPr>
        <w:t>BIM360</w:t>
      </w:r>
      <w:r w:rsidR="00C3509C" w:rsidRPr="008F5534">
        <w:rPr>
          <w:rFonts w:ascii="Times New Roman" w:eastAsia="Times New Roman" w:hAnsi="Times New Roman" w:cs="David" w:hint="cs"/>
          <w:sz w:val="24"/>
          <w:szCs w:val="24"/>
          <w:rtl/>
          <w:lang w:eastAsia="he-IL"/>
        </w:rPr>
        <w:t>"</w:t>
      </w:r>
      <w:r w:rsidR="00C3509C">
        <w:rPr>
          <w:rFonts w:ascii="Times New Roman" w:eastAsia="Times New Roman" w:hAnsi="Times New Roman" w:cs="David" w:hint="cs"/>
          <w:sz w:val="24"/>
          <w:szCs w:val="24"/>
          <w:rtl/>
          <w:lang w:eastAsia="he-IL"/>
        </w:rPr>
        <w:t xml:space="preserve"> של המזמין</w:t>
      </w:r>
      <w:r w:rsidRPr="00FC0AC7">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w:t>
      </w:r>
      <w:r w:rsidR="00572B5D">
        <w:rPr>
          <w:rFonts w:ascii="Times New Roman" w:eastAsia="Times New Roman" w:hAnsi="Times New Roman" w:cs="David" w:hint="cs"/>
          <w:sz w:val="24"/>
          <w:szCs w:val="24"/>
          <w:lang w:eastAsia="he-IL"/>
        </w:rPr>
        <w:t>BIM</w:t>
      </w:r>
      <w:r w:rsidR="00572B5D">
        <w:rPr>
          <w:rFonts w:ascii="Times New Roman" w:eastAsia="Times New Roman" w:hAnsi="Times New Roman" w:cs="David" w:hint="cs"/>
          <w:sz w:val="24"/>
          <w:szCs w:val="24"/>
          <w:rtl/>
          <w:lang w:eastAsia="he-IL"/>
        </w:rPr>
        <w:t xml:space="preserve"> ו</w:t>
      </w:r>
      <w:r w:rsidRPr="006D2AE3">
        <w:rPr>
          <w:rFonts w:ascii="Times New Roman" w:eastAsia="Times New Roman" w:hAnsi="Times New Roman" w:cs="David" w:hint="cs"/>
          <w:sz w:val="24"/>
          <w:szCs w:val="24"/>
          <w:rtl/>
          <w:lang w:eastAsia="he-IL"/>
        </w:rPr>
        <w:t>תוכנ</w:t>
      </w:r>
      <w:r w:rsidR="00174B59">
        <w:rPr>
          <w:rFonts w:ascii="Times New Roman" w:eastAsia="Times New Roman" w:hAnsi="Times New Roman" w:cs="David" w:hint="cs"/>
          <w:sz w:val="24"/>
          <w:szCs w:val="24"/>
          <w:rtl/>
          <w:lang w:eastAsia="he-IL"/>
        </w:rPr>
        <w:t>ה כדוגמת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00174B59">
        <w:rPr>
          <w:rFonts w:ascii="Times New Roman" w:eastAsia="Times New Roman" w:hAnsi="Times New Roman" w:cs="David" w:hint="cs"/>
          <w:sz w:val="24"/>
          <w:szCs w:val="24"/>
          <w:rtl/>
          <w:lang w:eastAsia="he-IL"/>
        </w:rPr>
        <w:t xml:space="preserve">זו </w:t>
      </w:r>
      <w:r w:rsidRPr="006D2AE3">
        <w:rPr>
          <w:rFonts w:ascii="Times New Roman" w:eastAsia="Times New Roman" w:hAnsi="Times New Roman" w:cs="David"/>
          <w:sz w:val="24"/>
          <w:szCs w:val="24"/>
          <w:rtl/>
          <w:lang w:eastAsia="he-IL"/>
        </w:rPr>
        <w:t xml:space="preserve"> בלבד.</w:t>
      </w:r>
    </w:p>
    <w:p w14:paraId="065BAAC0" w14:textId="77777777" w:rsidR="00CF27F6" w:rsidRDefault="00CF27F6">
      <w:pPr>
        <w:widowControl w:val="0"/>
        <w:spacing w:before="0" w:beforeAutospacing="0" w:after="0" w:afterAutospacing="0" w:line="360" w:lineRule="auto"/>
        <w:ind w:left="2160"/>
        <w:jc w:val="both"/>
        <w:rPr>
          <w:ins w:id="64" w:author="מרול אטמן" w:date="2024-12-26T13:57:00Z"/>
          <w:rFonts w:ascii="Times New Roman" w:eastAsia="Times New Roman" w:hAnsi="Times New Roman" w:cs="David"/>
          <w:sz w:val="24"/>
          <w:szCs w:val="24"/>
          <w:lang w:eastAsia="he-IL"/>
        </w:rPr>
        <w:pPrChange w:id="65" w:author="מרול אטמן" w:date="2024-12-26T13:58:00Z">
          <w:pPr>
            <w:widowControl w:val="0"/>
            <w:numPr>
              <w:numId w:val="11"/>
            </w:numPr>
            <w:spacing w:before="0" w:beforeAutospacing="0" w:after="0" w:afterAutospacing="0" w:line="360" w:lineRule="auto"/>
            <w:ind w:left="2160" w:hanging="720"/>
            <w:jc w:val="both"/>
          </w:pPr>
        </w:pPrChange>
      </w:pPr>
    </w:p>
    <w:p w14:paraId="245F4583" w14:textId="6306017F" w:rsidR="00CF27F6" w:rsidRPr="00D33707" w:rsidRDefault="00CF27F6" w:rsidP="00CF27F6">
      <w:pPr>
        <w:widowControl w:val="0"/>
        <w:spacing w:before="0" w:beforeAutospacing="0" w:after="0" w:afterAutospacing="0" w:line="240" w:lineRule="auto"/>
        <w:ind w:left="1763" w:firstLine="80"/>
        <w:jc w:val="both"/>
        <w:rPr>
          <w:ins w:id="66" w:author="מרול אטמן" w:date="2024-12-26T13:58:00Z"/>
          <w:rFonts w:ascii="Times New Roman" w:eastAsia="Times New Roman" w:hAnsi="Times New Roman" w:cs="David"/>
          <w:b/>
          <w:bCs/>
          <w:sz w:val="24"/>
          <w:szCs w:val="24"/>
          <w:rtl/>
          <w:lang w:eastAsia="he-IL"/>
          <w:rPrChange w:id="67" w:author="מרול אטמן" w:date="2024-12-26T16:30:00Z">
            <w:rPr>
              <w:ins w:id="68" w:author="מרול אטמן" w:date="2024-12-26T13:58:00Z"/>
              <w:rFonts w:ascii="Times New Roman" w:eastAsia="Times New Roman" w:hAnsi="Times New Roman" w:cs="David"/>
              <w:b/>
              <w:bCs/>
              <w:sz w:val="24"/>
              <w:szCs w:val="24"/>
              <w:u w:val="single"/>
              <w:rtl/>
              <w:lang w:eastAsia="he-IL"/>
            </w:rPr>
          </w:rPrChange>
        </w:rPr>
      </w:pPr>
      <w:ins w:id="69" w:author="מרול אטמן" w:date="2024-12-26T13:58:00Z">
        <w:r w:rsidRPr="00D33707">
          <w:rPr>
            <w:rFonts w:ascii="Times New Roman" w:eastAsia="Times New Roman" w:hAnsi="Times New Roman" w:cs="David"/>
            <w:b/>
            <w:bCs/>
            <w:sz w:val="24"/>
            <w:szCs w:val="24"/>
            <w:rtl/>
            <w:lang w:eastAsia="he-IL"/>
            <w:rPrChange w:id="70" w:author="מרול אטמן" w:date="2024-12-26T16:30:00Z">
              <w:rPr>
                <w:rFonts w:ascii="Times New Roman" w:eastAsia="Times New Roman" w:hAnsi="Times New Roman" w:cs="David"/>
                <w:b/>
                <w:bCs/>
                <w:sz w:val="24"/>
                <w:szCs w:val="24"/>
                <w:u w:val="single"/>
                <w:rtl/>
                <w:lang w:eastAsia="he-IL"/>
              </w:rPr>
            </w:rPrChange>
          </w:rPr>
          <w:t xml:space="preserve">1.1.2 </w:t>
        </w:r>
        <w:r w:rsidRPr="00D33707">
          <w:rPr>
            <w:rFonts w:ascii="Times New Roman" w:eastAsia="Times New Roman" w:hAnsi="Times New Roman" w:cs="David" w:hint="eastAsia"/>
            <w:b/>
            <w:bCs/>
            <w:sz w:val="24"/>
            <w:szCs w:val="24"/>
            <w:rtl/>
            <w:lang w:eastAsia="he-IL"/>
            <w:rPrChange w:id="71" w:author="מרול אטמן" w:date="2024-12-26T16:30:00Z">
              <w:rPr>
                <w:rFonts w:ascii="Times New Roman" w:eastAsia="Times New Roman" w:hAnsi="Times New Roman" w:cs="David" w:hint="eastAsia"/>
                <w:b/>
                <w:bCs/>
                <w:sz w:val="24"/>
                <w:szCs w:val="24"/>
                <w:u w:val="single"/>
                <w:rtl/>
                <w:lang w:eastAsia="he-IL"/>
              </w:rPr>
            </w:rPrChange>
          </w:rPr>
          <w:t>תאום</w:t>
        </w:r>
        <w:r w:rsidRPr="00D33707">
          <w:rPr>
            <w:rFonts w:ascii="Times New Roman" w:eastAsia="Times New Roman" w:hAnsi="Times New Roman" w:cs="David"/>
            <w:b/>
            <w:bCs/>
            <w:sz w:val="24"/>
            <w:szCs w:val="24"/>
            <w:rtl/>
            <w:lang w:eastAsia="he-IL"/>
            <w:rPrChange w:id="72" w:author="מרול אטמן" w:date="2024-12-26T16:30:00Z">
              <w:rPr>
                <w:rFonts w:ascii="Times New Roman" w:eastAsia="Times New Roman" w:hAnsi="Times New Roman" w:cs="David"/>
                <w:b/>
                <w:bCs/>
                <w:sz w:val="24"/>
                <w:szCs w:val="24"/>
                <w:u w:val="single"/>
                <w:rtl/>
                <w:lang w:eastAsia="he-IL"/>
              </w:rPr>
            </w:rPrChange>
          </w:rPr>
          <w:t xml:space="preserve"> </w:t>
        </w:r>
        <w:r w:rsidRPr="00D33707">
          <w:rPr>
            <w:rFonts w:ascii="Times New Roman" w:eastAsia="Times New Roman" w:hAnsi="Times New Roman" w:cs="David" w:hint="eastAsia"/>
            <w:b/>
            <w:bCs/>
            <w:sz w:val="24"/>
            <w:szCs w:val="24"/>
            <w:rtl/>
            <w:lang w:eastAsia="he-IL"/>
            <w:rPrChange w:id="73" w:author="מרול אטמן" w:date="2024-12-26T16:30:00Z">
              <w:rPr>
                <w:rFonts w:ascii="Times New Roman" w:eastAsia="Times New Roman" w:hAnsi="Times New Roman" w:cs="David" w:hint="eastAsia"/>
                <w:b/>
                <w:bCs/>
                <w:sz w:val="24"/>
                <w:szCs w:val="24"/>
                <w:u w:val="single"/>
                <w:rtl/>
                <w:lang w:eastAsia="he-IL"/>
              </w:rPr>
            </w:rPrChange>
          </w:rPr>
          <w:t>מערכות</w:t>
        </w:r>
        <w:r w:rsidRPr="00D33707">
          <w:rPr>
            <w:rFonts w:ascii="Times New Roman" w:eastAsia="Times New Roman" w:hAnsi="Times New Roman" w:cs="David"/>
            <w:b/>
            <w:bCs/>
            <w:sz w:val="24"/>
            <w:szCs w:val="24"/>
            <w:rtl/>
            <w:lang w:eastAsia="he-IL"/>
            <w:rPrChange w:id="74" w:author="מרול אטמן" w:date="2024-12-26T16:30:00Z">
              <w:rPr>
                <w:rFonts w:ascii="Times New Roman" w:eastAsia="Times New Roman" w:hAnsi="Times New Roman" w:cs="David"/>
                <w:b/>
                <w:bCs/>
                <w:sz w:val="24"/>
                <w:szCs w:val="24"/>
                <w:u w:val="single"/>
                <w:rtl/>
                <w:lang w:eastAsia="he-IL"/>
              </w:rPr>
            </w:rPrChange>
          </w:rPr>
          <w:t xml:space="preserve">: </w:t>
        </w:r>
      </w:ins>
    </w:p>
    <w:p w14:paraId="75FA7D84" w14:textId="77777777" w:rsidR="00CF27F6" w:rsidRPr="00A0797E" w:rsidRDefault="00CF27F6" w:rsidP="00CF27F6">
      <w:pPr>
        <w:widowControl w:val="0"/>
        <w:spacing w:before="0" w:beforeAutospacing="0" w:after="0" w:afterAutospacing="0" w:line="240" w:lineRule="auto"/>
        <w:ind w:left="1763" w:firstLine="80"/>
        <w:jc w:val="both"/>
        <w:rPr>
          <w:ins w:id="75" w:author="מרול אטמן" w:date="2024-12-26T13:58:00Z"/>
          <w:rFonts w:ascii="Times New Roman" w:eastAsia="Times New Roman" w:hAnsi="Times New Roman" w:cs="David"/>
          <w:b/>
          <w:bCs/>
          <w:sz w:val="24"/>
          <w:szCs w:val="24"/>
          <w:u w:val="single"/>
          <w:rtl/>
          <w:lang w:eastAsia="he-IL"/>
        </w:rPr>
      </w:pPr>
      <w:ins w:id="76" w:author="מרול אטמן" w:date="2024-12-26T13:58:00Z">
        <w:r w:rsidRPr="00A0797E">
          <w:rPr>
            <w:rFonts w:ascii="Times New Roman" w:eastAsia="Times New Roman" w:hAnsi="Times New Roman" w:cs="David"/>
            <w:b/>
            <w:bCs/>
            <w:sz w:val="24"/>
            <w:szCs w:val="24"/>
            <w:u w:val="single"/>
            <w:rtl/>
            <w:lang w:eastAsia="he-IL"/>
          </w:rPr>
          <w:t xml:space="preserve">            </w:t>
        </w:r>
      </w:ins>
    </w:p>
    <w:p w14:paraId="25AE235F" w14:textId="77777777" w:rsidR="00CF27F6" w:rsidRPr="005354A5" w:rsidRDefault="00CF27F6" w:rsidP="00CF27F6">
      <w:pPr>
        <w:pStyle w:val="ListParagraph"/>
        <w:numPr>
          <w:ilvl w:val="0"/>
          <w:numId w:val="21"/>
        </w:numPr>
        <w:tabs>
          <w:tab w:val="left" w:pos="1954"/>
        </w:tabs>
        <w:ind w:left="1927" w:hanging="567"/>
        <w:rPr>
          <w:ins w:id="77" w:author="מרול אטמן" w:date="2024-12-26T13:58:00Z"/>
          <w:sz w:val="24"/>
          <w:szCs w:val="24"/>
          <w:lang w:eastAsia="he-IL"/>
        </w:rPr>
      </w:pPr>
      <w:ins w:id="78" w:author="מרול אטמן" w:date="2024-12-26T13:58:00Z">
        <w:r w:rsidRPr="005354A5">
          <w:rPr>
            <w:rFonts w:hint="eastAsia"/>
            <w:sz w:val="24"/>
            <w:szCs w:val="24"/>
            <w:rtl/>
            <w:lang w:eastAsia="he-IL"/>
          </w:rPr>
          <w:t>בירור</w:t>
        </w:r>
        <w:r w:rsidRPr="005354A5">
          <w:rPr>
            <w:sz w:val="24"/>
            <w:szCs w:val="24"/>
            <w:rtl/>
            <w:lang w:eastAsia="he-IL"/>
          </w:rPr>
          <w:t xml:space="preserve"> </w:t>
        </w:r>
        <w:r w:rsidRPr="005354A5">
          <w:rPr>
            <w:rFonts w:hint="eastAsia"/>
            <w:sz w:val="24"/>
            <w:szCs w:val="24"/>
            <w:rtl/>
            <w:lang w:eastAsia="he-IL"/>
          </w:rPr>
          <w:t>תכניות</w:t>
        </w:r>
        <w:r w:rsidRPr="005354A5">
          <w:rPr>
            <w:sz w:val="24"/>
            <w:szCs w:val="24"/>
            <w:rtl/>
            <w:lang w:eastAsia="he-IL"/>
          </w:rPr>
          <w:t xml:space="preserve"> הפרויקט עם האדריכל, </w:t>
        </w:r>
        <w:r w:rsidRPr="005354A5">
          <w:rPr>
            <w:rFonts w:hint="eastAsia"/>
            <w:sz w:val="24"/>
            <w:szCs w:val="24"/>
            <w:rtl/>
            <w:lang w:eastAsia="he-IL"/>
          </w:rPr>
          <w:t>הקונסטרוקטור</w:t>
        </w:r>
        <w:r w:rsidRPr="005354A5">
          <w:rPr>
            <w:sz w:val="24"/>
            <w:szCs w:val="24"/>
            <w:rtl/>
            <w:lang w:eastAsia="he-IL"/>
          </w:rPr>
          <w:t xml:space="preserve"> ושאר המתכננים האלקטרו-מכאניים (</w:t>
        </w:r>
        <w:r w:rsidRPr="005354A5">
          <w:rPr>
            <w:rFonts w:hint="eastAsia"/>
            <w:sz w:val="24"/>
            <w:szCs w:val="24"/>
            <w:rtl/>
            <w:lang w:eastAsia="he-IL"/>
          </w:rPr>
          <w:t>מז</w:t>
        </w:r>
        <w:r w:rsidRPr="005354A5">
          <w:rPr>
            <w:sz w:val="24"/>
            <w:szCs w:val="24"/>
            <w:rtl/>
            <w:lang w:eastAsia="he-IL"/>
          </w:rPr>
          <w:t>"א ,אינסטלציה, חשמל וכדומה), התייעצות ותיאום עם המתכננים.</w:t>
        </w:r>
      </w:ins>
    </w:p>
    <w:p w14:paraId="248FB513" w14:textId="77777777" w:rsidR="00CF27F6" w:rsidRPr="006D2AE3" w:rsidRDefault="00CF27F6" w:rsidP="00CF27F6">
      <w:pPr>
        <w:pStyle w:val="ListParagraph"/>
        <w:numPr>
          <w:ilvl w:val="0"/>
          <w:numId w:val="21"/>
        </w:numPr>
        <w:tabs>
          <w:tab w:val="left" w:pos="1954"/>
        </w:tabs>
        <w:ind w:left="1927" w:hanging="567"/>
        <w:rPr>
          <w:ins w:id="79" w:author="מרול אטמן" w:date="2024-12-26T13:58:00Z"/>
          <w:sz w:val="24"/>
          <w:szCs w:val="24"/>
          <w:lang w:eastAsia="he-IL"/>
        </w:rPr>
      </w:pPr>
      <w:ins w:id="80" w:author="מרול אטמן" w:date="2024-12-26T13:58:00Z">
        <w:r>
          <w:rPr>
            <w:rFonts w:hint="cs"/>
            <w:sz w:val="24"/>
            <w:szCs w:val="24"/>
            <w:rtl/>
            <w:lang w:eastAsia="he-IL"/>
          </w:rPr>
          <w:t>בניית מודל תלת מ</w:t>
        </w:r>
        <w:r w:rsidRPr="006D2AE3">
          <w:rPr>
            <w:rFonts w:hint="cs"/>
            <w:sz w:val="24"/>
            <w:szCs w:val="24"/>
            <w:rtl/>
            <w:lang w:eastAsia="he-IL"/>
          </w:rPr>
          <w:t>מדי בת</w:t>
        </w:r>
        <w:r>
          <w:rPr>
            <w:rFonts w:hint="cs"/>
            <w:sz w:val="24"/>
            <w:szCs w:val="24"/>
            <w:rtl/>
            <w:lang w:eastAsia="he-IL"/>
          </w:rPr>
          <w:t>כנת</w:t>
        </w:r>
        <w:r w:rsidRPr="006D2AE3">
          <w:rPr>
            <w:rFonts w:hint="cs"/>
            <w:sz w:val="24"/>
            <w:szCs w:val="24"/>
            <w:rtl/>
            <w:lang w:eastAsia="he-IL"/>
          </w:rPr>
          <w:t xml:space="preserve"> </w:t>
        </w:r>
        <w:r w:rsidRPr="006D2AE3">
          <w:rPr>
            <w:sz w:val="24"/>
            <w:szCs w:val="24"/>
            <w:lang w:eastAsia="he-IL"/>
          </w:rPr>
          <w:t>REVIT</w:t>
        </w:r>
        <w:r>
          <w:rPr>
            <w:rFonts w:hint="cs"/>
            <w:sz w:val="24"/>
            <w:szCs w:val="24"/>
            <w:rtl/>
            <w:lang w:eastAsia="he-IL"/>
          </w:rPr>
          <w:t xml:space="preserve"> וב </w:t>
        </w:r>
        <w:r>
          <w:rPr>
            <w:rFonts w:hint="cs"/>
            <w:sz w:val="24"/>
            <w:szCs w:val="24"/>
            <w:lang w:eastAsia="he-IL"/>
          </w:rPr>
          <w:t>BIM</w:t>
        </w:r>
        <w:r>
          <w:rPr>
            <w:rFonts w:hint="cs"/>
            <w:sz w:val="24"/>
            <w:szCs w:val="24"/>
            <w:rtl/>
            <w:lang w:eastAsia="he-IL"/>
          </w:rPr>
          <w:t>, הכולל את ת</w:t>
        </w:r>
        <w:r w:rsidRPr="006D2AE3">
          <w:rPr>
            <w:rFonts w:hint="cs"/>
            <w:sz w:val="24"/>
            <w:szCs w:val="24"/>
            <w:rtl/>
            <w:lang w:eastAsia="he-IL"/>
          </w:rPr>
          <w:t>כניות כל המתכננים והיועצים.</w:t>
        </w:r>
      </w:ins>
    </w:p>
    <w:p w14:paraId="38227145" w14:textId="77777777" w:rsidR="00CF27F6" w:rsidRPr="006D2AE3" w:rsidRDefault="00CF27F6" w:rsidP="00CF27F6">
      <w:pPr>
        <w:pStyle w:val="ListParagraph"/>
        <w:numPr>
          <w:ilvl w:val="0"/>
          <w:numId w:val="21"/>
        </w:numPr>
        <w:tabs>
          <w:tab w:val="left" w:pos="1954"/>
        </w:tabs>
        <w:ind w:left="1927" w:hanging="567"/>
        <w:rPr>
          <w:ins w:id="81" w:author="מרול אטמן" w:date="2024-12-26T13:58:00Z"/>
          <w:sz w:val="26"/>
          <w:szCs w:val="24"/>
          <w:lang w:val="x-none" w:eastAsia="x-none"/>
        </w:rPr>
      </w:pPr>
      <w:ins w:id="82" w:author="מרול אטמן" w:date="2024-12-26T13:58:00Z">
        <w:r w:rsidRPr="006D2AE3">
          <w:rPr>
            <w:rFonts w:hint="cs"/>
            <w:sz w:val="26"/>
            <w:szCs w:val="24"/>
            <w:rtl/>
            <w:lang w:val="x-none" w:eastAsia="x-none"/>
          </w:rPr>
          <w:t>הכנת פרוגרמת תיאום מע</w:t>
        </w:r>
        <w:r>
          <w:rPr>
            <w:rFonts w:hint="cs"/>
            <w:sz w:val="26"/>
            <w:szCs w:val="24"/>
            <w:rtl/>
            <w:lang w:val="x-none" w:eastAsia="x-none"/>
          </w:rPr>
          <w:t>רכות במבנים, מתן הנחיות והכנת ת</w:t>
        </w:r>
        <w:r w:rsidRPr="006D2AE3">
          <w:rPr>
            <w:rFonts w:hint="cs"/>
            <w:sz w:val="26"/>
            <w:szCs w:val="24"/>
            <w:rtl/>
            <w:lang w:val="x-none" w:eastAsia="x-none"/>
          </w:rPr>
          <w:t>כניות ומפרטים טכניים, אשר יכללו בין היתר את הפרטים הבאים:</w:t>
        </w:r>
      </w:ins>
    </w:p>
    <w:p w14:paraId="1C6035F7" w14:textId="77777777" w:rsidR="00CF27F6" w:rsidRPr="006D2AE3" w:rsidRDefault="00CF27F6" w:rsidP="00CF27F6">
      <w:pPr>
        <w:widowControl w:val="0"/>
        <w:numPr>
          <w:ilvl w:val="0"/>
          <w:numId w:val="8"/>
        </w:numPr>
        <w:tabs>
          <w:tab w:val="num" w:pos="2522"/>
        </w:tabs>
        <w:spacing w:before="0" w:beforeAutospacing="0" w:after="0" w:afterAutospacing="0" w:line="360" w:lineRule="auto"/>
        <w:ind w:left="2522" w:hanging="362"/>
        <w:jc w:val="both"/>
        <w:rPr>
          <w:ins w:id="83" w:author="מרול אטמן" w:date="2024-12-26T13:58:00Z"/>
          <w:rFonts w:ascii="Times New Roman" w:eastAsia="Times New Roman" w:hAnsi="Times New Roman" w:cs="David"/>
          <w:sz w:val="24"/>
          <w:szCs w:val="24"/>
          <w:rtl/>
          <w:lang w:eastAsia="he-IL"/>
        </w:rPr>
      </w:pPr>
      <w:ins w:id="84" w:author="מרול אטמן" w:date="2024-12-26T13:58:00Z">
        <w:r w:rsidRPr="006D2AE3">
          <w:rPr>
            <w:rFonts w:ascii="Times New Roman" w:eastAsia="Times New Roman" w:hAnsi="Times New Roman" w:cs="David" w:hint="cs"/>
            <w:sz w:val="24"/>
            <w:szCs w:val="24"/>
            <w:rtl/>
            <w:lang w:eastAsia="he-IL"/>
          </w:rPr>
          <w:t>תיאום מערכות אלקטרו-מכאניות.</w:t>
        </w:r>
      </w:ins>
    </w:p>
    <w:p w14:paraId="32030CAA" w14:textId="77777777" w:rsidR="00CF27F6" w:rsidRPr="006D2AE3" w:rsidRDefault="00CF27F6" w:rsidP="00CF27F6">
      <w:pPr>
        <w:widowControl w:val="0"/>
        <w:numPr>
          <w:ilvl w:val="0"/>
          <w:numId w:val="8"/>
        </w:numPr>
        <w:tabs>
          <w:tab w:val="num" w:pos="2522"/>
        </w:tabs>
        <w:spacing w:before="0" w:beforeAutospacing="0" w:after="0" w:afterAutospacing="0" w:line="360" w:lineRule="auto"/>
        <w:ind w:left="2522" w:hanging="362"/>
        <w:jc w:val="both"/>
        <w:rPr>
          <w:ins w:id="85" w:author="מרול אטמן" w:date="2024-12-26T13:58:00Z"/>
          <w:rFonts w:ascii="Times New Roman" w:eastAsia="Times New Roman" w:hAnsi="Times New Roman" w:cs="David"/>
          <w:sz w:val="24"/>
          <w:szCs w:val="24"/>
          <w:rtl/>
          <w:lang w:eastAsia="he-IL"/>
        </w:rPr>
      </w:pPr>
      <w:ins w:id="86" w:author="מרול אטמן" w:date="2024-12-26T13:58:00Z">
        <w:r w:rsidRPr="006D2AE3">
          <w:rPr>
            <w:rFonts w:ascii="Times New Roman" w:eastAsia="Times New Roman" w:hAnsi="Times New Roman" w:cs="David" w:hint="cs"/>
            <w:sz w:val="24"/>
            <w:szCs w:val="24"/>
            <w:rtl/>
            <w:lang w:eastAsia="he-IL"/>
          </w:rPr>
          <w:t>תיאום תשתיות תת"ק במגרשים.</w:t>
        </w:r>
      </w:ins>
    </w:p>
    <w:p w14:paraId="1D0A7BA4" w14:textId="77777777" w:rsidR="00CF27F6" w:rsidRPr="006D2AE3" w:rsidRDefault="00CF27F6" w:rsidP="00CF27F6">
      <w:pPr>
        <w:widowControl w:val="0"/>
        <w:numPr>
          <w:ilvl w:val="0"/>
          <w:numId w:val="8"/>
        </w:numPr>
        <w:tabs>
          <w:tab w:val="num" w:pos="2522"/>
        </w:tabs>
        <w:spacing w:before="0" w:beforeAutospacing="0" w:after="0" w:afterAutospacing="0" w:line="360" w:lineRule="auto"/>
        <w:ind w:left="2522" w:hanging="362"/>
        <w:jc w:val="both"/>
        <w:rPr>
          <w:ins w:id="87" w:author="מרול אטמן" w:date="2024-12-26T13:58:00Z"/>
          <w:rFonts w:ascii="Times New Roman" w:eastAsia="Times New Roman" w:hAnsi="Times New Roman" w:cs="David"/>
          <w:sz w:val="24"/>
          <w:szCs w:val="24"/>
          <w:rtl/>
          <w:lang w:eastAsia="he-IL"/>
        </w:rPr>
      </w:pPr>
      <w:ins w:id="88" w:author="מרול אטמן" w:date="2024-12-26T13:58:00Z">
        <w:r w:rsidRPr="006D2AE3">
          <w:rPr>
            <w:rFonts w:ascii="Times New Roman" w:eastAsia="Times New Roman" w:hAnsi="Times New Roman" w:cs="David" w:hint="cs"/>
            <w:sz w:val="24"/>
            <w:szCs w:val="24"/>
            <w:rtl/>
            <w:lang w:eastAsia="he-IL"/>
          </w:rPr>
          <w:t>מעברים אנכיים ואופקיים בתקרות וקירות.</w:t>
        </w:r>
      </w:ins>
    </w:p>
    <w:p w14:paraId="363603FE" w14:textId="77777777" w:rsidR="00CF27F6" w:rsidRPr="006D2AE3" w:rsidRDefault="00CF27F6" w:rsidP="00CF27F6">
      <w:pPr>
        <w:widowControl w:val="0"/>
        <w:numPr>
          <w:ilvl w:val="0"/>
          <w:numId w:val="8"/>
        </w:numPr>
        <w:tabs>
          <w:tab w:val="num" w:pos="2522"/>
        </w:tabs>
        <w:spacing w:before="0" w:beforeAutospacing="0" w:after="0" w:afterAutospacing="0" w:line="360" w:lineRule="auto"/>
        <w:ind w:left="2522" w:hanging="362"/>
        <w:jc w:val="both"/>
        <w:rPr>
          <w:ins w:id="89" w:author="מרול אטמן" w:date="2024-12-26T13:58:00Z"/>
          <w:rFonts w:ascii="Times New Roman" w:eastAsia="Times New Roman" w:hAnsi="Times New Roman" w:cs="David"/>
          <w:sz w:val="24"/>
          <w:szCs w:val="24"/>
          <w:lang w:eastAsia="he-IL"/>
        </w:rPr>
      </w:pPr>
      <w:ins w:id="90" w:author="מרול אטמן" w:date="2024-12-26T13:58:00Z">
        <w:r w:rsidRPr="006D2AE3">
          <w:rPr>
            <w:rFonts w:ascii="Times New Roman" w:eastAsia="Times New Roman" w:hAnsi="Times New Roman" w:cs="David" w:hint="cs"/>
            <w:sz w:val="24"/>
            <w:szCs w:val="24"/>
            <w:rtl/>
            <w:lang w:eastAsia="he-IL"/>
          </w:rPr>
          <w:t>חתכים ופתרונות נקודתיים.</w:t>
        </w:r>
      </w:ins>
    </w:p>
    <w:p w14:paraId="5143F0B4" w14:textId="77777777" w:rsidR="00CF27F6" w:rsidRPr="006D2AE3" w:rsidRDefault="00CF27F6" w:rsidP="00CF27F6">
      <w:pPr>
        <w:widowControl w:val="0"/>
        <w:numPr>
          <w:ilvl w:val="0"/>
          <w:numId w:val="8"/>
        </w:numPr>
        <w:tabs>
          <w:tab w:val="num" w:pos="2522"/>
        </w:tabs>
        <w:spacing w:before="0" w:beforeAutospacing="0" w:after="0" w:afterAutospacing="0" w:line="360" w:lineRule="auto"/>
        <w:ind w:left="2522" w:hanging="362"/>
        <w:jc w:val="both"/>
        <w:rPr>
          <w:ins w:id="91" w:author="מרול אטמן" w:date="2024-12-26T13:58:00Z"/>
          <w:rFonts w:ascii="Times New Roman" w:eastAsia="Times New Roman" w:hAnsi="Times New Roman" w:cs="David"/>
          <w:sz w:val="24"/>
          <w:szCs w:val="24"/>
          <w:rtl/>
          <w:lang w:eastAsia="he-IL"/>
        </w:rPr>
      </w:pPr>
      <w:ins w:id="92" w:author="מרול אטמן" w:date="2024-12-26T13:58:00Z">
        <w:r w:rsidRPr="006D2AE3">
          <w:rPr>
            <w:rFonts w:ascii="Times New Roman" w:eastAsia="Times New Roman" w:hAnsi="Times New Roman" w:cs="David" w:hint="cs"/>
            <w:sz w:val="24"/>
            <w:szCs w:val="24"/>
            <w:rtl/>
            <w:lang w:eastAsia="he-IL"/>
          </w:rPr>
          <w:t>תאום מעברי מערכות כגון וספרינקלרי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hint="cs"/>
            <w:sz w:val="24"/>
            <w:szCs w:val="24"/>
            <w:rtl/>
            <w:lang w:eastAsia="he-IL"/>
          </w:rPr>
          <w:t>, ביוב, ניקוז, תעלות חשמל ומז"א וכדומה בינם לבין עצמם ולבין הקונסטרוקציה.</w:t>
        </w:r>
      </w:ins>
    </w:p>
    <w:p w14:paraId="36760388" w14:textId="77777777" w:rsidR="00CF27F6" w:rsidRPr="006D2AE3" w:rsidRDefault="00CF27F6" w:rsidP="00CF27F6">
      <w:pPr>
        <w:widowControl w:val="0"/>
        <w:numPr>
          <w:ilvl w:val="0"/>
          <w:numId w:val="8"/>
        </w:numPr>
        <w:tabs>
          <w:tab w:val="num" w:pos="2522"/>
        </w:tabs>
        <w:spacing w:before="0" w:beforeAutospacing="0" w:after="0" w:afterAutospacing="0" w:line="360" w:lineRule="auto"/>
        <w:ind w:left="2522" w:hanging="362"/>
        <w:jc w:val="both"/>
        <w:rPr>
          <w:ins w:id="93" w:author="מרול אטמן" w:date="2024-12-26T13:58:00Z"/>
          <w:rFonts w:ascii="Times New Roman" w:eastAsia="Times New Roman" w:hAnsi="Times New Roman" w:cs="David"/>
          <w:sz w:val="24"/>
          <w:szCs w:val="24"/>
          <w:rtl/>
          <w:lang w:eastAsia="he-IL"/>
        </w:rPr>
      </w:pPr>
      <w:ins w:id="94" w:author="מרול אטמן" w:date="2024-12-26T13:58:00Z">
        <w:r>
          <w:rPr>
            <w:rFonts w:ascii="Times New Roman" w:eastAsia="Times New Roman" w:hAnsi="Times New Roman" w:cs="David" w:hint="cs"/>
            <w:sz w:val="24"/>
            <w:szCs w:val="24"/>
            <w:rtl/>
            <w:lang w:eastAsia="he-IL"/>
          </w:rPr>
          <w:t>ת</w:t>
        </w:r>
        <w:r w:rsidRPr="006D2AE3">
          <w:rPr>
            <w:rFonts w:ascii="Times New Roman" w:eastAsia="Times New Roman" w:hAnsi="Times New Roman" w:cs="David" w:hint="cs"/>
            <w:sz w:val="24"/>
            <w:szCs w:val="24"/>
            <w:rtl/>
            <w:lang w:eastAsia="he-IL"/>
          </w:rPr>
          <w:t>כניות סופרפוזיציה צבעוניות ומפורטות.</w:t>
        </w:r>
      </w:ins>
    </w:p>
    <w:p w14:paraId="68723F96" w14:textId="77777777" w:rsidR="00CF27F6" w:rsidRPr="006D2AE3" w:rsidRDefault="00CF27F6" w:rsidP="00CF27F6">
      <w:pPr>
        <w:pStyle w:val="ListParagraph"/>
        <w:numPr>
          <w:ilvl w:val="0"/>
          <w:numId w:val="21"/>
        </w:numPr>
        <w:tabs>
          <w:tab w:val="left" w:pos="1954"/>
        </w:tabs>
        <w:ind w:left="1927" w:hanging="567"/>
        <w:rPr>
          <w:ins w:id="95" w:author="מרול אטמן" w:date="2024-12-26T13:58:00Z"/>
          <w:sz w:val="24"/>
          <w:szCs w:val="24"/>
          <w:lang w:eastAsia="he-IL"/>
        </w:rPr>
      </w:pPr>
      <w:ins w:id="96" w:author="מרול אטמן" w:date="2024-12-26T13:58:00Z">
        <w:r w:rsidRPr="006D2AE3">
          <w:rPr>
            <w:rFonts w:hint="cs"/>
            <w:sz w:val="24"/>
            <w:szCs w:val="24"/>
            <w:rtl/>
            <w:lang w:eastAsia="he-IL"/>
          </w:rPr>
          <w:t>ייעוץ ומתן הנחיות לצוות התכנון לעקרונות העברת המערכות בהתבסס על המודל.</w:t>
        </w:r>
      </w:ins>
    </w:p>
    <w:p w14:paraId="01FE4CC4" w14:textId="77777777" w:rsidR="00CF27F6" w:rsidRDefault="00CF27F6" w:rsidP="00CF27F6">
      <w:pPr>
        <w:pStyle w:val="ListParagraph"/>
        <w:numPr>
          <w:ilvl w:val="0"/>
          <w:numId w:val="21"/>
        </w:numPr>
        <w:tabs>
          <w:tab w:val="left" w:pos="1954"/>
        </w:tabs>
        <w:ind w:left="1927" w:hanging="567"/>
        <w:rPr>
          <w:ins w:id="97" w:author="מרול אטמן" w:date="2024-12-26T13:59:00Z"/>
          <w:sz w:val="24"/>
          <w:szCs w:val="24"/>
          <w:lang w:eastAsia="he-IL"/>
        </w:rPr>
      </w:pPr>
      <w:ins w:id="98" w:author="מרול אטמן" w:date="2024-12-26T13:58:00Z">
        <w:r w:rsidRPr="006D2AE3">
          <w:rPr>
            <w:rFonts w:hint="cs"/>
            <w:sz w:val="24"/>
            <w:szCs w:val="24"/>
            <w:rtl/>
            <w:lang w:eastAsia="he-IL"/>
          </w:rPr>
          <w:t xml:space="preserve">תכנון תיאום המערכות יתבצע בסביבת תוכנת </w:t>
        </w:r>
        <w:r w:rsidRPr="006D2AE3">
          <w:rPr>
            <w:sz w:val="24"/>
            <w:szCs w:val="24"/>
            <w:lang w:eastAsia="he-IL"/>
          </w:rPr>
          <w:t>REVIT</w:t>
        </w:r>
        <w:r w:rsidRPr="006D2AE3">
          <w:rPr>
            <w:rFonts w:hint="cs"/>
            <w:sz w:val="24"/>
            <w:szCs w:val="24"/>
            <w:rtl/>
            <w:lang w:eastAsia="he-IL"/>
          </w:rPr>
          <w:t xml:space="preserve"> בתלת-מימד, תוך שיתוף, תיאום וקליטת הקבצים מן האדריכלים והיועצים האחרים באמצעות </w:t>
        </w:r>
        <w:r>
          <w:rPr>
            <w:rFonts w:hint="cs"/>
            <w:sz w:val="24"/>
            <w:szCs w:val="24"/>
            <w:lang w:eastAsia="he-IL"/>
          </w:rPr>
          <w:t>BIM</w:t>
        </w:r>
        <w:r>
          <w:rPr>
            <w:rFonts w:hint="cs"/>
            <w:sz w:val="24"/>
            <w:szCs w:val="24"/>
            <w:rtl/>
            <w:lang w:eastAsia="he-IL"/>
          </w:rPr>
          <w:t xml:space="preserve"> ו</w:t>
        </w:r>
        <w:r w:rsidRPr="006D2AE3">
          <w:rPr>
            <w:rFonts w:hint="cs"/>
            <w:sz w:val="24"/>
            <w:szCs w:val="24"/>
            <w:rtl/>
            <w:lang w:eastAsia="he-IL"/>
          </w:rPr>
          <w:t xml:space="preserve">תוכנת </w:t>
        </w:r>
        <w:r w:rsidRPr="006D2AE3">
          <w:rPr>
            <w:sz w:val="24"/>
            <w:szCs w:val="24"/>
            <w:lang w:eastAsia="he-IL"/>
          </w:rPr>
          <w:t>@view</w:t>
        </w:r>
        <w:r w:rsidRPr="006D2AE3">
          <w:rPr>
            <w:rFonts w:hint="cs"/>
            <w:sz w:val="24"/>
            <w:szCs w:val="24"/>
            <w:rtl/>
            <w:lang w:eastAsia="he-IL"/>
          </w:rPr>
          <w:t xml:space="preserve">. </w:t>
        </w:r>
        <w:r w:rsidRPr="006D2AE3">
          <w:rPr>
            <w:sz w:val="24"/>
            <w:szCs w:val="24"/>
            <w:rtl/>
            <w:lang w:eastAsia="he-IL"/>
          </w:rPr>
          <w:t xml:space="preserve">כל תעבורת הקבצים תבוצע באמצעות מערכת </w:t>
        </w:r>
        <w:r w:rsidRPr="006D2AE3">
          <w:rPr>
            <w:sz w:val="24"/>
            <w:szCs w:val="24"/>
            <w:lang w:eastAsia="he-IL"/>
          </w:rPr>
          <w:t>@view</w:t>
        </w:r>
        <w:r w:rsidRPr="006D2AE3">
          <w:rPr>
            <w:sz w:val="24"/>
            <w:szCs w:val="24"/>
            <w:rtl/>
            <w:lang w:eastAsia="he-IL"/>
          </w:rPr>
          <w:t xml:space="preserve"> בלבד.</w:t>
        </w:r>
      </w:ins>
    </w:p>
    <w:p w14:paraId="597B9900" w14:textId="5132D3E6" w:rsidR="00CF27F6" w:rsidRPr="00D33707" w:rsidRDefault="00CF27F6">
      <w:pPr>
        <w:tabs>
          <w:tab w:val="left" w:pos="1954"/>
        </w:tabs>
        <w:ind w:left="1360"/>
        <w:rPr>
          <w:ins w:id="99" w:author="מרול אטמן" w:date="2024-12-26T13:58:00Z"/>
          <w:b/>
          <w:bCs/>
          <w:sz w:val="24"/>
          <w:szCs w:val="24"/>
          <w:rtl/>
          <w:lang w:eastAsia="he-IL"/>
          <w:rPrChange w:id="100" w:author="מרול אטמן" w:date="2024-12-26T16:30:00Z">
            <w:rPr>
              <w:ins w:id="101" w:author="מרול אטמן" w:date="2024-12-26T13:58:00Z"/>
              <w:rtl/>
              <w:lang w:eastAsia="he-IL"/>
            </w:rPr>
          </w:rPrChange>
        </w:rPr>
        <w:pPrChange w:id="102" w:author="מרול אטמן" w:date="2024-12-26T13:59:00Z">
          <w:pPr>
            <w:pStyle w:val="ListParagraph"/>
            <w:numPr>
              <w:numId w:val="21"/>
            </w:numPr>
            <w:tabs>
              <w:tab w:val="left" w:pos="1954"/>
            </w:tabs>
            <w:ind w:left="1927" w:hanging="567"/>
          </w:pPr>
        </w:pPrChange>
      </w:pPr>
      <w:ins w:id="103" w:author="מרול אטמן" w:date="2024-12-26T13:59:00Z">
        <w:r w:rsidRPr="00D33707">
          <w:rPr>
            <w:rFonts w:ascii="Times New Roman" w:eastAsia="Times New Roman" w:hAnsi="Times New Roman" w:cs="David"/>
            <w:b/>
            <w:bCs/>
            <w:sz w:val="24"/>
            <w:szCs w:val="24"/>
            <w:rtl/>
            <w:lang w:eastAsia="he-IL"/>
            <w:rPrChange w:id="104" w:author="מרול אטמן" w:date="2024-12-26T16:30:00Z">
              <w:rPr>
                <w:sz w:val="24"/>
                <w:szCs w:val="24"/>
                <w:rtl/>
                <w:lang w:eastAsia="he-IL"/>
              </w:rPr>
            </w:rPrChange>
          </w:rPr>
          <w:t xml:space="preserve">1.1.3 </w:t>
        </w:r>
        <w:r w:rsidRPr="00D33707">
          <w:rPr>
            <w:rFonts w:ascii="Times New Roman" w:eastAsia="Times New Roman" w:hAnsi="Times New Roman" w:cs="David" w:hint="eastAsia"/>
            <w:b/>
            <w:bCs/>
            <w:sz w:val="24"/>
            <w:szCs w:val="24"/>
            <w:rtl/>
            <w:lang w:eastAsia="he-IL"/>
            <w:rPrChange w:id="105" w:author="מרול אטמן" w:date="2024-12-26T16:30:00Z">
              <w:rPr>
                <w:rFonts w:hint="eastAsia"/>
                <w:b/>
                <w:bCs/>
                <w:sz w:val="24"/>
                <w:szCs w:val="24"/>
                <w:u w:val="single"/>
                <w:rtl/>
                <w:lang w:eastAsia="he-IL"/>
              </w:rPr>
            </w:rPrChange>
          </w:rPr>
          <w:t>מידול</w:t>
        </w:r>
        <w:r w:rsidRPr="00D33707">
          <w:rPr>
            <w:rFonts w:ascii="Times New Roman" w:eastAsia="Times New Roman" w:hAnsi="Times New Roman" w:cs="David"/>
            <w:b/>
            <w:bCs/>
            <w:sz w:val="24"/>
            <w:szCs w:val="24"/>
            <w:rtl/>
            <w:lang w:eastAsia="he-IL"/>
            <w:rPrChange w:id="106" w:author="מרול אטמן" w:date="2024-12-26T16:30:00Z">
              <w:rPr>
                <w:b/>
                <w:bCs/>
                <w:sz w:val="24"/>
                <w:szCs w:val="24"/>
                <w:u w:val="single"/>
                <w:rtl/>
                <w:lang w:eastAsia="he-IL"/>
              </w:rPr>
            </w:rPrChange>
          </w:rPr>
          <w:t xml:space="preserve"> </w:t>
        </w:r>
        <w:r w:rsidRPr="00D33707">
          <w:rPr>
            <w:rFonts w:ascii="Times New Roman" w:eastAsia="Times New Roman" w:hAnsi="Times New Roman" w:cs="David" w:hint="eastAsia"/>
            <w:b/>
            <w:bCs/>
            <w:sz w:val="24"/>
            <w:szCs w:val="24"/>
            <w:rtl/>
            <w:lang w:eastAsia="he-IL"/>
            <w:rPrChange w:id="107" w:author="מרול אטמן" w:date="2024-12-26T16:30:00Z">
              <w:rPr>
                <w:rFonts w:hint="eastAsia"/>
                <w:b/>
                <w:bCs/>
                <w:sz w:val="24"/>
                <w:szCs w:val="24"/>
                <w:u w:val="single"/>
                <w:rtl/>
                <w:lang w:eastAsia="he-IL"/>
              </w:rPr>
            </w:rPrChange>
          </w:rPr>
          <w:t>פיתוח</w:t>
        </w:r>
      </w:ins>
    </w:p>
    <w:p w14:paraId="2CCBC080" w14:textId="77777777" w:rsidR="00CF27F6" w:rsidRPr="006D2AE3" w:rsidRDefault="00CF27F6">
      <w:pPr>
        <w:widowControl w:val="0"/>
        <w:spacing w:before="0" w:beforeAutospacing="0" w:after="0" w:afterAutospacing="0" w:line="360" w:lineRule="auto"/>
        <w:jc w:val="both"/>
        <w:rPr>
          <w:rFonts w:ascii="Times New Roman" w:eastAsia="Times New Roman" w:hAnsi="Times New Roman" w:cs="David"/>
          <w:sz w:val="24"/>
          <w:szCs w:val="24"/>
          <w:rtl/>
          <w:lang w:eastAsia="he-IL"/>
        </w:rPr>
        <w:pPrChange w:id="108" w:author="מרול אטמן" w:date="2024-12-26T13:58:00Z">
          <w:pPr>
            <w:widowControl w:val="0"/>
            <w:numPr>
              <w:numId w:val="11"/>
            </w:numPr>
            <w:spacing w:before="0" w:beforeAutospacing="0" w:after="0" w:afterAutospacing="0" w:line="360" w:lineRule="auto"/>
            <w:ind w:left="2160" w:hanging="720"/>
            <w:jc w:val="both"/>
          </w:pPr>
        </w:pPrChange>
      </w:pPr>
    </w:p>
    <w:p w14:paraId="0D3C5B1A"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F7FBE83"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109" w:name="OLE_LINK5"/>
      <w:bookmarkStart w:id="110"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111" w:name="OLE_LINK7"/>
      <w:bookmarkStart w:id="112"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42BC836A"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50A572B" w14:textId="08843A5D"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w:t>
      </w:r>
      <w:del w:id="113" w:author="מרול אטמן" w:date="2025-02-03T17:39:00Z">
        <w:r w:rsidRPr="006D2AE3" w:rsidDel="002B0429">
          <w:rPr>
            <w:rFonts w:ascii="Times New Roman" w:eastAsia="Times New Roman" w:hAnsi="Times New Roman" w:cs="David"/>
            <w:sz w:val="24"/>
            <w:szCs w:val="24"/>
            <w:rtl/>
            <w:lang w:eastAsia="he-IL"/>
          </w:rPr>
          <w:delText xml:space="preserve">יהיה בעל המשרד, </w:delText>
        </w:r>
      </w:del>
      <w:r w:rsidRPr="006D2AE3">
        <w:rPr>
          <w:rFonts w:ascii="Times New Roman" w:eastAsia="Times New Roman" w:hAnsi="Times New Roman" w:cs="David"/>
          <w:sz w:val="24"/>
          <w:szCs w:val="24"/>
          <w:rtl/>
          <w:lang w:eastAsia="he-IL"/>
        </w:rPr>
        <w:t>אשר יהיה אחראי, מעורב וישתתף באופן אישי בכל ישיבות התכנון שיזומן אליהן ללא עוררין.</w:t>
      </w:r>
    </w:p>
    <w:p w14:paraId="08BEE869"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1EE6CB2E"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109"/>
    <w:bookmarkEnd w:id="110"/>
    <w:bookmarkEnd w:id="111"/>
    <w:bookmarkEnd w:id="112"/>
    <w:p w14:paraId="170D5EAF"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6F6112C"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58FDCEA0"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1BECC3E4"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6523CDA7"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99578FB"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הכוללות </w:t>
      </w:r>
      <w:r w:rsidRPr="006D2AE3">
        <w:rPr>
          <w:rFonts w:ascii="Times New Roman" w:eastAsia="Times New Roman" w:hAnsi="Times New Roman" w:cs="David"/>
          <w:sz w:val="24"/>
          <w:szCs w:val="24"/>
          <w:rtl/>
          <w:lang w:eastAsia="he-IL"/>
        </w:rPr>
        <w:t>אומדנים 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664EEB94"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7CB08805"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1B5F204E"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B6706CF"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2A7D0F10"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AB7A6D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128756C7"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6D18C245" w14:textId="77777777" w:rsidR="006D2AE3" w:rsidRPr="006D2AE3" w:rsidRDefault="006D2AE3" w:rsidP="00D065DD">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00D065DD">
        <w:rPr>
          <w:rFonts w:ascii="Times New Roman" w:eastAsia="Times New Roman" w:hAnsi="Times New Roman" w:cs="David" w:hint="cs"/>
          <w:sz w:val="24"/>
          <w:szCs w:val="24"/>
          <w:rtl/>
          <w:lang w:eastAsia="he-IL"/>
        </w:rPr>
        <w:t xml:space="preserve"> - </w:t>
      </w:r>
      <w:r w:rsidRPr="006D2AE3">
        <w:rPr>
          <w:rFonts w:ascii="Times New Roman" w:eastAsia="Times New Roman" w:hAnsi="Times New Roman" w:cs="David"/>
          <w:sz w:val="24"/>
          <w:szCs w:val="24"/>
          <w:rtl/>
          <w:lang w:eastAsia="he-IL"/>
        </w:rPr>
        <w:t xml:space="preserve">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69E1B0D3"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12496DE4" w14:textId="6D39DC01" w:rsidR="006D2AE3" w:rsidRPr="006D2AE3" w:rsidRDefault="006D2AE3" w:rsidP="00D33707">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w:t>
      </w:r>
      <w:del w:id="114" w:author="מרול אטמן" w:date="2024-12-26T16:32:00Z">
        <w:r w:rsidRPr="006D2AE3" w:rsidDel="00D33707">
          <w:rPr>
            <w:rFonts w:ascii="Times New Roman" w:eastAsia="Times New Roman" w:hAnsi="Times New Roman" w:cs="David"/>
            <w:sz w:val="24"/>
            <w:szCs w:val="24"/>
            <w:rtl/>
            <w:lang w:eastAsia="he-IL"/>
          </w:rPr>
          <w:delText xml:space="preserve">הכנת חישוב </w:delText>
        </w:r>
        <w:r w:rsidRPr="006D2AE3" w:rsidDel="00D33707">
          <w:rPr>
            <w:rFonts w:ascii="Times New Roman" w:eastAsia="Times New Roman" w:hAnsi="Times New Roman" w:cs="David" w:hint="cs"/>
            <w:sz w:val="24"/>
            <w:szCs w:val="24"/>
            <w:rtl/>
            <w:lang w:eastAsia="he-IL"/>
          </w:rPr>
          <w:delText>המיגון</w:delText>
        </w:r>
        <w:r w:rsidRPr="006D2AE3" w:rsidDel="00D33707">
          <w:rPr>
            <w:rFonts w:ascii="Times New Roman" w:eastAsia="Times New Roman" w:hAnsi="Times New Roman" w:cs="David"/>
            <w:sz w:val="24"/>
            <w:szCs w:val="24"/>
            <w:rtl/>
            <w:lang w:eastAsia="he-IL"/>
          </w:rPr>
          <w:delText xml:space="preserve"> ל</w:delText>
        </w:r>
        <w:r w:rsidRPr="006D2AE3" w:rsidDel="00D33707">
          <w:rPr>
            <w:rFonts w:ascii="Times New Roman" w:eastAsia="Times New Roman" w:hAnsi="Times New Roman" w:cs="David" w:hint="cs"/>
            <w:sz w:val="24"/>
            <w:szCs w:val="24"/>
            <w:rtl/>
            <w:lang w:eastAsia="he-IL"/>
          </w:rPr>
          <w:delText>פיקוד העורף</w:delText>
        </w:r>
        <w:r w:rsidRPr="006D2AE3" w:rsidDel="00D33707">
          <w:rPr>
            <w:rFonts w:ascii="Times New Roman" w:eastAsia="Times New Roman" w:hAnsi="Times New Roman" w:cs="David"/>
            <w:sz w:val="24"/>
            <w:szCs w:val="24"/>
            <w:rtl/>
            <w:lang w:eastAsia="he-IL"/>
          </w:rPr>
          <w:delText xml:space="preserve"> תידרש לפי חוקי התכנון והבניה כולל חתימת </w:delText>
        </w:r>
        <w:r w:rsidR="009F6985" w:rsidDel="00D33707">
          <w:rPr>
            <w:rFonts w:ascii="Times New Roman" w:eastAsia="Times New Roman" w:hAnsi="Times New Roman" w:cs="David"/>
            <w:sz w:val="24"/>
            <w:szCs w:val="24"/>
            <w:rtl/>
            <w:lang w:eastAsia="he-IL"/>
          </w:rPr>
          <w:delText>היועץ</w:delText>
        </w:r>
        <w:r w:rsidRPr="006D2AE3" w:rsidDel="00D33707">
          <w:rPr>
            <w:rFonts w:ascii="Times New Roman" w:eastAsia="Times New Roman" w:hAnsi="Times New Roman" w:cs="David"/>
            <w:sz w:val="24"/>
            <w:szCs w:val="24"/>
            <w:rtl/>
            <w:lang w:eastAsia="he-IL"/>
          </w:rPr>
          <w:delText xml:space="preserve"> על החישובים הנ"ל.</w:delText>
        </w:r>
      </w:del>
    </w:p>
    <w:p w14:paraId="26097223"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36C65EE"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 xml:space="preserve">"תכניות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שלאחר אישורן ניתן יהיה לעבד את המסמכים הטכניים לביצוע המבנה.</w:t>
      </w:r>
    </w:p>
    <w:p w14:paraId="008F44AA"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1349E223"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תכניות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והמסמכים וכל הדרוש לביצוע מכרזים בין הקבלנים ו/או לביצוע המבנים בשטח.</w:t>
      </w:r>
    </w:p>
    <w:p w14:paraId="14750AEC"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930B32C"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0C56805B"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6D86EB49" w14:textId="77777777" w:rsidR="006D2AE3" w:rsidRPr="006D2AE3"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r w:rsidR="00415999">
        <w:rPr>
          <w:rFonts w:ascii="Times New Roman" w:eastAsia="Times New Roman" w:hAnsi="Times New Roman" w:cs="David"/>
          <w:sz w:val="24"/>
          <w:szCs w:val="24"/>
          <w:rtl/>
          <w:lang w:eastAsia="he-IL"/>
        </w:rPr>
        <w:tab/>
      </w:r>
    </w:p>
    <w:p w14:paraId="6BFD539E" w14:textId="77777777" w:rsidR="006D2AE3" w:rsidRP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707DB73A" w14:textId="77777777"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21EB1C64" w14:textId="77777777"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53ACE698"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2B172CE3"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3321C7DF" w14:textId="77777777"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r w:rsidRPr="006D2AE3">
        <w:rPr>
          <w:rFonts w:ascii="Times New Roman" w:eastAsia="Times New Roman" w:hAnsi="Times New Roman" w:cs="David" w:hint="cs"/>
          <w:sz w:val="24"/>
          <w:szCs w:val="24"/>
          <w:rtl/>
          <w:lang w:eastAsia="he-IL"/>
        </w:rPr>
        <w:t>והקונסטרוקטור</w:t>
      </w:r>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31FD93D3" w14:textId="77777777" w:rsidR="006D2AE3" w:rsidRPr="00D2422A" w:rsidRDefault="006D2AE3" w:rsidP="00D2422A">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681CC903" w14:textId="77777777" w:rsidR="006D2AE3" w:rsidRPr="00415999" w:rsidRDefault="006D2AE3" w:rsidP="00877030">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הכנ</w:t>
      </w:r>
      <w:r w:rsidR="00415999">
        <w:rPr>
          <w:rFonts w:ascii="Times New Roman" w:eastAsia="Times New Roman" w:hAnsi="Times New Roman" w:cs="David" w:hint="cs"/>
          <w:sz w:val="24"/>
          <w:szCs w:val="24"/>
          <w:rtl/>
          <w:lang w:eastAsia="he-IL"/>
        </w:rPr>
        <w:t xml:space="preserve">ת </w:t>
      </w:r>
      <w:r w:rsidR="004143FC">
        <w:rPr>
          <w:rFonts w:ascii="Times New Roman" w:eastAsia="Times New Roman" w:hAnsi="Times New Roman" w:cs="David" w:hint="cs"/>
          <w:sz w:val="24"/>
          <w:szCs w:val="24"/>
          <w:rtl/>
          <w:lang w:eastAsia="he-IL"/>
        </w:rPr>
        <w:t>מודל תלת מ</w:t>
      </w:r>
      <w:r w:rsidR="00415999">
        <w:rPr>
          <w:rFonts w:ascii="Times New Roman" w:eastAsia="Times New Roman" w:hAnsi="Times New Roman" w:cs="David" w:hint="cs"/>
          <w:sz w:val="24"/>
          <w:szCs w:val="24"/>
          <w:rtl/>
          <w:lang w:eastAsia="he-IL"/>
        </w:rPr>
        <w:t xml:space="preserve">מדי ראשוני בתכנת </w:t>
      </w:r>
      <w:r w:rsidRPr="006D2AE3">
        <w:rPr>
          <w:rFonts w:ascii="Times New Roman" w:eastAsia="Times New Roman" w:hAnsi="Times New Roman" w:cs="David"/>
          <w:sz w:val="24"/>
          <w:szCs w:val="24"/>
          <w:lang w:eastAsia="he-IL"/>
        </w:rPr>
        <w:t>REVIT</w:t>
      </w:r>
      <w:r w:rsidR="00415999">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rtl/>
          <w:lang w:eastAsia="he-IL"/>
        </w:rPr>
        <w:t>במתודולוגיי</w:t>
      </w:r>
      <w:r w:rsidR="00877030" w:rsidRPr="008F5534">
        <w:rPr>
          <w:rFonts w:ascii="Times New Roman" w:eastAsia="Times New Roman" w:hAnsi="Times New Roman" w:cs="David" w:hint="eastAsia"/>
          <w:sz w:val="24"/>
          <w:szCs w:val="24"/>
          <w:rtl/>
          <w:lang w:eastAsia="he-IL"/>
        </w:rPr>
        <w:t>ת</w:t>
      </w:r>
      <w:r w:rsidR="00877030" w:rsidRPr="008F5534">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lang w:eastAsia="he-IL"/>
        </w:rPr>
        <w:t>BIM</w:t>
      </w:r>
      <w:r w:rsidR="00877030">
        <w:rPr>
          <w:rFonts w:ascii="Times New Roman" w:eastAsia="Times New Roman" w:hAnsi="Times New Roman" w:cs="David" w:hint="cs"/>
          <w:sz w:val="24"/>
          <w:szCs w:val="24"/>
          <w:rtl/>
          <w:lang w:eastAsia="he-IL"/>
        </w:rPr>
        <w:t>,</w:t>
      </w:r>
      <w:r w:rsidR="00877030" w:rsidRPr="008F5534">
        <w:rPr>
          <w:rFonts w:ascii="Times New Roman" w:eastAsia="Times New Roman" w:hAnsi="Times New Roman" w:cs="David" w:hint="cs"/>
          <w:sz w:val="24"/>
          <w:szCs w:val="24"/>
          <w:rtl/>
          <w:lang w:eastAsia="he-IL"/>
        </w:rPr>
        <w:t xml:space="preserve"> בענן – "</w:t>
      </w:r>
      <w:r w:rsidR="00877030" w:rsidRPr="008F5534">
        <w:rPr>
          <w:rFonts w:ascii="Times New Roman" w:eastAsia="Times New Roman" w:hAnsi="Times New Roman" w:cs="David" w:hint="cs"/>
          <w:sz w:val="24"/>
          <w:szCs w:val="24"/>
          <w:lang w:eastAsia="he-IL"/>
        </w:rPr>
        <w:t>BIM360</w:t>
      </w:r>
      <w:r w:rsidR="00877030" w:rsidRPr="008F5534">
        <w:rPr>
          <w:rFonts w:ascii="Times New Roman" w:eastAsia="Times New Roman" w:hAnsi="Times New Roman" w:cs="David" w:hint="cs"/>
          <w:sz w:val="24"/>
          <w:szCs w:val="24"/>
          <w:rtl/>
          <w:lang w:eastAsia="he-IL"/>
        </w:rPr>
        <w:t xml:space="preserve">" </w:t>
      </w:r>
      <w:r w:rsidR="00877030">
        <w:rPr>
          <w:rFonts w:ascii="Times New Roman" w:eastAsia="Times New Roman" w:hAnsi="Times New Roman" w:cs="David" w:hint="cs"/>
          <w:sz w:val="24"/>
          <w:szCs w:val="24"/>
          <w:rtl/>
          <w:lang w:eastAsia="he-IL"/>
        </w:rPr>
        <w:t>השייך למזמין, הכולל את ת</w:t>
      </w:r>
      <w:r w:rsidR="00877030" w:rsidRPr="006D2AE3">
        <w:rPr>
          <w:rFonts w:ascii="Times New Roman" w:eastAsia="Times New Roman" w:hAnsi="Times New Roman" w:cs="David" w:hint="cs"/>
          <w:sz w:val="24"/>
          <w:szCs w:val="24"/>
          <w:rtl/>
          <w:lang w:eastAsia="he-IL"/>
        </w:rPr>
        <w:t>כניות האדריכלות והסכמה הקונסטרוקטיבית הראשונית.</w:t>
      </w:r>
      <w:r w:rsidR="00877030">
        <w:rPr>
          <w:rFonts w:ascii="Times New Roman" w:eastAsia="Times New Roman" w:hAnsi="Times New Roman" w:cs="David" w:hint="cs"/>
          <w:sz w:val="24"/>
          <w:szCs w:val="24"/>
          <w:rtl/>
          <w:lang w:eastAsia="he-IL"/>
        </w:rPr>
        <w:t xml:space="preserve">  </w:t>
      </w:r>
    </w:p>
    <w:p w14:paraId="33585D3E" w14:textId="289ABF62"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del w:id="115" w:author="מרול אטמן" w:date="2025-02-03T17:39:00Z">
        <w:r w:rsidRPr="006D2AE3" w:rsidDel="002B0429">
          <w:rPr>
            <w:rFonts w:ascii="Times New Roman" w:eastAsia="Times New Roman" w:hAnsi="Times New Roman" w:cs="David" w:hint="cs"/>
            <w:sz w:val="24"/>
            <w:szCs w:val="24"/>
            <w:rtl/>
            <w:lang w:eastAsia="he-IL"/>
          </w:rPr>
          <w:delText xml:space="preserve">הכנת פרוגראמה </w:delText>
        </w:r>
        <w:r w:rsidRPr="00415999" w:rsidDel="002B0429">
          <w:rPr>
            <w:rFonts w:ascii="Times New Roman" w:eastAsia="Times New Roman" w:hAnsi="Times New Roman" w:cs="David"/>
            <w:sz w:val="24"/>
            <w:szCs w:val="24"/>
            <w:rtl/>
            <w:lang w:eastAsia="he-IL"/>
          </w:rPr>
          <w:delText>של האלטרנטיבות השונות, המצאת דו"ח הכולל תיאור השיטות, יתרונות וחסרונות, עלויות הקמה, עלויות תפעול והיבטי נגישות, תפעול ותחזוקה וכיו"ב</w:delText>
        </w:r>
      </w:del>
      <w:ins w:id="116" w:author="מרול אטמן" w:date="2025-02-03T17:39:00Z">
        <w:r w:rsidR="002B0429">
          <w:rPr>
            <w:rFonts w:ascii="Times New Roman" w:eastAsia="Times New Roman" w:hAnsi="Times New Roman" w:cs="David" w:hint="cs"/>
            <w:sz w:val="24"/>
            <w:szCs w:val="24"/>
            <w:rtl/>
            <w:lang w:eastAsia="he-IL"/>
          </w:rPr>
          <w:t>מבוטל</w:t>
        </w:r>
      </w:ins>
      <w:r w:rsidRPr="00415999">
        <w:rPr>
          <w:rFonts w:ascii="Times New Roman" w:eastAsia="Times New Roman" w:hAnsi="Times New Roman" w:cs="David"/>
          <w:sz w:val="24"/>
          <w:szCs w:val="24"/>
          <w:rtl/>
          <w:lang w:eastAsia="he-IL"/>
        </w:rPr>
        <w:t>.</w:t>
      </w:r>
    </w:p>
    <w:p w14:paraId="5FFDF59A"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2CC40C3C" w14:textId="77777777"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 הפרוגראמה</w:t>
      </w:r>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781613DD"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04FCBA"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14600D5E"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43ED7F8E"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t>
      </w:r>
    </w:p>
    <w:p w14:paraId="0943421B"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744BBF47" w14:textId="77777777"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מדי לשלב סופי בהתאם לאלטרנטיבה שנבחרה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sidR="00415999">
        <w:rPr>
          <w:rFonts w:ascii="Times New Roman" w:eastAsia="Times New Roman" w:hAnsi="Times New Roman" w:cs="David" w:hint="cs"/>
          <w:sz w:val="24"/>
          <w:szCs w:val="24"/>
          <w:rtl/>
          <w:lang w:eastAsia="he-IL"/>
        </w:rPr>
        <w:t xml:space="preserve"> 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הסופיות.</w:t>
      </w:r>
    </w:p>
    <w:p w14:paraId="18F5ECD9" w14:textId="2D6BBE21"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מתן המלצות לאדריכל, לקונסטרוקטור ולמתכננים האלקטרו-מכאניים לתיאום המערכות למזמין ולמתכננים בכתב ו/או על ידי שרטוטים, חתכים כולל פתרון פרטים ייעודיים.</w:t>
      </w:r>
    </w:p>
    <w:p w14:paraId="2D8C0398"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להכנת</w:t>
      </w:r>
      <w:r w:rsidR="00415999">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סופי של המזמין לפני התחלת שלב תכניות עבודה.</w:t>
      </w:r>
    </w:p>
    <w:p w14:paraId="6F72B1FC" w14:textId="000EF7A1"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del w:id="117" w:author="מרול אטמן" w:date="2025-02-03T17:40:00Z">
        <w:r w:rsidRPr="006D2AE3" w:rsidDel="002B0429">
          <w:rPr>
            <w:rFonts w:ascii="Times New Roman" w:eastAsia="Times New Roman" w:hAnsi="Times New Roman" w:cs="David" w:hint="cs"/>
            <w:sz w:val="24"/>
            <w:szCs w:val="24"/>
            <w:rtl/>
            <w:lang w:eastAsia="he-IL"/>
          </w:rPr>
          <w:delText xml:space="preserve">תיאום התכנון המוקדם מול </w:delText>
        </w:r>
      </w:del>
      <w:del w:id="118" w:author="מרול אטמן" w:date="2024-12-26T16:33:00Z">
        <w:r w:rsidRPr="006D2AE3" w:rsidDel="00D33707">
          <w:rPr>
            <w:rFonts w:ascii="Times New Roman" w:eastAsia="Times New Roman" w:hAnsi="Times New Roman" w:cs="David" w:hint="cs"/>
            <w:sz w:val="24"/>
            <w:szCs w:val="24"/>
            <w:rtl/>
            <w:lang w:eastAsia="he-IL"/>
          </w:rPr>
          <w:delText xml:space="preserve">כל רשויות התכנון והבניה, הרשויות הרלוונטיות וכל </w:delText>
        </w:r>
      </w:del>
      <w:del w:id="119" w:author="מרול אטמן" w:date="2025-02-03T17:40:00Z">
        <w:r w:rsidRPr="006D2AE3" w:rsidDel="002B0429">
          <w:rPr>
            <w:rFonts w:ascii="Times New Roman" w:eastAsia="Times New Roman" w:hAnsi="Times New Roman" w:cs="David" w:hint="cs"/>
            <w:sz w:val="24"/>
            <w:szCs w:val="24"/>
            <w:rtl/>
            <w:lang w:eastAsia="he-IL"/>
          </w:rPr>
          <w:delText>יתר הגורמים הנדרשים כהכנת רקע לתכנון היועץ ו</w:delText>
        </w:r>
        <w:r w:rsidRPr="006D2AE3" w:rsidDel="002B0429">
          <w:rPr>
            <w:rFonts w:ascii="Times New Roman" w:eastAsia="Times New Roman" w:hAnsi="Times New Roman" w:cs="David"/>
            <w:sz w:val="24"/>
            <w:szCs w:val="24"/>
            <w:rtl/>
            <w:lang w:eastAsia="he-IL"/>
          </w:rPr>
          <w:delText>א</w:delText>
        </w:r>
        <w:r w:rsidRPr="006D2AE3" w:rsidDel="002B0429">
          <w:rPr>
            <w:rFonts w:ascii="Times New Roman" w:eastAsia="Times New Roman" w:hAnsi="Times New Roman" w:cs="David" w:hint="cs"/>
            <w:sz w:val="24"/>
            <w:szCs w:val="24"/>
            <w:rtl/>
            <w:lang w:eastAsia="he-IL"/>
          </w:rPr>
          <w:delText>י</w:delText>
        </w:r>
        <w:r w:rsidRPr="006D2AE3" w:rsidDel="002B0429">
          <w:rPr>
            <w:rFonts w:ascii="Times New Roman" w:eastAsia="Times New Roman" w:hAnsi="Times New Roman" w:cs="David"/>
            <w:sz w:val="24"/>
            <w:szCs w:val="24"/>
            <w:rtl/>
            <w:lang w:eastAsia="he-IL"/>
          </w:rPr>
          <w:delText>שור התכנון הסופי של היועצים</w:delText>
        </w:r>
      </w:del>
      <w:r w:rsidRPr="006D2AE3">
        <w:rPr>
          <w:rFonts w:ascii="Times New Roman" w:eastAsia="Times New Roman" w:hAnsi="Times New Roman" w:cs="David"/>
          <w:sz w:val="24"/>
          <w:szCs w:val="24"/>
          <w:rtl/>
          <w:lang w:eastAsia="he-IL"/>
        </w:rPr>
        <w:t>.</w:t>
      </w:r>
    </w:p>
    <w:p w14:paraId="1E231399"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2B3A295"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00710B58"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BCCE0F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DDE83AC"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6C6E4811"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CFAFF5"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תכניות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039E268B"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539627C" w14:textId="48105126" w:rsidR="006D2AE3" w:rsidRPr="006D2AE3" w:rsidRDefault="004143FC">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Change w:id="120" w:author="מרול אטמן" w:date="2024-12-29T17:42:00Z">
          <w:pPr>
            <w:widowControl w:val="0"/>
            <w:numPr>
              <w:numId w:val="12"/>
            </w:numPr>
            <w:tabs>
              <w:tab w:val="num" w:pos="2160"/>
            </w:tabs>
            <w:spacing w:before="0" w:beforeAutospacing="0" w:after="0" w:afterAutospacing="0" w:line="240" w:lineRule="auto"/>
            <w:ind w:left="2160" w:hanging="720"/>
            <w:jc w:val="both"/>
          </w:pPr>
        </w:pPrChange>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 xml:space="preserve">מדי לשלב מפורט לביצוע בתוכנית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Pr>
          <w:rFonts w:ascii="Times New Roman" w:eastAsia="Times New Roman" w:hAnsi="Times New Roman" w:cs="David" w:hint="cs"/>
          <w:sz w:val="24"/>
          <w:szCs w:val="24"/>
          <w:rtl/>
          <w:lang w:eastAsia="he-IL"/>
        </w:rPr>
        <w:t xml:space="preserve"> </w:t>
      </w:r>
      <w:r w:rsidR="00415999">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המפורטות לביצוע.</w:t>
      </w:r>
    </w:p>
    <w:p w14:paraId="65840D88"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1607F61F" w14:textId="478BB346"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תכניות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הנ</w:t>
      </w:r>
      <w:r w:rsidR="004143FC">
        <w:rPr>
          <w:rFonts w:ascii="Times New Roman" w:eastAsia="Times New Roman" w:hAnsi="Times New Roman" w:cs="David" w:hint="cs"/>
          <w:sz w:val="24"/>
          <w:szCs w:val="24"/>
          <w:rtl/>
          <w:lang w:eastAsia="he-IL"/>
        </w:rPr>
        <w:t>גזרות מתוך המודל התלת מ</w:t>
      </w:r>
      <w:r w:rsidRPr="006D2AE3">
        <w:rPr>
          <w:rFonts w:ascii="Times New Roman" w:eastAsia="Times New Roman" w:hAnsi="Times New Roman" w:cs="David" w:hint="cs"/>
          <w:sz w:val="24"/>
          <w:szCs w:val="24"/>
          <w:rtl/>
          <w:lang w:eastAsia="he-IL"/>
        </w:rPr>
        <w:t>מדי</w:t>
      </w:r>
      <w:r w:rsidRPr="006D2AE3">
        <w:rPr>
          <w:rFonts w:ascii="Times New Roman" w:eastAsia="Times New Roman" w:hAnsi="Times New Roman" w:cs="David"/>
          <w:sz w:val="24"/>
          <w:szCs w:val="24"/>
          <w:rtl/>
          <w:lang w:eastAsia="he-IL"/>
        </w:rPr>
        <w:t xml:space="preserve"> והצעת פתרונות טכניים של שילוב מערכות 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4A79C35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C472C9B" w14:textId="55695F18"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11870DE7"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052D175C" w14:textId="4671ED51"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בדיקת תכניות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2DE5DFFE"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66CED642" w14:textId="1BAA0ED9"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ייעוץ לאדריכל וליועצים האחרים בקשר לפירים, להכנות הבינוי, לתשתיות וכיוב'.</w:t>
      </w:r>
    </w:p>
    <w:p w14:paraId="27FE8AA7"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B19F8FD" w14:textId="66086D2D"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5E71F752"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529F6E7" w14:textId="6C514916"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45F1EE4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D4E3ADB" w14:textId="790C8E74"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del w:id="121" w:author="מרול אטמן" w:date="2025-02-03T17:41:00Z">
        <w:r w:rsidRPr="006D2AE3" w:rsidDel="002B0429">
          <w:rPr>
            <w:rFonts w:ascii="Times New Roman" w:eastAsia="Times New Roman" w:hAnsi="Times New Roman" w:cs="David" w:hint="cs"/>
            <w:sz w:val="24"/>
            <w:szCs w:val="24"/>
            <w:rtl/>
            <w:lang w:eastAsia="he-IL"/>
          </w:rPr>
          <w:delText>בדיקת</w:delText>
        </w:r>
        <w:r w:rsidRPr="006D2AE3" w:rsidDel="002B0429">
          <w:rPr>
            <w:rFonts w:ascii="Times New Roman" w:eastAsia="Times New Roman" w:hAnsi="Times New Roman" w:cs="David"/>
            <w:sz w:val="24"/>
            <w:szCs w:val="24"/>
            <w:rtl/>
            <w:lang w:eastAsia="he-IL"/>
          </w:rPr>
          <w:delText xml:space="preserve"> </w:delText>
        </w:r>
        <w:r w:rsidRPr="006D2AE3" w:rsidDel="002B0429">
          <w:rPr>
            <w:rFonts w:ascii="Times New Roman" w:eastAsia="Times New Roman" w:hAnsi="Times New Roman" w:cs="David" w:hint="cs"/>
            <w:sz w:val="24"/>
            <w:szCs w:val="24"/>
            <w:rtl/>
            <w:lang w:eastAsia="he-IL"/>
          </w:rPr>
          <w:delText>ה</w:delText>
        </w:r>
        <w:r w:rsidRPr="006D2AE3" w:rsidDel="002B0429">
          <w:rPr>
            <w:rFonts w:ascii="Times New Roman" w:eastAsia="Times New Roman" w:hAnsi="Times New Roman" w:cs="David"/>
            <w:sz w:val="24"/>
            <w:szCs w:val="24"/>
            <w:rtl/>
            <w:lang w:eastAsia="he-IL"/>
          </w:rPr>
          <w:delText>שינויים בתוכניות ככל שיתחייב להתאמת הפרויקט למסגרת התקציבית כפי שיקבע ע"י המזמין</w:delText>
        </w:r>
      </w:del>
      <w:ins w:id="122" w:author="מרול אטמן" w:date="2025-02-03T17:41:00Z">
        <w:r w:rsidR="002B042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6D34DE7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0466AB2" w14:textId="2116C030"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23" w:author="מרול אטמן" w:date="2025-02-03T17:41:00Z">
        <w:r w:rsidRPr="006D2AE3" w:rsidDel="002B0429">
          <w:rPr>
            <w:rFonts w:ascii="Times New Roman" w:eastAsia="Times New Roman" w:hAnsi="Times New Roman" w:cs="David"/>
            <w:sz w:val="24"/>
            <w:szCs w:val="24"/>
            <w:rtl/>
            <w:lang w:eastAsia="he-IL"/>
          </w:rPr>
          <w:delText xml:space="preserve">אישור תכניות </w:delText>
        </w:r>
        <w:r w:rsidRPr="006D2AE3" w:rsidDel="002B0429">
          <w:rPr>
            <w:rFonts w:ascii="Times New Roman" w:eastAsia="Times New Roman" w:hAnsi="Times New Roman" w:cs="David" w:hint="cs"/>
            <w:sz w:val="24"/>
            <w:szCs w:val="24"/>
            <w:rtl/>
            <w:lang w:eastAsia="he-IL"/>
          </w:rPr>
          <w:delText>מפורטות</w:delText>
        </w:r>
        <w:r w:rsidRPr="006D2AE3" w:rsidDel="002B0429">
          <w:rPr>
            <w:rFonts w:ascii="Times New Roman" w:eastAsia="Times New Roman" w:hAnsi="Times New Roman" w:cs="David"/>
            <w:sz w:val="24"/>
            <w:szCs w:val="24"/>
            <w:rtl/>
            <w:lang w:eastAsia="he-IL"/>
          </w:rPr>
          <w:delText xml:space="preserve"> לביצוע</w:delText>
        </w:r>
      </w:del>
      <w:ins w:id="124" w:author="מרול אטמן" w:date="2025-02-03T17:41:00Z">
        <w:r w:rsidR="002B042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4877F9D1"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DB7A7E2" w14:textId="0E3DBBB5"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הפקה והפצת תכניות וחתכים צבעוניים לביצוע באתר</w:t>
      </w:r>
      <w:r w:rsidRPr="006D2AE3">
        <w:rPr>
          <w:rFonts w:ascii="Times New Roman" w:eastAsia="Times New Roman" w:hAnsi="Times New Roman" w:cs="David" w:hint="cs"/>
          <w:sz w:val="24"/>
          <w:szCs w:val="24"/>
          <w:rtl/>
          <w:lang w:eastAsia="he-IL"/>
        </w:rPr>
        <w:t>.</w:t>
      </w:r>
    </w:p>
    <w:p w14:paraId="49B06497"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F0FC661"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וי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בכל הקשור בהכנת המכרזים ופרסומם.</w:t>
      </w:r>
    </w:p>
    <w:p w14:paraId="6B3A42B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1D56C5" w14:textId="7156D4E2"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בכל הקשור להצעות הקבלנים.</w:t>
      </w:r>
    </w:p>
    <w:p w14:paraId="41968EB8"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7EE09CD" w14:textId="77777777" w:rsidR="006D2AE3" w:rsidRPr="006D2AE3" w:rsidRDefault="006D2AE3" w:rsidP="006D2AE3">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מובהר בזאת שה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יכין, באם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דרש מסמכים למכרזים, עוד לפני השלמת המסמכים המפורטים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w:t>
      </w:r>
    </w:p>
    <w:p w14:paraId="11FAD8F7"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6226E3" w14:textId="62C3E23B"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del w:id="125" w:author="מרול אטמן" w:date="2025-02-03T17:41:00Z">
        <w:r w:rsidRPr="006D2AE3" w:rsidDel="002B0429">
          <w:rPr>
            <w:rFonts w:ascii="Times New Roman" w:eastAsia="Times New Roman" w:hAnsi="Times New Roman" w:cs="David"/>
            <w:sz w:val="24"/>
            <w:szCs w:val="24"/>
            <w:u w:val="single"/>
            <w:rtl/>
            <w:lang w:eastAsia="he-IL"/>
          </w:rPr>
          <w:delText>פיקוח עליון</w:delText>
        </w:r>
      </w:del>
      <w:ins w:id="126" w:author="מרול אטמן" w:date="2025-02-03T17:41:00Z">
        <w:r w:rsidR="002B0429">
          <w:rPr>
            <w:rFonts w:ascii="Times New Roman" w:eastAsia="Times New Roman" w:hAnsi="Times New Roman" w:cs="David" w:hint="cs"/>
            <w:sz w:val="24"/>
            <w:szCs w:val="24"/>
            <w:u w:val="single"/>
            <w:rtl/>
            <w:lang w:eastAsia="he-IL"/>
          </w:rPr>
          <w:t>ליווי ב</w:t>
        </w:r>
      </w:ins>
      <w:ins w:id="127" w:author="מרול אטמן" w:date="2025-02-03T17:42:00Z">
        <w:r w:rsidR="002B0429">
          <w:rPr>
            <w:rFonts w:ascii="Times New Roman" w:eastAsia="Times New Roman" w:hAnsi="Times New Roman" w:cs="David" w:hint="cs"/>
            <w:sz w:val="24"/>
            <w:szCs w:val="24"/>
            <w:u w:val="single"/>
            <w:rtl/>
            <w:lang w:eastAsia="he-IL"/>
          </w:rPr>
          <w:t>תקופת הביצוע</w:t>
        </w:r>
      </w:ins>
      <w:r w:rsidRPr="006D2AE3">
        <w:rPr>
          <w:rFonts w:ascii="Times New Roman" w:eastAsia="Times New Roman" w:hAnsi="Times New Roman" w:cs="David"/>
          <w:sz w:val="24"/>
          <w:szCs w:val="24"/>
          <w:rtl/>
          <w:lang w:eastAsia="he-IL"/>
        </w:rPr>
        <w:t>:</w:t>
      </w:r>
    </w:p>
    <w:p w14:paraId="537AC448"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27C8D4A0" w14:textId="115565DA"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r>
      <w:del w:id="128" w:author="מרול אטמן" w:date="2025-02-03T17:42:00Z">
        <w:r w:rsidRPr="006D2AE3" w:rsidDel="002B0429">
          <w:rPr>
            <w:rFonts w:ascii="Times New Roman" w:eastAsia="Times New Roman" w:hAnsi="Times New Roman" w:cs="David"/>
            <w:sz w:val="24"/>
            <w:szCs w:val="24"/>
            <w:rtl/>
            <w:lang w:eastAsia="he-IL"/>
          </w:rPr>
          <w:delText>הפ</w:delText>
        </w:r>
        <w:r w:rsidRPr="006D2AE3" w:rsidDel="002B0429">
          <w:rPr>
            <w:rFonts w:ascii="Times New Roman" w:eastAsia="Times New Roman" w:hAnsi="Times New Roman" w:cs="David" w:hint="cs"/>
            <w:sz w:val="24"/>
            <w:szCs w:val="24"/>
            <w:rtl/>
            <w:lang w:eastAsia="he-IL"/>
          </w:rPr>
          <w:delText>י</w:delText>
        </w:r>
        <w:r w:rsidRPr="006D2AE3" w:rsidDel="002B0429">
          <w:rPr>
            <w:rFonts w:ascii="Times New Roman" w:eastAsia="Times New Roman" w:hAnsi="Times New Roman" w:cs="David"/>
            <w:sz w:val="24"/>
            <w:szCs w:val="24"/>
            <w:rtl/>
            <w:lang w:eastAsia="he-IL"/>
          </w:rPr>
          <w:delText>קוח העליון</w:delText>
        </w:r>
      </w:del>
      <w:ins w:id="129" w:author="מרול אטמן" w:date="2025-02-03T17:42:00Z">
        <w:r w:rsidR="002B0429">
          <w:rPr>
            <w:rFonts w:ascii="Times New Roman" w:eastAsia="Times New Roman" w:hAnsi="Times New Roman" w:cs="David" w:hint="cs"/>
            <w:sz w:val="24"/>
            <w:szCs w:val="24"/>
            <w:rtl/>
            <w:lang w:eastAsia="he-IL"/>
          </w:rPr>
          <w:t>הליווי</w:t>
        </w:r>
      </w:ins>
      <w:r w:rsidRPr="006D2AE3">
        <w:rPr>
          <w:rFonts w:ascii="Times New Roman" w:eastAsia="Times New Roman" w:hAnsi="Times New Roman" w:cs="David"/>
          <w:sz w:val="24"/>
          <w:szCs w:val="24"/>
          <w:rtl/>
          <w:lang w:eastAsia="he-IL"/>
        </w:rPr>
        <w:t xml:space="preserve">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5E91C920"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9DDCA03" w14:textId="78C9B26D"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6C9B9274" w14:textId="6CCEE6D9"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74E6347" w14:textId="58DBEC6F" w:rsidR="006D2AE3" w:rsidRPr="006D2AE3" w:rsidDel="00816E4F" w:rsidRDefault="006D2AE3" w:rsidP="006D2AE3">
      <w:pPr>
        <w:widowControl w:val="0"/>
        <w:numPr>
          <w:ilvl w:val="0"/>
          <w:numId w:val="8"/>
        </w:numPr>
        <w:tabs>
          <w:tab w:val="num" w:pos="2522"/>
        </w:tabs>
        <w:spacing w:before="0" w:beforeAutospacing="0" w:after="0" w:afterAutospacing="0" w:line="240" w:lineRule="auto"/>
        <w:ind w:left="2522" w:hanging="362"/>
        <w:jc w:val="both"/>
        <w:rPr>
          <w:del w:id="130" w:author="מרול אטמן" w:date="2025-02-03T18:02:00Z"/>
          <w:rFonts w:ascii="Times New Roman" w:eastAsia="Times New Roman" w:hAnsi="Times New Roman" w:cs="David"/>
          <w:sz w:val="24"/>
          <w:szCs w:val="24"/>
          <w:rtl/>
          <w:lang w:eastAsia="he-IL"/>
        </w:rPr>
      </w:pPr>
      <w:del w:id="131" w:author="מרול אטמן" w:date="2025-02-03T18:02:00Z">
        <w:r w:rsidRPr="006D2AE3" w:rsidDel="00816E4F">
          <w:rPr>
            <w:rFonts w:ascii="Times New Roman" w:eastAsia="Times New Roman" w:hAnsi="Times New Roman" w:cs="David"/>
            <w:sz w:val="24"/>
            <w:szCs w:val="24"/>
            <w:rtl/>
            <w:lang w:eastAsia="he-IL"/>
          </w:rPr>
          <w:delText xml:space="preserve">עדכון </w:delText>
        </w:r>
        <w:r w:rsidRPr="006D2AE3" w:rsidDel="00816E4F">
          <w:rPr>
            <w:rFonts w:ascii="Times New Roman" w:eastAsia="Times New Roman" w:hAnsi="Times New Roman" w:cs="David" w:hint="cs"/>
            <w:sz w:val="24"/>
            <w:szCs w:val="24"/>
            <w:rtl/>
            <w:lang w:eastAsia="he-IL"/>
          </w:rPr>
          <w:delText>מודל</w:delText>
        </w:r>
        <w:r w:rsidRPr="006D2AE3" w:rsidDel="00816E4F">
          <w:rPr>
            <w:rFonts w:ascii="Times New Roman" w:eastAsia="Times New Roman" w:hAnsi="Times New Roman" w:cs="David"/>
            <w:sz w:val="24"/>
            <w:szCs w:val="24"/>
            <w:rtl/>
            <w:lang w:eastAsia="he-IL"/>
          </w:rPr>
          <w:delText xml:space="preserve"> </w:delText>
        </w:r>
        <w:r w:rsidRPr="006D2AE3" w:rsidDel="00816E4F">
          <w:rPr>
            <w:rFonts w:ascii="Times New Roman" w:eastAsia="Times New Roman" w:hAnsi="Times New Roman" w:cs="David" w:hint="cs"/>
            <w:sz w:val="24"/>
            <w:szCs w:val="24"/>
            <w:rtl/>
            <w:lang w:eastAsia="he-IL"/>
          </w:rPr>
          <w:delText xml:space="preserve">תיאום המערכות, החתכים </w:delText>
        </w:r>
        <w:r w:rsidRPr="006D2AE3" w:rsidDel="00816E4F">
          <w:rPr>
            <w:rFonts w:ascii="Times New Roman" w:eastAsia="Times New Roman" w:hAnsi="Times New Roman" w:cs="David"/>
            <w:sz w:val="24"/>
            <w:szCs w:val="24"/>
            <w:rtl/>
            <w:lang w:eastAsia="he-IL"/>
          </w:rPr>
          <w:delText>והפרטים בהתאם לשינויים שיתחייבו מבעיות שיופיעו במהלך ב</w:delText>
        </w:r>
        <w:r w:rsidRPr="006D2AE3" w:rsidDel="00816E4F">
          <w:rPr>
            <w:rFonts w:ascii="Times New Roman" w:eastAsia="Times New Roman" w:hAnsi="Times New Roman" w:cs="David" w:hint="cs"/>
            <w:sz w:val="24"/>
            <w:szCs w:val="24"/>
            <w:rtl/>
            <w:lang w:eastAsia="he-IL"/>
          </w:rPr>
          <w:delText>י</w:delText>
        </w:r>
        <w:r w:rsidRPr="006D2AE3" w:rsidDel="00816E4F">
          <w:rPr>
            <w:rFonts w:ascii="Times New Roman" w:eastAsia="Times New Roman" w:hAnsi="Times New Roman" w:cs="David"/>
            <w:sz w:val="24"/>
            <w:szCs w:val="24"/>
            <w:rtl/>
            <w:lang w:eastAsia="he-IL"/>
          </w:rPr>
          <w:delText xml:space="preserve">צוע העבודות </w:delText>
        </w:r>
        <w:r w:rsidRPr="006D2AE3" w:rsidDel="00816E4F">
          <w:rPr>
            <w:rFonts w:ascii="Times New Roman" w:eastAsia="Times New Roman" w:hAnsi="Times New Roman" w:cs="David" w:hint="cs"/>
            <w:sz w:val="24"/>
            <w:szCs w:val="24"/>
            <w:rtl/>
            <w:lang w:eastAsia="he-IL"/>
          </w:rPr>
          <w:delText>ע"י</w:delText>
        </w:r>
        <w:r w:rsidRPr="006D2AE3" w:rsidDel="00816E4F">
          <w:rPr>
            <w:rFonts w:ascii="Times New Roman" w:eastAsia="Times New Roman" w:hAnsi="Times New Roman" w:cs="David"/>
            <w:sz w:val="24"/>
            <w:szCs w:val="24"/>
            <w:rtl/>
            <w:lang w:eastAsia="he-IL"/>
          </w:rPr>
          <w:delText xml:space="preserve"> </w:delText>
        </w:r>
        <w:r w:rsidRPr="006D2AE3" w:rsidDel="00816E4F">
          <w:rPr>
            <w:rFonts w:ascii="Times New Roman" w:eastAsia="Times New Roman" w:hAnsi="Times New Roman" w:cs="David" w:hint="cs"/>
            <w:sz w:val="24"/>
            <w:szCs w:val="24"/>
            <w:rtl/>
            <w:lang w:eastAsia="he-IL"/>
          </w:rPr>
          <w:delText>הקבלן, אשר אושרו מראש ע"י המזמין והמנהל.</w:delText>
        </w:r>
        <w:r w:rsidRPr="006D2AE3" w:rsidDel="00816E4F">
          <w:rPr>
            <w:rFonts w:ascii="Times New Roman" w:eastAsia="Times New Roman" w:hAnsi="Times New Roman" w:cs="David"/>
            <w:sz w:val="24"/>
            <w:szCs w:val="24"/>
            <w:rtl/>
            <w:lang w:eastAsia="he-IL"/>
          </w:rPr>
          <w:delText xml:space="preserve"> כל עדכון יבוצע בתאום עם המנהל בכתב.</w:delText>
        </w:r>
      </w:del>
    </w:p>
    <w:p w14:paraId="05436D71" w14:textId="080A5457" w:rsidR="006D2AE3" w:rsidRPr="006D2AE3" w:rsidDel="00816E4F" w:rsidRDefault="006D2AE3" w:rsidP="006D2AE3">
      <w:pPr>
        <w:widowControl w:val="0"/>
        <w:spacing w:before="0" w:beforeAutospacing="0" w:after="0" w:afterAutospacing="0" w:line="240" w:lineRule="auto"/>
        <w:ind w:left="2522"/>
        <w:jc w:val="both"/>
        <w:rPr>
          <w:del w:id="132" w:author="מרול אטמן" w:date="2025-02-03T18:02:00Z"/>
          <w:rFonts w:ascii="Times New Roman" w:eastAsia="Times New Roman" w:hAnsi="Times New Roman" w:cs="David"/>
          <w:sz w:val="24"/>
          <w:szCs w:val="24"/>
          <w:rtl/>
          <w:lang w:eastAsia="he-IL"/>
        </w:rPr>
      </w:pPr>
    </w:p>
    <w:p w14:paraId="06CA48F1" w14:textId="62132EBD" w:rsidR="006D2AE3" w:rsidRPr="006D2AE3" w:rsidDel="00816E4F" w:rsidRDefault="006D2AE3" w:rsidP="006D2AE3">
      <w:pPr>
        <w:widowControl w:val="0"/>
        <w:numPr>
          <w:ilvl w:val="0"/>
          <w:numId w:val="8"/>
        </w:numPr>
        <w:tabs>
          <w:tab w:val="num" w:pos="2522"/>
        </w:tabs>
        <w:spacing w:before="0" w:beforeAutospacing="0" w:after="0" w:afterAutospacing="0" w:line="240" w:lineRule="auto"/>
        <w:ind w:left="2522" w:hanging="362"/>
        <w:jc w:val="both"/>
        <w:rPr>
          <w:del w:id="133" w:author="מרול אטמן" w:date="2025-02-03T18:02:00Z"/>
          <w:rFonts w:ascii="Times New Roman" w:eastAsia="Times New Roman" w:hAnsi="Times New Roman" w:cs="David"/>
          <w:sz w:val="24"/>
          <w:szCs w:val="24"/>
          <w:rtl/>
          <w:lang w:eastAsia="he-IL"/>
        </w:rPr>
      </w:pPr>
      <w:del w:id="134" w:author="מרול אטמן" w:date="2025-02-03T18:02:00Z">
        <w:r w:rsidRPr="006D2AE3" w:rsidDel="00816E4F">
          <w:rPr>
            <w:rFonts w:ascii="Times New Roman" w:eastAsia="Times New Roman" w:hAnsi="Times New Roman" w:cs="David"/>
            <w:sz w:val="24"/>
            <w:szCs w:val="24"/>
            <w:rtl/>
            <w:lang w:eastAsia="he-IL"/>
          </w:rPr>
          <w:delText>השתתפות בקבלת העבודות ואישור גמר ביצוע העבודות, בתאום עם היועצים. העברת רשימות ליקויים לתיקון.</w:delText>
        </w:r>
      </w:del>
    </w:p>
    <w:p w14:paraId="195D0491" w14:textId="41601D38"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084FF4D" w14:textId="32BCBDED"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ייעוץ למנהל והשתתפות בדיונים ובברורים עם הקבלנים בקשר עם </w:t>
      </w:r>
      <w:del w:id="135" w:author="מרול אטמן" w:date="2025-02-03T18:02:00Z">
        <w:r w:rsidRPr="006D2AE3" w:rsidDel="00816E4F">
          <w:rPr>
            <w:rFonts w:ascii="Times New Roman" w:eastAsia="Times New Roman" w:hAnsi="Times New Roman" w:cs="David"/>
            <w:sz w:val="24"/>
            <w:szCs w:val="24"/>
            <w:rtl/>
            <w:lang w:eastAsia="he-IL"/>
          </w:rPr>
          <w:delText>ביצוע העבודות ובפיקוח העליון עליהן ועל התאמתן לתנאי החוזים עם קבלני העבודות, הן לפני מסירת העבודה והן בתקופת הבדק</w:delText>
        </w:r>
      </w:del>
      <w:ins w:id="136" w:author="מרול אטמן" w:date="2025-02-03T18:02:00Z">
        <w:r w:rsidR="00816E4F">
          <w:rPr>
            <w:rFonts w:ascii="Times New Roman" w:eastAsia="Times New Roman" w:hAnsi="Times New Roman" w:cs="David" w:hint="cs"/>
            <w:sz w:val="24"/>
            <w:szCs w:val="24"/>
            <w:rtl/>
            <w:lang w:eastAsia="he-IL"/>
          </w:rPr>
          <w:t>תיאום המערכות</w:t>
        </w:r>
      </w:ins>
      <w:r w:rsidRPr="006D2AE3">
        <w:rPr>
          <w:rFonts w:ascii="Times New Roman" w:eastAsia="Times New Roman" w:hAnsi="Times New Roman" w:cs="David"/>
          <w:sz w:val="24"/>
          <w:szCs w:val="24"/>
          <w:rtl/>
          <w:lang w:eastAsia="he-IL"/>
        </w:rPr>
        <w:t>.</w:t>
      </w:r>
    </w:p>
    <w:p w14:paraId="2942F189" w14:textId="0C9BD706"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838CFF7" w14:textId="3D6890A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לפתרונות במקרים של כשלים בבצוע העבודות לעומת התכנון.</w:t>
      </w:r>
    </w:p>
    <w:p w14:paraId="068EFD3E" w14:textId="6F8222CB"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695E414" w14:textId="693CB72A"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2F5BA1B8" w14:textId="594BB261"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957CA23" w14:textId="2D695825"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67F286B1" w14:textId="3D674D65"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E26164E" w14:textId="53358DA2" w:rsidR="006D2AE3" w:rsidRPr="006D2AE3" w:rsidDel="00816E4F" w:rsidRDefault="006D2AE3" w:rsidP="006D2AE3">
      <w:pPr>
        <w:widowControl w:val="0"/>
        <w:numPr>
          <w:ilvl w:val="0"/>
          <w:numId w:val="8"/>
        </w:numPr>
        <w:tabs>
          <w:tab w:val="num" w:pos="2522"/>
        </w:tabs>
        <w:spacing w:before="0" w:beforeAutospacing="0" w:after="0" w:afterAutospacing="0" w:line="240" w:lineRule="auto"/>
        <w:ind w:left="2522" w:hanging="362"/>
        <w:jc w:val="both"/>
        <w:rPr>
          <w:del w:id="137" w:author="מרול אטמן" w:date="2025-02-03T18:03:00Z"/>
          <w:rFonts w:ascii="Times New Roman" w:eastAsia="Times New Roman" w:hAnsi="Times New Roman" w:cs="David"/>
          <w:sz w:val="24"/>
          <w:szCs w:val="24"/>
          <w:rtl/>
          <w:lang w:eastAsia="he-IL"/>
        </w:rPr>
      </w:pPr>
      <w:del w:id="138" w:author="מרול אטמן" w:date="2025-02-03T18:03:00Z">
        <w:r w:rsidRPr="006D2AE3" w:rsidDel="00816E4F">
          <w:rPr>
            <w:rFonts w:ascii="Times New Roman" w:eastAsia="Times New Roman" w:hAnsi="Times New Roman" w:cs="David"/>
            <w:sz w:val="24"/>
            <w:szCs w:val="24"/>
            <w:rtl/>
            <w:lang w:eastAsia="he-IL"/>
          </w:rPr>
          <w:delText>כל יתר הדרוש לפיקוח עליון, ולביקורת על הבניה.</w:delText>
        </w:r>
      </w:del>
    </w:p>
    <w:p w14:paraId="76329EA7" w14:textId="48876814" w:rsidR="006D2AE3" w:rsidRPr="006D2AE3" w:rsidDel="00816E4F" w:rsidRDefault="006D2AE3" w:rsidP="006D2AE3">
      <w:pPr>
        <w:widowControl w:val="0"/>
        <w:spacing w:before="0" w:beforeAutospacing="0" w:after="0" w:afterAutospacing="0" w:line="240" w:lineRule="auto"/>
        <w:ind w:left="2522"/>
        <w:jc w:val="both"/>
        <w:rPr>
          <w:del w:id="139" w:author="מרול אטמן" w:date="2025-02-03T18:03:00Z"/>
          <w:rFonts w:ascii="Times New Roman" w:eastAsia="Times New Roman" w:hAnsi="Times New Roman" w:cs="David"/>
          <w:sz w:val="24"/>
          <w:szCs w:val="24"/>
          <w:rtl/>
          <w:lang w:eastAsia="he-IL"/>
        </w:rPr>
      </w:pPr>
    </w:p>
    <w:p w14:paraId="0EFD513A" w14:textId="2E6FB856" w:rsidR="006D2AE3" w:rsidRPr="006D2AE3" w:rsidDel="00816E4F" w:rsidRDefault="006D2AE3" w:rsidP="006D2AE3">
      <w:pPr>
        <w:widowControl w:val="0"/>
        <w:numPr>
          <w:ilvl w:val="0"/>
          <w:numId w:val="8"/>
        </w:numPr>
        <w:tabs>
          <w:tab w:val="num" w:pos="2522"/>
        </w:tabs>
        <w:spacing w:before="0" w:beforeAutospacing="0" w:after="0" w:afterAutospacing="0" w:line="240" w:lineRule="auto"/>
        <w:ind w:left="2522" w:hanging="362"/>
        <w:jc w:val="both"/>
        <w:rPr>
          <w:del w:id="140" w:author="מרול אטמן" w:date="2025-02-03T18:03:00Z"/>
          <w:rFonts w:ascii="Times New Roman" w:eastAsia="Times New Roman" w:hAnsi="Times New Roman" w:cs="David"/>
          <w:sz w:val="24"/>
          <w:szCs w:val="24"/>
          <w:rtl/>
          <w:lang w:eastAsia="he-IL"/>
        </w:rPr>
      </w:pPr>
      <w:del w:id="141" w:author="מרול אטמן" w:date="2025-02-03T18:03:00Z">
        <w:r w:rsidRPr="006D2AE3" w:rsidDel="00816E4F">
          <w:rPr>
            <w:rFonts w:ascii="Times New Roman" w:eastAsia="Times New Roman" w:hAnsi="Times New Roman" w:cs="David"/>
            <w:sz w:val="24"/>
            <w:szCs w:val="24"/>
            <w:rtl/>
            <w:lang w:eastAsia="he-IL"/>
          </w:rPr>
          <w:delText>עיבוד תכניות הפרויקט כפי שבוצעו למעשה (</w:delText>
        </w:r>
        <w:r w:rsidRPr="006D2AE3" w:rsidDel="00816E4F">
          <w:rPr>
            <w:rFonts w:ascii="Times New Roman" w:eastAsia="Times New Roman" w:hAnsi="Times New Roman" w:cs="David"/>
            <w:sz w:val="24"/>
            <w:szCs w:val="24"/>
            <w:lang w:eastAsia="he-IL"/>
          </w:rPr>
          <w:delText>AS-MADE</w:delText>
        </w:r>
        <w:r w:rsidRPr="006D2AE3" w:rsidDel="00816E4F">
          <w:rPr>
            <w:rFonts w:ascii="Times New Roman" w:eastAsia="Times New Roman" w:hAnsi="Times New Roman" w:cs="David"/>
            <w:sz w:val="24"/>
            <w:szCs w:val="24"/>
            <w:rtl/>
            <w:lang w:eastAsia="he-IL"/>
          </w:rPr>
          <w:delText xml:space="preserve">) על בסיס תכניות </w:delText>
        </w:r>
        <w:r w:rsidRPr="006D2AE3" w:rsidDel="00816E4F">
          <w:rPr>
            <w:rFonts w:ascii="Times New Roman" w:eastAsia="Times New Roman" w:hAnsi="Times New Roman" w:cs="David"/>
            <w:sz w:val="24"/>
            <w:szCs w:val="24"/>
            <w:lang w:eastAsia="he-IL"/>
          </w:rPr>
          <w:delText>AS-MADE</w:delText>
        </w:r>
        <w:r w:rsidRPr="006D2AE3" w:rsidDel="00816E4F">
          <w:rPr>
            <w:rFonts w:ascii="Times New Roman" w:eastAsia="Times New Roman" w:hAnsi="Times New Roman" w:cs="David"/>
            <w:sz w:val="24"/>
            <w:szCs w:val="24"/>
            <w:rtl/>
            <w:lang w:eastAsia="he-IL"/>
          </w:rPr>
          <w:delText xml:space="preserve"> שימסור הקבלן תוך ציון כל השינויים שחלו בזמן הביצוע, ומסירתם למזמין ע"ג דיסקט.</w:delText>
        </w:r>
      </w:del>
    </w:p>
    <w:p w14:paraId="2721C88E" w14:textId="0EFF98E8" w:rsidR="006D2AE3" w:rsidRPr="006D2AE3" w:rsidDel="00816E4F" w:rsidRDefault="006D2AE3" w:rsidP="006D2AE3">
      <w:pPr>
        <w:widowControl w:val="0"/>
        <w:spacing w:before="0" w:beforeAutospacing="0" w:after="0" w:afterAutospacing="0" w:line="240" w:lineRule="auto"/>
        <w:ind w:left="2160" w:hanging="720"/>
        <w:jc w:val="both"/>
        <w:rPr>
          <w:del w:id="142" w:author="מרול אטמן" w:date="2025-02-03T18:03:00Z"/>
          <w:rFonts w:ascii="Times New Roman" w:eastAsia="Times New Roman" w:hAnsi="Times New Roman" w:cs="David"/>
          <w:sz w:val="24"/>
          <w:szCs w:val="24"/>
          <w:rtl/>
          <w:lang w:eastAsia="he-IL"/>
        </w:rPr>
      </w:pPr>
    </w:p>
    <w:p w14:paraId="5617C90D" w14:textId="3A16CF7F" w:rsidR="006D2AE3" w:rsidRPr="006D2AE3" w:rsidRDefault="006D2AE3" w:rsidP="006D2AE3">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p>
    <w:p w14:paraId="6988CCEA" w14:textId="1BBB69FF"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402A1B01"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2A5AC1B8" w14:textId="713398C0" w:rsidR="00C3509C" w:rsidRPr="006D2AE3" w:rsidRDefault="003F3C6F" w:rsidP="003F3C6F">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ב. </w:t>
      </w:r>
      <w:r w:rsidR="006D2AE3" w:rsidRPr="006D2AE3">
        <w:rPr>
          <w:rFonts w:ascii="Times New Roman" w:eastAsia="Times New Roman" w:hAnsi="Times New Roman" w:cs="David"/>
          <w:sz w:val="24"/>
          <w:szCs w:val="24"/>
          <w:rtl/>
          <w:lang w:eastAsia="he-IL"/>
        </w:rPr>
        <w:tab/>
        <w:t xml:space="preserve">אין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76C666D7" w14:textId="1D508D06" w:rsidR="006D2AE3" w:rsidDel="00154045" w:rsidRDefault="003F3C6F" w:rsidP="003F3C6F">
      <w:pPr>
        <w:widowControl w:val="0"/>
        <w:spacing w:before="0" w:beforeAutospacing="0" w:after="0" w:afterAutospacing="0" w:line="276" w:lineRule="auto"/>
        <w:ind w:left="2160" w:hanging="720"/>
        <w:jc w:val="both"/>
        <w:rPr>
          <w:del w:id="143" w:author="מרול אטמן" w:date="2025-02-03T18:03:00Z"/>
          <w:rFonts w:ascii="Times New Roman" w:eastAsia="Times New Roman" w:hAnsi="Times New Roman" w:cs="David"/>
          <w:sz w:val="24"/>
          <w:szCs w:val="24"/>
          <w:rtl/>
          <w:lang w:eastAsia="he-IL"/>
        </w:rPr>
      </w:pPr>
      <w:del w:id="144" w:author="מרול אטמן" w:date="2025-02-03T18:03:00Z">
        <w:r w:rsidDel="00154045">
          <w:rPr>
            <w:rFonts w:ascii="Times New Roman" w:eastAsia="Times New Roman" w:hAnsi="Times New Roman" w:cs="David" w:hint="cs"/>
            <w:sz w:val="24"/>
            <w:szCs w:val="24"/>
            <w:rtl/>
            <w:lang w:eastAsia="he-IL"/>
          </w:rPr>
          <w:delText xml:space="preserve">ג. </w:delText>
        </w:r>
        <w:r w:rsidR="006D2AE3" w:rsidRPr="006D2AE3" w:rsidDel="00154045">
          <w:rPr>
            <w:rFonts w:ascii="Times New Roman" w:eastAsia="Times New Roman" w:hAnsi="Times New Roman" w:cs="David"/>
            <w:sz w:val="24"/>
            <w:szCs w:val="24"/>
            <w:rtl/>
            <w:lang w:eastAsia="he-IL"/>
          </w:rPr>
          <w:tab/>
          <w:delText>י</w:delText>
        </w:r>
        <w:r w:rsidR="006D2AE3" w:rsidRPr="006D2AE3" w:rsidDel="00154045">
          <w:rPr>
            <w:rFonts w:ascii="Times New Roman" w:eastAsia="Times New Roman" w:hAnsi="Times New Roman" w:cs="David" w:hint="cs"/>
            <w:sz w:val="24"/>
            <w:szCs w:val="24"/>
            <w:rtl/>
            <w:lang w:eastAsia="he-IL"/>
          </w:rPr>
          <w:delText>י</w:delText>
        </w:r>
        <w:r w:rsidR="006D2AE3" w:rsidRPr="006D2AE3" w:rsidDel="00154045">
          <w:rPr>
            <w:rFonts w:ascii="Times New Roman" w:eastAsia="Times New Roman" w:hAnsi="Times New Roman" w:cs="David"/>
            <w:sz w:val="24"/>
            <w:szCs w:val="24"/>
            <w:rtl/>
            <w:lang w:eastAsia="he-IL"/>
          </w:rPr>
          <w:delText>עוץ למזמין בדבר אחזקת המתקן.</w:delText>
        </w:r>
      </w:del>
    </w:p>
    <w:p w14:paraId="34642C62" w14:textId="77777777" w:rsidR="003F3C6F"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2078332" w14:textId="77777777" w:rsidR="003F3C6F" w:rsidRPr="006D2AE3"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540D599"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34F56E1"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25C4CFBB" w14:textId="77777777" w:rsidR="006D2AE3" w:rsidRPr="006D2AE3" w:rsidRDefault="006D2AE3" w:rsidP="00282052">
      <w:pPr>
        <w:widowControl w:val="0"/>
        <w:tabs>
          <w:tab w:val="left" w:pos="2096"/>
        </w:tabs>
        <w:spacing w:before="0" w:beforeAutospacing="0" w:after="0" w:afterAutospacing="0" w:line="360" w:lineRule="auto"/>
        <w:jc w:val="both"/>
        <w:rPr>
          <w:rFonts w:ascii="Times New Roman" w:eastAsia="Times New Roman" w:hAnsi="Times New Roman" w:cs="David"/>
          <w:sz w:val="24"/>
          <w:szCs w:val="24"/>
          <w:rtl/>
          <w:lang w:eastAsia="he-IL"/>
        </w:rPr>
      </w:pPr>
    </w:p>
    <w:p w14:paraId="0A61F22F" w14:textId="230A787C" w:rsidR="006D2AE3" w:rsidRPr="006D2AE3" w:rsidRDefault="00282052"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א</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ab/>
      </w:r>
      <w:r w:rsidR="006D2AE3" w:rsidRPr="006D2AE3">
        <w:rPr>
          <w:rFonts w:ascii="Times New Roman" w:eastAsia="Times New Roman" w:hAnsi="Times New Roman" w:cs="David"/>
          <w:sz w:val="24"/>
          <w:szCs w:val="24"/>
          <w:rtl/>
          <w:lang w:eastAsia="he-IL"/>
        </w:rPr>
        <w:t>הקבלנים יהיו רשאים להציע פתרונות אדריכליים</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קונסטרוקטיביים</w:t>
      </w:r>
      <w:r w:rsidR="006D2AE3" w:rsidRPr="006D2AE3">
        <w:rPr>
          <w:rFonts w:ascii="Times New Roman" w:eastAsia="Times New Roman" w:hAnsi="Times New Roman" w:cs="David" w:hint="cs"/>
          <w:sz w:val="24"/>
          <w:szCs w:val="24"/>
          <w:rtl/>
          <w:lang w:eastAsia="he-IL"/>
        </w:rPr>
        <w:t xml:space="preserve"> ואלקטרו-מכאניים</w:t>
      </w:r>
      <w:r w:rsidR="006D2AE3"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ה</w:t>
      </w:r>
      <w:r w:rsidR="006D2AE3" w:rsidRPr="006D2AE3">
        <w:rPr>
          <w:rFonts w:ascii="Times New Roman" w:eastAsia="Times New Roman" w:hAnsi="Times New Roman" w:cs="David" w:hint="cs"/>
          <w:sz w:val="24"/>
          <w:szCs w:val="24"/>
          <w:rtl/>
          <w:lang w:eastAsia="he-IL"/>
        </w:rPr>
        <w:t>יועץ</w:t>
      </w:r>
      <w:r w:rsidR="006D2AE3"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 xml:space="preserve">צוע. לצורך כך ישתתף </w:t>
      </w:r>
      <w:r w:rsidR="006D2AE3"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ת</w:t>
      </w:r>
      <w:r w:rsidR="006D2AE3" w:rsidRPr="006D2AE3">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שורם ו/או את הערותיו לתכנון המוצע</w:t>
      </w:r>
      <w:del w:id="145" w:author="מרול אטמן" w:date="2025-02-03T18:04:00Z">
        <w:r w:rsidR="006D2AE3" w:rsidRPr="006D2AE3" w:rsidDel="00154045">
          <w:rPr>
            <w:rFonts w:ascii="Times New Roman" w:eastAsia="Times New Roman" w:hAnsi="Times New Roman" w:cs="David"/>
            <w:sz w:val="24"/>
            <w:szCs w:val="24"/>
            <w:rtl/>
            <w:lang w:eastAsia="he-IL"/>
          </w:rPr>
          <w:delText>,</w:delText>
        </w:r>
        <w:r w:rsidR="006D2AE3" w:rsidRPr="006D2AE3" w:rsidDel="00154045">
          <w:rPr>
            <w:rFonts w:ascii="Times New Roman" w:eastAsia="Times New Roman" w:hAnsi="Times New Roman" w:cs="David" w:hint="cs"/>
            <w:sz w:val="24"/>
            <w:szCs w:val="24"/>
            <w:rtl/>
            <w:lang w:eastAsia="he-IL"/>
          </w:rPr>
          <w:delText xml:space="preserve"> </w:delText>
        </w:r>
        <w:r w:rsidR="006D2AE3" w:rsidRPr="006D2AE3" w:rsidDel="00154045">
          <w:rPr>
            <w:rFonts w:ascii="Times New Roman" w:eastAsia="Times New Roman" w:hAnsi="Times New Roman" w:cs="David"/>
            <w:sz w:val="24"/>
            <w:szCs w:val="24"/>
            <w:rtl/>
            <w:lang w:eastAsia="he-IL"/>
          </w:rPr>
          <w:delText>ויבצע פ</w:delText>
        </w:r>
        <w:r w:rsidR="006D2AE3" w:rsidRPr="006D2AE3" w:rsidDel="00154045">
          <w:rPr>
            <w:rFonts w:ascii="Times New Roman" w:eastAsia="Times New Roman" w:hAnsi="Times New Roman" w:cs="David" w:hint="cs"/>
            <w:sz w:val="24"/>
            <w:szCs w:val="24"/>
            <w:rtl/>
            <w:lang w:eastAsia="he-IL"/>
          </w:rPr>
          <w:delText>י</w:delText>
        </w:r>
        <w:r w:rsidR="006D2AE3" w:rsidRPr="006D2AE3" w:rsidDel="00154045">
          <w:rPr>
            <w:rFonts w:ascii="Times New Roman" w:eastAsia="Times New Roman" w:hAnsi="Times New Roman" w:cs="David"/>
            <w:sz w:val="24"/>
            <w:szCs w:val="24"/>
            <w:rtl/>
            <w:lang w:eastAsia="he-IL"/>
          </w:rPr>
          <w:delText>קוח עליון</w:delText>
        </w:r>
      </w:del>
      <w:ins w:id="146" w:author="מרול אטמן" w:date="2025-02-03T18:04:00Z">
        <w:r w:rsidR="00154045">
          <w:rPr>
            <w:rFonts w:ascii="Times New Roman" w:eastAsia="Times New Roman" w:hAnsi="Times New Roman" w:cs="David" w:hint="cs"/>
            <w:sz w:val="24"/>
            <w:szCs w:val="24"/>
            <w:rtl/>
            <w:lang w:eastAsia="he-IL"/>
          </w:rPr>
          <w:t xml:space="preserve">. </w:t>
        </w:r>
      </w:ins>
      <w:ins w:id="147" w:author="מרול אטמן" w:date="2025-02-03T18:08:00Z">
        <w:r w:rsidR="008A7674">
          <w:rPr>
            <w:rFonts w:ascii="Times New Roman" w:eastAsia="Times New Roman" w:hAnsi="Times New Roman" w:cs="David" w:hint="cs"/>
            <w:sz w:val="24"/>
            <w:szCs w:val="24"/>
            <w:rtl/>
            <w:lang w:eastAsia="he-IL"/>
          </w:rPr>
          <w:t>בדיקת התכניות והמסמכים ככל ות</w:t>
        </w:r>
      </w:ins>
      <w:ins w:id="148" w:author="מרול אטמן" w:date="2025-02-03T18:09:00Z">
        <w:r w:rsidR="008A7674">
          <w:rPr>
            <w:rFonts w:ascii="Times New Roman" w:eastAsia="Times New Roman" w:hAnsi="Times New Roman" w:cs="David" w:hint="cs"/>
            <w:sz w:val="24"/>
            <w:szCs w:val="24"/>
            <w:rtl/>
            <w:lang w:eastAsia="he-IL"/>
          </w:rPr>
          <w:t>י</w:t>
        </w:r>
      </w:ins>
      <w:ins w:id="149" w:author="מרול אטמן" w:date="2025-02-03T18:08:00Z">
        <w:r w:rsidR="008A7674">
          <w:rPr>
            <w:rFonts w:ascii="Times New Roman" w:eastAsia="Times New Roman" w:hAnsi="Times New Roman" w:cs="David" w:hint="cs"/>
            <w:sz w:val="24"/>
            <w:szCs w:val="24"/>
            <w:rtl/>
            <w:lang w:eastAsia="he-IL"/>
          </w:rPr>
          <w:t xml:space="preserve">דרש, </w:t>
        </w:r>
      </w:ins>
      <w:ins w:id="150" w:author="מרול אטמן" w:date="2025-02-03T18:04:00Z">
        <w:r w:rsidR="00154045">
          <w:rPr>
            <w:rFonts w:ascii="Times New Roman" w:eastAsia="Times New Roman" w:hAnsi="Times New Roman" w:cs="David" w:hint="cs"/>
            <w:sz w:val="24"/>
            <w:szCs w:val="24"/>
            <w:rtl/>
            <w:lang w:eastAsia="he-IL"/>
          </w:rPr>
          <w:t xml:space="preserve"> </w:t>
        </w:r>
      </w:ins>
      <w:ins w:id="151" w:author="מרול אטמן" w:date="2025-02-03T18:09:00Z">
        <w:r w:rsidR="008A7674">
          <w:rPr>
            <w:rFonts w:ascii="Times New Roman" w:eastAsia="Times New Roman" w:hAnsi="Times New Roman" w:cs="David" w:hint="cs"/>
            <w:sz w:val="24"/>
            <w:szCs w:val="24"/>
            <w:rtl/>
            <w:lang w:eastAsia="he-IL"/>
          </w:rPr>
          <w:t>תשולם על פי</w:t>
        </w:r>
      </w:ins>
      <w:ins w:id="152" w:author="מרול אטמן" w:date="2025-02-03T18:04:00Z">
        <w:r w:rsidR="00154045">
          <w:rPr>
            <w:rFonts w:ascii="Times New Roman" w:eastAsia="Times New Roman" w:hAnsi="Times New Roman" w:cs="David" w:hint="cs"/>
            <w:sz w:val="24"/>
            <w:szCs w:val="24"/>
            <w:rtl/>
            <w:lang w:eastAsia="he-IL"/>
          </w:rPr>
          <w:t xml:space="preserve"> מחיר שיסוכם מראש ובכתב בין הצדדים</w:t>
        </w:r>
      </w:ins>
      <w:r w:rsidR="006D2AE3" w:rsidRPr="006D2AE3">
        <w:rPr>
          <w:rFonts w:ascii="Times New Roman" w:eastAsia="Times New Roman" w:hAnsi="Times New Roman" w:cs="David"/>
          <w:sz w:val="24"/>
          <w:szCs w:val="24"/>
          <w:rtl/>
          <w:lang w:eastAsia="he-IL"/>
        </w:rPr>
        <w:t>.</w:t>
      </w:r>
    </w:p>
    <w:p w14:paraId="6A949FDB"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62C589E5" w14:textId="77777777" w:rsidR="006D2AE3" w:rsidRPr="006D2AE3" w:rsidRDefault="006D2AE3" w:rsidP="00282052">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4F480143" w14:textId="77777777" w:rsidR="006D2AE3" w:rsidRPr="006D2AE3" w:rsidRDefault="006D2AE3" w:rsidP="00282052">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186556D6" w14:textId="77777777" w:rsidR="006D2AE3" w:rsidRPr="006D2AE3" w:rsidRDefault="00282052"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7</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ab/>
        <w:t>יובהר כדלקמן:</w:t>
      </w:r>
    </w:p>
    <w:p w14:paraId="02C10E03" w14:textId="77777777" w:rsidR="006D2AE3" w:rsidRPr="00447566" w:rsidRDefault="006D2AE3" w:rsidP="003F3C6F">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447566">
        <w:rPr>
          <w:rFonts w:ascii="Times New Roman" w:eastAsia="Times New Roman" w:hAnsi="Times New Roman" w:cs="David"/>
          <w:sz w:val="24"/>
          <w:szCs w:val="24"/>
          <w:rtl/>
          <w:lang w:eastAsia="he-IL"/>
        </w:rPr>
        <w:t xml:space="preserve">העבודה הממוחשבת בפרויקט תיערך בתכנת </w:t>
      </w:r>
      <w:r w:rsidRPr="00447566">
        <w:rPr>
          <w:rFonts w:ascii="Times New Roman" w:eastAsia="Times New Roman" w:hAnsi="Times New Roman" w:cs="David"/>
          <w:sz w:val="24"/>
          <w:szCs w:val="24"/>
          <w:lang w:eastAsia="he-IL"/>
        </w:rPr>
        <w:t>REVIT</w:t>
      </w:r>
      <w:r w:rsidRPr="00447566">
        <w:rPr>
          <w:rFonts w:ascii="Times New Roman" w:eastAsia="Times New Roman" w:hAnsi="Times New Roman" w:cs="David"/>
          <w:sz w:val="24"/>
          <w:szCs w:val="24"/>
          <w:rtl/>
          <w:lang w:eastAsia="he-IL"/>
        </w:rPr>
        <w:t xml:space="preserve"> </w:t>
      </w:r>
      <w:r w:rsidR="003F3C6F">
        <w:rPr>
          <w:rFonts w:ascii="Times New Roman" w:eastAsia="Times New Roman" w:hAnsi="Times New Roman" w:cs="David" w:hint="cs"/>
          <w:sz w:val="24"/>
          <w:szCs w:val="24"/>
          <w:rtl/>
          <w:lang w:eastAsia="he-IL"/>
        </w:rPr>
        <w:t>ב</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 xml:space="preserve">השייך למזמין, </w:t>
      </w:r>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 xml:space="preserve">על </w:t>
      </w:r>
      <w:r w:rsidR="009F6985">
        <w:rPr>
          <w:rFonts w:ascii="Times New Roman" w:eastAsia="Times New Roman" w:hAnsi="Times New Roman" w:cs="David" w:hint="cs"/>
          <w:sz w:val="24"/>
          <w:szCs w:val="24"/>
          <w:rtl/>
          <w:lang w:eastAsia="he-IL"/>
        </w:rPr>
        <w:t>היועץ</w:t>
      </w:r>
      <w:r w:rsidRPr="00447566">
        <w:rPr>
          <w:rFonts w:ascii="Times New Roman" w:eastAsia="Times New Roman" w:hAnsi="Times New Roman" w:cs="David"/>
          <w:sz w:val="24"/>
          <w:szCs w:val="24"/>
          <w:rtl/>
          <w:lang w:eastAsia="he-IL"/>
        </w:rPr>
        <w:t xml:space="preserve"> לדאוג לעמדות עבודה וכ"א מוכשר במשרדו בהתאם.</w:t>
      </w:r>
    </w:p>
    <w:p w14:paraId="43433A65" w14:textId="77777777"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r w:rsidR="00415999" w:rsidRPr="00447566">
        <w:rPr>
          <w:rFonts w:ascii="Times New Roman" w:eastAsia="Times New Roman" w:hAnsi="Times New Roman" w:cs="David" w:hint="cs"/>
          <w:sz w:val="24"/>
          <w:szCs w:val="24"/>
          <w:lang w:eastAsia="he-IL"/>
        </w:rPr>
        <w:t>BIM</w:t>
      </w:r>
      <w:r w:rsidR="00447566">
        <w:rPr>
          <w:rFonts w:ascii="Times New Roman" w:eastAsia="Times New Roman" w:hAnsi="Times New Roman" w:cs="David"/>
          <w:sz w:val="24"/>
          <w:szCs w:val="24"/>
          <w:lang w:eastAsia="he-IL"/>
        </w:rPr>
        <w:t xml:space="preserve"> </w:t>
      </w:r>
      <w:r w:rsidR="00415999" w:rsidRPr="00447566">
        <w:rPr>
          <w:rFonts w:ascii="Times New Roman" w:eastAsia="Times New Roman" w:hAnsi="Times New Roman" w:cs="David" w:hint="cs"/>
          <w:sz w:val="24"/>
          <w:szCs w:val="24"/>
          <w:rtl/>
          <w:lang w:eastAsia="he-IL"/>
        </w:rPr>
        <w:t xml:space="preserve"> ול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0523FC1B"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08B3FE5"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91F14DA"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86FAED0" w14:textId="77777777"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F921D3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 xml:space="preserve">נספח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6377443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18089C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6B339AE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5CA352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9662403"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E8050D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A957F0"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1A9F6F4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717BB4A7"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31CE52A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464874"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התכניות,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התכניות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תכניות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4A567E4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375876"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2D498B9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7C3EAC"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2E7D3622" w14:textId="46A6D41D" w:rsidR="006D2AE3" w:rsidRPr="006D2AE3" w:rsidDel="00D33707" w:rsidRDefault="006D2AE3" w:rsidP="006D2AE3">
      <w:pPr>
        <w:widowControl w:val="0"/>
        <w:bidi w:val="0"/>
        <w:spacing w:before="0" w:beforeAutospacing="0" w:after="0" w:afterAutospacing="0" w:line="240" w:lineRule="auto"/>
        <w:ind w:left="720"/>
        <w:rPr>
          <w:del w:id="153" w:author="מרול אטמן" w:date="2024-12-26T16:34:00Z"/>
          <w:rFonts w:ascii="Times New Roman" w:eastAsia="Times New Roman" w:hAnsi="Times New Roman" w:cs="David"/>
          <w:sz w:val="20"/>
          <w:szCs w:val="24"/>
          <w:rtl/>
          <w:lang w:eastAsia="he-IL"/>
        </w:rPr>
      </w:pPr>
    </w:p>
    <w:p w14:paraId="149294B0" w14:textId="1BBEFA3A" w:rsidR="006D2AE3" w:rsidRPr="006D2AE3" w:rsidDel="00D33707" w:rsidRDefault="006D2AE3" w:rsidP="006D2AE3">
      <w:pPr>
        <w:widowControl w:val="0"/>
        <w:numPr>
          <w:ilvl w:val="0"/>
          <w:numId w:val="5"/>
        </w:numPr>
        <w:spacing w:before="0" w:beforeAutospacing="0" w:after="0" w:afterAutospacing="0" w:line="240" w:lineRule="auto"/>
        <w:ind w:hanging="608"/>
        <w:jc w:val="both"/>
        <w:rPr>
          <w:del w:id="154" w:author="מרול אטמן" w:date="2024-12-26T16:34:00Z"/>
          <w:rFonts w:ascii="Times New Roman" w:eastAsia="Times New Roman" w:hAnsi="Times New Roman" w:cs="David"/>
          <w:sz w:val="20"/>
          <w:szCs w:val="24"/>
          <w:lang w:eastAsia="he-IL"/>
        </w:rPr>
      </w:pPr>
      <w:del w:id="155" w:author="מרול אטמן" w:date="2024-12-26T16:34:00Z">
        <w:r w:rsidRPr="006D2AE3" w:rsidDel="00D33707">
          <w:rPr>
            <w:rFonts w:ascii="Times New Roman" w:eastAsia="Times New Roman" w:hAnsi="Times New Roman" w:cs="David" w:hint="cs"/>
            <w:sz w:val="20"/>
            <w:szCs w:val="24"/>
            <w:u w:val="single"/>
            <w:rtl/>
            <w:lang w:eastAsia="he-IL"/>
          </w:rPr>
          <w:delText>לו"ז עקרוני</w:delText>
        </w:r>
        <w:r w:rsidRPr="006D2AE3" w:rsidDel="00D33707">
          <w:rPr>
            <w:rFonts w:ascii="Times New Roman" w:eastAsia="Times New Roman" w:hAnsi="Times New Roman" w:cs="David" w:hint="cs"/>
            <w:sz w:val="20"/>
            <w:szCs w:val="24"/>
            <w:rtl/>
            <w:lang w:eastAsia="he-IL"/>
          </w:rPr>
          <w:delText>:</w:delText>
        </w:r>
      </w:del>
    </w:p>
    <w:p w14:paraId="565EF1B6" w14:textId="089252B9" w:rsidR="006D2AE3" w:rsidRPr="006D2AE3" w:rsidDel="00D33707" w:rsidRDefault="006D2AE3" w:rsidP="006D2AE3">
      <w:pPr>
        <w:widowControl w:val="0"/>
        <w:bidi w:val="0"/>
        <w:spacing w:before="0" w:beforeAutospacing="0" w:after="0" w:afterAutospacing="0" w:line="240" w:lineRule="auto"/>
        <w:ind w:left="720"/>
        <w:rPr>
          <w:del w:id="156" w:author="מרול אטמן" w:date="2024-12-26T16:34:00Z"/>
          <w:rFonts w:ascii="Times New Roman" w:eastAsia="Times New Roman" w:hAnsi="Times New Roman" w:cs="David"/>
          <w:sz w:val="20"/>
          <w:szCs w:val="24"/>
          <w:rtl/>
          <w:lang w:eastAsia="he-IL"/>
        </w:rPr>
      </w:pPr>
    </w:p>
    <w:p w14:paraId="136BC1CA" w14:textId="1067F354" w:rsidR="006D2AE3" w:rsidRPr="006D2AE3" w:rsidDel="00D33707" w:rsidRDefault="006D2AE3" w:rsidP="006D2AE3">
      <w:pPr>
        <w:widowControl w:val="0"/>
        <w:numPr>
          <w:ilvl w:val="1"/>
          <w:numId w:val="5"/>
        </w:numPr>
        <w:spacing w:before="0" w:beforeAutospacing="0" w:after="0" w:afterAutospacing="0" w:line="240" w:lineRule="auto"/>
        <w:jc w:val="both"/>
        <w:rPr>
          <w:del w:id="157" w:author="מרול אטמן" w:date="2024-12-26T16:34:00Z"/>
          <w:rFonts w:ascii="Times New Roman" w:eastAsia="Times New Roman" w:hAnsi="Times New Roman" w:cs="David"/>
          <w:sz w:val="20"/>
          <w:szCs w:val="24"/>
          <w:lang w:eastAsia="he-IL"/>
        </w:rPr>
      </w:pPr>
      <w:del w:id="158" w:author="מרול אטמן" w:date="2024-12-26T16:34:00Z">
        <w:r w:rsidRPr="006D2AE3" w:rsidDel="00D33707">
          <w:rPr>
            <w:rFonts w:ascii="Times New Roman" w:eastAsia="Times New Roman" w:hAnsi="Times New Roman" w:cs="David" w:hint="cs"/>
            <w:sz w:val="20"/>
            <w:szCs w:val="24"/>
            <w:rtl/>
            <w:lang w:eastAsia="he-IL"/>
          </w:rPr>
          <w:delText xml:space="preserve">השלמת תכנון מוקדם </w:delText>
        </w:r>
        <w:r w:rsidRPr="006D2AE3" w:rsidDel="00D33707">
          <w:rPr>
            <w:rFonts w:ascii="Times New Roman" w:eastAsia="Times New Roman" w:hAnsi="Times New Roman" w:cs="David"/>
            <w:sz w:val="20"/>
            <w:szCs w:val="24"/>
            <w:rtl/>
            <w:lang w:eastAsia="he-IL"/>
          </w:rPr>
          <w:delText>–</w:delText>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lang w:eastAsia="he-IL"/>
          </w:rPr>
          <w:delText>XX/XXXX</w:delText>
        </w:r>
      </w:del>
    </w:p>
    <w:p w14:paraId="27F620BA" w14:textId="29AEFEE1" w:rsidR="006D2AE3" w:rsidRPr="006D2AE3" w:rsidDel="00D33707" w:rsidRDefault="006D2AE3" w:rsidP="006D2AE3">
      <w:pPr>
        <w:widowControl w:val="0"/>
        <w:numPr>
          <w:ilvl w:val="1"/>
          <w:numId w:val="5"/>
        </w:numPr>
        <w:spacing w:before="0" w:beforeAutospacing="0" w:after="0" w:afterAutospacing="0" w:line="240" w:lineRule="auto"/>
        <w:jc w:val="both"/>
        <w:rPr>
          <w:del w:id="159" w:author="מרול אטמן" w:date="2024-12-26T16:34:00Z"/>
          <w:rFonts w:ascii="Times New Roman" w:eastAsia="Times New Roman" w:hAnsi="Times New Roman" w:cs="David"/>
          <w:sz w:val="20"/>
          <w:szCs w:val="24"/>
          <w:lang w:eastAsia="he-IL"/>
        </w:rPr>
      </w:pPr>
      <w:del w:id="160" w:author="מרול אטמן" w:date="2024-12-26T16:34:00Z">
        <w:r w:rsidRPr="006D2AE3" w:rsidDel="00D33707">
          <w:rPr>
            <w:rFonts w:ascii="Times New Roman" w:eastAsia="Times New Roman" w:hAnsi="Times New Roman" w:cs="David" w:hint="cs"/>
            <w:sz w:val="20"/>
            <w:szCs w:val="24"/>
            <w:rtl/>
            <w:lang w:eastAsia="he-IL"/>
          </w:rPr>
          <w:delText xml:space="preserve">השלמת תכנון סופי להיתרים </w:delText>
        </w:r>
        <w:r w:rsidRPr="006D2AE3" w:rsidDel="00D33707">
          <w:rPr>
            <w:rFonts w:ascii="Times New Roman" w:eastAsia="Times New Roman" w:hAnsi="Times New Roman" w:cs="David"/>
            <w:sz w:val="20"/>
            <w:szCs w:val="24"/>
            <w:rtl/>
            <w:lang w:eastAsia="he-IL"/>
          </w:rPr>
          <w:delText>–</w:delText>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lang w:eastAsia="he-IL"/>
          </w:rPr>
          <w:delText>XX/XXXX</w:delText>
        </w:r>
        <w:r w:rsidRPr="006D2AE3" w:rsidDel="00D33707">
          <w:rPr>
            <w:rFonts w:ascii="Times New Roman" w:eastAsia="Times New Roman" w:hAnsi="Times New Roman" w:cs="David" w:hint="cs"/>
            <w:sz w:val="20"/>
            <w:szCs w:val="24"/>
            <w:rtl/>
            <w:lang w:eastAsia="he-IL"/>
          </w:rPr>
          <w:delText xml:space="preserve"> </w:delText>
        </w:r>
      </w:del>
    </w:p>
    <w:p w14:paraId="285237D8" w14:textId="05DCB924" w:rsidR="006D2AE3" w:rsidRPr="006D2AE3" w:rsidDel="00D33707" w:rsidRDefault="006D2AE3" w:rsidP="006D2AE3">
      <w:pPr>
        <w:widowControl w:val="0"/>
        <w:numPr>
          <w:ilvl w:val="1"/>
          <w:numId w:val="5"/>
        </w:numPr>
        <w:spacing w:before="0" w:beforeAutospacing="0" w:after="0" w:afterAutospacing="0" w:line="240" w:lineRule="auto"/>
        <w:jc w:val="both"/>
        <w:rPr>
          <w:del w:id="161" w:author="מרול אטמן" w:date="2024-12-26T16:34:00Z"/>
          <w:rFonts w:ascii="Times New Roman" w:eastAsia="Times New Roman" w:hAnsi="Times New Roman" w:cs="David"/>
          <w:sz w:val="20"/>
          <w:szCs w:val="24"/>
          <w:lang w:eastAsia="he-IL"/>
        </w:rPr>
      </w:pPr>
      <w:del w:id="162" w:author="מרול אטמן" w:date="2024-12-26T16:34:00Z">
        <w:r w:rsidRPr="006D2AE3" w:rsidDel="00D33707">
          <w:rPr>
            <w:rFonts w:ascii="Times New Roman" w:eastAsia="Times New Roman" w:hAnsi="Times New Roman" w:cs="David" w:hint="cs"/>
            <w:sz w:val="20"/>
            <w:szCs w:val="24"/>
            <w:rtl/>
            <w:lang w:eastAsia="he-IL"/>
          </w:rPr>
          <w:delText xml:space="preserve">השלמת תכנון מפורט למכרזים </w:delText>
        </w:r>
        <w:r w:rsidRPr="006D2AE3" w:rsidDel="00D33707">
          <w:rPr>
            <w:rFonts w:ascii="Times New Roman" w:eastAsia="Times New Roman" w:hAnsi="Times New Roman" w:cs="David"/>
            <w:sz w:val="20"/>
            <w:szCs w:val="24"/>
            <w:rtl/>
            <w:lang w:eastAsia="he-IL"/>
          </w:rPr>
          <w:delText>–</w:delText>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lang w:eastAsia="he-IL"/>
          </w:rPr>
          <w:delText>XX/XXXX</w:delText>
        </w:r>
        <w:r w:rsidRPr="006D2AE3" w:rsidDel="00D33707">
          <w:rPr>
            <w:rFonts w:ascii="Times New Roman" w:eastAsia="Times New Roman" w:hAnsi="Times New Roman" w:cs="David" w:hint="cs"/>
            <w:sz w:val="20"/>
            <w:szCs w:val="24"/>
            <w:rtl/>
            <w:lang w:eastAsia="he-IL"/>
          </w:rPr>
          <w:delText xml:space="preserve"> </w:delText>
        </w:r>
      </w:del>
    </w:p>
    <w:p w14:paraId="75351CC0" w14:textId="12B7BDC9" w:rsidR="006D2AE3" w:rsidRPr="006D2AE3" w:rsidDel="00D33707" w:rsidRDefault="006D2AE3" w:rsidP="006D2AE3">
      <w:pPr>
        <w:widowControl w:val="0"/>
        <w:numPr>
          <w:ilvl w:val="1"/>
          <w:numId w:val="5"/>
        </w:numPr>
        <w:spacing w:before="0" w:beforeAutospacing="0" w:after="0" w:afterAutospacing="0" w:line="240" w:lineRule="auto"/>
        <w:jc w:val="both"/>
        <w:rPr>
          <w:del w:id="163" w:author="מרול אטמן" w:date="2024-12-26T16:34:00Z"/>
          <w:rFonts w:ascii="Times New Roman" w:eastAsia="Times New Roman" w:hAnsi="Times New Roman" w:cs="David"/>
          <w:sz w:val="20"/>
          <w:szCs w:val="24"/>
          <w:lang w:eastAsia="he-IL"/>
        </w:rPr>
      </w:pPr>
      <w:del w:id="164" w:author="מרול אטמן" w:date="2024-12-26T16:34:00Z">
        <w:r w:rsidRPr="006D2AE3" w:rsidDel="00D33707">
          <w:rPr>
            <w:rFonts w:ascii="Times New Roman" w:eastAsia="Times New Roman" w:hAnsi="Times New Roman" w:cs="David" w:hint="cs"/>
            <w:sz w:val="20"/>
            <w:szCs w:val="24"/>
            <w:rtl/>
            <w:lang w:eastAsia="he-IL"/>
          </w:rPr>
          <w:delText xml:space="preserve">יציאה למכרזים </w:delText>
        </w:r>
        <w:r w:rsidRPr="006D2AE3" w:rsidDel="00D33707">
          <w:rPr>
            <w:rFonts w:ascii="Times New Roman" w:eastAsia="Times New Roman" w:hAnsi="Times New Roman" w:cs="David"/>
            <w:sz w:val="20"/>
            <w:szCs w:val="24"/>
            <w:rtl/>
            <w:lang w:eastAsia="he-IL"/>
          </w:rPr>
          <w:delText>–</w:delText>
        </w:r>
        <w:r w:rsidRPr="006D2AE3" w:rsidDel="00D33707">
          <w:rPr>
            <w:rFonts w:ascii="Times New Roman" w:eastAsia="Times New Roman" w:hAnsi="Times New Roman" w:cs="David" w:hint="cs"/>
            <w:sz w:val="20"/>
            <w:szCs w:val="24"/>
            <w:rtl/>
            <w:lang w:eastAsia="he-IL"/>
          </w:rPr>
          <w:delText xml:space="preserve"> </w:delText>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lang w:eastAsia="he-IL"/>
          </w:rPr>
          <w:delText>XX/XXXX</w:delText>
        </w:r>
        <w:r w:rsidRPr="006D2AE3" w:rsidDel="00D33707">
          <w:rPr>
            <w:rFonts w:ascii="Times New Roman" w:eastAsia="Times New Roman" w:hAnsi="Times New Roman" w:cs="David" w:hint="cs"/>
            <w:sz w:val="20"/>
            <w:szCs w:val="24"/>
            <w:rtl/>
            <w:lang w:eastAsia="he-IL"/>
          </w:rPr>
          <w:delText xml:space="preserve"> </w:delText>
        </w:r>
      </w:del>
    </w:p>
    <w:p w14:paraId="119CF64D" w14:textId="2331EA96" w:rsidR="006D2AE3" w:rsidRPr="006D2AE3" w:rsidDel="00D33707" w:rsidRDefault="006D2AE3" w:rsidP="006D2AE3">
      <w:pPr>
        <w:widowControl w:val="0"/>
        <w:numPr>
          <w:ilvl w:val="1"/>
          <w:numId w:val="5"/>
        </w:numPr>
        <w:spacing w:before="0" w:beforeAutospacing="0" w:after="0" w:afterAutospacing="0" w:line="240" w:lineRule="auto"/>
        <w:jc w:val="both"/>
        <w:rPr>
          <w:del w:id="165" w:author="מרול אטמן" w:date="2024-12-26T16:34:00Z"/>
          <w:rFonts w:ascii="Times New Roman" w:eastAsia="Times New Roman" w:hAnsi="Times New Roman" w:cs="David"/>
          <w:sz w:val="20"/>
          <w:szCs w:val="24"/>
          <w:rtl/>
          <w:lang w:eastAsia="he-IL"/>
        </w:rPr>
      </w:pPr>
      <w:del w:id="166" w:author="מרול אטמן" w:date="2024-12-26T16:34:00Z">
        <w:r w:rsidRPr="006D2AE3" w:rsidDel="00D33707">
          <w:rPr>
            <w:rFonts w:ascii="Times New Roman" w:eastAsia="Times New Roman" w:hAnsi="Times New Roman" w:cs="David" w:hint="cs"/>
            <w:sz w:val="20"/>
            <w:szCs w:val="24"/>
            <w:rtl/>
            <w:lang w:eastAsia="he-IL"/>
          </w:rPr>
          <w:delText xml:space="preserve">השלמת תכנון לביצוע </w:delText>
        </w:r>
        <w:r w:rsidRPr="006D2AE3" w:rsidDel="00D33707">
          <w:rPr>
            <w:rFonts w:ascii="Times New Roman" w:eastAsia="Times New Roman" w:hAnsi="Times New Roman" w:cs="David"/>
            <w:sz w:val="20"/>
            <w:szCs w:val="24"/>
            <w:rtl/>
            <w:lang w:eastAsia="he-IL"/>
          </w:rPr>
          <w:delText>–</w:delText>
        </w:r>
        <w:r w:rsidRPr="006D2AE3" w:rsidDel="00D33707">
          <w:rPr>
            <w:rFonts w:ascii="Times New Roman" w:eastAsia="Times New Roman" w:hAnsi="Times New Roman" w:cs="David" w:hint="cs"/>
            <w:sz w:val="20"/>
            <w:szCs w:val="24"/>
            <w:rtl/>
            <w:lang w:eastAsia="he-IL"/>
          </w:rPr>
          <w:delText xml:space="preserve"> </w:delText>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rtl/>
            <w:lang w:eastAsia="he-IL"/>
          </w:rPr>
          <w:tab/>
        </w:r>
        <w:r w:rsidRPr="006D2AE3" w:rsidDel="00D33707">
          <w:rPr>
            <w:rFonts w:ascii="Times New Roman" w:eastAsia="Times New Roman" w:hAnsi="Times New Roman" w:cs="David" w:hint="cs"/>
            <w:sz w:val="20"/>
            <w:szCs w:val="24"/>
            <w:lang w:eastAsia="he-IL"/>
          </w:rPr>
          <w:delText>XX/XXXX</w:delText>
        </w:r>
        <w:r w:rsidRPr="006D2AE3" w:rsidDel="00D33707">
          <w:rPr>
            <w:rFonts w:ascii="Times New Roman" w:eastAsia="Times New Roman" w:hAnsi="Times New Roman" w:cs="David" w:hint="cs"/>
            <w:sz w:val="20"/>
            <w:szCs w:val="24"/>
            <w:rtl/>
            <w:lang w:eastAsia="he-IL"/>
          </w:rPr>
          <w:delText xml:space="preserve"> </w:delText>
        </w:r>
      </w:del>
    </w:p>
    <w:p w14:paraId="4DA1A7E3" w14:textId="4D014C97" w:rsidR="006D2AE3" w:rsidRPr="006D2AE3" w:rsidDel="00D33707" w:rsidRDefault="006D2AE3" w:rsidP="006D2AE3">
      <w:pPr>
        <w:widowControl w:val="0"/>
        <w:spacing w:before="0" w:beforeAutospacing="0" w:after="0" w:afterAutospacing="0" w:line="240" w:lineRule="auto"/>
        <w:ind w:left="112"/>
        <w:jc w:val="both"/>
        <w:rPr>
          <w:del w:id="167" w:author="מרול אטמן" w:date="2024-12-26T16:34:00Z"/>
          <w:rFonts w:ascii="Times New Roman" w:eastAsia="Times New Roman" w:hAnsi="Times New Roman" w:cs="David"/>
          <w:sz w:val="20"/>
          <w:szCs w:val="24"/>
          <w:rtl/>
          <w:lang w:eastAsia="he-IL"/>
        </w:rPr>
      </w:pPr>
    </w:p>
    <w:p w14:paraId="4DB286F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F12B0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0C1E8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FB23D7"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379AB4F1"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451C401E"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67D48C13" w14:textId="12A10CAF"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w:t>
      </w:r>
      <w:del w:id="168" w:author="מרול אטמן" w:date="2024-12-26T16:35:00Z">
        <w:r w:rsidRPr="006D2AE3" w:rsidDel="00D33707">
          <w:rPr>
            <w:rFonts w:ascii="Times New Roman" w:eastAsia="Times New Roman" w:hAnsi="Times New Roman" w:cs="David"/>
            <w:sz w:val="24"/>
            <w:szCs w:val="24"/>
            <w:rtl/>
            <w:lang w:eastAsia="he-IL"/>
          </w:rPr>
          <w:delText xml:space="preserve">_________ </w:delText>
        </w:r>
      </w:del>
      <w:ins w:id="169" w:author="מרול אטמן" w:date="2024-12-26T16:35:00Z">
        <w:r w:rsidR="00D33707">
          <w:rPr>
            <w:rFonts w:ascii="Times New Roman" w:eastAsia="Times New Roman" w:hAnsi="Times New Roman" w:cs="David" w:hint="cs"/>
            <w:sz w:val="24"/>
            <w:szCs w:val="24"/>
            <w:rtl/>
            <w:lang w:eastAsia="he-IL"/>
          </w:rPr>
          <w:t>288,409</w:t>
        </w:r>
        <w:r w:rsidR="00D33707"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 xml:space="preserve">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(במילים </w:t>
      </w:r>
      <w:del w:id="170" w:author="מרול אטמן" w:date="2024-12-26T16:35:00Z">
        <w:r w:rsidRPr="006D2AE3" w:rsidDel="00D33707">
          <w:rPr>
            <w:rFonts w:ascii="Times New Roman" w:eastAsia="Times New Roman" w:hAnsi="Times New Roman" w:cs="David"/>
            <w:sz w:val="24"/>
            <w:szCs w:val="24"/>
            <w:rtl/>
            <w:lang w:eastAsia="he-IL"/>
          </w:rPr>
          <w:delText xml:space="preserve">______________  </w:delText>
        </w:r>
      </w:del>
      <w:ins w:id="171" w:author="מרול אטמן" w:date="2024-12-26T16:35:00Z">
        <w:r w:rsidR="00D33707">
          <w:rPr>
            <w:rFonts w:ascii="Times New Roman" w:eastAsia="Times New Roman" w:hAnsi="Times New Roman" w:cs="David" w:hint="cs"/>
            <w:sz w:val="24"/>
            <w:szCs w:val="24"/>
            <w:rtl/>
            <w:lang w:eastAsia="he-IL"/>
          </w:rPr>
          <w:t>מאתיים שמונים ושמונה אלף, ארבע מאות ותשעה</w:t>
        </w:r>
        <w:r w:rsidR="00D33707"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ש"ח)</w:t>
      </w:r>
      <w:r w:rsidRPr="006D2AE3">
        <w:rPr>
          <w:rFonts w:ascii="Times New Roman" w:eastAsia="Times New Roman" w:hAnsi="Times New Roman" w:cs="David" w:hint="cs"/>
          <w:sz w:val="24"/>
          <w:szCs w:val="24"/>
          <w:rtl/>
          <w:lang w:eastAsia="he-IL"/>
        </w:rPr>
        <w:t xml:space="preserve"> </w:t>
      </w:r>
      <w:del w:id="172" w:author="מרול אטמן" w:date="2024-12-26T16:35:00Z">
        <w:r w:rsidRPr="006D2AE3" w:rsidDel="00D33707">
          <w:rPr>
            <w:rFonts w:ascii="Times New Roman" w:eastAsia="Times New Roman" w:hAnsi="Times New Roman" w:cs="David"/>
            <w:sz w:val="24"/>
            <w:szCs w:val="24"/>
            <w:rtl/>
            <w:lang w:eastAsia="he-IL"/>
          </w:rPr>
          <w:delText>לכל מבנה ראשוני</w:delText>
        </w:r>
      </w:del>
      <w:ins w:id="173" w:author="מרול אטמן" w:date="2024-12-26T16:35:00Z">
        <w:r w:rsidR="00D33707">
          <w:rPr>
            <w:rFonts w:ascii="Times New Roman" w:eastAsia="Times New Roman" w:hAnsi="Times New Roman" w:cs="David" w:hint="cs"/>
            <w:sz w:val="24"/>
            <w:szCs w:val="24"/>
            <w:rtl/>
            <w:lang w:eastAsia="he-IL"/>
          </w:rPr>
          <w:t>סה"כ,</w:t>
        </w:r>
      </w:ins>
      <w:r w:rsidRPr="006D2AE3">
        <w:rPr>
          <w:rFonts w:ascii="Times New Roman" w:eastAsia="Times New Roman" w:hAnsi="Times New Roman" w:cs="David" w:hint="cs"/>
          <w:sz w:val="24"/>
          <w:szCs w:val="24"/>
          <w:rtl/>
          <w:lang w:eastAsia="he-IL"/>
        </w:rPr>
        <w:t xml:space="preserve"> הכולל:</w:t>
      </w:r>
    </w:p>
    <w:p w14:paraId="600E9230" w14:textId="6832F38B" w:rsidR="006D2AE3" w:rsidRDefault="006D2AE3" w:rsidP="00FD6A50">
      <w:pPr>
        <w:widowControl w:val="0"/>
        <w:spacing w:before="120" w:beforeAutospacing="0" w:after="60" w:afterAutospacing="0" w:line="240" w:lineRule="auto"/>
        <w:ind w:left="2160" w:hanging="720"/>
        <w:rPr>
          <w:ins w:id="174" w:author="מרול אטמן" w:date="2024-12-29T17:09:00Z"/>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1.1.1 </w:t>
      </w:r>
      <w:del w:id="175" w:author="מרול אטמן" w:date="2024-12-29T16:55:00Z">
        <w:r w:rsidRPr="006D2AE3" w:rsidDel="00FD6A50">
          <w:rPr>
            <w:rFonts w:ascii="Times New Roman" w:eastAsia="Times New Roman" w:hAnsi="Times New Roman" w:cs="David" w:hint="cs"/>
            <w:sz w:val="24"/>
            <w:szCs w:val="24"/>
            <w:rtl/>
            <w:lang w:eastAsia="he-IL"/>
          </w:rPr>
          <w:delText>תאום מערכות תת קרקעיות</w:delText>
        </w:r>
      </w:del>
      <w:ins w:id="176" w:author="מרול אטמן" w:date="2024-12-29T16:55:00Z">
        <w:r w:rsidR="00FD6A50">
          <w:rPr>
            <w:rFonts w:ascii="Times New Roman" w:eastAsia="Times New Roman" w:hAnsi="Times New Roman" w:cs="David" w:hint="cs"/>
            <w:sz w:val="24"/>
            <w:szCs w:val="24"/>
            <w:rtl/>
            <w:lang w:eastAsia="he-IL"/>
          </w:rPr>
          <w:t>ניהול מודל בים</w:t>
        </w:r>
      </w:ins>
      <w:r w:rsidRPr="006D2AE3">
        <w:rPr>
          <w:rFonts w:ascii="Times New Roman" w:eastAsia="Times New Roman" w:hAnsi="Times New Roman" w:cs="David" w:hint="cs"/>
          <w:sz w:val="24"/>
          <w:szCs w:val="24"/>
          <w:rtl/>
          <w:lang w:eastAsia="he-IL"/>
        </w:rPr>
        <w:t xml:space="preserve">  ................................</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w:t>
      </w:r>
      <w:ins w:id="177" w:author="מרול אטמן" w:date="2024-12-29T16:56:00Z">
        <w:r w:rsidR="00FD6A50">
          <w:rPr>
            <w:rFonts w:ascii="Times New Roman" w:eastAsia="Times New Roman" w:hAnsi="Times New Roman" w:cs="David" w:hint="cs"/>
            <w:sz w:val="24"/>
            <w:szCs w:val="24"/>
            <w:rtl/>
            <w:lang w:eastAsia="he-IL"/>
          </w:rPr>
          <w:t>......</w:t>
        </w:r>
      </w:ins>
      <w:r w:rsidRPr="006D2AE3">
        <w:rPr>
          <w:rFonts w:ascii="Times New Roman" w:eastAsia="Times New Roman" w:hAnsi="Times New Roman" w:cs="David" w:hint="cs"/>
          <w:sz w:val="24"/>
          <w:szCs w:val="24"/>
          <w:rtl/>
          <w:lang w:eastAsia="he-IL"/>
        </w:rPr>
        <w:t>......</w:t>
      </w:r>
      <w:ins w:id="178" w:author="מרול אטמן" w:date="2024-12-29T16:56:00Z">
        <w:r w:rsidR="00FD6A50">
          <w:rPr>
            <w:rFonts w:ascii="Times New Roman" w:eastAsia="Times New Roman" w:hAnsi="Times New Roman" w:cs="David" w:hint="cs"/>
            <w:sz w:val="24"/>
            <w:szCs w:val="24"/>
            <w:rtl/>
            <w:lang w:eastAsia="he-IL"/>
          </w:rPr>
          <w:t>115,000</w:t>
        </w:r>
      </w:ins>
      <w:r w:rsidRPr="006D2AE3">
        <w:rPr>
          <w:rFonts w:ascii="Times New Roman" w:eastAsia="Times New Roman" w:hAnsi="Times New Roman" w:cs="David" w:hint="cs"/>
          <w:sz w:val="24"/>
          <w:szCs w:val="24"/>
          <w:rtl/>
          <w:lang w:eastAsia="he-IL"/>
        </w:rPr>
        <w:t xml:space="preserve"> ₪</w:t>
      </w:r>
    </w:p>
    <w:p w14:paraId="6B0A49A8" w14:textId="6A9209E3" w:rsidR="007C5642" w:rsidRPr="006D2AE3" w:rsidRDefault="007C5642">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Change w:id="179" w:author="מרול אטמן" w:date="2024-12-29T16:58:00Z">
          <w:pPr>
            <w:widowControl w:val="0"/>
            <w:spacing w:before="120" w:beforeAutospacing="0" w:after="60" w:afterAutospacing="0" w:line="240" w:lineRule="auto"/>
            <w:ind w:left="2160" w:hanging="720"/>
            <w:jc w:val="both"/>
          </w:pPr>
        </w:pPrChange>
      </w:pPr>
      <w:ins w:id="180" w:author="מרול אטמן" w:date="2024-12-29T17:09:00Z">
        <w:r>
          <w:rPr>
            <w:rFonts w:ascii="Times New Roman" w:eastAsia="Times New Roman" w:hAnsi="Times New Roman" w:cs="David" w:hint="cs"/>
            <w:sz w:val="24"/>
            <w:szCs w:val="24"/>
            <w:rtl/>
            <w:lang w:eastAsia="he-IL"/>
          </w:rPr>
          <w:t>1.1.2 תיאום מערכות</w:t>
        </w:r>
      </w:ins>
      <w:ins w:id="181" w:author="מרול אטמן" w:date="2024-12-29T17:10:00Z">
        <w:r w:rsidR="00AB3795">
          <w:rPr>
            <w:rFonts w:ascii="Times New Roman" w:eastAsia="Times New Roman" w:hAnsi="Times New Roman" w:cs="David" w:hint="cs"/>
            <w:sz w:val="24"/>
            <w:szCs w:val="24"/>
            <w:rtl/>
            <w:lang w:eastAsia="he-IL"/>
          </w:rPr>
          <w:t xml:space="preserve"> </w:t>
        </w:r>
        <w:r w:rsidR="00AB3795">
          <w:rPr>
            <w:rFonts w:ascii="Times New Roman" w:eastAsia="Times New Roman" w:hAnsi="Times New Roman" w:cs="David"/>
            <w:sz w:val="24"/>
            <w:szCs w:val="24"/>
            <w:rtl/>
            <w:lang w:eastAsia="he-IL"/>
          </w:rPr>
          <w:t>–</w:t>
        </w:r>
        <w:r w:rsidR="00AB3795">
          <w:rPr>
            <w:rFonts w:ascii="Times New Roman" w:eastAsia="Times New Roman" w:hAnsi="Times New Roman" w:cs="David" w:hint="cs"/>
            <w:sz w:val="24"/>
            <w:szCs w:val="24"/>
            <w:rtl/>
            <w:lang w:eastAsia="he-IL"/>
          </w:rPr>
          <w:t xml:space="preserve"> סה"כ 166,</w:t>
        </w:r>
      </w:ins>
      <w:ins w:id="182" w:author="מרול אטמן" w:date="2024-12-29T17:12:00Z">
        <w:r w:rsidR="00AB3795">
          <w:rPr>
            <w:rFonts w:ascii="Times New Roman" w:eastAsia="Times New Roman" w:hAnsi="Times New Roman" w:cs="David" w:hint="cs"/>
            <w:sz w:val="24"/>
            <w:szCs w:val="24"/>
            <w:rtl/>
            <w:lang w:eastAsia="he-IL"/>
          </w:rPr>
          <w:t>20</w:t>
        </w:r>
      </w:ins>
      <w:ins w:id="183" w:author="מרול אטמן" w:date="2024-12-29T17:10:00Z">
        <w:r w:rsidR="00AB3795">
          <w:rPr>
            <w:rFonts w:ascii="Times New Roman" w:eastAsia="Times New Roman" w:hAnsi="Times New Roman" w:cs="David" w:hint="cs"/>
            <w:sz w:val="24"/>
            <w:szCs w:val="24"/>
            <w:rtl/>
            <w:lang w:eastAsia="he-IL"/>
          </w:rPr>
          <w:t xml:space="preserve">9 </w:t>
        </w:r>
      </w:ins>
      <w:ins w:id="184" w:author="מרול אטמן" w:date="2024-12-29T17:11:00Z">
        <w:r w:rsidR="00AB3795">
          <w:rPr>
            <w:rFonts w:ascii="Times New Roman" w:eastAsia="Times New Roman" w:hAnsi="Times New Roman" w:cs="David" w:hint="cs"/>
            <w:sz w:val="24"/>
            <w:szCs w:val="24"/>
            <w:rtl/>
            <w:lang w:eastAsia="he-IL"/>
          </w:rPr>
          <w:t>₪, לפי הפירוט שלהלן:</w:t>
        </w:r>
      </w:ins>
    </w:p>
    <w:p w14:paraId="2A0B1ABF" w14:textId="5F0E26BC" w:rsidR="006D2AE3" w:rsidRPr="006D2AE3" w:rsidRDefault="00AB3795">
      <w:pPr>
        <w:widowControl w:val="0"/>
        <w:spacing w:before="120" w:beforeAutospacing="0" w:after="60" w:afterAutospacing="0" w:line="240" w:lineRule="auto"/>
        <w:ind w:left="1440" w:firstLine="720"/>
        <w:rPr>
          <w:rFonts w:ascii="Times New Roman" w:eastAsia="Times New Roman" w:hAnsi="Times New Roman" w:cs="David"/>
          <w:sz w:val="24"/>
          <w:szCs w:val="24"/>
          <w:lang w:eastAsia="he-IL"/>
        </w:rPr>
        <w:pPrChange w:id="185" w:author="מרול אטמן" w:date="2024-12-29T17:09:00Z">
          <w:pPr>
            <w:widowControl w:val="0"/>
            <w:spacing w:before="120" w:beforeAutospacing="0" w:after="60" w:afterAutospacing="0" w:line="240" w:lineRule="auto"/>
            <w:ind w:left="1440"/>
            <w:jc w:val="both"/>
          </w:pPr>
        </w:pPrChange>
      </w:pPr>
      <w:ins w:id="186" w:author="מרול אטמן" w:date="2024-12-29T17:09:00Z">
        <w:r>
          <w:rPr>
            <w:rFonts w:ascii="Times New Roman" w:eastAsia="Times New Roman" w:hAnsi="Times New Roman" w:cs="David" w:hint="cs"/>
            <w:sz w:val="24"/>
            <w:szCs w:val="24"/>
            <w:rtl/>
            <w:lang w:eastAsia="he-IL"/>
          </w:rPr>
          <w:t xml:space="preserve">- </w:t>
        </w:r>
      </w:ins>
      <w:del w:id="187" w:author="מרול אטמן" w:date="2024-12-29T17:09:00Z">
        <w:r w:rsidR="006D2AE3" w:rsidRPr="006D2AE3" w:rsidDel="00AB3795">
          <w:rPr>
            <w:rFonts w:ascii="Times New Roman" w:eastAsia="Times New Roman" w:hAnsi="Times New Roman" w:cs="David" w:hint="cs"/>
            <w:sz w:val="24"/>
            <w:szCs w:val="24"/>
            <w:rtl/>
            <w:lang w:eastAsia="he-IL"/>
          </w:rPr>
          <w:delText xml:space="preserve">1.1.2 </w:delText>
        </w:r>
      </w:del>
      <w:del w:id="188" w:author="מרול אטמן" w:date="2024-12-29T16:56:00Z">
        <w:r w:rsidR="006D2AE3" w:rsidRPr="006D2AE3" w:rsidDel="00FD6A50">
          <w:rPr>
            <w:rFonts w:ascii="Times New Roman" w:eastAsia="Times New Roman" w:hAnsi="Times New Roman" w:cs="David" w:hint="cs"/>
            <w:sz w:val="24"/>
            <w:szCs w:val="24"/>
            <w:rtl/>
            <w:lang w:eastAsia="he-IL"/>
          </w:rPr>
          <w:delText>תאום קומות מרתף</w:delText>
        </w:r>
      </w:del>
      <w:ins w:id="189" w:author="מרול אטמן" w:date="2024-12-29T16:56:00Z">
        <w:r w:rsidR="00FD6A50">
          <w:rPr>
            <w:rFonts w:ascii="Times New Roman" w:eastAsia="Times New Roman" w:hAnsi="Times New Roman" w:cs="David" w:hint="cs"/>
            <w:sz w:val="24"/>
            <w:szCs w:val="24"/>
            <w:rtl/>
            <w:lang w:eastAsia="he-IL"/>
          </w:rPr>
          <w:t xml:space="preserve">תיאום מערכות </w:t>
        </w:r>
      </w:ins>
      <w:ins w:id="190" w:author="מרול אטמן" w:date="2024-12-29T16:57:00Z">
        <w:r w:rsidR="00FD6A50">
          <w:rPr>
            <w:rFonts w:ascii="Times New Roman" w:eastAsia="Times New Roman" w:hAnsi="Times New Roman" w:cs="David" w:hint="cs"/>
            <w:sz w:val="24"/>
            <w:szCs w:val="24"/>
            <w:rtl/>
            <w:lang w:eastAsia="he-IL"/>
          </w:rPr>
          <w:t>מגורים</w:t>
        </w:r>
      </w:ins>
      <w:del w:id="191" w:author="מרול אטמן" w:date="2024-12-29T16:57:00Z">
        <w:r w:rsidR="006D2AE3" w:rsidRPr="006D2AE3" w:rsidDel="00FD6A50">
          <w:rPr>
            <w:rFonts w:ascii="Times New Roman" w:eastAsia="Times New Roman" w:hAnsi="Times New Roman" w:cs="David" w:hint="cs"/>
            <w:sz w:val="24"/>
            <w:szCs w:val="24"/>
            <w:rtl/>
            <w:lang w:eastAsia="he-IL"/>
          </w:rPr>
          <w:delText>.............................................</w:delText>
        </w:r>
        <w:r w:rsidR="00415999" w:rsidDel="00FD6A50">
          <w:rPr>
            <w:rFonts w:ascii="Times New Roman" w:eastAsia="Times New Roman" w:hAnsi="Times New Roman" w:cs="David" w:hint="cs"/>
            <w:sz w:val="24"/>
            <w:szCs w:val="24"/>
            <w:rtl/>
            <w:lang w:eastAsia="he-IL"/>
          </w:rPr>
          <w:delText>.</w:delText>
        </w:r>
        <w:r w:rsidR="006D2AE3" w:rsidRPr="006D2AE3" w:rsidDel="00FD6A50">
          <w:rPr>
            <w:rFonts w:ascii="Times New Roman" w:eastAsia="Times New Roman" w:hAnsi="Times New Roman" w:cs="David" w:hint="cs"/>
            <w:sz w:val="24"/>
            <w:szCs w:val="24"/>
            <w:rtl/>
            <w:lang w:eastAsia="he-IL"/>
          </w:rPr>
          <w:delText xml:space="preserve">.......................... </w:delText>
        </w:r>
      </w:del>
      <w:ins w:id="192" w:author="מרול אטמן" w:date="2024-12-29T16:57:00Z">
        <w:r w:rsidR="00FD6A50" w:rsidRPr="006D2AE3">
          <w:rPr>
            <w:rFonts w:ascii="Times New Roman" w:eastAsia="Times New Roman" w:hAnsi="Times New Roman" w:cs="David" w:hint="cs"/>
            <w:sz w:val="24"/>
            <w:szCs w:val="24"/>
            <w:rtl/>
            <w:lang w:eastAsia="he-IL"/>
          </w:rPr>
          <w:t>......................................</w:t>
        </w:r>
        <w:r w:rsidR="00FD6A50">
          <w:rPr>
            <w:rFonts w:ascii="Times New Roman" w:eastAsia="Times New Roman" w:hAnsi="Times New Roman" w:cs="David" w:hint="cs"/>
            <w:sz w:val="24"/>
            <w:szCs w:val="24"/>
            <w:rtl/>
            <w:lang w:eastAsia="he-IL"/>
          </w:rPr>
          <w:t>.</w:t>
        </w:r>
        <w:r w:rsidR="00FD6A50" w:rsidRPr="006D2AE3">
          <w:rPr>
            <w:rFonts w:ascii="Times New Roman" w:eastAsia="Times New Roman" w:hAnsi="Times New Roman" w:cs="David" w:hint="cs"/>
            <w:sz w:val="24"/>
            <w:szCs w:val="24"/>
            <w:rtl/>
            <w:lang w:eastAsia="he-IL"/>
          </w:rPr>
          <w:t>..</w:t>
        </w:r>
        <w:r w:rsidR="00FD6A50">
          <w:rPr>
            <w:rFonts w:ascii="Times New Roman" w:eastAsia="Times New Roman" w:hAnsi="Times New Roman" w:cs="David" w:hint="cs"/>
            <w:sz w:val="24"/>
            <w:szCs w:val="24"/>
            <w:rtl/>
            <w:lang w:eastAsia="he-IL"/>
          </w:rPr>
          <w:t>...</w:t>
        </w:r>
        <w:r w:rsidR="00FD6A50" w:rsidRPr="006D2AE3">
          <w:rPr>
            <w:rFonts w:ascii="Times New Roman" w:eastAsia="Times New Roman" w:hAnsi="Times New Roman" w:cs="David" w:hint="cs"/>
            <w:sz w:val="24"/>
            <w:szCs w:val="24"/>
            <w:rtl/>
            <w:lang w:eastAsia="he-IL"/>
          </w:rPr>
          <w:t>......</w:t>
        </w:r>
        <w:r w:rsidR="00FD6A50">
          <w:rPr>
            <w:rFonts w:ascii="Times New Roman" w:eastAsia="Times New Roman" w:hAnsi="Times New Roman" w:cs="David" w:hint="cs"/>
            <w:sz w:val="24"/>
            <w:szCs w:val="24"/>
            <w:rtl/>
            <w:lang w:eastAsia="he-IL"/>
          </w:rPr>
          <w:t xml:space="preserve">55,080 </w:t>
        </w:r>
      </w:ins>
      <w:r w:rsidR="006D2AE3" w:rsidRPr="006D2AE3">
        <w:rPr>
          <w:rFonts w:ascii="Times New Roman" w:eastAsia="Times New Roman" w:hAnsi="Times New Roman" w:cs="David" w:hint="cs"/>
          <w:sz w:val="24"/>
          <w:szCs w:val="24"/>
          <w:rtl/>
          <w:lang w:eastAsia="he-IL"/>
        </w:rPr>
        <w:t>₪</w:t>
      </w:r>
    </w:p>
    <w:p w14:paraId="070DED07" w14:textId="4F2B2C56" w:rsidR="006D2AE3" w:rsidRPr="006D2AE3" w:rsidRDefault="00AB3795">
      <w:pPr>
        <w:widowControl w:val="0"/>
        <w:spacing w:before="120" w:beforeAutospacing="0" w:after="60" w:afterAutospacing="0" w:line="240" w:lineRule="auto"/>
        <w:ind w:left="1440" w:firstLine="720"/>
        <w:rPr>
          <w:rFonts w:ascii="Times New Roman" w:eastAsia="Times New Roman" w:hAnsi="Times New Roman" w:cs="David"/>
          <w:sz w:val="24"/>
          <w:szCs w:val="24"/>
          <w:rtl/>
          <w:lang w:eastAsia="he-IL"/>
        </w:rPr>
        <w:pPrChange w:id="193" w:author="מרול אטמן" w:date="2024-12-29T17:09:00Z">
          <w:pPr>
            <w:widowControl w:val="0"/>
            <w:spacing w:before="120" w:beforeAutospacing="0" w:after="60" w:afterAutospacing="0" w:line="240" w:lineRule="auto"/>
            <w:ind w:left="1440"/>
            <w:jc w:val="both"/>
          </w:pPr>
        </w:pPrChange>
      </w:pPr>
      <w:ins w:id="194" w:author="מרול אטמן" w:date="2024-12-29T17:09:00Z">
        <w:r>
          <w:rPr>
            <w:rFonts w:ascii="Times New Roman" w:eastAsia="Times New Roman" w:hAnsi="Times New Roman" w:cs="David" w:hint="cs"/>
            <w:sz w:val="24"/>
            <w:szCs w:val="24"/>
            <w:rtl/>
            <w:lang w:eastAsia="he-IL"/>
          </w:rPr>
          <w:t xml:space="preserve">- </w:t>
        </w:r>
      </w:ins>
      <w:del w:id="195" w:author="מרול אטמן" w:date="2024-12-29T17:09:00Z">
        <w:r w:rsidR="006D2AE3" w:rsidRPr="006D2AE3" w:rsidDel="00AB3795">
          <w:rPr>
            <w:rFonts w:ascii="Times New Roman" w:eastAsia="Times New Roman" w:hAnsi="Times New Roman" w:cs="David" w:hint="cs"/>
            <w:sz w:val="24"/>
            <w:szCs w:val="24"/>
            <w:rtl/>
            <w:lang w:eastAsia="he-IL"/>
          </w:rPr>
          <w:delText xml:space="preserve">1.1.3 </w:delText>
        </w:r>
      </w:del>
      <w:r w:rsidR="006D2AE3" w:rsidRPr="006D2AE3">
        <w:rPr>
          <w:rFonts w:ascii="Times New Roman" w:eastAsia="Times New Roman" w:hAnsi="Times New Roman" w:cs="David" w:hint="cs"/>
          <w:sz w:val="24"/>
          <w:szCs w:val="24"/>
          <w:rtl/>
          <w:lang w:eastAsia="he-IL"/>
        </w:rPr>
        <w:t>ת</w:t>
      </w:r>
      <w:ins w:id="196" w:author="מרול אטמן" w:date="2024-12-29T16:58:00Z">
        <w:r w:rsidR="00FD6A50">
          <w:rPr>
            <w:rFonts w:ascii="Times New Roman" w:eastAsia="Times New Roman" w:hAnsi="Times New Roman" w:cs="David" w:hint="cs"/>
            <w:sz w:val="24"/>
            <w:szCs w:val="24"/>
            <w:rtl/>
            <w:lang w:eastAsia="he-IL"/>
          </w:rPr>
          <w:t>י</w:t>
        </w:r>
      </w:ins>
      <w:r w:rsidR="006D2AE3" w:rsidRPr="006D2AE3">
        <w:rPr>
          <w:rFonts w:ascii="Times New Roman" w:eastAsia="Times New Roman" w:hAnsi="Times New Roman" w:cs="David" w:hint="cs"/>
          <w:sz w:val="24"/>
          <w:szCs w:val="24"/>
          <w:rtl/>
          <w:lang w:eastAsia="he-IL"/>
        </w:rPr>
        <w:t xml:space="preserve">אום </w:t>
      </w:r>
      <w:ins w:id="197" w:author="מרול אטמן" w:date="2024-12-29T16:57:00Z">
        <w:r w:rsidR="00FD6A50">
          <w:rPr>
            <w:rFonts w:ascii="Times New Roman" w:eastAsia="Times New Roman" w:hAnsi="Times New Roman" w:cs="David" w:hint="cs"/>
            <w:sz w:val="24"/>
            <w:szCs w:val="24"/>
            <w:rtl/>
            <w:lang w:eastAsia="he-IL"/>
          </w:rPr>
          <w:t xml:space="preserve">מערכות </w:t>
        </w:r>
      </w:ins>
      <w:r w:rsidR="006D2AE3" w:rsidRPr="006D2AE3">
        <w:rPr>
          <w:rFonts w:ascii="Times New Roman" w:eastAsia="Times New Roman" w:hAnsi="Times New Roman" w:cs="David" w:hint="cs"/>
          <w:sz w:val="24"/>
          <w:szCs w:val="24"/>
          <w:rtl/>
          <w:lang w:eastAsia="he-IL"/>
        </w:rPr>
        <w:t>קומות חניון</w:t>
      </w:r>
      <w:ins w:id="198" w:author="מרול אטמן" w:date="2024-12-29T16:57:00Z">
        <w:r w:rsidR="00FD6A50">
          <w:rPr>
            <w:rFonts w:ascii="Times New Roman" w:eastAsia="Times New Roman" w:hAnsi="Times New Roman" w:cs="David" w:hint="cs"/>
            <w:sz w:val="24"/>
            <w:szCs w:val="24"/>
            <w:rtl/>
            <w:lang w:eastAsia="he-IL"/>
          </w:rPr>
          <w:t xml:space="preserve"> תת"</w:t>
        </w:r>
      </w:ins>
      <w:ins w:id="199" w:author="מרול אטמן" w:date="2024-12-29T16:58:00Z">
        <w:r w:rsidR="00FD6A50">
          <w:rPr>
            <w:rFonts w:ascii="Times New Roman" w:eastAsia="Times New Roman" w:hAnsi="Times New Roman" w:cs="David" w:hint="cs"/>
            <w:sz w:val="24"/>
            <w:szCs w:val="24"/>
            <w:rtl/>
            <w:lang w:eastAsia="he-IL"/>
          </w:rPr>
          <w:t xml:space="preserve">ק </w:t>
        </w:r>
      </w:ins>
      <w:del w:id="200" w:author="מרול אטמן" w:date="2024-12-29T16:58:00Z">
        <w:r w:rsidR="006D2AE3" w:rsidRPr="006D2AE3" w:rsidDel="00FD6A50">
          <w:rPr>
            <w:rFonts w:ascii="Times New Roman" w:eastAsia="Times New Roman" w:hAnsi="Times New Roman" w:cs="David" w:hint="cs"/>
            <w:sz w:val="24"/>
            <w:szCs w:val="24"/>
            <w:rtl/>
            <w:lang w:eastAsia="he-IL"/>
          </w:rPr>
          <w:delText>.............................................</w:delText>
        </w:r>
        <w:r w:rsidR="00415999" w:rsidDel="00FD6A50">
          <w:rPr>
            <w:rFonts w:ascii="Times New Roman" w:eastAsia="Times New Roman" w:hAnsi="Times New Roman" w:cs="David" w:hint="cs"/>
            <w:sz w:val="24"/>
            <w:szCs w:val="24"/>
            <w:rtl/>
            <w:lang w:eastAsia="he-IL"/>
          </w:rPr>
          <w:delText>.</w:delText>
        </w:r>
        <w:r w:rsidR="006D2AE3" w:rsidRPr="006D2AE3" w:rsidDel="00FD6A50">
          <w:rPr>
            <w:rFonts w:ascii="Times New Roman" w:eastAsia="Times New Roman" w:hAnsi="Times New Roman" w:cs="David" w:hint="cs"/>
            <w:sz w:val="24"/>
            <w:szCs w:val="24"/>
            <w:rtl/>
            <w:lang w:eastAsia="he-IL"/>
          </w:rPr>
          <w:delText>...</w:delText>
        </w:r>
        <w:r w:rsidR="00415999" w:rsidDel="00FD6A50">
          <w:rPr>
            <w:rFonts w:ascii="Times New Roman" w:eastAsia="Times New Roman" w:hAnsi="Times New Roman" w:cs="David" w:hint="cs"/>
            <w:sz w:val="24"/>
            <w:szCs w:val="24"/>
            <w:rtl/>
            <w:lang w:eastAsia="he-IL"/>
          </w:rPr>
          <w:delText>.</w:delText>
        </w:r>
        <w:r w:rsidR="006D2AE3" w:rsidRPr="006D2AE3" w:rsidDel="00FD6A50">
          <w:rPr>
            <w:rFonts w:ascii="Times New Roman" w:eastAsia="Times New Roman" w:hAnsi="Times New Roman" w:cs="David" w:hint="cs"/>
            <w:sz w:val="24"/>
            <w:szCs w:val="24"/>
            <w:rtl/>
            <w:lang w:eastAsia="he-IL"/>
          </w:rPr>
          <w:delText xml:space="preserve">........................ </w:delText>
        </w:r>
      </w:del>
      <w:ins w:id="201" w:author="מרול אטמן" w:date="2024-12-29T16:58:00Z">
        <w:r w:rsidR="00FD6A50" w:rsidRPr="006D2AE3">
          <w:rPr>
            <w:rFonts w:ascii="Times New Roman" w:eastAsia="Times New Roman" w:hAnsi="Times New Roman" w:cs="David" w:hint="cs"/>
            <w:sz w:val="24"/>
            <w:szCs w:val="24"/>
            <w:rtl/>
            <w:lang w:eastAsia="he-IL"/>
          </w:rPr>
          <w:t>...............................</w:t>
        </w:r>
        <w:r w:rsidR="00FD6A50">
          <w:rPr>
            <w:rFonts w:ascii="Times New Roman" w:eastAsia="Times New Roman" w:hAnsi="Times New Roman" w:cs="David" w:hint="cs"/>
            <w:sz w:val="24"/>
            <w:szCs w:val="24"/>
            <w:rtl/>
            <w:lang w:eastAsia="he-IL"/>
          </w:rPr>
          <w:t>101,</w:t>
        </w:r>
      </w:ins>
      <w:ins w:id="202" w:author="מרול אטמן" w:date="2024-12-29T17:12:00Z">
        <w:r>
          <w:rPr>
            <w:rFonts w:ascii="Times New Roman" w:eastAsia="Times New Roman" w:hAnsi="Times New Roman" w:cs="David" w:hint="cs"/>
            <w:sz w:val="24"/>
            <w:szCs w:val="24"/>
            <w:rtl/>
            <w:lang w:eastAsia="he-IL"/>
          </w:rPr>
          <w:t>52</w:t>
        </w:r>
      </w:ins>
      <w:ins w:id="203" w:author="מרול אטמן" w:date="2024-12-29T16:58:00Z">
        <w:r w:rsidR="00FD6A50">
          <w:rPr>
            <w:rFonts w:ascii="Times New Roman" w:eastAsia="Times New Roman" w:hAnsi="Times New Roman" w:cs="David" w:hint="cs"/>
            <w:sz w:val="24"/>
            <w:szCs w:val="24"/>
            <w:rtl/>
            <w:lang w:eastAsia="he-IL"/>
          </w:rPr>
          <w:t>9</w:t>
        </w:r>
        <w:r w:rsidR="00FD6A50" w:rsidRPr="006D2AE3">
          <w:rPr>
            <w:rFonts w:ascii="Times New Roman" w:eastAsia="Times New Roman" w:hAnsi="Times New Roman" w:cs="David" w:hint="cs"/>
            <w:sz w:val="24"/>
            <w:szCs w:val="24"/>
            <w:rtl/>
            <w:lang w:eastAsia="he-IL"/>
          </w:rPr>
          <w:t xml:space="preserve"> </w:t>
        </w:r>
      </w:ins>
      <w:r w:rsidR="006D2AE3" w:rsidRPr="006D2AE3">
        <w:rPr>
          <w:rFonts w:ascii="Times New Roman" w:eastAsia="Times New Roman" w:hAnsi="Times New Roman" w:cs="David" w:hint="cs"/>
          <w:sz w:val="24"/>
          <w:szCs w:val="24"/>
          <w:rtl/>
          <w:lang w:eastAsia="he-IL"/>
        </w:rPr>
        <w:t xml:space="preserve">₪ </w:t>
      </w:r>
    </w:p>
    <w:p w14:paraId="3C4ADEA4" w14:textId="5FC24A0B" w:rsidR="006D2AE3" w:rsidRPr="006D2AE3" w:rsidRDefault="00AB3795">
      <w:pPr>
        <w:widowControl w:val="0"/>
        <w:spacing w:before="120" w:beforeAutospacing="0" w:after="60" w:afterAutospacing="0" w:line="240" w:lineRule="auto"/>
        <w:ind w:left="1440" w:firstLine="720"/>
        <w:rPr>
          <w:rFonts w:ascii="Times New Roman" w:eastAsia="Times New Roman" w:hAnsi="Times New Roman" w:cs="David"/>
          <w:sz w:val="24"/>
          <w:szCs w:val="24"/>
          <w:lang w:eastAsia="he-IL"/>
        </w:rPr>
        <w:pPrChange w:id="204" w:author="מרול אטמן" w:date="2024-12-29T17:10:00Z">
          <w:pPr>
            <w:widowControl w:val="0"/>
            <w:spacing w:before="120" w:beforeAutospacing="0" w:after="60" w:afterAutospacing="0" w:line="240" w:lineRule="auto"/>
            <w:ind w:left="1440"/>
            <w:jc w:val="both"/>
          </w:pPr>
        </w:pPrChange>
      </w:pPr>
      <w:ins w:id="205" w:author="מרול אטמן" w:date="2024-12-29T17:10:00Z">
        <w:r>
          <w:rPr>
            <w:rFonts w:ascii="Times New Roman" w:eastAsia="Times New Roman" w:hAnsi="Times New Roman" w:cs="David" w:hint="cs"/>
            <w:sz w:val="24"/>
            <w:szCs w:val="24"/>
            <w:rtl/>
            <w:lang w:eastAsia="he-IL"/>
          </w:rPr>
          <w:t xml:space="preserve">- </w:t>
        </w:r>
      </w:ins>
      <w:del w:id="206" w:author="מרול אטמן" w:date="2024-12-29T17:10:00Z">
        <w:r w:rsidR="006D2AE3" w:rsidRPr="006D2AE3" w:rsidDel="00AB3795">
          <w:rPr>
            <w:rFonts w:ascii="Times New Roman" w:eastAsia="Times New Roman" w:hAnsi="Times New Roman" w:cs="David" w:hint="cs"/>
            <w:sz w:val="24"/>
            <w:szCs w:val="24"/>
            <w:rtl/>
            <w:lang w:eastAsia="he-IL"/>
          </w:rPr>
          <w:delText xml:space="preserve">1.1.4 </w:delText>
        </w:r>
      </w:del>
      <w:r w:rsidR="006D2AE3" w:rsidRPr="006D2AE3">
        <w:rPr>
          <w:rFonts w:ascii="Times New Roman" w:eastAsia="Times New Roman" w:hAnsi="Times New Roman" w:cs="David" w:hint="cs"/>
          <w:sz w:val="24"/>
          <w:szCs w:val="24"/>
          <w:rtl/>
          <w:lang w:eastAsia="he-IL"/>
        </w:rPr>
        <w:t xml:space="preserve">תאום </w:t>
      </w:r>
      <w:del w:id="207" w:author="מרול אטמן" w:date="2024-12-29T16:59:00Z">
        <w:r w:rsidR="006D2AE3" w:rsidRPr="006D2AE3" w:rsidDel="00711860">
          <w:rPr>
            <w:rFonts w:ascii="Times New Roman" w:eastAsia="Times New Roman" w:hAnsi="Times New Roman" w:cs="David" w:hint="cs"/>
            <w:sz w:val="24"/>
            <w:szCs w:val="24"/>
            <w:rtl/>
            <w:lang w:eastAsia="he-IL"/>
          </w:rPr>
          <w:delText>קומת קרקע ולובי ראשי</w:delText>
        </w:r>
      </w:del>
      <w:ins w:id="208" w:author="מרול אטמן" w:date="2024-12-29T16:59:00Z">
        <w:r w:rsidR="00711860">
          <w:rPr>
            <w:rFonts w:ascii="Times New Roman" w:eastAsia="Times New Roman" w:hAnsi="Times New Roman" w:cs="David" w:hint="cs"/>
            <w:sz w:val="24"/>
            <w:szCs w:val="24"/>
            <w:rtl/>
            <w:lang w:eastAsia="he-IL"/>
          </w:rPr>
          <w:t xml:space="preserve">מערכות שטחי פיתוח </w:t>
        </w:r>
      </w:ins>
      <w:del w:id="209" w:author="מרול אטמן" w:date="2024-12-29T16:59:00Z">
        <w:r w:rsidR="006D2AE3" w:rsidRPr="006D2AE3" w:rsidDel="00711860">
          <w:rPr>
            <w:rFonts w:ascii="Times New Roman" w:eastAsia="Times New Roman" w:hAnsi="Times New Roman" w:cs="David" w:hint="cs"/>
            <w:sz w:val="24"/>
            <w:szCs w:val="24"/>
            <w:rtl/>
            <w:lang w:eastAsia="he-IL"/>
          </w:rPr>
          <w:delText>.................................</w:delText>
        </w:r>
        <w:r w:rsidR="00415999" w:rsidDel="00711860">
          <w:rPr>
            <w:rFonts w:ascii="Times New Roman" w:eastAsia="Times New Roman" w:hAnsi="Times New Roman" w:cs="David" w:hint="cs"/>
            <w:sz w:val="24"/>
            <w:szCs w:val="24"/>
            <w:rtl/>
            <w:lang w:eastAsia="he-IL"/>
          </w:rPr>
          <w:delText>.</w:delText>
        </w:r>
        <w:r w:rsidR="006D2AE3" w:rsidRPr="006D2AE3" w:rsidDel="00711860">
          <w:rPr>
            <w:rFonts w:ascii="Times New Roman" w:eastAsia="Times New Roman" w:hAnsi="Times New Roman" w:cs="David" w:hint="cs"/>
            <w:sz w:val="24"/>
            <w:szCs w:val="24"/>
            <w:rtl/>
            <w:lang w:eastAsia="he-IL"/>
          </w:rPr>
          <w:delText xml:space="preserve">....................... </w:delText>
        </w:r>
      </w:del>
      <w:ins w:id="210" w:author="מרול אטמן" w:date="2024-12-29T16:59:00Z">
        <w:r w:rsidR="00711860" w:rsidRPr="006D2AE3">
          <w:rPr>
            <w:rFonts w:ascii="Times New Roman" w:eastAsia="Times New Roman" w:hAnsi="Times New Roman" w:cs="David" w:hint="cs"/>
            <w:sz w:val="24"/>
            <w:szCs w:val="24"/>
            <w:rtl/>
            <w:lang w:eastAsia="he-IL"/>
          </w:rPr>
          <w:t>..........................</w:t>
        </w:r>
        <w:r w:rsidR="00711860">
          <w:rPr>
            <w:rFonts w:ascii="Times New Roman" w:eastAsia="Times New Roman" w:hAnsi="Times New Roman" w:cs="David" w:hint="cs"/>
            <w:sz w:val="24"/>
            <w:szCs w:val="24"/>
            <w:rtl/>
            <w:lang w:eastAsia="he-IL"/>
          </w:rPr>
          <w:t>.</w:t>
        </w:r>
        <w:r w:rsidR="00711860" w:rsidRPr="006D2AE3">
          <w:rPr>
            <w:rFonts w:ascii="Times New Roman" w:eastAsia="Times New Roman" w:hAnsi="Times New Roman" w:cs="David" w:hint="cs"/>
            <w:sz w:val="24"/>
            <w:szCs w:val="24"/>
            <w:rtl/>
            <w:lang w:eastAsia="he-IL"/>
          </w:rPr>
          <w:t>.....</w:t>
        </w:r>
        <w:r w:rsidR="00711860">
          <w:rPr>
            <w:rFonts w:ascii="Times New Roman" w:eastAsia="Times New Roman" w:hAnsi="Times New Roman" w:cs="David" w:hint="cs"/>
            <w:sz w:val="24"/>
            <w:szCs w:val="24"/>
            <w:rtl/>
            <w:lang w:eastAsia="he-IL"/>
          </w:rPr>
          <w:t>......</w:t>
        </w:r>
        <w:r w:rsidR="00711860" w:rsidRPr="006D2AE3">
          <w:rPr>
            <w:rFonts w:ascii="Times New Roman" w:eastAsia="Times New Roman" w:hAnsi="Times New Roman" w:cs="David" w:hint="cs"/>
            <w:sz w:val="24"/>
            <w:szCs w:val="24"/>
            <w:rtl/>
            <w:lang w:eastAsia="he-IL"/>
          </w:rPr>
          <w:t>.......</w:t>
        </w:r>
        <w:r w:rsidR="00711860">
          <w:rPr>
            <w:rFonts w:ascii="Times New Roman" w:eastAsia="Times New Roman" w:hAnsi="Times New Roman" w:cs="David" w:hint="cs"/>
            <w:sz w:val="24"/>
            <w:szCs w:val="24"/>
            <w:rtl/>
            <w:lang w:eastAsia="he-IL"/>
          </w:rPr>
          <w:t>9,600</w:t>
        </w:r>
        <w:r w:rsidR="00711860" w:rsidRPr="006D2AE3">
          <w:rPr>
            <w:rFonts w:ascii="Times New Roman" w:eastAsia="Times New Roman" w:hAnsi="Times New Roman" w:cs="David" w:hint="cs"/>
            <w:sz w:val="24"/>
            <w:szCs w:val="24"/>
            <w:rtl/>
            <w:lang w:eastAsia="he-IL"/>
          </w:rPr>
          <w:t xml:space="preserve"> </w:t>
        </w:r>
      </w:ins>
      <w:r w:rsidR="006D2AE3" w:rsidRPr="006D2AE3">
        <w:rPr>
          <w:rFonts w:ascii="Times New Roman" w:eastAsia="Times New Roman" w:hAnsi="Times New Roman" w:cs="David" w:hint="cs"/>
          <w:sz w:val="24"/>
          <w:szCs w:val="24"/>
          <w:rtl/>
          <w:lang w:eastAsia="he-IL"/>
        </w:rPr>
        <w:t>₪</w:t>
      </w:r>
    </w:p>
    <w:p w14:paraId="1F4BFCCB" w14:textId="06C20474" w:rsidR="006D2AE3" w:rsidRPr="006D2AE3" w:rsidDel="00711860" w:rsidRDefault="006D2AE3">
      <w:pPr>
        <w:widowControl w:val="0"/>
        <w:spacing w:before="120" w:beforeAutospacing="0" w:after="60" w:afterAutospacing="0" w:line="240" w:lineRule="auto"/>
        <w:ind w:left="1440"/>
        <w:rPr>
          <w:del w:id="211" w:author="מרול אטמן" w:date="2024-12-29T17:00:00Z"/>
          <w:rFonts w:ascii="Times New Roman" w:eastAsia="Times New Roman" w:hAnsi="Times New Roman" w:cs="David"/>
          <w:sz w:val="24"/>
          <w:szCs w:val="24"/>
          <w:rtl/>
          <w:lang w:eastAsia="he-IL"/>
        </w:rPr>
        <w:pPrChange w:id="212" w:author="מרול אטמן" w:date="2024-12-29T16:58:00Z">
          <w:pPr>
            <w:widowControl w:val="0"/>
            <w:spacing w:before="120" w:beforeAutospacing="0" w:after="60" w:afterAutospacing="0" w:line="240" w:lineRule="auto"/>
            <w:ind w:left="1440"/>
            <w:jc w:val="both"/>
          </w:pPr>
        </w:pPrChange>
      </w:pPr>
      <w:r w:rsidRPr="006D2AE3">
        <w:rPr>
          <w:rFonts w:ascii="Times New Roman" w:eastAsia="Times New Roman" w:hAnsi="Times New Roman" w:cs="David" w:hint="cs"/>
          <w:sz w:val="24"/>
          <w:szCs w:val="24"/>
          <w:rtl/>
          <w:lang w:eastAsia="he-IL"/>
        </w:rPr>
        <w:t>1.1.</w:t>
      </w:r>
      <w:del w:id="213" w:author="מרול אטמן" w:date="2024-12-29T17:10:00Z">
        <w:r w:rsidRPr="006D2AE3" w:rsidDel="00AB3795">
          <w:rPr>
            <w:rFonts w:ascii="Times New Roman" w:eastAsia="Times New Roman" w:hAnsi="Times New Roman" w:cs="David" w:hint="cs"/>
            <w:sz w:val="24"/>
            <w:szCs w:val="24"/>
            <w:rtl/>
            <w:lang w:eastAsia="he-IL"/>
          </w:rPr>
          <w:delText xml:space="preserve">5 </w:delText>
        </w:r>
      </w:del>
      <w:ins w:id="214" w:author="מרול אטמן" w:date="2024-12-29T17:10:00Z">
        <w:r w:rsidR="00AB3795">
          <w:rPr>
            <w:rFonts w:ascii="Times New Roman" w:eastAsia="Times New Roman" w:hAnsi="Times New Roman" w:cs="David" w:hint="cs"/>
            <w:sz w:val="24"/>
            <w:szCs w:val="24"/>
            <w:rtl/>
            <w:lang w:eastAsia="he-IL"/>
          </w:rPr>
          <w:t>3</w:t>
        </w:r>
        <w:r w:rsidR="00AB3795" w:rsidRPr="006D2AE3">
          <w:rPr>
            <w:rFonts w:ascii="Times New Roman" w:eastAsia="Times New Roman" w:hAnsi="Times New Roman" w:cs="David" w:hint="cs"/>
            <w:sz w:val="24"/>
            <w:szCs w:val="24"/>
            <w:rtl/>
            <w:lang w:eastAsia="he-IL"/>
          </w:rPr>
          <w:t xml:space="preserve"> </w:t>
        </w:r>
      </w:ins>
      <w:del w:id="215" w:author="מרול אטמן" w:date="2024-12-29T16:59:00Z">
        <w:r w:rsidRPr="006D2AE3" w:rsidDel="00711860">
          <w:rPr>
            <w:rFonts w:ascii="Times New Roman" w:eastAsia="Times New Roman" w:hAnsi="Times New Roman" w:cs="David" w:hint="cs"/>
            <w:sz w:val="24"/>
            <w:szCs w:val="24"/>
            <w:rtl/>
            <w:lang w:eastAsia="he-IL"/>
          </w:rPr>
          <w:delText>תאום קומות המסחר</w:delText>
        </w:r>
      </w:del>
      <w:ins w:id="216" w:author="מרול אטמן" w:date="2024-12-29T16:59:00Z">
        <w:r w:rsidR="00711860">
          <w:rPr>
            <w:rFonts w:ascii="Times New Roman" w:eastAsia="Times New Roman" w:hAnsi="Times New Roman" w:cs="David" w:hint="cs"/>
            <w:sz w:val="24"/>
            <w:szCs w:val="24"/>
            <w:rtl/>
            <w:lang w:eastAsia="he-IL"/>
          </w:rPr>
          <w:t>מידול פיתוח</w:t>
        </w:r>
      </w:ins>
      <w:del w:id="217" w:author="מרול אטמן" w:date="2024-12-29T16:59:00Z">
        <w:r w:rsidRPr="006D2AE3" w:rsidDel="00711860">
          <w:rPr>
            <w:rFonts w:ascii="Times New Roman" w:eastAsia="Times New Roman" w:hAnsi="Times New Roman" w:cs="David" w:hint="cs"/>
            <w:sz w:val="24"/>
            <w:szCs w:val="24"/>
            <w:rtl/>
            <w:lang w:eastAsia="he-IL"/>
          </w:rPr>
          <w:delText>...............................................</w:delText>
        </w:r>
        <w:r w:rsidR="00415999" w:rsidDel="00711860">
          <w:rPr>
            <w:rFonts w:ascii="Times New Roman" w:eastAsia="Times New Roman" w:hAnsi="Times New Roman" w:cs="David" w:hint="cs"/>
            <w:sz w:val="24"/>
            <w:szCs w:val="24"/>
            <w:rtl/>
            <w:lang w:eastAsia="he-IL"/>
          </w:rPr>
          <w:delText>.</w:delText>
        </w:r>
        <w:r w:rsidRPr="006D2AE3" w:rsidDel="00711860">
          <w:rPr>
            <w:rFonts w:ascii="Times New Roman" w:eastAsia="Times New Roman" w:hAnsi="Times New Roman" w:cs="David" w:hint="cs"/>
            <w:sz w:val="24"/>
            <w:szCs w:val="24"/>
            <w:rtl/>
            <w:lang w:eastAsia="he-IL"/>
          </w:rPr>
          <w:delText xml:space="preserve">...................... </w:delText>
        </w:r>
      </w:del>
      <w:ins w:id="218" w:author="מרול אטמן" w:date="2024-12-29T16:59:00Z">
        <w:r w:rsidR="00711860" w:rsidRPr="006D2AE3">
          <w:rPr>
            <w:rFonts w:ascii="Times New Roman" w:eastAsia="Times New Roman" w:hAnsi="Times New Roman" w:cs="David" w:hint="cs"/>
            <w:sz w:val="24"/>
            <w:szCs w:val="24"/>
            <w:rtl/>
            <w:lang w:eastAsia="he-IL"/>
          </w:rPr>
          <w:t>...............................................</w:t>
        </w:r>
        <w:r w:rsidR="00711860">
          <w:rPr>
            <w:rFonts w:ascii="Times New Roman" w:eastAsia="Times New Roman" w:hAnsi="Times New Roman" w:cs="David" w:hint="cs"/>
            <w:sz w:val="24"/>
            <w:szCs w:val="24"/>
            <w:rtl/>
            <w:lang w:eastAsia="he-IL"/>
          </w:rPr>
          <w:t>.</w:t>
        </w:r>
        <w:r w:rsidR="00711860" w:rsidRPr="006D2AE3">
          <w:rPr>
            <w:rFonts w:ascii="Times New Roman" w:eastAsia="Times New Roman" w:hAnsi="Times New Roman" w:cs="David" w:hint="cs"/>
            <w:sz w:val="24"/>
            <w:szCs w:val="24"/>
            <w:rtl/>
            <w:lang w:eastAsia="he-IL"/>
          </w:rPr>
          <w:t>........</w:t>
        </w:r>
      </w:ins>
      <w:ins w:id="219" w:author="מרול אטמן" w:date="2024-12-29T17:00:00Z">
        <w:r w:rsidR="00711860">
          <w:rPr>
            <w:rFonts w:ascii="Times New Roman" w:eastAsia="Times New Roman" w:hAnsi="Times New Roman" w:cs="David" w:hint="cs"/>
            <w:sz w:val="24"/>
            <w:szCs w:val="24"/>
            <w:rtl/>
            <w:lang w:eastAsia="he-IL"/>
          </w:rPr>
          <w:t>..............</w:t>
        </w:r>
      </w:ins>
      <w:ins w:id="220" w:author="מרול אטמן" w:date="2024-12-29T16:59:00Z">
        <w:r w:rsidR="00711860" w:rsidRPr="006D2AE3">
          <w:rPr>
            <w:rFonts w:ascii="Times New Roman" w:eastAsia="Times New Roman" w:hAnsi="Times New Roman" w:cs="David" w:hint="cs"/>
            <w:sz w:val="24"/>
            <w:szCs w:val="24"/>
            <w:rtl/>
            <w:lang w:eastAsia="he-IL"/>
          </w:rPr>
          <w:t>....</w:t>
        </w:r>
        <w:r w:rsidR="00711860">
          <w:rPr>
            <w:rFonts w:ascii="Times New Roman" w:eastAsia="Times New Roman" w:hAnsi="Times New Roman" w:cs="David" w:hint="cs"/>
            <w:sz w:val="24"/>
            <w:szCs w:val="24"/>
            <w:rtl/>
            <w:lang w:eastAsia="he-IL"/>
          </w:rPr>
          <w:t>7,200</w:t>
        </w:r>
        <w:r w:rsidR="00711860" w:rsidRPr="006D2AE3">
          <w:rPr>
            <w:rFonts w:ascii="Times New Roman" w:eastAsia="Times New Roman" w:hAnsi="Times New Roman" w:cs="David" w:hint="cs"/>
            <w:sz w:val="24"/>
            <w:szCs w:val="24"/>
            <w:rtl/>
            <w:lang w:eastAsia="he-IL"/>
          </w:rPr>
          <w:t xml:space="preserve"> </w:t>
        </w:r>
      </w:ins>
      <w:r w:rsidRPr="006D2AE3">
        <w:rPr>
          <w:rFonts w:ascii="Times New Roman" w:eastAsia="Times New Roman" w:hAnsi="Times New Roman" w:cs="David" w:hint="cs"/>
          <w:sz w:val="24"/>
          <w:szCs w:val="24"/>
          <w:rtl/>
          <w:lang w:eastAsia="he-IL"/>
        </w:rPr>
        <w:t xml:space="preserve">₪ </w:t>
      </w:r>
    </w:p>
    <w:p w14:paraId="412DA899" w14:textId="54F15146" w:rsidR="006D2AE3" w:rsidRPr="006D2AE3" w:rsidDel="00711860" w:rsidRDefault="006D2AE3">
      <w:pPr>
        <w:widowControl w:val="0"/>
        <w:spacing w:before="120" w:beforeAutospacing="0" w:after="60" w:afterAutospacing="0" w:line="240" w:lineRule="auto"/>
        <w:rPr>
          <w:del w:id="221" w:author="מרול אטמן" w:date="2024-12-29T17:00:00Z"/>
          <w:rFonts w:ascii="Times New Roman" w:eastAsia="Times New Roman" w:hAnsi="Times New Roman" w:cs="David"/>
          <w:sz w:val="24"/>
          <w:szCs w:val="24"/>
          <w:rtl/>
          <w:lang w:eastAsia="he-IL"/>
        </w:rPr>
        <w:pPrChange w:id="222" w:author="מרול אטמן" w:date="2024-12-29T17:00:00Z">
          <w:pPr>
            <w:widowControl w:val="0"/>
            <w:spacing w:before="120" w:beforeAutospacing="0" w:after="60" w:afterAutospacing="0" w:line="240" w:lineRule="auto"/>
            <w:ind w:left="1440"/>
            <w:jc w:val="both"/>
          </w:pPr>
        </w:pPrChange>
      </w:pPr>
      <w:del w:id="223" w:author="מרול אטמן" w:date="2024-12-29T17:00:00Z">
        <w:r w:rsidRPr="006D2AE3" w:rsidDel="00711860">
          <w:rPr>
            <w:rFonts w:ascii="Times New Roman" w:eastAsia="Times New Roman" w:hAnsi="Times New Roman" w:cs="David" w:hint="cs"/>
            <w:sz w:val="24"/>
            <w:szCs w:val="24"/>
            <w:rtl/>
            <w:lang w:eastAsia="he-IL"/>
          </w:rPr>
          <w:delText>1.1.6 תאום קומות המגורים...............................................</w:delText>
        </w:r>
        <w:r w:rsidR="00415999" w:rsidDel="00711860">
          <w:rPr>
            <w:rFonts w:ascii="Times New Roman" w:eastAsia="Times New Roman" w:hAnsi="Times New Roman" w:cs="David" w:hint="cs"/>
            <w:sz w:val="24"/>
            <w:szCs w:val="24"/>
            <w:rtl/>
            <w:lang w:eastAsia="he-IL"/>
          </w:rPr>
          <w:delText>.</w:delText>
        </w:r>
        <w:r w:rsidRPr="006D2AE3" w:rsidDel="00711860">
          <w:rPr>
            <w:rFonts w:ascii="Times New Roman" w:eastAsia="Times New Roman" w:hAnsi="Times New Roman" w:cs="David" w:hint="cs"/>
            <w:sz w:val="24"/>
            <w:szCs w:val="24"/>
            <w:rtl/>
            <w:lang w:eastAsia="he-IL"/>
          </w:rPr>
          <w:delText>....................  ₪</w:delText>
        </w:r>
      </w:del>
    </w:p>
    <w:p w14:paraId="0FA9DFE9" w14:textId="3A9B7AF9" w:rsidR="006D2AE3" w:rsidRPr="006D2AE3" w:rsidDel="00711860" w:rsidRDefault="006D2AE3">
      <w:pPr>
        <w:widowControl w:val="0"/>
        <w:spacing w:before="120" w:beforeAutospacing="0" w:after="60" w:afterAutospacing="0" w:line="240" w:lineRule="auto"/>
        <w:rPr>
          <w:del w:id="224" w:author="מרול אטמן" w:date="2024-12-29T17:00:00Z"/>
          <w:rFonts w:ascii="Times New Roman" w:eastAsia="Times New Roman" w:hAnsi="Times New Roman" w:cs="David"/>
          <w:sz w:val="24"/>
          <w:szCs w:val="24"/>
          <w:lang w:eastAsia="he-IL"/>
        </w:rPr>
        <w:pPrChange w:id="225" w:author="מרול אטמן" w:date="2024-12-29T17:00:00Z">
          <w:pPr>
            <w:widowControl w:val="0"/>
            <w:spacing w:before="120" w:beforeAutospacing="0" w:after="60" w:afterAutospacing="0" w:line="240" w:lineRule="auto"/>
            <w:ind w:left="1440"/>
            <w:jc w:val="both"/>
          </w:pPr>
        </w:pPrChange>
      </w:pPr>
      <w:del w:id="226" w:author="מרול אטמן" w:date="2024-12-29T17:00:00Z">
        <w:r w:rsidRPr="006D2AE3" w:rsidDel="00711860">
          <w:rPr>
            <w:rFonts w:ascii="Times New Roman" w:eastAsia="Times New Roman" w:hAnsi="Times New Roman" w:cs="David" w:hint="cs"/>
            <w:sz w:val="24"/>
            <w:szCs w:val="24"/>
            <w:rtl/>
            <w:lang w:eastAsia="he-IL"/>
          </w:rPr>
          <w:delText>1.1.7 תאום מערכות גג המגורים..........................................</w:delText>
        </w:r>
        <w:r w:rsidR="00415999" w:rsidDel="00711860">
          <w:rPr>
            <w:rFonts w:ascii="Times New Roman" w:eastAsia="Times New Roman" w:hAnsi="Times New Roman" w:cs="David" w:hint="cs"/>
            <w:sz w:val="24"/>
            <w:szCs w:val="24"/>
            <w:rtl/>
            <w:lang w:eastAsia="he-IL"/>
          </w:rPr>
          <w:delText>.</w:delText>
        </w:r>
        <w:r w:rsidRPr="006D2AE3" w:rsidDel="00711860">
          <w:rPr>
            <w:rFonts w:ascii="Times New Roman" w:eastAsia="Times New Roman" w:hAnsi="Times New Roman" w:cs="David" w:hint="cs"/>
            <w:sz w:val="24"/>
            <w:szCs w:val="24"/>
            <w:rtl/>
            <w:lang w:eastAsia="he-IL"/>
          </w:rPr>
          <w:delText xml:space="preserve">...................  ₪ </w:delText>
        </w:r>
      </w:del>
    </w:p>
    <w:p w14:paraId="02FF9775" w14:textId="31D60B12" w:rsidR="006D2AE3" w:rsidRPr="006D2AE3" w:rsidRDefault="006D2AE3">
      <w:pPr>
        <w:widowControl w:val="0"/>
        <w:spacing w:before="120" w:beforeAutospacing="0" w:after="60" w:afterAutospacing="0" w:line="240" w:lineRule="auto"/>
        <w:ind w:left="1440"/>
        <w:rPr>
          <w:rFonts w:ascii="Times New Roman" w:eastAsia="Times New Roman" w:hAnsi="Times New Roman" w:cs="David"/>
          <w:sz w:val="24"/>
          <w:szCs w:val="24"/>
          <w:rtl/>
          <w:lang w:eastAsia="he-IL"/>
        </w:rPr>
        <w:pPrChange w:id="227" w:author="מרול אטמן" w:date="2024-12-29T17:00:00Z">
          <w:pPr>
            <w:widowControl w:val="0"/>
            <w:spacing w:before="120" w:beforeAutospacing="0" w:after="60" w:afterAutospacing="0" w:line="240" w:lineRule="auto"/>
            <w:ind w:left="1440"/>
            <w:jc w:val="both"/>
          </w:pPr>
        </w:pPrChange>
      </w:pPr>
      <w:del w:id="228" w:author="מרול אטמן" w:date="2024-12-29T17:00:00Z">
        <w:r w:rsidRPr="006D2AE3" w:rsidDel="00711860">
          <w:rPr>
            <w:rFonts w:ascii="Times New Roman" w:eastAsia="Times New Roman" w:hAnsi="Times New Roman" w:cs="David" w:hint="cs"/>
            <w:sz w:val="24"/>
            <w:szCs w:val="24"/>
            <w:rtl/>
            <w:lang w:eastAsia="he-IL"/>
          </w:rPr>
          <w:delText>1.1.8 תאום מערכות גג המסחר.............................................</w:delText>
        </w:r>
        <w:r w:rsidR="00415999" w:rsidDel="00711860">
          <w:rPr>
            <w:rFonts w:ascii="Times New Roman" w:eastAsia="Times New Roman" w:hAnsi="Times New Roman" w:cs="David" w:hint="cs"/>
            <w:sz w:val="24"/>
            <w:szCs w:val="24"/>
            <w:rtl/>
            <w:lang w:eastAsia="he-IL"/>
          </w:rPr>
          <w:delText>..</w:delText>
        </w:r>
        <w:r w:rsidRPr="006D2AE3" w:rsidDel="00711860">
          <w:rPr>
            <w:rFonts w:ascii="Times New Roman" w:eastAsia="Times New Roman" w:hAnsi="Times New Roman" w:cs="David" w:hint="cs"/>
            <w:sz w:val="24"/>
            <w:szCs w:val="24"/>
            <w:rtl/>
            <w:lang w:eastAsia="he-IL"/>
          </w:rPr>
          <w:delText>.................. ₪</w:delText>
        </w:r>
      </w:del>
    </w:p>
    <w:p w14:paraId="2262249E" w14:textId="316C4D52" w:rsidR="006D2AE3" w:rsidRPr="006D2AE3" w:rsidDel="00711860" w:rsidRDefault="006D2AE3" w:rsidP="006D2AE3">
      <w:pPr>
        <w:widowControl w:val="0"/>
        <w:spacing w:before="120" w:beforeAutospacing="0" w:after="60" w:afterAutospacing="0" w:line="240" w:lineRule="auto"/>
        <w:ind w:left="1440"/>
        <w:jc w:val="both"/>
        <w:rPr>
          <w:del w:id="229" w:author="מרול אטמן" w:date="2024-12-29T17:00:00Z"/>
          <w:rFonts w:ascii="Times New Roman" w:eastAsia="Times New Roman" w:hAnsi="Times New Roman" w:cs="David"/>
          <w:sz w:val="24"/>
          <w:szCs w:val="24"/>
          <w:rtl/>
          <w:lang w:eastAsia="he-IL"/>
        </w:rPr>
      </w:pPr>
      <w:del w:id="230" w:author="מרול אטמן" w:date="2024-12-29T17:00:00Z">
        <w:r w:rsidRPr="006D2AE3" w:rsidDel="00711860">
          <w:rPr>
            <w:rFonts w:ascii="Times New Roman" w:eastAsia="Times New Roman" w:hAnsi="Times New Roman" w:cs="David" w:hint="cs"/>
            <w:sz w:val="24"/>
            <w:szCs w:val="24"/>
            <w:rtl/>
            <w:lang w:eastAsia="he-IL"/>
          </w:rPr>
          <w:delText>*מחק את המיותר</w:delText>
        </w:r>
      </w:del>
    </w:p>
    <w:p w14:paraId="2A239552" w14:textId="3D347A9C"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w:t>
      </w:r>
      <w:ins w:id="231" w:author="מרול אטמן" w:date="2024-12-29T17:01:00Z">
        <w:r w:rsidR="00711860">
          <w:rPr>
            <w:rFonts w:ascii="Times New Roman" w:eastAsia="Times New Roman" w:hAnsi="Times New Roman" w:cs="David" w:hint="cs"/>
            <w:b/>
            <w:bCs/>
            <w:sz w:val="24"/>
            <w:szCs w:val="24"/>
            <w:rtl/>
            <w:lang w:eastAsia="he-IL"/>
          </w:rPr>
          <w:t xml:space="preserve">        </w:t>
        </w:r>
      </w:ins>
      <w:r w:rsidRPr="006D2AE3">
        <w:rPr>
          <w:rFonts w:ascii="Times New Roman" w:eastAsia="Times New Roman" w:hAnsi="Times New Roman" w:cs="David" w:hint="cs"/>
          <w:b/>
          <w:bCs/>
          <w:sz w:val="24"/>
          <w:szCs w:val="24"/>
          <w:rtl/>
          <w:lang w:eastAsia="he-IL"/>
        </w:rPr>
        <w:t xml:space="preserve">  סה"כ: </w:t>
      </w:r>
      <w:del w:id="232" w:author="מרול אטמן" w:date="2024-12-29T17:01:00Z">
        <w:r w:rsidRPr="006D2AE3" w:rsidDel="00711860">
          <w:rPr>
            <w:rFonts w:ascii="Times New Roman" w:eastAsia="Times New Roman" w:hAnsi="Times New Roman" w:cs="David" w:hint="cs"/>
            <w:b/>
            <w:bCs/>
            <w:sz w:val="24"/>
            <w:szCs w:val="24"/>
            <w:rtl/>
            <w:lang w:eastAsia="he-IL"/>
          </w:rPr>
          <w:delText>______ ___</w:delText>
        </w:r>
      </w:del>
      <w:ins w:id="233" w:author="מרול אטמן" w:date="2024-12-29T17:01:00Z">
        <w:r w:rsidR="00711860">
          <w:rPr>
            <w:rFonts w:ascii="Times New Roman" w:eastAsia="Times New Roman" w:hAnsi="Times New Roman" w:cs="David" w:hint="cs"/>
            <w:b/>
            <w:bCs/>
            <w:sz w:val="24"/>
            <w:szCs w:val="24"/>
            <w:rtl/>
            <w:lang w:eastAsia="he-IL"/>
          </w:rPr>
          <w:t xml:space="preserve">288,409 </w:t>
        </w:r>
      </w:ins>
      <w:r w:rsidRPr="006D2AE3">
        <w:rPr>
          <w:rFonts w:ascii="Times New Roman" w:eastAsia="Times New Roman" w:hAnsi="Times New Roman" w:cs="David" w:hint="cs"/>
          <w:b/>
          <w:bCs/>
          <w:sz w:val="24"/>
          <w:szCs w:val="24"/>
          <w:rtl/>
          <w:lang w:eastAsia="he-IL"/>
        </w:rPr>
        <w:t>₪</w:t>
      </w:r>
    </w:p>
    <w:p w14:paraId="3224460E" w14:textId="00508416"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del w:id="234" w:author="מרול אטמן" w:date="2024-12-29T17:01:00Z">
        <w:r w:rsidRPr="006D2AE3" w:rsidDel="00711860">
          <w:rPr>
            <w:rFonts w:ascii="Times New Roman" w:eastAsia="Times New Roman" w:hAnsi="Times New Roman" w:cs="David" w:hint="cs"/>
            <w:sz w:val="24"/>
            <w:szCs w:val="24"/>
            <w:rtl/>
            <w:lang w:eastAsia="he-IL"/>
          </w:rPr>
          <w:delText xml:space="preserve">תמורת ביצוע שירותי היועץ ישולם </w:delText>
        </w:r>
        <w:r w:rsidRPr="006D2AE3" w:rsidDel="00711860">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ins w:id="235" w:author="מרול אטמן" w:date="2024-12-29T17:01:00Z">
        <w:r w:rsidR="00711860">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 xml:space="preserve">. </w:t>
      </w:r>
    </w:p>
    <w:p w14:paraId="34A043B4" w14:textId="35483AD8" w:rsidR="00415999" w:rsidRPr="00DE118F" w:rsidDel="0059782F" w:rsidRDefault="00415999" w:rsidP="00415999">
      <w:pPr>
        <w:widowControl w:val="0"/>
        <w:spacing w:before="120" w:beforeAutospacing="0" w:after="60" w:afterAutospacing="0" w:line="240" w:lineRule="auto"/>
        <w:ind w:left="720" w:right="-181"/>
        <w:rPr>
          <w:del w:id="236" w:author="מרול אטמן" w:date="2024-12-29T17:35:00Z"/>
          <w:rFonts w:ascii="Times New Roman" w:eastAsia="Times New Roman" w:hAnsi="Times New Roman" w:cs="David"/>
          <w:sz w:val="24"/>
          <w:szCs w:val="24"/>
          <w:rtl/>
          <w:lang w:eastAsia="he-IL"/>
        </w:rPr>
      </w:pPr>
      <w:del w:id="237" w:author="מרול אטמן" w:date="2024-12-29T17:35:00Z">
        <w:r w:rsidRPr="00DE118F" w:rsidDel="0059782F">
          <w:rPr>
            <w:rFonts w:ascii="Times New Roman" w:eastAsia="Times New Roman" w:hAnsi="Times New Roman" w:cs="David"/>
            <w:sz w:val="24"/>
            <w:szCs w:val="24"/>
            <w:rtl/>
            <w:lang w:eastAsia="he-IL"/>
          </w:rPr>
          <w:delText>בסעיף זה:</w:delText>
        </w:r>
      </w:del>
    </w:p>
    <w:p w14:paraId="03522836" w14:textId="2C9F5131" w:rsidR="00415999" w:rsidRPr="00DE118F" w:rsidDel="0059782F" w:rsidRDefault="00415999" w:rsidP="00415999">
      <w:pPr>
        <w:widowControl w:val="0"/>
        <w:spacing w:before="120" w:beforeAutospacing="0" w:after="60" w:afterAutospacing="0" w:line="240" w:lineRule="auto"/>
        <w:ind w:left="720" w:right="-181"/>
        <w:jc w:val="both"/>
        <w:rPr>
          <w:del w:id="238" w:author="מרול אטמן" w:date="2024-12-29T17:35:00Z"/>
          <w:rFonts w:ascii="Times New Roman" w:eastAsia="Times New Roman" w:hAnsi="Times New Roman" w:cs="David"/>
          <w:sz w:val="24"/>
          <w:szCs w:val="24"/>
          <w:rtl/>
          <w:lang w:eastAsia="he-IL"/>
        </w:rPr>
      </w:pPr>
      <w:del w:id="239" w:author="מרול אטמן" w:date="2024-12-29T17:35:00Z">
        <w:r w:rsidRPr="00DE118F" w:rsidDel="0059782F">
          <w:rPr>
            <w:rFonts w:ascii="Times New Roman" w:eastAsia="Times New Roman" w:hAnsi="Times New Roman" w:cs="David"/>
            <w:sz w:val="24"/>
            <w:szCs w:val="24"/>
            <w:rtl/>
            <w:lang w:eastAsia="he-IL"/>
          </w:rPr>
          <w:delText xml:space="preserve">מבנה ראשוני - המבנה שהוקם לראשונה עפ"י תכניותיו של </w:delText>
        </w:r>
        <w:r w:rsidR="009F6985" w:rsidDel="0059782F">
          <w:rPr>
            <w:rFonts w:ascii="Times New Roman" w:eastAsia="Times New Roman" w:hAnsi="Times New Roman" w:cs="David"/>
            <w:sz w:val="24"/>
            <w:szCs w:val="24"/>
            <w:rtl/>
            <w:lang w:eastAsia="he-IL"/>
          </w:rPr>
          <w:delText>היועץ</w:delText>
        </w:r>
        <w:r w:rsidRPr="00DE118F" w:rsidDel="0059782F">
          <w:rPr>
            <w:rFonts w:ascii="Times New Roman" w:eastAsia="Times New Roman" w:hAnsi="Times New Roman" w:cs="David"/>
            <w:sz w:val="24"/>
            <w:szCs w:val="24"/>
            <w:rtl/>
            <w:lang w:eastAsia="he-IL"/>
          </w:rPr>
          <w:delText xml:space="preserve">. </w:delText>
        </w:r>
      </w:del>
    </w:p>
    <w:p w14:paraId="01DD4E9A" w14:textId="03A2996C" w:rsidR="00415999" w:rsidRPr="00DE118F" w:rsidDel="0059782F" w:rsidRDefault="00415999" w:rsidP="00415999">
      <w:pPr>
        <w:widowControl w:val="0"/>
        <w:spacing w:before="120" w:beforeAutospacing="0" w:after="60" w:afterAutospacing="0" w:line="240" w:lineRule="auto"/>
        <w:ind w:left="720" w:right="-181"/>
        <w:jc w:val="both"/>
        <w:rPr>
          <w:del w:id="240" w:author="מרול אטמן" w:date="2024-12-29T17:35:00Z"/>
          <w:rFonts w:ascii="Times New Roman" w:eastAsia="Times New Roman" w:hAnsi="Times New Roman" w:cs="David"/>
          <w:sz w:val="24"/>
          <w:szCs w:val="24"/>
          <w:rtl/>
          <w:lang w:eastAsia="he-IL"/>
        </w:rPr>
      </w:pPr>
      <w:del w:id="241" w:author="מרול אטמן" w:date="2024-12-29T17:35:00Z">
        <w:r w:rsidRPr="00DE118F" w:rsidDel="0059782F">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221D1928" w14:textId="24FDEA38" w:rsidR="00415999" w:rsidRPr="00DE118F" w:rsidDel="0059782F" w:rsidRDefault="00415999" w:rsidP="00415999">
      <w:pPr>
        <w:widowControl w:val="0"/>
        <w:spacing w:before="120" w:beforeAutospacing="0" w:after="60" w:afterAutospacing="0" w:line="240" w:lineRule="auto"/>
        <w:ind w:left="720" w:right="-181"/>
        <w:jc w:val="both"/>
        <w:rPr>
          <w:del w:id="242" w:author="מרול אטמן" w:date="2024-12-29T17:35:00Z"/>
          <w:rFonts w:ascii="Times New Roman" w:eastAsia="Times New Roman" w:hAnsi="Times New Roman" w:cs="David"/>
          <w:sz w:val="24"/>
          <w:szCs w:val="24"/>
          <w:rtl/>
          <w:lang w:eastAsia="he-IL"/>
        </w:rPr>
      </w:pPr>
      <w:del w:id="243" w:author="מרול אטמן" w:date="2024-12-29T17:35:00Z">
        <w:r w:rsidRPr="00DE118F" w:rsidDel="0059782F">
          <w:rPr>
            <w:rFonts w:ascii="Times New Roman" w:eastAsia="Times New Roman" w:hAnsi="Times New Roman" w:cs="David"/>
            <w:sz w:val="24"/>
            <w:szCs w:val="24"/>
            <w:rtl/>
            <w:lang w:eastAsia="he-IL"/>
          </w:rPr>
          <w:delText xml:space="preserve">מבנה חוזר - מבנה נוסף המוקם בשלמותו או בחלקו עפ"י תכניותיו של </w:delText>
        </w:r>
        <w:r w:rsidR="009F6985" w:rsidDel="0059782F">
          <w:rPr>
            <w:rFonts w:ascii="Times New Roman" w:eastAsia="Times New Roman" w:hAnsi="Times New Roman" w:cs="David"/>
            <w:sz w:val="24"/>
            <w:szCs w:val="24"/>
            <w:rtl/>
            <w:lang w:eastAsia="he-IL"/>
          </w:rPr>
          <w:delText>היועץ</w:delText>
        </w:r>
        <w:r w:rsidRPr="00DE118F" w:rsidDel="0059782F">
          <w:rPr>
            <w:rFonts w:ascii="Times New Roman" w:eastAsia="Times New Roman" w:hAnsi="Times New Roman" w:cs="David"/>
            <w:sz w:val="24"/>
            <w:szCs w:val="24"/>
            <w:rtl/>
            <w:lang w:eastAsia="he-IL"/>
          </w:rPr>
          <w:delText xml:space="preserve">, על אותו המגרש או במגרש אחר, בין אם על פי תכניות קיימות על כל פרטיהן ובין אם לצורך הקמתו התבקש </w:delText>
        </w:r>
        <w:r w:rsidR="007902DF" w:rsidDel="0059782F">
          <w:rPr>
            <w:rFonts w:ascii="Times New Roman" w:eastAsia="Times New Roman" w:hAnsi="Times New Roman" w:cs="David"/>
            <w:sz w:val="24"/>
            <w:szCs w:val="24"/>
            <w:rtl/>
            <w:lang w:eastAsia="he-IL"/>
          </w:rPr>
          <w:delText>יועץ</w:delText>
        </w:r>
        <w:r w:rsidRPr="00DE118F" w:rsidDel="0059782F">
          <w:rPr>
            <w:rFonts w:ascii="Times New Roman" w:eastAsia="Times New Roman" w:hAnsi="Times New Roman" w:cs="David"/>
            <w:sz w:val="24"/>
            <w:szCs w:val="24"/>
            <w:rtl/>
            <w:lang w:eastAsia="he-IL"/>
          </w:rPr>
          <w:delTex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515AC846" w14:textId="2E46B1F5" w:rsidR="00415999" w:rsidRPr="00DE118F" w:rsidDel="0059782F" w:rsidRDefault="00415999" w:rsidP="00415999">
      <w:pPr>
        <w:widowControl w:val="0"/>
        <w:spacing w:before="120" w:beforeAutospacing="0" w:after="60" w:afterAutospacing="0" w:line="240" w:lineRule="auto"/>
        <w:ind w:left="720" w:right="-181"/>
        <w:jc w:val="both"/>
        <w:rPr>
          <w:del w:id="244" w:author="מרול אטמן" w:date="2024-12-29T17:35:00Z"/>
          <w:rFonts w:ascii="Times New Roman" w:eastAsia="Times New Roman" w:hAnsi="Times New Roman" w:cs="David"/>
          <w:sz w:val="24"/>
          <w:szCs w:val="24"/>
          <w:rtl/>
          <w:lang w:eastAsia="he-IL"/>
        </w:rPr>
      </w:pPr>
      <w:del w:id="245" w:author="מרול אטמן" w:date="2024-12-29T17:35:00Z">
        <w:r w:rsidRPr="00DE118F" w:rsidDel="0059782F">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22C21932" w14:textId="5168C579" w:rsidR="00415999" w:rsidRPr="00DE118F" w:rsidRDefault="00415999" w:rsidP="00415999">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295CD0">
            <w:rPr>
              <w:rFonts w:ascii="Times New Roman" w:eastAsia="Times New Roman" w:hAnsi="Times New Roman" w:cs="David" w:hint="cs"/>
              <w:color w:val="008000"/>
              <w:sz w:val="24"/>
              <w:szCs w:val="24"/>
              <w:rtl/>
            </w:rPr>
            <w:t>מדד המחירים לצרכן</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295CD0">
            <w:rPr>
              <w:rFonts w:ascii="Times New Roman" w:eastAsia="Times New Roman" w:hAnsi="Times New Roman" w:cs="David" w:hint="cs"/>
              <w:color w:val="008000"/>
              <w:sz w:val="24"/>
              <w:szCs w:val="24"/>
              <w:rtl/>
            </w:rPr>
            <w:t>ידוע</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4-08-18T00:00:00Z">
            <w:dateFormat w:val="dd/MM/yyyy"/>
            <w:lid w:val="he-IL"/>
            <w:storeMappedDataAs w:val="dateTime"/>
            <w:calendar w:val="gregorian"/>
          </w:date>
        </w:sdtPr>
        <w:sdtEndPr/>
        <w:sdtContent>
          <w:r w:rsidR="00295CD0">
            <w:rPr>
              <w:rFonts w:ascii="Times New Roman" w:eastAsia="Times New Roman" w:hAnsi="Times New Roman" w:cs="David" w:hint="cs"/>
              <w:color w:val="008000"/>
              <w:sz w:val="24"/>
              <w:szCs w:val="24"/>
              <w:rtl/>
            </w:rPr>
            <w:t>‏18/08/2024</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295CD0">
            <w:rPr>
              <w:rFonts w:ascii="Times New Roman" w:eastAsia="Times New Roman" w:hAnsi="Times New Roman" w:cs="David" w:hint="cs"/>
              <w:color w:val="008000"/>
              <w:sz w:val="24"/>
              <w:szCs w:val="24"/>
            </w:rPr>
            <w:t>NaN</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0B4D5EFF" w14:textId="77777777" w:rsidR="00415999" w:rsidRPr="00DE118F"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32420938"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w:t>
      </w:r>
      <w:r w:rsidRPr="00DE118F">
        <w:rPr>
          <w:rFonts w:ascii="Times New Roman" w:eastAsia="Times New Roman" w:hAnsi="Times New Roman" w:cs="David"/>
          <w:sz w:val="24"/>
          <w:szCs w:val="24"/>
          <w:rtl/>
          <w:lang w:eastAsia="he-IL"/>
        </w:rPr>
        <w:tab/>
        <w:t>למען הסר ספק:</w:t>
      </w:r>
    </w:p>
    <w:p w14:paraId="2A68861B"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06ED8EB5"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62886183"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2511BB6E" w14:textId="77777777"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34502076" w14:textId="77777777"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56F8F5EE" w14:textId="77777777" w:rsidR="00561FDC" w:rsidRDefault="00561FDC">
      <w:pPr>
        <w:bidi w:val="0"/>
        <w:spacing w:before="0" w:beforeAutospacing="0" w:after="160" w:afterAutospacing="0" w:line="259" w:lineRule="auto"/>
        <w:rPr>
          <w:ins w:id="246" w:author="מרול אטמן" w:date="2024-12-29T17:01:00Z"/>
          <w:rFonts w:ascii="Times New Roman" w:eastAsia="Times New Roman" w:hAnsi="Times New Roman" w:cs="David"/>
          <w:bCs/>
          <w:sz w:val="24"/>
          <w:szCs w:val="24"/>
          <w:u w:val="single"/>
          <w:rtl/>
          <w:lang w:eastAsia="he-IL"/>
        </w:rPr>
      </w:pPr>
      <w:ins w:id="247" w:author="מרול אטמן" w:date="2024-12-29T17:01:00Z">
        <w:r>
          <w:rPr>
            <w:rFonts w:ascii="Times New Roman" w:eastAsia="Times New Roman" w:hAnsi="Times New Roman" w:cs="David"/>
            <w:bCs/>
            <w:sz w:val="24"/>
            <w:szCs w:val="24"/>
            <w:u w:val="single"/>
            <w:rtl/>
            <w:lang w:eastAsia="he-IL"/>
          </w:rPr>
          <w:br w:type="page"/>
        </w:r>
      </w:ins>
    </w:p>
    <w:p w14:paraId="00FA1CDF" w14:textId="73C7E715"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16324DDD"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E1C944"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4AF2FA99"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684AD50"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14745EC" w14:textId="77777777" w:rsidR="00561FDC" w:rsidRDefault="006D2AE3" w:rsidP="006D2AE3">
      <w:pPr>
        <w:widowControl w:val="0"/>
        <w:numPr>
          <w:ilvl w:val="0"/>
          <w:numId w:val="9"/>
        </w:numPr>
        <w:spacing w:before="0" w:beforeAutospacing="0" w:after="0" w:afterAutospacing="0" w:line="240" w:lineRule="auto"/>
        <w:ind w:right="360"/>
        <w:rPr>
          <w:ins w:id="248" w:author="מרול אטמן" w:date="2024-12-29T17:02:00Z"/>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p>
    <w:p w14:paraId="788E1626" w14:textId="77777777" w:rsidR="00561FDC" w:rsidRDefault="00561FDC" w:rsidP="00561FDC">
      <w:pPr>
        <w:widowControl w:val="0"/>
        <w:spacing w:before="0" w:beforeAutospacing="0" w:after="0" w:afterAutospacing="0" w:line="240" w:lineRule="auto"/>
        <w:ind w:left="720" w:right="360"/>
        <w:rPr>
          <w:ins w:id="249" w:author="מרול אטמן" w:date="2024-12-29T17:02:00Z"/>
          <w:rFonts w:ascii="Times New Roman" w:eastAsia="Times New Roman" w:hAnsi="Times New Roman" w:cs="David"/>
          <w:sz w:val="24"/>
          <w:szCs w:val="24"/>
          <w:rtl/>
          <w:lang w:eastAsia="he-IL"/>
        </w:rPr>
      </w:pPr>
    </w:p>
    <w:p w14:paraId="0AF9C39C" w14:textId="4D794830" w:rsidR="006D2AE3" w:rsidRPr="007C5642" w:rsidRDefault="000B58ED">
      <w:pPr>
        <w:widowControl w:val="0"/>
        <w:spacing w:before="0" w:beforeAutospacing="0" w:after="0" w:afterAutospacing="0" w:line="240" w:lineRule="auto"/>
        <w:ind w:left="720" w:right="360"/>
        <w:rPr>
          <w:rFonts w:ascii="Times New Roman" w:eastAsia="Times New Roman" w:hAnsi="Times New Roman" w:cs="David"/>
          <w:b/>
          <w:bCs/>
          <w:sz w:val="24"/>
          <w:szCs w:val="24"/>
          <w:rtl/>
          <w:lang w:eastAsia="he-IL"/>
          <w:rPrChange w:id="250" w:author="מרול אטמן" w:date="2024-12-29T17:08:00Z">
            <w:rPr>
              <w:rFonts w:ascii="Times New Roman" w:eastAsia="Times New Roman" w:hAnsi="Times New Roman" w:cs="David"/>
              <w:sz w:val="24"/>
              <w:szCs w:val="24"/>
              <w:rtl/>
              <w:lang w:eastAsia="he-IL"/>
            </w:rPr>
          </w:rPrChange>
        </w:rPr>
        <w:pPrChange w:id="251" w:author="מרול אטמן" w:date="2024-12-29T17:02:00Z">
          <w:pPr>
            <w:widowControl w:val="0"/>
            <w:numPr>
              <w:numId w:val="9"/>
            </w:numPr>
            <w:tabs>
              <w:tab w:val="num" w:pos="720"/>
            </w:tabs>
            <w:spacing w:before="0" w:beforeAutospacing="0" w:after="0" w:afterAutospacing="0" w:line="240" w:lineRule="auto"/>
            <w:ind w:left="720" w:right="360" w:hanging="720"/>
          </w:pPr>
        </w:pPrChange>
      </w:pPr>
      <w:ins w:id="252" w:author="מרול אטמן" w:date="2024-12-29T17:12:00Z">
        <w:r>
          <w:rPr>
            <w:rFonts w:ascii="Times New Roman" w:eastAsia="Times New Roman" w:hAnsi="Times New Roman" w:cs="David" w:hint="cs"/>
            <w:b/>
            <w:bCs/>
            <w:sz w:val="24"/>
            <w:szCs w:val="24"/>
            <w:rtl/>
            <w:lang w:eastAsia="he-IL"/>
          </w:rPr>
          <w:t xml:space="preserve">1.1 </w:t>
        </w:r>
      </w:ins>
      <w:ins w:id="253" w:author="מרול אטמן" w:date="2024-12-29T17:02:00Z">
        <w:r w:rsidR="00561FDC" w:rsidRPr="007C5642">
          <w:rPr>
            <w:rFonts w:ascii="Times New Roman" w:eastAsia="Times New Roman" w:hAnsi="Times New Roman" w:cs="David" w:hint="eastAsia"/>
            <w:b/>
            <w:bCs/>
            <w:sz w:val="24"/>
            <w:szCs w:val="24"/>
            <w:rtl/>
            <w:lang w:eastAsia="he-IL"/>
            <w:rPrChange w:id="254" w:author="מרול אטמן" w:date="2024-12-29T17:08:00Z">
              <w:rPr>
                <w:rFonts w:ascii="Times New Roman" w:eastAsia="Times New Roman" w:hAnsi="Times New Roman" w:cs="David" w:hint="eastAsia"/>
                <w:sz w:val="24"/>
                <w:szCs w:val="24"/>
                <w:rtl/>
                <w:lang w:eastAsia="he-IL"/>
              </w:rPr>
            </w:rPrChange>
          </w:rPr>
          <w:t>ניהול</w:t>
        </w:r>
        <w:r w:rsidR="00561FDC" w:rsidRPr="007C5642">
          <w:rPr>
            <w:rFonts w:ascii="Times New Roman" w:eastAsia="Times New Roman" w:hAnsi="Times New Roman" w:cs="David"/>
            <w:b/>
            <w:bCs/>
            <w:sz w:val="24"/>
            <w:szCs w:val="24"/>
            <w:rtl/>
            <w:lang w:eastAsia="he-IL"/>
            <w:rPrChange w:id="255" w:author="מרול אטמן" w:date="2024-12-29T17:08:00Z">
              <w:rPr>
                <w:rFonts w:ascii="Times New Roman" w:eastAsia="Times New Roman" w:hAnsi="Times New Roman" w:cs="David"/>
                <w:sz w:val="24"/>
                <w:szCs w:val="24"/>
                <w:rtl/>
                <w:lang w:eastAsia="he-IL"/>
              </w:rPr>
            </w:rPrChange>
          </w:rPr>
          <w:t xml:space="preserve"> </w:t>
        </w:r>
        <w:r w:rsidR="00561FDC" w:rsidRPr="007C5642">
          <w:rPr>
            <w:rFonts w:ascii="Times New Roman" w:eastAsia="Times New Roman" w:hAnsi="Times New Roman" w:cs="David" w:hint="eastAsia"/>
            <w:b/>
            <w:bCs/>
            <w:sz w:val="24"/>
            <w:szCs w:val="24"/>
            <w:rtl/>
            <w:lang w:eastAsia="he-IL"/>
            <w:rPrChange w:id="256" w:author="מרול אטמן" w:date="2024-12-29T17:08:00Z">
              <w:rPr>
                <w:rFonts w:ascii="Times New Roman" w:eastAsia="Times New Roman" w:hAnsi="Times New Roman" w:cs="David" w:hint="eastAsia"/>
                <w:sz w:val="24"/>
                <w:szCs w:val="24"/>
                <w:rtl/>
                <w:lang w:eastAsia="he-IL"/>
              </w:rPr>
            </w:rPrChange>
          </w:rPr>
          <w:t>מודל</w:t>
        </w:r>
        <w:r w:rsidR="00561FDC" w:rsidRPr="007C5642">
          <w:rPr>
            <w:rFonts w:ascii="Times New Roman" w:eastAsia="Times New Roman" w:hAnsi="Times New Roman" w:cs="David"/>
            <w:b/>
            <w:bCs/>
            <w:sz w:val="24"/>
            <w:szCs w:val="24"/>
            <w:rtl/>
            <w:lang w:eastAsia="he-IL"/>
            <w:rPrChange w:id="257" w:author="מרול אטמן" w:date="2024-12-29T17:08:00Z">
              <w:rPr>
                <w:rFonts w:ascii="Times New Roman" w:eastAsia="Times New Roman" w:hAnsi="Times New Roman" w:cs="David"/>
                <w:sz w:val="24"/>
                <w:szCs w:val="24"/>
                <w:rtl/>
                <w:lang w:eastAsia="he-IL"/>
              </w:rPr>
            </w:rPrChange>
          </w:rPr>
          <w:t>:</w:t>
        </w:r>
      </w:ins>
      <w:del w:id="258" w:author="מרול אטמן" w:date="2024-12-29T17:02:00Z">
        <w:r w:rsidR="006D2AE3" w:rsidRPr="007C5642" w:rsidDel="00561FDC">
          <w:rPr>
            <w:rFonts w:ascii="Times New Roman" w:eastAsia="Times New Roman" w:hAnsi="Times New Roman" w:cs="David"/>
            <w:b/>
            <w:bCs/>
            <w:sz w:val="24"/>
            <w:szCs w:val="24"/>
            <w:rtl/>
            <w:lang w:eastAsia="he-IL"/>
            <w:rPrChange w:id="259" w:author="מרול אטמן" w:date="2024-12-29T17:08:00Z">
              <w:rPr>
                <w:rFonts w:ascii="Times New Roman" w:eastAsia="Times New Roman" w:hAnsi="Times New Roman" w:cs="David"/>
                <w:sz w:val="24"/>
                <w:szCs w:val="24"/>
                <w:rtl/>
                <w:lang w:eastAsia="he-IL"/>
              </w:rPr>
            </w:rPrChange>
          </w:rPr>
          <w:br/>
        </w:r>
      </w:del>
    </w:p>
    <w:tbl>
      <w:tblPr>
        <w:tblW w:w="8763" w:type="dxa"/>
        <w:tblLook w:val="00A0" w:firstRow="1" w:lastRow="0" w:firstColumn="1" w:lastColumn="0" w:noHBand="0" w:noVBand="0"/>
      </w:tblPr>
      <w:tblGrid>
        <w:gridCol w:w="1374"/>
        <w:gridCol w:w="5458"/>
        <w:gridCol w:w="525"/>
        <w:gridCol w:w="915"/>
        <w:gridCol w:w="491"/>
      </w:tblGrid>
      <w:tr w:rsidR="00561FDC" w:rsidRPr="006D2AE3" w14:paraId="73901D55" w14:textId="77777777" w:rsidTr="00144C6E">
        <w:trPr>
          <w:gridAfter w:val="1"/>
          <w:wAfter w:w="567" w:type="dxa"/>
        </w:trPr>
        <w:tc>
          <w:tcPr>
            <w:tcW w:w="993" w:type="dxa"/>
            <w:vAlign w:val="bottom"/>
          </w:tcPr>
          <w:p w14:paraId="2AD20094"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556CFD7D"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51458870" w14:textId="77777777" w:rsidR="006D2AE3" w:rsidRPr="006D2AE3" w:rsidRDefault="006D2AE3">
            <w:pPr>
              <w:widowControl w:val="0"/>
              <w:spacing w:before="0" w:beforeAutospacing="0" w:after="0" w:afterAutospacing="0" w:line="240" w:lineRule="auto"/>
              <w:rPr>
                <w:rFonts w:ascii="Times New Roman" w:eastAsia="Times New Roman" w:hAnsi="Times New Roman" w:cs="David"/>
                <w:sz w:val="24"/>
                <w:szCs w:val="24"/>
                <w:rtl/>
              </w:rPr>
              <w:pPrChange w:id="260" w:author="מרול אטמן" w:date="2024-12-29T17:02:00Z">
                <w:pPr>
                  <w:widowControl w:val="0"/>
                  <w:spacing w:before="0" w:beforeAutospacing="0" w:after="0" w:afterAutospacing="0" w:line="240" w:lineRule="auto"/>
                  <w:jc w:val="right"/>
                </w:pPr>
              </w:pPrChange>
            </w:pPr>
          </w:p>
        </w:tc>
      </w:tr>
      <w:tr w:rsidR="00561FDC" w:rsidRPr="006D2AE3" w14:paraId="1785AB4B" w14:textId="77777777" w:rsidTr="00144C6E">
        <w:trPr>
          <w:trHeight w:val="340"/>
        </w:trPr>
        <w:tc>
          <w:tcPr>
            <w:tcW w:w="993" w:type="dxa"/>
          </w:tcPr>
          <w:p w14:paraId="7AC22E40" w14:textId="77777777" w:rsidR="006D2AE3" w:rsidRPr="006D2AE3"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06754E81" w14:textId="3A8F7014"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del w:id="261" w:author="מרול אטמן" w:date="2024-12-29T17:03:00Z">
              <w:r w:rsidRPr="006D2AE3" w:rsidDel="00561FDC">
                <w:rPr>
                  <w:rFonts w:ascii="Times New Roman" w:eastAsia="Times New Roman" w:hAnsi="Times New Roman" w:cs="David"/>
                  <w:sz w:val="24"/>
                  <w:szCs w:val="24"/>
                  <w:rtl/>
                  <w:lang w:eastAsia="he-IL"/>
                </w:rPr>
                <w:delText>הי</w:delText>
              </w:r>
              <w:r w:rsidRPr="006D2AE3" w:rsidDel="00561FDC">
                <w:rPr>
                  <w:rFonts w:ascii="Times New Roman" w:eastAsia="Times New Roman" w:hAnsi="Times New Roman" w:cs="David" w:hint="cs"/>
                  <w:sz w:val="24"/>
                  <w:szCs w:val="24"/>
                  <w:rtl/>
                  <w:lang w:eastAsia="he-IL"/>
                </w:rPr>
                <w:delText>י</w:delText>
              </w:r>
              <w:r w:rsidRPr="006D2AE3" w:rsidDel="00561FDC">
                <w:rPr>
                  <w:rFonts w:ascii="Times New Roman" w:eastAsia="Times New Roman" w:hAnsi="Times New Roman" w:cs="David"/>
                  <w:sz w:val="24"/>
                  <w:szCs w:val="24"/>
                  <w:rtl/>
                  <w:lang w:eastAsia="he-IL"/>
                </w:rPr>
                <w:delText>עוץ המוקדם</w:delText>
              </w:r>
              <w:r w:rsidRPr="006D2AE3" w:rsidDel="00561FDC">
                <w:rPr>
                  <w:rFonts w:ascii="Times New Roman" w:eastAsia="Times New Roman" w:hAnsi="Times New Roman" w:cs="David" w:hint="cs"/>
                  <w:sz w:val="24"/>
                  <w:szCs w:val="24"/>
                  <w:rtl/>
                  <w:lang w:eastAsia="he-IL"/>
                </w:rPr>
                <w:delText xml:space="preserve"> לתיאום מערכות</w:delText>
              </w:r>
            </w:del>
            <w:ins w:id="262" w:author="מרול אטמן" w:date="2024-12-29T17:03:00Z">
              <w:r w:rsidR="00561FDC">
                <w:rPr>
                  <w:rFonts w:ascii="Times New Roman" w:eastAsia="Times New Roman" w:hAnsi="Times New Roman" w:cs="David" w:hint="cs"/>
                  <w:sz w:val="24"/>
                  <w:szCs w:val="24"/>
                  <w:rtl/>
                  <w:lang w:eastAsia="he-IL"/>
                </w:rPr>
                <w:t xml:space="preserve">הקמת תשתית לעבודה </w:t>
              </w:r>
              <w:r w:rsidR="00561FDC">
                <w:rPr>
                  <w:rFonts w:ascii="Times New Roman" w:eastAsia="Times New Roman" w:hAnsi="Times New Roman" w:cs="David"/>
                  <w:sz w:val="24"/>
                  <w:szCs w:val="24"/>
                  <w:rtl/>
                  <w:lang w:eastAsia="he-IL"/>
                </w:rPr>
                <w:t>–</w:t>
              </w:r>
              <w:r w:rsidR="00561FDC">
                <w:rPr>
                  <w:rFonts w:ascii="Times New Roman" w:eastAsia="Times New Roman" w:hAnsi="Times New Roman" w:cs="David" w:hint="cs"/>
                  <w:sz w:val="24"/>
                  <w:szCs w:val="24"/>
                  <w:rtl/>
                  <w:lang w:eastAsia="he-IL"/>
                </w:rPr>
                <w:t xml:space="preserve"> </w:t>
              </w:r>
              <w:r w:rsidR="00561FDC">
                <w:rPr>
                  <w:rFonts w:ascii="Times New Roman" w:eastAsia="Times New Roman" w:hAnsi="Times New Roman" w:cs="David"/>
                  <w:sz w:val="24"/>
                  <w:szCs w:val="24"/>
                  <w:lang w:eastAsia="he-IL"/>
                </w:rPr>
                <w:t>CDE, URS</w:t>
              </w:r>
            </w:ins>
            <w:del w:id="263" w:author="מרול אטמן" w:date="2024-12-29T17:06:00Z">
              <w:r w:rsidR="00415999" w:rsidDel="00561FDC">
                <w:rPr>
                  <w:rFonts w:ascii="Times New Roman" w:eastAsia="Times New Roman" w:hAnsi="Times New Roman" w:cs="David" w:hint="cs"/>
                  <w:sz w:val="24"/>
                  <w:szCs w:val="24"/>
                  <w:rtl/>
                </w:rPr>
                <w:delText>....................</w:delText>
              </w:r>
            </w:del>
            <w:del w:id="264" w:author="מרול אטמן" w:date="2024-12-29T17:05:00Z">
              <w:r w:rsidR="00415999" w:rsidDel="00561FDC">
                <w:rPr>
                  <w:rFonts w:ascii="Times New Roman" w:eastAsia="Times New Roman" w:hAnsi="Times New Roman" w:cs="David" w:hint="cs"/>
                  <w:sz w:val="24"/>
                  <w:szCs w:val="24"/>
                  <w:rtl/>
                </w:rPr>
                <w:delText>..</w:delText>
              </w:r>
            </w:del>
            <w:del w:id="265" w:author="מרול אטמן" w:date="2024-12-29T17:06:00Z">
              <w:r w:rsidR="00415999" w:rsidDel="00561FDC">
                <w:rPr>
                  <w:rFonts w:ascii="Times New Roman" w:eastAsia="Times New Roman" w:hAnsi="Times New Roman" w:cs="David" w:hint="cs"/>
                  <w:sz w:val="24"/>
                  <w:szCs w:val="24"/>
                  <w:rtl/>
                </w:rPr>
                <w:delText>......</w:delText>
              </w:r>
              <w:r w:rsidR="00144C6E" w:rsidDel="00561FDC">
                <w:rPr>
                  <w:rFonts w:ascii="Times New Roman" w:eastAsia="Times New Roman" w:hAnsi="Times New Roman" w:cs="David" w:hint="cs"/>
                  <w:sz w:val="24"/>
                  <w:szCs w:val="24"/>
                  <w:rtl/>
                </w:rPr>
                <w:delText>......</w:delText>
              </w:r>
            </w:del>
            <w:del w:id="266" w:author="מרול אטמן" w:date="2024-12-29T17:07:00Z">
              <w:r w:rsidR="00144C6E" w:rsidDel="00561FDC">
                <w:rPr>
                  <w:rFonts w:ascii="Times New Roman" w:eastAsia="Times New Roman" w:hAnsi="Times New Roman" w:cs="David" w:hint="cs"/>
                  <w:sz w:val="24"/>
                  <w:szCs w:val="24"/>
                  <w:rtl/>
                </w:rPr>
                <w:delText>...</w:delText>
              </w:r>
            </w:del>
          </w:p>
        </w:tc>
        <w:tc>
          <w:tcPr>
            <w:tcW w:w="1533" w:type="dxa"/>
            <w:gridSpan w:val="2"/>
          </w:tcPr>
          <w:p w14:paraId="5D516B13"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561FDC" w:rsidRPr="006D2AE3" w14:paraId="4D085D62" w14:textId="77777777" w:rsidTr="00144C6E">
        <w:trPr>
          <w:trHeight w:val="340"/>
        </w:trPr>
        <w:tc>
          <w:tcPr>
            <w:tcW w:w="993" w:type="dxa"/>
          </w:tcPr>
          <w:p w14:paraId="7E092B97" w14:textId="3C52A226"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del w:id="267" w:author="מרול אטמן" w:date="2024-12-29T17:04:00Z">
              <w:r w:rsidRPr="006D2AE3" w:rsidDel="00561FDC">
                <w:rPr>
                  <w:rFonts w:ascii="Times New Roman" w:eastAsia="Times New Roman" w:hAnsi="Times New Roman" w:cs="David" w:hint="cs"/>
                  <w:sz w:val="24"/>
                  <w:szCs w:val="24"/>
                  <w:rtl/>
                  <w:lang w:eastAsia="he-IL"/>
                </w:rPr>
                <w:delText>25</w:delText>
              </w:r>
            </w:del>
            <w:ins w:id="268" w:author="מרול אטמן" w:date="2024-12-29T17:04:00Z">
              <w:r w:rsidR="00561FDC">
                <w:rPr>
                  <w:rFonts w:ascii="Times New Roman" w:eastAsia="Times New Roman" w:hAnsi="Times New Roman" w:cs="David" w:hint="cs"/>
                  <w:sz w:val="24"/>
                  <w:szCs w:val="24"/>
                  <w:rtl/>
                  <w:lang w:eastAsia="he-IL"/>
                </w:rPr>
                <w:t>10</w:t>
              </w:r>
            </w:ins>
            <w:r w:rsidRPr="006D2AE3">
              <w:rPr>
                <w:rFonts w:ascii="Times New Roman" w:eastAsia="Times New Roman" w:hAnsi="Times New Roman" w:cs="David" w:hint="cs"/>
                <w:sz w:val="24"/>
                <w:szCs w:val="24"/>
                <w:rtl/>
                <w:lang w:eastAsia="he-IL"/>
              </w:rPr>
              <w:t>%</w:t>
            </w:r>
          </w:p>
        </w:tc>
        <w:tc>
          <w:tcPr>
            <w:tcW w:w="6237" w:type="dxa"/>
            <w:gridSpan w:val="2"/>
          </w:tcPr>
          <w:p w14:paraId="40DA4DC5" w14:textId="431EB73A"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w:t>
            </w:r>
            <w:del w:id="269" w:author="מרול אטמן" w:date="2024-12-29T17:03:00Z">
              <w:r w:rsidRPr="006D2AE3" w:rsidDel="00561FDC">
                <w:rPr>
                  <w:rFonts w:ascii="Times New Roman" w:eastAsia="Times New Roman" w:hAnsi="Times New Roman" w:cs="David"/>
                  <w:sz w:val="24"/>
                  <w:szCs w:val="24"/>
                  <w:rtl/>
                  <w:lang w:eastAsia="he-IL"/>
                </w:rPr>
                <w:delText xml:space="preserve">גמר </w:delText>
              </w:r>
              <w:r w:rsidRPr="006D2AE3" w:rsidDel="00561FDC">
                <w:rPr>
                  <w:rFonts w:ascii="Times New Roman" w:eastAsia="Times New Roman" w:hAnsi="Times New Roman" w:cs="David" w:hint="cs"/>
                  <w:sz w:val="24"/>
                  <w:szCs w:val="24"/>
                  <w:rtl/>
                  <w:lang w:eastAsia="he-IL"/>
                </w:rPr>
                <w:delText xml:space="preserve">הפקת תכניות </w:delText>
              </w:r>
              <w:r w:rsidRPr="006D2AE3" w:rsidDel="00561FDC">
                <w:rPr>
                  <w:rFonts w:ascii="Times New Roman" w:eastAsia="Times New Roman" w:hAnsi="Times New Roman" w:cs="David" w:hint="cs"/>
                  <w:sz w:val="24"/>
                  <w:szCs w:val="24"/>
                  <w:rtl/>
                </w:rPr>
                <w:delText xml:space="preserve"> לתיאום מערכות כולל חתכים </w:delText>
              </w:r>
              <w:r w:rsidR="00144C6E" w:rsidDel="00561FDC">
                <w:rPr>
                  <w:rFonts w:ascii="Times New Roman" w:eastAsia="Times New Roman" w:hAnsi="Times New Roman" w:cs="David" w:hint="cs"/>
                  <w:sz w:val="24"/>
                  <w:szCs w:val="24"/>
                  <w:rtl/>
                </w:rPr>
                <w:delText xml:space="preserve">סבב </w:delText>
              </w:r>
              <w:r w:rsidRPr="006D2AE3" w:rsidDel="00561FDC">
                <w:rPr>
                  <w:rFonts w:ascii="Times New Roman" w:eastAsia="Times New Roman" w:hAnsi="Times New Roman" w:cs="David" w:hint="cs"/>
                  <w:sz w:val="24"/>
                  <w:szCs w:val="24"/>
                  <w:rtl/>
                </w:rPr>
                <w:delText>ראשון</w:delText>
              </w:r>
            </w:del>
            <w:ins w:id="270" w:author="מרול אטמן" w:date="2024-12-29T17:03:00Z">
              <w:r w:rsidR="00561FDC">
                <w:rPr>
                  <w:rFonts w:ascii="Times New Roman" w:eastAsia="Times New Roman" w:hAnsi="Times New Roman" w:cs="David" w:hint="cs"/>
                  <w:sz w:val="24"/>
                  <w:szCs w:val="24"/>
                  <w:rtl/>
                  <w:lang w:eastAsia="he-IL"/>
                </w:rPr>
                <w:t xml:space="preserve">מתן הנחיות לעבודה - </w:t>
              </w:r>
              <w:r w:rsidR="00561FDC">
                <w:rPr>
                  <w:rFonts w:ascii="Times New Roman" w:eastAsia="Times New Roman" w:hAnsi="Times New Roman" w:cs="David"/>
                  <w:sz w:val="24"/>
                  <w:szCs w:val="24"/>
                  <w:lang w:eastAsia="he-IL"/>
                </w:rPr>
                <w:t>BEP</w:t>
              </w:r>
            </w:ins>
            <w:r w:rsidRPr="006D2AE3">
              <w:rPr>
                <w:rFonts w:ascii="Times New Roman" w:eastAsia="Times New Roman" w:hAnsi="Times New Roman" w:cs="David" w:hint="cs"/>
                <w:sz w:val="24"/>
                <w:szCs w:val="24"/>
                <w:rtl/>
              </w:rPr>
              <w:t xml:space="preserve"> </w:t>
            </w:r>
            <w:del w:id="271" w:author="מרול אטמן" w:date="2024-12-29T17:07:00Z">
              <w:r w:rsidR="00144C6E" w:rsidDel="00561FDC">
                <w:rPr>
                  <w:rFonts w:ascii="Times New Roman" w:eastAsia="Times New Roman" w:hAnsi="Times New Roman" w:cs="David" w:hint="cs"/>
                  <w:sz w:val="24"/>
                  <w:szCs w:val="24"/>
                  <w:rtl/>
                </w:rPr>
                <w:delText>...</w:delText>
              </w:r>
            </w:del>
          </w:p>
        </w:tc>
        <w:tc>
          <w:tcPr>
            <w:tcW w:w="1533" w:type="dxa"/>
            <w:gridSpan w:val="2"/>
          </w:tcPr>
          <w:p w14:paraId="11E6599B"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561FDC" w:rsidRPr="006D2AE3" w14:paraId="1D9C5BCB" w14:textId="77777777" w:rsidTr="00144C6E">
        <w:trPr>
          <w:trHeight w:val="340"/>
        </w:trPr>
        <w:tc>
          <w:tcPr>
            <w:tcW w:w="993" w:type="dxa"/>
          </w:tcPr>
          <w:p w14:paraId="54F35CC8" w14:textId="7F4DA37A"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del w:id="272" w:author="מרול אטמן" w:date="2024-12-29T17:05:00Z">
              <w:r w:rsidRPr="006D2AE3" w:rsidDel="00561FDC">
                <w:rPr>
                  <w:rFonts w:ascii="Times New Roman" w:eastAsia="Times New Roman" w:hAnsi="Times New Roman" w:cs="David" w:hint="cs"/>
                  <w:sz w:val="24"/>
                  <w:szCs w:val="24"/>
                  <w:rtl/>
                  <w:lang w:eastAsia="he-IL"/>
                </w:rPr>
                <w:delText>55</w:delText>
              </w:r>
            </w:del>
            <w:ins w:id="273" w:author="מרול אטמן" w:date="2024-12-29T17:05:00Z">
              <w:r w:rsidR="00561FDC">
                <w:rPr>
                  <w:rFonts w:ascii="Times New Roman" w:eastAsia="Times New Roman" w:hAnsi="Times New Roman" w:cs="David" w:hint="cs"/>
                  <w:sz w:val="24"/>
                  <w:szCs w:val="24"/>
                  <w:rtl/>
                  <w:lang w:eastAsia="he-IL"/>
                </w:rPr>
                <w:t>30</w:t>
              </w:r>
            </w:ins>
            <w:r w:rsidRPr="006D2AE3">
              <w:rPr>
                <w:rFonts w:ascii="Times New Roman" w:eastAsia="Times New Roman" w:hAnsi="Times New Roman" w:cs="David" w:hint="cs"/>
                <w:sz w:val="24"/>
                <w:szCs w:val="24"/>
                <w:rtl/>
                <w:lang w:eastAsia="he-IL"/>
              </w:rPr>
              <w:t>%</w:t>
            </w:r>
          </w:p>
        </w:tc>
        <w:tc>
          <w:tcPr>
            <w:tcW w:w="6237" w:type="dxa"/>
            <w:gridSpan w:val="2"/>
          </w:tcPr>
          <w:p w14:paraId="173B38E1" w14:textId="4CC96E24"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w:t>
            </w:r>
            <w:del w:id="274" w:author="מרול אטמן" w:date="2024-12-29T17:04:00Z">
              <w:r w:rsidRPr="006D2AE3" w:rsidDel="00561FDC">
                <w:rPr>
                  <w:rFonts w:ascii="Times New Roman" w:eastAsia="Times New Roman" w:hAnsi="Times New Roman" w:cs="David"/>
                  <w:sz w:val="24"/>
                  <w:szCs w:val="24"/>
                  <w:rtl/>
                  <w:lang w:eastAsia="he-IL"/>
                </w:rPr>
                <w:delText xml:space="preserve">גמר </w:delText>
              </w:r>
              <w:r w:rsidRPr="006D2AE3" w:rsidDel="00561FDC">
                <w:rPr>
                  <w:rFonts w:ascii="Times New Roman" w:eastAsia="Times New Roman" w:hAnsi="Times New Roman" w:cs="David" w:hint="cs"/>
                  <w:sz w:val="24"/>
                  <w:szCs w:val="24"/>
                  <w:rtl/>
                  <w:lang w:eastAsia="he-IL"/>
                </w:rPr>
                <w:delText>הפקת תכניות סופיות לביצוע</w:delText>
              </w:r>
            </w:del>
            <w:ins w:id="275" w:author="מרול אטמן" w:date="2024-12-29T17:04:00Z">
              <w:r w:rsidR="00561FDC">
                <w:rPr>
                  <w:rFonts w:ascii="Times New Roman" w:eastAsia="Times New Roman" w:hAnsi="Times New Roman" w:cs="David" w:hint="cs"/>
                  <w:sz w:val="24"/>
                  <w:szCs w:val="24"/>
                  <w:rtl/>
                  <w:lang w:eastAsia="he-IL"/>
                </w:rPr>
                <w:t xml:space="preserve"> הגשת דוח בקרת מודל תכנון ראשוני</w:t>
              </w:r>
            </w:ins>
            <w:del w:id="276" w:author="מרול אטמן" w:date="2024-12-29T17:07:00Z">
              <w:r w:rsidR="00144C6E" w:rsidDel="00561FDC">
                <w:rPr>
                  <w:rFonts w:ascii="Times New Roman" w:eastAsia="Times New Roman" w:hAnsi="Times New Roman" w:cs="David" w:hint="cs"/>
                  <w:sz w:val="24"/>
                  <w:szCs w:val="24"/>
                  <w:rtl/>
                </w:rPr>
                <w:delText>...........................................</w:delText>
              </w:r>
            </w:del>
          </w:p>
        </w:tc>
        <w:tc>
          <w:tcPr>
            <w:tcW w:w="1533" w:type="dxa"/>
            <w:gridSpan w:val="2"/>
          </w:tcPr>
          <w:p w14:paraId="5601C982"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561FDC" w:rsidRPr="006D2AE3" w14:paraId="304A0724" w14:textId="77777777" w:rsidTr="00144C6E">
        <w:trPr>
          <w:trHeight w:val="340"/>
        </w:trPr>
        <w:tc>
          <w:tcPr>
            <w:tcW w:w="993" w:type="dxa"/>
          </w:tcPr>
          <w:p w14:paraId="127A2CE0" w14:textId="736E2F4C"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del w:id="277" w:author="מרול אטמן" w:date="2024-12-29T17:05:00Z">
              <w:r w:rsidRPr="006D2AE3" w:rsidDel="00561FDC">
                <w:rPr>
                  <w:rFonts w:ascii="Times New Roman" w:eastAsia="Times New Roman" w:hAnsi="Times New Roman" w:cs="David" w:hint="cs"/>
                  <w:sz w:val="24"/>
                  <w:szCs w:val="24"/>
                  <w:rtl/>
                  <w:lang w:eastAsia="he-IL"/>
                </w:rPr>
                <w:delText>10</w:delText>
              </w:r>
            </w:del>
            <w:ins w:id="278" w:author="מרול אטמן" w:date="2024-12-29T17:05:00Z">
              <w:r w:rsidR="00561FDC">
                <w:rPr>
                  <w:rFonts w:ascii="Times New Roman" w:eastAsia="Times New Roman" w:hAnsi="Times New Roman" w:cs="David" w:hint="cs"/>
                  <w:sz w:val="24"/>
                  <w:szCs w:val="24"/>
                  <w:rtl/>
                  <w:lang w:eastAsia="he-IL"/>
                </w:rPr>
                <w:t>30</w:t>
              </w:r>
            </w:ins>
            <w:del w:id="279" w:author="מרול אטמן" w:date="2024-12-29T17:07:00Z">
              <w:r w:rsidRPr="006D2AE3" w:rsidDel="00561FDC">
                <w:rPr>
                  <w:rFonts w:ascii="Times New Roman" w:eastAsia="Times New Roman" w:hAnsi="Times New Roman" w:cs="David" w:hint="cs"/>
                  <w:sz w:val="24"/>
                  <w:szCs w:val="24"/>
                  <w:rtl/>
                  <w:lang w:eastAsia="he-IL"/>
                </w:rPr>
                <w:delText>%</w:delText>
              </w:r>
            </w:del>
            <w:ins w:id="280" w:author="מרול אטמן" w:date="2024-12-29T17:07:00Z">
              <w:r w:rsidR="00561FDC">
                <w:rPr>
                  <w:rFonts w:ascii="Times New Roman" w:eastAsia="Times New Roman" w:hAnsi="Times New Roman" w:cs="David" w:hint="cs"/>
                  <w:sz w:val="24"/>
                  <w:szCs w:val="24"/>
                  <w:rtl/>
                  <w:lang w:eastAsia="he-IL"/>
                </w:rPr>
                <w:t>%</w:t>
              </w:r>
            </w:ins>
          </w:p>
        </w:tc>
        <w:tc>
          <w:tcPr>
            <w:tcW w:w="6237" w:type="dxa"/>
            <w:gridSpan w:val="2"/>
          </w:tcPr>
          <w:p w14:paraId="741854B4" w14:textId="02B9E5F8"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del w:id="281" w:author="מרול אטמן" w:date="2024-12-29T17:05:00Z">
              <w:r w:rsidRPr="006D2AE3" w:rsidDel="00561FDC">
                <w:rPr>
                  <w:rFonts w:ascii="Times New Roman" w:eastAsia="Times New Roman" w:hAnsi="Times New Roman" w:cs="David"/>
                  <w:sz w:val="24"/>
                  <w:szCs w:val="24"/>
                  <w:rtl/>
                  <w:lang w:eastAsia="he-IL"/>
                </w:rPr>
                <w:delText>במהלך הפיקוח העליון</w:delText>
              </w:r>
            </w:del>
            <w:ins w:id="282" w:author="מרול אטמן" w:date="2024-12-29T17:05:00Z">
              <w:r w:rsidR="00561FDC">
                <w:rPr>
                  <w:rFonts w:ascii="Times New Roman" w:eastAsia="Times New Roman" w:hAnsi="Times New Roman" w:cs="David" w:hint="cs"/>
                  <w:sz w:val="24"/>
                  <w:szCs w:val="24"/>
                  <w:rtl/>
                  <w:lang w:eastAsia="he-IL"/>
                </w:rPr>
                <w:t>לאחר הגשת דוח בקרת מודל תכנון סופי (למכרז)</w:t>
              </w:r>
            </w:ins>
            <w:del w:id="283" w:author="מרול אטמן" w:date="2024-12-29T17:07:00Z">
              <w:r w:rsidR="00144C6E" w:rsidDel="00561FDC">
                <w:rPr>
                  <w:rFonts w:ascii="Times New Roman" w:eastAsia="Times New Roman" w:hAnsi="Times New Roman" w:cs="David" w:hint="cs"/>
                  <w:sz w:val="24"/>
                  <w:szCs w:val="24"/>
                  <w:rtl/>
                </w:rPr>
                <w:delText>....................................................................</w:delText>
              </w:r>
            </w:del>
          </w:p>
        </w:tc>
        <w:tc>
          <w:tcPr>
            <w:tcW w:w="1533" w:type="dxa"/>
            <w:gridSpan w:val="2"/>
          </w:tcPr>
          <w:p w14:paraId="64767A98"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561FDC" w:rsidRPr="006D2AE3" w14:paraId="5D07C11C" w14:textId="77777777" w:rsidTr="00144C6E">
        <w:trPr>
          <w:trHeight w:val="340"/>
          <w:ins w:id="284" w:author="מרול אטמן" w:date="2024-12-29T17:07:00Z"/>
        </w:trPr>
        <w:tc>
          <w:tcPr>
            <w:tcW w:w="993" w:type="dxa"/>
          </w:tcPr>
          <w:p w14:paraId="4DBFB25D" w14:textId="4A1B70F7" w:rsidR="00561FDC" w:rsidRPr="006D2AE3" w:rsidDel="00561FDC" w:rsidRDefault="00561FDC" w:rsidP="006D2AE3">
            <w:pPr>
              <w:widowControl w:val="0"/>
              <w:spacing w:before="0" w:beforeAutospacing="0" w:after="0" w:afterAutospacing="0" w:line="240" w:lineRule="auto"/>
              <w:ind w:right="360"/>
              <w:jc w:val="center"/>
              <w:rPr>
                <w:ins w:id="285" w:author="מרול אטמן" w:date="2024-12-29T17:07:00Z"/>
                <w:rFonts w:ascii="Times New Roman" w:eastAsia="Times New Roman" w:hAnsi="Times New Roman" w:cs="David"/>
                <w:sz w:val="24"/>
                <w:szCs w:val="24"/>
                <w:rtl/>
                <w:lang w:eastAsia="he-IL"/>
              </w:rPr>
            </w:pPr>
            <w:ins w:id="286" w:author="מרול אטמן" w:date="2024-12-29T17:08:00Z">
              <w:r>
                <w:rPr>
                  <w:rFonts w:ascii="Times New Roman" w:eastAsia="Times New Roman" w:hAnsi="Times New Roman" w:cs="David" w:hint="cs"/>
                  <w:sz w:val="24"/>
                  <w:szCs w:val="24"/>
                  <w:rtl/>
                  <w:lang w:eastAsia="he-IL"/>
                </w:rPr>
                <w:t>20%</w:t>
              </w:r>
            </w:ins>
          </w:p>
        </w:tc>
        <w:tc>
          <w:tcPr>
            <w:tcW w:w="6237" w:type="dxa"/>
            <w:gridSpan w:val="2"/>
          </w:tcPr>
          <w:p w14:paraId="4E2A7ABE" w14:textId="0B7B20FC" w:rsidR="00561FDC" w:rsidRPr="006D2AE3" w:rsidDel="00561FDC" w:rsidRDefault="00561FDC" w:rsidP="00144C6E">
            <w:pPr>
              <w:widowControl w:val="0"/>
              <w:spacing w:before="0" w:beforeAutospacing="0" w:after="0" w:afterAutospacing="0" w:line="240" w:lineRule="auto"/>
              <w:rPr>
                <w:ins w:id="287" w:author="מרול אטמן" w:date="2024-12-29T17:07:00Z"/>
                <w:rFonts w:ascii="Times New Roman" w:eastAsia="Times New Roman" w:hAnsi="Times New Roman" w:cs="David"/>
                <w:sz w:val="24"/>
                <w:szCs w:val="24"/>
                <w:rtl/>
                <w:lang w:eastAsia="he-IL"/>
              </w:rPr>
            </w:pPr>
            <w:ins w:id="288" w:author="מרול אטמן" w:date="2024-12-29T17:07:00Z">
              <w:r>
                <w:rPr>
                  <w:rFonts w:ascii="Times New Roman" w:eastAsia="Times New Roman" w:hAnsi="Times New Roman" w:cs="David" w:hint="cs"/>
                  <w:sz w:val="24"/>
                  <w:szCs w:val="24"/>
                  <w:rtl/>
                  <w:lang w:eastAsia="he-IL"/>
                </w:rPr>
                <w:t xml:space="preserve">לאחר </w:t>
              </w:r>
            </w:ins>
            <w:ins w:id="289" w:author="מרול אטמן" w:date="2024-12-29T17:08:00Z">
              <w:r>
                <w:rPr>
                  <w:rFonts w:ascii="Times New Roman" w:eastAsia="Times New Roman" w:hAnsi="Times New Roman" w:cs="David" w:hint="cs"/>
                  <w:sz w:val="24"/>
                  <w:szCs w:val="24"/>
                  <w:rtl/>
                  <w:lang w:eastAsia="he-IL"/>
                </w:rPr>
                <w:t>הגשת דוח בקרת מודל תכנון לביצוע</w:t>
              </w:r>
            </w:ins>
          </w:p>
        </w:tc>
        <w:tc>
          <w:tcPr>
            <w:tcW w:w="1533" w:type="dxa"/>
            <w:gridSpan w:val="2"/>
          </w:tcPr>
          <w:p w14:paraId="4EB3A683" w14:textId="2C969279" w:rsidR="00561FDC" w:rsidRPr="006D2AE3" w:rsidRDefault="00561FDC" w:rsidP="006D2AE3">
            <w:pPr>
              <w:widowControl w:val="0"/>
              <w:tabs>
                <w:tab w:val="left" w:pos="764"/>
              </w:tabs>
              <w:spacing w:before="0" w:beforeAutospacing="0" w:after="0" w:afterAutospacing="0" w:line="240" w:lineRule="auto"/>
              <w:ind w:left="481"/>
              <w:jc w:val="right"/>
              <w:rPr>
                <w:ins w:id="290" w:author="מרול אטמן" w:date="2024-12-29T17:07:00Z"/>
                <w:rFonts w:ascii="Times New Roman" w:eastAsia="Times New Roman" w:hAnsi="Times New Roman" w:cs="David"/>
                <w:sz w:val="24"/>
                <w:szCs w:val="24"/>
                <w:rtl/>
              </w:rPr>
            </w:pPr>
            <w:ins w:id="291" w:author="מרול אטמן" w:date="2024-12-29T17:07:00Z">
              <w:r>
                <w:rPr>
                  <w:rFonts w:ascii="Times New Roman" w:eastAsia="Times New Roman" w:hAnsi="Times New Roman" w:cs="David" w:hint="cs"/>
                  <w:sz w:val="24"/>
                  <w:szCs w:val="24"/>
                  <w:rtl/>
                </w:rPr>
                <w:t>ה.</w:t>
              </w:r>
            </w:ins>
          </w:p>
        </w:tc>
      </w:tr>
      <w:tr w:rsidR="00561FDC" w:rsidRPr="006D2AE3" w14:paraId="0F403DD7" w14:textId="77777777" w:rsidTr="00144C6E">
        <w:trPr>
          <w:gridAfter w:val="1"/>
          <w:wAfter w:w="567" w:type="dxa"/>
        </w:trPr>
        <w:tc>
          <w:tcPr>
            <w:tcW w:w="993" w:type="dxa"/>
          </w:tcPr>
          <w:p w14:paraId="2300B577"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6D3E5159"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0AC3A93D"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2E9108D2" w14:textId="647F08AC" w:rsidR="006D2AE3" w:rsidRDefault="000B58ED" w:rsidP="006D2AE3">
      <w:pPr>
        <w:widowControl w:val="0"/>
        <w:spacing w:before="0" w:beforeAutospacing="0" w:after="0" w:afterAutospacing="0" w:line="240" w:lineRule="auto"/>
        <w:ind w:left="720" w:right="360"/>
        <w:rPr>
          <w:ins w:id="292" w:author="מרול אטמן" w:date="2024-12-29T17:15:00Z"/>
          <w:rFonts w:ascii="Times New Roman" w:eastAsia="Times New Roman" w:hAnsi="Times New Roman" w:cs="David"/>
          <w:b/>
          <w:bCs/>
          <w:sz w:val="24"/>
          <w:szCs w:val="24"/>
          <w:rtl/>
          <w:lang w:eastAsia="he-IL"/>
        </w:rPr>
      </w:pPr>
      <w:ins w:id="293" w:author="מרול אטמן" w:date="2024-12-29T17:14:00Z">
        <w:r w:rsidRPr="000B58ED">
          <w:rPr>
            <w:rFonts w:ascii="Times New Roman" w:eastAsia="Times New Roman" w:hAnsi="Times New Roman" w:cs="David"/>
            <w:b/>
            <w:bCs/>
            <w:sz w:val="24"/>
            <w:szCs w:val="24"/>
            <w:rtl/>
            <w:lang w:eastAsia="he-IL"/>
            <w:rPrChange w:id="294" w:author="מרול אטמן" w:date="2024-12-29T17:15:00Z">
              <w:rPr>
                <w:rFonts w:ascii="Times New Roman" w:eastAsia="Times New Roman" w:hAnsi="Times New Roman" w:cs="David"/>
                <w:color w:val="008000"/>
                <w:sz w:val="24"/>
                <w:szCs w:val="24"/>
                <w:rtl/>
                <w:lang w:eastAsia="he-IL"/>
              </w:rPr>
            </w:rPrChange>
          </w:rPr>
          <w:t xml:space="preserve">1.2 </w:t>
        </w:r>
        <w:r w:rsidRPr="000B58ED">
          <w:rPr>
            <w:rFonts w:ascii="Times New Roman" w:eastAsia="Times New Roman" w:hAnsi="Times New Roman" w:cs="David" w:hint="eastAsia"/>
            <w:b/>
            <w:bCs/>
            <w:sz w:val="24"/>
            <w:szCs w:val="24"/>
            <w:rtl/>
            <w:lang w:eastAsia="he-IL"/>
            <w:rPrChange w:id="295" w:author="מרול אטמן" w:date="2024-12-29T17:15:00Z">
              <w:rPr>
                <w:rFonts w:ascii="Times New Roman" w:eastAsia="Times New Roman" w:hAnsi="Times New Roman" w:cs="David" w:hint="eastAsia"/>
                <w:color w:val="008000"/>
                <w:sz w:val="24"/>
                <w:szCs w:val="24"/>
                <w:rtl/>
                <w:lang w:eastAsia="he-IL"/>
              </w:rPr>
            </w:rPrChange>
          </w:rPr>
          <w:t>תיאום</w:t>
        </w:r>
        <w:r w:rsidRPr="000B58ED">
          <w:rPr>
            <w:rFonts w:ascii="Times New Roman" w:eastAsia="Times New Roman" w:hAnsi="Times New Roman" w:cs="David"/>
            <w:b/>
            <w:bCs/>
            <w:sz w:val="24"/>
            <w:szCs w:val="24"/>
            <w:rtl/>
            <w:lang w:eastAsia="he-IL"/>
            <w:rPrChange w:id="296" w:author="מרול אטמן" w:date="2024-12-29T17:15:00Z">
              <w:rPr>
                <w:rFonts w:ascii="Times New Roman" w:eastAsia="Times New Roman" w:hAnsi="Times New Roman" w:cs="David"/>
                <w:color w:val="008000"/>
                <w:sz w:val="24"/>
                <w:szCs w:val="24"/>
                <w:rtl/>
                <w:lang w:eastAsia="he-IL"/>
              </w:rPr>
            </w:rPrChange>
          </w:rPr>
          <w:t xml:space="preserve"> </w:t>
        </w:r>
        <w:r w:rsidRPr="000B58ED">
          <w:rPr>
            <w:rFonts w:ascii="Times New Roman" w:eastAsia="Times New Roman" w:hAnsi="Times New Roman" w:cs="David" w:hint="eastAsia"/>
            <w:b/>
            <w:bCs/>
            <w:sz w:val="24"/>
            <w:szCs w:val="24"/>
            <w:rtl/>
            <w:lang w:eastAsia="he-IL"/>
            <w:rPrChange w:id="297" w:author="מרול אטמן" w:date="2024-12-29T17:15:00Z">
              <w:rPr>
                <w:rFonts w:ascii="Times New Roman" w:eastAsia="Times New Roman" w:hAnsi="Times New Roman" w:cs="David" w:hint="eastAsia"/>
                <w:color w:val="008000"/>
                <w:sz w:val="24"/>
                <w:szCs w:val="24"/>
                <w:rtl/>
                <w:lang w:eastAsia="he-IL"/>
              </w:rPr>
            </w:rPrChange>
          </w:rPr>
          <w:t>מערכות</w:t>
        </w:r>
      </w:ins>
    </w:p>
    <w:p w14:paraId="43EEF5C1" w14:textId="77777777" w:rsidR="000B58ED" w:rsidRDefault="000B58ED" w:rsidP="006D2AE3">
      <w:pPr>
        <w:widowControl w:val="0"/>
        <w:spacing w:before="0" w:beforeAutospacing="0" w:after="0" w:afterAutospacing="0" w:line="240" w:lineRule="auto"/>
        <w:ind w:left="720" w:right="360"/>
        <w:rPr>
          <w:ins w:id="298" w:author="מרול אטמן" w:date="2024-12-29T17:15:00Z"/>
          <w:rFonts w:ascii="Times New Roman" w:eastAsia="Times New Roman" w:hAnsi="Times New Roman" w:cs="David"/>
          <w:b/>
          <w:bCs/>
          <w:sz w:val="24"/>
          <w:szCs w:val="24"/>
          <w:rtl/>
          <w:lang w:eastAsia="he-IL"/>
        </w:rPr>
      </w:pPr>
    </w:p>
    <w:tbl>
      <w:tblPr>
        <w:tblW w:w="8763" w:type="dxa"/>
        <w:tblLook w:val="00A0" w:firstRow="1" w:lastRow="0" w:firstColumn="1" w:lastColumn="0" w:noHBand="0" w:noVBand="0"/>
      </w:tblPr>
      <w:tblGrid>
        <w:gridCol w:w="993"/>
        <w:gridCol w:w="6237"/>
        <w:gridCol w:w="1533"/>
      </w:tblGrid>
      <w:tr w:rsidR="000B58ED" w:rsidRPr="006D2AE3" w14:paraId="09205603" w14:textId="77777777" w:rsidTr="00C768FA">
        <w:trPr>
          <w:trHeight w:val="340"/>
          <w:ins w:id="299" w:author="מרול אטמן" w:date="2024-12-29T17:15:00Z"/>
        </w:trPr>
        <w:tc>
          <w:tcPr>
            <w:tcW w:w="993" w:type="dxa"/>
          </w:tcPr>
          <w:p w14:paraId="4FF2E3AC" w14:textId="77777777" w:rsidR="000B58ED" w:rsidRPr="006D2AE3" w:rsidRDefault="000B58ED" w:rsidP="00C768FA">
            <w:pPr>
              <w:widowControl w:val="0"/>
              <w:spacing w:before="0" w:beforeAutospacing="0" w:after="0" w:afterAutospacing="0" w:line="240" w:lineRule="auto"/>
              <w:ind w:left="310" w:right="360" w:hanging="310"/>
              <w:jc w:val="center"/>
              <w:rPr>
                <w:ins w:id="300" w:author="מרול אטמן" w:date="2024-12-29T17:15:00Z"/>
                <w:rFonts w:ascii="Times New Roman" w:eastAsia="Times New Roman" w:hAnsi="Times New Roman" w:cs="David"/>
                <w:sz w:val="24"/>
                <w:szCs w:val="24"/>
              </w:rPr>
            </w:pPr>
            <w:ins w:id="301" w:author="מרול אטמן" w:date="2024-12-29T17:15:00Z">
              <w:r w:rsidRPr="006D2AE3">
                <w:rPr>
                  <w:rFonts w:ascii="Times New Roman" w:eastAsia="Times New Roman" w:hAnsi="Times New Roman" w:cs="David" w:hint="cs"/>
                  <w:sz w:val="24"/>
                  <w:szCs w:val="24"/>
                  <w:rtl/>
                  <w:lang w:eastAsia="he-IL"/>
                </w:rPr>
                <w:t>10%</w:t>
              </w:r>
            </w:ins>
          </w:p>
        </w:tc>
        <w:tc>
          <w:tcPr>
            <w:tcW w:w="6237" w:type="dxa"/>
          </w:tcPr>
          <w:p w14:paraId="34152D47" w14:textId="6BF1354C" w:rsidR="000B58ED" w:rsidRPr="006D2AE3" w:rsidRDefault="000B58ED" w:rsidP="00C768FA">
            <w:pPr>
              <w:widowControl w:val="0"/>
              <w:tabs>
                <w:tab w:val="left" w:pos="6151"/>
              </w:tabs>
              <w:spacing w:before="0" w:beforeAutospacing="0" w:after="0" w:afterAutospacing="0" w:line="240" w:lineRule="auto"/>
              <w:rPr>
                <w:ins w:id="302" w:author="מרול אטמן" w:date="2024-12-29T17:15:00Z"/>
                <w:rFonts w:ascii="Times New Roman" w:eastAsia="Times New Roman" w:hAnsi="Times New Roman" w:cs="David"/>
                <w:sz w:val="24"/>
                <w:szCs w:val="24"/>
              </w:rPr>
            </w:pPr>
            <w:ins w:id="303" w:author="מרול אטמן" w:date="2024-12-29T17:15:00Z">
              <w:r w:rsidRPr="006D2AE3">
                <w:rPr>
                  <w:rFonts w:ascii="Times New Roman" w:eastAsia="Times New Roman" w:hAnsi="Times New Roman" w:cs="David"/>
                  <w:sz w:val="24"/>
                  <w:szCs w:val="24"/>
                  <w:rtl/>
                  <w:lang w:eastAsia="he-IL"/>
                </w:rPr>
                <w:t xml:space="preserve">לאחר גמר </w:t>
              </w:r>
              <w:r>
                <w:rPr>
                  <w:rFonts w:ascii="Times New Roman" w:eastAsia="Times New Roman" w:hAnsi="Times New Roman" w:cs="David" w:hint="cs"/>
                  <w:sz w:val="24"/>
                  <w:szCs w:val="24"/>
                  <w:rtl/>
                  <w:lang w:eastAsia="he-IL"/>
                </w:rPr>
                <w:t>תכנון מוקדם</w:t>
              </w:r>
            </w:ins>
          </w:p>
        </w:tc>
        <w:tc>
          <w:tcPr>
            <w:tcW w:w="1533" w:type="dxa"/>
          </w:tcPr>
          <w:p w14:paraId="2B76D6EF" w14:textId="77777777" w:rsidR="000B58ED" w:rsidRPr="006D2AE3" w:rsidRDefault="000B58ED" w:rsidP="00C768FA">
            <w:pPr>
              <w:widowControl w:val="0"/>
              <w:tabs>
                <w:tab w:val="left" w:pos="764"/>
              </w:tabs>
              <w:spacing w:before="0" w:beforeAutospacing="0" w:after="0" w:afterAutospacing="0" w:line="240" w:lineRule="auto"/>
              <w:ind w:left="481"/>
              <w:jc w:val="right"/>
              <w:rPr>
                <w:ins w:id="304" w:author="מרול אטמן" w:date="2024-12-29T17:15:00Z"/>
                <w:rFonts w:ascii="Times New Roman" w:eastAsia="Times New Roman" w:hAnsi="Times New Roman" w:cs="David"/>
                <w:sz w:val="24"/>
                <w:szCs w:val="24"/>
                <w:rtl/>
              </w:rPr>
            </w:pPr>
            <w:ins w:id="305" w:author="מרול אטמן" w:date="2024-12-29T17:15:00Z">
              <w:r w:rsidRPr="006D2AE3">
                <w:rPr>
                  <w:rFonts w:ascii="Times New Roman" w:eastAsia="Times New Roman" w:hAnsi="Times New Roman" w:cs="David" w:hint="cs"/>
                  <w:sz w:val="24"/>
                  <w:szCs w:val="24"/>
                  <w:rtl/>
                </w:rPr>
                <w:t>א.</w:t>
              </w:r>
            </w:ins>
          </w:p>
        </w:tc>
      </w:tr>
      <w:tr w:rsidR="000B58ED" w:rsidRPr="006D2AE3" w14:paraId="05B4AC9C" w14:textId="77777777" w:rsidTr="00C768FA">
        <w:trPr>
          <w:trHeight w:val="340"/>
          <w:ins w:id="306" w:author="מרול אטמן" w:date="2024-12-29T17:15:00Z"/>
        </w:trPr>
        <w:tc>
          <w:tcPr>
            <w:tcW w:w="993" w:type="dxa"/>
          </w:tcPr>
          <w:p w14:paraId="389053A2" w14:textId="2D20444C" w:rsidR="000B58ED" w:rsidRPr="006D2AE3" w:rsidRDefault="000B58ED" w:rsidP="00C768FA">
            <w:pPr>
              <w:widowControl w:val="0"/>
              <w:spacing w:before="0" w:beforeAutospacing="0" w:after="0" w:afterAutospacing="0" w:line="240" w:lineRule="auto"/>
              <w:ind w:right="360"/>
              <w:jc w:val="center"/>
              <w:rPr>
                <w:ins w:id="307" w:author="מרול אטמן" w:date="2024-12-29T17:15:00Z"/>
                <w:rFonts w:ascii="Times New Roman" w:eastAsia="Times New Roman" w:hAnsi="Times New Roman" w:cs="David"/>
                <w:sz w:val="24"/>
                <w:szCs w:val="24"/>
              </w:rPr>
            </w:pPr>
            <w:ins w:id="308" w:author="מרול אטמן" w:date="2024-12-29T17:16:00Z">
              <w:r>
                <w:rPr>
                  <w:rFonts w:ascii="Times New Roman" w:eastAsia="Times New Roman" w:hAnsi="Times New Roman" w:cs="David" w:hint="cs"/>
                  <w:sz w:val="24"/>
                  <w:szCs w:val="24"/>
                  <w:rtl/>
                  <w:lang w:eastAsia="he-IL"/>
                </w:rPr>
                <w:t>25</w:t>
              </w:r>
            </w:ins>
            <w:ins w:id="309" w:author="מרול אטמן" w:date="2024-12-29T17:15:00Z">
              <w:r w:rsidRPr="006D2AE3">
                <w:rPr>
                  <w:rFonts w:ascii="Times New Roman" w:eastAsia="Times New Roman" w:hAnsi="Times New Roman" w:cs="David" w:hint="cs"/>
                  <w:sz w:val="24"/>
                  <w:szCs w:val="24"/>
                  <w:rtl/>
                  <w:lang w:eastAsia="he-IL"/>
                </w:rPr>
                <w:t>%</w:t>
              </w:r>
            </w:ins>
          </w:p>
        </w:tc>
        <w:tc>
          <w:tcPr>
            <w:tcW w:w="6237" w:type="dxa"/>
          </w:tcPr>
          <w:p w14:paraId="13E53D94" w14:textId="1DEBA506" w:rsidR="000B58ED" w:rsidRPr="006D2AE3" w:rsidRDefault="000B58ED" w:rsidP="00C768FA">
            <w:pPr>
              <w:widowControl w:val="0"/>
              <w:spacing w:before="0" w:beforeAutospacing="0" w:after="0" w:afterAutospacing="0" w:line="240" w:lineRule="auto"/>
              <w:rPr>
                <w:ins w:id="310" w:author="מרול אטמן" w:date="2024-12-29T17:15:00Z"/>
                <w:rFonts w:ascii="Times New Roman" w:eastAsia="Times New Roman" w:hAnsi="Times New Roman" w:cs="David"/>
                <w:sz w:val="24"/>
                <w:szCs w:val="24"/>
              </w:rPr>
            </w:pPr>
            <w:ins w:id="311" w:author="מרול אטמן" w:date="2024-12-29T17:16:00Z">
              <w:r>
                <w:rPr>
                  <w:rFonts w:ascii="Times New Roman" w:eastAsia="Times New Roman" w:hAnsi="Times New Roman" w:cs="David" w:hint="cs"/>
                  <w:sz w:val="24"/>
                  <w:szCs w:val="24"/>
                  <w:rtl/>
                  <w:lang w:eastAsia="he-IL"/>
                </w:rPr>
                <w:t>לאחר גמר הפקת תכניות לתיאום מערכות כולל חתכים סבב ראשון</w:t>
              </w:r>
            </w:ins>
            <w:ins w:id="312" w:author="מרול אטמן" w:date="2024-12-29T17:15:00Z">
              <w:r w:rsidRPr="006D2AE3">
                <w:rPr>
                  <w:rFonts w:ascii="Times New Roman" w:eastAsia="Times New Roman" w:hAnsi="Times New Roman" w:cs="David" w:hint="cs"/>
                  <w:sz w:val="24"/>
                  <w:szCs w:val="24"/>
                  <w:rtl/>
                </w:rPr>
                <w:t xml:space="preserve"> </w:t>
              </w:r>
            </w:ins>
          </w:p>
        </w:tc>
        <w:tc>
          <w:tcPr>
            <w:tcW w:w="1533" w:type="dxa"/>
          </w:tcPr>
          <w:p w14:paraId="5C78146E" w14:textId="77777777" w:rsidR="000B58ED" w:rsidRPr="006D2AE3" w:rsidRDefault="000B58ED" w:rsidP="00C768FA">
            <w:pPr>
              <w:widowControl w:val="0"/>
              <w:tabs>
                <w:tab w:val="left" w:pos="764"/>
              </w:tabs>
              <w:spacing w:before="0" w:beforeAutospacing="0" w:after="0" w:afterAutospacing="0" w:line="240" w:lineRule="auto"/>
              <w:ind w:left="481"/>
              <w:jc w:val="right"/>
              <w:rPr>
                <w:ins w:id="313" w:author="מרול אטמן" w:date="2024-12-29T17:15:00Z"/>
                <w:rFonts w:ascii="Times New Roman" w:eastAsia="Times New Roman" w:hAnsi="Times New Roman" w:cs="David"/>
                <w:sz w:val="24"/>
                <w:szCs w:val="24"/>
              </w:rPr>
            </w:pPr>
            <w:ins w:id="314" w:author="מרול אטמן" w:date="2024-12-29T17:15:00Z">
              <w:r w:rsidRPr="006D2AE3">
                <w:rPr>
                  <w:rFonts w:ascii="Times New Roman" w:eastAsia="Times New Roman" w:hAnsi="Times New Roman" w:cs="David" w:hint="cs"/>
                  <w:sz w:val="24"/>
                  <w:szCs w:val="24"/>
                  <w:rtl/>
                </w:rPr>
                <w:t>ב.</w:t>
              </w:r>
            </w:ins>
          </w:p>
        </w:tc>
      </w:tr>
      <w:tr w:rsidR="000B58ED" w:rsidRPr="006D2AE3" w14:paraId="4A7A83AE" w14:textId="77777777" w:rsidTr="00C768FA">
        <w:trPr>
          <w:trHeight w:val="340"/>
          <w:ins w:id="315" w:author="מרול אטמן" w:date="2024-12-29T17:15:00Z"/>
        </w:trPr>
        <w:tc>
          <w:tcPr>
            <w:tcW w:w="993" w:type="dxa"/>
          </w:tcPr>
          <w:p w14:paraId="7F4E9EAE" w14:textId="0BE6D540" w:rsidR="000B58ED" w:rsidRPr="006D2AE3" w:rsidRDefault="000B58ED" w:rsidP="00C768FA">
            <w:pPr>
              <w:widowControl w:val="0"/>
              <w:spacing w:before="0" w:beforeAutospacing="0" w:after="0" w:afterAutospacing="0" w:line="240" w:lineRule="auto"/>
              <w:ind w:right="360"/>
              <w:jc w:val="center"/>
              <w:rPr>
                <w:ins w:id="316" w:author="מרול אטמן" w:date="2024-12-29T17:15:00Z"/>
                <w:rFonts w:ascii="Times New Roman" w:eastAsia="Times New Roman" w:hAnsi="Times New Roman" w:cs="David"/>
                <w:sz w:val="24"/>
                <w:szCs w:val="24"/>
              </w:rPr>
            </w:pPr>
            <w:ins w:id="317" w:author="מרול אטמן" w:date="2024-12-29T17:17:00Z">
              <w:r>
                <w:rPr>
                  <w:rFonts w:ascii="Times New Roman" w:eastAsia="Times New Roman" w:hAnsi="Times New Roman" w:cs="David" w:hint="cs"/>
                  <w:sz w:val="24"/>
                  <w:szCs w:val="24"/>
                  <w:rtl/>
                  <w:lang w:eastAsia="he-IL"/>
                </w:rPr>
                <w:t>55</w:t>
              </w:r>
            </w:ins>
            <w:ins w:id="318" w:author="מרול אטמן" w:date="2024-12-29T17:15:00Z">
              <w:r w:rsidRPr="006D2AE3">
                <w:rPr>
                  <w:rFonts w:ascii="Times New Roman" w:eastAsia="Times New Roman" w:hAnsi="Times New Roman" w:cs="David" w:hint="cs"/>
                  <w:sz w:val="24"/>
                  <w:szCs w:val="24"/>
                  <w:rtl/>
                  <w:lang w:eastAsia="he-IL"/>
                </w:rPr>
                <w:t>%</w:t>
              </w:r>
            </w:ins>
          </w:p>
        </w:tc>
        <w:tc>
          <w:tcPr>
            <w:tcW w:w="6237" w:type="dxa"/>
          </w:tcPr>
          <w:p w14:paraId="062A7A64" w14:textId="751FC982" w:rsidR="000B58ED" w:rsidRPr="006D2AE3" w:rsidRDefault="000B58ED" w:rsidP="00C768FA">
            <w:pPr>
              <w:widowControl w:val="0"/>
              <w:spacing w:before="0" w:beforeAutospacing="0" w:after="0" w:afterAutospacing="0" w:line="240" w:lineRule="auto"/>
              <w:rPr>
                <w:ins w:id="319" w:author="מרול אטמן" w:date="2024-12-29T17:15:00Z"/>
                <w:rFonts w:ascii="Times New Roman" w:eastAsia="Times New Roman" w:hAnsi="Times New Roman" w:cs="David"/>
                <w:sz w:val="24"/>
                <w:szCs w:val="24"/>
              </w:rPr>
            </w:pPr>
            <w:ins w:id="320" w:author="מרול אטמן" w:date="2024-12-29T17:17:00Z">
              <w:r>
                <w:rPr>
                  <w:rFonts w:ascii="Times New Roman" w:eastAsia="Times New Roman" w:hAnsi="Times New Roman" w:cs="David" w:hint="cs"/>
                  <w:sz w:val="24"/>
                  <w:szCs w:val="24"/>
                  <w:rtl/>
                  <w:lang w:eastAsia="he-IL"/>
                </w:rPr>
                <w:t>גמר הפקת תכניות סופיות לביצוע</w:t>
              </w:r>
            </w:ins>
          </w:p>
        </w:tc>
        <w:tc>
          <w:tcPr>
            <w:tcW w:w="1533" w:type="dxa"/>
          </w:tcPr>
          <w:p w14:paraId="26A60780" w14:textId="77777777" w:rsidR="000B58ED" w:rsidRPr="006D2AE3" w:rsidRDefault="000B58ED" w:rsidP="00C768FA">
            <w:pPr>
              <w:widowControl w:val="0"/>
              <w:tabs>
                <w:tab w:val="left" w:pos="764"/>
              </w:tabs>
              <w:spacing w:before="0" w:beforeAutospacing="0" w:after="0" w:afterAutospacing="0" w:line="240" w:lineRule="auto"/>
              <w:ind w:left="481"/>
              <w:jc w:val="right"/>
              <w:rPr>
                <w:ins w:id="321" w:author="מרול אטמן" w:date="2024-12-29T17:15:00Z"/>
                <w:rFonts w:ascii="Times New Roman" w:eastAsia="Times New Roman" w:hAnsi="Times New Roman" w:cs="David"/>
                <w:sz w:val="24"/>
                <w:szCs w:val="24"/>
              </w:rPr>
            </w:pPr>
            <w:ins w:id="322" w:author="מרול אטמן" w:date="2024-12-29T17:15:00Z">
              <w:r w:rsidRPr="006D2AE3">
                <w:rPr>
                  <w:rFonts w:ascii="Times New Roman" w:eastAsia="Times New Roman" w:hAnsi="Times New Roman" w:cs="David" w:hint="cs"/>
                  <w:sz w:val="24"/>
                  <w:szCs w:val="24"/>
                  <w:rtl/>
                </w:rPr>
                <w:t>ג.</w:t>
              </w:r>
            </w:ins>
          </w:p>
        </w:tc>
      </w:tr>
      <w:tr w:rsidR="000B58ED" w:rsidRPr="006D2AE3" w14:paraId="14BEC59C" w14:textId="77777777" w:rsidTr="00C768FA">
        <w:trPr>
          <w:trHeight w:val="340"/>
          <w:ins w:id="323" w:author="מרול אטמן" w:date="2024-12-29T17:15:00Z"/>
        </w:trPr>
        <w:tc>
          <w:tcPr>
            <w:tcW w:w="993" w:type="dxa"/>
          </w:tcPr>
          <w:p w14:paraId="591A7D4E" w14:textId="66AB3EE8" w:rsidR="000B58ED" w:rsidRPr="006D2AE3" w:rsidRDefault="008A7674" w:rsidP="00C768FA">
            <w:pPr>
              <w:widowControl w:val="0"/>
              <w:spacing w:before="0" w:beforeAutospacing="0" w:after="0" w:afterAutospacing="0" w:line="240" w:lineRule="auto"/>
              <w:ind w:right="360"/>
              <w:jc w:val="center"/>
              <w:rPr>
                <w:ins w:id="324" w:author="מרול אטמן" w:date="2024-12-29T17:15:00Z"/>
                <w:rFonts w:ascii="Times New Roman" w:eastAsia="Times New Roman" w:hAnsi="Times New Roman" w:cs="David"/>
                <w:sz w:val="24"/>
                <w:szCs w:val="24"/>
              </w:rPr>
            </w:pPr>
            <w:ins w:id="325" w:author="מרול אטמן" w:date="2025-02-03T18:10:00Z">
              <w:r>
                <w:rPr>
                  <w:rFonts w:ascii="Times New Roman" w:eastAsia="Times New Roman" w:hAnsi="Times New Roman" w:cs="David" w:hint="cs"/>
                  <w:sz w:val="24"/>
                  <w:szCs w:val="24"/>
                  <w:rtl/>
                  <w:lang w:eastAsia="he-IL"/>
                </w:rPr>
                <w:t>1</w:t>
              </w:r>
            </w:ins>
            <w:ins w:id="326" w:author="מרול אטמן" w:date="2024-12-29T17:15:00Z">
              <w:r w:rsidR="000B58ED">
                <w:rPr>
                  <w:rFonts w:ascii="Times New Roman" w:eastAsia="Times New Roman" w:hAnsi="Times New Roman" w:cs="David" w:hint="cs"/>
                  <w:sz w:val="24"/>
                  <w:szCs w:val="24"/>
                  <w:rtl/>
                  <w:lang w:eastAsia="he-IL"/>
                </w:rPr>
                <w:t>0%</w:t>
              </w:r>
            </w:ins>
          </w:p>
        </w:tc>
        <w:tc>
          <w:tcPr>
            <w:tcW w:w="6237" w:type="dxa"/>
          </w:tcPr>
          <w:p w14:paraId="68460408" w14:textId="355CB424" w:rsidR="000B58ED" w:rsidRPr="006D2AE3" w:rsidRDefault="000B58ED" w:rsidP="00C768FA">
            <w:pPr>
              <w:widowControl w:val="0"/>
              <w:spacing w:before="0" w:beforeAutospacing="0" w:after="0" w:afterAutospacing="0" w:line="240" w:lineRule="auto"/>
              <w:rPr>
                <w:ins w:id="327" w:author="מרול אטמן" w:date="2024-12-29T17:15:00Z"/>
                <w:rFonts w:ascii="Times New Roman" w:eastAsia="Times New Roman" w:hAnsi="Times New Roman" w:cs="David"/>
                <w:sz w:val="24"/>
                <w:szCs w:val="24"/>
              </w:rPr>
            </w:pPr>
            <w:ins w:id="328" w:author="מרול אטמן" w:date="2024-12-29T17:17:00Z">
              <w:r>
                <w:rPr>
                  <w:rFonts w:ascii="Times New Roman" w:eastAsia="Times New Roman" w:hAnsi="Times New Roman" w:cs="David" w:hint="cs"/>
                  <w:sz w:val="24"/>
                  <w:szCs w:val="24"/>
                  <w:rtl/>
                  <w:lang w:eastAsia="he-IL"/>
                </w:rPr>
                <w:t xml:space="preserve">במהלך </w:t>
              </w:r>
            </w:ins>
            <w:ins w:id="329" w:author="מרול אטמן" w:date="2025-02-03T18:10:00Z">
              <w:r w:rsidR="008A7674">
                <w:rPr>
                  <w:rFonts w:ascii="Times New Roman" w:eastAsia="Times New Roman" w:hAnsi="Times New Roman" w:cs="David" w:hint="cs"/>
                  <w:sz w:val="24"/>
                  <w:szCs w:val="24"/>
                  <w:rtl/>
                  <w:lang w:eastAsia="he-IL"/>
                </w:rPr>
                <w:t>ליווי הביצוע</w:t>
              </w:r>
            </w:ins>
          </w:p>
        </w:tc>
        <w:tc>
          <w:tcPr>
            <w:tcW w:w="1533" w:type="dxa"/>
          </w:tcPr>
          <w:p w14:paraId="611599EB" w14:textId="77777777" w:rsidR="000B58ED" w:rsidRPr="006D2AE3" w:rsidRDefault="000B58ED" w:rsidP="00C768FA">
            <w:pPr>
              <w:widowControl w:val="0"/>
              <w:tabs>
                <w:tab w:val="left" w:pos="764"/>
              </w:tabs>
              <w:spacing w:before="0" w:beforeAutospacing="0" w:after="0" w:afterAutospacing="0" w:line="240" w:lineRule="auto"/>
              <w:ind w:left="481"/>
              <w:jc w:val="right"/>
              <w:rPr>
                <w:ins w:id="330" w:author="מרול אטמן" w:date="2024-12-29T17:15:00Z"/>
                <w:rFonts w:ascii="Times New Roman" w:eastAsia="Times New Roman" w:hAnsi="Times New Roman" w:cs="David"/>
                <w:sz w:val="24"/>
                <w:szCs w:val="24"/>
              </w:rPr>
            </w:pPr>
            <w:ins w:id="331" w:author="מרול אטמן" w:date="2024-12-29T17:15:00Z">
              <w:r w:rsidRPr="006D2AE3">
                <w:rPr>
                  <w:rFonts w:ascii="Times New Roman" w:eastAsia="Times New Roman" w:hAnsi="Times New Roman" w:cs="David" w:hint="cs"/>
                  <w:sz w:val="24"/>
                  <w:szCs w:val="24"/>
                  <w:rtl/>
                </w:rPr>
                <w:t>ד.</w:t>
              </w:r>
            </w:ins>
          </w:p>
        </w:tc>
      </w:tr>
    </w:tbl>
    <w:p w14:paraId="6688C119" w14:textId="77777777" w:rsidR="000B58ED" w:rsidRPr="000B58ED" w:rsidRDefault="000B58ED" w:rsidP="006D2AE3">
      <w:pPr>
        <w:widowControl w:val="0"/>
        <w:spacing w:before="0" w:beforeAutospacing="0" w:after="0" w:afterAutospacing="0" w:line="240" w:lineRule="auto"/>
        <w:ind w:left="720" w:right="360"/>
        <w:rPr>
          <w:ins w:id="332" w:author="מרול אטמן" w:date="2024-12-29T17:14:00Z"/>
          <w:rFonts w:ascii="Times New Roman" w:eastAsia="Times New Roman" w:hAnsi="Times New Roman" w:cs="David"/>
          <w:b/>
          <w:bCs/>
          <w:sz w:val="24"/>
          <w:szCs w:val="24"/>
          <w:rtl/>
          <w:lang w:eastAsia="he-IL"/>
          <w:rPrChange w:id="333" w:author="מרול אטמן" w:date="2024-12-29T17:15:00Z">
            <w:rPr>
              <w:ins w:id="334" w:author="מרול אטמן" w:date="2024-12-29T17:14:00Z"/>
              <w:rFonts w:ascii="Times New Roman" w:eastAsia="Times New Roman" w:hAnsi="Times New Roman" w:cs="David"/>
              <w:color w:val="008000"/>
              <w:sz w:val="24"/>
              <w:szCs w:val="24"/>
              <w:rtl/>
              <w:lang w:eastAsia="he-IL"/>
            </w:rPr>
          </w:rPrChange>
        </w:rPr>
      </w:pPr>
    </w:p>
    <w:p w14:paraId="097EEA67" w14:textId="523129D9" w:rsidR="000B58ED" w:rsidRDefault="00F81C98" w:rsidP="006D2AE3">
      <w:pPr>
        <w:widowControl w:val="0"/>
        <w:spacing w:before="0" w:beforeAutospacing="0" w:after="0" w:afterAutospacing="0" w:line="240" w:lineRule="auto"/>
        <w:ind w:left="720" w:right="360"/>
        <w:rPr>
          <w:ins w:id="335" w:author="מרול אטמן" w:date="2025-02-03T18:12:00Z"/>
          <w:rFonts w:ascii="Times New Roman" w:eastAsia="Times New Roman" w:hAnsi="Times New Roman" w:cs="David"/>
          <w:b/>
          <w:bCs/>
          <w:sz w:val="24"/>
          <w:szCs w:val="24"/>
          <w:rtl/>
          <w:lang w:eastAsia="he-IL"/>
        </w:rPr>
      </w:pPr>
      <w:ins w:id="336" w:author="מרול אטמן" w:date="2024-12-29T17:32:00Z">
        <w:r w:rsidRPr="00F81C98">
          <w:rPr>
            <w:rFonts w:ascii="Times New Roman" w:eastAsia="Times New Roman" w:hAnsi="Times New Roman" w:cs="David"/>
            <w:b/>
            <w:bCs/>
            <w:sz w:val="24"/>
            <w:szCs w:val="24"/>
            <w:rtl/>
            <w:lang w:eastAsia="he-IL"/>
            <w:rPrChange w:id="337" w:author="מרול אטמן" w:date="2024-12-29T17:32:00Z">
              <w:rPr>
                <w:rFonts w:ascii="Times New Roman" w:eastAsia="Times New Roman" w:hAnsi="Times New Roman" w:cs="David"/>
                <w:color w:val="008000"/>
                <w:sz w:val="24"/>
                <w:szCs w:val="24"/>
                <w:rtl/>
                <w:lang w:eastAsia="he-IL"/>
              </w:rPr>
            </w:rPrChange>
          </w:rPr>
          <w:t xml:space="preserve">1.3 </w:t>
        </w:r>
        <w:r w:rsidRPr="00F81C98">
          <w:rPr>
            <w:rFonts w:ascii="Times New Roman" w:eastAsia="Times New Roman" w:hAnsi="Times New Roman" w:cs="David" w:hint="eastAsia"/>
            <w:b/>
            <w:bCs/>
            <w:sz w:val="24"/>
            <w:szCs w:val="24"/>
            <w:rtl/>
            <w:lang w:eastAsia="he-IL"/>
            <w:rPrChange w:id="338" w:author="מרול אטמן" w:date="2024-12-29T17:32:00Z">
              <w:rPr>
                <w:rFonts w:ascii="Times New Roman" w:eastAsia="Times New Roman" w:hAnsi="Times New Roman" w:cs="David" w:hint="eastAsia"/>
                <w:color w:val="008000"/>
                <w:sz w:val="24"/>
                <w:szCs w:val="24"/>
                <w:rtl/>
                <w:lang w:eastAsia="he-IL"/>
              </w:rPr>
            </w:rPrChange>
          </w:rPr>
          <w:t>מידול</w:t>
        </w:r>
        <w:r w:rsidRPr="00F81C98">
          <w:rPr>
            <w:rFonts w:ascii="Times New Roman" w:eastAsia="Times New Roman" w:hAnsi="Times New Roman" w:cs="David"/>
            <w:b/>
            <w:bCs/>
            <w:sz w:val="24"/>
            <w:szCs w:val="24"/>
            <w:rtl/>
            <w:lang w:eastAsia="he-IL"/>
            <w:rPrChange w:id="339" w:author="מרול אטמן" w:date="2024-12-29T17:32:00Z">
              <w:rPr>
                <w:rFonts w:ascii="Times New Roman" w:eastAsia="Times New Roman" w:hAnsi="Times New Roman" w:cs="David"/>
                <w:color w:val="008000"/>
                <w:sz w:val="24"/>
                <w:szCs w:val="24"/>
                <w:rtl/>
                <w:lang w:eastAsia="he-IL"/>
              </w:rPr>
            </w:rPrChange>
          </w:rPr>
          <w:t xml:space="preserve"> </w:t>
        </w:r>
        <w:r w:rsidRPr="00F81C98">
          <w:rPr>
            <w:rFonts w:ascii="Times New Roman" w:eastAsia="Times New Roman" w:hAnsi="Times New Roman" w:cs="David" w:hint="eastAsia"/>
            <w:b/>
            <w:bCs/>
            <w:sz w:val="24"/>
            <w:szCs w:val="24"/>
            <w:rtl/>
            <w:lang w:eastAsia="he-IL"/>
            <w:rPrChange w:id="340" w:author="מרול אטמן" w:date="2024-12-29T17:32:00Z">
              <w:rPr>
                <w:rFonts w:ascii="Times New Roman" w:eastAsia="Times New Roman" w:hAnsi="Times New Roman" w:cs="David" w:hint="eastAsia"/>
                <w:color w:val="008000"/>
                <w:sz w:val="24"/>
                <w:szCs w:val="24"/>
                <w:rtl/>
                <w:lang w:eastAsia="he-IL"/>
              </w:rPr>
            </w:rPrChange>
          </w:rPr>
          <w:t>פיתוח</w:t>
        </w:r>
      </w:ins>
    </w:p>
    <w:p w14:paraId="09860D49" w14:textId="77777777" w:rsidR="008A7674" w:rsidRDefault="008A7674" w:rsidP="006D2AE3">
      <w:pPr>
        <w:widowControl w:val="0"/>
        <w:spacing w:before="0" w:beforeAutospacing="0" w:after="0" w:afterAutospacing="0" w:line="240" w:lineRule="auto"/>
        <w:ind w:left="720" w:right="360"/>
        <w:rPr>
          <w:ins w:id="341" w:author="מרול אטמן" w:date="2025-02-03T18:12:00Z"/>
          <w:rFonts w:ascii="Times New Roman" w:eastAsia="Times New Roman" w:hAnsi="Times New Roman" w:cs="David"/>
          <w:b/>
          <w:bCs/>
          <w:sz w:val="24"/>
          <w:szCs w:val="24"/>
          <w:rtl/>
          <w:lang w:eastAsia="he-IL"/>
        </w:rPr>
      </w:pPr>
    </w:p>
    <w:tbl>
      <w:tblPr>
        <w:tblW w:w="8763" w:type="dxa"/>
        <w:tblLook w:val="00A0" w:firstRow="1" w:lastRow="0" w:firstColumn="1" w:lastColumn="0" w:noHBand="0" w:noVBand="0"/>
      </w:tblPr>
      <w:tblGrid>
        <w:gridCol w:w="993"/>
        <w:gridCol w:w="6237"/>
        <w:gridCol w:w="1533"/>
      </w:tblGrid>
      <w:tr w:rsidR="008A7674" w:rsidRPr="006D2AE3" w14:paraId="695CD77C" w14:textId="77777777" w:rsidTr="008A7674">
        <w:trPr>
          <w:trHeight w:val="340"/>
          <w:ins w:id="342" w:author="מרול אטמן" w:date="2025-02-03T18:12:00Z"/>
        </w:trPr>
        <w:tc>
          <w:tcPr>
            <w:tcW w:w="993" w:type="dxa"/>
          </w:tcPr>
          <w:p w14:paraId="1A3A92A1" w14:textId="5E191A66" w:rsidR="008A7674" w:rsidRPr="006D2AE3" w:rsidRDefault="008A7674" w:rsidP="00C768FA">
            <w:pPr>
              <w:widowControl w:val="0"/>
              <w:spacing w:before="0" w:beforeAutospacing="0" w:after="0" w:afterAutospacing="0" w:line="240" w:lineRule="auto"/>
              <w:ind w:left="310" w:right="360" w:hanging="310"/>
              <w:jc w:val="center"/>
              <w:rPr>
                <w:ins w:id="343" w:author="מרול אטמן" w:date="2025-02-03T18:12:00Z"/>
                <w:rFonts w:ascii="Times New Roman" w:eastAsia="Times New Roman" w:hAnsi="Times New Roman" w:cs="David"/>
                <w:sz w:val="24"/>
                <w:szCs w:val="24"/>
                <w:lang w:eastAsia="he-IL"/>
              </w:rPr>
            </w:pPr>
            <w:ins w:id="344" w:author="מרול אטמן" w:date="2025-02-03T18:12:00Z">
              <w:r>
                <w:rPr>
                  <w:rFonts w:ascii="Times New Roman" w:eastAsia="Times New Roman" w:hAnsi="Times New Roman" w:cs="David" w:hint="cs"/>
                  <w:sz w:val="24"/>
                  <w:szCs w:val="24"/>
                  <w:rtl/>
                  <w:lang w:eastAsia="he-IL"/>
                </w:rPr>
                <w:t>4</w:t>
              </w:r>
              <w:r w:rsidRPr="006D2AE3">
                <w:rPr>
                  <w:rFonts w:ascii="Times New Roman" w:eastAsia="Times New Roman" w:hAnsi="Times New Roman" w:cs="David" w:hint="cs"/>
                  <w:sz w:val="24"/>
                  <w:szCs w:val="24"/>
                  <w:rtl/>
                  <w:lang w:eastAsia="he-IL"/>
                </w:rPr>
                <w:t>0%</w:t>
              </w:r>
            </w:ins>
          </w:p>
        </w:tc>
        <w:tc>
          <w:tcPr>
            <w:tcW w:w="6237" w:type="dxa"/>
          </w:tcPr>
          <w:p w14:paraId="5417EC93" w14:textId="6DCF03F1" w:rsidR="008A7674" w:rsidRPr="006D2AE3" w:rsidRDefault="008A7674" w:rsidP="00C768FA">
            <w:pPr>
              <w:widowControl w:val="0"/>
              <w:tabs>
                <w:tab w:val="left" w:pos="6151"/>
              </w:tabs>
              <w:spacing w:before="0" w:beforeAutospacing="0" w:after="0" w:afterAutospacing="0" w:line="240" w:lineRule="auto"/>
              <w:rPr>
                <w:ins w:id="345" w:author="מרול אטמן" w:date="2025-02-03T18:12:00Z"/>
                <w:rFonts w:ascii="Times New Roman" w:eastAsia="Times New Roman" w:hAnsi="Times New Roman" w:cs="David"/>
                <w:sz w:val="24"/>
                <w:szCs w:val="24"/>
                <w:lang w:eastAsia="he-IL"/>
              </w:rPr>
            </w:pPr>
            <w:ins w:id="346" w:author="מרול אטמן" w:date="2025-02-03T18:12:00Z">
              <w:r w:rsidRPr="006D2AE3">
                <w:rPr>
                  <w:rFonts w:ascii="Times New Roman" w:eastAsia="Times New Roman" w:hAnsi="Times New Roman" w:cs="David"/>
                  <w:sz w:val="24"/>
                  <w:szCs w:val="24"/>
                  <w:rtl/>
                  <w:lang w:eastAsia="he-IL"/>
                </w:rPr>
                <w:t xml:space="preserve">לאחר </w:t>
              </w:r>
              <w:r>
                <w:rPr>
                  <w:rFonts w:ascii="Times New Roman" w:eastAsia="Times New Roman" w:hAnsi="Times New Roman" w:cs="David" w:hint="cs"/>
                  <w:sz w:val="24"/>
                  <w:szCs w:val="24"/>
                  <w:rtl/>
                  <w:lang w:eastAsia="he-IL"/>
                </w:rPr>
                <w:t>מסירת מודל ראשוני</w:t>
              </w:r>
            </w:ins>
          </w:p>
        </w:tc>
        <w:tc>
          <w:tcPr>
            <w:tcW w:w="1533" w:type="dxa"/>
          </w:tcPr>
          <w:p w14:paraId="34DBA52F" w14:textId="77777777" w:rsidR="008A7674" w:rsidRPr="006D2AE3" w:rsidRDefault="008A7674" w:rsidP="00C768FA">
            <w:pPr>
              <w:widowControl w:val="0"/>
              <w:tabs>
                <w:tab w:val="left" w:pos="764"/>
              </w:tabs>
              <w:spacing w:before="0" w:beforeAutospacing="0" w:after="0" w:afterAutospacing="0" w:line="240" w:lineRule="auto"/>
              <w:ind w:left="481"/>
              <w:jc w:val="right"/>
              <w:rPr>
                <w:ins w:id="347" w:author="מרול אטמן" w:date="2025-02-03T18:12:00Z"/>
                <w:rFonts w:ascii="Times New Roman" w:eastAsia="Times New Roman" w:hAnsi="Times New Roman" w:cs="David"/>
                <w:sz w:val="24"/>
                <w:szCs w:val="24"/>
                <w:rtl/>
              </w:rPr>
            </w:pPr>
            <w:ins w:id="348" w:author="מרול אטמן" w:date="2025-02-03T18:12:00Z">
              <w:r w:rsidRPr="006D2AE3">
                <w:rPr>
                  <w:rFonts w:ascii="Times New Roman" w:eastAsia="Times New Roman" w:hAnsi="Times New Roman" w:cs="David" w:hint="cs"/>
                  <w:sz w:val="24"/>
                  <w:szCs w:val="24"/>
                  <w:rtl/>
                </w:rPr>
                <w:t>א.</w:t>
              </w:r>
            </w:ins>
          </w:p>
        </w:tc>
      </w:tr>
      <w:tr w:rsidR="008A7674" w:rsidRPr="006D2AE3" w14:paraId="2CA1C37D" w14:textId="77777777" w:rsidTr="008A7674">
        <w:trPr>
          <w:trHeight w:val="340"/>
          <w:ins w:id="349" w:author="מרול אטמן" w:date="2025-02-03T18:12:00Z"/>
        </w:trPr>
        <w:tc>
          <w:tcPr>
            <w:tcW w:w="993" w:type="dxa"/>
          </w:tcPr>
          <w:p w14:paraId="29C3A0F7" w14:textId="0641D0B6" w:rsidR="008A7674" w:rsidRPr="006D2AE3" w:rsidRDefault="008A7674" w:rsidP="008A7674">
            <w:pPr>
              <w:widowControl w:val="0"/>
              <w:spacing w:before="0" w:beforeAutospacing="0" w:after="0" w:afterAutospacing="0" w:line="240" w:lineRule="auto"/>
              <w:ind w:left="310" w:right="360" w:hanging="310"/>
              <w:jc w:val="center"/>
              <w:rPr>
                <w:ins w:id="350" w:author="מרול אטמן" w:date="2025-02-03T18:12:00Z"/>
                <w:rFonts w:ascii="Times New Roman" w:eastAsia="Times New Roman" w:hAnsi="Times New Roman" w:cs="David"/>
                <w:sz w:val="24"/>
                <w:szCs w:val="24"/>
                <w:lang w:eastAsia="he-IL"/>
              </w:rPr>
            </w:pPr>
            <w:ins w:id="351" w:author="מרול אטמן" w:date="2025-02-03T18:13:00Z">
              <w:r>
                <w:rPr>
                  <w:rFonts w:ascii="Times New Roman" w:eastAsia="Times New Roman" w:hAnsi="Times New Roman" w:cs="David" w:hint="cs"/>
                  <w:sz w:val="24"/>
                  <w:szCs w:val="24"/>
                  <w:rtl/>
                  <w:lang w:eastAsia="he-IL"/>
                </w:rPr>
                <w:t>60</w:t>
              </w:r>
            </w:ins>
            <w:ins w:id="352" w:author="מרול אטמן" w:date="2025-02-03T18:12:00Z">
              <w:r w:rsidRPr="006D2AE3">
                <w:rPr>
                  <w:rFonts w:ascii="Times New Roman" w:eastAsia="Times New Roman" w:hAnsi="Times New Roman" w:cs="David" w:hint="cs"/>
                  <w:sz w:val="24"/>
                  <w:szCs w:val="24"/>
                  <w:rtl/>
                  <w:lang w:eastAsia="he-IL"/>
                </w:rPr>
                <w:t>%</w:t>
              </w:r>
            </w:ins>
          </w:p>
        </w:tc>
        <w:tc>
          <w:tcPr>
            <w:tcW w:w="6237" w:type="dxa"/>
          </w:tcPr>
          <w:p w14:paraId="326317D0" w14:textId="77777777" w:rsidR="008A7674" w:rsidRDefault="008A7674" w:rsidP="008A7674">
            <w:pPr>
              <w:widowControl w:val="0"/>
              <w:tabs>
                <w:tab w:val="left" w:pos="6151"/>
              </w:tabs>
              <w:spacing w:before="0" w:beforeAutospacing="0" w:after="0" w:afterAutospacing="0" w:line="240" w:lineRule="auto"/>
              <w:rPr>
                <w:ins w:id="353" w:author="מרול אטמן" w:date="2025-02-03T18:13:00Z"/>
                <w:rFonts w:ascii="Times New Roman" w:eastAsia="Times New Roman" w:hAnsi="Times New Roman" w:cs="David"/>
                <w:sz w:val="24"/>
                <w:szCs w:val="24"/>
                <w:rtl/>
                <w:lang w:eastAsia="he-IL"/>
              </w:rPr>
            </w:pPr>
            <w:ins w:id="354" w:author="מרול אטמן" w:date="2025-02-03T18:12:00Z">
              <w:r>
                <w:rPr>
                  <w:rFonts w:ascii="Times New Roman" w:eastAsia="Times New Roman" w:hAnsi="Times New Roman" w:cs="David" w:hint="cs"/>
                  <w:sz w:val="24"/>
                  <w:szCs w:val="24"/>
                  <w:rtl/>
                  <w:lang w:eastAsia="he-IL"/>
                </w:rPr>
                <w:t xml:space="preserve">לאחר השלמת מודל </w:t>
              </w:r>
            </w:ins>
            <w:ins w:id="355" w:author="מרול אטמן" w:date="2025-02-03T18:13:00Z">
              <w:r>
                <w:rPr>
                  <w:rFonts w:ascii="Times New Roman" w:eastAsia="Times New Roman" w:hAnsi="Times New Roman" w:cs="David" w:hint="cs"/>
                  <w:sz w:val="24"/>
                  <w:szCs w:val="24"/>
                  <w:rtl/>
                  <w:lang w:eastAsia="he-IL"/>
                </w:rPr>
                <w:t>הפיתוח כולל עדכונים שיידרשו בהתאם</w:t>
              </w:r>
            </w:ins>
          </w:p>
          <w:p w14:paraId="5102F34E" w14:textId="7701E180" w:rsidR="008A7674" w:rsidRPr="006D2AE3" w:rsidRDefault="0002059A" w:rsidP="008A7674">
            <w:pPr>
              <w:widowControl w:val="0"/>
              <w:tabs>
                <w:tab w:val="left" w:pos="6151"/>
              </w:tabs>
              <w:spacing w:before="0" w:beforeAutospacing="0" w:after="0" w:afterAutospacing="0" w:line="240" w:lineRule="auto"/>
              <w:rPr>
                <w:ins w:id="356" w:author="מרול אטמן" w:date="2025-02-03T18:12:00Z"/>
                <w:rFonts w:ascii="Times New Roman" w:eastAsia="Times New Roman" w:hAnsi="Times New Roman" w:cs="David"/>
                <w:sz w:val="24"/>
                <w:szCs w:val="24"/>
                <w:lang w:eastAsia="he-IL"/>
              </w:rPr>
            </w:pPr>
            <w:ins w:id="357" w:author="מרול אטמן" w:date="2025-02-03T18:13:00Z">
              <w:r>
                <w:rPr>
                  <w:rFonts w:ascii="Times New Roman" w:eastAsia="Times New Roman" w:hAnsi="Times New Roman" w:cs="David" w:hint="cs"/>
                  <w:sz w:val="24"/>
                  <w:szCs w:val="24"/>
                  <w:rtl/>
                  <w:lang w:eastAsia="he-IL"/>
                </w:rPr>
                <w:t>להתקדמות התכנון</w:t>
              </w:r>
            </w:ins>
            <w:ins w:id="358" w:author="מרול אטמן" w:date="2025-02-03T18:12:00Z">
              <w:r w:rsidR="008A7674" w:rsidRPr="006D2AE3">
                <w:rPr>
                  <w:rFonts w:ascii="Times New Roman" w:eastAsia="Times New Roman" w:hAnsi="Times New Roman" w:cs="David" w:hint="cs"/>
                  <w:sz w:val="24"/>
                  <w:szCs w:val="24"/>
                  <w:rtl/>
                  <w:lang w:eastAsia="he-IL"/>
                </w:rPr>
                <w:t xml:space="preserve"> </w:t>
              </w:r>
            </w:ins>
          </w:p>
        </w:tc>
        <w:tc>
          <w:tcPr>
            <w:tcW w:w="1533" w:type="dxa"/>
          </w:tcPr>
          <w:p w14:paraId="793CCD6D" w14:textId="77777777" w:rsidR="008A7674" w:rsidRPr="006D2AE3" w:rsidRDefault="008A7674" w:rsidP="00C768FA">
            <w:pPr>
              <w:widowControl w:val="0"/>
              <w:tabs>
                <w:tab w:val="left" w:pos="764"/>
              </w:tabs>
              <w:spacing w:before="0" w:beforeAutospacing="0" w:after="0" w:afterAutospacing="0" w:line="240" w:lineRule="auto"/>
              <w:ind w:left="481"/>
              <w:jc w:val="right"/>
              <w:rPr>
                <w:ins w:id="359" w:author="מרול אטמן" w:date="2025-02-03T18:12:00Z"/>
                <w:rFonts w:ascii="Times New Roman" w:eastAsia="Times New Roman" w:hAnsi="Times New Roman" w:cs="David"/>
                <w:sz w:val="24"/>
                <w:szCs w:val="24"/>
              </w:rPr>
            </w:pPr>
            <w:ins w:id="360" w:author="מרול אטמן" w:date="2025-02-03T18:12:00Z">
              <w:r w:rsidRPr="006D2AE3">
                <w:rPr>
                  <w:rFonts w:ascii="Times New Roman" w:eastAsia="Times New Roman" w:hAnsi="Times New Roman" w:cs="David" w:hint="cs"/>
                  <w:sz w:val="24"/>
                  <w:szCs w:val="24"/>
                  <w:rtl/>
                </w:rPr>
                <w:t>ב.</w:t>
              </w:r>
            </w:ins>
          </w:p>
        </w:tc>
      </w:tr>
      <w:tr w:rsidR="00F81C98" w:rsidRPr="006D2AE3" w14:paraId="0DEC55B5" w14:textId="77777777" w:rsidTr="00C768FA">
        <w:trPr>
          <w:trHeight w:val="340"/>
          <w:ins w:id="361" w:author="מרול אטמן" w:date="2024-12-29T17:32:00Z"/>
        </w:trPr>
        <w:tc>
          <w:tcPr>
            <w:tcW w:w="993" w:type="dxa"/>
          </w:tcPr>
          <w:p w14:paraId="42E45757" w14:textId="291D7A7D" w:rsidR="008A7674" w:rsidRPr="006D2AE3" w:rsidRDefault="008A7674" w:rsidP="00C768FA">
            <w:pPr>
              <w:widowControl w:val="0"/>
              <w:spacing w:before="0" w:beforeAutospacing="0" w:after="0" w:afterAutospacing="0" w:line="240" w:lineRule="auto"/>
              <w:ind w:left="310" w:right="360" w:hanging="310"/>
              <w:jc w:val="center"/>
              <w:rPr>
                <w:ins w:id="362" w:author="מרול אטמן" w:date="2024-12-29T17:32:00Z"/>
                <w:rFonts w:ascii="Times New Roman" w:eastAsia="Times New Roman" w:hAnsi="Times New Roman" w:cs="David"/>
                <w:sz w:val="24"/>
                <w:szCs w:val="24"/>
              </w:rPr>
            </w:pPr>
          </w:p>
        </w:tc>
        <w:tc>
          <w:tcPr>
            <w:tcW w:w="6237" w:type="dxa"/>
          </w:tcPr>
          <w:p w14:paraId="4CF76FD5" w14:textId="1D0AD076" w:rsidR="00F81C98" w:rsidRPr="006D2AE3" w:rsidRDefault="00F81C98" w:rsidP="008A7674">
            <w:pPr>
              <w:widowControl w:val="0"/>
              <w:tabs>
                <w:tab w:val="left" w:pos="6151"/>
              </w:tabs>
              <w:spacing w:before="0" w:beforeAutospacing="0" w:after="0" w:afterAutospacing="0" w:line="240" w:lineRule="auto"/>
              <w:rPr>
                <w:ins w:id="363" w:author="מרול אטמן" w:date="2024-12-29T17:32:00Z"/>
                <w:rFonts w:ascii="Times New Roman" w:eastAsia="Times New Roman" w:hAnsi="Times New Roman" w:cs="David"/>
                <w:sz w:val="24"/>
                <w:szCs w:val="24"/>
                <w:lang w:eastAsia="he-IL"/>
              </w:rPr>
            </w:pPr>
          </w:p>
        </w:tc>
        <w:tc>
          <w:tcPr>
            <w:tcW w:w="1533" w:type="dxa"/>
          </w:tcPr>
          <w:p w14:paraId="4B8A264E" w14:textId="7B4250AE" w:rsidR="00F81C98" w:rsidRPr="006D2AE3" w:rsidRDefault="00F81C98" w:rsidP="00C768FA">
            <w:pPr>
              <w:widowControl w:val="0"/>
              <w:tabs>
                <w:tab w:val="left" w:pos="764"/>
              </w:tabs>
              <w:spacing w:before="0" w:beforeAutospacing="0" w:after="0" w:afterAutospacing="0" w:line="240" w:lineRule="auto"/>
              <w:ind w:left="481"/>
              <w:jc w:val="right"/>
              <w:rPr>
                <w:ins w:id="364" w:author="מרול אטמן" w:date="2024-12-29T17:32:00Z"/>
                <w:rFonts w:ascii="Times New Roman" w:eastAsia="Times New Roman" w:hAnsi="Times New Roman" w:cs="David"/>
                <w:sz w:val="24"/>
                <w:szCs w:val="24"/>
                <w:rtl/>
              </w:rPr>
            </w:pPr>
          </w:p>
        </w:tc>
      </w:tr>
    </w:tbl>
    <w:p w14:paraId="57E993A8" w14:textId="77777777" w:rsidR="00F81C98" w:rsidRPr="006D2AE3" w:rsidRDefault="00F81C98">
      <w:pPr>
        <w:widowControl w:val="0"/>
        <w:spacing w:before="0" w:beforeAutospacing="0" w:after="0" w:afterAutospacing="0" w:line="240" w:lineRule="auto"/>
        <w:ind w:right="360"/>
        <w:rPr>
          <w:rFonts w:ascii="Times New Roman" w:eastAsia="Times New Roman" w:hAnsi="Times New Roman" w:cs="David"/>
          <w:color w:val="008000"/>
          <w:sz w:val="24"/>
          <w:szCs w:val="24"/>
          <w:rtl/>
          <w:lang w:eastAsia="he-IL"/>
        </w:rPr>
        <w:pPrChange w:id="365" w:author="מרול אטמן" w:date="2025-02-03T18:13:00Z">
          <w:pPr>
            <w:widowControl w:val="0"/>
            <w:spacing w:before="0" w:beforeAutospacing="0" w:after="0" w:afterAutospacing="0" w:line="240" w:lineRule="auto"/>
            <w:ind w:left="720" w:right="360"/>
          </w:pPr>
        </w:pPrChange>
      </w:pPr>
    </w:p>
    <w:p w14:paraId="0D0C1E1C"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24EBC608"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0418DAAE"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4889FA69"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705866A2"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0A66428D"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13CBB4"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627A7FDF"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08872CB"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DA894F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7686D14"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6C2D5076" w14:textId="77777777"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174A18D"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2665A3E" w14:textId="7790FC5B" w:rsidR="00BE2283" w:rsidRPr="00B27B4C" w:rsidRDefault="00E46994" w:rsidP="000371D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del w:id="366" w:author="Meryl Etman" w:date="2025-02-24T18:50:00Z">
            <w:r w:rsidDel="00295CD0">
              <w:rPr>
                <w:rFonts w:ascii="Times New Roman" w:eastAsia="Times New Roman" w:hAnsi="Times New Roman" w:cs="David"/>
                <w:color w:val="008000"/>
                <w:sz w:val="24"/>
                <w:szCs w:val="24"/>
                <w:rtl/>
                <w:lang w:eastAsia="he-IL"/>
              </w:rPr>
              <w:br/>
              <w:delText>אפריקה התחדשות עירונית בע"מ</w:delText>
            </w:r>
            <w:r w:rsidDel="00295CD0">
              <w:rPr>
                <w:rFonts w:ascii="Times New Roman" w:eastAsia="Times New Roman" w:hAnsi="Times New Roman" w:cs="David"/>
                <w:color w:val="008000"/>
                <w:sz w:val="24"/>
                <w:szCs w:val="24"/>
                <w:rtl/>
                <w:lang w:eastAsia="he-IL"/>
              </w:rPr>
              <w:br/>
            </w:r>
            <w:r w:rsidDel="00295CD0">
              <w:rPr>
                <w:rFonts w:ascii="Times New Roman" w:eastAsia="Times New Roman" w:hAnsi="Times New Roman" w:cs="David"/>
                <w:color w:val="008000"/>
                <w:sz w:val="24"/>
                <w:szCs w:val="24"/>
                <w:rtl/>
                <w:lang w:eastAsia="he-IL"/>
              </w:rPr>
              <w:br/>
              <w:delText>514639525</w:delText>
            </w:r>
            <w:r w:rsidDel="00295CD0">
              <w:rPr>
                <w:rFonts w:ascii="Times New Roman" w:eastAsia="Times New Roman" w:hAnsi="Times New Roman" w:cs="David"/>
                <w:color w:val="008000"/>
                <w:sz w:val="24"/>
                <w:szCs w:val="24"/>
                <w:rtl/>
                <w:lang w:eastAsia="he-IL"/>
              </w:rPr>
              <w:br/>
            </w:r>
            <w:r w:rsidDel="00295CD0">
              <w:rPr>
                <w:rFonts w:ascii="Times New Roman" w:eastAsia="Times New Roman" w:hAnsi="Times New Roman" w:cs="David"/>
                <w:color w:val="008000"/>
                <w:sz w:val="24"/>
                <w:szCs w:val="24"/>
                <w:rtl/>
                <w:lang w:eastAsia="he-IL"/>
              </w:rPr>
              <w:br/>
              <w:delText>מצלאוי חברה לבנין בע"מ</w:delText>
            </w:r>
            <w:r w:rsidDel="00295CD0">
              <w:rPr>
                <w:rFonts w:ascii="Times New Roman" w:eastAsia="Times New Roman" w:hAnsi="Times New Roman" w:cs="David"/>
                <w:color w:val="008000"/>
                <w:sz w:val="24"/>
                <w:szCs w:val="24"/>
                <w:rtl/>
                <w:lang w:eastAsia="he-IL"/>
              </w:rPr>
              <w:br/>
              <w:delText>דרך רפאל איתן 1, קרית אונו</w:delText>
            </w:r>
            <w:r w:rsidDel="00295CD0">
              <w:rPr>
                <w:rFonts w:ascii="Times New Roman" w:eastAsia="Times New Roman" w:hAnsi="Times New Roman" w:cs="David"/>
                <w:color w:val="008000"/>
                <w:sz w:val="24"/>
                <w:szCs w:val="24"/>
                <w:rtl/>
                <w:lang w:eastAsia="he-IL"/>
              </w:rPr>
              <w:br/>
              <w:delText>512726712</w:delText>
            </w:r>
            <w:r w:rsidDel="00295CD0">
              <w:rPr>
                <w:rFonts w:ascii="Times New Roman" w:eastAsia="Times New Roman" w:hAnsi="Times New Roman" w:cs="David"/>
                <w:color w:val="008000"/>
                <w:sz w:val="24"/>
                <w:szCs w:val="24"/>
                <w:rtl/>
                <w:lang w:eastAsia="he-IL"/>
              </w:rPr>
              <w:br/>
            </w:r>
          </w:del>
          <w:ins w:id="367" w:author="Meryl Etman" w:date="2025-02-24T18:50:00Z">
            <w:r w:rsidR="00295CD0">
              <w:rPr>
                <w:rFonts w:ascii="Times New Roman" w:eastAsia="Times New Roman" w:hAnsi="Times New Roman" w:cs="David"/>
                <w:color w:val="008000"/>
                <w:sz w:val="24"/>
                <w:szCs w:val="24"/>
                <w:rtl/>
                <w:lang w:eastAsia="he-IL"/>
              </w:rPr>
              <w:br/>
              <w:t>אפריקה התחדשות עירונית בע"מ</w:t>
            </w:r>
            <w:r w:rsidR="00295CD0">
              <w:rPr>
                <w:rFonts w:ascii="Times New Roman" w:eastAsia="Times New Roman" w:hAnsi="Times New Roman" w:cs="David"/>
                <w:color w:val="008000"/>
                <w:sz w:val="24"/>
                <w:szCs w:val="24"/>
                <w:rtl/>
                <w:lang w:eastAsia="he-IL"/>
              </w:rPr>
              <w:br/>
            </w:r>
            <w:r w:rsidR="00295CD0">
              <w:rPr>
                <w:rFonts w:ascii="Times New Roman" w:eastAsia="Times New Roman" w:hAnsi="Times New Roman" w:cs="David"/>
                <w:color w:val="008000"/>
                <w:sz w:val="24"/>
                <w:szCs w:val="24"/>
                <w:rtl/>
                <w:lang w:eastAsia="he-IL"/>
              </w:rPr>
              <w:br/>
              <w:t>514639525</w:t>
            </w:r>
            <w:r w:rsidR="00295CD0">
              <w:rPr>
                <w:rFonts w:ascii="Times New Roman" w:eastAsia="Times New Roman" w:hAnsi="Times New Roman" w:cs="David"/>
                <w:color w:val="008000"/>
                <w:sz w:val="24"/>
                <w:szCs w:val="24"/>
                <w:rtl/>
                <w:lang w:eastAsia="he-IL"/>
              </w:rPr>
              <w:br/>
            </w:r>
            <w:r w:rsidR="00295CD0">
              <w:rPr>
                <w:rFonts w:ascii="Times New Roman" w:eastAsia="Times New Roman" w:hAnsi="Times New Roman" w:cs="David"/>
                <w:color w:val="008000"/>
                <w:sz w:val="24"/>
                <w:szCs w:val="24"/>
                <w:rtl/>
                <w:lang w:eastAsia="he-IL"/>
              </w:rPr>
              <w:br/>
              <w:t>מצלאוי חברה לבנין בע"מ</w:t>
            </w:r>
            <w:r w:rsidR="00295CD0">
              <w:rPr>
                <w:rFonts w:ascii="Times New Roman" w:eastAsia="Times New Roman" w:hAnsi="Times New Roman" w:cs="David"/>
                <w:color w:val="008000"/>
                <w:sz w:val="24"/>
                <w:szCs w:val="24"/>
                <w:rtl/>
                <w:lang w:eastAsia="he-IL"/>
              </w:rPr>
              <w:br/>
              <w:t>דרך רפאל איתן 1, קרית אונו</w:t>
            </w:r>
            <w:r w:rsidR="00295CD0">
              <w:rPr>
                <w:rFonts w:ascii="Times New Roman" w:eastAsia="Times New Roman" w:hAnsi="Times New Roman" w:cs="David"/>
                <w:color w:val="008000"/>
                <w:sz w:val="24"/>
                <w:szCs w:val="24"/>
                <w:rtl/>
                <w:lang w:eastAsia="he-IL"/>
              </w:rPr>
              <w:br/>
              <w:t>512726712</w:t>
            </w:r>
            <w:r w:rsidR="00295CD0">
              <w:rPr>
                <w:rFonts w:ascii="Times New Roman" w:eastAsia="Times New Roman" w:hAnsi="Times New Roman" w:cs="David"/>
                <w:color w:val="008000"/>
                <w:sz w:val="24"/>
                <w:szCs w:val="24"/>
                <w:rtl/>
                <w:lang w:eastAsia="he-IL"/>
              </w:rPr>
              <w:br/>
            </w:r>
          </w:ins>
        </w:p>
      </w:sdtContent>
    </w:sdt>
    <w:p w14:paraId="7BA0C2F4"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16400F3"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4856349"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C3ECEC6"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08F40F2"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BB548A" w14:textId="1E6C5C9D"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95CD0">
            <w:rPr>
              <w:rFonts w:ascii="Times New Roman" w:eastAsia="Times New Roman" w:hAnsi="Times New Roman" w:cs="David"/>
              <w:color w:val="008000"/>
              <w:sz w:val="24"/>
              <w:szCs w:val="24"/>
              <w:rtl/>
              <w:lang w:eastAsia="he-IL"/>
            </w:rPr>
            <w:t>מימוני הנדסה ויעוץ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95CD0">
            <w:rPr>
              <w:rFonts w:ascii="Times New Roman" w:eastAsia="Times New Roman" w:hAnsi="Times New Roman" w:cs="David"/>
              <w:color w:val="008000"/>
              <w:sz w:val="24"/>
              <w:szCs w:val="24"/>
              <w:rtl/>
              <w:lang w:eastAsia="he-IL"/>
            </w:rPr>
            <w:t>מימוני הנדסה ויעוץ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95CD0">
            <w:rPr>
              <w:rFonts w:ascii="Times New Roman" w:eastAsia="Times New Roman" w:hAnsi="Times New Roman" w:cs="David"/>
              <w:color w:val="008000"/>
              <w:sz w:val="24"/>
              <w:szCs w:val="24"/>
              <w:rtl/>
              <w:lang w:eastAsia="he-IL"/>
            </w:rPr>
            <w:t>מימוני הנדסה ויעוץ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7A6F6B1"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B52C5DD" w14:textId="582E894B"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95CD0">
            <w:rPr>
              <w:rFonts w:ascii="Times New Roman" w:eastAsia="Times New Roman" w:hAnsi="Times New Roman" w:cs="David"/>
              <w:color w:val="008000"/>
              <w:sz w:val="24"/>
              <w:szCs w:val="24"/>
              <w:rtl/>
              <w:lang w:eastAsia="he-IL"/>
            </w:rPr>
            <w:t>מימוני הנדסה ויעוץ בע"מ</w:t>
          </w:r>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del w:id="368" w:author="Meryl Etman" w:date="2025-02-24T18:50:00Z">
            <w:r w:rsidR="00707BE1" w:rsidDel="00295CD0">
              <w:rPr>
                <w:rFonts w:ascii="Times New Roman" w:eastAsia="Times New Roman" w:hAnsi="Times New Roman" w:cs="David" w:hint="cs"/>
                <w:bCs/>
                <w:color w:val="00B0F0"/>
                <w:sz w:val="24"/>
                <w:szCs w:val="24"/>
                <w:rtl/>
                <w:lang w:eastAsia="he-IL"/>
              </w:rPr>
              <w:delText>מנהל מודל</w:delText>
            </w:r>
          </w:del>
          <w:ins w:id="369" w:author="Meryl Etman" w:date="2025-02-24T18:50:00Z">
            <w:r w:rsidR="00295CD0">
              <w:rPr>
                <w:rFonts w:ascii="Times New Roman" w:eastAsia="Times New Roman" w:hAnsi="Times New Roman" w:cs="David" w:hint="cs"/>
                <w:bCs/>
                <w:color w:val="00B0F0"/>
                <w:sz w:val="24"/>
                <w:szCs w:val="24"/>
                <w:rtl/>
                <w:lang w:eastAsia="he-IL"/>
              </w:rPr>
              <w:t>מנהל מודל</w:t>
            </w:r>
          </w:ins>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295CD0">
            <w:rPr>
              <w:rFonts w:ascii="Times New Roman" w:eastAsia="Times New Roman" w:hAnsi="Times New Roman" w:cs="David" w:hint="cs"/>
              <w:bCs/>
              <w:color w:val="008000"/>
              <w:sz w:val="24"/>
              <w:szCs w:val="24"/>
              <w:rtl/>
              <w:lang w:eastAsia="he-IL"/>
            </w:rPr>
            <w:t>הכוזרי</w:t>
          </w:r>
        </w:sdtContent>
      </w:sdt>
      <w:r w:rsidRPr="00B27B4C">
        <w:rPr>
          <w:rFonts w:ascii="Times New Roman" w:eastAsia="Times New Roman" w:hAnsi="Times New Roman" w:cs="David" w:hint="cs"/>
          <w:color w:val="008000"/>
          <w:sz w:val="24"/>
          <w:szCs w:val="24"/>
          <w:rtl/>
          <w:lang w:eastAsia="he-IL"/>
        </w:rPr>
        <w:t>.</w:t>
      </w:r>
    </w:p>
    <w:p w14:paraId="017D6670"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2CF7E2D" w14:textId="6121C786"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95CD0">
            <w:rPr>
              <w:rFonts w:ascii="Times New Roman" w:eastAsia="Times New Roman" w:hAnsi="Times New Roman" w:cs="David"/>
              <w:color w:val="008000"/>
              <w:sz w:val="24"/>
              <w:szCs w:val="24"/>
              <w:rtl/>
              <w:lang w:eastAsia="he-IL"/>
            </w:rPr>
            <w:t>מימוני הנדסה ויעוץ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D2853A0"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F1CE6CE" w14:textId="3A041D5C"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5CD0">
            <w:rPr>
              <w:rFonts w:ascii="Times New Roman" w:eastAsia="Times New Roman" w:hAnsi="Times New Roman" w:cs="David"/>
              <w:color w:val="008000"/>
              <w:sz w:val="24"/>
              <w:szCs w:val="24"/>
              <w:rtl/>
              <w:lang w:eastAsia="he-IL"/>
            </w:rPr>
            <w:t>מימוני הנדסה ויעוץ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2CF6A32"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A29AF4B"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C36B3C0"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99AAEFC"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E37B21F"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9B90810"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A76F527"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A79A81"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8DF2FB1" w14:textId="77777777" w:rsidR="00BE2283" w:rsidRPr="00435A20" w:rsidRDefault="00BE2283" w:rsidP="00BE228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5355133"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978D856" w14:textId="6F54EE8E" w:rsidR="00BE2283" w:rsidRPr="009130F0" w:rsidRDefault="00BE2283"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5CD0">
            <w:rPr>
              <w:rFonts w:ascii="Times New Roman" w:eastAsia="Times New Roman" w:hAnsi="Times New Roman" w:cs="David"/>
              <w:color w:val="008000"/>
              <w:sz w:val="24"/>
              <w:szCs w:val="24"/>
              <w:rtl/>
              <w:lang w:eastAsia="he-IL"/>
            </w:rPr>
            <w:t>מימוני הנדסה ויעוץ בע"מ</w:t>
          </w:r>
        </w:sdtContent>
      </w:sdt>
    </w:p>
    <w:p w14:paraId="1C1027AC"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2CEAF74"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E2DB0EF"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9E998B6"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19480CC" w14:textId="77777777" w:rsidR="00BE2283" w:rsidRPr="00B27B4C" w:rsidRDefault="00BE2283" w:rsidP="00BE228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91DBD32" w14:textId="77777777" w:rsidR="00BE2283" w:rsidRPr="00776496" w:rsidRDefault="00BE2283" w:rsidP="00BE228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54EFEBA6"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3019E5"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75E30D2"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383BED5"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03CC359"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61F2299" w14:textId="77777777" w:rsidR="001922A0" w:rsidRPr="0009511C" w:rsidRDefault="001922A0" w:rsidP="001922A0">
      <w:pPr>
        <w:widowControl w:val="0"/>
        <w:spacing w:before="0" w:beforeAutospacing="0" w:after="0" w:afterAutospacing="0" w:line="240" w:lineRule="auto"/>
        <w:jc w:val="center"/>
        <w:rPr>
          <w:rFonts w:ascii="David" w:eastAsia="Times New Roman" w:hAnsi="David" w:cs="David"/>
          <w:sz w:val="24"/>
          <w:szCs w:val="24"/>
          <w:lang w:eastAsia="he-IL"/>
        </w:rPr>
      </w:pPr>
    </w:p>
    <w:p w14:paraId="7841C2DB" w14:textId="77777777" w:rsidR="007154C3" w:rsidRDefault="007154C3">
      <w:pPr>
        <w:bidi w:val="0"/>
        <w:spacing w:before="0" w:beforeAutospacing="0" w:after="160" w:afterAutospacing="0" w:line="259" w:lineRule="auto"/>
        <w:rPr>
          <w:ins w:id="370" w:author="מרול אטמן" w:date="2024-12-29T17:18:00Z"/>
          <w:rFonts w:ascii="Courier New" w:eastAsia="Times New Roman" w:hAnsi="Courier New" w:cs="David"/>
          <w:b/>
          <w:bCs/>
          <w:color w:val="000000"/>
          <w:sz w:val="24"/>
          <w:szCs w:val="24"/>
          <w:u w:val="single"/>
          <w:rtl/>
          <w:lang w:val="he-IL" w:eastAsia="he-IL"/>
        </w:rPr>
      </w:pPr>
      <w:bookmarkStart w:id="371" w:name="bookmark153"/>
      <w:ins w:id="372" w:author="מרול אטמן" w:date="2024-12-29T17:18:00Z">
        <w:r>
          <w:rPr>
            <w:rFonts w:ascii="Courier New" w:eastAsia="Times New Roman" w:hAnsi="Courier New" w:cs="David"/>
            <w:b/>
            <w:bCs/>
            <w:color w:val="000000"/>
            <w:sz w:val="24"/>
            <w:szCs w:val="24"/>
            <w:u w:val="single"/>
            <w:rtl/>
            <w:lang w:val="he-IL" w:eastAsia="he-IL"/>
          </w:rPr>
          <w:br w:type="page"/>
        </w:r>
      </w:ins>
    </w:p>
    <w:p w14:paraId="437F0553" w14:textId="7B61F6B0" w:rsidR="001922A0" w:rsidRPr="00FA17C3" w:rsidRDefault="001922A0" w:rsidP="001922A0">
      <w:pPr>
        <w:keepNext/>
        <w:keepLines/>
        <w:spacing w:after="177"/>
        <w:jc w:val="center"/>
        <w:outlineLvl w:val="4"/>
        <w:rPr>
          <w:rFonts w:ascii="Courier New" w:eastAsia="Times New Roman" w:hAnsi="Courier New" w:cs="David"/>
          <w:b/>
          <w:bCs/>
          <w:color w:val="000000"/>
          <w:sz w:val="24"/>
          <w:szCs w:val="24"/>
          <w:rtl/>
          <w:lang w:val="he-IL" w:eastAsia="he-IL"/>
        </w:rPr>
      </w:pPr>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371"/>
    </w:p>
    <w:p w14:paraId="7AFC0E66"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32C169AC" w14:textId="77777777" w:rsidR="001922A0" w:rsidRPr="00FA17C3" w:rsidRDefault="001922A0" w:rsidP="001922A0">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40FFC6D2" w14:textId="77777777" w:rsidR="001922A0" w:rsidRPr="00FA17C3" w:rsidRDefault="001922A0" w:rsidP="001922A0">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2F7B503D" w14:textId="77777777" w:rsidR="001922A0" w:rsidRPr="00FA17C3" w:rsidRDefault="001922A0" w:rsidP="001922A0">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8C207DB" w14:textId="77777777" w:rsidR="001922A0" w:rsidRPr="00FA17C3" w:rsidRDefault="001922A0" w:rsidP="001922A0">
      <w:pPr>
        <w:widowControl w:val="0"/>
        <w:numPr>
          <w:ilvl w:val="0"/>
          <w:numId w:val="19"/>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36B43247" w14:textId="77777777" w:rsidR="001922A0" w:rsidRPr="00FA17C3" w:rsidRDefault="001922A0" w:rsidP="001922A0">
      <w:pPr>
        <w:widowControl w:val="0"/>
        <w:numPr>
          <w:ilvl w:val="1"/>
          <w:numId w:val="19"/>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39F99FD7" w14:textId="77777777" w:rsidR="001922A0" w:rsidRPr="00FA17C3" w:rsidRDefault="001922A0" w:rsidP="001922A0">
      <w:pPr>
        <w:widowControl w:val="0"/>
        <w:numPr>
          <w:ilvl w:val="1"/>
          <w:numId w:val="19"/>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875D0F9"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1ADEC071" w14:textId="77777777" w:rsidR="001922A0" w:rsidRPr="00FA17C3" w:rsidRDefault="001922A0" w:rsidP="001922A0">
      <w:pPr>
        <w:widowControl w:val="0"/>
        <w:numPr>
          <w:ilvl w:val="1"/>
          <w:numId w:val="20"/>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6E897CAD" w14:textId="77777777" w:rsidR="001922A0" w:rsidRPr="00FA17C3" w:rsidRDefault="001922A0" w:rsidP="001922A0">
      <w:pPr>
        <w:widowControl w:val="0"/>
        <w:numPr>
          <w:ilvl w:val="1"/>
          <w:numId w:val="20"/>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2B80D995"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927EFCA"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5C26D6DF"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590E1595"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0C5ED68A"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2D5924B5"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373" w:name="_Ref265584921"/>
      <w:bookmarkStart w:id="374"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373"/>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74"/>
    </w:p>
    <w:p w14:paraId="4FE1EC8D"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293CAAED"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17760770" w14:textId="77777777" w:rsidR="001922A0" w:rsidRDefault="001922A0" w:rsidP="001922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6081627" w14:textId="77777777" w:rsidR="001922A0" w:rsidRDefault="001922A0" w:rsidP="001922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F468E11" w14:textId="77777777" w:rsidR="001922A0" w:rsidRDefault="001922A0" w:rsidP="001922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0C4E8FB" w14:textId="77777777" w:rsidR="001922A0" w:rsidRDefault="001922A0" w:rsidP="001922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D2AD7F9" w14:textId="77777777" w:rsidR="001922A0" w:rsidRDefault="001922A0" w:rsidP="001922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7FAC4FC8" w14:textId="77777777" w:rsidR="001922A0" w:rsidRPr="004A6AA4" w:rsidRDefault="001922A0" w:rsidP="001922A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07DB42E" w14:textId="77777777" w:rsidR="001922A0" w:rsidRDefault="001922A0" w:rsidP="001922A0">
      <w:pPr>
        <w:widowControl w:val="0"/>
        <w:spacing w:before="0" w:beforeAutospacing="0" w:after="0" w:afterAutospacing="0" w:line="240" w:lineRule="auto"/>
        <w:jc w:val="center"/>
        <w:rPr>
          <w:ins w:id="375" w:author="מרול אטמן" w:date="2024-12-29T17:19:00Z"/>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3A33DAF" w14:textId="77777777" w:rsidR="007154C3" w:rsidRDefault="007154C3" w:rsidP="001922A0">
      <w:pPr>
        <w:widowControl w:val="0"/>
        <w:spacing w:before="0" w:beforeAutospacing="0" w:after="0" w:afterAutospacing="0" w:line="240" w:lineRule="auto"/>
        <w:jc w:val="center"/>
        <w:rPr>
          <w:ins w:id="376" w:author="מרול אטמן" w:date="2024-12-29T17:19:00Z"/>
          <w:rFonts w:ascii="Times New Roman" w:eastAsia="Times New Roman" w:hAnsi="Times New Roman" w:cs="David"/>
          <w:b/>
          <w:bCs/>
          <w:sz w:val="20"/>
          <w:szCs w:val="24"/>
          <w:u w:val="single"/>
          <w:rtl/>
          <w:lang w:eastAsia="he-IL"/>
        </w:rPr>
      </w:pPr>
    </w:p>
    <w:p w14:paraId="25B8FE9B" w14:textId="5CC32096" w:rsidR="007154C3" w:rsidRPr="007154C3" w:rsidRDefault="007154C3" w:rsidP="001922A0">
      <w:pPr>
        <w:widowControl w:val="0"/>
        <w:spacing w:before="0" w:beforeAutospacing="0" w:after="0" w:afterAutospacing="0" w:line="240" w:lineRule="auto"/>
        <w:jc w:val="center"/>
        <w:rPr>
          <w:rFonts w:ascii="Times New Roman" w:eastAsia="Times New Roman" w:hAnsi="Times New Roman" w:cs="David"/>
          <w:b/>
          <w:bCs/>
          <w:sz w:val="20"/>
          <w:szCs w:val="24"/>
          <w:rtl/>
          <w:lang w:eastAsia="he-IL"/>
          <w:rPrChange w:id="377" w:author="מרול אטמן" w:date="2024-12-29T17:19:00Z">
            <w:rPr>
              <w:rFonts w:ascii="Times New Roman" w:eastAsia="Times New Roman" w:hAnsi="Times New Roman" w:cs="David"/>
              <w:b/>
              <w:bCs/>
              <w:sz w:val="20"/>
              <w:szCs w:val="24"/>
              <w:u w:val="single"/>
              <w:rtl/>
              <w:lang w:eastAsia="he-IL"/>
            </w:rPr>
          </w:rPrChange>
        </w:rPr>
      </w:pPr>
      <w:ins w:id="378" w:author="מרול אטמן" w:date="2024-12-29T17:19:00Z">
        <w:r w:rsidRPr="007154C3">
          <w:rPr>
            <w:rFonts w:ascii="Times New Roman" w:eastAsia="Times New Roman" w:hAnsi="Times New Roman" w:cs="David" w:hint="eastAsia"/>
            <w:b/>
            <w:bCs/>
            <w:sz w:val="20"/>
            <w:szCs w:val="24"/>
            <w:rtl/>
            <w:lang w:eastAsia="he-IL"/>
            <w:rPrChange w:id="379" w:author="מרול אטמן" w:date="2024-12-29T17:19:00Z">
              <w:rPr>
                <w:rFonts w:ascii="Times New Roman" w:eastAsia="Times New Roman" w:hAnsi="Times New Roman" w:cs="David" w:hint="eastAsia"/>
                <w:b/>
                <w:bCs/>
                <w:sz w:val="20"/>
                <w:szCs w:val="24"/>
                <w:u w:val="single"/>
                <w:rtl/>
                <w:lang w:eastAsia="he-IL"/>
              </w:rPr>
            </w:rPrChange>
          </w:rPr>
          <w:t>יצורף</w:t>
        </w:r>
        <w:r w:rsidRPr="007154C3">
          <w:rPr>
            <w:rFonts w:ascii="Times New Roman" w:eastAsia="Times New Roman" w:hAnsi="Times New Roman" w:cs="David"/>
            <w:b/>
            <w:bCs/>
            <w:sz w:val="20"/>
            <w:szCs w:val="24"/>
            <w:rtl/>
            <w:lang w:eastAsia="he-IL"/>
            <w:rPrChange w:id="380" w:author="מרול אטמן" w:date="2024-12-29T17:19:00Z">
              <w:rPr>
                <w:rFonts w:ascii="Times New Roman" w:eastAsia="Times New Roman" w:hAnsi="Times New Roman" w:cs="David"/>
                <w:b/>
                <w:bCs/>
                <w:sz w:val="20"/>
                <w:szCs w:val="24"/>
                <w:u w:val="single"/>
                <w:rtl/>
                <w:lang w:eastAsia="he-IL"/>
              </w:rPr>
            </w:rPrChange>
          </w:rPr>
          <w:t xml:space="preserve"> </w:t>
        </w:r>
        <w:r w:rsidRPr="007154C3">
          <w:rPr>
            <w:rFonts w:ascii="Times New Roman" w:eastAsia="Times New Roman" w:hAnsi="Times New Roman" w:cs="David" w:hint="eastAsia"/>
            <w:b/>
            <w:bCs/>
            <w:sz w:val="20"/>
            <w:szCs w:val="24"/>
            <w:rtl/>
            <w:lang w:eastAsia="he-IL"/>
            <w:rPrChange w:id="381" w:author="מרול אטמן" w:date="2024-12-29T17:19:00Z">
              <w:rPr>
                <w:rFonts w:ascii="Times New Roman" w:eastAsia="Times New Roman" w:hAnsi="Times New Roman" w:cs="David" w:hint="eastAsia"/>
                <w:b/>
                <w:bCs/>
                <w:sz w:val="20"/>
                <w:szCs w:val="24"/>
                <w:u w:val="single"/>
                <w:rtl/>
                <w:lang w:eastAsia="he-IL"/>
              </w:rPr>
            </w:rPrChange>
          </w:rPr>
          <w:t>בנפרד</w:t>
        </w:r>
      </w:ins>
    </w:p>
    <w:p w14:paraId="4175FA63" w14:textId="77777777" w:rsidR="001922A0" w:rsidRDefault="001922A0" w:rsidP="001922A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1922A0" w:rsidRPr="00FA17C3" w:rsidDel="007154C3" w14:paraId="16E923AD" w14:textId="2FCF6EB0" w:rsidTr="00C768FA">
        <w:trPr>
          <w:trHeight w:val="463"/>
          <w:tblHeader/>
          <w:del w:id="382" w:author="מרול אטמן" w:date="2024-12-29T17:18:00Z"/>
        </w:trPr>
        <w:tc>
          <w:tcPr>
            <w:tcW w:w="8659" w:type="dxa"/>
            <w:gridSpan w:val="4"/>
            <w:shd w:val="clear" w:color="auto" w:fill="F2F2F2" w:themeFill="background1" w:themeFillShade="F2"/>
          </w:tcPr>
          <w:p w14:paraId="66139236" w14:textId="34CFBC6E" w:rsidR="001922A0" w:rsidRPr="002A3FB5" w:rsidDel="007154C3" w:rsidRDefault="001922A0" w:rsidP="00C768FA">
            <w:pPr>
              <w:widowControl w:val="0"/>
              <w:bidi w:val="0"/>
              <w:spacing w:before="0" w:beforeAutospacing="0" w:after="0" w:afterAutospacing="0" w:line="240" w:lineRule="auto"/>
              <w:jc w:val="center"/>
              <w:rPr>
                <w:del w:id="383" w:author="מרול אטמן" w:date="2024-12-29T17:18:00Z"/>
                <w:rFonts w:ascii="David" w:eastAsia="Times New Roman" w:hAnsi="David" w:cs="David"/>
                <w:color w:val="000000"/>
                <w:sz w:val="34"/>
                <w:szCs w:val="34"/>
                <w:lang w:eastAsia="he-IL"/>
              </w:rPr>
            </w:pPr>
            <w:del w:id="384" w:author="מרול אטמן" w:date="2024-12-29T17:18:00Z">
              <w:r w:rsidRPr="00FA17C3" w:rsidDel="007154C3">
                <w:rPr>
                  <w:rFonts w:ascii="David" w:eastAsia="Times New Roman" w:hAnsi="David" w:cs="David"/>
                  <w:color w:val="000000"/>
                  <w:sz w:val="28"/>
                  <w:szCs w:val="28"/>
                  <w:rtl/>
                  <w:lang w:val="he-IL" w:eastAsia="he-IL"/>
                </w:rPr>
                <w:delText>אישור קיום ביטוחים</w:delText>
              </w:r>
            </w:del>
          </w:p>
        </w:tc>
        <w:tc>
          <w:tcPr>
            <w:tcW w:w="2823" w:type="dxa"/>
          </w:tcPr>
          <w:p w14:paraId="17DD1130" w14:textId="676F319E" w:rsidR="001922A0" w:rsidRPr="00FA17C3" w:rsidDel="007154C3" w:rsidRDefault="001922A0" w:rsidP="00C768FA">
            <w:pPr>
              <w:widowControl w:val="0"/>
              <w:bidi w:val="0"/>
              <w:spacing w:before="0" w:beforeAutospacing="0" w:after="0" w:afterAutospacing="0" w:line="240" w:lineRule="auto"/>
              <w:jc w:val="right"/>
              <w:rPr>
                <w:del w:id="385" w:author="מרול אטמן" w:date="2024-12-29T17:18:00Z"/>
                <w:rFonts w:ascii="David" w:eastAsia="Times New Roman" w:hAnsi="David" w:cs="David"/>
                <w:color w:val="000000"/>
                <w:sz w:val="16"/>
                <w:szCs w:val="16"/>
                <w:rtl/>
                <w:lang w:val="he-IL" w:eastAsia="he-IL"/>
              </w:rPr>
            </w:pPr>
            <w:del w:id="386" w:author="מרול אטמן" w:date="2024-12-29T17:18:00Z">
              <w:r w:rsidRPr="00FA17C3" w:rsidDel="007154C3">
                <w:rPr>
                  <w:rFonts w:ascii="David" w:eastAsia="Times New Roman" w:hAnsi="David" w:cs="David"/>
                  <w:color w:val="000000"/>
                  <w:sz w:val="20"/>
                  <w:szCs w:val="20"/>
                  <w:rtl/>
                  <w:lang w:val="he-IL" w:eastAsia="he-IL"/>
                </w:rPr>
                <w:delText>תאריך הנפקת האישור (DD/MM/YYYY)</w:delText>
              </w:r>
            </w:del>
          </w:p>
        </w:tc>
      </w:tr>
      <w:tr w:rsidR="001922A0" w:rsidRPr="00FA17C3" w:rsidDel="007154C3" w14:paraId="283DA53A" w14:textId="75A1FF73" w:rsidTr="00C768FA">
        <w:trPr>
          <w:trHeight w:val="315"/>
          <w:del w:id="387" w:author="מרול אטמן" w:date="2024-12-29T17:18:00Z"/>
        </w:trPr>
        <w:tc>
          <w:tcPr>
            <w:tcW w:w="11482" w:type="dxa"/>
            <w:gridSpan w:val="5"/>
          </w:tcPr>
          <w:p w14:paraId="090A5108" w14:textId="158B205F" w:rsidR="001922A0" w:rsidRPr="00FA17C3" w:rsidDel="007154C3" w:rsidRDefault="001922A0" w:rsidP="00C768FA">
            <w:pPr>
              <w:widowControl w:val="0"/>
              <w:bidi w:val="0"/>
              <w:spacing w:before="0" w:beforeAutospacing="0" w:after="0" w:afterAutospacing="0" w:line="240" w:lineRule="auto"/>
              <w:jc w:val="right"/>
              <w:rPr>
                <w:del w:id="388" w:author="מרול אטמן" w:date="2024-12-29T17:18:00Z"/>
                <w:rFonts w:ascii="David" w:eastAsia="Times New Roman" w:hAnsi="David" w:cs="David"/>
                <w:color w:val="000000"/>
                <w:sz w:val="18"/>
                <w:szCs w:val="18"/>
                <w:rtl/>
                <w:lang w:val="he-IL" w:eastAsia="he-IL"/>
              </w:rPr>
            </w:pPr>
            <w:del w:id="389" w:author="מרול אטמן" w:date="2024-12-29T17:18:00Z">
              <w:r w:rsidRPr="00FA17C3" w:rsidDel="007154C3">
                <w:rPr>
                  <w:rFonts w:ascii="David" w:eastAsia="Times New Roman" w:hAnsi="David" w:cs="David"/>
                  <w:color w:val="000000"/>
                  <w:sz w:val="18"/>
                  <w:szCs w:val="18"/>
                  <w:rtl/>
                  <w:lang w:val="he-IL" w:eastAsia="he-IL"/>
                </w:rPr>
                <w:delTex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delText>
              </w:r>
            </w:del>
          </w:p>
          <w:p w14:paraId="6BD367AF" w14:textId="156598C2" w:rsidR="001922A0" w:rsidRPr="00FA17C3" w:rsidDel="007154C3" w:rsidRDefault="001922A0" w:rsidP="00C768FA">
            <w:pPr>
              <w:widowControl w:val="0"/>
              <w:bidi w:val="0"/>
              <w:spacing w:before="0" w:beforeAutospacing="0" w:after="0" w:afterAutospacing="0" w:line="240" w:lineRule="auto"/>
              <w:jc w:val="right"/>
              <w:rPr>
                <w:del w:id="390" w:author="מרול אטמן" w:date="2024-12-29T17:18:00Z"/>
                <w:rFonts w:ascii="David" w:eastAsia="Times New Roman" w:hAnsi="David" w:cs="David"/>
                <w:color w:val="000000"/>
                <w:sz w:val="18"/>
                <w:szCs w:val="18"/>
                <w:rtl/>
                <w:lang w:val="he-IL" w:eastAsia="he-IL"/>
              </w:rPr>
            </w:pPr>
          </w:p>
        </w:tc>
      </w:tr>
      <w:tr w:rsidR="001922A0" w:rsidRPr="00FA17C3" w:rsidDel="007154C3" w14:paraId="0A055342" w14:textId="3612DFE3" w:rsidTr="00C768FA">
        <w:trPr>
          <w:trHeight w:val="278"/>
          <w:del w:id="391" w:author="מרול אטמן" w:date="2024-12-29T17:18:00Z"/>
        </w:trPr>
        <w:tc>
          <w:tcPr>
            <w:tcW w:w="2244" w:type="dxa"/>
            <w:shd w:val="clear" w:color="auto" w:fill="F2F2F2" w:themeFill="background1" w:themeFillShade="F2"/>
          </w:tcPr>
          <w:p w14:paraId="5FF87743" w14:textId="32D5D52A" w:rsidR="001922A0" w:rsidRPr="00FA17C3" w:rsidDel="007154C3" w:rsidRDefault="001922A0" w:rsidP="00C768FA">
            <w:pPr>
              <w:widowControl w:val="0"/>
              <w:bidi w:val="0"/>
              <w:spacing w:before="0" w:beforeAutospacing="0" w:after="0" w:afterAutospacing="0" w:line="240" w:lineRule="auto"/>
              <w:jc w:val="right"/>
              <w:rPr>
                <w:del w:id="392" w:author="מרול אטמן" w:date="2024-12-29T17:18:00Z"/>
                <w:rFonts w:ascii="David" w:eastAsia="Times New Roman" w:hAnsi="David" w:cs="David"/>
                <w:color w:val="000000"/>
                <w:sz w:val="24"/>
                <w:szCs w:val="24"/>
                <w:rtl/>
                <w:lang w:val="he-IL" w:eastAsia="he-IL"/>
              </w:rPr>
            </w:pPr>
            <w:del w:id="393" w:author="מרול אטמן" w:date="2024-12-29T17:18:00Z">
              <w:r w:rsidRPr="00FA17C3" w:rsidDel="007154C3">
                <w:rPr>
                  <w:rFonts w:ascii="David" w:eastAsia="Times New Roman" w:hAnsi="David" w:cs="David"/>
                  <w:color w:val="000000"/>
                  <w:sz w:val="24"/>
                  <w:szCs w:val="24"/>
                  <w:rtl/>
                  <w:lang w:val="he-IL" w:eastAsia="he-IL"/>
                </w:rPr>
                <w:delText>מבקש האישור הראשי</w:delText>
              </w:r>
              <w:r w:rsidRPr="00FA17C3" w:rsidDel="007154C3">
                <w:rPr>
                  <w:rFonts w:ascii="David" w:eastAsia="Times New Roman" w:hAnsi="David" w:cs="David"/>
                  <w:color w:val="FF0000"/>
                  <w:sz w:val="24"/>
                  <w:szCs w:val="24"/>
                  <w:rtl/>
                  <w:lang w:val="he-IL" w:eastAsia="he-IL"/>
                </w:rPr>
                <w:delText xml:space="preserve">* </w:delText>
              </w:r>
            </w:del>
          </w:p>
        </w:tc>
        <w:tc>
          <w:tcPr>
            <w:tcW w:w="1983" w:type="dxa"/>
            <w:shd w:val="clear" w:color="auto" w:fill="F2F2F2" w:themeFill="background1" w:themeFillShade="F2"/>
          </w:tcPr>
          <w:p w14:paraId="5A043355" w14:textId="799E56C5" w:rsidR="001922A0" w:rsidRPr="00FA17C3" w:rsidDel="007154C3" w:rsidRDefault="001922A0" w:rsidP="00C768FA">
            <w:pPr>
              <w:widowControl w:val="0"/>
              <w:bidi w:val="0"/>
              <w:spacing w:before="0" w:beforeAutospacing="0" w:after="0" w:afterAutospacing="0" w:line="240" w:lineRule="auto"/>
              <w:jc w:val="right"/>
              <w:rPr>
                <w:del w:id="394" w:author="מרול אטמן" w:date="2024-12-29T17:18:00Z"/>
                <w:rFonts w:ascii="David" w:eastAsia="Times New Roman" w:hAnsi="David" w:cs="David"/>
                <w:color w:val="000000"/>
                <w:sz w:val="24"/>
                <w:szCs w:val="24"/>
                <w:rtl/>
                <w:lang w:val="he-IL" w:eastAsia="he-IL"/>
              </w:rPr>
            </w:pPr>
            <w:del w:id="395" w:author="מרול אטמן" w:date="2024-12-29T17:18:00Z">
              <w:r w:rsidRPr="00FA17C3" w:rsidDel="007154C3">
                <w:rPr>
                  <w:rFonts w:ascii="David" w:eastAsia="Times New Roman" w:hAnsi="David" w:cs="David"/>
                  <w:color w:val="000000"/>
                  <w:sz w:val="24"/>
                  <w:szCs w:val="24"/>
                  <w:rtl/>
                  <w:lang w:val="he-IL" w:eastAsia="he-IL"/>
                </w:rPr>
                <w:delText>גורמים נוספים הקשורים למבקש האישור וייחשבו כמבקש האישור</w:delText>
              </w:r>
              <w:r w:rsidRPr="00FA17C3" w:rsidDel="007154C3">
                <w:rPr>
                  <w:rFonts w:ascii="David" w:eastAsia="Times New Roman" w:hAnsi="David" w:cs="David"/>
                  <w:color w:val="FF0000"/>
                  <w:sz w:val="24"/>
                  <w:szCs w:val="24"/>
                  <w:rtl/>
                  <w:lang w:val="he-IL" w:eastAsia="he-IL"/>
                </w:rPr>
                <w:delText>*</w:delText>
              </w:r>
              <w:r w:rsidRPr="00FA17C3" w:rsidDel="007154C3">
                <w:rPr>
                  <w:rFonts w:ascii="David" w:eastAsia="Times New Roman" w:hAnsi="David" w:cs="David"/>
                  <w:color w:val="000000"/>
                  <w:sz w:val="24"/>
                  <w:szCs w:val="24"/>
                  <w:rtl/>
                  <w:lang w:val="he-IL" w:eastAsia="he-IL"/>
                </w:rPr>
                <w:delText xml:space="preserve"> </w:delText>
              </w:r>
            </w:del>
          </w:p>
        </w:tc>
        <w:tc>
          <w:tcPr>
            <w:tcW w:w="1932" w:type="dxa"/>
            <w:shd w:val="clear" w:color="auto" w:fill="F2F2F2" w:themeFill="background1" w:themeFillShade="F2"/>
          </w:tcPr>
          <w:p w14:paraId="6E323697" w14:textId="5911DF93" w:rsidR="001922A0" w:rsidRPr="00FA17C3" w:rsidDel="007154C3" w:rsidRDefault="001922A0" w:rsidP="00C768FA">
            <w:pPr>
              <w:widowControl w:val="0"/>
              <w:bidi w:val="0"/>
              <w:spacing w:before="0" w:beforeAutospacing="0" w:after="0" w:afterAutospacing="0" w:line="240" w:lineRule="auto"/>
              <w:jc w:val="right"/>
              <w:rPr>
                <w:del w:id="396" w:author="מרול אטמן" w:date="2024-12-29T17:18:00Z"/>
                <w:rFonts w:ascii="David" w:eastAsia="Times New Roman" w:hAnsi="David" w:cs="David"/>
                <w:color w:val="FF0000"/>
                <w:sz w:val="24"/>
                <w:szCs w:val="24"/>
                <w:rtl/>
                <w:lang w:val="he-IL" w:eastAsia="he-IL"/>
              </w:rPr>
            </w:pPr>
            <w:del w:id="397" w:author="מרול אטמן" w:date="2024-12-29T17:18:00Z">
              <w:r w:rsidRPr="00FA17C3" w:rsidDel="007154C3">
                <w:rPr>
                  <w:rFonts w:ascii="David" w:eastAsia="Times New Roman" w:hAnsi="David" w:cs="David"/>
                  <w:color w:val="000000"/>
                  <w:sz w:val="24"/>
                  <w:szCs w:val="24"/>
                  <w:rtl/>
                  <w:lang w:val="he-IL" w:eastAsia="he-IL"/>
                </w:rPr>
                <w:delText>המבוטח</w:delText>
              </w:r>
            </w:del>
          </w:p>
        </w:tc>
        <w:tc>
          <w:tcPr>
            <w:tcW w:w="2500" w:type="dxa"/>
            <w:shd w:val="clear" w:color="auto" w:fill="F2F2F2" w:themeFill="background1" w:themeFillShade="F2"/>
          </w:tcPr>
          <w:p w14:paraId="17654295" w14:textId="5C8C6C2D" w:rsidR="001922A0" w:rsidRPr="00FA17C3" w:rsidDel="007154C3" w:rsidRDefault="001922A0" w:rsidP="00C768FA">
            <w:pPr>
              <w:widowControl w:val="0"/>
              <w:bidi w:val="0"/>
              <w:spacing w:before="0" w:beforeAutospacing="0" w:after="0" w:afterAutospacing="0" w:line="240" w:lineRule="auto"/>
              <w:jc w:val="right"/>
              <w:rPr>
                <w:del w:id="398" w:author="מרול אטמן" w:date="2024-12-29T17:18:00Z"/>
                <w:rFonts w:ascii="David" w:eastAsia="Times New Roman" w:hAnsi="David" w:cs="David"/>
                <w:color w:val="000000"/>
                <w:sz w:val="24"/>
                <w:szCs w:val="24"/>
                <w:rtl/>
                <w:lang w:val="he-IL" w:eastAsia="he-IL"/>
              </w:rPr>
            </w:pPr>
            <w:del w:id="399" w:author="מרול אטמן" w:date="2024-12-29T17:18:00Z">
              <w:r w:rsidRPr="00FA17C3" w:rsidDel="007154C3">
                <w:rPr>
                  <w:rFonts w:ascii="David" w:eastAsia="Times New Roman" w:hAnsi="David" w:cs="David"/>
                  <w:color w:val="000000"/>
                  <w:sz w:val="24"/>
                  <w:szCs w:val="24"/>
                  <w:rtl/>
                  <w:lang w:val="he-IL" w:eastAsia="he-IL"/>
                </w:rPr>
                <w:delText>אופי העסקה והעיסוק המבוטח</w:delText>
              </w:r>
              <w:r w:rsidRPr="00FA17C3" w:rsidDel="007154C3">
                <w:rPr>
                  <w:rFonts w:ascii="David" w:eastAsia="Times New Roman" w:hAnsi="David" w:cs="David"/>
                  <w:color w:val="FF0000"/>
                  <w:sz w:val="24"/>
                  <w:szCs w:val="24"/>
                  <w:rtl/>
                  <w:lang w:val="he-IL" w:eastAsia="he-IL"/>
                </w:rPr>
                <w:delText>*</w:delText>
              </w:r>
              <w:r w:rsidRPr="00FA17C3" w:rsidDel="007154C3">
                <w:rPr>
                  <w:rFonts w:ascii="David" w:eastAsia="Times New Roman" w:hAnsi="David" w:cs="David"/>
                  <w:color w:val="000000"/>
                  <w:sz w:val="24"/>
                  <w:szCs w:val="24"/>
                  <w:rtl/>
                  <w:lang w:val="he-IL" w:eastAsia="he-IL"/>
                </w:rPr>
                <w:delText xml:space="preserve"> </w:delText>
              </w:r>
            </w:del>
          </w:p>
        </w:tc>
        <w:tc>
          <w:tcPr>
            <w:tcW w:w="2823" w:type="dxa"/>
            <w:shd w:val="clear" w:color="auto" w:fill="F2F2F2" w:themeFill="background1" w:themeFillShade="F2"/>
          </w:tcPr>
          <w:p w14:paraId="22B80E32" w14:textId="42FE6FC6" w:rsidR="001922A0" w:rsidRPr="00FA17C3" w:rsidDel="007154C3" w:rsidRDefault="001922A0" w:rsidP="00C768FA">
            <w:pPr>
              <w:widowControl w:val="0"/>
              <w:bidi w:val="0"/>
              <w:spacing w:before="0" w:beforeAutospacing="0" w:after="0" w:afterAutospacing="0" w:line="240" w:lineRule="auto"/>
              <w:jc w:val="right"/>
              <w:rPr>
                <w:del w:id="400" w:author="מרול אטמן" w:date="2024-12-29T17:18:00Z"/>
                <w:rFonts w:ascii="David" w:eastAsia="Times New Roman" w:hAnsi="David" w:cs="David"/>
                <w:color w:val="000000"/>
                <w:sz w:val="24"/>
                <w:szCs w:val="24"/>
                <w:rtl/>
                <w:lang w:val="he-IL" w:eastAsia="he-IL"/>
              </w:rPr>
            </w:pPr>
            <w:del w:id="401" w:author="מרול אטמן" w:date="2024-12-29T17:18:00Z">
              <w:r w:rsidRPr="00FA17C3" w:rsidDel="007154C3">
                <w:rPr>
                  <w:rFonts w:ascii="David" w:eastAsia="Times New Roman" w:hAnsi="David" w:cs="David"/>
                  <w:color w:val="000000"/>
                  <w:sz w:val="24"/>
                  <w:szCs w:val="24"/>
                  <w:rtl/>
                  <w:lang w:val="he-IL" w:eastAsia="he-IL"/>
                </w:rPr>
                <w:delText xml:space="preserve">מעמד מבקש האישור* </w:delText>
              </w:r>
            </w:del>
          </w:p>
        </w:tc>
      </w:tr>
      <w:tr w:rsidR="001922A0" w:rsidRPr="00FA17C3" w:rsidDel="007154C3" w14:paraId="236A1621" w14:textId="6B6F8BE1" w:rsidTr="00C768FA">
        <w:trPr>
          <w:trHeight w:val="551"/>
          <w:del w:id="402" w:author="מרול אטמן" w:date="2024-12-29T17:18:00Z"/>
        </w:trPr>
        <w:tc>
          <w:tcPr>
            <w:tcW w:w="2244" w:type="dxa"/>
          </w:tcPr>
          <w:p w14:paraId="0957BC35" w14:textId="7CD8237E" w:rsidR="001922A0" w:rsidRPr="00FA17C3" w:rsidDel="007154C3" w:rsidRDefault="001922A0" w:rsidP="00C768FA">
            <w:pPr>
              <w:widowControl w:val="0"/>
              <w:bidi w:val="0"/>
              <w:spacing w:before="0" w:beforeAutospacing="0" w:after="0" w:afterAutospacing="0" w:line="240" w:lineRule="auto"/>
              <w:jc w:val="right"/>
              <w:rPr>
                <w:del w:id="403" w:author="מרול אטמן" w:date="2024-12-29T17:18:00Z"/>
                <w:rFonts w:ascii="David" w:eastAsia="Times New Roman" w:hAnsi="David" w:cs="David"/>
                <w:color w:val="000000"/>
                <w:sz w:val="24"/>
                <w:szCs w:val="24"/>
                <w:rtl/>
                <w:lang w:val="he-IL" w:eastAsia="he-IL"/>
              </w:rPr>
            </w:pPr>
            <w:del w:id="404" w:author="מרול אטמן" w:date="2024-12-29T17:18:00Z">
              <w:r w:rsidRPr="00FA17C3" w:rsidDel="007154C3">
                <w:rPr>
                  <w:rFonts w:ascii="David" w:eastAsia="Times New Roman" w:hAnsi="David" w:cs="David"/>
                  <w:color w:val="000000"/>
                  <w:sz w:val="24"/>
                  <w:szCs w:val="24"/>
                  <w:rtl/>
                  <w:lang w:val="he-IL" w:eastAsia="he-IL"/>
                </w:rPr>
                <w:delText>שם</w:delText>
              </w:r>
              <w:r w:rsidRPr="00FA17C3" w:rsidDel="007154C3">
                <w:rPr>
                  <w:rFonts w:ascii="Courier New" w:eastAsia="Times New Roman" w:hAnsi="Courier New" w:cs="Courier New"/>
                  <w:color w:val="000000"/>
                  <w:sz w:val="24"/>
                  <w:szCs w:val="24"/>
                  <w:rtl/>
                  <w:lang w:val="he-IL" w:eastAsia="he-IL"/>
                </w:rPr>
                <w:delText xml:space="preserve">: </w:delText>
              </w:r>
              <w:r w:rsidRPr="00FA17C3" w:rsidDel="007154C3">
                <w:rPr>
                  <w:rFonts w:ascii="Times New Roman" w:eastAsia="Times New Roman" w:hAnsi="Times New Roman" w:cs="David"/>
                  <w:sz w:val="24"/>
                  <w:szCs w:val="24"/>
                  <w:rtl/>
                  <w:lang w:val="he-IL" w:eastAsia="he-IL"/>
                </w:rPr>
                <w:delText>אפריקה ישראל להשקעות בע"מ</w:delText>
              </w:r>
              <w:r w:rsidRPr="00FA17C3" w:rsidDel="007154C3">
                <w:rPr>
                  <w:rFonts w:ascii="Courier New" w:eastAsia="Times New Roman" w:hAnsi="Courier New" w:cs="Courier New"/>
                  <w:color w:val="000000"/>
                  <w:sz w:val="24"/>
                  <w:szCs w:val="24"/>
                  <w:rtl/>
                  <w:lang w:val="he-IL" w:eastAsia="he-IL"/>
                </w:rPr>
                <w:delText xml:space="preserve"> ו/או חברות בנות ו/או חברות קשורות ו/או שותפויות בפרויקט </w:delText>
              </w:r>
            </w:del>
          </w:p>
        </w:tc>
        <w:tc>
          <w:tcPr>
            <w:tcW w:w="1983" w:type="dxa"/>
          </w:tcPr>
          <w:p w14:paraId="05DBFDB2" w14:textId="64B1EC42" w:rsidR="001922A0" w:rsidRPr="00FA17C3" w:rsidDel="007154C3" w:rsidRDefault="001922A0" w:rsidP="00C768FA">
            <w:pPr>
              <w:widowControl w:val="0"/>
              <w:bidi w:val="0"/>
              <w:spacing w:before="0" w:beforeAutospacing="0" w:after="0" w:afterAutospacing="0" w:line="240" w:lineRule="auto"/>
              <w:jc w:val="right"/>
              <w:rPr>
                <w:del w:id="405" w:author="מרול אטמן" w:date="2024-12-29T17:18:00Z"/>
                <w:rFonts w:ascii="David" w:eastAsia="Times New Roman" w:hAnsi="David" w:cs="David"/>
                <w:color w:val="000000"/>
                <w:sz w:val="24"/>
                <w:szCs w:val="24"/>
                <w:rtl/>
                <w:lang w:val="he-IL" w:eastAsia="he-IL"/>
              </w:rPr>
            </w:pPr>
            <w:del w:id="406" w:author="מרול אטמן" w:date="2024-12-29T17:18:00Z">
              <w:r w:rsidRPr="00FA17C3" w:rsidDel="007154C3">
                <w:rPr>
                  <w:rFonts w:ascii="David" w:eastAsia="Times New Roman" w:hAnsi="David" w:cs="David"/>
                  <w:color w:val="000000"/>
                  <w:sz w:val="24"/>
                  <w:szCs w:val="24"/>
                  <w:rtl/>
                  <w:lang w:val="he-IL" w:eastAsia="he-IL"/>
                </w:rPr>
                <w:delText>שם</w:delText>
              </w:r>
            </w:del>
          </w:p>
        </w:tc>
        <w:tc>
          <w:tcPr>
            <w:tcW w:w="1932" w:type="dxa"/>
          </w:tcPr>
          <w:p w14:paraId="63A0513B" w14:textId="55CF0608" w:rsidR="001922A0" w:rsidRPr="00FA17C3" w:rsidDel="007154C3" w:rsidRDefault="001922A0" w:rsidP="00C768FA">
            <w:pPr>
              <w:widowControl w:val="0"/>
              <w:bidi w:val="0"/>
              <w:spacing w:before="0" w:beforeAutospacing="0" w:after="0" w:afterAutospacing="0" w:line="240" w:lineRule="auto"/>
              <w:jc w:val="right"/>
              <w:rPr>
                <w:del w:id="407" w:author="מרול אטמן" w:date="2024-12-29T17:18:00Z"/>
                <w:rFonts w:ascii="David" w:eastAsia="Times New Roman" w:hAnsi="David" w:cs="David"/>
                <w:color w:val="000000"/>
                <w:sz w:val="24"/>
                <w:szCs w:val="24"/>
                <w:rtl/>
                <w:lang w:val="he-IL" w:eastAsia="he-IL"/>
              </w:rPr>
            </w:pPr>
            <w:del w:id="408" w:author="מרול אטמן" w:date="2024-12-29T17:18:00Z">
              <w:r w:rsidRPr="00FA17C3" w:rsidDel="007154C3">
                <w:rPr>
                  <w:rFonts w:ascii="David" w:eastAsia="Times New Roman" w:hAnsi="David" w:cs="David"/>
                  <w:color w:val="000000"/>
                  <w:sz w:val="24"/>
                  <w:szCs w:val="24"/>
                  <w:rtl/>
                  <w:lang w:val="he-IL" w:eastAsia="he-IL"/>
                </w:rPr>
                <w:delText>שם</w:delText>
              </w:r>
            </w:del>
          </w:p>
        </w:tc>
        <w:tc>
          <w:tcPr>
            <w:tcW w:w="2500" w:type="dxa"/>
            <w:vMerge w:val="restart"/>
          </w:tcPr>
          <w:p w14:paraId="18592DC9" w14:textId="35F163F7" w:rsidR="001922A0" w:rsidRPr="00FA17C3" w:rsidDel="007154C3" w:rsidRDefault="001922A0" w:rsidP="00C768FA">
            <w:pPr>
              <w:widowControl w:val="0"/>
              <w:bidi w:val="0"/>
              <w:spacing w:before="0" w:beforeAutospacing="0" w:after="0" w:afterAutospacing="0" w:line="240" w:lineRule="auto"/>
              <w:ind w:left="50" w:right="78"/>
              <w:jc w:val="right"/>
              <w:rPr>
                <w:del w:id="409" w:author="מרול אטמן" w:date="2024-12-29T17:18:00Z"/>
                <w:rFonts w:asciiTheme="minorBidi" w:eastAsia="Times New Roman" w:hAnsiTheme="minorBidi" w:cs="David"/>
                <w:b/>
                <w:color w:val="000000"/>
                <w:sz w:val="24"/>
                <w:szCs w:val="24"/>
                <w:rtl/>
                <w:lang w:val="he-IL" w:eastAsia="he-IL"/>
              </w:rPr>
            </w:pPr>
            <w:del w:id="410" w:author="מרול אטמן" w:date="2024-12-29T17:18:00Z">
              <w:r w:rsidRPr="00FA17C3" w:rsidDel="007154C3">
                <w:rPr>
                  <w:rFonts w:asciiTheme="minorBidi" w:eastAsia="Times New Roman" w:hAnsiTheme="minorBidi" w:cs="David"/>
                  <w:b/>
                  <w:color w:val="000000"/>
                  <w:sz w:val="24"/>
                  <w:szCs w:val="24"/>
                  <w:rtl/>
                  <w:lang w:val="he-IL" w:eastAsia="he-IL"/>
                </w:rPr>
                <w:delText>אופי העסקה:</w:delText>
              </w:r>
            </w:del>
          </w:p>
          <w:p w14:paraId="303E3A55" w14:textId="1F6AB259" w:rsidR="001922A0" w:rsidRPr="00FA17C3" w:rsidDel="007154C3" w:rsidRDefault="001922A0" w:rsidP="00C768FA">
            <w:pPr>
              <w:widowControl w:val="0"/>
              <w:bidi w:val="0"/>
              <w:spacing w:before="0" w:beforeAutospacing="0" w:after="0" w:afterAutospacing="0" w:line="240" w:lineRule="auto"/>
              <w:ind w:left="50" w:right="78"/>
              <w:jc w:val="right"/>
              <w:rPr>
                <w:del w:id="411" w:author="מרול אטמן" w:date="2024-12-29T17:18:00Z"/>
                <w:rFonts w:asciiTheme="minorBidi" w:eastAsia="Times New Roman" w:hAnsiTheme="minorBidi" w:cs="David"/>
                <w:b/>
                <w:color w:val="000000"/>
                <w:sz w:val="24"/>
                <w:szCs w:val="24"/>
                <w:rtl/>
                <w:lang w:val="he-IL" w:eastAsia="he-IL"/>
              </w:rPr>
            </w:pPr>
            <w:del w:id="412" w:author="מרול אטמן" w:date="2024-12-29T17:18:00Z">
              <w:r w:rsidRPr="00FA17C3" w:rsidDel="007154C3">
                <w:rPr>
                  <w:rFonts w:ascii="Segoe UI Symbol" w:eastAsia="Times New Roman" w:hAnsi="Segoe UI Symbol" w:cs="Segoe UI Symbol"/>
                  <w:b/>
                  <w:color w:val="000000"/>
                  <w:sz w:val="24"/>
                  <w:szCs w:val="24"/>
                  <w:rtl/>
                  <w:lang w:val="he-IL" w:eastAsia="he-IL"/>
                </w:rPr>
                <w:delText>☐</w:delText>
              </w:r>
              <w:r w:rsidRPr="00FA17C3" w:rsidDel="007154C3">
                <w:rPr>
                  <w:rFonts w:asciiTheme="minorBidi" w:eastAsia="Times New Roman" w:hAnsiTheme="minorBidi" w:cs="David"/>
                  <w:b/>
                  <w:color w:val="000000"/>
                  <w:sz w:val="24"/>
                  <w:szCs w:val="24"/>
                  <w:rtl/>
                  <w:lang w:val="he-IL" w:eastAsia="he-IL"/>
                </w:rPr>
                <w:delText>נדל"ן</w:delText>
              </w:r>
            </w:del>
          </w:p>
          <w:p w14:paraId="5E509F33" w14:textId="7E3D7BE4" w:rsidR="001922A0" w:rsidRPr="00FA17C3" w:rsidDel="007154C3" w:rsidRDefault="001922A0" w:rsidP="00C768FA">
            <w:pPr>
              <w:widowControl w:val="0"/>
              <w:bidi w:val="0"/>
              <w:spacing w:before="0" w:beforeAutospacing="0" w:after="0" w:afterAutospacing="0" w:line="240" w:lineRule="auto"/>
              <w:ind w:left="50" w:right="78"/>
              <w:jc w:val="right"/>
              <w:rPr>
                <w:del w:id="413" w:author="מרול אטמן" w:date="2024-12-29T17:18:00Z"/>
                <w:rFonts w:asciiTheme="minorBidi" w:eastAsia="Times New Roman" w:hAnsiTheme="minorBidi" w:cs="David"/>
                <w:b/>
                <w:color w:val="000000"/>
                <w:sz w:val="24"/>
                <w:szCs w:val="24"/>
                <w:rtl/>
                <w:lang w:val="he-IL" w:eastAsia="he-IL"/>
              </w:rPr>
            </w:pPr>
            <w:del w:id="414" w:author="מרול אטמן" w:date="2024-12-29T17:18:00Z">
              <w:r w:rsidRPr="00FA17C3" w:rsidDel="007154C3">
                <w:rPr>
                  <w:rFonts w:ascii="MS Gothic" w:eastAsia="MS Gothic" w:hAnsi="MS Gothic" w:cs="MS Gothic" w:hint="eastAsia"/>
                  <w:b/>
                  <w:bCs/>
                  <w:color w:val="000000"/>
                  <w:sz w:val="24"/>
                  <w:szCs w:val="24"/>
                  <w:rtl/>
                  <w:lang w:val="he-IL" w:eastAsia="he-IL"/>
                </w:rPr>
                <w:delText>☒</w:delText>
              </w:r>
              <w:r w:rsidRPr="00FA17C3" w:rsidDel="007154C3">
                <w:rPr>
                  <w:rFonts w:asciiTheme="minorBidi" w:eastAsia="Times New Roman" w:hAnsiTheme="minorBidi" w:cs="David"/>
                  <w:b/>
                  <w:color w:val="000000"/>
                  <w:sz w:val="24"/>
                  <w:szCs w:val="24"/>
                  <w:rtl/>
                  <w:lang w:val="he-IL" w:eastAsia="he-IL"/>
                </w:rPr>
                <w:delText xml:space="preserve">שירותים </w:delText>
              </w:r>
            </w:del>
          </w:p>
          <w:p w14:paraId="55F85CF0" w14:textId="574D8065" w:rsidR="001922A0" w:rsidRPr="00FA17C3" w:rsidDel="007154C3" w:rsidRDefault="001922A0" w:rsidP="00C768FA">
            <w:pPr>
              <w:widowControl w:val="0"/>
              <w:bidi w:val="0"/>
              <w:spacing w:before="0" w:beforeAutospacing="0" w:after="0" w:afterAutospacing="0" w:line="240" w:lineRule="auto"/>
              <w:ind w:left="50" w:right="78"/>
              <w:jc w:val="right"/>
              <w:rPr>
                <w:del w:id="415" w:author="מרול אטמן" w:date="2024-12-29T17:18:00Z"/>
                <w:rFonts w:asciiTheme="minorBidi" w:eastAsia="Times New Roman" w:hAnsiTheme="minorBidi" w:cs="David"/>
                <w:b/>
                <w:color w:val="000000"/>
                <w:sz w:val="24"/>
                <w:szCs w:val="24"/>
                <w:rtl/>
                <w:lang w:val="he-IL" w:eastAsia="he-IL"/>
              </w:rPr>
            </w:pPr>
            <w:del w:id="416" w:author="מרול אטמן" w:date="2024-12-29T17:18:00Z">
              <w:r w:rsidRPr="00FA17C3" w:rsidDel="007154C3">
                <w:rPr>
                  <w:rFonts w:ascii="Segoe UI Symbol" w:eastAsia="Times New Roman" w:hAnsi="Segoe UI Symbol" w:cs="Segoe UI Symbol"/>
                  <w:b/>
                  <w:color w:val="000000"/>
                  <w:sz w:val="24"/>
                  <w:szCs w:val="24"/>
                  <w:rtl/>
                  <w:lang w:val="he-IL" w:eastAsia="he-IL"/>
                </w:rPr>
                <w:delText>☐</w:delText>
              </w:r>
              <w:r w:rsidRPr="00FA17C3" w:rsidDel="007154C3">
                <w:rPr>
                  <w:rFonts w:asciiTheme="minorBidi" w:eastAsia="Times New Roman" w:hAnsiTheme="minorBidi" w:cs="David"/>
                  <w:b/>
                  <w:color w:val="000000"/>
                  <w:sz w:val="24"/>
                  <w:szCs w:val="24"/>
                  <w:rtl/>
                  <w:lang w:val="he-IL" w:eastAsia="he-IL"/>
                </w:rPr>
                <w:delText>אספקת מוצרים</w:delText>
              </w:r>
            </w:del>
          </w:p>
          <w:p w14:paraId="3412553B" w14:textId="3F175783" w:rsidR="001922A0" w:rsidRPr="00FA17C3" w:rsidDel="007154C3" w:rsidRDefault="001922A0" w:rsidP="00C768FA">
            <w:pPr>
              <w:widowControl w:val="0"/>
              <w:bidi w:val="0"/>
              <w:spacing w:before="0" w:beforeAutospacing="0" w:after="0" w:afterAutospacing="0" w:line="240" w:lineRule="auto"/>
              <w:ind w:left="50" w:right="78"/>
              <w:jc w:val="right"/>
              <w:rPr>
                <w:del w:id="417" w:author="מרול אטמן" w:date="2024-12-29T17:18:00Z"/>
                <w:rFonts w:asciiTheme="minorBidi" w:eastAsia="Times New Roman" w:hAnsiTheme="minorBidi" w:cs="David"/>
                <w:b/>
                <w:color w:val="000000"/>
                <w:sz w:val="24"/>
                <w:szCs w:val="24"/>
                <w:rtl/>
                <w:lang w:val="he-IL" w:eastAsia="he-IL"/>
              </w:rPr>
            </w:pPr>
            <w:del w:id="418" w:author="מרול אטמן" w:date="2024-12-29T17:18:00Z">
              <w:r w:rsidRPr="00FA17C3" w:rsidDel="007154C3">
                <w:rPr>
                  <w:rFonts w:ascii="Segoe UI Symbol" w:eastAsia="Times New Roman" w:hAnsi="Segoe UI Symbol" w:cs="Segoe UI Symbol"/>
                  <w:b/>
                  <w:color w:val="000000"/>
                  <w:sz w:val="24"/>
                  <w:szCs w:val="24"/>
                  <w:rtl/>
                  <w:lang w:val="he-IL" w:eastAsia="he-IL"/>
                </w:rPr>
                <w:delText>☐</w:delText>
              </w:r>
              <w:r w:rsidRPr="00FA17C3" w:rsidDel="007154C3">
                <w:rPr>
                  <w:rFonts w:asciiTheme="minorBidi" w:eastAsia="Times New Roman" w:hAnsiTheme="minorBidi" w:cs="David"/>
                  <w:b/>
                  <w:color w:val="000000"/>
                  <w:sz w:val="24"/>
                  <w:szCs w:val="24"/>
                  <w:rtl/>
                  <w:lang w:val="he-IL" w:eastAsia="he-IL"/>
                </w:rPr>
                <w:delText>אחר: ______</w:delText>
              </w:r>
            </w:del>
          </w:p>
          <w:p w14:paraId="3E5C7D71" w14:textId="7D8505DE" w:rsidR="001922A0" w:rsidRPr="00FA17C3" w:rsidDel="007154C3" w:rsidRDefault="001922A0" w:rsidP="00C768FA">
            <w:pPr>
              <w:widowControl w:val="0"/>
              <w:bidi w:val="0"/>
              <w:spacing w:before="0" w:beforeAutospacing="0" w:after="0" w:afterAutospacing="0" w:line="240" w:lineRule="auto"/>
              <w:ind w:left="50" w:right="78"/>
              <w:jc w:val="right"/>
              <w:rPr>
                <w:del w:id="419" w:author="מרול אטמן" w:date="2024-12-29T17:18:00Z"/>
                <w:rFonts w:asciiTheme="minorBidi" w:eastAsia="Times New Roman" w:hAnsiTheme="minorBidi" w:cs="David"/>
                <w:b/>
                <w:color w:val="000000"/>
                <w:sz w:val="24"/>
                <w:szCs w:val="24"/>
                <w:rtl/>
                <w:lang w:val="he-IL" w:eastAsia="he-IL"/>
              </w:rPr>
            </w:pPr>
          </w:p>
          <w:p w14:paraId="7D453D0D" w14:textId="542AF57A" w:rsidR="001922A0" w:rsidRPr="00FA17C3" w:rsidDel="007154C3" w:rsidRDefault="001922A0" w:rsidP="00C768FA">
            <w:pPr>
              <w:widowControl w:val="0"/>
              <w:bidi w:val="0"/>
              <w:spacing w:before="0" w:beforeAutospacing="0" w:after="0" w:afterAutospacing="0" w:line="240" w:lineRule="auto"/>
              <w:ind w:left="50" w:right="78"/>
              <w:jc w:val="right"/>
              <w:rPr>
                <w:del w:id="420" w:author="מרול אטמן" w:date="2024-12-29T17:18:00Z"/>
                <w:rFonts w:asciiTheme="minorBidi" w:eastAsia="Times New Roman" w:hAnsiTheme="minorBidi" w:cs="David"/>
                <w:b/>
                <w:color w:val="000000"/>
                <w:sz w:val="24"/>
                <w:szCs w:val="24"/>
                <w:rtl/>
                <w:lang w:val="he-IL" w:eastAsia="he-IL"/>
              </w:rPr>
            </w:pPr>
            <w:del w:id="421" w:author="מרול אטמן" w:date="2024-12-29T17:18:00Z">
              <w:r w:rsidRPr="00FA17C3" w:rsidDel="007154C3">
                <w:rPr>
                  <w:rFonts w:asciiTheme="minorBidi" w:eastAsia="Times New Roman" w:hAnsiTheme="minorBidi" w:cs="David"/>
                  <w:b/>
                  <w:color w:val="000000"/>
                  <w:sz w:val="24"/>
                  <w:szCs w:val="24"/>
                  <w:rtl/>
                  <w:lang w:val="he-IL" w:eastAsia="he-IL"/>
                </w:rPr>
                <w:delText>העיסוק המבוטח:</w:delText>
              </w:r>
            </w:del>
          </w:p>
          <w:p w14:paraId="6444163B" w14:textId="0F183EE3" w:rsidR="001922A0" w:rsidRPr="00FA17C3" w:rsidDel="007154C3" w:rsidRDefault="001922A0" w:rsidP="00C768FA">
            <w:pPr>
              <w:widowControl w:val="0"/>
              <w:bidi w:val="0"/>
              <w:spacing w:before="0" w:beforeAutospacing="0" w:after="0" w:afterAutospacing="0" w:line="240" w:lineRule="auto"/>
              <w:ind w:left="50" w:right="78"/>
              <w:jc w:val="right"/>
              <w:rPr>
                <w:del w:id="422" w:author="מרול אטמן" w:date="2024-12-29T17:18:00Z"/>
                <w:rFonts w:asciiTheme="minorBidi" w:eastAsia="Times New Roman" w:hAnsiTheme="minorBidi" w:cs="Arial"/>
                <w:b/>
                <w:bCs/>
                <w:color w:val="000000"/>
                <w:sz w:val="24"/>
                <w:szCs w:val="24"/>
                <w:rtl/>
                <w:lang w:val="he-IL" w:eastAsia="he-IL"/>
              </w:rPr>
            </w:pPr>
          </w:p>
        </w:tc>
        <w:tc>
          <w:tcPr>
            <w:tcW w:w="2823" w:type="dxa"/>
            <w:vMerge w:val="restart"/>
          </w:tcPr>
          <w:p w14:paraId="2315AEAD" w14:textId="30313DB8" w:rsidR="001922A0" w:rsidRPr="00FA17C3" w:rsidDel="007154C3" w:rsidRDefault="001922A0" w:rsidP="00C768FA">
            <w:pPr>
              <w:widowControl w:val="0"/>
              <w:bidi w:val="0"/>
              <w:spacing w:before="0" w:beforeAutospacing="0" w:after="0" w:afterAutospacing="0" w:line="240" w:lineRule="auto"/>
              <w:ind w:left="50" w:right="78"/>
              <w:jc w:val="right"/>
              <w:rPr>
                <w:del w:id="423" w:author="מרול אטמן" w:date="2024-12-29T17:18:00Z"/>
                <w:rFonts w:asciiTheme="minorBidi" w:eastAsia="Times New Roman" w:hAnsiTheme="minorBidi" w:cs="David"/>
                <w:b/>
                <w:color w:val="000000"/>
                <w:sz w:val="24"/>
                <w:szCs w:val="24"/>
                <w:rtl/>
                <w:lang w:val="he-IL" w:eastAsia="he-IL"/>
              </w:rPr>
            </w:pPr>
          </w:p>
          <w:p w14:paraId="11DAE324" w14:textId="0F45C8DA" w:rsidR="001922A0" w:rsidRPr="00FA17C3" w:rsidDel="007154C3" w:rsidRDefault="001922A0" w:rsidP="00C768FA">
            <w:pPr>
              <w:widowControl w:val="0"/>
              <w:bidi w:val="0"/>
              <w:spacing w:before="0" w:beforeAutospacing="0" w:after="0" w:afterAutospacing="0" w:line="240" w:lineRule="auto"/>
              <w:ind w:left="50" w:right="78"/>
              <w:jc w:val="right"/>
              <w:rPr>
                <w:del w:id="424" w:author="מרול אטמן" w:date="2024-12-29T17:18:00Z"/>
                <w:rFonts w:asciiTheme="minorBidi" w:eastAsia="Times New Roman" w:hAnsiTheme="minorBidi" w:cs="David"/>
                <w:b/>
                <w:color w:val="000000"/>
                <w:sz w:val="24"/>
                <w:szCs w:val="24"/>
                <w:rtl/>
                <w:lang w:val="he-IL" w:eastAsia="he-IL"/>
              </w:rPr>
            </w:pPr>
            <w:del w:id="425" w:author="מרול אטמן" w:date="2024-12-29T17:18:00Z">
              <w:r w:rsidRPr="00FA17C3" w:rsidDel="007154C3">
                <w:rPr>
                  <w:rFonts w:ascii="Segoe UI Symbol" w:eastAsia="Times New Roman" w:hAnsi="Segoe UI Symbol" w:cs="Segoe UI Symbol"/>
                  <w:b/>
                  <w:color w:val="000000"/>
                  <w:sz w:val="24"/>
                  <w:szCs w:val="24"/>
                  <w:rtl/>
                  <w:lang w:val="he-IL" w:eastAsia="he-IL"/>
                </w:rPr>
                <w:delText>☐</w:delText>
              </w:r>
              <w:r w:rsidRPr="00FA17C3" w:rsidDel="007154C3">
                <w:rPr>
                  <w:rFonts w:asciiTheme="minorBidi" w:eastAsia="Times New Roman" w:hAnsiTheme="minorBidi" w:cs="David"/>
                  <w:b/>
                  <w:color w:val="000000"/>
                  <w:sz w:val="24"/>
                  <w:szCs w:val="24"/>
                  <w:rtl/>
                  <w:lang w:val="he-IL" w:eastAsia="he-IL"/>
                </w:rPr>
                <w:delText>משכיר</w:delText>
              </w:r>
            </w:del>
          </w:p>
          <w:p w14:paraId="154889B6" w14:textId="328544BA" w:rsidR="001922A0" w:rsidRPr="00FA17C3" w:rsidDel="007154C3" w:rsidRDefault="001922A0" w:rsidP="00C768FA">
            <w:pPr>
              <w:widowControl w:val="0"/>
              <w:bidi w:val="0"/>
              <w:spacing w:before="0" w:beforeAutospacing="0" w:after="0" w:afterAutospacing="0" w:line="240" w:lineRule="auto"/>
              <w:ind w:left="50" w:right="78"/>
              <w:jc w:val="right"/>
              <w:rPr>
                <w:del w:id="426" w:author="מרול אטמן" w:date="2024-12-29T17:18:00Z"/>
                <w:rFonts w:asciiTheme="minorBidi" w:eastAsia="Times New Roman" w:hAnsiTheme="minorBidi" w:cs="David"/>
                <w:b/>
                <w:color w:val="000000"/>
                <w:sz w:val="24"/>
                <w:szCs w:val="24"/>
                <w:rtl/>
                <w:lang w:val="he-IL" w:eastAsia="he-IL"/>
              </w:rPr>
            </w:pPr>
            <w:del w:id="427" w:author="מרול אטמן" w:date="2024-12-29T17:18:00Z">
              <w:r w:rsidRPr="00FA17C3" w:rsidDel="007154C3">
                <w:rPr>
                  <w:rFonts w:ascii="Segoe UI Symbol" w:eastAsia="Times New Roman" w:hAnsi="Segoe UI Symbol" w:cs="Segoe UI Symbol"/>
                  <w:b/>
                  <w:color w:val="000000"/>
                  <w:sz w:val="24"/>
                  <w:szCs w:val="24"/>
                  <w:rtl/>
                  <w:lang w:val="he-IL" w:eastAsia="he-IL"/>
                </w:rPr>
                <w:delText>☐</w:delText>
              </w:r>
              <w:r w:rsidRPr="00FA17C3" w:rsidDel="007154C3">
                <w:rPr>
                  <w:rFonts w:asciiTheme="minorBidi" w:eastAsia="Times New Roman" w:hAnsiTheme="minorBidi" w:cs="David"/>
                  <w:b/>
                  <w:color w:val="000000"/>
                  <w:sz w:val="24"/>
                  <w:szCs w:val="24"/>
                  <w:rtl/>
                  <w:lang w:val="he-IL" w:eastAsia="he-IL"/>
                </w:rPr>
                <w:delText>שוכר</w:delText>
              </w:r>
            </w:del>
          </w:p>
          <w:p w14:paraId="1AD7D659" w14:textId="71592C8E" w:rsidR="001922A0" w:rsidRPr="00FA17C3" w:rsidDel="007154C3" w:rsidRDefault="001922A0" w:rsidP="00C768FA">
            <w:pPr>
              <w:widowControl w:val="0"/>
              <w:bidi w:val="0"/>
              <w:spacing w:before="0" w:beforeAutospacing="0" w:after="0" w:afterAutospacing="0" w:line="240" w:lineRule="auto"/>
              <w:ind w:left="50" w:right="78"/>
              <w:jc w:val="right"/>
              <w:rPr>
                <w:del w:id="428" w:author="מרול אטמן" w:date="2024-12-29T17:18:00Z"/>
                <w:rFonts w:asciiTheme="minorBidi" w:eastAsia="Times New Roman" w:hAnsiTheme="minorBidi" w:cs="David"/>
                <w:b/>
                <w:color w:val="000000"/>
                <w:sz w:val="24"/>
                <w:szCs w:val="24"/>
                <w:rtl/>
                <w:lang w:val="he-IL" w:eastAsia="he-IL"/>
              </w:rPr>
            </w:pPr>
            <w:del w:id="429" w:author="מרול אטמן" w:date="2024-12-29T17:18:00Z">
              <w:r w:rsidRPr="00FA17C3" w:rsidDel="007154C3">
                <w:rPr>
                  <w:rFonts w:ascii="Segoe UI Symbol" w:eastAsia="Times New Roman" w:hAnsi="Segoe UI Symbol" w:cs="Segoe UI Symbol"/>
                  <w:b/>
                  <w:color w:val="000000"/>
                  <w:sz w:val="24"/>
                  <w:szCs w:val="24"/>
                  <w:rtl/>
                  <w:lang w:val="he-IL" w:eastAsia="he-IL"/>
                </w:rPr>
                <w:delText>☐</w:delText>
              </w:r>
              <w:r w:rsidRPr="00FA17C3" w:rsidDel="007154C3">
                <w:rPr>
                  <w:rFonts w:asciiTheme="minorBidi" w:eastAsia="Times New Roman" w:hAnsiTheme="minorBidi" w:cs="David"/>
                  <w:b/>
                  <w:color w:val="000000"/>
                  <w:sz w:val="24"/>
                  <w:szCs w:val="24"/>
                  <w:rtl/>
                  <w:lang w:val="he-IL" w:eastAsia="he-IL"/>
                </w:rPr>
                <w:delText>זכיין</w:delText>
              </w:r>
            </w:del>
          </w:p>
          <w:p w14:paraId="6546D5E4" w14:textId="5C8C5BAD" w:rsidR="001922A0" w:rsidRPr="00FA17C3" w:rsidDel="007154C3" w:rsidRDefault="001922A0" w:rsidP="00C768FA">
            <w:pPr>
              <w:widowControl w:val="0"/>
              <w:bidi w:val="0"/>
              <w:spacing w:before="0" w:beforeAutospacing="0" w:after="0" w:afterAutospacing="0" w:line="240" w:lineRule="auto"/>
              <w:ind w:left="50" w:right="78"/>
              <w:jc w:val="right"/>
              <w:rPr>
                <w:del w:id="430" w:author="מרול אטמן" w:date="2024-12-29T17:18:00Z"/>
                <w:rFonts w:asciiTheme="minorBidi" w:eastAsia="Times New Roman" w:hAnsiTheme="minorBidi" w:cs="David"/>
                <w:b/>
                <w:color w:val="000000"/>
                <w:sz w:val="24"/>
                <w:szCs w:val="24"/>
                <w:rtl/>
                <w:lang w:val="he-IL" w:eastAsia="he-IL"/>
              </w:rPr>
            </w:pPr>
            <w:del w:id="431" w:author="מרול אטמן" w:date="2024-12-29T17:18:00Z">
              <w:r w:rsidRPr="00FA17C3" w:rsidDel="007154C3">
                <w:rPr>
                  <w:rFonts w:ascii="Segoe UI Symbol" w:eastAsia="Times New Roman" w:hAnsi="Segoe UI Symbol" w:cs="Segoe UI Symbol"/>
                  <w:b/>
                  <w:color w:val="000000"/>
                  <w:sz w:val="24"/>
                  <w:szCs w:val="24"/>
                  <w:rtl/>
                  <w:lang w:val="he-IL" w:eastAsia="he-IL"/>
                </w:rPr>
                <w:delText>☐</w:delText>
              </w:r>
              <w:r w:rsidRPr="00FA17C3" w:rsidDel="007154C3">
                <w:rPr>
                  <w:rFonts w:asciiTheme="minorBidi" w:eastAsia="Times New Roman" w:hAnsiTheme="minorBidi" w:cs="David"/>
                  <w:b/>
                  <w:color w:val="000000"/>
                  <w:sz w:val="24"/>
                  <w:szCs w:val="24"/>
                  <w:rtl/>
                  <w:lang w:val="he-IL" w:eastAsia="he-IL"/>
                </w:rPr>
                <w:delText>קבלני משנה</w:delText>
              </w:r>
            </w:del>
          </w:p>
          <w:p w14:paraId="6988898E" w14:textId="032D2F0C" w:rsidR="001922A0" w:rsidRPr="00FA17C3" w:rsidDel="007154C3" w:rsidRDefault="001922A0" w:rsidP="00C768FA">
            <w:pPr>
              <w:widowControl w:val="0"/>
              <w:bidi w:val="0"/>
              <w:spacing w:before="0" w:beforeAutospacing="0" w:after="0" w:afterAutospacing="0" w:line="240" w:lineRule="auto"/>
              <w:ind w:left="50" w:right="78"/>
              <w:jc w:val="right"/>
              <w:rPr>
                <w:del w:id="432" w:author="מרול אטמן" w:date="2024-12-29T17:18:00Z"/>
                <w:rFonts w:asciiTheme="minorBidi" w:eastAsia="Times New Roman" w:hAnsiTheme="minorBidi" w:cs="David"/>
                <w:b/>
                <w:color w:val="000000"/>
                <w:sz w:val="24"/>
                <w:szCs w:val="24"/>
                <w:rtl/>
                <w:lang w:val="he-IL" w:eastAsia="he-IL"/>
              </w:rPr>
            </w:pPr>
            <w:del w:id="433" w:author="מרול אטמן" w:date="2024-12-29T17:18:00Z">
              <w:r w:rsidRPr="00FA17C3" w:rsidDel="007154C3">
                <w:rPr>
                  <w:rFonts w:ascii="Segoe UI Symbol" w:eastAsia="Times New Roman" w:hAnsi="Segoe UI Symbol" w:cs="Segoe UI Symbol"/>
                  <w:b/>
                  <w:color w:val="000000"/>
                  <w:sz w:val="24"/>
                  <w:szCs w:val="24"/>
                  <w:rtl/>
                  <w:lang w:val="he-IL" w:eastAsia="he-IL"/>
                </w:rPr>
                <w:delText>☐</w:delText>
              </w:r>
              <w:r w:rsidRPr="00FA17C3" w:rsidDel="007154C3">
                <w:rPr>
                  <w:rFonts w:asciiTheme="minorBidi" w:eastAsia="Times New Roman" w:hAnsiTheme="minorBidi" w:cs="David"/>
                  <w:b/>
                  <w:color w:val="000000"/>
                  <w:sz w:val="24"/>
                  <w:szCs w:val="24"/>
                  <w:rtl/>
                  <w:lang w:val="he-IL" w:eastAsia="he-IL"/>
                </w:rPr>
                <w:delText>מזמין שירותים</w:delText>
              </w:r>
            </w:del>
          </w:p>
          <w:p w14:paraId="361204D9" w14:textId="6E503D86" w:rsidR="001922A0" w:rsidRPr="00FA17C3" w:rsidDel="007154C3" w:rsidRDefault="001922A0" w:rsidP="00C768FA">
            <w:pPr>
              <w:widowControl w:val="0"/>
              <w:bidi w:val="0"/>
              <w:spacing w:before="0" w:beforeAutospacing="0" w:after="0" w:afterAutospacing="0" w:line="240" w:lineRule="auto"/>
              <w:ind w:left="50" w:right="78"/>
              <w:jc w:val="right"/>
              <w:rPr>
                <w:del w:id="434" w:author="מרול אטמן" w:date="2024-12-29T17:18:00Z"/>
                <w:rFonts w:asciiTheme="minorBidi" w:eastAsia="Times New Roman" w:hAnsiTheme="minorBidi" w:cs="David"/>
                <w:b/>
                <w:color w:val="000000"/>
                <w:sz w:val="24"/>
                <w:szCs w:val="24"/>
                <w:rtl/>
                <w:lang w:val="he-IL" w:eastAsia="he-IL"/>
              </w:rPr>
            </w:pPr>
            <w:del w:id="435" w:author="מרול אטמן" w:date="2024-12-29T17:18:00Z">
              <w:r w:rsidRPr="00FA17C3" w:rsidDel="007154C3">
                <w:rPr>
                  <w:rFonts w:ascii="Segoe UI Symbol" w:eastAsia="Times New Roman" w:hAnsi="Segoe UI Symbol" w:cs="Segoe UI Symbol"/>
                  <w:b/>
                  <w:color w:val="000000"/>
                  <w:sz w:val="24"/>
                  <w:szCs w:val="24"/>
                  <w:rtl/>
                  <w:lang w:val="he-IL" w:eastAsia="he-IL"/>
                </w:rPr>
                <w:delText>☐</w:delText>
              </w:r>
              <w:r w:rsidRPr="00FA17C3" w:rsidDel="007154C3">
                <w:rPr>
                  <w:rFonts w:asciiTheme="minorBidi" w:eastAsia="Times New Roman" w:hAnsiTheme="minorBidi" w:cs="David"/>
                  <w:b/>
                  <w:color w:val="000000"/>
                  <w:sz w:val="24"/>
                  <w:szCs w:val="24"/>
                  <w:rtl/>
                  <w:lang w:val="he-IL" w:eastAsia="he-IL"/>
                </w:rPr>
                <w:delText>מזמין מוצרים</w:delText>
              </w:r>
            </w:del>
          </w:p>
          <w:p w14:paraId="6C50C0C3" w14:textId="30B79132" w:rsidR="001922A0" w:rsidRPr="00FA17C3" w:rsidDel="007154C3" w:rsidRDefault="001922A0" w:rsidP="00C768FA">
            <w:pPr>
              <w:widowControl w:val="0"/>
              <w:bidi w:val="0"/>
              <w:spacing w:before="0" w:beforeAutospacing="0" w:after="0" w:afterAutospacing="0" w:line="240" w:lineRule="auto"/>
              <w:ind w:left="50" w:right="78"/>
              <w:jc w:val="right"/>
              <w:rPr>
                <w:del w:id="436" w:author="מרול אטמן" w:date="2024-12-29T17:18:00Z"/>
                <w:rFonts w:asciiTheme="minorBidi" w:eastAsia="Times New Roman" w:hAnsiTheme="minorBidi" w:cs="David"/>
                <w:b/>
                <w:color w:val="000000"/>
                <w:sz w:val="24"/>
                <w:szCs w:val="24"/>
                <w:rtl/>
                <w:lang w:val="he-IL" w:eastAsia="he-IL"/>
              </w:rPr>
            </w:pPr>
            <w:del w:id="437" w:author="מרול אטמן" w:date="2024-12-29T17:18:00Z">
              <w:r w:rsidRPr="00FA17C3" w:rsidDel="007154C3">
                <w:rPr>
                  <w:rFonts w:ascii="Segoe UI Symbol" w:eastAsia="Times New Roman" w:hAnsi="Segoe UI Symbol" w:cs="Segoe UI Symbol"/>
                  <w:b/>
                  <w:color w:val="000000"/>
                  <w:sz w:val="24"/>
                  <w:szCs w:val="24"/>
                  <w:rtl/>
                  <w:lang w:val="he-IL" w:eastAsia="he-IL"/>
                </w:rPr>
                <w:delText>☐</w:delText>
              </w:r>
              <w:r w:rsidRPr="00FA17C3" w:rsidDel="007154C3">
                <w:rPr>
                  <w:rFonts w:asciiTheme="minorBidi" w:eastAsia="Times New Roman" w:hAnsiTheme="minorBidi" w:cs="David"/>
                  <w:b/>
                  <w:color w:val="000000"/>
                  <w:sz w:val="24"/>
                  <w:szCs w:val="24"/>
                  <w:rtl/>
                  <w:lang w:val="he-IL" w:eastAsia="he-IL"/>
                </w:rPr>
                <w:delText>אחר: ______</w:delText>
              </w:r>
            </w:del>
          </w:p>
          <w:p w14:paraId="70FFE110" w14:textId="0D4A035C" w:rsidR="001922A0" w:rsidRPr="00FA17C3" w:rsidDel="007154C3" w:rsidRDefault="001922A0" w:rsidP="00C768FA">
            <w:pPr>
              <w:widowControl w:val="0"/>
              <w:bidi w:val="0"/>
              <w:spacing w:before="0" w:beforeAutospacing="0" w:after="0" w:afterAutospacing="0" w:line="240" w:lineRule="auto"/>
              <w:ind w:left="50" w:right="78"/>
              <w:jc w:val="right"/>
              <w:rPr>
                <w:del w:id="438" w:author="מרול אטמן" w:date="2024-12-29T17:18:00Z"/>
                <w:rFonts w:asciiTheme="minorBidi" w:eastAsia="Times New Roman" w:hAnsiTheme="minorBidi" w:cs="David"/>
                <w:b/>
                <w:color w:val="000000"/>
                <w:sz w:val="24"/>
                <w:szCs w:val="24"/>
                <w:rtl/>
                <w:lang w:val="he-IL" w:eastAsia="he-IL"/>
              </w:rPr>
            </w:pPr>
          </w:p>
        </w:tc>
      </w:tr>
      <w:tr w:rsidR="001922A0" w:rsidRPr="00FA17C3" w:rsidDel="007154C3" w14:paraId="269751A8" w14:textId="1644C054" w:rsidTr="00C768FA">
        <w:trPr>
          <w:trHeight w:val="571"/>
          <w:del w:id="439" w:author="מרול אטמן" w:date="2024-12-29T17:18:00Z"/>
        </w:trPr>
        <w:tc>
          <w:tcPr>
            <w:tcW w:w="2244" w:type="dxa"/>
          </w:tcPr>
          <w:p w14:paraId="37DFB872" w14:textId="4FCC383C" w:rsidR="001922A0" w:rsidRPr="00FA17C3" w:rsidDel="007154C3" w:rsidRDefault="001922A0" w:rsidP="00C768FA">
            <w:pPr>
              <w:widowControl w:val="0"/>
              <w:bidi w:val="0"/>
              <w:spacing w:before="0" w:beforeAutospacing="0" w:after="0" w:afterAutospacing="0" w:line="240" w:lineRule="auto"/>
              <w:jc w:val="right"/>
              <w:rPr>
                <w:del w:id="440" w:author="מרול אטמן" w:date="2024-12-29T17:18:00Z"/>
                <w:rFonts w:ascii="David" w:eastAsia="Times New Roman" w:hAnsi="David" w:cs="David"/>
                <w:color w:val="000000"/>
                <w:sz w:val="24"/>
                <w:szCs w:val="24"/>
                <w:rtl/>
                <w:lang w:val="he-IL" w:eastAsia="he-IL"/>
              </w:rPr>
            </w:pPr>
            <w:del w:id="441" w:author="מרול אטמן" w:date="2024-12-29T17:18:00Z">
              <w:r w:rsidRPr="00FA17C3" w:rsidDel="007154C3">
                <w:rPr>
                  <w:rFonts w:ascii="David" w:eastAsia="Times New Roman" w:hAnsi="David" w:cs="David"/>
                  <w:color w:val="000000"/>
                  <w:sz w:val="24"/>
                  <w:szCs w:val="24"/>
                  <w:rtl/>
                  <w:lang w:val="he-IL" w:eastAsia="he-IL"/>
                </w:rPr>
                <w:delText>ת.ז./ח.פ.</w:delText>
              </w:r>
            </w:del>
          </w:p>
          <w:p w14:paraId="1CB3B9B2" w14:textId="63B9FCE1" w:rsidR="001922A0" w:rsidRPr="00FA17C3" w:rsidDel="007154C3" w:rsidRDefault="001922A0" w:rsidP="00C768FA">
            <w:pPr>
              <w:widowControl w:val="0"/>
              <w:bidi w:val="0"/>
              <w:spacing w:before="0" w:beforeAutospacing="0" w:after="0" w:afterAutospacing="0" w:line="240" w:lineRule="auto"/>
              <w:jc w:val="right"/>
              <w:rPr>
                <w:del w:id="442" w:author="מרול אטמן" w:date="2024-12-29T17:18:00Z"/>
                <w:rFonts w:ascii="David" w:eastAsia="Times New Roman" w:hAnsi="David" w:cs="David"/>
                <w:color w:val="000000"/>
                <w:sz w:val="24"/>
                <w:szCs w:val="24"/>
                <w:rtl/>
                <w:lang w:val="he-IL" w:eastAsia="he-IL"/>
              </w:rPr>
            </w:pPr>
            <w:del w:id="443" w:author="מרול אטמן" w:date="2024-12-29T17:18:00Z">
              <w:r w:rsidRPr="00FA17C3" w:rsidDel="007154C3">
                <w:rPr>
                  <w:rFonts w:ascii="David" w:eastAsia="Times New Roman" w:hAnsi="David" w:cs="David"/>
                  <w:color w:val="000000"/>
                  <w:sz w:val="24"/>
                  <w:szCs w:val="24"/>
                  <w:rtl/>
                  <w:lang w:val="he-IL" w:eastAsia="he-IL"/>
                </w:rPr>
                <w:delText>520034760</w:delText>
              </w:r>
            </w:del>
          </w:p>
          <w:p w14:paraId="35E791B2" w14:textId="71272225" w:rsidR="001922A0" w:rsidRPr="00FA17C3" w:rsidDel="007154C3" w:rsidRDefault="001922A0" w:rsidP="00C768FA">
            <w:pPr>
              <w:widowControl w:val="0"/>
              <w:bidi w:val="0"/>
              <w:spacing w:before="0" w:beforeAutospacing="0" w:after="0" w:afterAutospacing="0" w:line="240" w:lineRule="auto"/>
              <w:jc w:val="right"/>
              <w:rPr>
                <w:del w:id="444" w:author="מרול אטמן" w:date="2024-12-29T17:18:00Z"/>
                <w:rFonts w:ascii="David" w:eastAsia="Times New Roman" w:hAnsi="David" w:cs="David"/>
                <w:color w:val="000000"/>
                <w:sz w:val="24"/>
                <w:szCs w:val="24"/>
                <w:rtl/>
                <w:lang w:val="he-IL" w:eastAsia="he-IL"/>
              </w:rPr>
            </w:pPr>
          </w:p>
          <w:p w14:paraId="0FCD1DB4" w14:textId="0555E08D" w:rsidR="001922A0" w:rsidRPr="00FA17C3" w:rsidDel="007154C3" w:rsidRDefault="001922A0" w:rsidP="00C768FA">
            <w:pPr>
              <w:widowControl w:val="0"/>
              <w:bidi w:val="0"/>
              <w:spacing w:before="0" w:beforeAutospacing="0" w:after="0" w:afterAutospacing="0" w:line="240" w:lineRule="auto"/>
              <w:jc w:val="right"/>
              <w:rPr>
                <w:del w:id="445" w:author="מרול אטמן" w:date="2024-12-29T17:18:00Z"/>
                <w:rFonts w:ascii="David" w:eastAsia="Times New Roman" w:hAnsi="David" w:cs="David"/>
                <w:color w:val="000000"/>
                <w:sz w:val="24"/>
                <w:szCs w:val="24"/>
                <w:rtl/>
                <w:lang w:val="he-IL" w:eastAsia="he-IL"/>
              </w:rPr>
            </w:pPr>
          </w:p>
        </w:tc>
        <w:tc>
          <w:tcPr>
            <w:tcW w:w="1983" w:type="dxa"/>
          </w:tcPr>
          <w:p w14:paraId="4AF9332B" w14:textId="353A6BBB" w:rsidR="001922A0" w:rsidRPr="00FA17C3" w:rsidDel="007154C3" w:rsidRDefault="001922A0" w:rsidP="00C768FA">
            <w:pPr>
              <w:widowControl w:val="0"/>
              <w:bidi w:val="0"/>
              <w:spacing w:before="0" w:beforeAutospacing="0" w:after="0" w:afterAutospacing="0" w:line="240" w:lineRule="auto"/>
              <w:jc w:val="right"/>
              <w:rPr>
                <w:del w:id="446" w:author="מרול אטמן" w:date="2024-12-29T17:18:00Z"/>
                <w:rFonts w:ascii="David" w:eastAsia="Times New Roman" w:hAnsi="David" w:cs="David"/>
                <w:color w:val="000000"/>
                <w:sz w:val="24"/>
                <w:szCs w:val="24"/>
                <w:rtl/>
                <w:lang w:val="he-IL" w:eastAsia="he-IL"/>
              </w:rPr>
            </w:pPr>
            <w:del w:id="447" w:author="מרול אטמן" w:date="2024-12-29T17:18:00Z">
              <w:r w:rsidRPr="00FA17C3" w:rsidDel="007154C3">
                <w:rPr>
                  <w:rFonts w:ascii="David" w:eastAsia="Times New Roman" w:hAnsi="David" w:cs="David"/>
                  <w:color w:val="000000"/>
                  <w:sz w:val="24"/>
                  <w:szCs w:val="24"/>
                  <w:rtl/>
                  <w:lang w:val="he-IL" w:eastAsia="he-IL"/>
                </w:rPr>
                <w:delText>ת.ז./ח.פ.</w:delText>
              </w:r>
            </w:del>
          </w:p>
        </w:tc>
        <w:tc>
          <w:tcPr>
            <w:tcW w:w="1932" w:type="dxa"/>
          </w:tcPr>
          <w:p w14:paraId="552CDBFA" w14:textId="4A8D4884" w:rsidR="001922A0" w:rsidRPr="00FA17C3" w:rsidDel="007154C3" w:rsidRDefault="001922A0" w:rsidP="00C768FA">
            <w:pPr>
              <w:widowControl w:val="0"/>
              <w:bidi w:val="0"/>
              <w:spacing w:before="0" w:beforeAutospacing="0" w:after="0" w:afterAutospacing="0" w:line="240" w:lineRule="auto"/>
              <w:jc w:val="right"/>
              <w:rPr>
                <w:del w:id="448" w:author="מרול אטמן" w:date="2024-12-29T17:18:00Z"/>
                <w:rFonts w:ascii="David" w:eastAsia="Times New Roman" w:hAnsi="David" w:cs="David"/>
                <w:color w:val="000000"/>
                <w:sz w:val="24"/>
                <w:szCs w:val="24"/>
                <w:rtl/>
                <w:lang w:val="he-IL" w:eastAsia="he-IL"/>
              </w:rPr>
            </w:pPr>
            <w:del w:id="449" w:author="מרול אטמן" w:date="2024-12-29T17:18:00Z">
              <w:r w:rsidRPr="00FA17C3" w:rsidDel="007154C3">
                <w:rPr>
                  <w:rFonts w:ascii="David" w:eastAsia="Times New Roman" w:hAnsi="David" w:cs="David"/>
                  <w:color w:val="000000"/>
                  <w:sz w:val="24"/>
                  <w:szCs w:val="24"/>
                  <w:rtl/>
                  <w:lang w:val="he-IL" w:eastAsia="he-IL"/>
                </w:rPr>
                <w:delText>ת.ז./ח.פ.</w:delText>
              </w:r>
            </w:del>
          </w:p>
        </w:tc>
        <w:tc>
          <w:tcPr>
            <w:tcW w:w="2500" w:type="dxa"/>
            <w:vMerge/>
          </w:tcPr>
          <w:p w14:paraId="34FFDA1E" w14:textId="2923CC7E" w:rsidR="001922A0" w:rsidRPr="00FA17C3" w:rsidDel="007154C3" w:rsidRDefault="001922A0" w:rsidP="00C768FA">
            <w:pPr>
              <w:widowControl w:val="0"/>
              <w:bidi w:val="0"/>
              <w:spacing w:before="0" w:beforeAutospacing="0" w:after="0" w:afterAutospacing="0" w:line="240" w:lineRule="auto"/>
              <w:ind w:left="50" w:right="78"/>
              <w:jc w:val="right"/>
              <w:rPr>
                <w:del w:id="450" w:author="מרול אטמן" w:date="2024-12-29T17:18:00Z"/>
                <w:rFonts w:asciiTheme="minorBidi" w:eastAsia="Times New Roman" w:hAnsiTheme="minorBidi" w:cs="David"/>
                <w:b/>
                <w:color w:val="000000"/>
                <w:sz w:val="24"/>
                <w:szCs w:val="24"/>
                <w:rtl/>
                <w:lang w:val="he-IL" w:eastAsia="he-IL"/>
              </w:rPr>
            </w:pPr>
          </w:p>
        </w:tc>
        <w:tc>
          <w:tcPr>
            <w:tcW w:w="2823" w:type="dxa"/>
            <w:vMerge/>
          </w:tcPr>
          <w:p w14:paraId="565F71A3" w14:textId="5D68BDC3" w:rsidR="001922A0" w:rsidRPr="00FA17C3" w:rsidDel="007154C3" w:rsidRDefault="001922A0" w:rsidP="00C768FA">
            <w:pPr>
              <w:widowControl w:val="0"/>
              <w:bidi w:val="0"/>
              <w:spacing w:before="0" w:beforeAutospacing="0" w:after="0" w:afterAutospacing="0" w:line="240" w:lineRule="auto"/>
              <w:ind w:left="50" w:right="78"/>
              <w:jc w:val="right"/>
              <w:rPr>
                <w:del w:id="451" w:author="מרול אטמן" w:date="2024-12-29T17:18:00Z"/>
                <w:rFonts w:asciiTheme="minorBidi" w:eastAsia="Times New Roman" w:hAnsiTheme="minorBidi" w:cs="David"/>
                <w:b/>
                <w:color w:val="000000"/>
                <w:sz w:val="24"/>
                <w:szCs w:val="24"/>
                <w:rtl/>
                <w:lang w:val="he-IL" w:eastAsia="he-IL"/>
              </w:rPr>
            </w:pPr>
          </w:p>
        </w:tc>
      </w:tr>
      <w:tr w:rsidR="001922A0" w:rsidRPr="00FA17C3" w:rsidDel="007154C3" w14:paraId="1A54C705" w14:textId="0CB9FD97" w:rsidTr="00C768FA">
        <w:trPr>
          <w:trHeight w:val="513"/>
          <w:del w:id="452" w:author="מרול אטמן" w:date="2024-12-29T17:18:00Z"/>
        </w:trPr>
        <w:tc>
          <w:tcPr>
            <w:tcW w:w="2244" w:type="dxa"/>
            <w:vMerge w:val="restart"/>
          </w:tcPr>
          <w:p w14:paraId="162472E6" w14:textId="323B03B7" w:rsidR="001922A0" w:rsidRPr="00FA17C3" w:rsidDel="007154C3" w:rsidRDefault="001922A0" w:rsidP="00C768FA">
            <w:pPr>
              <w:widowControl w:val="0"/>
              <w:bidi w:val="0"/>
              <w:spacing w:before="0" w:beforeAutospacing="0" w:after="0" w:afterAutospacing="0" w:line="240" w:lineRule="auto"/>
              <w:jc w:val="right"/>
              <w:rPr>
                <w:del w:id="453" w:author="מרול אטמן" w:date="2024-12-29T17:18:00Z"/>
                <w:rFonts w:ascii="David" w:eastAsia="Times New Roman" w:hAnsi="David" w:cs="David"/>
                <w:color w:val="000000"/>
                <w:sz w:val="24"/>
                <w:szCs w:val="24"/>
                <w:rtl/>
                <w:lang w:val="he-IL" w:eastAsia="he-IL"/>
              </w:rPr>
            </w:pPr>
            <w:del w:id="454" w:author="מרול אטמן" w:date="2024-12-29T17:18:00Z">
              <w:r w:rsidRPr="00FA17C3" w:rsidDel="007154C3">
                <w:rPr>
                  <w:rFonts w:ascii="David" w:eastAsia="Times New Roman" w:hAnsi="David" w:cs="David"/>
                  <w:color w:val="000000"/>
                  <w:sz w:val="24"/>
                  <w:szCs w:val="24"/>
                  <w:rtl/>
                  <w:lang w:val="he-IL" w:eastAsia="he-IL"/>
                </w:rPr>
                <w:delText>מען</w:delText>
              </w:r>
            </w:del>
          </w:p>
          <w:p w14:paraId="0F58A55E" w14:textId="1D0A4293" w:rsidR="001922A0" w:rsidRPr="00FA17C3" w:rsidDel="007154C3" w:rsidRDefault="001922A0" w:rsidP="00C768FA">
            <w:pPr>
              <w:widowControl w:val="0"/>
              <w:bidi w:val="0"/>
              <w:spacing w:before="0" w:beforeAutospacing="0" w:after="0" w:afterAutospacing="0" w:line="240" w:lineRule="auto"/>
              <w:jc w:val="right"/>
              <w:rPr>
                <w:del w:id="455" w:author="מרול אטמן" w:date="2024-12-29T17:18:00Z"/>
                <w:rFonts w:ascii="David" w:eastAsia="Times New Roman" w:hAnsi="David" w:cs="David"/>
                <w:color w:val="000000"/>
                <w:sz w:val="24"/>
                <w:szCs w:val="24"/>
                <w:rtl/>
                <w:lang w:val="he-IL" w:eastAsia="he-IL"/>
              </w:rPr>
            </w:pPr>
          </w:p>
        </w:tc>
        <w:tc>
          <w:tcPr>
            <w:tcW w:w="1983" w:type="dxa"/>
          </w:tcPr>
          <w:p w14:paraId="56CCC962" w14:textId="3BD9B14A" w:rsidR="001922A0" w:rsidRPr="00FA17C3" w:rsidDel="007154C3" w:rsidRDefault="001922A0" w:rsidP="00C768FA">
            <w:pPr>
              <w:widowControl w:val="0"/>
              <w:bidi w:val="0"/>
              <w:spacing w:before="0" w:beforeAutospacing="0" w:after="0" w:afterAutospacing="0" w:line="240" w:lineRule="auto"/>
              <w:jc w:val="right"/>
              <w:rPr>
                <w:del w:id="456" w:author="מרול אטמן" w:date="2024-12-29T17:18:00Z"/>
                <w:rFonts w:ascii="David" w:eastAsia="Times New Roman" w:hAnsi="David" w:cs="David"/>
                <w:color w:val="000000"/>
                <w:sz w:val="24"/>
                <w:szCs w:val="24"/>
                <w:rtl/>
                <w:lang w:val="he-IL" w:eastAsia="he-IL"/>
              </w:rPr>
            </w:pPr>
            <w:del w:id="457" w:author="מרול אטמן" w:date="2024-12-29T17:18:00Z">
              <w:r w:rsidRPr="00FA17C3" w:rsidDel="007154C3">
                <w:rPr>
                  <w:rFonts w:ascii="David" w:eastAsia="Times New Roman" w:hAnsi="David" w:cs="David"/>
                  <w:color w:val="000000"/>
                  <w:sz w:val="24"/>
                  <w:szCs w:val="24"/>
                  <w:rtl/>
                  <w:lang w:val="he-IL" w:eastAsia="he-IL"/>
                </w:rPr>
                <w:delText>מען</w:delText>
              </w:r>
            </w:del>
          </w:p>
        </w:tc>
        <w:tc>
          <w:tcPr>
            <w:tcW w:w="1932" w:type="dxa"/>
            <w:vMerge w:val="restart"/>
          </w:tcPr>
          <w:p w14:paraId="0956A453" w14:textId="464A25E9" w:rsidR="001922A0" w:rsidRPr="00FA17C3" w:rsidDel="007154C3" w:rsidRDefault="001922A0" w:rsidP="00C768FA">
            <w:pPr>
              <w:widowControl w:val="0"/>
              <w:bidi w:val="0"/>
              <w:spacing w:before="0" w:beforeAutospacing="0" w:after="0" w:afterAutospacing="0" w:line="240" w:lineRule="auto"/>
              <w:jc w:val="right"/>
              <w:rPr>
                <w:del w:id="458" w:author="מרול אטמן" w:date="2024-12-29T17:18:00Z"/>
                <w:rFonts w:ascii="David" w:eastAsia="Times New Roman" w:hAnsi="David" w:cs="David"/>
                <w:color w:val="000000"/>
                <w:sz w:val="24"/>
                <w:szCs w:val="24"/>
                <w:rtl/>
                <w:lang w:val="he-IL" w:eastAsia="he-IL"/>
              </w:rPr>
            </w:pPr>
            <w:del w:id="459" w:author="מרול אטמן" w:date="2024-12-29T17:18:00Z">
              <w:r w:rsidRPr="00FA17C3" w:rsidDel="007154C3">
                <w:rPr>
                  <w:rFonts w:ascii="David" w:eastAsia="Times New Roman" w:hAnsi="David" w:cs="David"/>
                  <w:color w:val="000000"/>
                  <w:sz w:val="24"/>
                  <w:szCs w:val="24"/>
                  <w:rtl/>
                  <w:lang w:val="he-IL" w:eastAsia="he-IL"/>
                </w:rPr>
                <w:delText>מען</w:delText>
              </w:r>
            </w:del>
          </w:p>
        </w:tc>
        <w:tc>
          <w:tcPr>
            <w:tcW w:w="2500" w:type="dxa"/>
            <w:vMerge/>
          </w:tcPr>
          <w:p w14:paraId="5BEAB0F5" w14:textId="259D4452" w:rsidR="001922A0" w:rsidRPr="00FA17C3" w:rsidDel="007154C3" w:rsidRDefault="001922A0" w:rsidP="00C768FA">
            <w:pPr>
              <w:widowControl w:val="0"/>
              <w:bidi w:val="0"/>
              <w:spacing w:before="0" w:beforeAutospacing="0" w:after="0" w:afterAutospacing="0" w:line="240" w:lineRule="auto"/>
              <w:ind w:left="50" w:right="78"/>
              <w:jc w:val="right"/>
              <w:rPr>
                <w:del w:id="460" w:author="מרול אטמן" w:date="2024-12-29T17:18:00Z"/>
                <w:rFonts w:asciiTheme="minorBidi" w:eastAsia="Times New Roman" w:hAnsiTheme="minorBidi" w:cs="David"/>
                <w:b/>
                <w:color w:val="000000"/>
                <w:sz w:val="24"/>
                <w:szCs w:val="24"/>
                <w:rtl/>
                <w:lang w:val="he-IL" w:eastAsia="he-IL"/>
              </w:rPr>
            </w:pPr>
          </w:p>
        </w:tc>
        <w:tc>
          <w:tcPr>
            <w:tcW w:w="2823" w:type="dxa"/>
            <w:vMerge/>
          </w:tcPr>
          <w:p w14:paraId="559398AB" w14:textId="1D52CE1D" w:rsidR="001922A0" w:rsidRPr="00FA17C3" w:rsidDel="007154C3" w:rsidRDefault="001922A0" w:rsidP="00C768FA">
            <w:pPr>
              <w:widowControl w:val="0"/>
              <w:bidi w:val="0"/>
              <w:spacing w:before="0" w:beforeAutospacing="0" w:after="0" w:afterAutospacing="0" w:line="240" w:lineRule="auto"/>
              <w:ind w:left="50" w:right="78"/>
              <w:jc w:val="right"/>
              <w:rPr>
                <w:del w:id="461" w:author="מרול אטמן" w:date="2024-12-29T17:18:00Z"/>
                <w:rFonts w:asciiTheme="minorBidi" w:eastAsia="Times New Roman" w:hAnsiTheme="minorBidi" w:cs="David"/>
                <w:b/>
                <w:color w:val="000000"/>
                <w:sz w:val="24"/>
                <w:szCs w:val="24"/>
                <w:rtl/>
                <w:lang w:val="he-IL" w:eastAsia="he-IL"/>
              </w:rPr>
            </w:pPr>
          </w:p>
        </w:tc>
      </w:tr>
      <w:tr w:rsidR="001922A0" w:rsidRPr="00FA17C3" w:rsidDel="007154C3" w14:paraId="254534AC" w14:textId="133DA23F" w:rsidTr="00C768FA">
        <w:trPr>
          <w:trHeight w:val="512"/>
          <w:del w:id="462" w:author="מרול אטמן" w:date="2024-12-29T17:18:00Z"/>
        </w:trPr>
        <w:tc>
          <w:tcPr>
            <w:tcW w:w="2244" w:type="dxa"/>
            <w:vMerge/>
          </w:tcPr>
          <w:p w14:paraId="4163B7B3" w14:textId="56422F2B" w:rsidR="001922A0" w:rsidRPr="00FA17C3" w:rsidDel="007154C3" w:rsidRDefault="001922A0" w:rsidP="00C768FA">
            <w:pPr>
              <w:widowControl w:val="0"/>
              <w:bidi w:val="0"/>
              <w:spacing w:before="0" w:beforeAutospacing="0" w:after="0" w:afterAutospacing="0" w:line="240" w:lineRule="auto"/>
              <w:jc w:val="right"/>
              <w:rPr>
                <w:del w:id="463" w:author="מרול אטמן" w:date="2024-12-29T17:18:00Z"/>
                <w:rFonts w:ascii="David" w:eastAsia="Times New Roman" w:hAnsi="David" w:cs="David"/>
                <w:color w:val="000000"/>
                <w:sz w:val="24"/>
                <w:szCs w:val="24"/>
                <w:rtl/>
                <w:lang w:val="he-IL" w:eastAsia="he-IL"/>
              </w:rPr>
            </w:pPr>
          </w:p>
        </w:tc>
        <w:tc>
          <w:tcPr>
            <w:tcW w:w="1983" w:type="dxa"/>
          </w:tcPr>
          <w:p w14:paraId="298B204D" w14:textId="788D4846" w:rsidR="001922A0" w:rsidRPr="00FA17C3" w:rsidDel="007154C3" w:rsidRDefault="001922A0" w:rsidP="00C768FA">
            <w:pPr>
              <w:widowControl w:val="0"/>
              <w:bidi w:val="0"/>
              <w:spacing w:before="0" w:beforeAutospacing="0" w:after="0" w:afterAutospacing="0" w:line="240" w:lineRule="auto"/>
              <w:jc w:val="right"/>
              <w:rPr>
                <w:del w:id="464" w:author="מרול אטמן" w:date="2024-12-29T17:18:00Z"/>
                <w:rFonts w:ascii="David" w:eastAsia="Times New Roman" w:hAnsi="David" w:cs="David"/>
                <w:color w:val="000000"/>
                <w:sz w:val="24"/>
                <w:szCs w:val="24"/>
                <w:rtl/>
                <w:lang w:val="he-IL" w:eastAsia="he-IL"/>
              </w:rPr>
            </w:pPr>
            <w:del w:id="465" w:author="מרול אטמן" w:date="2024-12-29T17:18:00Z">
              <w:r w:rsidRPr="00FA17C3" w:rsidDel="007154C3">
                <w:rPr>
                  <w:rFonts w:ascii="David" w:eastAsia="Times New Roman" w:hAnsi="David" w:cs="David"/>
                  <w:color w:val="000000"/>
                  <w:sz w:val="24"/>
                  <w:szCs w:val="24"/>
                  <w:rtl/>
                  <w:lang w:val="he-IL" w:eastAsia="he-IL"/>
                </w:rPr>
                <w:delText>תיאור הקשר למבקש האישור הראשי: חברה אם ו/או בת ו/או אחות ו/או קשורה ו/או שלובה ו/או חלק מקבוצה.</w:delText>
              </w:r>
            </w:del>
          </w:p>
        </w:tc>
        <w:tc>
          <w:tcPr>
            <w:tcW w:w="1932" w:type="dxa"/>
            <w:vMerge/>
          </w:tcPr>
          <w:p w14:paraId="5962EE62" w14:textId="5F1A9FF0" w:rsidR="001922A0" w:rsidRPr="00FA17C3" w:rsidDel="007154C3" w:rsidRDefault="001922A0" w:rsidP="00C768FA">
            <w:pPr>
              <w:widowControl w:val="0"/>
              <w:bidi w:val="0"/>
              <w:spacing w:before="0" w:beforeAutospacing="0" w:after="0" w:afterAutospacing="0" w:line="240" w:lineRule="auto"/>
              <w:jc w:val="right"/>
              <w:rPr>
                <w:del w:id="466" w:author="מרול אטמן" w:date="2024-12-29T17:18:00Z"/>
                <w:rFonts w:ascii="David" w:eastAsia="Times New Roman" w:hAnsi="David" w:cs="David"/>
                <w:color w:val="000000"/>
                <w:sz w:val="24"/>
                <w:szCs w:val="24"/>
                <w:rtl/>
                <w:lang w:val="he-IL" w:eastAsia="he-IL"/>
              </w:rPr>
            </w:pPr>
          </w:p>
        </w:tc>
        <w:tc>
          <w:tcPr>
            <w:tcW w:w="2500" w:type="dxa"/>
            <w:vMerge/>
          </w:tcPr>
          <w:p w14:paraId="435FF939" w14:textId="1B76936E" w:rsidR="001922A0" w:rsidRPr="00FA17C3" w:rsidDel="007154C3" w:rsidRDefault="001922A0" w:rsidP="00C768FA">
            <w:pPr>
              <w:widowControl w:val="0"/>
              <w:bidi w:val="0"/>
              <w:spacing w:before="0" w:beforeAutospacing="0" w:after="0" w:afterAutospacing="0" w:line="240" w:lineRule="auto"/>
              <w:ind w:left="50" w:right="78"/>
              <w:jc w:val="right"/>
              <w:rPr>
                <w:del w:id="467" w:author="מרול אטמן" w:date="2024-12-29T17:18:00Z"/>
                <w:rFonts w:asciiTheme="minorBidi" w:eastAsia="Times New Roman" w:hAnsiTheme="minorBidi" w:cs="David"/>
                <w:b/>
                <w:color w:val="000000"/>
                <w:sz w:val="24"/>
                <w:szCs w:val="24"/>
                <w:rtl/>
                <w:lang w:val="he-IL" w:eastAsia="he-IL"/>
              </w:rPr>
            </w:pPr>
          </w:p>
        </w:tc>
        <w:tc>
          <w:tcPr>
            <w:tcW w:w="2823" w:type="dxa"/>
            <w:vMerge/>
          </w:tcPr>
          <w:p w14:paraId="53E8CE75" w14:textId="2F02A340" w:rsidR="001922A0" w:rsidRPr="00FA17C3" w:rsidDel="007154C3" w:rsidRDefault="001922A0" w:rsidP="00C768FA">
            <w:pPr>
              <w:widowControl w:val="0"/>
              <w:bidi w:val="0"/>
              <w:spacing w:before="0" w:beforeAutospacing="0" w:after="0" w:afterAutospacing="0" w:line="240" w:lineRule="auto"/>
              <w:ind w:left="50" w:right="78"/>
              <w:jc w:val="right"/>
              <w:rPr>
                <w:del w:id="468" w:author="מרול אטמן" w:date="2024-12-29T17:18:00Z"/>
                <w:rFonts w:asciiTheme="minorBidi" w:eastAsia="Times New Roman" w:hAnsiTheme="minorBidi" w:cs="David"/>
                <w:b/>
                <w:color w:val="000000"/>
                <w:sz w:val="24"/>
                <w:szCs w:val="24"/>
                <w:rtl/>
                <w:lang w:val="he-IL" w:eastAsia="he-IL"/>
              </w:rPr>
            </w:pPr>
          </w:p>
        </w:tc>
      </w:tr>
    </w:tbl>
    <w:p w14:paraId="6B027FFA" w14:textId="3E86161D" w:rsidR="001922A0" w:rsidRPr="00FA17C3" w:rsidDel="007154C3" w:rsidRDefault="001922A0" w:rsidP="001922A0">
      <w:pPr>
        <w:bidi w:val="0"/>
        <w:spacing w:before="0" w:beforeAutospacing="0" w:after="200" w:afterAutospacing="0" w:line="276" w:lineRule="auto"/>
        <w:jc w:val="right"/>
        <w:rPr>
          <w:del w:id="469" w:author="מרול אטמן" w:date="2024-12-29T17:18:00Z"/>
          <w:rFonts w:ascii="David" w:eastAsia="Times New Roman" w:hAnsi="David" w:cs="David"/>
          <w:b/>
          <w:bCs/>
          <w:color w:val="000000"/>
          <w:sz w:val="24"/>
          <w:szCs w:val="24"/>
          <w:lang w:eastAsia="he-IL"/>
        </w:rPr>
      </w:pPr>
    </w:p>
    <w:p w14:paraId="59F47D53" w14:textId="390B3E76" w:rsidR="001922A0" w:rsidRPr="00FA17C3" w:rsidDel="007154C3" w:rsidRDefault="001922A0" w:rsidP="001922A0">
      <w:pPr>
        <w:widowControl w:val="0"/>
        <w:bidi w:val="0"/>
        <w:spacing w:before="0" w:beforeAutospacing="0" w:after="0" w:afterAutospacing="0" w:line="240" w:lineRule="auto"/>
        <w:ind w:left="7230"/>
        <w:jc w:val="both"/>
        <w:outlineLvl w:val="0"/>
        <w:rPr>
          <w:del w:id="470" w:author="מרול אטמן" w:date="2024-12-29T17:18:00Z"/>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1922A0" w:rsidRPr="00FA17C3" w:rsidDel="007154C3" w14:paraId="19B97D77" w14:textId="7C5B13AB" w:rsidTr="00C768FA">
        <w:trPr>
          <w:trHeight w:val="268"/>
          <w:tblHeader/>
          <w:del w:id="471" w:author="מרול אטמן" w:date="2024-12-29T17:18:00Z"/>
        </w:trPr>
        <w:tc>
          <w:tcPr>
            <w:tcW w:w="11482" w:type="dxa"/>
            <w:gridSpan w:val="11"/>
          </w:tcPr>
          <w:p w14:paraId="1378BB63" w14:textId="55AA2BB1" w:rsidR="001922A0" w:rsidRPr="00FA17C3" w:rsidDel="007154C3" w:rsidRDefault="001922A0" w:rsidP="00C768FA">
            <w:pPr>
              <w:widowControl w:val="0"/>
              <w:bidi w:val="0"/>
              <w:spacing w:before="0" w:beforeAutospacing="0" w:after="0" w:afterAutospacing="0" w:line="240" w:lineRule="auto"/>
              <w:jc w:val="right"/>
              <w:rPr>
                <w:del w:id="472" w:author="מרול אטמן" w:date="2024-12-29T17:18:00Z"/>
                <w:rFonts w:ascii="David" w:eastAsia="Times New Roman" w:hAnsi="David" w:cs="David"/>
                <w:color w:val="000000"/>
                <w:sz w:val="24"/>
                <w:szCs w:val="24"/>
                <w:rtl/>
                <w:lang w:val="he-IL" w:eastAsia="he-IL"/>
              </w:rPr>
            </w:pPr>
            <w:del w:id="473" w:author="מרול אטמן" w:date="2024-12-29T17:18:00Z">
              <w:r w:rsidRPr="00FA17C3" w:rsidDel="007154C3">
                <w:rPr>
                  <w:rFonts w:ascii="David" w:eastAsia="Times New Roman" w:hAnsi="David" w:cs="David"/>
                  <w:color w:val="000000"/>
                  <w:sz w:val="24"/>
                  <w:szCs w:val="24"/>
                  <w:rtl/>
                  <w:lang w:val="he-IL" w:eastAsia="he-IL"/>
                </w:rPr>
                <w:delText>כיסויים</w:delText>
              </w:r>
            </w:del>
          </w:p>
        </w:tc>
      </w:tr>
      <w:tr w:rsidR="001922A0" w:rsidRPr="00FA17C3" w:rsidDel="007154C3" w14:paraId="20223ABC" w14:textId="2A5E76BB" w:rsidTr="00C768FA">
        <w:trPr>
          <w:gridBefore w:val="1"/>
          <w:wBefore w:w="7" w:type="dxa"/>
          <w:trHeight w:val="431"/>
          <w:del w:id="474" w:author="מרול אטמן" w:date="2024-12-29T17:18:00Z"/>
        </w:trPr>
        <w:tc>
          <w:tcPr>
            <w:tcW w:w="1277" w:type="dxa"/>
            <w:vMerge w:val="restart"/>
            <w:shd w:val="clear" w:color="auto" w:fill="F2F2F2" w:themeFill="background1" w:themeFillShade="F2"/>
          </w:tcPr>
          <w:p w14:paraId="7C0EF00E" w14:textId="3EDDCA2E" w:rsidR="001922A0" w:rsidRPr="00FA17C3" w:rsidDel="007154C3" w:rsidRDefault="001922A0" w:rsidP="00C768FA">
            <w:pPr>
              <w:widowControl w:val="0"/>
              <w:bidi w:val="0"/>
              <w:spacing w:before="0" w:beforeAutospacing="0" w:after="0" w:afterAutospacing="0" w:line="240" w:lineRule="auto"/>
              <w:jc w:val="right"/>
              <w:rPr>
                <w:del w:id="475" w:author="מרול אטמן" w:date="2024-12-29T17:18:00Z"/>
                <w:rFonts w:ascii="David" w:eastAsia="Times New Roman" w:hAnsi="David" w:cs="David"/>
                <w:color w:val="000000"/>
                <w:sz w:val="24"/>
                <w:szCs w:val="24"/>
                <w:rtl/>
                <w:lang w:val="he-IL" w:eastAsia="he-IL"/>
              </w:rPr>
            </w:pPr>
            <w:del w:id="476" w:author="מרול אטמן" w:date="2024-12-29T17:18:00Z">
              <w:r w:rsidRPr="00FA17C3" w:rsidDel="007154C3">
                <w:rPr>
                  <w:rFonts w:ascii="David" w:eastAsia="Times New Roman" w:hAnsi="David" w:cs="David"/>
                  <w:color w:val="000000"/>
                  <w:sz w:val="24"/>
                  <w:szCs w:val="24"/>
                  <w:rtl/>
                  <w:lang w:val="he-IL" w:eastAsia="he-IL"/>
                </w:rPr>
                <w:delText>סוג הביטוח</w:delText>
              </w:r>
            </w:del>
          </w:p>
          <w:p w14:paraId="641C4145" w14:textId="31EC9A32" w:rsidR="001922A0" w:rsidRPr="00FA17C3" w:rsidDel="007154C3" w:rsidRDefault="001922A0" w:rsidP="00C768FA">
            <w:pPr>
              <w:widowControl w:val="0"/>
              <w:bidi w:val="0"/>
              <w:spacing w:before="0" w:beforeAutospacing="0" w:after="0" w:afterAutospacing="0" w:line="240" w:lineRule="auto"/>
              <w:jc w:val="right"/>
              <w:rPr>
                <w:del w:id="477" w:author="מרול אטמן" w:date="2024-12-29T17:18:00Z"/>
                <w:rFonts w:ascii="David" w:eastAsia="Times New Roman" w:hAnsi="David" w:cs="David"/>
                <w:color w:val="000000"/>
                <w:sz w:val="24"/>
                <w:szCs w:val="24"/>
                <w:rtl/>
                <w:lang w:val="he-IL" w:eastAsia="he-IL"/>
              </w:rPr>
            </w:pPr>
            <w:del w:id="478" w:author="מרול אטמן" w:date="2024-12-29T17:18:00Z">
              <w:r w:rsidRPr="00FA17C3" w:rsidDel="007154C3">
                <w:rPr>
                  <w:rFonts w:ascii="David" w:eastAsia="Times New Roman" w:hAnsi="David" w:cs="David"/>
                  <w:color w:val="000000"/>
                  <w:sz w:val="16"/>
                  <w:szCs w:val="16"/>
                  <w:rtl/>
                  <w:lang w:val="he-IL" w:eastAsia="he-IL"/>
                </w:rPr>
                <w:delText>חלוקה לפי גבולות אחריות או סכומי ביטוח</w:delText>
              </w:r>
            </w:del>
          </w:p>
        </w:tc>
        <w:tc>
          <w:tcPr>
            <w:tcW w:w="992" w:type="dxa"/>
            <w:vMerge w:val="restart"/>
            <w:shd w:val="clear" w:color="auto" w:fill="F2F2F2" w:themeFill="background1" w:themeFillShade="F2"/>
          </w:tcPr>
          <w:p w14:paraId="2B00DB65" w14:textId="39ECDD15" w:rsidR="001922A0" w:rsidRPr="00FA17C3" w:rsidDel="007154C3" w:rsidRDefault="001922A0" w:rsidP="00C768FA">
            <w:pPr>
              <w:widowControl w:val="0"/>
              <w:bidi w:val="0"/>
              <w:spacing w:before="0" w:beforeAutospacing="0" w:after="0" w:afterAutospacing="0" w:line="240" w:lineRule="auto"/>
              <w:jc w:val="right"/>
              <w:rPr>
                <w:del w:id="479" w:author="מרול אטמן" w:date="2024-12-29T17:18:00Z"/>
                <w:rFonts w:ascii="David" w:eastAsia="Times New Roman" w:hAnsi="David" w:cs="David"/>
                <w:color w:val="000000"/>
                <w:sz w:val="24"/>
                <w:szCs w:val="24"/>
                <w:rtl/>
                <w:lang w:val="he-IL" w:eastAsia="he-IL"/>
              </w:rPr>
            </w:pPr>
            <w:del w:id="480" w:author="מרול אטמן" w:date="2024-12-29T17:18:00Z">
              <w:r w:rsidRPr="00FA17C3" w:rsidDel="007154C3">
                <w:rPr>
                  <w:rFonts w:ascii="David" w:eastAsia="Times New Roman" w:hAnsi="David" w:cs="David"/>
                  <w:color w:val="000000"/>
                  <w:sz w:val="24"/>
                  <w:szCs w:val="24"/>
                  <w:rtl/>
                  <w:lang w:val="he-IL" w:eastAsia="he-IL"/>
                </w:rPr>
                <w:delText xml:space="preserve">מספר הפוליסה*** </w:delText>
              </w:r>
            </w:del>
          </w:p>
        </w:tc>
        <w:tc>
          <w:tcPr>
            <w:tcW w:w="992" w:type="dxa"/>
            <w:vMerge w:val="restart"/>
            <w:shd w:val="clear" w:color="auto" w:fill="F2F2F2" w:themeFill="background1" w:themeFillShade="F2"/>
          </w:tcPr>
          <w:p w14:paraId="5AED77AC" w14:textId="24D72385" w:rsidR="001922A0" w:rsidRPr="00FA17C3" w:rsidDel="007154C3" w:rsidRDefault="001922A0" w:rsidP="00C768FA">
            <w:pPr>
              <w:widowControl w:val="0"/>
              <w:bidi w:val="0"/>
              <w:spacing w:before="0" w:beforeAutospacing="0" w:after="0" w:afterAutospacing="0" w:line="240" w:lineRule="auto"/>
              <w:jc w:val="right"/>
              <w:rPr>
                <w:del w:id="481" w:author="מרול אטמן" w:date="2024-12-29T17:18:00Z"/>
                <w:rFonts w:ascii="David" w:eastAsia="Times New Roman" w:hAnsi="David" w:cs="David"/>
                <w:color w:val="000000"/>
                <w:sz w:val="24"/>
                <w:szCs w:val="24"/>
                <w:rtl/>
                <w:lang w:val="he-IL" w:eastAsia="he-IL"/>
              </w:rPr>
            </w:pPr>
            <w:del w:id="482" w:author="מרול אטמן" w:date="2024-12-29T17:18:00Z">
              <w:r w:rsidRPr="00FA17C3" w:rsidDel="007154C3">
                <w:rPr>
                  <w:rFonts w:ascii="David" w:eastAsia="Times New Roman" w:hAnsi="David" w:cs="David"/>
                  <w:color w:val="000000"/>
                  <w:sz w:val="24"/>
                  <w:szCs w:val="24"/>
                  <w:rtl/>
                  <w:lang w:val="he-IL" w:eastAsia="he-IL"/>
                </w:rPr>
                <w:delText>נוסח ומהדורת הפוליסה</w:delText>
              </w:r>
              <w:r w:rsidRPr="00FA17C3" w:rsidDel="007154C3">
                <w:rPr>
                  <w:rFonts w:ascii="David" w:eastAsia="Times New Roman" w:hAnsi="David" w:cs="David"/>
                  <w:color w:val="000000"/>
                  <w:sz w:val="20"/>
                  <w:szCs w:val="20"/>
                  <w:rtl/>
                  <w:lang w:val="he-IL" w:eastAsia="he-IL"/>
                </w:rPr>
                <w:delText>***</w:delText>
              </w:r>
            </w:del>
          </w:p>
        </w:tc>
        <w:tc>
          <w:tcPr>
            <w:tcW w:w="1276" w:type="dxa"/>
            <w:vMerge w:val="restart"/>
            <w:shd w:val="clear" w:color="auto" w:fill="F2F2F2" w:themeFill="background1" w:themeFillShade="F2"/>
          </w:tcPr>
          <w:p w14:paraId="6314F459" w14:textId="2DCCA87D" w:rsidR="001922A0" w:rsidRPr="00FA17C3" w:rsidDel="007154C3" w:rsidRDefault="001922A0" w:rsidP="00C768FA">
            <w:pPr>
              <w:widowControl w:val="0"/>
              <w:bidi w:val="0"/>
              <w:spacing w:before="0" w:beforeAutospacing="0" w:after="0" w:afterAutospacing="0" w:line="240" w:lineRule="auto"/>
              <w:jc w:val="right"/>
              <w:rPr>
                <w:del w:id="483" w:author="מרול אטמן" w:date="2024-12-29T17:18:00Z"/>
                <w:rFonts w:ascii="David" w:eastAsia="Times New Roman" w:hAnsi="David" w:cs="David"/>
                <w:color w:val="000000"/>
                <w:sz w:val="24"/>
                <w:szCs w:val="24"/>
                <w:rtl/>
                <w:lang w:val="he-IL" w:eastAsia="he-IL"/>
              </w:rPr>
            </w:pPr>
            <w:del w:id="484" w:author="מרול אטמן" w:date="2024-12-29T17:18:00Z">
              <w:r w:rsidRPr="00FA17C3" w:rsidDel="007154C3">
                <w:rPr>
                  <w:rFonts w:ascii="David" w:eastAsia="Times New Roman" w:hAnsi="David" w:cs="David"/>
                  <w:color w:val="000000"/>
                  <w:sz w:val="24"/>
                  <w:szCs w:val="24"/>
                  <w:rtl/>
                  <w:lang w:val="he-IL" w:eastAsia="he-IL"/>
                </w:rPr>
                <w:delText>תאריך תחילה</w:delText>
              </w:r>
            </w:del>
          </w:p>
          <w:p w14:paraId="35EEE5A1" w14:textId="0715A396" w:rsidR="001922A0" w:rsidRPr="00FA17C3" w:rsidDel="007154C3" w:rsidRDefault="001922A0" w:rsidP="00C768FA">
            <w:pPr>
              <w:widowControl w:val="0"/>
              <w:bidi w:val="0"/>
              <w:spacing w:before="0" w:beforeAutospacing="0" w:after="0" w:afterAutospacing="0" w:line="240" w:lineRule="auto"/>
              <w:jc w:val="right"/>
              <w:rPr>
                <w:del w:id="485" w:author="מרול אטמן" w:date="2024-12-29T17:18:00Z"/>
                <w:rFonts w:ascii="David" w:eastAsia="Times New Roman" w:hAnsi="David" w:cs="David"/>
                <w:color w:val="000000"/>
                <w:sz w:val="24"/>
                <w:szCs w:val="24"/>
                <w:rtl/>
                <w:lang w:val="he-IL" w:eastAsia="he-IL"/>
              </w:rPr>
            </w:pPr>
            <w:del w:id="486" w:author="מרול אטמן" w:date="2024-12-29T17:18:00Z">
              <w:r w:rsidRPr="00FA17C3" w:rsidDel="007154C3">
                <w:rPr>
                  <w:rFonts w:ascii="David" w:eastAsia="Times New Roman" w:hAnsi="David" w:cs="David"/>
                  <w:color w:val="000000"/>
                  <w:sz w:val="16"/>
                  <w:szCs w:val="16"/>
                  <w:rtl/>
                  <w:lang w:val="he-IL" w:eastAsia="he-IL"/>
                </w:rPr>
                <w:delText>(ניתן להזין תאריך רטרואקטיבי)</w:delText>
              </w:r>
            </w:del>
          </w:p>
        </w:tc>
        <w:tc>
          <w:tcPr>
            <w:tcW w:w="1134" w:type="dxa"/>
            <w:vMerge w:val="restart"/>
            <w:shd w:val="clear" w:color="auto" w:fill="F2F2F2" w:themeFill="background1" w:themeFillShade="F2"/>
          </w:tcPr>
          <w:p w14:paraId="28EC2F86" w14:textId="5759FFFD" w:rsidR="001922A0" w:rsidRPr="00FA17C3" w:rsidDel="007154C3" w:rsidRDefault="001922A0" w:rsidP="00C768FA">
            <w:pPr>
              <w:widowControl w:val="0"/>
              <w:bidi w:val="0"/>
              <w:spacing w:before="0" w:beforeAutospacing="0" w:after="0" w:afterAutospacing="0" w:line="240" w:lineRule="auto"/>
              <w:jc w:val="right"/>
              <w:rPr>
                <w:del w:id="487" w:author="מרול אטמן" w:date="2024-12-29T17:18:00Z"/>
                <w:rFonts w:ascii="David" w:eastAsia="Times New Roman" w:hAnsi="David" w:cs="David"/>
                <w:color w:val="000000"/>
                <w:sz w:val="24"/>
                <w:szCs w:val="24"/>
                <w:rtl/>
                <w:lang w:val="he-IL" w:eastAsia="he-IL"/>
              </w:rPr>
            </w:pPr>
            <w:del w:id="488" w:author="מרול אטמן" w:date="2024-12-29T17:18:00Z">
              <w:r w:rsidRPr="00FA17C3" w:rsidDel="007154C3">
                <w:rPr>
                  <w:rFonts w:ascii="David" w:eastAsia="Times New Roman" w:hAnsi="David" w:cs="David"/>
                  <w:color w:val="000000"/>
                  <w:sz w:val="24"/>
                  <w:szCs w:val="24"/>
                  <w:rtl/>
                  <w:lang w:val="he-IL" w:eastAsia="he-IL"/>
                </w:rPr>
                <w:delText>תאריך סיום</w:delText>
              </w:r>
            </w:del>
          </w:p>
          <w:p w14:paraId="07E7FFF3" w14:textId="4CCC2D2E" w:rsidR="001922A0" w:rsidRPr="00FA17C3" w:rsidDel="007154C3" w:rsidRDefault="001922A0" w:rsidP="00C768FA">
            <w:pPr>
              <w:widowControl w:val="0"/>
              <w:bidi w:val="0"/>
              <w:spacing w:before="0" w:beforeAutospacing="0" w:after="0" w:afterAutospacing="0" w:line="240" w:lineRule="auto"/>
              <w:jc w:val="right"/>
              <w:rPr>
                <w:del w:id="489" w:author="מרול אטמן" w:date="2024-12-29T17:18:00Z"/>
                <w:rFonts w:ascii="David" w:eastAsia="Times New Roman" w:hAnsi="David" w:cs="David"/>
                <w:color w:val="000000"/>
                <w:sz w:val="24"/>
                <w:szCs w:val="24"/>
                <w:rtl/>
                <w:lang w:val="he-IL" w:eastAsia="he-IL"/>
              </w:rPr>
            </w:pPr>
            <w:del w:id="490" w:author="מרול אטמן" w:date="2024-12-29T17:18:00Z">
              <w:r w:rsidRPr="00FA17C3" w:rsidDel="007154C3">
                <w:rPr>
                  <w:rFonts w:ascii="David" w:eastAsia="Times New Roman" w:hAnsi="David" w:cs="David"/>
                  <w:color w:val="000000"/>
                  <w:sz w:val="16"/>
                  <w:szCs w:val="16"/>
                  <w:rtl/>
                  <w:lang w:val="he-IL" w:eastAsia="he-IL"/>
                </w:rPr>
                <w:delText>(ניתן להזין תאריך רטרואקטיבי)</w:delText>
              </w:r>
            </w:del>
          </w:p>
        </w:tc>
        <w:tc>
          <w:tcPr>
            <w:tcW w:w="2260" w:type="dxa"/>
            <w:gridSpan w:val="2"/>
            <w:shd w:val="clear" w:color="auto" w:fill="F2F2F2" w:themeFill="background1" w:themeFillShade="F2"/>
          </w:tcPr>
          <w:p w14:paraId="6A52BFB4" w14:textId="7E88712E" w:rsidR="001922A0" w:rsidRPr="00FA17C3" w:rsidDel="007154C3" w:rsidRDefault="001922A0" w:rsidP="00C768FA">
            <w:pPr>
              <w:widowControl w:val="0"/>
              <w:bidi w:val="0"/>
              <w:spacing w:before="0" w:beforeAutospacing="0" w:after="0" w:afterAutospacing="0" w:line="240" w:lineRule="auto"/>
              <w:jc w:val="right"/>
              <w:rPr>
                <w:del w:id="491" w:author="מרול אטמן" w:date="2024-12-29T17:18:00Z"/>
                <w:rFonts w:ascii="David" w:eastAsia="Times New Roman" w:hAnsi="David" w:cs="David"/>
                <w:color w:val="000000"/>
                <w:sz w:val="16"/>
                <w:szCs w:val="16"/>
                <w:rtl/>
                <w:lang w:val="he-IL" w:eastAsia="he-IL"/>
              </w:rPr>
            </w:pPr>
            <w:del w:id="492" w:author="מרול אטמן" w:date="2024-12-29T17:18:00Z">
              <w:r w:rsidRPr="00FA17C3" w:rsidDel="007154C3">
                <w:rPr>
                  <w:rFonts w:ascii="David" w:eastAsia="Times New Roman" w:hAnsi="David" w:cs="David"/>
                  <w:color w:val="000000"/>
                  <w:sz w:val="18"/>
                  <w:szCs w:val="18"/>
                  <w:rtl/>
                  <w:lang w:val="he-IL" w:eastAsia="he-IL"/>
                </w:rPr>
                <w:delText xml:space="preserve">גבול אחריות לכלל פעילות המבוטח/ סכום ביטוח </w:delText>
              </w:r>
            </w:del>
          </w:p>
        </w:tc>
        <w:tc>
          <w:tcPr>
            <w:tcW w:w="1138" w:type="dxa"/>
            <w:vMerge w:val="restart"/>
            <w:shd w:val="clear" w:color="auto" w:fill="F2F2F2" w:themeFill="background1" w:themeFillShade="F2"/>
          </w:tcPr>
          <w:p w14:paraId="03913F9A" w14:textId="499E6671" w:rsidR="001922A0" w:rsidRPr="00FA17C3" w:rsidDel="007154C3" w:rsidRDefault="001922A0" w:rsidP="00C768FA">
            <w:pPr>
              <w:widowControl w:val="0"/>
              <w:bidi w:val="0"/>
              <w:spacing w:before="0" w:beforeAutospacing="0" w:after="0" w:afterAutospacing="0" w:line="240" w:lineRule="auto"/>
              <w:jc w:val="right"/>
              <w:rPr>
                <w:del w:id="493" w:author="מרול אטמן" w:date="2024-12-29T17:18:00Z"/>
                <w:rFonts w:ascii="David" w:eastAsia="Times New Roman" w:hAnsi="David" w:cs="David"/>
                <w:color w:val="000000"/>
                <w:sz w:val="24"/>
                <w:szCs w:val="24"/>
                <w:rtl/>
                <w:lang w:val="he-IL" w:eastAsia="he-IL"/>
              </w:rPr>
            </w:pPr>
            <w:del w:id="494" w:author="מרול אטמן" w:date="2024-12-29T17:18:00Z">
              <w:r w:rsidRPr="00FA17C3" w:rsidDel="007154C3">
                <w:rPr>
                  <w:rFonts w:ascii="David" w:eastAsia="Times New Roman" w:hAnsi="David" w:cs="David"/>
                  <w:color w:val="000000"/>
                  <w:sz w:val="24"/>
                  <w:szCs w:val="24"/>
                  <w:rtl/>
                  <w:lang w:val="he-IL" w:eastAsia="he-IL"/>
                </w:rPr>
                <w:delText>השתתפות עצמית</w:delText>
              </w:r>
            </w:del>
          </w:p>
          <w:p w14:paraId="764196F0" w14:textId="44C1D782" w:rsidR="001922A0" w:rsidRPr="00FA17C3" w:rsidDel="007154C3" w:rsidRDefault="001922A0" w:rsidP="00C768FA">
            <w:pPr>
              <w:widowControl w:val="0"/>
              <w:bidi w:val="0"/>
              <w:spacing w:before="0" w:beforeAutospacing="0" w:after="0" w:afterAutospacing="0" w:line="240" w:lineRule="auto"/>
              <w:jc w:val="right"/>
              <w:rPr>
                <w:del w:id="495" w:author="מרול אטמן" w:date="2024-12-29T17:18:00Z"/>
                <w:rFonts w:ascii="David" w:eastAsia="Times New Roman" w:hAnsi="David" w:cs="David"/>
                <w:color w:val="000000"/>
                <w:sz w:val="16"/>
                <w:szCs w:val="16"/>
                <w:rtl/>
                <w:lang w:val="he-IL" w:eastAsia="he-IL"/>
              </w:rPr>
            </w:pPr>
            <w:del w:id="496" w:author="מרול אטמן" w:date="2024-12-29T17:18:00Z">
              <w:r w:rsidRPr="00FA17C3" w:rsidDel="007154C3">
                <w:rPr>
                  <w:rFonts w:ascii="David" w:eastAsia="Times New Roman" w:hAnsi="David" w:cs="David"/>
                  <w:color w:val="000000"/>
                  <w:sz w:val="18"/>
                  <w:szCs w:val="18"/>
                  <w:rtl/>
                  <w:lang w:val="he-IL" w:eastAsia="he-IL"/>
                </w:rPr>
                <w:delText>(</w:delText>
              </w:r>
              <w:r w:rsidRPr="00FA17C3" w:rsidDel="007154C3">
                <w:rPr>
                  <w:rFonts w:ascii="David" w:eastAsia="Times New Roman" w:hAnsi="David" w:cs="David"/>
                  <w:color w:val="000000"/>
                  <w:sz w:val="16"/>
                  <w:szCs w:val="16"/>
                  <w:rtl/>
                  <w:lang w:val="he-IL" w:eastAsia="he-IL"/>
                </w:rPr>
                <w:delText>אין חובה להציג נתון זה)</w:delText>
              </w:r>
            </w:del>
          </w:p>
        </w:tc>
        <w:tc>
          <w:tcPr>
            <w:tcW w:w="567" w:type="dxa"/>
            <w:vMerge w:val="restart"/>
            <w:shd w:val="clear" w:color="auto" w:fill="F2F2F2" w:themeFill="background1" w:themeFillShade="F2"/>
          </w:tcPr>
          <w:p w14:paraId="4D486488" w14:textId="42A11620" w:rsidR="001922A0" w:rsidRPr="00FA17C3" w:rsidDel="007154C3" w:rsidRDefault="001922A0" w:rsidP="00C768FA">
            <w:pPr>
              <w:widowControl w:val="0"/>
              <w:bidi w:val="0"/>
              <w:spacing w:before="0" w:beforeAutospacing="0" w:after="0" w:afterAutospacing="0" w:line="240" w:lineRule="auto"/>
              <w:jc w:val="right"/>
              <w:rPr>
                <w:del w:id="497" w:author="מרול אטמן" w:date="2024-12-29T17:18:00Z"/>
                <w:rFonts w:ascii="David" w:eastAsia="Times New Roman" w:hAnsi="David" w:cs="David"/>
                <w:color w:val="000000"/>
                <w:sz w:val="24"/>
                <w:szCs w:val="24"/>
                <w:rtl/>
                <w:lang w:val="he-IL" w:eastAsia="he-IL"/>
              </w:rPr>
            </w:pPr>
            <w:del w:id="498" w:author="מרול אטמן" w:date="2024-12-29T17:18:00Z">
              <w:r w:rsidRPr="00FA17C3" w:rsidDel="007154C3">
                <w:rPr>
                  <w:rFonts w:ascii="David" w:eastAsia="Times New Roman" w:hAnsi="David" w:cs="David"/>
                  <w:color w:val="000000"/>
                  <w:sz w:val="16"/>
                  <w:szCs w:val="16"/>
                  <w:rtl/>
                  <w:lang w:val="he-IL" w:eastAsia="he-IL"/>
                </w:rPr>
                <w:delText>מטבע</w:delText>
              </w:r>
            </w:del>
          </w:p>
        </w:tc>
        <w:tc>
          <w:tcPr>
            <w:tcW w:w="1839" w:type="dxa"/>
            <w:vMerge w:val="restart"/>
            <w:shd w:val="clear" w:color="auto" w:fill="F2F2F2" w:themeFill="background1" w:themeFillShade="F2"/>
          </w:tcPr>
          <w:p w14:paraId="6D458C3F" w14:textId="05B5CBF7" w:rsidR="001922A0" w:rsidRPr="00FA17C3" w:rsidDel="007154C3" w:rsidRDefault="001922A0" w:rsidP="00C768FA">
            <w:pPr>
              <w:widowControl w:val="0"/>
              <w:bidi w:val="0"/>
              <w:spacing w:before="0" w:beforeAutospacing="0" w:after="0" w:afterAutospacing="0" w:line="240" w:lineRule="auto"/>
              <w:jc w:val="right"/>
              <w:rPr>
                <w:del w:id="499" w:author="מרול אטמן" w:date="2024-12-29T17:18:00Z"/>
                <w:rFonts w:ascii="David" w:eastAsia="Times New Roman" w:hAnsi="David" w:cs="David"/>
                <w:b/>
                <w:bCs/>
                <w:color w:val="000000"/>
                <w:sz w:val="16"/>
                <w:szCs w:val="16"/>
                <w:rtl/>
                <w:lang w:val="he-IL" w:eastAsia="he-IL"/>
              </w:rPr>
            </w:pPr>
            <w:del w:id="500" w:author="מרול אטמן" w:date="2024-12-29T17:18:00Z">
              <w:r w:rsidRPr="00FA17C3" w:rsidDel="007154C3">
                <w:rPr>
                  <w:rFonts w:ascii="David" w:eastAsia="Times New Roman" w:hAnsi="David" w:cs="David"/>
                  <w:color w:val="000000"/>
                  <w:sz w:val="24"/>
                  <w:szCs w:val="24"/>
                  <w:rtl/>
                  <w:lang w:val="he-IL" w:eastAsia="he-IL"/>
                </w:rPr>
                <w:delText xml:space="preserve">כיסויים נוספים בתוקף וביטול חריגים </w:delText>
              </w:r>
              <w:r w:rsidRPr="00FA17C3" w:rsidDel="007154C3">
                <w:rPr>
                  <w:rFonts w:ascii="David" w:eastAsia="Times New Roman" w:hAnsi="David" w:cs="David"/>
                  <w:color w:val="000000"/>
                  <w:sz w:val="16"/>
                  <w:szCs w:val="16"/>
                  <w:rtl/>
                  <w:lang w:val="he-IL" w:eastAsia="he-IL"/>
                </w:rPr>
                <w:delText xml:space="preserve">**** </w:delText>
              </w:r>
            </w:del>
          </w:p>
        </w:tc>
      </w:tr>
      <w:tr w:rsidR="001922A0" w:rsidRPr="00FA17C3" w:rsidDel="007154C3" w14:paraId="3DB2BBD4" w14:textId="38508BD2" w:rsidTr="00C768FA">
        <w:trPr>
          <w:gridBefore w:val="1"/>
          <w:wBefore w:w="7" w:type="dxa"/>
          <w:trHeight w:val="367"/>
          <w:del w:id="501" w:author="מרול אטמן" w:date="2024-12-29T17:18:00Z"/>
        </w:trPr>
        <w:tc>
          <w:tcPr>
            <w:tcW w:w="1277" w:type="dxa"/>
            <w:vMerge/>
            <w:shd w:val="clear" w:color="auto" w:fill="F2F2F2" w:themeFill="background1" w:themeFillShade="F2"/>
          </w:tcPr>
          <w:p w14:paraId="5C33FCDC" w14:textId="04FDC006" w:rsidR="001922A0" w:rsidRPr="00FA17C3" w:rsidDel="007154C3" w:rsidRDefault="001922A0" w:rsidP="00C768FA">
            <w:pPr>
              <w:widowControl w:val="0"/>
              <w:bidi w:val="0"/>
              <w:spacing w:before="0" w:beforeAutospacing="0" w:after="0" w:afterAutospacing="0" w:line="240" w:lineRule="auto"/>
              <w:jc w:val="right"/>
              <w:rPr>
                <w:del w:id="502" w:author="מרול אטמן" w:date="2024-12-29T17:18:00Z"/>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1787776" w14:textId="15BC62BA" w:rsidR="001922A0" w:rsidRPr="00FA17C3" w:rsidDel="007154C3" w:rsidRDefault="001922A0" w:rsidP="00C768FA">
            <w:pPr>
              <w:widowControl w:val="0"/>
              <w:bidi w:val="0"/>
              <w:spacing w:before="0" w:beforeAutospacing="0" w:after="0" w:afterAutospacing="0" w:line="240" w:lineRule="auto"/>
              <w:jc w:val="right"/>
              <w:rPr>
                <w:del w:id="503" w:author="מרול אטמן" w:date="2024-12-29T17:18:00Z"/>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158BC728" w14:textId="7724240D" w:rsidR="001922A0" w:rsidRPr="00FA17C3" w:rsidDel="007154C3" w:rsidRDefault="001922A0" w:rsidP="00C768FA">
            <w:pPr>
              <w:widowControl w:val="0"/>
              <w:bidi w:val="0"/>
              <w:spacing w:before="0" w:beforeAutospacing="0" w:after="0" w:afterAutospacing="0" w:line="240" w:lineRule="auto"/>
              <w:jc w:val="right"/>
              <w:rPr>
                <w:del w:id="504" w:author="מרול אטמן" w:date="2024-12-29T17:18:00Z"/>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E64027A" w14:textId="4088068D" w:rsidR="001922A0" w:rsidRPr="00FA17C3" w:rsidDel="007154C3" w:rsidRDefault="001922A0" w:rsidP="00C768FA">
            <w:pPr>
              <w:widowControl w:val="0"/>
              <w:bidi w:val="0"/>
              <w:spacing w:before="0" w:beforeAutospacing="0" w:after="0" w:afterAutospacing="0" w:line="240" w:lineRule="auto"/>
              <w:jc w:val="right"/>
              <w:rPr>
                <w:del w:id="505" w:author="מרול אטמן" w:date="2024-12-29T17:18:00Z"/>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4DBFDDF5" w14:textId="3D702491" w:rsidR="001922A0" w:rsidRPr="00FA17C3" w:rsidDel="007154C3" w:rsidRDefault="001922A0" w:rsidP="00C768FA">
            <w:pPr>
              <w:widowControl w:val="0"/>
              <w:bidi w:val="0"/>
              <w:spacing w:before="0" w:beforeAutospacing="0" w:after="0" w:afterAutospacing="0" w:line="240" w:lineRule="auto"/>
              <w:jc w:val="right"/>
              <w:rPr>
                <w:del w:id="506" w:author="מרול אטמן" w:date="2024-12-29T17:18:00Z"/>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4B2DF76" w14:textId="7BA4C8FE" w:rsidR="001922A0" w:rsidRPr="00FA17C3" w:rsidDel="007154C3" w:rsidRDefault="001922A0" w:rsidP="00C768FA">
            <w:pPr>
              <w:widowControl w:val="0"/>
              <w:bidi w:val="0"/>
              <w:spacing w:before="0" w:beforeAutospacing="0" w:after="0" w:afterAutospacing="0" w:line="240" w:lineRule="auto"/>
              <w:jc w:val="right"/>
              <w:rPr>
                <w:del w:id="507" w:author="מרול אטמן" w:date="2024-12-29T17:18:00Z"/>
                <w:rFonts w:ascii="David" w:eastAsia="Times New Roman" w:hAnsi="David" w:cs="David"/>
                <w:color w:val="000000"/>
                <w:sz w:val="16"/>
                <w:szCs w:val="16"/>
                <w:rtl/>
                <w:lang w:val="he-IL" w:eastAsia="he-IL"/>
              </w:rPr>
            </w:pPr>
            <w:del w:id="508" w:author="מרול אטמן" w:date="2024-12-29T17:18:00Z">
              <w:r w:rsidRPr="00FA17C3" w:rsidDel="007154C3">
                <w:rPr>
                  <w:rFonts w:ascii="David" w:eastAsia="Times New Roman" w:hAnsi="David" w:cs="David"/>
                  <w:color w:val="000000"/>
                  <w:sz w:val="16"/>
                  <w:szCs w:val="16"/>
                  <w:rtl/>
                  <w:lang w:val="he-IL" w:eastAsia="he-IL"/>
                </w:rPr>
                <w:delText xml:space="preserve">לתקופה </w:delText>
              </w:r>
            </w:del>
          </w:p>
        </w:tc>
        <w:tc>
          <w:tcPr>
            <w:tcW w:w="1126" w:type="dxa"/>
            <w:shd w:val="clear" w:color="auto" w:fill="F2F2F2" w:themeFill="background1" w:themeFillShade="F2"/>
          </w:tcPr>
          <w:p w14:paraId="6D339B70" w14:textId="05B8CAA0" w:rsidR="001922A0" w:rsidRPr="00FA17C3" w:rsidDel="007154C3" w:rsidRDefault="001922A0" w:rsidP="00C768FA">
            <w:pPr>
              <w:widowControl w:val="0"/>
              <w:bidi w:val="0"/>
              <w:spacing w:before="0" w:beforeAutospacing="0" w:after="0" w:afterAutospacing="0" w:line="240" w:lineRule="auto"/>
              <w:jc w:val="right"/>
              <w:rPr>
                <w:del w:id="509" w:author="מרול אטמן" w:date="2024-12-29T17:18:00Z"/>
                <w:rFonts w:ascii="David" w:eastAsia="Times New Roman" w:hAnsi="David" w:cs="David"/>
                <w:color w:val="000000"/>
                <w:sz w:val="16"/>
                <w:szCs w:val="16"/>
                <w:rtl/>
                <w:lang w:val="he-IL" w:eastAsia="he-IL"/>
              </w:rPr>
            </w:pPr>
            <w:del w:id="510" w:author="מרול אטמן" w:date="2024-12-29T17:18:00Z">
              <w:r w:rsidRPr="00FA17C3" w:rsidDel="007154C3">
                <w:rPr>
                  <w:rFonts w:ascii="David" w:eastAsia="Times New Roman" w:hAnsi="David" w:cs="David"/>
                  <w:color w:val="000000"/>
                  <w:sz w:val="16"/>
                  <w:szCs w:val="16"/>
                  <w:rtl/>
                  <w:lang w:val="he-IL" w:eastAsia="he-IL"/>
                </w:rPr>
                <w:delText xml:space="preserve">למקרה* </w:delText>
              </w:r>
            </w:del>
          </w:p>
        </w:tc>
        <w:tc>
          <w:tcPr>
            <w:tcW w:w="1138" w:type="dxa"/>
            <w:vMerge/>
            <w:shd w:val="clear" w:color="auto" w:fill="F2F2F2" w:themeFill="background1" w:themeFillShade="F2"/>
          </w:tcPr>
          <w:p w14:paraId="6FDF1544" w14:textId="1D420A82" w:rsidR="001922A0" w:rsidRPr="00FA17C3" w:rsidDel="007154C3" w:rsidRDefault="001922A0" w:rsidP="00C768FA">
            <w:pPr>
              <w:widowControl w:val="0"/>
              <w:bidi w:val="0"/>
              <w:spacing w:before="0" w:beforeAutospacing="0" w:after="0" w:afterAutospacing="0" w:line="240" w:lineRule="auto"/>
              <w:jc w:val="right"/>
              <w:rPr>
                <w:del w:id="511" w:author="מרול אטמן" w:date="2024-12-29T17:18:00Z"/>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5C3FBC06" w14:textId="0999E16A" w:rsidR="001922A0" w:rsidRPr="00FA17C3" w:rsidDel="007154C3" w:rsidRDefault="001922A0" w:rsidP="00C768FA">
            <w:pPr>
              <w:widowControl w:val="0"/>
              <w:bidi w:val="0"/>
              <w:spacing w:before="0" w:beforeAutospacing="0" w:after="0" w:afterAutospacing="0" w:line="240" w:lineRule="auto"/>
              <w:jc w:val="right"/>
              <w:rPr>
                <w:del w:id="512" w:author="מרול אטמן" w:date="2024-12-29T17:18:00Z"/>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141D28CB" w14:textId="6F695E38" w:rsidR="001922A0" w:rsidRPr="00FA17C3" w:rsidDel="007154C3" w:rsidRDefault="001922A0" w:rsidP="00C768FA">
            <w:pPr>
              <w:widowControl w:val="0"/>
              <w:bidi w:val="0"/>
              <w:spacing w:before="0" w:beforeAutospacing="0" w:after="0" w:afterAutospacing="0" w:line="240" w:lineRule="auto"/>
              <w:jc w:val="right"/>
              <w:rPr>
                <w:del w:id="513" w:author="מרול אטמן" w:date="2024-12-29T17:18:00Z"/>
                <w:rFonts w:ascii="David" w:eastAsia="Times New Roman" w:hAnsi="David" w:cs="David"/>
                <w:color w:val="000000"/>
                <w:sz w:val="24"/>
                <w:szCs w:val="24"/>
                <w:rtl/>
                <w:lang w:val="he-IL" w:eastAsia="he-IL"/>
              </w:rPr>
            </w:pPr>
          </w:p>
        </w:tc>
      </w:tr>
      <w:tr w:rsidR="001922A0" w:rsidRPr="00FA17C3" w:rsidDel="007154C3" w14:paraId="5CC52403" w14:textId="07B1F5CC" w:rsidTr="00C768FA">
        <w:trPr>
          <w:gridBefore w:val="1"/>
          <w:wBefore w:w="7" w:type="dxa"/>
          <w:trHeight w:val="624"/>
          <w:del w:id="514" w:author="מרול אטמן" w:date="2024-12-29T17:18:00Z"/>
        </w:trPr>
        <w:tc>
          <w:tcPr>
            <w:tcW w:w="1277" w:type="dxa"/>
            <w:shd w:val="clear" w:color="auto" w:fill="F2F2F2" w:themeFill="background1" w:themeFillShade="F2"/>
          </w:tcPr>
          <w:p w14:paraId="0CDC83D1" w14:textId="707BB8EF" w:rsidR="001922A0" w:rsidRPr="00FA17C3" w:rsidDel="007154C3" w:rsidRDefault="001922A0" w:rsidP="00C768FA">
            <w:pPr>
              <w:widowControl w:val="0"/>
              <w:bidi w:val="0"/>
              <w:spacing w:before="0" w:beforeAutospacing="0" w:after="0" w:afterAutospacing="0" w:line="240" w:lineRule="auto"/>
              <w:jc w:val="right"/>
              <w:rPr>
                <w:del w:id="515" w:author="מרול אטמן" w:date="2024-12-29T17:18:00Z"/>
                <w:rFonts w:ascii="David" w:eastAsia="Times New Roman" w:hAnsi="David" w:cs="David"/>
                <w:color w:val="000000"/>
                <w:sz w:val="24"/>
                <w:szCs w:val="24"/>
                <w:rtl/>
                <w:lang w:val="he-IL" w:eastAsia="he-IL"/>
              </w:rPr>
            </w:pPr>
            <w:del w:id="516" w:author="מרול אטמן" w:date="2024-12-29T17:18:00Z">
              <w:r w:rsidRPr="00FA17C3" w:rsidDel="007154C3">
                <w:rPr>
                  <w:rFonts w:ascii="David" w:eastAsia="Times New Roman" w:hAnsi="David" w:cs="David"/>
                  <w:color w:val="000000"/>
                  <w:sz w:val="24"/>
                  <w:szCs w:val="24"/>
                  <w:rtl/>
                  <w:lang w:val="he-IL" w:eastAsia="he-IL"/>
                </w:rPr>
                <w:delText>צד ג'</w:delText>
              </w:r>
            </w:del>
          </w:p>
        </w:tc>
        <w:tc>
          <w:tcPr>
            <w:tcW w:w="992" w:type="dxa"/>
            <w:shd w:val="clear" w:color="auto" w:fill="F2F2F2" w:themeFill="background1" w:themeFillShade="F2"/>
          </w:tcPr>
          <w:p w14:paraId="02B9AD90" w14:textId="5572A3C8" w:rsidR="001922A0" w:rsidRPr="00FA17C3" w:rsidDel="007154C3" w:rsidRDefault="001922A0" w:rsidP="00C768FA">
            <w:pPr>
              <w:widowControl w:val="0"/>
              <w:bidi w:val="0"/>
              <w:spacing w:before="0" w:beforeAutospacing="0" w:after="0" w:afterAutospacing="0" w:line="240" w:lineRule="auto"/>
              <w:jc w:val="right"/>
              <w:rPr>
                <w:del w:id="517" w:author="מרול אטמן" w:date="2024-12-29T17:18:00Z"/>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28442F7A" w14:textId="2A020C58" w:rsidR="001922A0" w:rsidRPr="00FA17C3" w:rsidDel="007154C3" w:rsidRDefault="001922A0" w:rsidP="00C768FA">
            <w:pPr>
              <w:widowControl w:val="0"/>
              <w:bidi w:val="0"/>
              <w:spacing w:before="0" w:beforeAutospacing="0" w:after="0" w:afterAutospacing="0" w:line="240" w:lineRule="auto"/>
              <w:jc w:val="right"/>
              <w:rPr>
                <w:del w:id="518" w:author="מרול אטמן" w:date="2024-12-29T17:18:00Z"/>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5ADE1DB5" w14:textId="2BA059E5" w:rsidR="001922A0" w:rsidRPr="00FA17C3" w:rsidDel="007154C3" w:rsidRDefault="001922A0" w:rsidP="00C768FA">
            <w:pPr>
              <w:widowControl w:val="0"/>
              <w:bidi w:val="0"/>
              <w:spacing w:before="0" w:beforeAutospacing="0" w:after="0" w:afterAutospacing="0" w:line="240" w:lineRule="auto"/>
              <w:jc w:val="right"/>
              <w:rPr>
                <w:del w:id="519" w:author="מרול אטמן" w:date="2024-12-29T17:18:00Z"/>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626970D" w14:textId="41A57C6F" w:rsidR="001922A0" w:rsidRPr="00FA17C3" w:rsidDel="007154C3" w:rsidRDefault="001922A0" w:rsidP="00C768FA">
            <w:pPr>
              <w:widowControl w:val="0"/>
              <w:bidi w:val="0"/>
              <w:spacing w:before="0" w:beforeAutospacing="0" w:after="0" w:afterAutospacing="0" w:line="240" w:lineRule="auto"/>
              <w:jc w:val="right"/>
              <w:rPr>
                <w:del w:id="520" w:author="מרול אטמן" w:date="2024-12-29T17:18:00Z"/>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17D8F95" w14:textId="11102068" w:rsidR="001922A0" w:rsidRPr="00FA17C3" w:rsidDel="007154C3" w:rsidRDefault="001922A0" w:rsidP="00C768FA">
            <w:pPr>
              <w:widowControl w:val="0"/>
              <w:bidi w:val="0"/>
              <w:spacing w:before="0" w:beforeAutospacing="0" w:after="0" w:afterAutospacing="0" w:line="240" w:lineRule="auto"/>
              <w:jc w:val="right"/>
              <w:rPr>
                <w:del w:id="521" w:author="מרול אטמן" w:date="2024-12-29T17:18:00Z"/>
                <w:rFonts w:ascii="David" w:eastAsia="Times New Roman" w:hAnsi="David" w:cs="David"/>
                <w:color w:val="000000"/>
                <w:sz w:val="24"/>
                <w:szCs w:val="24"/>
                <w:rtl/>
                <w:lang w:val="he-IL" w:eastAsia="he-IL"/>
              </w:rPr>
            </w:pPr>
            <w:del w:id="522" w:author="מרול אטמן" w:date="2024-12-29T17:18:00Z">
              <w:r w:rsidRPr="00FA17C3" w:rsidDel="007154C3">
                <w:rPr>
                  <w:rFonts w:ascii="David" w:eastAsia="Times New Roman" w:hAnsi="David" w:cs="David"/>
                  <w:color w:val="000000"/>
                  <w:sz w:val="24"/>
                  <w:szCs w:val="24"/>
                  <w:rtl/>
                  <w:lang w:val="he-IL" w:eastAsia="he-IL"/>
                </w:rPr>
                <w:delText>2,000,000</w:delText>
              </w:r>
            </w:del>
          </w:p>
        </w:tc>
        <w:tc>
          <w:tcPr>
            <w:tcW w:w="1126" w:type="dxa"/>
            <w:shd w:val="clear" w:color="auto" w:fill="F2F2F2" w:themeFill="background1" w:themeFillShade="F2"/>
          </w:tcPr>
          <w:p w14:paraId="28FA3A5F" w14:textId="55CCAB84" w:rsidR="001922A0" w:rsidRPr="00FA17C3" w:rsidDel="007154C3" w:rsidRDefault="001922A0" w:rsidP="00C768FA">
            <w:pPr>
              <w:widowControl w:val="0"/>
              <w:bidi w:val="0"/>
              <w:spacing w:before="0" w:beforeAutospacing="0" w:after="0" w:afterAutospacing="0" w:line="240" w:lineRule="auto"/>
              <w:jc w:val="right"/>
              <w:rPr>
                <w:del w:id="523" w:author="מרול אטמן" w:date="2024-12-29T17:18:00Z"/>
                <w:rFonts w:ascii="David" w:eastAsia="Times New Roman" w:hAnsi="David" w:cs="David"/>
                <w:color w:val="000000"/>
                <w:sz w:val="24"/>
                <w:szCs w:val="24"/>
                <w:rtl/>
                <w:lang w:val="he-IL" w:eastAsia="he-IL"/>
              </w:rPr>
            </w:pPr>
            <w:del w:id="524" w:author="מרול אטמן" w:date="2024-12-29T17:18:00Z">
              <w:r w:rsidRPr="00FA17C3" w:rsidDel="007154C3">
                <w:rPr>
                  <w:rFonts w:ascii="David" w:eastAsia="Times New Roman" w:hAnsi="David" w:cs="David"/>
                  <w:color w:val="000000"/>
                  <w:sz w:val="24"/>
                  <w:szCs w:val="24"/>
                  <w:rtl/>
                  <w:lang w:val="he-IL" w:eastAsia="he-IL"/>
                </w:rPr>
                <w:delText>2,000,000</w:delText>
              </w:r>
            </w:del>
          </w:p>
        </w:tc>
        <w:tc>
          <w:tcPr>
            <w:tcW w:w="1138" w:type="dxa"/>
            <w:shd w:val="clear" w:color="auto" w:fill="F2F2F2" w:themeFill="background1" w:themeFillShade="F2"/>
          </w:tcPr>
          <w:p w14:paraId="229E0FED" w14:textId="27DCD0E7" w:rsidR="001922A0" w:rsidRPr="00FA17C3" w:rsidDel="007154C3" w:rsidRDefault="001922A0" w:rsidP="00C768FA">
            <w:pPr>
              <w:widowControl w:val="0"/>
              <w:bidi w:val="0"/>
              <w:spacing w:before="0" w:beforeAutospacing="0" w:after="0" w:afterAutospacing="0" w:line="240" w:lineRule="auto"/>
              <w:jc w:val="right"/>
              <w:rPr>
                <w:del w:id="525" w:author="מרול אטמן" w:date="2024-12-29T17:18: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4D5C088" w14:textId="0815B9C2" w:rsidR="001922A0" w:rsidRPr="00FA17C3" w:rsidDel="007154C3" w:rsidRDefault="001922A0" w:rsidP="00C768FA">
            <w:pPr>
              <w:widowControl w:val="0"/>
              <w:bidi w:val="0"/>
              <w:spacing w:before="0" w:beforeAutospacing="0" w:after="0" w:afterAutospacing="0" w:line="240" w:lineRule="auto"/>
              <w:jc w:val="right"/>
              <w:rPr>
                <w:del w:id="526" w:author="מרול אטמן" w:date="2024-12-29T17:18:00Z"/>
                <w:rFonts w:ascii="David" w:eastAsia="Times New Roman" w:hAnsi="David" w:cs="David"/>
                <w:color w:val="000000"/>
                <w:sz w:val="24"/>
                <w:szCs w:val="24"/>
                <w:rtl/>
                <w:lang w:val="he-IL" w:eastAsia="he-IL"/>
              </w:rPr>
            </w:pPr>
            <w:del w:id="527" w:author="מרול אטמן" w:date="2024-12-29T17:18:00Z">
              <w:r w:rsidRPr="00FA17C3" w:rsidDel="007154C3">
                <w:rPr>
                  <w:rFonts w:ascii="David" w:eastAsia="Times New Roman" w:hAnsi="David" w:cs="David"/>
                  <w:color w:val="000000"/>
                  <w:sz w:val="24"/>
                  <w:szCs w:val="24"/>
                  <w:rtl/>
                  <w:lang w:val="he-IL" w:eastAsia="he-IL"/>
                </w:rPr>
                <w:delText xml:space="preserve">₪ </w:delText>
              </w:r>
            </w:del>
          </w:p>
        </w:tc>
        <w:tc>
          <w:tcPr>
            <w:tcW w:w="1839" w:type="dxa"/>
            <w:shd w:val="clear" w:color="auto" w:fill="F2F2F2" w:themeFill="background1" w:themeFillShade="F2"/>
          </w:tcPr>
          <w:p w14:paraId="3747D52F" w14:textId="151441C4" w:rsidR="001922A0" w:rsidRPr="00FA17C3" w:rsidDel="007154C3" w:rsidRDefault="001922A0" w:rsidP="00C768FA">
            <w:pPr>
              <w:widowControl w:val="0"/>
              <w:spacing w:before="0" w:beforeAutospacing="0" w:after="0" w:afterAutospacing="0" w:line="240" w:lineRule="auto"/>
              <w:ind w:left="50" w:right="78"/>
              <w:rPr>
                <w:del w:id="528" w:author="מרול אטמן" w:date="2024-12-29T17:18:00Z"/>
                <w:rFonts w:ascii="David" w:eastAsia="Times New Roman" w:hAnsi="David" w:cs="David"/>
                <w:bCs/>
                <w:sz w:val="16"/>
                <w:szCs w:val="16"/>
                <w:rtl/>
                <w:lang w:val="he-IL" w:eastAsia="he-IL"/>
              </w:rPr>
            </w:pPr>
            <w:del w:id="529" w:author="מרול אטמן" w:date="2024-12-29T17:18:00Z">
              <w:r w:rsidRPr="00FA17C3" w:rsidDel="007154C3">
                <w:rPr>
                  <w:rFonts w:ascii="David" w:eastAsia="Times New Roman" w:hAnsi="David" w:cs="David"/>
                  <w:bCs/>
                  <w:sz w:val="16"/>
                  <w:szCs w:val="16"/>
                  <w:rtl/>
                  <w:lang w:val="he-IL" w:eastAsia="he-IL"/>
                </w:rPr>
                <w:delText>321</w:delText>
              </w:r>
            </w:del>
          </w:p>
          <w:p w14:paraId="59CA3341" w14:textId="38EB2D47" w:rsidR="001922A0" w:rsidRPr="00FA17C3" w:rsidDel="007154C3" w:rsidRDefault="001922A0" w:rsidP="00C768FA">
            <w:pPr>
              <w:widowControl w:val="0"/>
              <w:spacing w:before="0" w:beforeAutospacing="0" w:after="0" w:afterAutospacing="0" w:line="240" w:lineRule="auto"/>
              <w:ind w:left="50" w:right="78"/>
              <w:rPr>
                <w:del w:id="530" w:author="מרול אטמן" w:date="2024-12-29T17:18:00Z"/>
                <w:rFonts w:ascii="David" w:eastAsia="Times New Roman" w:hAnsi="David" w:cs="David"/>
                <w:bCs/>
                <w:sz w:val="16"/>
                <w:szCs w:val="16"/>
                <w:rtl/>
                <w:lang w:val="he-IL" w:eastAsia="he-IL"/>
              </w:rPr>
            </w:pPr>
            <w:del w:id="531" w:author="מרול אטמן" w:date="2024-12-29T17:18:00Z">
              <w:r w:rsidRPr="00FA17C3" w:rsidDel="007154C3">
                <w:rPr>
                  <w:rFonts w:ascii="David" w:eastAsia="Times New Roman" w:hAnsi="David" w:cs="David"/>
                  <w:bCs/>
                  <w:sz w:val="16"/>
                  <w:szCs w:val="16"/>
                  <w:rtl/>
                  <w:lang w:val="he-IL" w:eastAsia="he-IL"/>
                </w:rPr>
                <w:delText>328</w:delText>
              </w:r>
            </w:del>
          </w:p>
          <w:p w14:paraId="3D1D33E2" w14:textId="54234AA0" w:rsidR="001922A0" w:rsidRPr="00FA17C3" w:rsidDel="007154C3" w:rsidRDefault="001922A0" w:rsidP="00C768FA">
            <w:pPr>
              <w:widowControl w:val="0"/>
              <w:spacing w:before="0" w:beforeAutospacing="0" w:after="0" w:afterAutospacing="0" w:line="240" w:lineRule="auto"/>
              <w:ind w:left="50" w:right="78"/>
              <w:rPr>
                <w:del w:id="532" w:author="מרול אטמן" w:date="2024-12-29T17:18:00Z"/>
                <w:rFonts w:ascii="David" w:eastAsia="Times New Roman" w:hAnsi="David" w:cs="David"/>
                <w:bCs/>
                <w:sz w:val="16"/>
                <w:szCs w:val="16"/>
                <w:rtl/>
                <w:lang w:val="he-IL" w:eastAsia="he-IL"/>
              </w:rPr>
            </w:pPr>
            <w:del w:id="533" w:author="מרול אטמן" w:date="2024-12-29T17:18:00Z">
              <w:r w:rsidRPr="00FA17C3" w:rsidDel="007154C3">
                <w:rPr>
                  <w:rFonts w:ascii="David" w:eastAsia="Times New Roman" w:hAnsi="David" w:cs="David"/>
                  <w:bCs/>
                  <w:sz w:val="16"/>
                  <w:szCs w:val="16"/>
                  <w:rtl/>
                  <w:lang w:val="he-IL" w:eastAsia="he-IL"/>
                </w:rPr>
                <w:delText>309</w:delText>
              </w:r>
            </w:del>
          </w:p>
          <w:p w14:paraId="245C34D4" w14:textId="42D6CF6B" w:rsidR="001922A0" w:rsidRPr="00FA17C3" w:rsidDel="007154C3" w:rsidRDefault="001922A0" w:rsidP="00C768FA">
            <w:pPr>
              <w:widowControl w:val="0"/>
              <w:spacing w:before="0" w:beforeAutospacing="0" w:after="0" w:afterAutospacing="0" w:line="240" w:lineRule="auto"/>
              <w:ind w:left="50" w:right="78"/>
              <w:rPr>
                <w:del w:id="534" w:author="מרול אטמן" w:date="2024-12-29T17:18:00Z"/>
                <w:rFonts w:ascii="David" w:eastAsia="Times New Roman" w:hAnsi="David" w:cs="David"/>
                <w:bCs/>
                <w:sz w:val="16"/>
                <w:szCs w:val="16"/>
                <w:rtl/>
                <w:lang w:val="he-IL" w:eastAsia="he-IL"/>
              </w:rPr>
            </w:pPr>
            <w:del w:id="535" w:author="מרול אטמן" w:date="2024-12-29T17:18:00Z">
              <w:r w:rsidRPr="00FA17C3" w:rsidDel="007154C3">
                <w:rPr>
                  <w:rFonts w:ascii="David" w:eastAsia="Times New Roman" w:hAnsi="David" w:cs="David"/>
                  <w:bCs/>
                  <w:sz w:val="16"/>
                  <w:szCs w:val="16"/>
                  <w:rtl/>
                  <w:lang w:val="he-IL" w:eastAsia="he-IL"/>
                </w:rPr>
                <w:delText>315</w:delText>
              </w:r>
            </w:del>
          </w:p>
          <w:p w14:paraId="006366B0" w14:textId="41C1AC60" w:rsidR="001922A0" w:rsidRPr="00FA17C3" w:rsidDel="007154C3" w:rsidRDefault="001922A0" w:rsidP="00C768FA">
            <w:pPr>
              <w:widowControl w:val="0"/>
              <w:spacing w:before="0" w:beforeAutospacing="0" w:after="0" w:afterAutospacing="0" w:line="240" w:lineRule="auto"/>
              <w:ind w:left="50" w:right="78"/>
              <w:rPr>
                <w:del w:id="536" w:author="מרול אטמן" w:date="2024-12-29T17:18:00Z"/>
                <w:rFonts w:ascii="David" w:eastAsia="Times New Roman" w:hAnsi="David" w:cs="David"/>
                <w:bCs/>
                <w:sz w:val="16"/>
                <w:szCs w:val="16"/>
                <w:rtl/>
                <w:lang w:val="he-IL" w:eastAsia="he-IL"/>
              </w:rPr>
            </w:pPr>
            <w:del w:id="537" w:author="מרול אטמן" w:date="2024-12-29T17:18:00Z">
              <w:r w:rsidRPr="00FA17C3" w:rsidDel="007154C3">
                <w:rPr>
                  <w:rFonts w:ascii="David" w:eastAsia="Times New Roman" w:hAnsi="David" w:cs="David"/>
                  <w:bCs/>
                  <w:sz w:val="16"/>
                  <w:szCs w:val="16"/>
                  <w:rtl/>
                  <w:lang w:val="he-IL" w:eastAsia="he-IL"/>
                </w:rPr>
                <w:delText>307</w:delText>
              </w:r>
            </w:del>
          </w:p>
          <w:p w14:paraId="00670DDC" w14:textId="6E23EB9E" w:rsidR="001922A0" w:rsidRPr="00FA17C3" w:rsidDel="007154C3" w:rsidRDefault="001922A0" w:rsidP="00C768FA">
            <w:pPr>
              <w:widowControl w:val="0"/>
              <w:spacing w:before="0" w:beforeAutospacing="0" w:after="0" w:afterAutospacing="0" w:line="240" w:lineRule="auto"/>
              <w:ind w:left="50" w:right="78"/>
              <w:rPr>
                <w:del w:id="538" w:author="מרול אטמן" w:date="2024-12-29T17:18:00Z"/>
                <w:rFonts w:ascii="David" w:eastAsia="Times New Roman" w:hAnsi="David" w:cs="David"/>
                <w:bCs/>
                <w:sz w:val="16"/>
                <w:szCs w:val="16"/>
                <w:rtl/>
                <w:lang w:val="he-IL" w:eastAsia="he-IL"/>
              </w:rPr>
            </w:pPr>
            <w:del w:id="539" w:author="מרול אטמן" w:date="2024-12-29T17:18:00Z">
              <w:r w:rsidRPr="00FA17C3" w:rsidDel="007154C3">
                <w:rPr>
                  <w:rFonts w:ascii="David" w:eastAsia="Times New Roman" w:hAnsi="David" w:cs="David"/>
                  <w:bCs/>
                  <w:sz w:val="16"/>
                  <w:szCs w:val="16"/>
                  <w:rtl/>
                  <w:lang w:val="he-IL" w:eastAsia="he-IL"/>
                </w:rPr>
                <w:delText>302</w:delText>
              </w:r>
            </w:del>
          </w:p>
          <w:p w14:paraId="0C8B72F0" w14:textId="3BCECD97" w:rsidR="001922A0" w:rsidRPr="00FA17C3" w:rsidDel="007154C3" w:rsidRDefault="001922A0" w:rsidP="00C768FA">
            <w:pPr>
              <w:widowControl w:val="0"/>
              <w:bidi w:val="0"/>
              <w:spacing w:before="0" w:beforeAutospacing="0" w:after="0" w:afterAutospacing="0" w:line="240" w:lineRule="auto"/>
              <w:ind w:left="50" w:right="78"/>
              <w:jc w:val="right"/>
              <w:rPr>
                <w:del w:id="540" w:author="מרול אטמן" w:date="2024-12-29T17:18:00Z"/>
                <w:rFonts w:asciiTheme="minorBidi" w:eastAsia="Times New Roman" w:hAnsiTheme="minorBidi" w:cs="David"/>
                <w:bCs/>
                <w:color w:val="000000"/>
                <w:sz w:val="24"/>
                <w:szCs w:val="24"/>
                <w:rtl/>
                <w:lang w:val="he-IL" w:eastAsia="he-IL"/>
              </w:rPr>
            </w:pPr>
            <w:del w:id="541" w:author="מרול אטמן" w:date="2024-12-29T17:18:00Z">
              <w:r w:rsidRPr="00FA17C3" w:rsidDel="007154C3">
                <w:rPr>
                  <w:rFonts w:asciiTheme="minorBidi" w:eastAsia="Times New Roman" w:hAnsiTheme="minorBidi" w:cs="David"/>
                  <w:bCs/>
                  <w:color w:val="000000"/>
                  <w:sz w:val="16"/>
                  <w:szCs w:val="16"/>
                  <w:rtl/>
                  <w:lang w:val="he-IL" w:eastAsia="he-IL"/>
                </w:rPr>
                <w:delText xml:space="preserve"> </w:delText>
              </w:r>
            </w:del>
          </w:p>
        </w:tc>
      </w:tr>
      <w:tr w:rsidR="001922A0" w:rsidRPr="00FA17C3" w:rsidDel="007154C3" w14:paraId="7B565C2D" w14:textId="27A1500D" w:rsidTr="00C768FA">
        <w:trPr>
          <w:gridBefore w:val="1"/>
          <w:wBefore w:w="7" w:type="dxa"/>
          <w:trHeight w:val="624"/>
          <w:del w:id="542" w:author="מרול אטמן" w:date="2024-12-29T17:18:00Z"/>
        </w:trPr>
        <w:tc>
          <w:tcPr>
            <w:tcW w:w="1277" w:type="dxa"/>
            <w:shd w:val="clear" w:color="auto" w:fill="FFFFFF" w:themeFill="background1"/>
          </w:tcPr>
          <w:p w14:paraId="12035C31" w14:textId="1CF8E293" w:rsidR="001922A0" w:rsidRPr="00FA17C3" w:rsidDel="007154C3" w:rsidRDefault="001922A0" w:rsidP="00C768FA">
            <w:pPr>
              <w:widowControl w:val="0"/>
              <w:bidi w:val="0"/>
              <w:spacing w:before="0" w:beforeAutospacing="0" w:after="0" w:afterAutospacing="0" w:line="240" w:lineRule="auto"/>
              <w:jc w:val="right"/>
              <w:rPr>
                <w:del w:id="543" w:author="מרול אטמן" w:date="2024-12-29T17:18:00Z"/>
                <w:rFonts w:ascii="David" w:eastAsia="Times New Roman" w:hAnsi="David" w:cs="David"/>
                <w:color w:val="000000"/>
                <w:sz w:val="24"/>
                <w:szCs w:val="24"/>
                <w:rtl/>
                <w:lang w:val="he-IL" w:eastAsia="he-IL"/>
              </w:rPr>
            </w:pPr>
            <w:del w:id="544" w:author="מרול אטמן" w:date="2024-12-29T17:18:00Z">
              <w:r w:rsidRPr="00FA17C3" w:rsidDel="007154C3">
                <w:rPr>
                  <w:rFonts w:ascii="David" w:eastAsia="Times New Roman" w:hAnsi="David" w:cs="David"/>
                  <w:color w:val="000000"/>
                  <w:sz w:val="24"/>
                  <w:szCs w:val="24"/>
                  <w:rtl/>
                  <w:lang w:val="he-IL" w:eastAsia="he-IL"/>
                </w:rPr>
                <w:delText>אחריות מעבידים</w:delText>
              </w:r>
            </w:del>
          </w:p>
        </w:tc>
        <w:tc>
          <w:tcPr>
            <w:tcW w:w="992" w:type="dxa"/>
            <w:shd w:val="clear" w:color="auto" w:fill="FFFFFF" w:themeFill="background1"/>
          </w:tcPr>
          <w:p w14:paraId="25F48C55" w14:textId="1318D3C2" w:rsidR="001922A0" w:rsidRPr="00FA17C3" w:rsidDel="007154C3" w:rsidRDefault="001922A0" w:rsidP="00C768FA">
            <w:pPr>
              <w:widowControl w:val="0"/>
              <w:bidi w:val="0"/>
              <w:spacing w:before="0" w:beforeAutospacing="0" w:after="0" w:afterAutospacing="0" w:line="240" w:lineRule="auto"/>
              <w:jc w:val="right"/>
              <w:rPr>
                <w:del w:id="545" w:author="מרול אטמן" w:date="2024-12-29T17:18:00Z"/>
                <w:rFonts w:ascii="David" w:eastAsia="Times New Roman" w:hAnsi="David" w:cs="David"/>
                <w:color w:val="000000"/>
                <w:sz w:val="24"/>
                <w:szCs w:val="24"/>
                <w:rtl/>
                <w:lang w:val="he-IL" w:eastAsia="he-IL"/>
              </w:rPr>
            </w:pPr>
          </w:p>
        </w:tc>
        <w:tc>
          <w:tcPr>
            <w:tcW w:w="992" w:type="dxa"/>
            <w:shd w:val="clear" w:color="auto" w:fill="FFFFFF" w:themeFill="background1"/>
          </w:tcPr>
          <w:p w14:paraId="31B86C20" w14:textId="3A806F5A" w:rsidR="001922A0" w:rsidRPr="00FA17C3" w:rsidDel="007154C3" w:rsidRDefault="001922A0" w:rsidP="00C768FA">
            <w:pPr>
              <w:widowControl w:val="0"/>
              <w:bidi w:val="0"/>
              <w:spacing w:before="0" w:beforeAutospacing="0" w:after="0" w:afterAutospacing="0" w:line="240" w:lineRule="auto"/>
              <w:jc w:val="right"/>
              <w:rPr>
                <w:del w:id="546" w:author="מרול אטמן" w:date="2024-12-29T17:18:00Z"/>
                <w:rFonts w:ascii="David" w:eastAsia="Times New Roman" w:hAnsi="David" w:cs="David"/>
                <w:color w:val="000000"/>
                <w:sz w:val="24"/>
                <w:szCs w:val="24"/>
                <w:rtl/>
                <w:lang w:val="he-IL" w:eastAsia="he-IL"/>
              </w:rPr>
            </w:pPr>
          </w:p>
        </w:tc>
        <w:tc>
          <w:tcPr>
            <w:tcW w:w="1276" w:type="dxa"/>
            <w:shd w:val="clear" w:color="auto" w:fill="FFFFFF" w:themeFill="background1"/>
          </w:tcPr>
          <w:p w14:paraId="0B18D9E6" w14:textId="6C3C9A2C" w:rsidR="001922A0" w:rsidRPr="00FA17C3" w:rsidDel="007154C3" w:rsidRDefault="001922A0" w:rsidP="00C768FA">
            <w:pPr>
              <w:widowControl w:val="0"/>
              <w:bidi w:val="0"/>
              <w:spacing w:before="0" w:beforeAutospacing="0" w:after="0" w:afterAutospacing="0" w:line="240" w:lineRule="auto"/>
              <w:jc w:val="right"/>
              <w:rPr>
                <w:del w:id="547" w:author="מרול אטמן" w:date="2024-12-29T17:18:00Z"/>
                <w:rFonts w:ascii="David" w:eastAsia="Times New Roman" w:hAnsi="David" w:cs="David"/>
                <w:color w:val="000000"/>
                <w:sz w:val="24"/>
                <w:szCs w:val="24"/>
                <w:rtl/>
                <w:lang w:val="he-IL" w:eastAsia="he-IL"/>
              </w:rPr>
            </w:pPr>
          </w:p>
        </w:tc>
        <w:tc>
          <w:tcPr>
            <w:tcW w:w="1134" w:type="dxa"/>
            <w:shd w:val="clear" w:color="auto" w:fill="FFFFFF" w:themeFill="background1"/>
          </w:tcPr>
          <w:p w14:paraId="536C10F7" w14:textId="6BF378F3" w:rsidR="001922A0" w:rsidRPr="00FA17C3" w:rsidDel="007154C3" w:rsidRDefault="001922A0" w:rsidP="00C768FA">
            <w:pPr>
              <w:widowControl w:val="0"/>
              <w:bidi w:val="0"/>
              <w:spacing w:before="0" w:beforeAutospacing="0" w:after="0" w:afterAutospacing="0" w:line="240" w:lineRule="auto"/>
              <w:jc w:val="right"/>
              <w:rPr>
                <w:del w:id="548" w:author="מרול אטמן" w:date="2024-12-29T17:18:00Z"/>
                <w:rFonts w:ascii="David" w:eastAsia="Times New Roman" w:hAnsi="David" w:cs="David"/>
                <w:color w:val="000000"/>
                <w:sz w:val="24"/>
                <w:szCs w:val="24"/>
                <w:rtl/>
                <w:lang w:val="he-IL" w:eastAsia="he-IL"/>
              </w:rPr>
            </w:pPr>
          </w:p>
        </w:tc>
        <w:tc>
          <w:tcPr>
            <w:tcW w:w="1134" w:type="dxa"/>
            <w:shd w:val="clear" w:color="auto" w:fill="FFFFFF" w:themeFill="background1"/>
          </w:tcPr>
          <w:p w14:paraId="73D3A759" w14:textId="5BA139A7" w:rsidR="001922A0" w:rsidRPr="00FA17C3" w:rsidDel="007154C3" w:rsidRDefault="001922A0" w:rsidP="00C768FA">
            <w:pPr>
              <w:widowControl w:val="0"/>
              <w:bidi w:val="0"/>
              <w:spacing w:before="0" w:beforeAutospacing="0" w:after="0" w:afterAutospacing="0" w:line="240" w:lineRule="auto"/>
              <w:jc w:val="right"/>
              <w:rPr>
                <w:del w:id="549" w:author="מרול אטמן" w:date="2024-12-29T17:18:00Z"/>
                <w:rFonts w:ascii="David" w:eastAsia="Times New Roman" w:hAnsi="David" w:cs="David"/>
                <w:color w:val="000000"/>
                <w:sz w:val="24"/>
                <w:szCs w:val="24"/>
                <w:rtl/>
                <w:lang w:val="he-IL" w:eastAsia="he-IL"/>
              </w:rPr>
            </w:pPr>
            <w:del w:id="550" w:author="מרול אטמן" w:date="2024-12-29T17:18:00Z">
              <w:r w:rsidRPr="00FA17C3" w:rsidDel="007154C3">
                <w:rPr>
                  <w:rFonts w:ascii="David" w:eastAsia="Times New Roman" w:hAnsi="David" w:cs="David"/>
                  <w:color w:val="000000"/>
                  <w:sz w:val="24"/>
                  <w:szCs w:val="24"/>
                  <w:rtl/>
                  <w:lang w:val="he-IL" w:eastAsia="he-IL"/>
                </w:rPr>
                <w:delText>20,000,000</w:delText>
              </w:r>
            </w:del>
          </w:p>
        </w:tc>
        <w:tc>
          <w:tcPr>
            <w:tcW w:w="1126" w:type="dxa"/>
            <w:shd w:val="clear" w:color="auto" w:fill="F2F2F2" w:themeFill="background1" w:themeFillShade="F2"/>
          </w:tcPr>
          <w:p w14:paraId="19C7F673" w14:textId="19D58AFC" w:rsidR="001922A0" w:rsidRPr="00FA17C3" w:rsidDel="007154C3" w:rsidRDefault="001922A0" w:rsidP="00C768FA">
            <w:pPr>
              <w:widowControl w:val="0"/>
              <w:bidi w:val="0"/>
              <w:spacing w:before="0" w:beforeAutospacing="0" w:after="0" w:afterAutospacing="0" w:line="240" w:lineRule="auto"/>
              <w:jc w:val="right"/>
              <w:rPr>
                <w:del w:id="551" w:author="מרול אטמן" w:date="2024-12-29T17:18:00Z"/>
                <w:rFonts w:ascii="David" w:eastAsia="Times New Roman" w:hAnsi="David" w:cs="David"/>
                <w:color w:val="000000"/>
                <w:sz w:val="24"/>
                <w:szCs w:val="24"/>
                <w:rtl/>
                <w:lang w:val="he-IL" w:eastAsia="he-IL"/>
              </w:rPr>
            </w:pPr>
            <w:del w:id="552" w:author="מרול אטמן" w:date="2024-12-29T17:18:00Z">
              <w:r w:rsidRPr="00FA17C3" w:rsidDel="007154C3">
                <w:rPr>
                  <w:rFonts w:ascii="David" w:eastAsia="Times New Roman" w:hAnsi="David" w:cs="David"/>
                  <w:color w:val="000000"/>
                  <w:sz w:val="24"/>
                  <w:szCs w:val="24"/>
                  <w:rtl/>
                  <w:lang w:val="he-IL" w:eastAsia="he-IL"/>
                </w:rPr>
                <w:delText>20,000,000</w:delText>
              </w:r>
            </w:del>
          </w:p>
        </w:tc>
        <w:tc>
          <w:tcPr>
            <w:tcW w:w="1138" w:type="dxa"/>
            <w:shd w:val="clear" w:color="auto" w:fill="F2F2F2" w:themeFill="background1" w:themeFillShade="F2"/>
          </w:tcPr>
          <w:p w14:paraId="274649A9" w14:textId="3041986D" w:rsidR="001922A0" w:rsidRPr="00FA17C3" w:rsidDel="007154C3" w:rsidRDefault="001922A0" w:rsidP="00C768FA">
            <w:pPr>
              <w:widowControl w:val="0"/>
              <w:bidi w:val="0"/>
              <w:spacing w:before="0" w:beforeAutospacing="0" w:after="0" w:afterAutospacing="0" w:line="240" w:lineRule="auto"/>
              <w:jc w:val="right"/>
              <w:rPr>
                <w:del w:id="553" w:author="מרול אטמן" w:date="2024-12-29T17:18: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E848E7E" w14:textId="7E95D175" w:rsidR="001922A0" w:rsidRPr="00FA17C3" w:rsidDel="007154C3" w:rsidRDefault="001922A0" w:rsidP="00C768FA">
            <w:pPr>
              <w:widowControl w:val="0"/>
              <w:bidi w:val="0"/>
              <w:spacing w:before="0" w:beforeAutospacing="0" w:after="0" w:afterAutospacing="0" w:line="240" w:lineRule="auto"/>
              <w:jc w:val="right"/>
              <w:rPr>
                <w:del w:id="554" w:author="מרול אטמן" w:date="2024-12-29T17:18:00Z"/>
                <w:rFonts w:ascii="David" w:eastAsia="Times New Roman" w:hAnsi="David" w:cs="David"/>
                <w:color w:val="000000"/>
                <w:sz w:val="24"/>
                <w:szCs w:val="24"/>
                <w:rtl/>
                <w:lang w:val="he-IL" w:eastAsia="he-IL"/>
              </w:rPr>
            </w:pPr>
            <w:del w:id="555" w:author="מרול אטמן" w:date="2024-12-29T17:18:00Z">
              <w:r w:rsidRPr="00FA17C3" w:rsidDel="007154C3">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4E5B5728" w14:textId="692CEBA4" w:rsidR="001922A0" w:rsidRPr="00FA17C3" w:rsidDel="007154C3" w:rsidRDefault="001922A0" w:rsidP="00C768FA">
            <w:pPr>
              <w:widowControl w:val="0"/>
              <w:bidi w:val="0"/>
              <w:spacing w:before="0" w:beforeAutospacing="0" w:after="0" w:afterAutospacing="0" w:line="240" w:lineRule="auto"/>
              <w:ind w:left="50" w:right="78"/>
              <w:jc w:val="right"/>
              <w:rPr>
                <w:del w:id="556" w:author="מרול אטמן" w:date="2024-12-29T17:18:00Z"/>
                <w:rFonts w:asciiTheme="minorBidi" w:eastAsia="Times New Roman" w:hAnsiTheme="minorBidi" w:cs="David"/>
                <w:b/>
                <w:color w:val="000000"/>
                <w:sz w:val="16"/>
                <w:szCs w:val="16"/>
                <w:rtl/>
                <w:lang w:val="he-IL" w:eastAsia="he-IL"/>
              </w:rPr>
            </w:pPr>
            <w:del w:id="557" w:author="מרול אטמן" w:date="2024-12-29T17:18:00Z">
              <w:r w:rsidRPr="00FA17C3" w:rsidDel="007154C3">
                <w:rPr>
                  <w:rFonts w:asciiTheme="minorBidi" w:eastAsia="Times New Roman" w:hAnsiTheme="minorBidi" w:cs="David"/>
                  <w:b/>
                  <w:color w:val="000000"/>
                  <w:sz w:val="16"/>
                  <w:szCs w:val="16"/>
                  <w:rtl/>
                  <w:lang w:val="he-IL" w:eastAsia="he-IL"/>
                </w:rPr>
                <w:delText>319</w:delText>
              </w:r>
            </w:del>
          </w:p>
          <w:p w14:paraId="212B7C24" w14:textId="1E07D899" w:rsidR="001922A0" w:rsidRPr="00FA17C3" w:rsidDel="007154C3" w:rsidRDefault="001922A0" w:rsidP="00C768FA">
            <w:pPr>
              <w:widowControl w:val="0"/>
              <w:bidi w:val="0"/>
              <w:spacing w:before="0" w:beforeAutospacing="0" w:after="0" w:afterAutospacing="0" w:line="240" w:lineRule="auto"/>
              <w:ind w:left="50" w:right="78"/>
              <w:jc w:val="right"/>
              <w:rPr>
                <w:del w:id="558" w:author="מרול אטמן" w:date="2024-12-29T17:18:00Z"/>
                <w:rFonts w:asciiTheme="minorBidi" w:eastAsia="Times New Roman" w:hAnsiTheme="minorBidi" w:cs="David"/>
                <w:b/>
                <w:color w:val="000000"/>
                <w:sz w:val="16"/>
                <w:szCs w:val="16"/>
                <w:rtl/>
                <w:lang w:val="he-IL" w:eastAsia="he-IL"/>
              </w:rPr>
            </w:pPr>
            <w:del w:id="559" w:author="מרול אטמן" w:date="2024-12-29T17:18:00Z">
              <w:r w:rsidRPr="00FA17C3" w:rsidDel="007154C3">
                <w:rPr>
                  <w:rFonts w:asciiTheme="minorBidi" w:eastAsia="Times New Roman" w:hAnsiTheme="minorBidi" w:cs="David"/>
                  <w:b/>
                  <w:color w:val="000000"/>
                  <w:sz w:val="16"/>
                  <w:szCs w:val="16"/>
                  <w:rtl/>
                  <w:lang w:val="he-IL" w:eastAsia="he-IL"/>
                </w:rPr>
                <w:delText>328</w:delText>
              </w:r>
            </w:del>
          </w:p>
          <w:p w14:paraId="1C46260E" w14:textId="4A9AC2AF" w:rsidR="001922A0" w:rsidRPr="00FA17C3" w:rsidDel="007154C3" w:rsidRDefault="001922A0" w:rsidP="00C768FA">
            <w:pPr>
              <w:widowControl w:val="0"/>
              <w:bidi w:val="0"/>
              <w:spacing w:before="0" w:beforeAutospacing="0" w:after="0" w:afterAutospacing="0" w:line="240" w:lineRule="auto"/>
              <w:ind w:left="50" w:right="78"/>
              <w:jc w:val="right"/>
              <w:rPr>
                <w:del w:id="560" w:author="מרול אטמן" w:date="2024-12-29T17:18:00Z"/>
                <w:rFonts w:ascii="David" w:eastAsia="Times New Roman" w:hAnsi="David" w:cs="David"/>
                <w:bCs/>
                <w:color w:val="000000"/>
                <w:sz w:val="16"/>
                <w:szCs w:val="16"/>
                <w:rtl/>
                <w:lang w:val="he-IL" w:eastAsia="he-IL"/>
              </w:rPr>
            </w:pPr>
            <w:del w:id="561" w:author="מרול אטמן" w:date="2024-12-29T17:18:00Z">
              <w:r w:rsidRPr="00FA17C3" w:rsidDel="007154C3">
                <w:rPr>
                  <w:rFonts w:ascii="David" w:eastAsia="Times New Roman" w:hAnsi="David" w:cs="David"/>
                  <w:bCs/>
                  <w:color w:val="000000"/>
                  <w:sz w:val="16"/>
                  <w:szCs w:val="16"/>
                  <w:rtl/>
                  <w:lang w:val="he-IL" w:eastAsia="he-IL"/>
                </w:rPr>
                <w:delText>350</w:delText>
              </w:r>
            </w:del>
          </w:p>
          <w:p w14:paraId="4A2EAAAC" w14:textId="5B0D4873" w:rsidR="001922A0" w:rsidRPr="00FA17C3" w:rsidDel="007154C3" w:rsidRDefault="001922A0" w:rsidP="00C768FA">
            <w:pPr>
              <w:widowControl w:val="0"/>
              <w:bidi w:val="0"/>
              <w:spacing w:before="0" w:beforeAutospacing="0" w:after="0" w:afterAutospacing="0" w:line="240" w:lineRule="auto"/>
              <w:ind w:left="50" w:right="78"/>
              <w:jc w:val="right"/>
              <w:rPr>
                <w:del w:id="562" w:author="מרול אטמן" w:date="2024-12-29T17:18:00Z"/>
                <w:rFonts w:asciiTheme="minorBidi" w:eastAsia="Times New Roman" w:hAnsiTheme="minorBidi" w:cs="David"/>
                <w:b/>
                <w:color w:val="000000"/>
                <w:sz w:val="16"/>
                <w:szCs w:val="16"/>
                <w:rtl/>
                <w:lang w:val="he-IL" w:eastAsia="he-IL"/>
              </w:rPr>
            </w:pPr>
            <w:del w:id="563" w:author="מרול אטמן" w:date="2024-12-29T17:18:00Z">
              <w:r w:rsidRPr="00FA17C3" w:rsidDel="007154C3">
                <w:rPr>
                  <w:rFonts w:asciiTheme="minorBidi" w:eastAsia="Times New Roman" w:hAnsiTheme="minorBidi" w:cs="David"/>
                  <w:b/>
                  <w:color w:val="000000"/>
                  <w:sz w:val="16"/>
                  <w:szCs w:val="16"/>
                  <w:rtl/>
                  <w:lang w:val="he-IL" w:eastAsia="he-IL"/>
                </w:rPr>
                <w:delText>309</w:delText>
              </w:r>
            </w:del>
          </w:p>
        </w:tc>
      </w:tr>
      <w:tr w:rsidR="001922A0" w:rsidRPr="00FA17C3" w:rsidDel="007154C3" w14:paraId="6A64F9A9" w14:textId="19C86528" w:rsidTr="00C768FA">
        <w:trPr>
          <w:gridBefore w:val="1"/>
          <w:wBefore w:w="7" w:type="dxa"/>
          <w:trHeight w:val="624"/>
          <w:del w:id="564" w:author="מרול אטמן" w:date="2024-12-29T17:18:00Z"/>
        </w:trPr>
        <w:tc>
          <w:tcPr>
            <w:tcW w:w="1277" w:type="dxa"/>
            <w:shd w:val="clear" w:color="auto" w:fill="FFFFFF" w:themeFill="background1"/>
          </w:tcPr>
          <w:p w14:paraId="3B1B266E" w14:textId="04775509" w:rsidR="001922A0" w:rsidRPr="00FA17C3" w:rsidDel="007154C3" w:rsidRDefault="001922A0" w:rsidP="00C768FA">
            <w:pPr>
              <w:widowControl w:val="0"/>
              <w:bidi w:val="0"/>
              <w:spacing w:before="0" w:beforeAutospacing="0" w:after="0" w:afterAutospacing="0" w:line="240" w:lineRule="auto"/>
              <w:jc w:val="right"/>
              <w:rPr>
                <w:del w:id="565" w:author="מרול אטמן" w:date="2024-12-29T17:18:00Z"/>
                <w:rFonts w:ascii="David" w:eastAsia="Times New Roman" w:hAnsi="David" w:cs="David"/>
                <w:color w:val="000000"/>
                <w:sz w:val="24"/>
                <w:szCs w:val="24"/>
                <w:rtl/>
                <w:lang w:val="he-IL" w:eastAsia="he-IL"/>
              </w:rPr>
            </w:pPr>
            <w:del w:id="566" w:author="מרול אטמן" w:date="2024-12-29T17:18:00Z">
              <w:r w:rsidRPr="00FA17C3" w:rsidDel="007154C3">
                <w:rPr>
                  <w:rFonts w:ascii="David" w:eastAsia="Times New Roman" w:hAnsi="David" w:cs="David"/>
                  <w:color w:val="000000"/>
                  <w:sz w:val="24"/>
                  <w:szCs w:val="24"/>
                  <w:rtl/>
                  <w:lang w:val="he-IL" w:eastAsia="he-IL"/>
                </w:rPr>
                <w:delText>אחריות מקצועית</w:delText>
              </w:r>
            </w:del>
          </w:p>
        </w:tc>
        <w:tc>
          <w:tcPr>
            <w:tcW w:w="992" w:type="dxa"/>
            <w:shd w:val="clear" w:color="auto" w:fill="FFFFFF" w:themeFill="background1"/>
          </w:tcPr>
          <w:p w14:paraId="1B9E1C03" w14:textId="7105F1A4" w:rsidR="001922A0" w:rsidRPr="00FA17C3" w:rsidDel="007154C3" w:rsidRDefault="001922A0" w:rsidP="00C768FA">
            <w:pPr>
              <w:widowControl w:val="0"/>
              <w:bidi w:val="0"/>
              <w:spacing w:before="0" w:beforeAutospacing="0" w:after="0" w:afterAutospacing="0" w:line="240" w:lineRule="auto"/>
              <w:jc w:val="right"/>
              <w:rPr>
                <w:del w:id="567" w:author="מרול אטמן" w:date="2024-12-29T17:18:00Z"/>
                <w:rFonts w:ascii="David" w:eastAsia="Times New Roman" w:hAnsi="David" w:cs="David"/>
                <w:color w:val="000000"/>
                <w:sz w:val="24"/>
                <w:szCs w:val="24"/>
                <w:rtl/>
                <w:lang w:val="he-IL" w:eastAsia="he-IL"/>
              </w:rPr>
            </w:pPr>
          </w:p>
        </w:tc>
        <w:tc>
          <w:tcPr>
            <w:tcW w:w="992" w:type="dxa"/>
            <w:shd w:val="clear" w:color="auto" w:fill="FFFFFF" w:themeFill="background1"/>
          </w:tcPr>
          <w:p w14:paraId="1BA54E99" w14:textId="0C140356" w:rsidR="001922A0" w:rsidRPr="00FA17C3" w:rsidDel="007154C3" w:rsidRDefault="001922A0" w:rsidP="00C768FA">
            <w:pPr>
              <w:widowControl w:val="0"/>
              <w:bidi w:val="0"/>
              <w:spacing w:before="0" w:beforeAutospacing="0" w:after="0" w:afterAutospacing="0" w:line="240" w:lineRule="auto"/>
              <w:jc w:val="right"/>
              <w:rPr>
                <w:del w:id="568" w:author="מרול אטמן" w:date="2024-12-29T17:18:00Z"/>
                <w:rFonts w:ascii="David" w:eastAsia="Times New Roman" w:hAnsi="David" w:cs="David"/>
                <w:color w:val="000000"/>
                <w:sz w:val="24"/>
                <w:szCs w:val="24"/>
                <w:rtl/>
                <w:lang w:val="he-IL" w:eastAsia="he-IL"/>
              </w:rPr>
            </w:pPr>
          </w:p>
        </w:tc>
        <w:tc>
          <w:tcPr>
            <w:tcW w:w="1276" w:type="dxa"/>
            <w:shd w:val="clear" w:color="auto" w:fill="FFFFFF" w:themeFill="background1"/>
          </w:tcPr>
          <w:p w14:paraId="2FC4FD34" w14:textId="76D0BD4D" w:rsidR="001922A0" w:rsidRPr="00FA17C3" w:rsidDel="007154C3" w:rsidRDefault="001922A0" w:rsidP="00C768FA">
            <w:pPr>
              <w:widowControl w:val="0"/>
              <w:bidi w:val="0"/>
              <w:spacing w:before="0" w:beforeAutospacing="0" w:after="0" w:afterAutospacing="0" w:line="240" w:lineRule="auto"/>
              <w:jc w:val="right"/>
              <w:rPr>
                <w:del w:id="569" w:author="מרול אטמן" w:date="2024-12-29T17:18:00Z"/>
                <w:rFonts w:ascii="David" w:eastAsia="Times New Roman" w:hAnsi="David" w:cs="David"/>
                <w:color w:val="000000"/>
                <w:sz w:val="24"/>
                <w:szCs w:val="24"/>
                <w:rtl/>
                <w:lang w:val="he-IL" w:eastAsia="he-IL"/>
              </w:rPr>
            </w:pPr>
          </w:p>
        </w:tc>
        <w:tc>
          <w:tcPr>
            <w:tcW w:w="1134" w:type="dxa"/>
            <w:shd w:val="clear" w:color="auto" w:fill="FFFFFF" w:themeFill="background1"/>
          </w:tcPr>
          <w:p w14:paraId="33328184" w14:textId="40FB229E" w:rsidR="001922A0" w:rsidRPr="00FA17C3" w:rsidDel="007154C3" w:rsidRDefault="001922A0" w:rsidP="00C768FA">
            <w:pPr>
              <w:widowControl w:val="0"/>
              <w:bidi w:val="0"/>
              <w:spacing w:before="0" w:beforeAutospacing="0" w:after="0" w:afterAutospacing="0" w:line="240" w:lineRule="auto"/>
              <w:jc w:val="right"/>
              <w:rPr>
                <w:del w:id="570" w:author="מרול אטמן" w:date="2024-12-29T17:18:00Z"/>
                <w:rFonts w:ascii="David" w:eastAsia="Times New Roman" w:hAnsi="David" w:cs="David"/>
                <w:color w:val="000000"/>
                <w:sz w:val="24"/>
                <w:szCs w:val="24"/>
                <w:rtl/>
                <w:lang w:val="he-IL" w:eastAsia="he-IL"/>
              </w:rPr>
            </w:pPr>
          </w:p>
        </w:tc>
        <w:tc>
          <w:tcPr>
            <w:tcW w:w="1134" w:type="dxa"/>
            <w:shd w:val="clear" w:color="auto" w:fill="FFFFFF" w:themeFill="background1"/>
          </w:tcPr>
          <w:p w14:paraId="339F85B0" w14:textId="2CA74A1D" w:rsidR="001922A0" w:rsidRPr="00FA17C3" w:rsidDel="007154C3" w:rsidRDefault="001922A0" w:rsidP="00C768FA">
            <w:pPr>
              <w:widowControl w:val="0"/>
              <w:bidi w:val="0"/>
              <w:spacing w:before="0" w:beforeAutospacing="0" w:after="0" w:afterAutospacing="0" w:line="240" w:lineRule="auto"/>
              <w:rPr>
                <w:del w:id="571" w:author="מרול אטמן" w:date="2024-12-29T17:18:00Z"/>
                <w:rFonts w:ascii="David" w:eastAsia="Times New Roman" w:hAnsi="David" w:cs="David"/>
                <w:color w:val="000000"/>
                <w:sz w:val="24"/>
                <w:szCs w:val="24"/>
                <w:rtl/>
                <w:lang w:val="he-IL" w:eastAsia="he-IL"/>
              </w:rPr>
            </w:pPr>
            <w:del w:id="572" w:author="מרול אטמן" w:date="2024-12-29T17:18:00Z">
              <w:r w:rsidRPr="00FA17C3" w:rsidDel="007154C3">
                <w:rPr>
                  <w:rFonts w:ascii="David" w:eastAsia="Times New Roman" w:hAnsi="David" w:cs="David"/>
                  <w:color w:val="000000"/>
                  <w:sz w:val="24"/>
                  <w:szCs w:val="24"/>
                  <w:rtl/>
                  <w:lang w:val="he-IL" w:eastAsia="he-IL"/>
                </w:rPr>
                <w:delText>4,000,000</w:delText>
              </w:r>
            </w:del>
          </w:p>
        </w:tc>
        <w:tc>
          <w:tcPr>
            <w:tcW w:w="1126" w:type="dxa"/>
            <w:shd w:val="clear" w:color="auto" w:fill="F2F2F2" w:themeFill="background1" w:themeFillShade="F2"/>
          </w:tcPr>
          <w:p w14:paraId="09D87786" w14:textId="40E4A509" w:rsidR="001922A0" w:rsidRPr="00FA17C3" w:rsidDel="007154C3" w:rsidRDefault="001922A0" w:rsidP="00C768FA">
            <w:pPr>
              <w:widowControl w:val="0"/>
              <w:bidi w:val="0"/>
              <w:spacing w:before="0" w:beforeAutospacing="0" w:after="0" w:afterAutospacing="0" w:line="240" w:lineRule="auto"/>
              <w:jc w:val="right"/>
              <w:rPr>
                <w:del w:id="573" w:author="מרול אטמן" w:date="2024-12-29T17:18:00Z"/>
                <w:rFonts w:ascii="David" w:eastAsia="Times New Roman" w:hAnsi="David" w:cs="David"/>
                <w:color w:val="000000"/>
                <w:sz w:val="24"/>
                <w:szCs w:val="24"/>
                <w:rtl/>
                <w:lang w:val="he-IL" w:eastAsia="he-IL"/>
              </w:rPr>
            </w:pPr>
            <w:del w:id="574" w:author="מרול אטמן" w:date="2024-12-29T17:18:00Z">
              <w:r w:rsidRPr="00FA17C3" w:rsidDel="007154C3">
                <w:rPr>
                  <w:rFonts w:ascii="David" w:eastAsia="Times New Roman" w:hAnsi="David" w:cs="David"/>
                  <w:color w:val="000000"/>
                  <w:sz w:val="24"/>
                  <w:szCs w:val="24"/>
                  <w:rtl/>
                  <w:lang w:val="he-IL" w:eastAsia="he-IL"/>
                </w:rPr>
                <w:delText>4,000,000</w:delText>
              </w:r>
            </w:del>
          </w:p>
        </w:tc>
        <w:tc>
          <w:tcPr>
            <w:tcW w:w="1138" w:type="dxa"/>
            <w:shd w:val="clear" w:color="auto" w:fill="F2F2F2" w:themeFill="background1" w:themeFillShade="F2"/>
          </w:tcPr>
          <w:p w14:paraId="506E0733" w14:textId="1E9C21DD" w:rsidR="001922A0" w:rsidRPr="00FA17C3" w:rsidDel="007154C3" w:rsidRDefault="001922A0" w:rsidP="00C768FA">
            <w:pPr>
              <w:widowControl w:val="0"/>
              <w:bidi w:val="0"/>
              <w:spacing w:before="0" w:beforeAutospacing="0" w:after="0" w:afterAutospacing="0" w:line="240" w:lineRule="auto"/>
              <w:jc w:val="right"/>
              <w:rPr>
                <w:del w:id="575" w:author="מרול אטמן" w:date="2024-12-29T17:18: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8172039" w14:textId="35B92A24" w:rsidR="001922A0" w:rsidRPr="00FA17C3" w:rsidDel="007154C3" w:rsidRDefault="001922A0" w:rsidP="00C768FA">
            <w:pPr>
              <w:widowControl w:val="0"/>
              <w:bidi w:val="0"/>
              <w:spacing w:before="0" w:beforeAutospacing="0" w:after="0" w:afterAutospacing="0" w:line="240" w:lineRule="auto"/>
              <w:jc w:val="right"/>
              <w:rPr>
                <w:del w:id="576" w:author="מרול אטמן" w:date="2024-12-29T17:18:00Z"/>
                <w:rFonts w:ascii="David" w:eastAsia="Times New Roman" w:hAnsi="David" w:cs="David"/>
                <w:color w:val="000000"/>
                <w:sz w:val="24"/>
                <w:szCs w:val="24"/>
                <w:rtl/>
                <w:lang w:val="he-IL" w:eastAsia="he-IL"/>
              </w:rPr>
            </w:pPr>
            <w:del w:id="577" w:author="מרול אטמן" w:date="2024-12-29T17:18:00Z">
              <w:r w:rsidRPr="00FA17C3" w:rsidDel="007154C3">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1A3BE561" w14:textId="5AFBD07C" w:rsidR="001922A0" w:rsidRPr="00FA17C3" w:rsidDel="007154C3" w:rsidRDefault="001922A0" w:rsidP="00C768FA">
            <w:pPr>
              <w:widowControl w:val="0"/>
              <w:bidi w:val="0"/>
              <w:spacing w:before="0" w:beforeAutospacing="0" w:after="0" w:afterAutospacing="0" w:line="240" w:lineRule="auto"/>
              <w:ind w:left="50" w:right="78"/>
              <w:jc w:val="right"/>
              <w:rPr>
                <w:del w:id="578" w:author="מרול אטמן" w:date="2024-12-29T17:18:00Z"/>
                <w:rFonts w:asciiTheme="minorBidi" w:eastAsia="Times New Roman" w:hAnsiTheme="minorBidi" w:cs="David"/>
                <w:b/>
                <w:color w:val="000000"/>
                <w:sz w:val="16"/>
                <w:szCs w:val="16"/>
                <w:rtl/>
                <w:lang w:val="he-IL" w:eastAsia="he-IL"/>
              </w:rPr>
            </w:pPr>
            <w:del w:id="579" w:author="מרול אטמן" w:date="2024-12-29T17:18:00Z">
              <w:r w:rsidRPr="00FA17C3" w:rsidDel="007154C3">
                <w:rPr>
                  <w:rFonts w:asciiTheme="minorBidi" w:eastAsia="Times New Roman" w:hAnsiTheme="minorBidi" w:cs="David"/>
                  <w:b/>
                  <w:color w:val="000000"/>
                  <w:sz w:val="16"/>
                  <w:szCs w:val="16"/>
                  <w:rtl/>
                  <w:lang w:val="he-IL" w:eastAsia="he-IL"/>
                </w:rPr>
                <w:delText>321</w:delText>
              </w:r>
            </w:del>
          </w:p>
          <w:p w14:paraId="06DB7656" w14:textId="2C86CA59" w:rsidR="001922A0" w:rsidRPr="00FA17C3" w:rsidDel="007154C3" w:rsidRDefault="001922A0" w:rsidP="00C768FA">
            <w:pPr>
              <w:widowControl w:val="0"/>
              <w:bidi w:val="0"/>
              <w:spacing w:before="0" w:beforeAutospacing="0" w:after="0" w:afterAutospacing="0" w:line="240" w:lineRule="auto"/>
              <w:ind w:left="50" w:right="78"/>
              <w:jc w:val="right"/>
              <w:rPr>
                <w:del w:id="580" w:author="מרול אטמן" w:date="2024-12-29T17:18:00Z"/>
                <w:rFonts w:asciiTheme="minorBidi" w:eastAsia="Times New Roman" w:hAnsiTheme="minorBidi" w:cs="David"/>
                <w:b/>
                <w:color w:val="000000"/>
                <w:sz w:val="16"/>
                <w:szCs w:val="16"/>
                <w:rtl/>
                <w:lang w:val="he-IL" w:eastAsia="he-IL"/>
              </w:rPr>
            </w:pPr>
            <w:del w:id="581" w:author="מרול אטמן" w:date="2024-12-29T17:18:00Z">
              <w:r w:rsidRPr="00FA17C3" w:rsidDel="007154C3">
                <w:rPr>
                  <w:rFonts w:asciiTheme="minorBidi" w:eastAsia="Times New Roman" w:hAnsiTheme="minorBidi" w:cs="David"/>
                  <w:b/>
                  <w:color w:val="000000"/>
                  <w:sz w:val="16"/>
                  <w:szCs w:val="16"/>
                  <w:rtl/>
                  <w:lang w:val="he-IL" w:eastAsia="he-IL"/>
                </w:rPr>
                <w:delText>328</w:delText>
              </w:r>
            </w:del>
          </w:p>
          <w:p w14:paraId="2C576848" w14:textId="038E2C1A" w:rsidR="001922A0" w:rsidRPr="00FA17C3" w:rsidDel="007154C3" w:rsidRDefault="001922A0" w:rsidP="00C768FA">
            <w:pPr>
              <w:widowControl w:val="0"/>
              <w:bidi w:val="0"/>
              <w:spacing w:before="0" w:beforeAutospacing="0" w:after="0" w:afterAutospacing="0" w:line="240" w:lineRule="auto"/>
              <w:ind w:left="50" w:right="78"/>
              <w:jc w:val="right"/>
              <w:rPr>
                <w:del w:id="582" w:author="מרול אטמן" w:date="2024-12-29T17:18:00Z"/>
                <w:rFonts w:asciiTheme="minorBidi" w:eastAsia="Times New Roman" w:hAnsiTheme="minorBidi" w:cs="David"/>
                <w:b/>
                <w:color w:val="000000"/>
                <w:sz w:val="16"/>
                <w:szCs w:val="16"/>
                <w:rtl/>
                <w:lang w:val="he-IL" w:eastAsia="he-IL"/>
              </w:rPr>
            </w:pPr>
            <w:del w:id="583" w:author="מרול אטמן" w:date="2024-12-29T17:18:00Z">
              <w:r w:rsidRPr="00FA17C3" w:rsidDel="007154C3">
                <w:rPr>
                  <w:rFonts w:asciiTheme="minorBidi" w:eastAsia="Times New Roman" w:hAnsiTheme="minorBidi" w:cs="David"/>
                  <w:b/>
                  <w:color w:val="000000"/>
                  <w:sz w:val="16"/>
                  <w:szCs w:val="16"/>
                  <w:rtl/>
                  <w:lang w:val="he-IL" w:eastAsia="he-IL"/>
                </w:rPr>
                <w:delText>327</w:delText>
              </w:r>
            </w:del>
          </w:p>
          <w:p w14:paraId="30485DFC" w14:textId="21F957E2" w:rsidR="001922A0" w:rsidRPr="00FA17C3" w:rsidDel="007154C3" w:rsidRDefault="001922A0" w:rsidP="00C768FA">
            <w:pPr>
              <w:widowControl w:val="0"/>
              <w:bidi w:val="0"/>
              <w:spacing w:before="0" w:beforeAutospacing="0" w:after="0" w:afterAutospacing="0" w:line="240" w:lineRule="auto"/>
              <w:ind w:left="50" w:right="78"/>
              <w:jc w:val="right"/>
              <w:rPr>
                <w:del w:id="584" w:author="מרול אטמן" w:date="2024-12-29T17:18:00Z"/>
                <w:rFonts w:asciiTheme="minorBidi" w:eastAsia="Times New Roman" w:hAnsiTheme="minorBidi" w:cs="David"/>
                <w:b/>
                <w:color w:val="000000"/>
                <w:sz w:val="16"/>
                <w:szCs w:val="16"/>
                <w:rtl/>
                <w:lang w:val="he-IL" w:eastAsia="he-IL"/>
              </w:rPr>
            </w:pPr>
            <w:del w:id="585" w:author="מרול אטמן" w:date="2024-12-29T17:18:00Z">
              <w:r w:rsidRPr="00FA17C3" w:rsidDel="007154C3">
                <w:rPr>
                  <w:rFonts w:asciiTheme="minorBidi" w:eastAsia="Times New Roman" w:hAnsiTheme="minorBidi" w:cs="David"/>
                  <w:b/>
                  <w:color w:val="000000"/>
                  <w:sz w:val="16"/>
                  <w:szCs w:val="16"/>
                  <w:rtl/>
                  <w:lang w:val="he-IL" w:eastAsia="he-IL"/>
                </w:rPr>
                <w:delText>332- 6  חודשים</w:delText>
              </w:r>
            </w:del>
          </w:p>
          <w:p w14:paraId="634A5F7E" w14:textId="129C1886" w:rsidR="001922A0" w:rsidRPr="00FA17C3" w:rsidDel="007154C3" w:rsidRDefault="001922A0" w:rsidP="00C768FA">
            <w:pPr>
              <w:widowControl w:val="0"/>
              <w:bidi w:val="0"/>
              <w:spacing w:before="0" w:beforeAutospacing="0" w:after="0" w:afterAutospacing="0" w:line="240" w:lineRule="auto"/>
              <w:ind w:left="50" w:right="78"/>
              <w:jc w:val="right"/>
              <w:rPr>
                <w:del w:id="586" w:author="מרול אטמן" w:date="2024-12-29T17:18:00Z"/>
                <w:rFonts w:asciiTheme="minorBidi" w:eastAsia="Times New Roman" w:hAnsiTheme="minorBidi" w:cs="David"/>
                <w:b/>
                <w:color w:val="000000"/>
                <w:sz w:val="16"/>
                <w:szCs w:val="16"/>
                <w:rtl/>
                <w:lang w:val="he-IL" w:eastAsia="he-IL"/>
              </w:rPr>
            </w:pPr>
            <w:del w:id="587" w:author="מרול אטמן" w:date="2024-12-29T17:18:00Z">
              <w:r w:rsidRPr="00FA17C3" w:rsidDel="007154C3">
                <w:rPr>
                  <w:rFonts w:asciiTheme="minorBidi" w:eastAsia="Times New Roman" w:hAnsiTheme="minorBidi" w:cs="David"/>
                  <w:b/>
                  <w:color w:val="000000"/>
                  <w:sz w:val="16"/>
                  <w:szCs w:val="16"/>
                  <w:rtl/>
                  <w:lang w:val="he-IL" w:eastAsia="he-IL"/>
                </w:rPr>
                <w:delText>303</w:delText>
              </w:r>
            </w:del>
          </w:p>
          <w:p w14:paraId="373E4189" w14:textId="15DB513E" w:rsidR="001922A0" w:rsidRPr="00FA17C3" w:rsidDel="007154C3" w:rsidRDefault="001922A0" w:rsidP="00C768FA">
            <w:pPr>
              <w:widowControl w:val="0"/>
              <w:bidi w:val="0"/>
              <w:spacing w:before="0" w:beforeAutospacing="0" w:after="0" w:afterAutospacing="0" w:line="240" w:lineRule="auto"/>
              <w:ind w:left="50" w:right="78"/>
              <w:jc w:val="right"/>
              <w:rPr>
                <w:del w:id="588" w:author="מרול אטמן" w:date="2024-12-29T17:18:00Z"/>
                <w:rFonts w:asciiTheme="minorBidi" w:eastAsia="Times New Roman" w:hAnsiTheme="minorBidi" w:cs="David"/>
                <w:b/>
                <w:color w:val="000000"/>
                <w:sz w:val="16"/>
                <w:szCs w:val="16"/>
                <w:rtl/>
                <w:lang w:val="he-IL" w:eastAsia="he-IL"/>
              </w:rPr>
            </w:pPr>
            <w:del w:id="589" w:author="מרול אטמן" w:date="2024-12-29T17:18:00Z">
              <w:r w:rsidRPr="00FA17C3" w:rsidDel="007154C3">
                <w:rPr>
                  <w:rFonts w:asciiTheme="minorBidi" w:eastAsia="Times New Roman" w:hAnsiTheme="minorBidi" w:cs="David"/>
                  <w:b/>
                  <w:color w:val="000000"/>
                  <w:sz w:val="16"/>
                  <w:szCs w:val="16"/>
                  <w:rtl/>
                  <w:lang w:val="he-IL" w:eastAsia="he-IL"/>
                </w:rPr>
                <w:delText>301</w:delText>
              </w:r>
            </w:del>
          </w:p>
        </w:tc>
      </w:tr>
    </w:tbl>
    <w:p w14:paraId="3ECAC0E1" w14:textId="37DD7AC3" w:rsidR="001922A0" w:rsidRPr="00FA17C3" w:rsidDel="007154C3" w:rsidRDefault="001922A0" w:rsidP="001922A0">
      <w:pPr>
        <w:widowControl w:val="0"/>
        <w:bidi w:val="0"/>
        <w:spacing w:before="0" w:beforeAutospacing="0" w:after="0" w:afterAutospacing="0" w:line="240" w:lineRule="auto"/>
        <w:jc w:val="right"/>
        <w:rPr>
          <w:del w:id="590" w:author="מרול אטמן" w:date="2024-12-29T17:18:00Z"/>
          <w:rFonts w:ascii="Courier New" w:eastAsia="Times New Roman" w:hAnsi="Courier New" w:cs="Courier New"/>
          <w:color w:val="000000"/>
          <w:sz w:val="2"/>
          <w:szCs w:val="2"/>
          <w:rtl/>
          <w:lang w:val="he-IL" w:eastAsia="he-IL"/>
        </w:rPr>
      </w:pPr>
    </w:p>
    <w:p w14:paraId="03565494" w14:textId="46BB4C67" w:rsidR="001922A0" w:rsidRPr="00FA17C3" w:rsidDel="007154C3" w:rsidRDefault="001922A0" w:rsidP="001922A0">
      <w:pPr>
        <w:widowControl w:val="0"/>
        <w:bidi w:val="0"/>
        <w:spacing w:before="0" w:beforeAutospacing="0" w:after="0" w:afterAutospacing="0" w:line="240" w:lineRule="auto"/>
        <w:ind w:left="84" w:hanging="41"/>
        <w:jc w:val="right"/>
        <w:rPr>
          <w:del w:id="591" w:author="מרול אטמן" w:date="2024-12-29T17:18:00Z"/>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1922A0" w:rsidRPr="00FA17C3" w:rsidDel="007154C3" w14:paraId="2B4169B4" w14:textId="1B776D7F" w:rsidTr="00C768FA">
        <w:trPr>
          <w:trHeight w:val="57"/>
          <w:tblHeader/>
          <w:del w:id="592" w:author="מרול אטמן" w:date="2024-12-29T17:18:00Z"/>
        </w:trPr>
        <w:tc>
          <w:tcPr>
            <w:tcW w:w="11530" w:type="dxa"/>
            <w:shd w:val="clear" w:color="auto" w:fill="F2F2F2" w:themeFill="background1" w:themeFillShade="F2"/>
          </w:tcPr>
          <w:p w14:paraId="21F76744" w14:textId="43C5EF3A" w:rsidR="001922A0" w:rsidRPr="00FA17C3" w:rsidDel="007154C3" w:rsidRDefault="001922A0" w:rsidP="00C768FA">
            <w:pPr>
              <w:widowControl w:val="0"/>
              <w:bidi w:val="0"/>
              <w:spacing w:before="0" w:beforeAutospacing="0" w:after="0" w:afterAutospacing="0" w:line="240" w:lineRule="auto"/>
              <w:ind w:left="50" w:right="78"/>
              <w:jc w:val="right"/>
              <w:rPr>
                <w:del w:id="593" w:author="מרול אטמן" w:date="2024-12-29T17:18:00Z"/>
                <w:rFonts w:asciiTheme="minorBidi" w:eastAsia="Times New Roman" w:hAnsiTheme="minorBidi" w:cs="David"/>
                <w:b/>
                <w:color w:val="000000"/>
                <w:sz w:val="24"/>
                <w:szCs w:val="24"/>
                <w:rtl/>
                <w:lang w:val="he-IL" w:eastAsia="he-IL"/>
              </w:rPr>
            </w:pPr>
            <w:del w:id="594" w:author="מרול אטמן" w:date="2024-12-29T17:18:00Z">
              <w:r w:rsidRPr="00FA17C3" w:rsidDel="007154C3">
                <w:rPr>
                  <w:rFonts w:asciiTheme="minorBidi" w:eastAsia="Times New Roman" w:hAnsiTheme="minorBidi" w:cs="David"/>
                  <w:b/>
                  <w:color w:val="000000"/>
                  <w:sz w:val="24"/>
                  <w:szCs w:val="24"/>
                  <w:rtl/>
                  <w:lang w:val="he-IL" w:eastAsia="he-IL"/>
                </w:rPr>
                <w:delText xml:space="preserve">פירוט השירותים </w:delText>
              </w:r>
              <w:r w:rsidRPr="00FA17C3" w:rsidDel="007154C3">
                <w:rPr>
                  <w:rFonts w:asciiTheme="minorBidi" w:eastAsia="Times New Roman" w:hAnsiTheme="minorBidi" w:cs="David"/>
                  <w:b/>
                  <w:color w:val="000000"/>
                  <w:sz w:val="16"/>
                  <w:szCs w:val="16"/>
                  <w:rtl/>
                  <w:lang w:val="he-IL" w:eastAsia="he-IL"/>
                </w:rPr>
                <w:delText xml:space="preserve">(בכפוף, לשירותים המפורטים בהסכם בין המבוטח למבקש האישור, יש לציין את קוד השירות מתוך הרשימה הסגורה המפורטת בנספח </w:delText>
              </w:r>
              <w:r w:rsidRPr="00FA17C3" w:rsidDel="007154C3">
                <w:rPr>
                  <w:rFonts w:asciiTheme="minorBidi" w:eastAsia="Times New Roman" w:hAnsiTheme="minorBidi" w:cs="David"/>
                  <w:bCs/>
                  <w:color w:val="000000"/>
                  <w:sz w:val="16"/>
                  <w:szCs w:val="16"/>
                  <w:rtl/>
                  <w:lang w:val="he-IL" w:eastAsia="he-IL"/>
                </w:rPr>
                <w:delText>ג'</w:delText>
              </w:r>
              <w:r w:rsidRPr="00FA17C3" w:rsidDel="007154C3">
                <w:rPr>
                  <w:rFonts w:ascii="David" w:eastAsia="Times New Roman" w:hAnsi="David" w:cs="David"/>
                  <w:color w:val="000000"/>
                  <w:sz w:val="16"/>
                  <w:szCs w:val="16"/>
                  <w:rtl/>
                  <w:lang w:val="he-IL" w:eastAsia="he-IL"/>
                </w:rPr>
                <w:delText xml:space="preserve"> כפי שמפורסם על ידי רשות שוק ההון, ביטוח וחסכון</w:delText>
              </w:r>
              <w:r w:rsidRPr="00FA17C3" w:rsidDel="007154C3">
                <w:rPr>
                  <w:rFonts w:asciiTheme="minorBidi" w:eastAsia="Times New Roman" w:hAnsiTheme="minorBidi" w:cs="David"/>
                  <w:b/>
                  <w:color w:val="000000"/>
                  <w:sz w:val="16"/>
                  <w:szCs w:val="16"/>
                  <w:rtl/>
                  <w:lang w:val="he-IL" w:eastAsia="he-IL"/>
                </w:rPr>
                <w:delText xml:space="preserve">. </w:delText>
              </w:r>
              <w:r w:rsidRPr="00FA17C3" w:rsidDel="007154C3">
                <w:rPr>
                  <w:rFonts w:ascii="David" w:eastAsia="Times New Roman" w:hAnsi="David" w:cs="David"/>
                  <w:color w:val="000000"/>
                  <w:sz w:val="16"/>
                  <w:szCs w:val="16"/>
                  <w:rtl/>
                  <w:lang w:val="he-IL" w:eastAsia="he-IL"/>
                </w:rPr>
                <w:delText>ניתן להציג בנוסף גם המלל המוצג לצד הקוד ברשימה הסגורה</w:delText>
              </w:r>
              <w:r w:rsidRPr="00FA17C3" w:rsidDel="007154C3">
                <w:rPr>
                  <w:rFonts w:asciiTheme="minorBidi" w:eastAsia="Times New Roman" w:hAnsiTheme="minorBidi" w:cs="David"/>
                  <w:b/>
                  <w:color w:val="FF0000"/>
                  <w:sz w:val="16"/>
                  <w:szCs w:val="16"/>
                  <w:rtl/>
                  <w:lang w:val="he-IL" w:eastAsia="he-IL"/>
                </w:rPr>
                <w:delText>)*:</w:delText>
              </w:r>
            </w:del>
          </w:p>
        </w:tc>
      </w:tr>
      <w:tr w:rsidR="001922A0" w:rsidRPr="00FA17C3" w:rsidDel="007154C3" w14:paraId="7BAA4F35" w14:textId="791B4ABC" w:rsidTr="00C768FA">
        <w:trPr>
          <w:trHeight w:val="798"/>
          <w:del w:id="595" w:author="מרול אטמן" w:date="2024-12-29T17:18:00Z"/>
        </w:trPr>
        <w:tc>
          <w:tcPr>
            <w:tcW w:w="11530" w:type="dxa"/>
          </w:tcPr>
          <w:p w14:paraId="0780FB9B" w14:textId="3DEF5713" w:rsidR="001922A0" w:rsidRPr="00FA17C3" w:rsidDel="007154C3" w:rsidRDefault="001922A0" w:rsidP="00C768FA">
            <w:pPr>
              <w:widowControl w:val="0"/>
              <w:bidi w:val="0"/>
              <w:spacing w:before="0" w:beforeAutospacing="0" w:after="0" w:afterAutospacing="0" w:line="240" w:lineRule="auto"/>
              <w:ind w:right="78"/>
              <w:jc w:val="right"/>
              <w:rPr>
                <w:del w:id="596" w:author="מרול אטמן" w:date="2024-12-29T17:18:00Z"/>
                <w:rFonts w:asciiTheme="minorBidi" w:eastAsia="Times New Roman" w:hAnsiTheme="minorBidi" w:cs="Arial"/>
                <w:b/>
                <w:bCs/>
                <w:color w:val="000000"/>
                <w:sz w:val="24"/>
                <w:szCs w:val="24"/>
                <w:rtl/>
                <w:lang w:val="he-IL" w:eastAsia="he-IL"/>
              </w:rPr>
            </w:pPr>
            <w:del w:id="597" w:author="מרול אטמן" w:date="2024-12-29T17:18:00Z">
              <w:r w:rsidRPr="00FA17C3" w:rsidDel="007154C3">
                <w:rPr>
                  <w:rFonts w:asciiTheme="minorBidi" w:eastAsia="Times New Roman" w:hAnsiTheme="minorBidi" w:cs="Arial"/>
                  <w:b/>
                  <w:bCs/>
                  <w:color w:val="000000"/>
                  <w:sz w:val="24"/>
                  <w:szCs w:val="24"/>
                  <w:rtl/>
                  <w:lang w:val="he-IL" w:eastAsia="he-IL"/>
                </w:rPr>
                <w:delText>38</w:delText>
              </w:r>
            </w:del>
          </w:p>
          <w:p w14:paraId="7A411B48" w14:textId="7FDFB5AB" w:rsidR="001922A0" w:rsidRPr="00FA17C3" w:rsidDel="007154C3" w:rsidRDefault="001922A0" w:rsidP="00C768FA">
            <w:pPr>
              <w:widowControl w:val="0"/>
              <w:bidi w:val="0"/>
              <w:spacing w:before="0" w:beforeAutospacing="0" w:after="0" w:afterAutospacing="0" w:line="240" w:lineRule="auto"/>
              <w:ind w:right="78"/>
              <w:jc w:val="right"/>
              <w:rPr>
                <w:del w:id="598" w:author="מרול אטמן" w:date="2024-12-29T17:18:00Z"/>
                <w:rFonts w:asciiTheme="minorBidi" w:eastAsia="Times New Roman" w:hAnsiTheme="minorBidi" w:cs="Arial"/>
                <w:b/>
                <w:bCs/>
                <w:color w:val="000000"/>
                <w:sz w:val="24"/>
                <w:szCs w:val="24"/>
                <w:rtl/>
                <w:lang w:val="he-IL" w:eastAsia="he-IL"/>
              </w:rPr>
            </w:pPr>
            <w:del w:id="599" w:author="מרול אטמן" w:date="2024-12-29T17:18:00Z">
              <w:r w:rsidRPr="00FA17C3" w:rsidDel="007154C3">
                <w:rPr>
                  <w:rFonts w:asciiTheme="minorBidi" w:eastAsia="Times New Roman" w:hAnsiTheme="minorBidi" w:cs="Arial"/>
                  <w:b/>
                  <w:bCs/>
                  <w:color w:val="000000"/>
                  <w:sz w:val="24"/>
                  <w:szCs w:val="24"/>
                  <w:rtl/>
                  <w:lang w:val="he-IL" w:eastAsia="he-IL"/>
                </w:rPr>
                <w:delText>84</w:delText>
              </w:r>
            </w:del>
          </w:p>
          <w:p w14:paraId="2EC09F47" w14:textId="4DB1A447" w:rsidR="001922A0" w:rsidRPr="00FA17C3" w:rsidDel="007154C3" w:rsidRDefault="001922A0" w:rsidP="00C768FA">
            <w:pPr>
              <w:widowControl w:val="0"/>
              <w:bidi w:val="0"/>
              <w:spacing w:before="0" w:beforeAutospacing="0" w:after="0" w:afterAutospacing="0" w:line="240" w:lineRule="auto"/>
              <w:ind w:right="78"/>
              <w:jc w:val="right"/>
              <w:rPr>
                <w:del w:id="600" w:author="מרול אטמן" w:date="2024-12-29T17:18:00Z"/>
                <w:rFonts w:asciiTheme="minorBidi" w:eastAsia="Times New Roman" w:hAnsiTheme="minorBidi" w:cs="Arial"/>
                <w:b/>
                <w:bCs/>
                <w:color w:val="000000"/>
                <w:sz w:val="24"/>
                <w:szCs w:val="24"/>
                <w:rtl/>
                <w:lang w:val="he-IL" w:eastAsia="he-IL"/>
              </w:rPr>
            </w:pPr>
            <w:del w:id="601" w:author="מרול אטמן" w:date="2024-12-29T17:18:00Z">
              <w:r w:rsidRPr="00FA17C3" w:rsidDel="007154C3">
                <w:rPr>
                  <w:rFonts w:asciiTheme="minorBidi" w:eastAsia="Times New Roman" w:hAnsiTheme="minorBidi" w:cs="Arial"/>
                  <w:b/>
                  <w:bCs/>
                  <w:color w:val="000000"/>
                  <w:sz w:val="24"/>
                  <w:szCs w:val="24"/>
                  <w:rtl/>
                  <w:lang w:val="he-IL" w:eastAsia="he-IL"/>
                </w:rPr>
                <w:delText>86</w:delText>
              </w:r>
            </w:del>
          </w:p>
          <w:p w14:paraId="2EAB4607" w14:textId="7061F5B0" w:rsidR="001922A0" w:rsidRPr="00FA17C3" w:rsidDel="007154C3" w:rsidRDefault="001922A0" w:rsidP="00C768FA">
            <w:pPr>
              <w:widowControl w:val="0"/>
              <w:bidi w:val="0"/>
              <w:spacing w:before="0" w:beforeAutospacing="0" w:after="0" w:afterAutospacing="0" w:line="240" w:lineRule="auto"/>
              <w:ind w:right="78"/>
              <w:jc w:val="right"/>
              <w:rPr>
                <w:del w:id="602" w:author="מרול אטמן" w:date="2024-12-29T17:18:00Z"/>
                <w:rFonts w:asciiTheme="minorBidi" w:eastAsia="Times New Roman" w:hAnsiTheme="minorBidi" w:cs="Arial"/>
                <w:b/>
                <w:bCs/>
                <w:color w:val="000000"/>
                <w:sz w:val="24"/>
                <w:szCs w:val="24"/>
                <w:rtl/>
                <w:lang w:val="he-IL" w:eastAsia="he-IL"/>
              </w:rPr>
            </w:pPr>
            <w:del w:id="603" w:author="מרול אטמן" w:date="2024-12-29T17:18:00Z">
              <w:r w:rsidRPr="00FA17C3" w:rsidDel="007154C3">
                <w:rPr>
                  <w:rFonts w:asciiTheme="minorBidi" w:eastAsia="Times New Roman" w:hAnsiTheme="minorBidi" w:cs="Arial"/>
                  <w:b/>
                  <w:bCs/>
                  <w:color w:val="000000"/>
                  <w:sz w:val="24"/>
                  <w:szCs w:val="24"/>
                  <w:rtl/>
                  <w:lang w:val="he-IL" w:eastAsia="he-IL"/>
                </w:rPr>
                <w:delText>040</w:delText>
              </w:r>
            </w:del>
          </w:p>
        </w:tc>
      </w:tr>
    </w:tbl>
    <w:p w14:paraId="4FADAE32" w14:textId="270EFA6C" w:rsidR="001922A0" w:rsidRPr="00FA17C3" w:rsidDel="007154C3" w:rsidRDefault="001922A0" w:rsidP="001922A0">
      <w:pPr>
        <w:widowControl w:val="0"/>
        <w:bidi w:val="0"/>
        <w:spacing w:before="0" w:beforeAutospacing="0" w:after="0" w:afterAutospacing="0" w:line="240" w:lineRule="auto"/>
        <w:jc w:val="right"/>
        <w:rPr>
          <w:del w:id="604" w:author="מרול אטמן" w:date="2024-12-29T17:18:00Z"/>
          <w:rFonts w:ascii="Courier New" w:eastAsia="Times New Roman" w:hAnsi="Courier New" w:cs="Courier New"/>
          <w:color w:val="000000"/>
          <w:sz w:val="2"/>
          <w:szCs w:val="2"/>
          <w:rtl/>
          <w:lang w:val="he-IL" w:eastAsia="he-IL"/>
        </w:rPr>
      </w:pPr>
    </w:p>
    <w:p w14:paraId="55009D70" w14:textId="04A9B8E9" w:rsidR="001922A0" w:rsidRPr="00FA17C3" w:rsidDel="007154C3" w:rsidRDefault="001922A0" w:rsidP="001922A0">
      <w:pPr>
        <w:widowControl w:val="0"/>
        <w:bidi w:val="0"/>
        <w:spacing w:before="0" w:beforeAutospacing="0" w:after="0" w:afterAutospacing="0" w:line="240" w:lineRule="auto"/>
        <w:jc w:val="right"/>
        <w:rPr>
          <w:del w:id="605" w:author="מרול אטמן" w:date="2024-12-29T17:18:00Z"/>
          <w:rFonts w:ascii="Courier New" w:eastAsia="Times New Roman" w:hAnsi="Courier New" w:cs="Courier New"/>
          <w:color w:val="000000"/>
          <w:sz w:val="2"/>
          <w:szCs w:val="2"/>
          <w:rtl/>
          <w:lang w:val="he-IL" w:eastAsia="he-IL"/>
        </w:rPr>
      </w:pPr>
    </w:p>
    <w:p w14:paraId="13A4B366" w14:textId="7E27748B" w:rsidR="001922A0" w:rsidRPr="00FA17C3" w:rsidDel="007154C3" w:rsidRDefault="001922A0" w:rsidP="001922A0">
      <w:pPr>
        <w:widowControl w:val="0"/>
        <w:bidi w:val="0"/>
        <w:spacing w:before="0" w:beforeAutospacing="0" w:after="0" w:afterAutospacing="0" w:line="240" w:lineRule="auto"/>
        <w:jc w:val="right"/>
        <w:rPr>
          <w:del w:id="606" w:author="מרול אטמן" w:date="2024-12-29T17:18:00Z"/>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639"/>
        <w:bidiVisual/>
        <w:tblW w:w="11530" w:type="dxa"/>
        <w:tblLayout w:type="fixed"/>
        <w:tblLook w:val="04A0" w:firstRow="1" w:lastRow="0" w:firstColumn="1" w:lastColumn="0" w:noHBand="0" w:noVBand="1"/>
      </w:tblPr>
      <w:tblGrid>
        <w:gridCol w:w="11530"/>
      </w:tblGrid>
      <w:tr w:rsidR="001922A0" w:rsidRPr="00FA17C3" w:rsidDel="007154C3" w14:paraId="2C5C5364" w14:textId="2B880DD2" w:rsidTr="001922A0">
        <w:trPr>
          <w:trHeight w:val="227"/>
          <w:tblHeader/>
          <w:del w:id="607" w:author="מרול אטמן" w:date="2024-12-29T17:18:00Z"/>
        </w:trPr>
        <w:tc>
          <w:tcPr>
            <w:tcW w:w="11530" w:type="dxa"/>
            <w:shd w:val="clear" w:color="auto" w:fill="F2F2F2" w:themeFill="background1" w:themeFillShade="F2"/>
          </w:tcPr>
          <w:p w14:paraId="3082FE23" w14:textId="355F7E96" w:rsidR="001922A0" w:rsidRPr="00FA17C3" w:rsidDel="007154C3" w:rsidRDefault="001922A0" w:rsidP="001922A0">
            <w:pPr>
              <w:widowControl w:val="0"/>
              <w:bidi w:val="0"/>
              <w:spacing w:before="0" w:beforeAutospacing="0" w:after="0" w:afterAutospacing="0" w:line="240" w:lineRule="auto"/>
              <w:ind w:left="50" w:right="78"/>
              <w:jc w:val="right"/>
              <w:rPr>
                <w:del w:id="608" w:author="מרול אטמן" w:date="2024-12-29T17:18:00Z"/>
                <w:rFonts w:asciiTheme="minorBidi" w:eastAsia="Times New Roman" w:hAnsiTheme="minorBidi" w:cs="David"/>
                <w:b/>
                <w:color w:val="000000"/>
                <w:sz w:val="24"/>
                <w:szCs w:val="24"/>
                <w:rtl/>
                <w:lang w:val="he-IL" w:eastAsia="he-IL"/>
              </w:rPr>
            </w:pPr>
            <w:del w:id="609" w:author="מרול אטמן" w:date="2024-12-29T17:18:00Z">
              <w:r w:rsidRPr="00FA17C3" w:rsidDel="007154C3">
                <w:rPr>
                  <w:rFonts w:asciiTheme="minorBidi" w:eastAsia="Times New Roman" w:hAnsiTheme="minorBidi" w:cs="David"/>
                  <w:b/>
                  <w:color w:val="000000"/>
                  <w:sz w:val="24"/>
                  <w:szCs w:val="24"/>
                  <w:rtl/>
                  <w:lang w:val="he-IL" w:eastAsia="he-IL"/>
                </w:rPr>
                <w:delText>ביטול/שינוי הפוליסה *</w:delText>
              </w:r>
            </w:del>
          </w:p>
        </w:tc>
      </w:tr>
      <w:tr w:rsidR="001922A0" w:rsidRPr="00FA17C3" w:rsidDel="007154C3" w14:paraId="7F1FFEA7" w14:textId="5DC31C52" w:rsidTr="001922A0">
        <w:trPr>
          <w:trHeight w:val="334"/>
          <w:del w:id="610" w:author="מרול אטמן" w:date="2024-12-29T17:18:00Z"/>
        </w:trPr>
        <w:tc>
          <w:tcPr>
            <w:tcW w:w="11530" w:type="dxa"/>
            <w:vAlign w:val="center"/>
          </w:tcPr>
          <w:p w14:paraId="6CF7F286" w14:textId="073D8279" w:rsidR="001922A0" w:rsidRPr="00FA17C3" w:rsidDel="007154C3" w:rsidRDefault="001922A0" w:rsidP="001922A0">
            <w:pPr>
              <w:widowControl w:val="0"/>
              <w:bidi w:val="0"/>
              <w:spacing w:before="0" w:beforeAutospacing="0" w:after="0" w:afterAutospacing="0" w:line="240" w:lineRule="auto"/>
              <w:jc w:val="right"/>
              <w:rPr>
                <w:del w:id="611" w:author="מרול אטמן" w:date="2024-12-29T17:18:00Z"/>
                <w:rFonts w:asciiTheme="minorBidi" w:eastAsia="Times New Roman" w:hAnsiTheme="minorBidi" w:cs="David"/>
                <w:bCs/>
                <w:color w:val="000000"/>
                <w:sz w:val="20"/>
                <w:szCs w:val="24"/>
                <w:rtl/>
                <w:lang w:val="he-IL" w:eastAsia="he-IL"/>
              </w:rPr>
            </w:pPr>
            <w:del w:id="612" w:author="מרול אטמן" w:date="2024-12-29T17:18:00Z">
              <w:r w:rsidRPr="00FA17C3" w:rsidDel="007154C3">
                <w:rPr>
                  <w:rFonts w:asciiTheme="minorBidi" w:eastAsia="Times New Roman" w:hAnsiTheme="minorBidi" w:cs="David"/>
                  <w:b/>
                  <w:color w:val="000000"/>
                  <w:sz w:val="20"/>
                  <w:szCs w:val="24"/>
                  <w:rtl/>
                  <w:lang w:val="he-IL" w:eastAsia="he-IL"/>
                </w:rPr>
                <w:delText xml:space="preserve">שינוי לרעת מבקש האישור או ביטול של פוליסת ביטוח,  לא ייכנס לתוקף אלא </w:delText>
              </w:r>
              <w:r w:rsidRPr="00FA17C3" w:rsidDel="007154C3">
                <w:rPr>
                  <w:rFonts w:asciiTheme="minorBidi" w:eastAsia="Times New Roman" w:hAnsiTheme="minorBidi" w:cs="David"/>
                  <w:bCs/>
                  <w:color w:val="000000"/>
                  <w:sz w:val="20"/>
                  <w:szCs w:val="24"/>
                  <w:rtl/>
                  <w:lang w:val="he-IL" w:eastAsia="he-IL"/>
                </w:rPr>
                <w:delText>30 יום</w:delText>
              </w:r>
              <w:r w:rsidRPr="00FA17C3" w:rsidDel="007154C3">
                <w:rPr>
                  <w:rFonts w:asciiTheme="minorBidi" w:eastAsia="Times New Roman" w:hAnsiTheme="minorBidi" w:cs="David"/>
                  <w:b/>
                  <w:color w:val="000000"/>
                  <w:sz w:val="20"/>
                  <w:szCs w:val="24"/>
                  <w:rtl/>
                  <w:lang w:val="he-IL" w:eastAsia="he-IL"/>
                </w:rPr>
                <w:delText xml:space="preserve"> לאחר משלוח הודעה למבקש האישור בדבר השינוי או הביטול.</w:delText>
              </w:r>
            </w:del>
          </w:p>
        </w:tc>
      </w:tr>
    </w:tbl>
    <w:p w14:paraId="0979562A" w14:textId="212250C1" w:rsidR="001922A0" w:rsidRPr="00835354" w:rsidDel="007154C3" w:rsidRDefault="001922A0" w:rsidP="001922A0">
      <w:pPr>
        <w:widowControl w:val="0"/>
        <w:bidi w:val="0"/>
        <w:spacing w:before="0" w:beforeAutospacing="0" w:after="0" w:afterAutospacing="0" w:line="240" w:lineRule="auto"/>
        <w:contextualSpacing/>
        <w:jc w:val="right"/>
        <w:rPr>
          <w:del w:id="613" w:author="מרול אטמן" w:date="2024-12-29T17:18:00Z"/>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62"/>
        <w:bidiVisual/>
        <w:tblW w:w="11530" w:type="dxa"/>
        <w:tblLayout w:type="fixed"/>
        <w:tblLook w:val="04A0" w:firstRow="1" w:lastRow="0" w:firstColumn="1" w:lastColumn="0" w:noHBand="0" w:noVBand="1"/>
      </w:tblPr>
      <w:tblGrid>
        <w:gridCol w:w="11530"/>
      </w:tblGrid>
      <w:tr w:rsidR="001922A0" w:rsidRPr="00FA17C3" w:rsidDel="007154C3" w14:paraId="7351B546" w14:textId="293A44CA" w:rsidTr="001922A0">
        <w:trPr>
          <w:trHeight w:val="227"/>
          <w:tblHeader/>
          <w:del w:id="614" w:author="מרול אטמן" w:date="2024-12-29T17:18:00Z"/>
        </w:trPr>
        <w:tc>
          <w:tcPr>
            <w:tcW w:w="11530" w:type="dxa"/>
            <w:shd w:val="clear" w:color="auto" w:fill="F2F2F2" w:themeFill="background1" w:themeFillShade="F2"/>
          </w:tcPr>
          <w:p w14:paraId="0EEB48BA" w14:textId="32CE23A5" w:rsidR="001922A0" w:rsidRPr="00FA17C3" w:rsidDel="007154C3" w:rsidRDefault="001922A0" w:rsidP="001922A0">
            <w:pPr>
              <w:widowControl w:val="0"/>
              <w:bidi w:val="0"/>
              <w:spacing w:before="0" w:beforeAutospacing="0" w:after="0" w:afterAutospacing="0" w:line="240" w:lineRule="auto"/>
              <w:ind w:left="50" w:right="78"/>
              <w:jc w:val="right"/>
              <w:rPr>
                <w:del w:id="615" w:author="מרול אטמן" w:date="2024-12-29T17:18:00Z"/>
                <w:rFonts w:asciiTheme="minorBidi" w:eastAsia="Times New Roman" w:hAnsiTheme="minorBidi" w:cs="David"/>
                <w:b/>
                <w:color w:val="000000"/>
                <w:sz w:val="24"/>
                <w:szCs w:val="24"/>
                <w:rtl/>
                <w:lang w:val="he-IL" w:eastAsia="he-IL"/>
              </w:rPr>
            </w:pPr>
            <w:del w:id="616" w:author="מרול אטמן" w:date="2024-12-29T17:18:00Z">
              <w:r w:rsidRPr="00FA17C3" w:rsidDel="007154C3">
                <w:rPr>
                  <w:rFonts w:asciiTheme="minorBidi" w:eastAsia="Times New Roman" w:hAnsiTheme="minorBidi" w:cs="David"/>
                  <w:b/>
                  <w:color w:val="000000"/>
                  <w:sz w:val="24"/>
                  <w:szCs w:val="24"/>
                  <w:rtl/>
                  <w:lang w:val="he-IL" w:eastAsia="he-IL"/>
                </w:rPr>
                <w:delText>חתימת האישור</w:delText>
              </w:r>
            </w:del>
          </w:p>
        </w:tc>
      </w:tr>
      <w:tr w:rsidR="001922A0" w:rsidRPr="00FA17C3" w:rsidDel="007154C3" w14:paraId="56DE6BCA" w14:textId="29BBE149" w:rsidTr="001922A0">
        <w:trPr>
          <w:trHeight w:val="598"/>
          <w:del w:id="617" w:author="מרול אטמן" w:date="2024-12-29T17:18:00Z"/>
        </w:trPr>
        <w:tc>
          <w:tcPr>
            <w:tcW w:w="11530" w:type="dxa"/>
          </w:tcPr>
          <w:p w14:paraId="20A436FE" w14:textId="7B05D4A6" w:rsidR="001922A0" w:rsidRPr="00FA17C3" w:rsidDel="007154C3" w:rsidRDefault="001922A0" w:rsidP="001922A0">
            <w:pPr>
              <w:widowControl w:val="0"/>
              <w:bidi w:val="0"/>
              <w:spacing w:before="0" w:beforeAutospacing="0" w:after="0" w:afterAutospacing="0" w:line="240" w:lineRule="auto"/>
              <w:ind w:left="50" w:right="78"/>
              <w:jc w:val="right"/>
              <w:rPr>
                <w:del w:id="618" w:author="מרול אטמן" w:date="2024-12-29T17:18:00Z"/>
                <w:rFonts w:asciiTheme="minorBidi" w:eastAsia="Times New Roman" w:hAnsiTheme="minorBidi" w:cs="David"/>
                <w:b/>
                <w:color w:val="000000"/>
                <w:sz w:val="24"/>
                <w:szCs w:val="24"/>
                <w:rtl/>
                <w:lang w:val="he-IL" w:eastAsia="he-IL"/>
              </w:rPr>
            </w:pPr>
            <w:del w:id="619" w:author="מרול אטמן" w:date="2024-12-29T17:18:00Z">
              <w:r w:rsidRPr="00FA17C3" w:rsidDel="007154C3">
                <w:rPr>
                  <w:rFonts w:asciiTheme="minorBidi" w:eastAsia="Times New Roman" w:hAnsiTheme="minorBidi" w:cs="David"/>
                  <w:b/>
                  <w:color w:val="000000"/>
                  <w:sz w:val="24"/>
                  <w:szCs w:val="24"/>
                  <w:rtl/>
                  <w:lang w:val="he-IL" w:eastAsia="he-IL"/>
                </w:rPr>
                <w:delText>המבטח:</w:delText>
              </w:r>
            </w:del>
          </w:p>
        </w:tc>
      </w:tr>
    </w:tbl>
    <w:p w14:paraId="2DDA0318" w14:textId="27BE8676" w:rsidR="001922A0" w:rsidRPr="00FA17C3" w:rsidDel="007154C3" w:rsidRDefault="001922A0" w:rsidP="001922A0">
      <w:pPr>
        <w:widowControl w:val="0"/>
        <w:bidi w:val="0"/>
        <w:spacing w:before="0" w:beforeAutospacing="0" w:after="0" w:afterAutospacing="0" w:line="240" w:lineRule="auto"/>
        <w:contextualSpacing/>
        <w:jc w:val="right"/>
        <w:rPr>
          <w:del w:id="620" w:author="מרול אטמן" w:date="2024-12-29T17:18:00Z"/>
          <w:rFonts w:ascii="David" w:eastAsia="Times New Roman" w:hAnsi="David" w:cs="David"/>
          <w:b/>
          <w:bCs/>
          <w:color w:val="000000"/>
          <w:sz w:val="24"/>
          <w:szCs w:val="24"/>
          <w:rtl/>
          <w:lang w:eastAsia="he-IL"/>
        </w:rPr>
      </w:pPr>
    </w:p>
    <w:p w14:paraId="1FB579FA" w14:textId="533927A5" w:rsidR="001922A0" w:rsidRPr="00FA17C3" w:rsidDel="007154C3" w:rsidRDefault="001922A0" w:rsidP="001922A0">
      <w:pPr>
        <w:widowControl w:val="0"/>
        <w:bidi w:val="0"/>
        <w:spacing w:before="0" w:beforeAutospacing="0" w:after="0" w:afterAutospacing="0" w:line="240" w:lineRule="auto"/>
        <w:contextualSpacing/>
        <w:jc w:val="center"/>
        <w:rPr>
          <w:del w:id="621" w:author="מרול אטמן" w:date="2024-12-29T17:18:00Z"/>
          <w:rFonts w:ascii="David" w:eastAsia="Times New Roman" w:hAnsi="David" w:cs="David"/>
          <w:b/>
          <w:bCs/>
          <w:color w:val="000000"/>
          <w:sz w:val="24"/>
          <w:szCs w:val="24"/>
          <w:lang w:eastAsia="he-IL"/>
        </w:rPr>
      </w:pPr>
    </w:p>
    <w:p w14:paraId="10151F86" w14:textId="52B2C96B" w:rsidR="001922A0" w:rsidDel="007154C3" w:rsidRDefault="001922A0" w:rsidP="001922A0">
      <w:pPr>
        <w:widowControl w:val="0"/>
        <w:bidi w:val="0"/>
        <w:spacing w:before="0" w:beforeAutospacing="0" w:after="0" w:afterAutospacing="0" w:line="240" w:lineRule="auto"/>
        <w:contextualSpacing/>
        <w:jc w:val="right"/>
        <w:rPr>
          <w:del w:id="622" w:author="מרול אטמן" w:date="2024-12-29T17:18:00Z"/>
          <w:rFonts w:ascii="David" w:eastAsia="Times New Roman" w:hAnsi="David" w:cs="David"/>
          <w:b/>
          <w:bCs/>
          <w:color w:val="000000"/>
          <w:sz w:val="24"/>
          <w:szCs w:val="24"/>
          <w:rtl/>
          <w:lang w:val="he-IL" w:eastAsia="he-IL"/>
        </w:rPr>
      </w:pPr>
    </w:p>
    <w:p w14:paraId="156717E5" w14:textId="0BE3B24D" w:rsidR="001922A0" w:rsidRPr="00FA17C3" w:rsidDel="007154C3" w:rsidRDefault="001922A0" w:rsidP="001922A0">
      <w:pPr>
        <w:widowControl w:val="0"/>
        <w:bidi w:val="0"/>
        <w:spacing w:before="0" w:beforeAutospacing="0" w:after="0" w:afterAutospacing="0" w:line="240" w:lineRule="auto"/>
        <w:contextualSpacing/>
        <w:jc w:val="right"/>
        <w:rPr>
          <w:del w:id="623" w:author="מרול אטמן" w:date="2024-12-29T17:18:00Z"/>
          <w:rFonts w:ascii="David" w:eastAsia="Times New Roman" w:hAnsi="David" w:cs="David"/>
          <w:color w:val="000000"/>
          <w:sz w:val="24"/>
          <w:szCs w:val="24"/>
          <w:rtl/>
          <w:lang w:val="he-IL" w:eastAsia="he-IL"/>
        </w:rPr>
      </w:pPr>
      <w:del w:id="624" w:author="מרול אטמן" w:date="2024-12-29T17:18:00Z">
        <w:r w:rsidRPr="00FA17C3" w:rsidDel="007154C3">
          <w:rPr>
            <w:rFonts w:ascii="David" w:eastAsia="Times New Roman" w:hAnsi="David" w:cs="David"/>
            <w:b/>
            <w:bCs/>
            <w:color w:val="000000"/>
            <w:sz w:val="24"/>
            <w:szCs w:val="24"/>
            <w:rtl/>
            <w:lang w:val="he-IL" w:eastAsia="he-IL"/>
          </w:rPr>
          <w:delText xml:space="preserve">* באישור ביטוח כללי ואישור על הסכמה לעריכת ביטוח </w:delText>
        </w:r>
        <w:r w:rsidRPr="00FA17C3" w:rsidDel="007154C3">
          <w:rPr>
            <w:rFonts w:ascii="David" w:eastAsia="Times New Roman" w:hAnsi="David" w:cs="David"/>
            <w:color w:val="000000"/>
            <w:sz w:val="24"/>
            <w:szCs w:val="24"/>
            <w:rtl/>
            <w:lang w:val="he-IL" w:eastAsia="he-IL"/>
          </w:rPr>
          <w:delText>ניתן לסמן שדות אלה כשדות שאינם בתוקף.</w:delText>
        </w:r>
      </w:del>
    </w:p>
    <w:p w14:paraId="2F0C7938" w14:textId="4D9A90E0" w:rsidR="001922A0" w:rsidRPr="00FA17C3" w:rsidDel="007154C3" w:rsidRDefault="001922A0" w:rsidP="001922A0">
      <w:pPr>
        <w:widowControl w:val="0"/>
        <w:bidi w:val="0"/>
        <w:spacing w:before="0" w:beforeAutospacing="0" w:after="0" w:afterAutospacing="0" w:line="240" w:lineRule="auto"/>
        <w:contextualSpacing/>
        <w:jc w:val="right"/>
        <w:rPr>
          <w:del w:id="625" w:author="מרול אטמן" w:date="2024-12-29T17:18:00Z"/>
          <w:rFonts w:ascii="David" w:eastAsia="Times New Roman" w:hAnsi="David" w:cs="David"/>
          <w:b/>
          <w:bCs/>
          <w:color w:val="000000"/>
          <w:sz w:val="24"/>
          <w:szCs w:val="24"/>
          <w:rtl/>
          <w:lang w:val="he-IL" w:eastAsia="he-IL"/>
        </w:rPr>
      </w:pPr>
      <w:del w:id="626" w:author="מרול אטמן" w:date="2024-12-29T17:18:00Z">
        <w:r w:rsidRPr="00FA17C3" w:rsidDel="007154C3">
          <w:rPr>
            <w:rFonts w:ascii="David" w:eastAsia="Times New Roman" w:hAnsi="David" w:cs="David"/>
            <w:b/>
            <w:bCs/>
            <w:color w:val="000000"/>
            <w:sz w:val="24"/>
            <w:szCs w:val="24"/>
            <w:rtl/>
            <w:lang w:val="he-IL" w:eastAsia="he-IL"/>
          </w:rPr>
          <w:delText>** שדות אלה יופיעו באישור על הסכמה לעריכת ביטוח בלבד.</w:delText>
        </w:r>
      </w:del>
    </w:p>
    <w:p w14:paraId="0C9328B2" w14:textId="507CF77F" w:rsidR="001922A0" w:rsidRPr="00FA17C3" w:rsidDel="007154C3" w:rsidRDefault="001922A0" w:rsidP="001922A0">
      <w:pPr>
        <w:widowControl w:val="0"/>
        <w:bidi w:val="0"/>
        <w:spacing w:before="0" w:beforeAutospacing="0" w:after="0" w:afterAutospacing="0" w:line="240" w:lineRule="auto"/>
        <w:contextualSpacing/>
        <w:jc w:val="right"/>
        <w:rPr>
          <w:del w:id="627" w:author="מרול אטמן" w:date="2024-12-29T17:18:00Z"/>
          <w:rFonts w:ascii="David" w:eastAsia="Times New Roman" w:hAnsi="David" w:cs="David"/>
          <w:color w:val="000000"/>
          <w:sz w:val="24"/>
          <w:szCs w:val="24"/>
          <w:rtl/>
          <w:lang w:val="he-IL" w:eastAsia="he-IL"/>
        </w:rPr>
      </w:pPr>
      <w:del w:id="628" w:author="מרול אטמן" w:date="2024-12-29T17:18:00Z">
        <w:r w:rsidRPr="00FA17C3" w:rsidDel="007154C3">
          <w:rPr>
            <w:rFonts w:ascii="David" w:eastAsia="Times New Roman" w:hAnsi="David" w:cs="David"/>
            <w:b/>
            <w:bCs/>
            <w:color w:val="000000"/>
            <w:sz w:val="24"/>
            <w:szCs w:val="24"/>
            <w:rtl/>
            <w:lang w:val="he-IL" w:eastAsia="he-IL"/>
          </w:rPr>
          <w:delText>*** שדות אלה לא יופיעו באישור על הסכמה לעריכת ביטוח</w:delText>
        </w:r>
        <w:r w:rsidRPr="00FA17C3" w:rsidDel="007154C3">
          <w:rPr>
            <w:rFonts w:ascii="David" w:eastAsia="Times New Roman" w:hAnsi="David" w:cs="David"/>
            <w:color w:val="000000"/>
            <w:sz w:val="24"/>
            <w:szCs w:val="24"/>
            <w:rtl/>
            <w:lang w:val="he-IL" w:eastAsia="he-IL"/>
          </w:rPr>
          <w:delText>.</w:delText>
        </w:r>
      </w:del>
    </w:p>
    <w:p w14:paraId="048CF5DB" w14:textId="7B060A08" w:rsidR="001922A0" w:rsidRPr="00FA17C3" w:rsidDel="007154C3" w:rsidRDefault="001922A0" w:rsidP="001922A0">
      <w:pPr>
        <w:widowControl w:val="0"/>
        <w:bidi w:val="0"/>
        <w:spacing w:before="0" w:beforeAutospacing="0" w:after="0" w:afterAutospacing="0" w:line="240" w:lineRule="auto"/>
        <w:contextualSpacing/>
        <w:jc w:val="right"/>
        <w:rPr>
          <w:del w:id="629" w:author="מרול אטמן" w:date="2024-12-29T17:18:00Z"/>
          <w:rFonts w:ascii="David" w:eastAsia="Times New Roman" w:hAnsi="David" w:cs="David"/>
          <w:b/>
          <w:bCs/>
          <w:color w:val="000000"/>
          <w:sz w:val="24"/>
          <w:szCs w:val="24"/>
          <w:rtl/>
          <w:lang w:val="he-IL" w:eastAsia="he-IL"/>
        </w:rPr>
      </w:pPr>
      <w:del w:id="630" w:author="מרול אטמן" w:date="2024-12-29T17:18:00Z">
        <w:r w:rsidRPr="00FA17C3" w:rsidDel="007154C3">
          <w:rPr>
            <w:rFonts w:ascii="David" w:eastAsia="Times New Roman" w:hAnsi="David" w:cs="David"/>
            <w:b/>
            <w:bCs/>
            <w:color w:val="000000"/>
            <w:sz w:val="24"/>
            <w:szCs w:val="24"/>
            <w:rtl/>
            <w:lang w:val="he-IL" w:eastAsia="he-IL"/>
          </w:rPr>
          <w:delText>****</w:delText>
        </w:r>
        <w:r w:rsidRPr="00FA17C3" w:rsidDel="007154C3">
          <w:rPr>
            <w:rFonts w:ascii="David" w:eastAsia="Times New Roman" w:hAnsi="David" w:cs="David"/>
            <w:color w:val="000000"/>
            <w:sz w:val="24"/>
            <w:szCs w:val="24"/>
            <w:rtl/>
            <w:lang w:val="he-IL" w:eastAsia="he-IL"/>
          </w:rPr>
          <w:delText xml:space="preserve"> </w:delText>
        </w:r>
        <w:r w:rsidRPr="00FA17C3" w:rsidDel="007154C3">
          <w:rPr>
            <w:rFonts w:ascii="David" w:eastAsia="Times New Roman" w:hAnsi="David" w:cs="David"/>
            <w:b/>
            <w:bCs/>
            <w:color w:val="000000"/>
            <w:sz w:val="24"/>
            <w:szCs w:val="24"/>
            <w:rtl/>
            <w:lang w:val="he-IL" w:eastAsia="he-IL"/>
          </w:rPr>
          <w:delTex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delText>
        </w:r>
      </w:del>
    </w:p>
    <w:p w14:paraId="2EC08716" w14:textId="77777777" w:rsidR="001922A0" w:rsidRPr="00FA17C3" w:rsidRDefault="001922A0" w:rsidP="001922A0">
      <w:pPr>
        <w:widowControl w:val="0"/>
        <w:bidi w:val="0"/>
        <w:spacing w:before="0" w:beforeAutospacing="0" w:after="0" w:afterAutospacing="0" w:line="240" w:lineRule="auto"/>
        <w:rPr>
          <w:rFonts w:ascii="David" w:eastAsia="Times New Roman" w:hAnsi="David" w:cs="David"/>
          <w:b/>
          <w:bCs/>
          <w:sz w:val="24"/>
          <w:szCs w:val="24"/>
          <w:u w:val="single"/>
        </w:rPr>
      </w:pPr>
    </w:p>
    <w:p w14:paraId="2B0B1722" w14:textId="77777777" w:rsidR="001922A0" w:rsidRPr="00435A20" w:rsidRDefault="001922A0" w:rsidP="001922A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3833968" w14:textId="77777777" w:rsidR="002F029F" w:rsidRDefault="002F029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C3E449D" w14:textId="77777777" w:rsidR="002F029F" w:rsidRDefault="002F029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BDB2236" w14:textId="77777777" w:rsidR="002F029F" w:rsidRDefault="002F029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D33245C" w14:textId="77777777" w:rsidR="007154C3" w:rsidRDefault="007154C3">
      <w:pPr>
        <w:bidi w:val="0"/>
        <w:spacing w:before="0" w:beforeAutospacing="0" w:after="160" w:afterAutospacing="0" w:line="259" w:lineRule="auto"/>
        <w:rPr>
          <w:ins w:id="631" w:author="מרול אטמן" w:date="2024-12-29T17:19:00Z"/>
          <w:rFonts w:ascii="Times New Roman" w:eastAsia="Times New Roman" w:hAnsi="Times New Roman" w:cs="David"/>
          <w:bCs/>
          <w:sz w:val="20"/>
          <w:szCs w:val="24"/>
          <w:u w:val="single"/>
          <w:rtl/>
          <w:lang w:eastAsia="he-IL"/>
        </w:rPr>
      </w:pPr>
      <w:ins w:id="632" w:author="מרול אטמן" w:date="2024-12-29T17:19:00Z">
        <w:r>
          <w:rPr>
            <w:rFonts w:ascii="Times New Roman" w:eastAsia="Times New Roman" w:hAnsi="Times New Roman" w:cs="David"/>
            <w:bCs/>
            <w:sz w:val="20"/>
            <w:szCs w:val="24"/>
            <w:u w:val="single"/>
            <w:rtl/>
            <w:lang w:eastAsia="he-IL"/>
          </w:rPr>
          <w:br w:type="page"/>
        </w:r>
      </w:ins>
    </w:p>
    <w:p w14:paraId="60BC5006" w14:textId="25A16F2F"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3356F14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973681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4B6C394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DD4DB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71FBAD9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F40401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E7AD77" w14:textId="77777777"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מודל תלת ממדי בתוכנית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REVIT </w:t>
      </w:r>
      <w:r w:rsidRPr="006D2AE3">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hint="cs"/>
          <w:sz w:val="24"/>
          <w:szCs w:val="24"/>
          <w:rtl/>
          <w:lang w:eastAsia="he-IL"/>
        </w:rPr>
        <w:t xml:space="preserve">וב </w:t>
      </w:r>
      <w:r w:rsidR="001743FC">
        <w:rPr>
          <w:rFonts w:ascii="Times New Roman" w:eastAsia="Times New Roman" w:hAnsi="Times New Roman" w:cs="David" w:hint="cs"/>
          <w:sz w:val="24"/>
          <w:szCs w:val="24"/>
          <w:lang w:eastAsia="he-IL"/>
        </w:rPr>
        <w:t>BIM</w:t>
      </w:r>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sz w:val="24"/>
          <w:szCs w:val="24"/>
          <w:rtl/>
          <w:lang w:eastAsia="he-IL"/>
        </w:rPr>
        <w:t>הכולל את ת</w:t>
      </w:r>
      <w:r w:rsidRPr="006D2AE3">
        <w:rPr>
          <w:rFonts w:ascii="Times New Roman" w:eastAsia="Times New Roman" w:hAnsi="Times New Roman" w:cs="David"/>
          <w:sz w:val="24"/>
          <w:szCs w:val="24"/>
          <w:rtl/>
          <w:lang w:eastAsia="he-IL"/>
        </w:rPr>
        <w:t>כניות כל המתכננים והיועצים</w:t>
      </w:r>
      <w:r w:rsidRPr="006D2AE3">
        <w:rPr>
          <w:rFonts w:ascii="Times New Roman" w:eastAsia="Times New Roman" w:hAnsi="Times New Roman" w:cs="David" w:hint="cs"/>
          <w:sz w:val="24"/>
          <w:szCs w:val="24"/>
          <w:rtl/>
          <w:lang w:eastAsia="he-IL"/>
        </w:rPr>
        <w:t>.</w:t>
      </w:r>
    </w:p>
    <w:p w14:paraId="58F6726A"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01903197" w14:textId="77777777"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 xml:space="preserve">כניות, חתכים ופרטים של </w:t>
      </w:r>
      <w:r w:rsidR="00E2151E">
        <w:rPr>
          <w:rFonts w:ascii="Times New Roman" w:eastAsia="Times New Roman" w:hAnsi="Times New Roman" w:cs="David" w:hint="cs"/>
          <w:sz w:val="24"/>
          <w:szCs w:val="24"/>
          <w:rtl/>
          <w:lang w:eastAsia="he-IL"/>
        </w:rPr>
        <w:t>תיאום המערכות מתוך המודל התלת מ</w:t>
      </w:r>
      <w:r w:rsidR="006D2AE3" w:rsidRPr="006D2AE3">
        <w:rPr>
          <w:rFonts w:ascii="Times New Roman" w:eastAsia="Times New Roman" w:hAnsi="Times New Roman" w:cs="David" w:hint="cs"/>
          <w:sz w:val="24"/>
          <w:szCs w:val="24"/>
          <w:rtl/>
          <w:lang w:eastAsia="he-IL"/>
        </w:rPr>
        <w:t>מדי.</w:t>
      </w:r>
    </w:p>
    <w:p w14:paraId="13CB229C"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72FB695A"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32058D42"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A08D9E5"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609BF38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D9FA2D"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כל המסמכים והתכניות יערכו בשפה העברית.</w:t>
      </w:r>
    </w:p>
    <w:p w14:paraId="1A5F676B"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t>נספח "ט"</w:t>
      </w:r>
    </w:p>
    <w:p w14:paraId="590F29E5"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5C70E9C"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0883709"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B42F3B"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F84D7E7"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5BA14B"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447950F" w14:textId="592CB0E3" w:rsidR="00E2151E" w:rsidRPr="00B27B4C" w:rsidRDefault="0027073C"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del w:id="633" w:author="Meryl Etman" w:date="2025-02-24T18:50:00Z">
            <w:r w:rsidR="00E46994" w:rsidDel="00295CD0">
              <w:rPr>
                <w:rFonts w:ascii="Times New Roman" w:eastAsia="Times New Roman" w:hAnsi="Times New Roman" w:cs="David" w:hint="cs"/>
                <w:color w:val="008000"/>
                <w:sz w:val="24"/>
                <w:szCs w:val="24"/>
                <w:rtl/>
                <w:lang w:eastAsia="he-IL"/>
              </w:rPr>
              <w:br/>
              <w:delText>אפריקה התחדשות עירונית בע"מ</w:delText>
            </w:r>
            <w:r w:rsidR="00E46994" w:rsidDel="00295CD0">
              <w:rPr>
                <w:rFonts w:ascii="Times New Roman" w:eastAsia="Times New Roman" w:hAnsi="Times New Roman" w:cs="David" w:hint="cs"/>
                <w:color w:val="008000"/>
                <w:sz w:val="24"/>
                <w:szCs w:val="24"/>
                <w:rtl/>
                <w:lang w:eastAsia="he-IL"/>
              </w:rPr>
              <w:br/>
            </w:r>
            <w:r w:rsidR="00E46994" w:rsidDel="00295CD0">
              <w:rPr>
                <w:rFonts w:ascii="Times New Roman" w:eastAsia="Times New Roman" w:hAnsi="Times New Roman" w:cs="David" w:hint="cs"/>
                <w:color w:val="008000"/>
                <w:sz w:val="24"/>
                <w:szCs w:val="24"/>
                <w:rtl/>
                <w:lang w:eastAsia="he-IL"/>
              </w:rPr>
              <w:br/>
              <w:delText>514639525</w:delText>
            </w:r>
            <w:r w:rsidR="00E46994" w:rsidDel="00295CD0">
              <w:rPr>
                <w:rFonts w:ascii="Times New Roman" w:eastAsia="Times New Roman" w:hAnsi="Times New Roman" w:cs="David" w:hint="cs"/>
                <w:color w:val="008000"/>
                <w:sz w:val="24"/>
                <w:szCs w:val="24"/>
                <w:rtl/>
                <w:lang w:eastAsia="he-IL"/>
              </w:rPr>
              <w:br/>
            </w:r>
            <w:r w:rsidR="00E46994" w:rsidDel="00295CD0">
              <w:rPr>
                <w:rFonts w:ascii="Times New Roman" w:eastAsia="Times New Roman" w:hAnsi="Times New Roman" w:cs="David" w:hint="cs"/>
                <w:color w:val="008000"/>
                <w:sz w:val="24"/>
                <w:szCs w:val="24"/>
                <w:rtl/>
                <w:lang w:eastAsia="he-IL"/>
              </w:rPr>
              <w:br/>
              <w:delText>מצלאוי חברה לבנין בע"מ</w:delText>
            </w:r>
            <w:r w:rsidR="00E46994" w:rsidDel="00295CD0">
              <w:rPr>
                <w:rFonts w:ascii="Times New Roman" w:eastAsia="Times New Roman" w:hAnsi="Times New Roman" w:cs="David" w:hint="cs"/>
                <w:color w:val="008000"/>
                <w:sz w:val="24"/>
                <w:szCs w:val="24"/>
                <w:rtl/>
                <w:lang w:eastAsia="he-IL"/>
              </w:rPr>
              <w:br/>
              <w:delText>דרך רפאל איתן 1, קרית אונו</w:delText>
            </w:r>
            <w:r w:rsidR="00E46994" w:rsidDel="00295CD0">
              <w:rPr>
                <w:rFonts w:ascii="Times New Roman" w:eastAsia="Times New Roman" w:hAnsi="Times New Roman" w:cs="David" w:hint="cs"/>
                <w:color w:val="008000"/>
                <w:sz w:val="24"/>
                <w:szCs w:val="24"/>
                <w:rtl/>
                <w:lang w:eastAsia="he-IL"/>
              </w:rPr>
              <w:br/>
              <w:delText>512726712</w:delText>
            </w:r>
            <w:r w:rsidR="00E46994" w:rsidDel="00295CD0">
              <w:rPr>
                <w:rFonts w:ascii="Times New Roman" w:eastAsia="Times New Roman" w:hAnsi="Times New Roman" w:cs="David" w:hint="cs"/>
                <w:color w:val="008000"/>
                <w:sz w:val="24"/>
                <w:szCs w:val="24"/>
                <w:rtl/>
                <w:lang w:eastAsia="he-IL"/>
              </w:rPr>
              <w:br/>
            </w:r>
          </w:del>
          <w:ins w:id="634" w:author="Meryl Etman" w:date="2025-02-24T18:50:00Z">
            <w:r w:rsidR="00295CD0">
              <w:rPr>
                <w:rFonts w:ascii="Times New Roman" w:eastAsia="Times New Roman" w:hAnsi="Times New Roman" w:cs="David" w:hint="cs"/>
                <w:color w:val="008000"/>
                <w:sz w:val="24"/>
                <w:szCs w:val="24"/>
                <w:rtl/>
                <w:lang w:eastAsia="he-IL"/>
              </w:rPr>
              <w:br/>
              <w:t>אפריקה התחדשות עירונית בע"מ</w:t>
            </w:r>
            <w:r w:rsidR="00295CD0">
              <w:rPr>
                <w:rFonts w:ascii="Times New Roman" w:eastAsia="Times New Roman" w:hAnsi="Times New Roman" w:cs="David" w:hint="cs"/>
                <w:color w:val="008000"/>
                <w:sz w:val="24"/>
                <w:szCs w:val="24"/>
                <w:rtl/>
                <w:lang w:eastAsia="he-IL"/>
              </w:rPr>
              <w:br/>
            </w:r>
            <w:r w:rsidR="00295CD0">
              <w:rPr>
                <w:rFonts w:ascii="Times New Roman" w:eastAsia="Times New Roman" w:hAnsi="Times New Roman" w:cs="David" w:hint="cs"/>
                <w:color w:val="008000"/>
                <w:sz w:val="24"/>
                <w:szCs w:val="24"/>
                <w:rtl/>
                <w:lang w:eastAsia="he-IL"/>
              </w:rPr>
              <w:br/>
              <w:t>514639525</w:t>
            </w:r>
            <w:r w:rsidR="00295CD0">
              <w:rPr>
                <w:rFonts w:ascii="Times New Roman" w:eastAsia="Times New Roman" w:hAnsi="Times New Roman" w:cs="David" w:hint="cs"/>
                <w:color w:val="008000"/>
                <w:sz w:val="24"/>
                <w:szCs w:val="24"/>
                <w:rtl/>
                <w:lang w:eastAsia="he-IL"/>
              </w:rPr>
              <w:br/>
            </w:r>
            <w:r w:rsidR="00295CD0">
              <w:rPr>
                <w:rFonts w:ascii="Times New Roman" w:eastAsia="Times New Roman" w:hAnsi="Times New Roman" w:cs="David" w:hint="cs"/>
                <w:color w:val="008000"/>
                <w:sz w:val="24"/>
                <w:szCs w:val="24"/>
                <w:rtl/>
                <w:lang w:eastAsia="he-IL"/>
              </w:rPr>
              <w:br/>
              <w:t>מצלאוי חברה לבנין בע"מ</w:t>
            </w:r>
            <w:r w:rsidR="00295CD0">
              <w:rPr>
                <w:rFonts w:ascii="Times New Roman" w:eastAsia="Times New Roman" w:hAnsi="Times New Roman" w:cs="David" w:hint="cs"/>
                <w:color w:val="008000"/>
                <w:sz w:val="24"/>
                <w:szCs w:val="24"/>
                <w:rtl/>
                <w:lang w:eastAsia="he-IL"/>
              </w:rPr>
              <w:br/>
              <w:t>דרך רפאל איתן 1, קרית אונו</w:t>
            </w:r>
            <w:r w:rsidR="00295CD0">
              <w:rPr>
                <w:rFonts w:ascii="Times New Roman" w:eastAsia="Times New Roman" w:hAnsi="Times New Roman" w:cs="David" w:hint="cs"/>
                <w:color w:val="008000"/>
                <w:sz w:val="24"/>
                <w:szCs w:val="24"/>
                <w:rtl/>
                <w:lang w:eastAsia="he-IL"/>
              </w:rPr>
              <w:br/>
              <w:t>512726712</w:t>
            </w:r>
            <w:r w:rsidR="00295CD0">
              <w:rPr>
                <w:rFonts w:ascii="Times New Roman" w:eastAsia="Times New Roman" w:hAnsi="Times New Roman" w:cs="David" w:hint="cs"/>
                <w:color w:val="008000"/>
                <w:sz w:val="24"/>
                <w:szCs w:val="24"/>
                <w:rtl/>
                <w:lang w:eastAsia="he-IL"/>
              </w:rPr>
              <w:br/>
            </w:r>
          </w:ins>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292E3FFC"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E5970B9"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84662AA"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F43FE88"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E887B1A" w14:textId="24E0B262"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95CD0">
            <w:rPr>
              <w:rFonts w:ascii="Times New Roman" w:eastAsia="Times New Roman" w:hAnsi="Times New Roman" w:cs="David"/>
              <w:color w:val="008000"/>
              <w:sz w:val="24"/>
              <w:szCs w:val="24"/>
              <w:rtl/>
              <w:lang w:eastAsia="he-IL"/>
            </w:rPr>
            <w:t>מימוני הנדסה ויעוץ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295CD0">
            <w:rPr>
              <w:rFonts w:ascii="Times New Roman" w:eastAsia="Times New Roman" w:hAnsi="Times New Roman" w:cs="David"/>
              <w:color w:val="008000"/>
              <w:sz w:val="24"/>
              <w:szCs w:val="24"/>
              <w:rtl/>
              <w:lang w:eastAsia="he-IL"/>
            </w:rPr>
            <w:t>הכוזרי הרצליה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295CD0">
            <w:rPr>
              <w:rFonts w:ascii="Times New Roman" w:eastAsia="Times New Roman" w:hAnsi="Times New Roman" w:cs="David" w:hint="cs"/>
              <w:color w:val="008000"/>
              <w:sz w:val="24"/>
              <w:szCs w:val="24"/>
              <w:rtl/>
            </w:rPr>
            <w:t>ניהול מודל בים ותיאום מערכות</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4E76A2A"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CE09F4D"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04C4934"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A13007"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BC31BE"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CD1E83"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D187548"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58485D"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DCDF58"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70F85A"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FF4762E" w14:textId="03944A51" w:rsidR="00E2151E" w:rsidRPr="00B27B4C" w:rsidRDefault="0027073C"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5CD0">
            <w:rPr>
              <w:rFonts w:ascii="Times New Roman" w:eastAsia="Times New Roman" w:hAnsi="Times New Roman" w:cs="David"/>
              <w:color w:val="008000"/>
              <w:sz w:val="24"/>
              <w:szCs w:val="24"/>
              <w:rtl/>
              <w:lang w:eastAsia="he-IL"/>
            </w:rPr>
            <w:t>מימוני הנדסה ויעוץ בע"מ</w:t>
          </w:r>
        </w:sdtContent>
      </w:sdt>
    </w:p>
    <w:p w14:paraId="30668240"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79FAC49"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3A160F5"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11117B30"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6AF8E5E" w14:textId="7777777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77F5933F"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31ED5B2" w14:textId="18261191" w:rsidR="00E2151E" w:rsidRPr="00B27B4C" w:rsidDel="00FF5E2B" w:rsidRDefault="00E2151E" w:rsidP="00E2151E">
      <w:pPr>
        <w:widowControl w:val="0"/>
        <w:spacing w:before="0" w:beforeAutospacing="0" w:after="0" w:afterAutospacing="0" w:line="240" w:lineRule="auto"/>
        <w:ind w:left="180"/>
        <w:rPr>
          <w:del w:id="635" w:author="מרול אטמן" w:date="2024-12-29T17:19:00Z"/>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del w:id="636" w:author="Meryl Etman" w:date="2025-02-24T18:50:00Z">
            <w:r w:rsidR="00E46994" w:rsidDel="00295CD0">
              <w:rPr>
                <w:rFonts w:ascii="Times New Roman" w:eastAsia="Times New Roman" w:hAnsi="Times New Roman" w:cs="David" w:hint="cs"/>
                <w:color w:val="008000"/>
                <w:sz w:val="24"/>
                <w:szCs w:val="24"/>
                <w:rtl/>
                <w:lang w:eastAsia="he-IL"/>
              </w:rPr>
              <w:br/>
              <w:delText>אפריקה התחדשות עירונית בע"מ</w:delText>
            </w:r>
            <w:r w:rsidR="00E46994" w:rsidDel="00295CD0">
              <w:rPr>
                <w:rFonts w:ascii="Times New Roman" w:eastAsia="Times New Roman" w:hAnsi="Times New Roman" w:cs="David" w:hint="cs"/>
                <w:color w:val="008000"/>
                <w:sz w:val="24"/>
                <w:szCs w:val="24"/>
                <w:rtl/>
                <w:lang w:eastAsia="he-IL"/>
              </w:rPr>
              <w:br/>
            </w:r>
            <w:r w:rsidR="00E46994" w:rsidDel="00295CD0">
              <w:rPr>
                <w:rFonts w:ascii="Times New Roman" w:eastAsia="Times New Roman" w:hAnsi="Times New Roman" w:cs="David" w:hint="cs"/>
                <w:color w:val="008000"/>
                <w:sz w:val="24"/>
                <w:szCs w:val="24"/>
                <w:rtl/>
                <w:lang w:eastAsia="he-IL"/>
              </w:rPr>
              <w:br/>
              <w:delText>514639525</w:delText>
            </w:r>
            <w:r w:rsidR="00E46994" w:rsidDel="00295CD0">
              <w:rPr>
                <w:rFonts w:ascii="Times New Roman" w:eastAsia="Times New Roman" w:hAnsi="Times New Roman" w:cs="David" w:hint="cs"/>
                <w:color w:val="008000"/>
                <w:sz w:val="24"/>
                <w:szCs w:val="24"/>
                <w:rtl/>
                <w:lang w:eastAsia="he-IL"/>
              </w:rPr>
              <w:br/>
            </w:r>
            <w:r w:rsidR="00E46994" w:rsidDel="00295CD0">
              <w:rPr>
                <w:rFonts w:ascii="Times New Roman" w:eastAsia="Times New Roman" w:hAnsi="Times New Roman" w:cs="David" w:hint="cs"/>
                <w:color w:val="008000"/>
                <w:sz w:val="24"/>
                <w:szCs w:val="24"/>
                <w:rtl/>
                <w:lang w:eastAsia="he-IL"/>
              </w:rPr>
              <w:br/>
              <w:delText>מצלאוי חברה לבנין בע"מ</w:delText>
            </w:r>
            <w:r w:rsidR="00E46994" w:rsidDel="00295CD0">
              <w:rPr>
                <w:rFonts w:ascii="Times New Roman" w:eastAsia="Times New Roman" w:hAnsi="Times New Roman" w:cs="David" w:hint="cs"/>
                <w:color w:val="008000"/>
                <w:sz w:val="24"/>
                <w:szCs w:val="24"/>
                <w:rtl/>
                <w:lang w:eastAsia="he-IL"/>
              </w:rPr>
              <w:br/>
              <w:delText>דרך רפאל איתן 1, קרית אונו</w:delText>
            </w:r>
            <w:r w:rsidR="00E46994" w:rsidDel="00295CD0">
              <w:rPr>
                <w:rFonts w:ascii="Times New Roman" w:eastAsia="Times New Roman" w:hAnsi="Times New Roman" w:cs="David" w:hint="cs"/>
                <w:color w:val="008000"/>
                <w:sz w:val="24"/>
                <w:szCs w:val="24"/>
                <w:rtl/>
                <w:lang w:eastAsia="he-IL"/>
              </w:rPr>
              <w:br/>
              <w:delText>512726712</w:delText>
            </w:r>
            <w:r w:rsidR="00E46994" w:rsidDel="00295CD0">
              <w:rPr>
                <w:rFonts w:ascii="Times New Roman" w:eastAsia="Times New Roman" w:hAnsi="Times New Roman" w:cs="David" w:hint="cs"/>
                <w:color w:val="008000"/>
                <w:sz w:val="24"/>
                <w:szCs w:val="24"/>
                <w:rtl/>
                <w:lang w:eastAsia="he-IL"/>
              </w:rPr>
              <w:br/>
            </w:r>
          </w:del>
          <w:ins w:id="637" w:author="Meryl Etman" w:date="2025-02-24T18:50:00Z">
            <w:r w:rsidR="00295CD0">
              <w:rPr>
                <w:rFonts w:ascii="Times New Roman" w:eastAsia="Times New Roman" w:hAnsi="Times New Roman" w:cs="David" w:hint="cs"/>
                <w:color w:val="008000"/>
                <w:sz w:val="24"/>
                <w:szCs w:val="24"/>
                <w:rtl/>
                <w:lang w:eastAsia="he-IL"/>
              </w:rPr>
              <w:br/>
              <w:t>אפריקה התחדשות עירונית בע"מ</w:t>
            </w:r>
            <w:r w:rsidR="00295CD0">
              <w:rPr>
                <w:rFonts w:ascii="Times New Roman" w:eastAsia="Times New Roman" w:hAnsi="Times New Roman" w:cs="David" w:hint="cs"/>
                <w:color w:val="008000"/>
                <w:sz w:val="24"/>
                <w:szCs w:val="24"/>
                <w:rtl/>
                <w:lang w:eastAsia="he-IL"/>
              </w:rPr>
              <w:br/>
            </w:r>
            <w:r w:rsidR="00295CD0">
              <w:rPr>
                <w:rFonts w:ascii="Times New Roman" w:eastAsia="Times New Roman" w:hAnsi="Times New Roman" w:cs="David" w:hint="cs"/>
                <w:color w:val="008000"/>
                <w:sz w:val="24"/>
                <w:szCs w:val="24"/>
                <w:rtl/>
                <w:lang w:eastAsia="he-IL"/>
              </w:rPr>
              <w:br/>
              <w:t>514639525</w:t>
            </w:r>
            <w:r w:rsidR="00295CD0">
              <w:rPr>
                <w:rFonts w:ascii="Times New Roman" w:eastAsia="Times New Roman" w:hAnsi="Times New Roman" w:cs="David" w:hint="cs"/>
                <w:color w:val="008000"/>
                <w:sz w:val="24"/>
                <w:szCs w:val="24"/>
                <w:rtl/>
                <w:lang w:eastAsia="he-IL"/>
              </w:rPr>
              <w:br/>
            </w:r>
            <w:r w:rsidR="00295CD0">
              <w:rPr>
                <w:rFonts w:ascii="Times New Roman" w:eastAsia="Times New Roman" w:hAnsi="Times New Roman" w:cs="David" w:hint="cs"/>
                <w:color w:val="008000"/>
                <w:sz w:val="24"/>
                <w:szCs w:val="24"/>
                <w:rtl/>
                <w:lang w:eastAsia="he-IL"/>
              </w:rPr>
              <w:br/>
              <w:t>מצלאוי חברה לבנין בע"מ</w:t>
            </w:r>
            <w:r w:rsidR="00295CD0">
              <w:rPr>
                <w:rFonts w:ascii="Times New Roman" w:eastAsia="Times New Roman" w:hAnsi="Times New Roman" w:cs="David" w:hint="cs"/>
                <w:color w:val="008000"/>
                <w:sz w:val="24"/>
                <w:szCs w:val="24"/>
                <w:rtl/>
                <w:lang w:eastAsia="he-IL"/>
              </w:rPr>
              <w:br/>
              <w:t>דרך רפאל איתן 1, קרית אונו</w:t>
            </w:r>
            <w:r w:rsidR="00295CD0">
              <w:rPr>
                <w:rFonts w:ascii="Times New Roman" w:eastAsia="Times New Roman" w:hAnsi="Times New Roman" w:cs="David" w:hint="cs"/>
                <w:color w:val="008000"/>
                <w:sz w:val="24"/>
                <w:szCs w:val="24"/>
                <w:rtl/>
                <w:lang w:eastAsia="he-IL"/>
              </w:rPr>
              <w:br/>
              <w:t>512726712</w:t>
            </w:r>
            <w:r w:rsidR="00295CD0">
              <w:rPr>
                <w:rFonts w:ascii="Times New Roman" w:eastAsia="Times New Roman" w:hAnsi="Times New Roman" w:cs="David" w:hint="cs"/>
                <w:color w:val="008000"/>
                <w:sz w:val="24"/>
                <w:szCs w:val="24"/>
                <w:rtl/>
                <w:lang w:eastAsia="he-IL"/>
              </w:rPr>
              <w:br/>
            </w:r>
          </w:ins>
        </w:sdtContent>
      </w:sdt>
    </w:p>
    <w:p w14:paraId="70F8C03D" w14:textId="77777777" w:rsidR="00E2151E" w:rsidRPr="00B27B4C" w:rsidRDefault="00E2151E" w:rsidP="00FF5E2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F3D54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24ACF9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0B1E9D" w14:textId="58F369F9"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295CD0">
            <w:rPr>
              <w:rFonts w:ascii="Times New Roman" w:eastAsia="Times New Roman" w:hAnsi="Times New Roman" w:cs="David" w:hint="cs"/>
              <w:color w:val="008000"/>
              <w:sz w:val="24"/>
              <w:szCs w:val="24"/>
              <w:rtl/>
              <w:lang w:eastAsia="he-IL"/>
            </w:rPr>
            <w:t>הכוזרי הרצליה</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4A2347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DC2B0D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07D1A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4028C18"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0C556C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9FC76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5B14E2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0EF2B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E818509"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D9731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621753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C9A0DA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0B921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FF174CC"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D1A7F2A"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5C8D4BEB"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3A65229"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EAAB5EE"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612266E" w14:textId="777C30A3" w:rsidR="00E2151E" w:rsidRPr="009130F0" w:rsidRDefault="00E2151E"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5CD0">
            <w:rPr>
              <w:rFonts w:ascii="Times New Roman" w:eastAsia="Times New Roman" w:hAnsi="Times New Roman" w:cs="David"/>
              <w:color w:val="008000"/>
              <w:sz w:val="24"/>
              <w:szCs w:val="24"/>
              <w:rtl/>
              <w:lang w:eastAsia="he-IL"/>
            </w:rPr>
            <w:t>מימוני הנדסה ויעוץ בע"מ</w:t>
          </w:r>
        </w:sdtContent>
      </w:sdt>
    </w:p>
    <w:p w14:paraId="415921ED"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377646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652AA9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C66418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9ECFBD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3861D21"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B185367"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F447D26"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181CF7B"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C016FC3"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E2949A8"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00FB8641"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4C5A2562" w14:textId="77777777" w:rsidR="00E2151E" w:rsidRPr="00B27B4C" w:rsidDel="00FF5E2B" w:rsidRDefault="00E2151E" w:rsidP="00E2151E">
      <w:pPr>
        <w:widowControl w:val="0"/>
        <w:bidi w:val="0"/>
        <w:spacing w:before="0" w:beforeAutospacing="0" w:after="0" w:afterAutospacing="0" w:line="240" w:lineRule="auto"/>
        <w:jc w:val="right"/>
        <w:rPr>
          <w:del w:id="638" w:author="מרול אטמן" w:date="2024-12-29T17:20:00Z"/>
          <w:rFonts w:ascii="Times New Roman" w:eastAsia="Times New Roman" w:hAnsi="Times New Roman" w:cs="David"/>
          <w:sz w:val="20"/>
          <w:szCs w:val="20"/>
          <w:rtl/>
          <w:lang w:eastAsia="he-IL"/>
        </w:rPr>
      </w:pPr>
    </w:p>
    <w:p w14:paraId="3958FC2A" w14:textId="77777777" w:rsidR="00E2151E" w:rsidRPr="0047052D" w:rsidDel="00FF5E2B" w:rsidRDefault="00E2151E" w:rsidP="00E2151E">
      <w:pPr>
        <w:widowControl w:val="0"/>
        <w:spacing w:before="0" w:beforeAutospacing="0" w:after="0" w:afterAutospacing="0" w:line="240" w:lineRule="auto"/>
        <w:jc w:val="both"/>
        <w:rPr>
          <w:del w:id="639" w:author="מרול אטמן" w:date="2024-12-29T17:20:00Z"/>
        </w:rPr>
      </w:pPr>
    </w:p>
    <w:p w14:paraId="25CEBB37" w14:textId="77777777" w:rsidR="001A69D5" w:rsidRPr="006D2AE3" w:rsidRDefault="001A69D5">
      <w:pPr>
        <w:widowControl w:val="0"/>
        <w:spacing w:before="0" w:beforeAutospacing="0" w:after="0" w:afterAutospacing="0" w:line="240" w:lineRule="auto"/>
        <w:outlineLvl w:val="7"/>
        <w:rPr>
          <w:rtl/>
        </w:rPr>
        <w:pPrChange w:id="640" w:author="מרול אטמן" w:date="2024-12-29T17:20:00Z">
          <w:pPr>
            <w:widowControl w:val="0"/>
            <w:spacing w:before="0" w:beforeAutospacing="0" w:after="0" w:afterAutospacing="0" w:line="240" w:lineRule="auto"/>
            <w:jc w:val="center"/>
            <w:outlineLvl w:val="7"/>
          </w:pPr>
        </w:pPrChange>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B4BD42" w14:textId="77777777" w:rsidR="002416C7" w:rsidRDefault="002416C7" w:rsidP="00AF234B">
      <w:pPr>
        <w:spacing w:before="0" w:after="0" w:line="240" w:lineRule="auto"/>
      </w:pPr>
      <w:r>
        <w:separator/>
      </w:r>
    </w:p>
  </w:endnote>
  <w:endnote w:type="continuationSeparator" w:id="0">
    <w:p w14:paraId="3830FCAA" w14:textId="77777777" w:rsidR="002416C7" w:rsidRDefault="002416C7" w:rsidP="00AF234B">
      <w:pPr>
        <w:spacing w:before="0" w:after="0" w:line="240" w:lineRule="auto"/>
      </w:pPr>
      <w:r>
        <w:continuationSeparator/>
      </w:r>
    </w:p>
  </w:endnote>
  <w:endnote w:type="continuationNotice" w:id="1">
    <w:p w14:paraId="73823228" w14:textId="77777777" w:rsidR="002416C7" w:rsidRDefault="002416C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91"/>
      <w:gridCol w:w="2810"/>
      <w:gridCol w:w="232"/>
      <w:gridCol w:w="1041"/>
      <w:gridCol w:w="1822"/>
    </w:tblGrid>
    <w:tr w:rsidR="00D065DD" w:rsidRPr="00F9528C" w14:paraId="10C6BC54" w14:textId="77777777" w:rsidTr="00E53410">
      <w:tc>
        <w:tcPr>
          <w:tcW w:w="753" w:type="dxa"/>
        </w:tcPr>
        <w:p w14:paraId="48E4C6CF"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BABCDCB" w14:textId="584DBE84" w:rsidR="00D065DD" w:rsidRPr="00F9528C" w:rsidRDefault="00FE6F0C" w:rsidP="00E53410">
              <w:pPr>
                <w:tabs>
                  <w:tab w:val="center" w:pos="4153"/>
                  <w:tab w:val="right" w:pos="8306"/>
                </w:tabs>
                <w:spacing w:before="0" w:after="0" w:line="240" w:lineRule="auto"/>
                <w:rPr>
                  <w:rFonts w:ascii="David" w:hAnsi="David"/>
                  <w:color w:val="00B0F0"/>
                  <w:sz w:val="20"/>
                  <w:szCs w:val="20"/>
                  <w:rtl/>
                </w:rPr>
              </w:pPr>
              <w:ins w:id="641" w:author="Meryl Etman" w:date="2024-12-24T14:42:00Z">
                <w:r>
                  <w:rPr>
                    <w:rFonts w:ascii="David" w:hAnsi="David"/>
                    <w:color w:val="00B0F0"/>
                    <w:sz w:val="20"/>
                    <w:szCs w:val="20"/>
                    <w:rtl/>
                  </w:rPr>
                  <w:t>הכוזרי</w:t>
                </w:r>
              </w:ins>
            </w:p>
          </w:tc>
        </w:sdtContent>
      </w:sdt>
      <w:tc>
        <w:tcPr>
          <w:tcW w:w="2232" w:type="dxa"/>
        </w:tcPr>
        <w:p w14:paraId="59028903"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מנהל מודל</w:t>
              </w:r>
            </w:sdtContent>
          </w:sdt>
        </w:p>
      </w:tc>
      <w:tc>
        <w:tcPr>
          <w:tcW w:w="236" w:type="dxa"/>
        </w:tcPr>
        <w:p w14:paraId="514F0EA2" w14:textId="77777777" w:rsidR="00D065DD" w:rsidRPr="00F9528C" w:rsidRDefault="00D065DD" w:rsidP="00E53410">
          <w:pPr>
            <w:tabs>
              <w:tab w:val="center" w:pos="4153"/>
              <w:tab w:val="right" w:pos="8306"/>
            </w:tabs>
            <w:spacing w:before="0" w:after="0" w:line="240" w:lineRule="auto"/>
            <w:rPr>
              <w:rFonts w:ascii="David" w:hAnsi="David"/>
              <w:sz w:val="16"/>
              <w:szCs w:val="16"/>
              <w:rtl/>
            </w:rPr>
          </w:pPr>
        </w:p>
      </w:tc>
      <w:tc>
        <w:tcPr>
          <w:tcW w:w="1129" w:type="dxa"/>
        </w:tcPr>
        <w:p w14:paraId="60F12ED2"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F9E238E" w14:textId="3DDE0956" w:rsidR="00D065DD" w:rsidRPr="00F9528C" w:rsidRDefault="00D065DD" w:rsidP="00E53410">
              <w:pPr>
                <w:tabs>
                  <w:tab w:val="center" w:pos="4153"/>
                  <w:tab w:val="right" w:pos="8306"/>
                </w:tabs>
                <w:spacing w:before="0" w:after="0" w:line="240" w:lineRule="auto"/>
                <w:rPr>
                  <w:rFonts w:ascii="David" w:hAnsi="David"/>
                  <w:sz w:val="20"/>
                  <w:szCs w:val="20"/>
                  <w:rtl/>
                </w:rPr>
              </w:pPr>
              <w:del w:id="642" w:author="Meryl Etman" w:date="2024-12-26T12:32:00Z">
                <w:r w:rsidDel="002D0F3B">
                  <w:rPr>
                    <w:rFonts w:ascii="David" w:hAnsi="David" w:hint="cs"/>
                    <w:sz w:val="20"/>
                    <w:szCs w:val="20"/>
                  </w:rPr>
                  <w:delText>CONT-5-713</w:delText>
                </w:r>
              </w:del>
              <w:ins w:id="643" w:author="Meryl Etman" w:date="2024-12-26T12:32:00Z">
                <w:r w:rsidR="002D0F3B">
                  <w:rPr>
                    <w:rFonts w:ascii="David" w:hAnsi="David" w:hint="cs"/>
                    <w:sz w:val="20"/>
                    <w:szCs w:val="20"/>
                  </w:rPr>
                  <w:t>CO</w:t>
                </w:r>
                <w:r w:rsidR="002D0F3B">
                  <w:rPr>
                    <w:rFonts w:ascii="David" w:hAnsi="David" w:hint="cs"/>
                    <w:sz w:val="20"/>
                    <w:szCs w:val="20"/>
                    <w:rtl/>
                  </w:rPr>
                  <w:t>NT-10-2402</w:t>
                </w:r>
              </w:ins>
            </w:p>
          </w:tc>
        </w:sdtContent>
      </w:sdt>
    </w:tr>
    <w:tr w:rsidR="00D065DD" w:rsidRPr="00F9528C" w14:paraId="7D22253D" w14:textId="77777777" w:rsidTr="00E53410">
      <w:tc>
        <w:tcPr>
          <w:tcW w:w="753" w:type="dxa"/>
        </w:tcPr>
        <w:p w14:paraId="3333AFC5"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0EAD675" w14:textId="52C1870D" w:rsidR="00D065DD" w:rsidRPr="00F9528C" w:rsidRDefault="002D0F3B" w:rsidP="00E53410">
              <w:pPr>
                <w:tabs>
                  <w:tab w:val="center" w:pos="4153"/>
                  <w:tab w:val="right" w:pos="8306"/>
                </w:tabs>
                <w:spacing w:before="0" w:after="0" w:line="240" w:lineRule="auto"/>
                <w:rPr>
                  <w:rFonts w:ascii="David" w:hAnsi="David"/>
                  <w:color w:val="00B0F0"/>
                  <w:sz w:val="20"/>
                  <w:szCs w:val="20"/>
                  <w:rtl/>
                </w:rPr>
              </w:pPr>
              <w:ins w:id="644" w:author="Meryl Etman" w:date="2024-12-26T12:35:00Z">
                <w:r>
                  <w:rPr>
                    <w:rFonts w:ascii="David" w:hAnsi="David"/>
                    <w:color w:val="00B0F0"/>
                    <w:sz w:val="20"/>
                    <w:szCs w:val="20"/>
                    <w:rtl/>
                  </w:rPr>
                  <w:t>מימוני הנדסה ויעוץ בע"מ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065DD" w:rsidRPr="00F9528C" w14:paraId="25AC5C00" w14:textId="77777777" w:rsidTr="00E53410">
            <w:trPr>
              <w:trHeight w:val="201"/>
            </w:trPr>
            <w:tc>
              <w:tcPr>
                <w:tcW w:w="926" w:type="dxa"/>
              </w:tcPr>
              <w:p w14:paraId="2C3221B1"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A435F51" w14:textId="5400872C" w:rsidR="00D065DD" w:rsidRPr="00F9528C" w:rsidRDefault="0009199D" w:rsidP="00E53410">
                    <w:pPr>
                      <w:tabs>
                        <w:tab w:val="center" w:pos="4153"/>
                        <w:tab w:val="right" w:pos="8306"/>
                      </w:tabs>
                      <w:spacing w:before="0" w:after="0" w:line="240" w:lineRule="auto"/>
                      <w:ind w:left="1" w:hanging="1"/>
                      <w:rPr>
                        <w:rFonts w:ascii="David" w:hAnsi="David"/>
                        <w:color w:val="00B0F0"/>
                        <w:sz w:val="20"/>
                        <w:szCs w:val="20"/>
                        <w:rtl/>
                      </w:rPr>
                    </w:pPr>
                    <w:ins w:id="645" w:author="Meryl Etman" w:date="2025-02-04T15:57:00Z">
                      <w:r>
                        <w:rPr>
                          <w:rFonts w:ascii="David" w:hAnsi="David"/>
                          <w:color w:val="00B0F0"/>
                          <w:sz w:val="20"/>
                          <w:szCs w:val="20"/>
                          <w:rtl/>
                        </w:rPr>
                        <w:t>0.14</w:t>
                      </w:r>
                    </w:ins>
                  </w:p>
                </w:tc>
              </w:sdtContent>
            </w:sdt>
          </w:tr>
        </w:tbl>
        <w:p w14:paraId="605240F8"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236" w:type="dxa"/>
        </w:tcPr>
        <w:p w14:paraId="4E93432F"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1129" w:type="dxa"/>
        </w:tcPr>
        <w:p w14:paraId="02853ACB"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C2D339E" w14:textId="34211DE1" w:rsidR="00D065DD" w:rsidRPr="00F9528C" w:rsidRDefault="0027073C" w:rsidP="00E5341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646" w:author="Meryl Etman" w:date="2024-12-26T12:32:00Z">
                <w:r w:rsidR="002D0F3B">
                  <w:rPr>
                    <w:rFonts w:ascii="David" w:hAnsi="David"/>
                    <w:sz w:val="20"/>
                    <w:szCs w:val="20"/>
                    <w:rtl/>
                  </w:rPr>
                  <w:t>3;#</w:t>
                </w:r>
                <w:r w:rsidR="002D0F3B">
                  <w:rPr>
                    <w:rFonts w:ascii="David" w:hAnsi="David"/>
                    <w:sz w:val="20"/>
                    <w:szCs w:val="20"/>
                  </w:rPr>
                  <w:t>Draft</w:t>
                </w:r>
              </w:ins>
            </w:sdtContent>
          </w:sdt>
        </w:p>
      </w:tc>
    </w:tr>
    <w:tr w:rsidR="00D065DD" w:rsidRPr="00F9528C" w14:paraId="214F113A" w14:textId="77777777" w:rsidTr="00E53410">
      <w:trPr>
        <w:trHeight w:val="80"/>
      </w:trPr>
      <w:tc>
        <w:tcPr>
          <w:tcW w:w="753" w:type="dxa"/>
        </w:tcPr>
        <w:p w14:paraId="21FB9B22"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1883" w:type="dxa"/>
        </w:tcPr>
        <w:p w14:paraId="4C7B3880" w14:textId="77777777" w:rsidR="00D065DD" w:rsidRPr="00F9528C" w:rsidRDefault="00D065DD" w:rsidP="00E53410">
          <w:pPr>
            <w:tabs>
              <w:tab w:val="center" w:pos="4153"/>
              <w:tab w:val="right" w:pos="8306"/>
            </w:tabs>
            <w:spacing w:before="0" w:after="0" w:line="240" w:lineRule="auto"/>
            <w:rPr>
              <w:rFonts w:ascii="David" w:hAnsi="David"/>
              <w:color w:val="00B0F0"/>
              <w:sz w:val="20"/>
              <w:szCs w:val="20"/>
              <w:rtl/>
            </w:rPr>
          </w:pPr>
        </w:p>
      </w:tc>
      <w:tc>
        <w:tcPr>
          <w:tcW w:w="2232" w:type="dxa"/>
        </w:tcPr>
        <w:p w14:paraId="2E33557A"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236" w:type="dxa"/>
        </w:tcPr>
        <w:p w14:paraId="0262EE09"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1129" w:type="dxa"/>
        </w:tcPr>
        <w:p w14:paraId="2852720A"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2073" w:type="dxa"/>
        </w:tcPr>
        <w:p w14:paraId="7DEDA7E6"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r>
  </w:tbl>
  <w:p w14:paraId="71549C7C" w14:textId="77777777" w:rsidR="00D065DD" w:rsidRPr="00C3505D" w:rsidRDefault="00D065DD" w:rsidP="00C3505D">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34B185" w14:textId="77777777" w:rsidR="002416C7" w:rsidRDefault="002416C7" w:rsidP="00AF234B">
      <w:pPr>
        <w:spacing w:before="0" w:after="0" w:line="240" w:lineRule="auto"/>
      </w:pPr>
      <w:r>
        <w:separator/>
      </w:r>
    </w:p>
  </w:footnote>
  <w:footnote w:type="continuationSeparator" w:id="0">
    <w:p w14:paraId="66D272E6" w14:textId="77777777" w:rsidR="002416C7" w:rsidRDefault="002416C7" w:rsidP="00AF234B">
      <w:pPr>
        <w:spacing w:before="0" w:after="0" w:line="240" w:lineRule="auto"/>
      </w:pPr>
      <w:r>
        <w:continuationSeparator/>
      </w:r>
    </w:p>
  </w:footnote>
  <w:footnote w:type="continuationNotice" w:id="1">
    <w:p w14:paraId="2C4CDA1C" w14:textId="77777777" w:rsidR="002416C7" w:rsidRDefault="002416C7">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27908422"/>
      <w:docPartObj>
        <w:docPartGallery w:val="Page Numbers (Top of Page)"/>
        <w:docPartUnique/>
      </w:docPartObj>
    </w:sdtPr>
    <w:sdtEndPr/>
    <w:sdtContent>
      <w:p w14:paraId="3B83E32C" w14:textId="77777777" w:rsidR="00D065DD" w:rsidRDefault="00D065DD" w:rsidP="00CF334C">
        <w:pPr>
          <w:pStyle w:val="Header"/>
          <w:jc w:val="center"/>
        </w:pPr>
        <w:r>
          <w:fldChar w:fldCharType="begin"/>
        </w:r>
        <w:r>
          <w:instrText xml:space="preserve"> PAGE   \* MERGEFORMAT </w:instrText>
        </w:r>
        <w:r>
          <w:fldChar w:fldCharType="separate"/>
        </w:r>
        <w:r w:rsidR="0027073C">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5"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7"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9"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10"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11"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3FB656C"/>
    <w:multiLevelType w:val="hybridMultilevel"/>
    <w:tmpl w:val="AD9009E4"/>
    <w:lvl w:ilvl="0" w:tplc="2B3E76A8">
      <w:start w:val="1"/>
      <w:numFmt w:val="hebrew1"/>
      <w:lvlText w:val="%1."/>
      <w:lvlJc w:val="left"/>
      <w:pPr>
        <w:ind w:left="2923" w:hanging="360"/>
      </w:pPr>
      <w:rPr>
        <w:rFonts w:hint="default"/>
      </w:rPr>
    </w:lvl>
    <w:lvl w:ilvl="1" w:tplc="04090019" w:tentative="1">
      <w:start w:val="1"/>
      <w:numFmt w:val="lowerLetter"/>
      <w:lvlText w:val="%2."/>
      <w:lvlJc w:val="left"/>
      <w:pPr>
        <w:ind w:left="3643" w:hanging="360"/>
      </w:pPr>
    </w:lvl>
    <w:lvl w:ilvl="2" w:tplc="0409001B" w:tentative="1">
      <w:start w:val="1"/>
      <w:numFmt w:val="lowerRoman"/>
      <w:lvlText w:val="%3."/>
      <w:lvlJc w:val="right"/>
      <w:pPr>
        <w:ind w:left="4363" w:hanging="180"/>
      </w:pPr>
    </w:lvl>
    <w:lvl w:ilvl="3" w:tplc="0409000F" w:tentative="1">
      <w:start w:val="1"/>
      <w:numFmt w:val="decimal"/>
      <w:lvlText w:val="%4."/>
      <w:lvlJc w:val="left"/>
      <w:pPr>
        <w:ind w:left="5083" w:hanging="360"/>
      </w:pPr>
    </w:lvl>
    <w:lvl w:ilvl="4" w:tplc="04090019" w:tentative="1">
      <w:start w:val="1"/>
      <w:numFmt w:val="lowerLetter"/>
      <w:lvlText w:val="%5."/>
      <w:lvlJc w:val="left"/>
      <w:pPr>
        <w:ind w:left="5803" w:hanging="360"/>
      </w:pPr>
    </w:lvl>
    <w:lvl w:ilvl="5" w:tplc="0409001B" w:tentative="1">
      <w:start w:val="1"/>
      <w:numFmt w:val="lowerRoman"/>
      <w:lvlText w:val="%6."/>
      <w:lvlJc w:val="right"/>
      <w:pPr>
        <w:ind w:left="6523" w:hanging="180"/>
      </w:pPr>
    </w:lvl>
    <w:lvl w:ilvl="6" w:tplc="0409000F" w:tentative="1">
      <w:start w:val="1"/>
      <w:numFmt w:val="decimal"/>
      <w:lvlText w:val="%7."/>
      <w:lvlJc w:val="left"/>
      <w:pPr>
        <w:ind w:left="7243" w:hanging="360"/>
      </w:pPr>
    </w:lvl>
    <w:lvl w:ilvl="7" w:tplc="04090019" w:tentative="1">
      <w:start w:val="1"/>
      <w:numFmt w:val="lowerLetter"/>
      <w:lvlText w:val="%8."/>
      <w:lvlJc w:val="left"/>
      <w:pPr>
        <w:ind w:left="7963" w:hanging="360"/>
      </w:pPr>
    </w:lvl>
    <w:lvl w:ilvl="8" w:tplc="0409001B" w:tentative="1">
      <w:start w:val="1"/>
      <w:numFmt w:val="lowerRoman"/>
      <w:lvlText w:val="%9."/>
      <w:lvlJc w:val="right"/>
      <w:pPr>
        <w:ind w:left="8683" w:hanging="180"/>
      </w:pPr>
    </w:lvl>
  </w:abstractNum>
  <w:abstractNum w:abstractNumId="14"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6"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8"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6"/>
  </w:num>
  <w:num w:numId="3">
    <w:abstractNumId w:val="3"/>
  </w:num>
  <w:num w:numId="4">
    <w:abstractNumId w:val="2"/>
  </w:num>
  <w:num w:numId="5">
    <w:abstractNumId w:val="16"/>
  </w:num>
  <w:num w:numId="6">
    <w:abstractNumId w:val="11"/>
  </w:num>
  <w:num w:numId="7">
    <w:abstractNumId w:val="9"/>
  </w:num>
  <w:num w:numId="8">
    <w:abstractNumId w:val="15"/>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12"/>
  </w:num>
  <w:num w:numId="12">
    <w:abstractNumId w:val="14"/>
  </w:num>
  <w:num w:numId="13">
    <w:abstractNumId w:val="18"/>
  </w:num>
  <w:num w:numId="14">
    <w:abstractNumId w:val="7"/>
  </w:num>
  <w:num w:numId="15">
    <w:abstractNumId w:val="0"/>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1"/>
  </w:num>
  <w:num w:numId="20">
    <w:abstractNumId w:val="8"/>
  </w:num>
  <w:num w:numId="21">
    <w:abstractNumId w:val="13"/>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trackRevisions/>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59A"/>
    <w:rsid w:val="000367B8"/>
    <w:rsid w:val="000371DD"/>
    <w:rsid w:val="00054435"/>
    <w:rsid w:val="0009199D"/>
    <w:rsid w:val="000A39FE"/>
    <w:rsid w:val="000B58ED"/>
    <w:rsid w:val="000D45E4"/>
    <w:rsid w:val="001328C5"/>
    <w:rsid w:val="0013294E"/>
    <w:rsid w:val="00134C85"/>
    <w:rsid w:val="00137D38"/>
    <w:rsid w:val="00144C6E"/>
    <w:rsid w:val="00154045"/>
    <w:rsid w:val="001743FC"/>
    <w:rsid w:val="00174B59"/>
    <w:rsid w:val="001922A0"/>
    <w:rsid w:val="00195F27"/>
    <w:rsid w:val="001A0C3C"/>
    <w:rsid w:val="001A69D5"/>
    <w:rsid w:val="001D14C2"/>
    <w:rsid w:val="001D4EC2"/>
    <w:rsid w:val="001D526A"/>
    <w:rsid w:val="00201A12"/>
    <w:rsid w:val="00214ACF"/>
    <w:rsid w:val="00227818"/>
    <w:rsid w:val="002416C7"/>
    <w:rsid w:val="002436F3"/>
    <w:rsid w:val="002457A3"/>
    <w:rsid w:val="00263813"/>
    <w:rsid w:val="00264D14"/>
    <w:rsid w:val="0027073C"/>
    <w:rsid w:val="00270E27"/>
    <w:rsid w:val="00272745"/>
    <w:rsid w:val="00282052"/>
    <w:rsid w:val="00295CD0"/>
    <w:rsid w:val="002B0429"/>
    <w:rsid w:val="002B2234"/>
    <w:rsid w:val="002B66AF"/>
    <w:rsid w:val="002D0F3B"/>
    <w:rsid w:val="002F029F"/>
    <w:rsid w:val="003371F2"/>
    <w:rsid w:val="003F3C6F"/>
    <w:rsid w:val="004143FC"/>
    <w:rsid w:val="00415999"/>
    <w:rsid w:val="00447566"/>
    <w:rsid w:val="0045181B"/>
    <w:rsid w:val="00481913"/>
    <w:rsid w:val="004A23B8"/>
    <w:rsid w:val="004D7FED"/>
    <w:rsid w:val="004E28D0"/>
    <w:rsid w:val="005216D6"/>
    <w:rsid w:val="00552E11"/>
    <w:rsid w:val="00561FDC"/>
    <w:rsid w:val="00563367"/>
    <w:rsid w:val="00572B5D"/>
    <w:rsid w:val="0059782F"/>
    <w:rsid w:val="005B6AFF"/>
    <w:rsid w:val="005D185C"/>
    <w:rsid w:val="005D6E29"/>
    <w:rsid w:val="005F1A06"/>
    <w:rsid w:val="0061674E"/>
    <w:rsid w:val="00650D2D"/>
    <w:rsid w:val="00666119"/>
    <w:rsid w:val="00682597"/>
    <w:rsid w:val="006D2AE3"/>
    <w:rsid w:val="006D3E99"/>
    <w:rsid w:val="00707BE1"/>
    <w:rsid w:val="00711860"/>
    <w:rsid w:val="007154C3"/>
    <w:rsid w:val="0072103C"/>
    <w:rsid w:val="00731B71"/>
    <w:rsid w:val="00767503"/>
    <w:rsid w:val="007700CC"/>
    <w:rsid w:val="007902DF"/>
    <w:rsid w:val="007C5642"/>
    <w:rsid w:val="007E2B0D"/>
    <w:rsid w:val="00816E4F"/>
    <w:rsid w:val="00846767"/>
    <w:rsid w:val="0086233E"/>
    <w:rsid w:val="00877030"/>
    <w:rsid w:val="008872EF"/>
    <w:rsid w:val="008A7674"/>
    <w:rsid w:val="008C64C6"/>
    <w:rsid w:val="00934362"/>
    <w:rsid w:val="00942177"/>
    <w:rsid w:val="009441B2"/>
    <w:rsid w:val="009A7DD6"/>
    <w:rsid w:val="009B13AE"/>
    <w:rsid w:val="009D2BDD"/>
    <w:rsid w:val="009D5D1D"/>
    <w:rsid w:val="009F6985"/>
    <w:rsid w:val="00A12E4C"/>
    <w:rsid w:val="00A308E3"/>
    <w:rsid w:val="00A42271"/>
    <w:rsid w:val="00AB3795"/>
    <w:rsid w:val="00AB54EF"/>
    <w:rsid w:val="00AF234B"/>
    <w:rsid w:val="00AF2508"/>
    <w:rsid w:val="00B11621"/>
    <w:rsid w:val="00B404AC"/>
    <w:rsid w:val="00B422E6"/>
    <w:rsid w:val="00B4657E"/>
    <w:rsid w:val="00BB7E92"/>
    <w:rsid w:val="00BD18FB"/>
    <w:rsid w:val="00BD72C4"/>
    <w:rsid w:val="00BE17B4"/>
    <w:rsid w:val="00BE2283"/>
    <w:rsid w:val="00BF0AA7"/>
    <w:rsid w:val="00C3505D"/>
    <w:rsid w:val="00C3509C"/>
    <w:rsid w:val="00C53582"/>
    <w:rsid w:val="00C768FA"/>
    <w:rsid w:val="00C81171"/>
    <w:rsid w:val="00C903A8"/>
    <w:rsid w:val="00C937B9"/>
    <w:rsid w:val="00CC012C"/>
    <w:rsid w:val="00CD2C71"/>
    <w:rsid w:val="00CD755B"/>
    <w:rsid w:val="00CF27F6"/>
    <w:rsid w:val="00CF334C"/>
    <w:rsid w:val="00CF58B7"/>
    <w:rsid w:val="00D065DD"/>
    <w:rsid w:val="00D2422A"/>
    <w:rsid w:val="00D33707"/>
    <w:rsid w:val="00DA086E"/>
    <w:rsid w:val="00DA7AFE"/>
    <w:rsid w:val="00DD25CB"/>
    <w:rsid w:val="00DE41CE"/>
    <w:rsid w:val="00E2151E"/>
    <w:rsid w:val="00E46994"/>
    <w:rsid w:val="00E53410"/>
    <w:rsid w:val="00E5354B"/>
    <w:rsid w:val="00E65704"/>
    <w:rsid w:val="00E679C7"/>
    <w:rsid w:val="00E870A8"/>
    <w:rsid w:val="00E97617"/>
    <w:rsid w:val="00EC37B6"/>
    <w:rsid w:val="00EF74E4"/>
    <w:rsid w:val="00F00D12"/>
    <w:rsid w:val="00F07DE3"/>
    <w:rsid w:val="00F16D2D"/>
    <w:rsid w:val="00F21540"/>
    <w:rsid w:val="00F81C98"/>
    <w:rsid w:val="00FB0996"/>
    <w:rsid w:val="00FC0AC7"/>
    <w:rsid w:val="00FC1876"/>
    <w:rsid w:val="00FD6A50"/>
    <w:rsid w:val="00FE4D87"/>
    <w:rsid w:val="00FE6F0C"/>
    <w:rsid w:val="00FF5E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294A05"/>
  <w15:chartTrackingRefBased/>
  <w15:docId w15:val="{C085884D-18AC-4866-B494-357B42FCB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6D2AE3"/>
  </w:style>
  <w:style w:type="table" w:customStyle="1" w:styleId="11">
    <w:name w:val="רשת טבלה1"/>
    <w:basedOn w:val="TableNormal"/>
    <w:next w:val="TableGrid"/>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45181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2F029F"/>
    <w:pPr>
      <w:spacing w:after="0" w:line="240" w:lineRule="auto"/>
    </w:pPr>
  </w:style>
  <w:style w:type="table" w:customStyle="1" w:styleId="2">
    <w:name w:val="רשת טבלה2"/>
    <w:basedOn w:val="TableNormal"/>
    <w:next w:val="TableGrid"/>
    <w:uiPriority w:val="59"/>
    <w:rsid w:val="002F029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PlaceholderText"/>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PlaceholderText"/>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PlaceholderText"/>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PlaceholderText"/>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PlaceholderText"/>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PlaceholderText"/>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PlaceholderText"/>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PlaceholderText"/>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PlaceholderText"/>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PlaceholderText"/>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PlaceholderText"/>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PlaceholderText"/>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PlaceholderText"/>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PlaceholderText"/>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PlaceholderText"/>
              <w:rtl/>
            </w:rPr>
            <w:t>[שדה נוסף 6]</w:t>
          </w:r>
        </w:p>
      </w:docPartBody>
    </w:docPart>
    <w:docPart>
      <w:docPartPr>
        <w:name w:val="EE981423BF07481D9CF68D8D682CB9D9"/>
        <w:category>
          <w:name w:val="כללי"/>
          <w:gallery w:val="placeholder"/>
        </w:category>
        <w:types>
          <w:type w:val="bbPlcHdr"/>
        </w:types>
        <w:behaviors>
          <w:behavior w:val="content"/>
        </w:behaviors>
        <w:guid w:val="{827403EE-E405-47EB-ABD6-6AF4466D3F42}"/>
      </w:docPartPr>
      <w:docPartBody>
        <w:p w:rsidR="00485563" w:rsidRDefault="00485563" w:rsidP="00485563">
          <w:pPr>
            <w:pStyle w:val="EE981423BF07481D9CF68D8D682CB9D9"/>
          </w:pPr>
          <w:r w:rsidRPr="003059F5">
            <w:rPr>
              <w:rStyle w:val="PlaceholderText"/>
              <w:rtl/>
            </w:rPr>
            <w:t>[אחוז השתתפות צד א]</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PlaceholderText"/>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PlaceholderText"/>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PlaceholderText"/>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PlaceholderText"/>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PlaceholderText"/>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PlaceholderText"/>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PlaceholderText"/>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PlaceholderText"/>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PlaceholderText"/>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PlaceholderText"/>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PlaceholderText"/>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PlaceholderText"/>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PlaceholderText"/>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PlaceholderText"/>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PlaceholderText"/>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PlaceholderText"/>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PlaceholderText"/>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PlaceholderText"/>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PlaceholderText"/>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PlaceholderText"/>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PlaceholderText"/>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PlaceholderText"/>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PlaceholderText"/>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PlaceholderText"/>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PlaceholderText"/>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3D3E"/>
    <w:rsid w:val="00015D7F"/>
    <w:rsid w:val="000167D8"/>
    <w:rsid w:val="000C104F"/>
    <w:rsid w:val="0013294E"/>
    <w:rsid w:val="00172407"/>
    <w:rsid w:val="001B7FB0"/>
    <w:rsid w:val="002259C4"/>
    <w:rsid w:val="0032380B"/>
    <w:rsid w:val="003D3172"/>
    <w:rsid w:val="003F305A"/>
    <w:rsid w:val="00481913"/>
    <w:rsid w:val="00485563"/>
    <w:rsid w:val="00563367"/>
    <w:rsid w:val="005E098C"/>
    <w:rsid w:val="006865A5"/>
    <w:rsid w:val="008276FA"/>
    <w:rsid w:val="00846767"/>
    <w:rsid w:val="00874A5F"/>
    <w:rsid w:val="0088714E"/>
    <w:rsid w:val="00B11621"/>
    <w:rsid w:val="00B4657E"/>
    <w:rsid w:val="00B87AEC"/>
    <w:rsid w:val="00C142B9"/>
    <w:rsid w:val="00C72368"/>
    <w:rsid w:val="00DF7CEB"/>
    <w:rsid w:val="00E9649C"/>
    <w:rsid w:val="00F00D12"/>
    <w:rsid w:val="00F30A1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2368"/>
    <w:rPr>
      <w:color w:val="808080"/>
    </w:r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EE981423BF07481D9CF68D8D682CB9D9">
    <w:name w:val="EE981423BF07481D9CF68D8D682CB9D9"/>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9B9678DC7A6C4D779440614379246A80">
    <w:name w:val="9B9678DC7A6C4D779440614379246A80"/>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4" ma:contentTypeDescription="צור מסמך חדש." ma:contentTypeScope="" ma:versionID="8770ae62c07c7a3d7d4376342510ca73">
  <xsd:schema xmlns:xsd="http://www.w3.org/2001/XMLSchema" xmlns:xs="http://www.w3.org/2001/XMLSchema" xmlns:p="http://schemas.microsoft.com/office/2006/metadata/properties" xmlns:ns2="30e7bf55-46d6-4ffc-a761-d73d4a90fc9d" targetNamespace="http://schemas.microsoft.com/office/2006/metadata/properties" ma:root="true" ma:fieldsID="9b1fd1ba3935a828e31c625ce2515d65"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 ds:uri="e82e0497-401b-493b-ab66-61f85c09ed30"/>
    <ds:schemaRef ds:uri="http://schemas.microsoft.com/sharepoint/v3"/>
  </ds:schemaRefs>
</ds:datastoreItem>
</file>

<file path=customXml/itemProps3.xml><?xml version="1.0" encoding="utf-8"?>
<ds:datastoreItem xmlns:ds="http://schemas.openxmlformats.org/officeDocument/2006/customXml" ds:itemID="{17A885CC-FA1A-428B-A22A-42FFD4AE62F7}"/>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836BA7DD-B0C5-4D12-9C58-19B8F83C88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3</Pages>
  <Words>11053</Words>
  <Characters>55265</Characters>
  <Application>Microsoft Office Word</Application>
  <DocSecurity>0</DocSecurity>
  <Lines>460</Lines>
  <Paragraphs>132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66186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2</cp:revision>
  <dcterms:created xsi:type="dcterms:W3CDTF">2024-12-24T12:41:00Z</dcterms:created>
  <dcterms:modified xsi:type="dcterms:W3CDTF">2025-02-24T16:52:00Z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fd56ed2e-f7d7-4013-bd66-3debdfd956a7</vt:lpwstr>
  </property>
</Properties>
</file>