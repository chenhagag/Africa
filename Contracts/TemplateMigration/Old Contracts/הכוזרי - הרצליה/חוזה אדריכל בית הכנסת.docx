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466453"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A83B658"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9F720EA"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8B68DC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E69937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634AE7FD"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755D2D75"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2A5E036"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0973117"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342FF0B"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C3F31F8" w14:textId="0D5374DE" w:rsidR="00B27B4C" w:rsidRPr="00B27B4C" w:rsidRDefault="00124523" w:rsidP="0012452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hint="cs"/>
          <w:bCs/>
          <w:sz w:val="32"/>
          <w:szCs w:val="32"/>
          <w:u w:val="single"/>
          <w:rtl/>
          <w:lang w:eastAsia="he-IL"/>
        </w:rPr>
        <w:t>חוזה אדריכל בית הכנסת</w:t>
      </w:r>
    </w:p>
    <w:p w14:paraId="1F6CEEC2"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1103F1A"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7518BE1"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FD5E2FB11E27461699B18A2C3AD332C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6E7022DB" w14:textId="21785D92" w:rsidR="00B27B4C" w:rsidRPr="00B27B4C" w:rsidRDefault="00124523"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bCs/>
              <w:sz w:val="32"/>
              <w:szCs w:val="32"/>
              <w:u w:val="single"/>
              <w:rtl/>
              <w:lang w:eastAsia="he-IL"/>
            </w:rPr>
            <w:t>הכוזרי</w:t>
          </w:r>
        </w:p>
      </w:sdtContent>
    </w:sdt>
    <w:p w14:paraId="5EF62FE1"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4E69DE22633C49118C6503665113EF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2597C28D" w14:textId="16893B74" w:rsidR="00B27B4C" w:rsidRPr="00B27B4C" w:rsidRDefault="00082F70"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del w:id="0" w:author="Meryl Etman" w:date="2024-03-06T15:37:00Z">
            <w:r w:rsidDel="00082F70">
              <w:rPr>
                <w:rFonts w:ascii="Times New Roman" w:eastAsia="Times New Roman" w:hAnsi="Times New Roman" w:cs="David"/>
                <w:bCs/>
                <w:sz w:val="32"/>
                <w:szCs w:val="32"/>
                <w:u w:val="single"/>
                <w:rtl/>
                <w:lang w:eastAsia="he-IL"/>
              </w:rPr>
              <w:delText>הכוזרי הרצליה</w:delText>
            </w:r>
          </w:del>
        </w:p>
      </w:sdtContent>
    </w:sdt>
    <w:p w14:paraId="4A0F5FB5" w14:textId="77777777" w:rsidR="00B27B4C" w:rsidRPr="00B27B4C" w:rsidRDefault="00B27B4C" w:rsidP="00D50E2D">
      <w:pPr>
        <w:widowControl w:val="0"/>
        <w:spacing w:before="0" w:beforeAutospacing="0" w:after="0" w:afterAutospacing="0" w:line="240" w:lineRule="auto"/>
        <w:rPr>
          <w:rFonts w:ascii="Times New Roman" w:eastAsia="Times New Roman" w:hAnsi="Times New Roman" w:cs="David"/>
          <w:bCs/>
          <w:sz w:val="32"/>
          <w:szCs w:val="32"/>
          <w:u w:val="single"/>
          <w:rtl/>
          <w:lang w:eastAsia="he-IL"/>
        </w:rPr>
      </w:pPr>
    </w:p>
    <w:p w14:paraId="4AD77D58"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7F06399"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C29BB1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7FC8C99"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EAA98A1"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1AE4A89"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66E086B"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645AF84"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A6B1FBE"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AAD65C2"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925A3FB"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410D297"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46BAED2"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21E581A"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1269E8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19DA7DE"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83DDA46"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7EB751C"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EF8B087" w14:textId="77777777" w:rsidR="00F9528C" w:rsidRDefault="00F9528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bCs/>
          <w:sz w:val="32"/>
          <w:szCs w:val="32"/>
          <w:u w:val="single"/>
          <w:rtl/>
          <w:lang w:eastAsia="he-IL"/>
        </w:rPr>
        <w:br w:type="page"/>
      </w:r>
    </w:p>
    <w:p w14:paraId="35990076" w14:textId="3CF36AA4" w:rsidR="00B27B4C" w:rsidRPr="00B27B4C" w:rsidRDefault="00B27B4C" w:rsidP="00124523">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B27B4C">
        <w:rPr>
          <w:rFonts w:ascii="Times New Roman" w:eastAsia="Times New Roman" w:hAnsi="Times New Roman" w:cs="David" w:hint="cs"/>
          <w:bCs/>
          <w:sz w:val="32"/>
          <w:szCs w:val="32"/>
          <w:u w:val="single"/>
          <w:rtl/>
          <w:lang w:eastAsia="he-IL"/>
        </w:rPr>
        <w:lastRenderedPageBreak/>
        <w:t>חוזה</w:t>
      </w:r>
      <w:r w:rsidR="00F3375F">
        <w:rPr>
          <w:rFonts w:ascii="Times New Roman" w:eastAsia="Times New Roman" w:hAnsi="Times New Roman" w:cs="David" w:hint="cs"/>
          <w:bCs/>
          <w:sz w:val="32"/>
          <w:szCs w:val="32"/>
          <w:u w:val="single"/>
          <w:rtl/>
          <w:lang w:eastAsia="he-IL"/>
        </w:rPr>
        <w:t xml:space="preserve"> </w:t>
      </w:r>
      <w:r w:rsidR="00F3375F" w:rsidRPr="00B27B4C">
        <w:rPr>
          <w:rFonts w:ascii="Times New Roman" w:eastAsia="Times New Roman" w:hAnsi="Times New Roman" w:cs="David" w:hint="cs"/>
          <w:bCs/>
          <w:sz w:val="32"/>
          <w:szCs w:val="32"/>
          <w:u w:val="single"/>
          <w:rtl/>
          <w:lang w:eastAsia="he-IL"/>
        </w:rPr>
        <w:t xml:space="preserve">אדריכל </w:t>
      </w:r>
      <w:r w:rsidR="00124523">
        <w:rPr>
          <w:rFonts w:ascii="Times New Roman" w:eastAsia="Times New Roman" w:hAnsi="Times New Roman" w:cs="David" w:hint="cs"/>
          <w:bCs/>
          <w:sz w:val="32"/>
          <w:szCs w:val="32"/>
          <w:u w:val="single"/>
          <w:rtl/>
          <w:lang w:eastAsia="he-IL"/>
        </w:rPr>
        <w:t>בית הכנסת</w:t>
      </w:r>
    </w:p>
    <w:p w14:paraId="49B38B67"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7F7D4C6" w14:textId="732CC915" w:rsidR="00B27B4C" w:rsidRPr="00B27B4C" w:rsidRDefault="00B27B4C" w:rsidP="00B003AC">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B27B4C">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093767361"/>
          <w:placeholder>
            <w:docPart w:val="E8BEC85241D046D68AC5F22A80C30D7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4-03-06T00:00:00Z">
            <w:dateFormat w:val="dd/MM/yyyy"/>
            <w:lid w:val="he-IL"/>
            <w:storeMappedDataAs w:val="dateTime"/>
            <w:calendar w:val="gregorian"/>
          </w:date>
        </w:sdtPr>
        <w:sdtEndPr/>
        <w:sdtContent>
          <w:ins w:id="1" w:author="Meryl Etman" w:date="2024-03-06T16:59:00Z">
            <w:r w:rsidR="004A3370">
              <w:rPr>
                <w:rFonts w:ascii="Times New Roman" w:eastAsia="Times New Roman" w:hAnsi="Times New Roman" w:cs="David" w:hint="cs"/>
                <w:color w:val="800080"/>
                <w:sz w:val="24"/>
                <w:szCs w:val="24"/>
                <w:rtl/>
                <w:lang w:eastAsia="he-IL"/>
              </w:rPr>
              <w:t>‏06/03/2024</w:t>
            </w:r>
          </w:ins>
        </w:sdtContent>
      </w:sdt>
    </w:p>
    <w:p w14:paraId="49AA680D" w14:textId="77777777" w:rsidR="00B27B4C" w:rsidRPr="00B27B4C" w:rsidRDefault="00B27B4C" w:rsidP="00B27B4C">
      <w:pPr>
        <w:widowControl w:val="0"/>
        <w:spacing w:before="0" w:beforeAutospacing="0" w:after="0" w:afterAutospacing="0" w:line="240" w:lineRule="auto"/>
        <w:rPr>
          <w:rFonts w:ascii="Times New Roman" w:eastAsia="Times New Roman" w:hAnsi="Times New Roman" w:cs="Times New Roman"/>
          <w:sz w:val="20"/>
          <w:szCs w:val="20"/>
          <w:rtl/>
        </w:rPr>
      </w:pPr>
    </w:p>
    <w:p w14:paraId="2966967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5FA606C0"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F5DD933" w14:textId="77777777" w:rsidR="00B27B4C" w:rsidRPr="00B27B4C" w:rsidRDefault="00B27B4C" w:rsidP="00B27B4C">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B27B4C">
        <w:rPr>
          <w:rFonts w:ascii="Times New Roman" w:eastAsia="Times New Roman" w:hAnsi="Times New Roman" w:cs="David" w:hint="cs"/>
          <w:bCs/>
          <w:sz w:val="20"/>
          <w:szCs w:val="24"/>
          <w:rtl/>
          <w:lang w:eastAsia="he-IL"/>
        </w:rPr>
        <w:t>ב י ן</w:t>
      </w:r>
    </w:p>
    <w:sdt>
      <w:sdtPr>
        <w:rPr>
          <w:color w:val="800080"/>
          <w:rtl/>
        </w:rPr>
        <w:alias w:val="צד א בחוזה"/>
        <w:tag w:val="cntTzadA"/>
        <w:id w:val="77339812"/>
        <w:placeholder>
          <w:docPart w:val="109F14DBB3B44212801A6E51997517F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4E62777B" w14:textId="7A73478D" w:rsidR="00B27B4C" w:rsidRPr="00B27B4C" w:rsidRDefault="00182945" w:rsidP="00EE48BB">
          <w:pPr>
            <w:pStyle w:val="af7"/>
            <w:jc w:val="center"/>
            <w:rPr>
              <w:color w:val="008000"/>
              <w:rtl/>
            </w:rPr>
          </w:pPr>
          <w:del w:id="2" w:author="מרול אטמן" w:date="2024-01-07T12:34:00Z">
            <w:r w:rsidDel="00182945">
              <w:rPr>
                <w:color w:val="800080"/>
                <w:rtl/>
              </w:rPr>
              <w:br/>
              <w:delText>אפריקה התחדשות עירונית בע"מ</w:delText>
            </w:r>
            <w:r w:rsidDel="00182945">
              <w:rPr>
                <w:color w:val="800080"/>
                <w:rtl/>
              </w:rPr>
              <w:br/>
            </w:r>
            <w:r w:rsidDel="00182945">
              <w:rPr>
                <w:color w:val="800080"/>
                <w:rtl/>
              </w:rPr>
              <w:br/>
              <w:delText>514639525</w:delText>
            </w:r>
            <w:r w:rsidDel="00182945">
              <w:rPr>
                <w:color w:val="800080"/>
                <w:rtl/>
              </w:rPr>
              <w:br/>
            </w:r>
            <w:r w:rsidDel="00182945">
              <w:rPr>
                <w:color w:val="800080"/>
                <w:rtl/>
              </w:rPr>
              <w:br/>
              <w:delText>מצלאוי חברה לבנין בע"מ</w:delText>
            </w:r>
            <w:r w:rsidDel="00182945">
              <w:rPr>
                <w:color w:val="800080"/>
                <w:rtl/>
              </w:rPr>
              <w:br/>
              <w:delText>דרך רפאל איתן 1, קרית אונו</w:delText>
            </w:r>
            <w:r w:rsidDel="00182945">
              <w:rPr>
                <w:color w:val="800080"/>
                <w:rtl/>
              </w:rPr>
              <w:br/>
              <w:delText>512726712</w:delText>
            </w:r>
            <w:r w:rsidDel="00182945">
              <w:rPr>
                <w:color w:val="800080"/>
                <w:rtl/>
              </w:rPr>
              <w:br/>
            </w:r>
          </w:del>
          <w:ins w:id="3" w:author="מרול אטמן" w:date="2024-01-07T12:34:00Z">
            <w:r>
              <w:rPr>
                <w:color w:val="800080"/>
                <w:rtl/>
              </w:rPr>
              <w:t>אפריקה התחדשות עירונית בע"מ</w:t>
            </w:r>
            <w:r>
              <w:rPr>
                <w:color w:val="800080"/>
                <w:rtl/>
              </w:rPr>
              <w:br/>
            </w:r>
            <w:r>
              <w:rPr>
                <w:rFonts w:hint="cs"/>
                <w:color w:val="800080"/>
                <w:rtl/>
              </w:rPr>
              <w:t>רח' יוני נתני</w:t>
            </w:r>
          </w:ins>
          <w:ins w:id="4" w:author="מרול אטמן" w:date="2024-01-07T12:35:00Z">
            <w:r>
              <w:rPr>
                <w:rFonts w:hint="cs"/>
                <w:color w:val="800080"/>
                <w:rtl/>
              </w:rPr>
              <w:t>הו 1, אור יהודה</w:t>
            </w:r>
          </w:ins>
          <w:ins w:id="5" w:author="מרול אטמן" w:date="2024-01-07T12:34:00Z">
            <w:r>
              <w:rPr>
                <w:color w:val="800080"/>
                <w:rtl/>
              </w:rPr>
              <w:br/>
              <w:t>514639525</w:t>
            </w:r>
            <w:r>
              <w:rPr>
                <w:color w:val="800080"/>
                <w:rtl/>
              </w:rPr>
              <w:br/>
            </w:r>
            <w:r>
              <w:rPr>
                <w:color w:val="800080"/>
                <w:rtl/>
              </w:rPr>
              <w:br/>
            </w:r>
            <w:proofErr w:type="spellStart"/>
            <w:r>
              <w:rPr>
                <w:color w:val="800080"/>
                <w:rtl/>
              </w:rPr>
              <w:t>מצלאוי</w:t>
            </w:r>
            <w:proofErr w:type="spellEnd"/>
            <w:r>
              <w:rPr>
                <w:color w:val="800080"/>
                <w:rtl/>
              </w:rPr>
              <w:t xml:space="preserve"> חברה </w:t>
            </w:r>
            <w:proofErr w:type="spellStart"/>
            <w:r>
              <w:rPr>
                <w:color w:val="800080"/>
                <w:rtl/>
              </w:rPr>
              <w:t>לבנין</w:t>
            </w:r>
            <w:proofErr w:type="spellEnd"/>
            <w:r>
              <w:rPr>
                <w:color w:val="800080"/>
                <w:rtl/>
              </w:rPr>
              <w:t xml:space="preserve"> בע"מ</w:t>
            </w:r>
            <w:r>
              <w:rPr>
                <w:color w:val="800080"/>
                <w:rtl/>
              </w:rPr>
              <w:br/>
              <w:t xml:space="preserve">דרך רפאל איתן 1, </w:t>
            </w:r>
            <w:proofErr w:type="spellStart"/>
            <w:r>
              <w:rPr>
                <w:color w:val="800080"/>
                <w:rtl/>
              </w:rPr>
              <w:t>קרית</w:t>
            </w:r>
            <w:proofErr w:type="spellEnd"/>
            <w:r>
              <w:rPr>
                <w:color w:val="800080"/>
                <w:rtl/>
              </w:rPr>
              <w:t xml:space="preserve"> אונו</w:t>
            </w:r>
            <w:r>
              <w:rPr>
                <w:color w:val="800080"/>
                <w:rtl/>
              </w:rPr>
              <w:br/>
              <w:t>512726712</w:t>
            </w:r>
          </w:ins>
        </w:p>
      </w:sdtContent>
    </w:sdt>
    <w:p w14:paraId="328E9090"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B27B4C">
        <w:rPr>
          <w:rFonts w:ascii="Times New Roman" w:eastAsia="Times New Roman" w:hAnsi="Times New Roman" w:cs="David" w:hint="cs"/>
          <w:sz w:val="20"/>
          <w:szCs w:val="24"/>
          <w:rtl/>
          <w:lang w:eastAsia="he-IL"/>
        </w:rPr>
        <w:t>(להלן: "</w:t>
      </w:r>
      <w:r w:rsidRPr="00B27B4C">
        <w:rPr>
          <w:rFonts w:ascii="Times New Roman" w:eastAsia="Times New Roman" w:hAnsi="Times New Roman" w:cs="David" w:hint="cs"/>
          <w:b/>
          <w:bCs/>
          <w:sz w:val="20"/>
          <w:szCs w:val="24"/>
          <w:rtl/>
          <w:lang w:eastAsia="he-IL"/>
        </w:rPr>
        <w:t>המזמין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bCs/>
          <w:sz w:val="20"/>
          <w:szCs w:val="24"/>
          <w:rtl/>
          <w:lang w:eastAsia="he-IL"/>
        </w:rPr>
        <w:t xml:space="preserve">       </w:t>
      </w:r>
    </w:p>
    <w:p w14:paraId="224CA6DA"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rtl/>
          <w:lang w:eastAsia="he-IL"/>
        </w:rPr>
        <w:t xml:space="preserve">         מצד אחד;</w:t>
      </w:r>
    </w:p>
    <w:p w14:paraId="71A9B80F" w14:textId="77777777" w:rsidR="00B27B4C" w:rsidRPr="00B27B4C" w:rsidRDefault="00B27B4C" w:rsidP="00B27B4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17070080" w14:textId="6A0B53D4" w:rsidR="00B27B4C" w:rsidRPr="00EE48BB" w:rsidDel="00182945" w:rsidRDefault="00B27B4C" w:rsidP="00B27B4C">
      <w:pPr>
        <w:widowControl w:val="0"/>
        <w:tabs>
          <w:tab w:val="left" w:pos="5187"/>
        </w:tabs>
        <w:spacing w:before="0" w:beforeAutospacing="0" w:after="0" w:afterAutospacing="0" w:line="240" w:lineRule="auto"/>
        <w:ind w:left="3600" w:right="2977" w:firstLine="737"/>
        <w:outlineLvl w:val="1"/>
        <w:rPr>
          <w:del w:id="6" w:author="מרול אטמן" w:date="2024-01-07T12:37:00Z"/>
          <w:rStyle w:val="a7"/>
          <w:color w:val="00B0F0"/>
          <w:rtl/>
        </w:rPr>
      </w:pPr>
      <w:r w:rsidRPr="00B27B4C">
        <w:rPr>
          <w:rFonts w:ascii="Times New Roman" w:eastAsia="Times New Roman" w:hAnsi="Times New Roman" w:cs="David" w:hint="cs"/>
          <w:bCs/>
          <w:sz w:val="20"/>
          <w:szCs w:val="24"/>
          <w:rtl/>
          <w:lang w:eastAsia="he-IL"/>
        </w:rPr>
        <w:t>ל ב י ן</w:t>
      </w:r>
      <w:r w:rsidR="0059525F">
        <w:rPr>
          <w:rFonts w:ascii="Times New Roman" w:eastAsia="Times New Roman" w:hAnsi="Times New Roman" w:cs="David"/>
          <w:bCs/>
          <w:sz w:val="20"/>
          <w:szCs w:val="24"/>
          <w:rtl/>
          <w:lang w:eastAsia="he-IL"/>
        </w:rPr>
        <w:br/>
      </w:r>
      <w:sdt>
        <w:sdtPr>
          <w:rPr>
            <w:rStyle w:val="a7"/>
            <w:color w:val="00B0F0"/>
            <w:rtl/>
          </w:rPr>
          <w:alias w:val="צדדים נוספים"/>
          <w:tag w:val="cntTzadB_x002C__x0020_cntTzadC_x002C__x0020_cntTzadD"/>
          <w:id w:val="-363826986"/>
          <w:placeholder>
            <w:docPart w:val="5B75EA75CC0D41979BD0B3DA82FFA0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Style w:val="a7"/>
          </w:rPr>
        </w:sdtEndPr>
        <w:sdtContent>
          <w:del w:id="7" w:author="Meryl Etman" w:date="2024-03-06T15:38:00Z">
            <w:r w:rsidR="00082F70" w:rsidDel="00082F70">
              <w:rPr>
                <w:rStyle w:val="a7"/>
                <w:color w:val="00B0F0"/>
                <w:rtl/>
              </w:rPr>
              <w:br/>
              <w:delText>סטיו אדריכלים</w:delText>
            </w:r>
            <w:r w:rsidR="00082F70" w:rsidDel="00082F70">
              <w:rPr>
                <w:rStyle w:val="a7"/>
                <w:color w:val="00B0F0"/>
                <w:rtl/>
              </w:rPr>
              <w:br/>
              <w:delText>תובל 15, רמת גן</w:delText>
            </w:r>
            <w:r w:rsidR="00082F70" w:rsidDel="00082F70">
              <w:rPr>
                <w:rStyle w:val="a7"/>
                <w:color w:val="00B0F0"/>
                <w:rtl/>
              </w:rPr>
              <w:br/>
            </w:r>
            <w:r w:rsidR="00082F70" w:rsidDel="00082F70">
              <w:rPr>
                <w:rStyle w:val="a7"/>
                <w:color w:val="00B0F0"/>
                <w:rtl/>
              </w:rPr>
              <w:br/>
            </w:r>
          </w:del>
          <w:ins w:id="8" w:author="Meryl Etman" w:date="2024-03-06T15:38:00Z">
            <w:r w:rsidR="00082F70">
              <w:rPr>
                <w:rStyle w:val="a7"/>
                <w:color w:val="00B0F0"/>
                <w:rtl/>
              </w:rPr>
              <w:br/>
              <w:t>סטיו אדריכלים</w:t>
            </w:r>
            <w:r w:rsidR="00082F70">
              <w:rPr>
                <w:rStyle w:val="a7"/>
                <w:color w:val="00B0F0"/>
                <w:rtl/>
              </w:rPr>
              <w:br/>
              <w:t>תובל 15, רמת גן</w:t>
            </w:r>
            <w:r w:rsidR="00082F70">
              <w:rPr>
                <w:rStyle w:val="a7"/>
                <w:color w:val="00B0F0"/>
                <w:rtl/>
              </w:rPr>
              <w:br/>
              <w:t>557347135</w:t>
            </w:r>
            <w:r w:rsidR="00082F70">
              <w:rPr>
                <w:rStyle w:val="a7"/>
                <w:color w:val="00B0F0"/>
                <w:rtl/>
              </w:rPr>
              <w:br/>
            </w:r>
          </w:ins>
        </w:sdtContent>
      </w:sdt>
    </w:p>
    <w:p w14:paraId="02AAFB75" w14:textId="77777777" w:rsidR="0059525F" w:rsidRDefault="0059525F" w:rsidP="00182945">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747D5985" w14:textId="77777777" w:rsidR="00B27B4C" w:rsidRPr="001632B2" w:rsidRDefault="00B27B4C" w:rsidP="0059525F">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(להלן: "</w:t>
      </w:r>
      <w:r w:rsidRPr="00B27B4C">
        <w:rPr>
          <w:rFonts w:ascii="Times New Roman" w:eastAsia="Times New Roman" w:hAnsi="Times New Roman" w:cs="David" w:hint="cs"/>
          <w:b/>
          <w:bCs/>
          <w:sz w:val="20"/>
          <w:szCs w:val="24"/>
          <w:rtl/>
          <w:lang w:eastAsia="he-IL"/>
        </w:rPr>
        <w:t>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bCs/>
          <w:sz w:val="20"/>
          <w:szCs w:val="24"/>
          <w:rtl/>
          <w:lang w:eastAsia="he-IL"/>
        </w:rPr>
        <w:t xml:space="preserve">  </w:t>
      </w:r>
    </w:p>
    <w:p w14:paraId="07E02EFF"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rtl/>
          <w:lang w:eastAsia="he-IL"/>
        </w:rPr>
        <w:t xml:space="preserve">         מצד שני;</w:t>
      </w:r>
    </w:p>
    <w:p w14:paraId="3E77916D"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0C12E38F" w14:textId="77777777" w:rsidR="00B27B4C" w:rsidRPr="00B27B4C" w:rsidRDefault="00B27B4C" w:rsidP="00B27B4C">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והואיל:</w:t>
      </w:r>
      <w:r w:rsidRPr="00B27B4C">
        <w:rPr>
          <w:rFonts w:ascii="Times New Roman" w:eastAsia="Times New Roman" w:hAnsi="Times New Roman" w:cs="David"/>
          <w:bCs/>
          <w:sz w:val="20"/>
          <w:szCs w:val="24"/>
          <w:rtl/>
          <w:lang w:eastAsia="he-IL"/>
        </w:rPr>
        <w:tab/>
      </w:r>
      <w:r w:rsidRPr="00B27B4C">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4BB09A13" w14:textId="77777777" w:rsidR="00B27B4C" w:rsidRPr="00B27B4C" w:rsidRDefault="00B27B4C" w:rsidP="00B27B4C">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לפיכך הותנה והוסכם בין הצדדים כדלקמן:</w:t>
      </w:r>
    </w:p>
    <w:p w14:paraId="51139C6C" w14:textId="77777777" w:rsidR="00B27B4C" w:rsidRPr="00B27B4C" w:rsidRDefault="00B27B4C" w:rsidP="00B27B4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u w:val="single"/>
          <w:rtl/>
          <w:lang w:eastAsia="he-IL"/>
        </w:rPr>
        <w:lastRenderedPageBreak/>
        <w:t>מבוא</w:t>
      </w:r>
    </w:p>
    <w:p w14:paraId="7864CD0C" w14:textId="77777777" w:rsidR="00B27B4C" w:rsidRPr="00B27B4C" w:rsidRDefault="00B27B4C" w:rsidP="00B27B4C">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למונחים הבאים יהא הפרוש הנקוב בצידם דהיינו:</w:t>
      </w:r>
    </w:p>
    <w:p w14:paraId="4E1B4230"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06C71CF5"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"הפרויקט"</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w:t>
      </w:r>
      <w:proofErr w:type="spellStart"/>
      <w:r w:rsidRPr="00B27B4C">
        <w:rPr>
          <w:rFonts w:ascii="Times New Roman" w:eastAsia="Times New Roman" w:hAnsi="Times New Roman" w:cs="David"/>
          <w:sz w:val="20"/>
          <w:szCs w:val="24"/>
          <w:rtl/>
          <w:lang w:eastAsia="he-IL"/>
        </w:rPr>
        <w:t>המצ"ב</w:t>
      </w:r>
      <w:proofErr w:type="spellEnd"/>
      <w:r w:rsidRPr="00B27B4C">
        <w:rPr>
          <w:rFonts w:ascii="Times New Roman" w:eastAsia="Times New Roman" w:hAnsi="Times New Roman" w:cs="David"/>
          <w:sz w:val="20"/>
          <w:szCs w:val="24"/>
          <w:rtl/>
          <w:lang w:eastAsia="he-IL"/>
        </w:rPr>
        <w:t>.</w:t>
      </w:r>
    </w:p>
    <w:p w14:paraId="1FAE9D9A"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8E0D213"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 xml:space="preserve">"התכנית" </w:t>
      </w:r>
      <w:r w:rsidRPr="00B27B4C">
        <w:rPr>
          <w:rFonts w:ascii="Times New Roman" w:eastAsia="Times New Roman" w:hAnsi="Times New Roman" w:cs="David"/>
          <w:sz w:val="20"/>
          <w:szCs w:val="24"/>
          <w:rtl/>
          <w:lang w:eastAsia="he-IL"/>
        </w:rPr>
        <w:t>/</w:t>
      </w:r>
    </w:p>
    <w:p w14:paraId="33E7CE10"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"המקרקעין"</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w:t>
      </w:r>
      <w:proofErr w:type="spellStart"/>
      <w:r w:rsidRPr="00B27B4C">
        <w:rPr>
          <w:rFonts w:ascii="Times New Roman" w:eastAsia="Times New Roman" w:hAnsi="Times New Roman" w:cs="David"/>
          <w:sz w:val="20"/>
          <w:szCs w:val="24"/>
          <w:rtl/>
          <w:lang w:eastAsia="he-IL"/>
        </w:rPr>
        <w:t>המצ"ב</w:t>
      </w:r>
      <w:proofErr w:type="spellEnd"/>
      <w:r w:rsidRPr="00B27B4C">
        <w:rPr>
          <w:rFonts w:ascii="Times New Roman" w:eastAsia="Times New Roman" w:hAnsi="Times New Roman" w:cs="David"/>
          <w:sz w:val="20"/>
          <w:szCs w:val="24"/>
          <w:rtl/>
          <w:lang w:eastAsia="he-IL"/>
        </w:rPr>
        <w:t>.</w:t>
      </w:r>
    </w:p>
    <w:p w14:paraId="5ED90744"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6F8922C"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"האתר"</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490C6CFD"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CBDF8ED"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היועצים</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1F03A631"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A0B76A5"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התכניות</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B27B4C">
        <w:rPr>
          <w:rFonts w:ascii="Times New Roman" w:eastAsia="Times New Roman" w:hAnsi="Times New Roman" w:cs="David"/>
          <w:b/>
          <w:bCs/>
          <w:sz w:val="20"/>
          <w:szCs w:val="24"/>
          <w:rtl/>
          <w:lang w:eastAsia="he-IL"/>
        </w:rPr>
        <w:t>ח'</w:t>
      </w:r>
      <w:r w:rsidRPr="00B27B4C">
        <w:rPr>
          <w:rFonts w:ascii="Times New Roman" w:eastAsia="Times New Roman" w:hAnsi="Times New Roman" w:cs="David"/>
          <w:sz w:val="20"/>
          <w:szCs w:val="24"/>
          <w:rtl/>
          <w:lang w:eastAsia="he-IL"/>
        </w:rPr>
        <w:t>. כל המסמכים שיערכו ע"י המתכנן כאמור יערכו בשפה העברית.</w:t>
      </w:r>
    </w:p>
    <w:p w14:paraId="54D397C5"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47235C2"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שירותי</w:t>
      </w:r>
    </w:p>
    <w:p w14:paraId="3C854179"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 המתכנן</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p>
    <w:p w14:paraId="5F2D8B4F"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השירותים</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 xml:space="preserve">השירותים כמוגדר וכמפורט בחוזה זה ובנספח </w:t>
      </w:r>
      <w:r w:rsidRPr="00B27B4C">
        <w:rPr>
          <w:rFonts w:ascii="Times New Roman" w:eastAsia="Times New Roman" w:hAnsi="Times New Roman" w:cs="David"/>
          <w:b/>
          <w:bCs/>
          <w:sz w:val="20"/>
          <w:szCs w:val="24"/>
          <w:rtl/>
          <w:lang w:eastAsia="he-IL"/>
        </w:rPr>
        <w:t>ב'</w:t>
      </w:r>
      <w:r w:rsidRPr="00B27B4C">
        <w:rPr>
          <w:rFonts w:ascii="Times New Roman" w:eastAsia="Times New Roman" w:hAnsi="Times New Roman" w:cs="David" w:hint="cs"/>
          <w:b/>
          <w:bCs/>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sz w:val="20"/>
          <w:szCs w:val="24"/>
          <w:rtl/>
          <w:lang w:eastAsia="he-IL"/>
        </w:rPr>
        <w:t>.</w:t>
      </w:r>
    </w:p>
    <w:p w14:paraId="7146330F"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D21ACBA"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המנהל</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7FEC3328"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37392B3"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מקום שמדובר בחוזה זה במזמין - גם המנהל במשמע.</w:t>
      </w:r>
    </w:p>
    <w:p w14:paraId="23CF9899"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E1DE891"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החוזה</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hint="cs"/>
          <w:sz w:val="20"/>
          <w:szCs w:val="24"/>
          <w:rtl/>
          <w:lang w:eastAsia="he-IL"/>
        </w:rPr>
        <w:t>/</w:t>
      </w:r>
    </w:p>
    <w:p w14:paraId="0C6FEB5B"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b/>
          <w:bCs/>
          <w:sz w:val="20"/>
          <w:szCs w:val="24"/>
          <w:rtl/>
          <w:lang w:eastAsia="he-IL"/>
        </w:rPr>
        <w:t>ההסכם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חוזה זה על נספחיו.</w:t>
      </w:r>
    </w:p>
    <w:p w14:paraId="3CA4AC18"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146AEABD"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הדין</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כהגדרתו בחוק ה</w:t>
      </w:r>
      <w:r w:rsidRPr="00B27B4C">
        <w:rPr>
          <w:rFonts w:ascii="Times New Roman" w:eastAsia="Times New Roman" w:hAnsi="Times New Roman" w:cs="David" w:hint="cs"/>
          <w:sz w:val="20"/>
          <w:szCs w:val="24"/>
          <w:rtl/>
          <w:lang w:eastAsia="he-IL"/>
        </w:rPr>
        <w:t>פרשנות, התשמ"א-1981</w:t>
      </w:r>
      <w:r w:rsidRPr="00B27B4C">
        <w:rPr>
          <w:rFonts w:ascii="Times New Roman" w:eastAsia="Times New Roman" w:hAnsi="Times New Roman" w:cs="David"/>
          <w:sz w:val="20"/>
          <w:szCs w:val="24"/>
          <w:rtl/>
          <w:lang w:eastAsia="he-IL"/>
        </w:rPr>
        <w:t xml:space="preserve"> לרבות כל </w:t>
      </w:r>
      <w:r w:rsidRPr="00B27B4C">
        <w:rPr>
          <w:rFonts w:ascii="Times New Roman" w:eastAsia="Times New Roman" w:hAnsi="Times New Roman" w:cs="David" w:hint="cs"/>
          <w:sz w:val="20"/>
          <w:szCs w:val="24"/>
          <w:rtl/>
          <w:lang w:eastAsia="he-IL"/>
        </w:rPr>
        <w:t xml:space="preserve">תקנה ו/או </w:t>
      </w:r>
      <w:r w:rsidRPr="00B27B4C">
        <w:rPr>
          <w:rFonts w:ascii="Times New Roman" w:eastAsia="Times New Roman" w:hAnsi="Times New Roman" w:cs="David"/>
          <w:sz w:val="20"/>
          <w:szCs w:val="24"/>
          <w:rtl/>
          <w:lang w:eastAsia="he-IL"/>
        </w:rPr>
        <w:t>הוראה של רשות מוסמכת בתוקף סמכותה על פי הדין.</w:t>
      </w:r>
    </w:p>
    <w:p w14:paraId="64BC1C37"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F9355BB"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הרשות</w:t>
      </w:r>
    </w:p>
    <w:p w14:paraId="724CA20D"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 המקומית</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w:t>
      </w:r>
      <w:proofErr w:type="spellStart"/>
      <w:r w:rsidRPr="00B27B4C">
        <w:rPr>
          <w:rFonts w:ascii="Times New Roman" w:eastAsia="Times New Roman" w:hAnsi="Times New Roman" w:cs="David"/>
          <w:sz w:val="20"/>
          <w:szCs w:val="24"/>
          <w:rtl/>
          <w:lang w:eastAsia="he-IL"/>
        </w:rPr>
        <w:t>המצ"ב</w:t>
      </w:r>
      <w:proofErr w:type="spellEnd"/>
      <w:r w:rsidRPr="00B27B4C">
        <w:rPr>
          <w:rFonts w:ascii="Times New Roman" w:eastAsia="Times New Roman" w:hAnsi="Times New Roman" w:cs="David"/>
          <w:sz w:val="20"/>
          <w:szCs w:val="24"/>
          <w:rtl/>
          <w:lang w:eastAsia="he-IL"/>
        </w:rPr>
        <w:t>.</w:t>
      </w:r>
    </w:p>
    <w:p w14:paraId="00F1B2A1"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35E7F29"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חוזה</w:t>
      </w:r>
    </w:p>
    <w:p w14:paraId="6B413C55" w14:textId="77777777" w:rsidR="00B27B4C" w:rsidRPr="00B27B4C" w:rsidRDefault="00B27B4C" w:rsidP="00B27B4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 הפיתוח</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hint="cs"/>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sz w:val="20"/>
          <w:szCs w:val="24"/>
          <w:rtl/>
          <w:lang w:eastAsia="he-IL"/>
        </w:rPr>
        <w:t>.</w:t>
      </w:r>
    </w:p>
    <w:p w14:paraId="40B47886" w14:textId="77777777" w:rsidR="00B27B4C" w:rsidRPr="00B27B4C" w:rsidRDefault="00B27B4C" w:rsidP="00B27B4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66807908"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הכותרות בחוזה זה </w:t>
      </w:r>
      <w:r w:rsidRPr="00B27B4C">
        <w:rPr>
          <w:rFonts w:ascii="Times New Roman" w:eastAsia="Times New Roman" w:hAnsi="Times New Roman" w:cs="David" w:hint="cs"/>
          <w:sz w:val="20"/>
          <w:szCs w:val="24"/>
          <w:rtl/>
          <w:lang w:eastAsia="he-IL"/>
        </w:rPr>
        <w:t xml:space="preserve">הינן לנוחיות בלבד ובכל מקרה </w:t>
      </w:r>
      <w:r w:rsidRPr="00B27B4C">
        <w:rPr>
          <w:rFonts w:ascii="Times New Roman" w:eastAsia="Times New Roman" w:hAnsi="Times New Roman" w:cs="David"/>
          <w:sz w:val="20"/>
          <w:szCs w:val="24"/>
          <w:rtl/>
          <w:lang w:eastAsia="he-IL"/>
        </w:rPr>
        <w:t xml:space="preserve">לא ישמשו </w:t>
      </w:r>
      <w:r w:rsidRPr="00B27B4C">
        <w:rPr>
          <w:rFonts w:ascii="Times New Roman" w:eastAsia="Times New Roman" w:hAnsi="Times New Roman" w:cs="David" w:hint="cs"/>
          <w:sz w:val="20"/>
          <w:szCs w:val="24"/>
          <w:rtl/>
          <w:lang w:eastAsia="he-IL"/>
        </w:rPr>
        <w:t>ל</w:t>
      </w:r>
      <w:r w:rsidRPr="00B27B4C">
        <w:rPr>
          <w:rFonts w:ascii="Times New Roman" w:eastAsia="Times New Roman" w:hAnsi="Times New Roman" w:cs="David"/>
          <w:sz w:val="20"/>
          <w:szCs w:val="24"/>
          <w:rtl/>
          <w:lang w:eastAsia="he-IL"/>
        </w:rPr>
        <w:t>פרש</w:t>
      </w:r>
      <w:r w:rsidRPr="00B27B4C">
        <w:rPr>
          <w:rFonts w:ascii="Times New Roman" w:eastAsia="Times New Roman" w:hAnsi="Times New Roman" w:cs="David" w:hint="cs"/>
          <w:sz w:val="20"/>
          <w:szCs w:val="24"/>
          <w:rtl/>
          <w:lang w:eastAsia="he-IL"/>
        </w:rPr>
        <w:t>נות</w:t>
      </w:r>
      <w:r w:rsidRPr="00B27B4C">
        <w:rPr>
          <w:rFonts w:ascii="Times New Roman" w:eastAsia="Times New Roman" w:hAnsi="Times New Roman" w:cs="David"/>
          <w:sz w:val="20"/>
          <w:szCs w:val="24"/>
          <w:rtl/>
          <w:lang w:eastAsia="he-IL"/>
        </w:rPr>
        <w:t>ו.</w:t>
      </w:r>
    </w:p>
    <w:p w14:paraId="69B00544"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הנספחים לחוזה זה מהווים חלק בלתי נפרד הימנו ואלה הם:</w:t>
      </w:r>
    </w:p>
    <w:p w14:paraId="20C6E7FC"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09BE5FB4"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 xml:space="preserve">נספח א' </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נספח כללי;</w:t>
      </w:r>
    </w:p>
    <w:p w14:paraId="676A35DC"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ב'</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שירותי המתכנן;</w:t>
      </w:r>
    </w:p>
    <w:p w14:paraId="70A11EF9"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B27B4C">
        <w:rPr>
          <w:rFonts w:ascii="Times New Roman" w:eastAsia="Times New Roman" w:hAnsi="Times New Roman" w:cs="David"/>
          <w:b/>
          <w:bCs/>
          <w:color w:val="000000"/>
          <w:sz w:val="20"/>
          <w:szCs w:val="24"/>
          <w:rtl/>
          <w:lang w:eastAsia="he-IL"/>
        </w:rPr>
        <w:t>נספח ג'</w:t>
      </w:r>
      <w:r w:rsidRPr="00B27B4C">
        <w:rPr>
          <w:rFonts w:ascii="Times New Roman" w:eastAsia="Times New Roman" w:hAnsi="Times New Roman" w:cs="David"/>
          <w:color w:val="000000"/>
          <w:sz w:val="20"/>
          <w:szCs w:val="24"/>
          <w:rtl/>
          <w:lang w:eastAsia="he-IL"/>
        </w:rPr>
        <w:t xml:space="preserve"> </w:t>
      </w:r>
      <w:r w:rsidRPr="00B27B4C">
        <w:rPr>
          <w:rFonts w:ascii="Times New Roman" w:eastAsia="Times New Roman" w:hAnsi="Times New Roman" w:cs="David"/>
          <w:color w:val="000000"/>
          <w:sz w:val="20"/>
          <w:szCs w:val="24"/>
          <w:lang w:eastAsia="he-IL"/>
        </w:rPr>
        <w:t>–</w:t>
      </w:r>
      <w:r w:rsidRPr="00B27B4C">
        <w:rPr>
          <w:rFonts w:ascii="Times New Roman" w:eastAsia="Times New Roman" w:hAnsi="Times New Roman" w:cs="David"/>
          <w:color w:val="000000"/>
          <w:sz w:val="20"/>
          <w:szCs w:val="24"/>
          <w:rtl/>
          <w:lang w:eastAsia="he-IL"/>
        </w:rPr>
        <w:t xml:space="preserve"> </w:t>
      </w:r>
      <w:r w:rsidRPr="00B27B4C">
        <w:rPr>
          <w:rFonts w:ascii="Times New Roman" w:eastAsia="Times New Roman" w:hAnsi="Times New Roman" w:cs="David"/>
          <w:color w:val="000000"/>
          <w:sz w:val="20"/>
          <w:szCs w:val="24"/>
          <w:rtl/>
          <w:lang w:eastAsia="he-IL"/>
        </w:rPr>
        <w:tab/>
        <w:t>לוח זמנים;</w:t>
      </w:r>
    </w:p>
    <w:p w14:paraId="702E1F6E"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B27B4C">
        <w:rPr>
          <w:rFonts w:ascii="Times New Roman" w:eastAsia="Times New Roman" w:hAnsi="Times New Roman" w:cs="David"/>
          <w:b/>
          <w:bCs/>
          <w:color w:val="000000"/>
          <w:sz w:val="20"/>
          <w:szCs w:val="24"/>
          <w:rtl/>
          <w:lang w:eastAsia="he-IL"/>
        </w:rPr>
        <w:t>נספח ד'</w:t>
      </w:r>
      <w:r w:rsidRPr="00B27B4C">
        <w:rPr>
          <w:rFonts w:ascii="Times New Roman" w:eastAsia="Times New Roman" w:hAnsi="Times New Roman" w:cs="David"/>
          <w:color w:val="000000"/>
          <w:sz w:val="20"/>
          <w:szCs w:val="24"/>
          <w:rtl/>
          <w:lang w:eastAsia="he-IL"/>
        </w:rPr>
        <w:t xml:space="preserve"> - </w:t>
      </w:r>
      <w:r w:rsidRPr="00B27B4C">
        <w:rPr>
          <w:rFonts w:ascii="Times New Roman" w:eastAsia="Times New Roman" w:hAnsi="Times New Roman" w:cs="David"/>
          <w:color w:val="000000"/>
          <w:sz w:val="20"/>
          <w:szCs w:val="24"/>
          <w:rtl/>
          <w:lang w:eastAsia="he-IL"/>
        </w:rPr>
        <w:tab/>
        <w:t>שכר המתכנן;</w:t>
      </w:r>
    </w:p>
    <w:p w14:paraId="3478AB3C"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B27B4C">
        <w:rPr>
          <w:rFonts w:ascii="Times New Roman" w:eastAsia="Times New Roman" w:hAnsi="Times New Roman" w:cs="David"/>
          <w:b/>
          <w:bCs/>
          <w:color w:val="000000"/>
          <w:sz w:val="20"/>
          <w:szCs w:val="24"/>
          <w:rtl/>
          <w:lang w:eastAsia="he-IL"/>
        </w:rPr>
        <w:t>נספח ה'</w:t>
      </w:r>
      <w:r w:rsidRPr="00B27B4C">
        <w:rPr>
          <w:rFonts w:ascii="Times New Roman" w:eastAsia="Times New Roman" w:hAnsi="Times New Roman" w:cs="David"/>
          <w:color w:val="000000"/>
          <w:sz w:val="20"/>
          <w:szCs w:val="24"/>
          <w:rtl/>
          <w:lang w:eastAsia="he-IL"/>
        </w:rPr>
        <w:t xml:space="preserve"> - </w:t>
      </w:r>
      <w:r w:rsidRPr="00B27B4C">
        <w:rPr>
          <w:rFonts w:ascii="Times New Roman" w:eastAsia="Times New Roman" w:hAnsi="Times New Roman" w:cs="David"/>
          <w:color w:val="000000"/>
          <w:sz w:val="20"/>
          <w:szCs w:val="24"/>
          <w:rtl/>
          <w:lang w:eastAsia="he-IL"/>
        </w:rPr>
        <w:tab/>
        <w:t>תשלומי שכר המתכנן;</w:t>
      </w:r>
    </w:p>
    <w:p w14:paraId="144DE269"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 xml:space="preserve">נספח ו </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הצהרה והתחייבות לשמירת סודיות;</w:t>
      </w:r>
    </w:p>
    <w:p w14:paraId="0AF37FCF" w14:textId="77777777" w:rsidR="00B27B4C" w:rsidRDefault="00B27B4C" w:rsidP="00E034F9">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lastRenderedPageBreak/>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00E034F9" w:rsidRPr="00E034F9">
        <w:rPr>
          <w:rFonts w:ascii="Times New Roman" w:eastAsia="Times New Roman" w:hAnsi="Times New Roman" w:cs="David" w:hint="cs"/>
          <w:sz w:val="20"/>
          <w:szCs w:val="24"/>
          <w:rtl/>
          <w:lang w:eastAsia="he-IL"/>
        </w:rPr>
        <w:t>מפרט</w:t>
      </w:r>
      <w:r w:rsidR="00E034F9" w:rsidRPr="00E034F9">
        <w:rPr>
          <w:rFonts w:ascii="Times New Roman" w:eastAsia="Times New Roman" w:hAnsi="Times New Roman" w:cs="David"/>
          <w:sz w:val="20"/>
          <w:szCs w:val="24"/>
          <w:rtl/>
          <w:lang w:eastAsia="he-IL"/>
        </w:rPr>
        <w:t xml:space="preserve"> </w:t>
      </w:r>
      <w:r w:rsidR="00E034F9" w:rsidRPr="00E034F9">
        <w:rPr>
          <w:rFonts w:ascii="Times New Roman" w:eastAsia="Times New Roman" w:hAnsi="Times New Roman" w:cs="David" w:hint="cs"/>
          <w:sz w:val="20"/>
          <w:szCs w:val="24"/>
          <w:rtl/>
          <w:lang w:eastAsia="he-IL"/>
        </w:rPr>
        <w:t>ביטוחי</w:t>
      </w:r>
      <w:r w:rsidR="00E034F9" w:rsidRPr="00E034F9">
        <w:rPr>
          <w:rFonts w:ascii="Times New Roman" w:eastAsia="Times New Roman" w:hAnsi="Times New Roman" w:cs="David"/>
          <w:sz w:val="20"/>
          <w:szCs w:val="24"/>
          <w:rtl/>
          <w:lang w:eastAsia="he-IL"/>
        </w:rPr>
        <w:t xml:space="preserve"> </w:t>
      </w:r>
      <w:r w:rsidR="00E034F9"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3A7ADB60" w14:textId="77777777" w:rsidR="00E034F9" w:rsidRDefault="00E034F9" w:rsidP="00E034F9">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163ECE0A"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נספח ח'</w:t>
      </w:r>
      <w:r w:rsidRPr="00B27B4C">
        <w:rPr>
          <w:rFonts w:ascii="Times New Roman" w:eastAsia="Times New Roman" w:hAnsi="Times New Roman" w:cs="David"/>
          <w:sz w:val="20"/>
          <w:szCs w:val="24"/>
          <w:rtl/>
          <w:lang w:eastAsia="he-IL"/>
        </w:rPr>
        <w:t xml:space="preserve"> - </w:t>
      </w:r>
      <w:r w:rsidRPr="00B27B4C">
        <w:rPr>
          <w:rFonts w:ascii="Times New Roman" w:eastAsia="Times New Roman" w:hAnsi="Times New Roman" w:cs="David"/>
          <w:sz w:val="20"/>
          <w:szCs w:val="24"/>
          <w:rtl/>
          <w:lang w:eastAsia="he-IL"/>
        </w:rPr>
        <w:tab/>
        <w:t>רשימת התכניות והמסמכים שעל המתכנן להנפיק.</w:t>
      </w:r>
    </w:p>
    <w:p w14:paraId="02731926"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נספח ט'</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להשלמת הפרויקט/קטע מהפרויקט.</w:t>
      </w:r>
    </w:p>
    <w:p w14:paraId="14986D2C" w14:textId="77777777" w:rsidR="00B27B4C" w:rsidRPr="00B27B4C" w:rsidRDefault="00B27B4C" w:rsidP="00B27B4C">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נספח י' </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נספח היעדר תביעות.</w:t>
      </w:r>
    </w:p>
    <w:p w14:paraId="36A0E477"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שירותי המתכנן</w:t>
      </w:r>
    </w:p>
    <w:p w14:paraId="55696B8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מוסר בזה למתכנן והמתכנן מקבל על עצמו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w:t>
      </w:r>
    </w:p>
    <w:p w14:paraId="484F83D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 ומאשר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הינו מכיר ויודע את כל הנדרש למטרת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רותי המתכנן וכי הינו מורשה על פי </w:t>
      </w:r>
      <w:r w:rsidRPr="00B27B4C">
        <w:rPr>
          <w:rFonts w:ascii="Times New Roman" w:eastAsia="Times New Roman" w:hAnsi="Times New Roman" w:cs="David" w:hint="cs"/>
          <w:sz w:val="20"/>
          <w:szCs w:val="24"/>
          <w:rtl/>
          <w:lang w:eastAsia="he-IL"/>
        </w:rPr>
        <w:t xml:space="preserve">כל </w:t>
      </w:r>
      <w:r w:rsidRPr="00B27B4C">
        <w:rPr>
          <w:rFonts w:ascii="Times New Roman" w:eastAsia="Times New Roman" w:hAnsi="Times New Roman" w:cs="David"/>
          <w:sz w:val="20"/>
          <w:szCs w:val="24"/>
          <w:rtl/>
          <w:lang w:eastAsia="he-IL"/>
        </w:rPr>
        <w:t>דין למתן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 xml:space="preserve"> המתכנן, לרבות</w:t>
      </w:r>
      <w:r w:rsidRPr="00B27B4C">
        <w:rPr>
          <w:rFonts w:ascii="Times New Roman" w:eastAsia="Times New Roman" w:hAnsi="Times New Roman" w:cs="David" w:hint="cs"/>
          <w:sz w:val="20"/>
          <w:szCs w:val="24"/>
          <w:rtl/>
          <w:lang w:eastAsia="he-IL"/>
        </w:rPr>
        <w:t xml:space="preserve"> אך לא רק</w:t>
      </w:r>
      <w:r w:rsidRPr="00B27B4C">
        <w:rPr>
          <w:rFonts w:ascii="Times New Roman" w:eastAsia="Times New Roman" w:hAnsi="Times New Roman" w:cs="David"/>
          <w:sz w:val="20"/>
          <w:szCs w:val="24"/>
          <w:rtl/>
          <w:lang w:eastAsia="he-IL"/>
        </w:rPr>
        <w:t>,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חוק המהנדסים והאדריכלים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תשי"ח</w:t>
      </w:r>
      <w:proofErr w:type="spellEnd"/>
      <w:r w:rsidRPr="00B27B4C">
        <w:rPr>
          <w:rFonts w:ascii="Times New Roman" w:eastAsia="Times New Roman" w:hAnsi="Times New Roman" w:cs="David"/>
          <w:sz w:val="20"/>
          <w:szCs w:val="24"/>
          <w:rtl/>
          <w:lang w:eastAsia="he-IL"/>
        </w:rPr>
        <w:t xml:space="preserve"> - 1958, כי יש בידו 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שיון </w:t>
      </w:r>
      <w:r w:rsidRPr="00B27B4C">
        <w:rPr>
          <w:rFonts w:ascii="Times New Roman" w:eastAsia="Times New Roman" w:hAnsi="Times New Roman" w:cs="David" w:hint="cs"/>
          <w:sz w:val="20"/>
          <w:szCs w:val="24"/>
          <w:rtl/>
          <w:lang w:eastAsia="he-IL"/>
        </w:rPr>
        <w:t xml:space="preserve">בר </w:t>
      </w:r>
      <w:r w:rsidRPr="00B27B4C">
        <w:rPr>
          <w:rFonts w:ascii="Times New Roman" w:eastAsia="Times New Roman" w:hAnsi="Times New Roman" w:cs="David"/>
          <w:sz w:val="20"/>
          <w:szCs w:val="24"/>
          <w:rtl/>
          <w:lang w:eastAsia="he-IL"/>
        </w:rPr>
        <w:t>ת</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קף לביצוע שירותי </w:t>
      </w:r>
      <w:r w:rsidRPr="00B27B4C">
        <w:rPr>
          <w:rFonts w:ascii="Times New Roman" w:eastAsia="Times New Roman" w:hAnsi="Times New Roman" w:cs="David" w:hint="cs"/>
          <w:sz w:val="20"/>
          <w:szCs w:val="24"/>
          <w:rtl/>
          <w:lang w:eastAsia="he-IL"/>
        </w:rPr>
        <w:t xml:space="preserve"> המתכנן על פי הדין</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כי הוא בעל הכישורים, הר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שיונות, הידע, הניסיון והאמצעים המאפשרים לו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ביצועם ברמה מקצועית גבוהה ובהתאם למותנה בחוזה.</w:t>
      </w:r>
    </w:p>
    <w:p w14:paraId="2D80DE5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ידוע לו שש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שיקול דעתו</w:t>
      </w:r>
      <w:r w:rsidRPr="00B27B4C">
        <w:rPr>
          <w:rFonts w:ascii="Times New Roman" w:eastAsia="Times New Roman" w:hAnsi="Times New Roman" w:cs="David" w:hint="cs"/>
          <w:sz w:val="20"/>
          <w:szCs w:val="24"/>
          <w:rtl/>
          <w:lang w:eastAsia="he-IL"/>
        </w:rPr>
        <w:t xml:space="preserve"> הבלעדי</w:t>
      </w:r>
      <w:r w:rsidRPr="00B27B4C">
        <w:rPr>
          <w:rFonts w:ascii="Times New Roman" w:eastAsia="Times New Roman" w:hAnsi="Times New Roman" w:cs="David"/>
          <w:sz w:val="20"/>
          <w:szCs w:val="24"/>
          <w:rtl/>
          <w:lang w:eastAsia="he-IL"/>
        </w:rPr>
        <w:t xml:space="preserve"> ו</w:t>
      </w:r>
      <w:r w:rsidRPr="00B27B4C">
        <w:rPr>
          <w:rFonts w:ascii="Times New Roman" w:eastAsia="Times New Roman" w:hAnsi="Times New Roman" w:cs="David" w:hint="cs"/>
          <w:sz w:val="20"/>
          <w:szCs w:val="24"/>
          <w:rtl/>
          <w:lang w:eastAsia="he-IL"/>
        </w:rPr>
        <w:t xml:space="preserve">כי </w:t>
      </w:r>
      <w:r w:rsidRPr="00B27B4C">
        <w:rPr>
          <w:rFonts w:ascii="Times New Roman" w:eastAsia="Times New Roman" w:hAnsi="Times New Roman" w:cs="David"/>
          <w:sz w:val="20"/>
          <w:szCs w:val="24"/>
          <w:rtl/>
          <w:lang w:eastAsia="he-IL"/>
        </w:rPr>
        <w:t xml:space="preserve">הם יינתנו על ידו בשלבי עבודה כמפורט בנספח </w:t>
      </w:r>
      <w:r w:rsidRPr="00B27B4C">
        <w:rPr>
          <w:rFonts w:ascii="Times New Roman" w:eastAsia="Times New Roman" w:hAnsi="Times New Roman" w:cs="David"/>
          <w:bCs/>
          <w:sz w:val="20"/>
          <w:szCs w:val="24"/>
          <w:rtl/>
          <w:lang w:eastAsia="he-IL"/>
        </w:rPr>
        <w:t>ב'</w:t>
      </w:r>
      <w:r w:rsidRPr="00B27B4C">
        <w:rPr>
          <w:rFonts w:ascii="Times New Roman" w:eastAsia="Times New Roman" w:hAnsi="Times New Roman" w:cs="David"/>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עוד</w:t>
      </w:r>
      <w:r w:rsidRPr="00B27B4C">
        <w:rPr>
          <w:rFonts w:ascii="Times New Roman" w:eastAsia="Times New Roman" w:hAnsi="Times New Roman" w:cs="David"/>
          <w:sz w:val="20"/>
          <w:szCs w:val="24"/>
          <w:rtl/>
          <w:lang w:eastAsia="he-IL"/>
        </w:rPr>
        <w:t xml:space="preserve"> מוסיף ומצהיר</w:t>
      </w:r>
      <w:r w:rsidRPr="00B27B4C">
        <w:rPr>
          <w:rFonts w:ascii="Times New Roman" w:eastAsia="Times New Roman" w:hAnsi="Times New Roman" w:cs="David" w:hint="cs"/>
          <w:sz w:val="20"/>
          <w:szCs w:val="24"/>
          <w:rtl/>
          <w:lang w:eastAsia="he-IL"/>
        </w:rPr>
        <w:t xml:space="preserve"> המתכנן,</w:t>
      </w:r>
      <w:r w:rsidRPr="00B27B4C">
        <w:rPr>
          <w:rFonts w:ascii="Times New Roman" w:eastAsia="Times New Roman" w:hAnsi="Times New Roman" w:cs="David"/>
          <w:sz w:val="20"/>
          <w:szCs w:val="24"/>
          <w:rtl/>
          <w:lang w:eastAsia="he-IL"/>
        </w:rPr>
        <w:t xml:space="preserve"> כי ידוע לו שהמזמין אינו מתחייב להזמין מ</w:t>
      </w:r>
      <w:r w:rsidRPr="00B27B4C">
        <w:rPr>
          <w:rFonts w:ascii="Times New Roman" w:eastAsia="Times New Roman" w:hAnsi="Times New Roman" w:cs="David" w:hint="cs"/>
          <w:sz w:val="20"/>
          <w:szCs w:val="24"/>
          <w:rtl/>
          <w:lang w:eastAsia="he-IL"/>
        </w:rPr>
        <w:t>מנו</w:t>
      </w:r>
      <w:r w:rsidRPr="00B27B4C">
        <w:rPr>
          <w:rFonts w:ascii="Times New Roman" w:eastAsia="Times New Roman" w:hAnsi="Times New Roman" w:cs="David"/>
          <w:sz w:val="20"/>
          <w:szCs w:val="24"/>
          <w:rtl/>
          <w:lang w:eastAsia="he-IL"/>
        </w:rPr>
        <w:t xml:space="preserve"> שירותים נוספים מעבר לנקוב בחוזה זה ו</w:t>
      </w:r>
      <w:r w:rsidRPr="00B27B4C">
        <w:rPr>
          <w:rFonts w:ascii="Times New Roman" w:eastAsia="Times New Roman" w:hAnsi="Times New Roman" w:cs="David" w:hint="cs"/>
          <w:sz w:val="20"/>
          <w:szCs w:val="24"/>
          <w:rtl/>
          <w:lang w:eastAsia="he-IL"/>
        </w:rPr>
        <w:t xml:space="preserve">כמפורט </w:t>
      </w:r>
      <w:r w:rsidRPr="00B27B4C">
        <w:rPr>
          <w:rFonts w:ascii="Times New Roman" w:eastAsia="Times New Roman" w:hAnsi="Times New Roman" w:cs="David"/>
          <w:sz w:val="20"/>
          <w:szCs w:val="24"/>
          <w:rtl/>
          <w:lang w:eastAsia="he-IL"/>
        </w:rPr>
        <w:t xml:space="preserve">בנספח </w:t>
      </w:r>
      <w:r w:rsidRPr="00B27B4C">
        <w:rPr>
          <w:rFonts w:ascii="Times New Roman" w:eastAsia="Times New Roman" w:hAnsi="Times New Roman" w:cs="David"/>
          <w:bCs/>
          <w:sz w:val="20"/>
          <w:szCs w:val="24"/>
          <w:rtl/>
          <w:lang w:eastAsia="he-IL"/>
        </w:rPr>
        <w:t xml:space="preserve">ב'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sz w:val="20"/>
          <w:szCs w:val="24"/>
          <w:rtl/>
          <w:lang w:eastAsia="he-IL"/>
        </w:rPr>
        <w:t>.</w:t>
      </w:r>
    </w:p>
    <w:p w14:paraId="43DE7B48"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492C648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כפי שיקבעו מ</w:t>
      </w:r>
      <w:r w:rsidRPr="00B27B4C">
        <w:rPr>
          <w:rFonts w:ascii="Times New Roman" w:eastAsia="Times New Roman" w:hAnsi="Times New Roman" w:cs="David" w:hint="cs"/>
          <w:sz w:val="20"/>
          <w:szCs w:val="24"/>
          <w:rtl/>
          <w:lang w:eastAsia="he-IL"/>
        </w:rPr>
        <w:t>עת לעת</w:t>
      </w:r>
      <w:r w:rsidRPr="00B27B4C">
        <w:rPr>
          <w:rFonts w:ascii="Times New Roman" w:eastAsia="Times New Roman" w:hAnsi="Times New Roman" w:cs="David"/>
          <w:sz w:val="20"/>
          <w:szCs w:val="24"/>
          <w:rtl/>
          <w:lang w:eastAsia="he-IL"/>
        </w:rPr>
        <w:t xml:space="preserve"> ע"י המזמין ויהיה חייב לנהוג לפיהם ולקיימם ללא סטייה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אלא אם כן ק</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בל הוראה</w:t>
      </w:r>
      <w:r w:rsidRPr="00B27B4C">
        <w:rPr>
          <w:rFonts w:ascii="Times New Roman" w:eastAsia="Times New Roman" w:hAnsi="Times New Roman" w:cs="David" w:hint="cs"/>
          <w:sz w:val="20"/>
          <w:szCs w:val="24"/>
          <w:rtl/>
          <w:lang w:eastAsia="he-IL"/>
        </w:rPr>
        <w:t xml:space="preserve"> מפורשת</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בכתב מהמזמין.</w:t>
      </w:r>
    </w:p>
    <w:p w14:paraId="4719740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רותי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הכל כפי שיקבע ע"י המנהל. כן מתחייב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להשתתף בת</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אום מראש בכל ישיבות התיאום אליהן יוזמן.</w:t>
      </w:r>
    </w:p>
    <w:p w14:paraId="3685C481"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ישמור על נוהלי קשר, תיאום, 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שום וצורת המסמכים לפי דרישת המנהל.</w:t>
      </w:r>
    </w:p>
    <w:p w14:paraId="44D0620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עוד לא יקבע אחרת ע"י המזמין, יהיה המנהל כ</w:t>
      </w:r>
      <w:r w:rsidRPr="00B27B4C">
        <w:rPr>
          <w:rFonts w:ascii="Times New Roman" w:eastAsia="Times New Roman" w:hAnsi="Times New Roman" w:cs="David" w:hint="cs"/>
          <w:sz w:val="20"/>
          <w:szCs w:val="24"/>
          <w:rtl/>
          <w:lang w:eastAsia="he-IL"/>
        </w:rPr>
        <w:t>הגדרתו</w:t>
      </w:r>
      <w:r w:rsidRPr="00B27B4C">
        <w:rPr>
          <w:rFonts w:ascii="Times New Roman" w:eastAsia="Times New Roman" w:hAnsi="Times New Roman" w:cs="David"/>
          <w:sz w:val="20"/>
          <w:szCs w:val="24"/>
          <w:rtl/>
          <w:lang w:eastAsia="he-IL"/>
        </w:rPr>
        <w:t xml:space="preserve"> בנספח </w:t>
      </w:r>
      <w:r w:rsidRPr="00B27B4C">
        <w:rPr>
          <w:rFonts w:ascii="Times New Roman" w:eastAsia="Times New Roman" w:hAnsi="Times New Roman" w:cs="David"/>
          <w:bCs/>
          <w:sz w:val="20"/>
          <w:szCs w:val="24"/>
          <w:rtl/>
          <w:lang w:eastAsia="he-IL"/>
        </w:rPr>
        <w:t xml:space="preserve">א' </w:t>
      </w:r>
      <w:r w:rsidRPr="00B27B4C">
        <w:rPr>
          <w:rFonts w:ascii="Times New Roman" w:eastAsia="Times New Roman" w:hAnsi="Times New Roman" w:cs="David"/>
          <w:sz w:val="20"/>
          <w:szCs w:val="24"/>
          <w:rtl/>
          <w:lang w:eastAsia="he-IL"/>
        </w:rPr>
        <w:t>ועל המתכנן להיות</w:t>
      </w:r>
      <w:r w:rsidRPr="00B27B4C">
        <w:rPr>
          <w:rFonts w:ascii="Times New Roman" w:eastAsia="Times New Roman" w:hAnsi="Times New Roman" w:cs="David" w:hint="cs"/>
          <w:sz w:val="20"/>
          <w:szCs w:val="24"/>
          <w:rtl/>
          <w:lang w:eastAsia="he-IL"/>
        </w:rPr>
        <w:t xml:space="preserve"> עמו</w:t>
      </w:r>
      <w:r w:rsidRPr="00B27B4C">
        <w:rPr>
          <w:rFonts w:ascii="Times New Roman" w:eastAsia="Times New Roman" w:hAnsi="Times New Roman" w:cs="David"/>
          <w:sz w:val="20"/>
          <w:szCs w:val="24"/>
          <w:rtl/>
          <w:lang w:eastAsia="he-IL"/>
        </w:rPr>
        <w:t xml:space="preserve"> בקשר מתמי</w:t>
      </w: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sz w:val="20"/>
          <w:szCs w:val="24"/>
          <w:rtl/>
          <w:lang w:eastAsia="he-IL"/>
        </w:rPr>
        <w:t xml:space="preserve"> ולתאם עמו את כל פעולותיו, אלא אם נקבע </w:t>
      </w:r>
      <w:r w:rsidRPr="00B27B4C">
        <w:rPr>
          <w:rFonts w:ascii="Times New Roman" w:eastAsia="Times New Roman" w:hAnsi="Times New Roman" w:cs="David" w:hint="cs"/>
          <w:sz w:val="20"/>
          <w:szCs w:val="24"/>
          <w:rtl/>
          <w:lang w:eastAsia="he-IL"/>
        </w:rPr>
        <w:t xml:space="preserve">מפורשות </w:t>
      </w:r>
      <w:r w:rsidRPr="00B27B4C">
        <w:rPr>
          <w:rFonts w:ascii="Times New Roman" w:eastAsia="Times New Roman" w:hAnsi="Times New Roman" w:cs="David"/>
          <w:sz w:val="20"/>
          <w:szCs w:val="24"/>
          <w:rtl/>
          <w:lang w:eastAsia="he-IL"/>
        </w:rPr>
        <w:t>אחרת ע"י המזמין.</w:t>
      </w:r>
    </w:p>
    <w:p w14:paraId="094D863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ידועות לו הוראות כל התכניות הקיימות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B27B4C">
        <w:rPr>
          <w:rFonts w:ascii="Times New Roman" w:eastAsia="Times New Roman" w:hAnsi="Times New Roman" w:cs="David" w:hint="cs"/>
          <w:sz w:val="20"/>
          <w:szCs w:val="24"/>
          <w:rtl/>
          <w:lang w:eastAsia="he-IL"/>
        </w:rPr>
        <w:t>יהם של</w:t>
      </w:r>
      <w:r w:rsidRPr="00B27B4C">
        <w:rPr>
          <w:rFonts w:ascii="Times New Roman" w:eastAsia="Times New Roman" w:hAnsi="Times New Roman" w:cs="David"/>
          <w:sz w:val="20"/>
          <w:szCs w:val="24"/>
          <w:rtl/>
          <w:lang w:eastAsia="he-IL"/>
        </w:rPr>
        <w:t xml:space="preserve"> הדין</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הנהלים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התקנים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התקנות החלים בקשר עם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והוא מתחייב לפעול בהתאם לקבוע בהם. 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מצהיר המתכנן כי </w:t>
      </w:r>
      <w:r w:rsidRPr="00B27B4C">
        <w:rPr>
          <w:rFonts w:ascii="Times New Roman" w:eastAsia="Times New Roman" w:hAnsi="Times New Roman" w:cs="David" w:hint="cs"/>
          <w:sz w:val="20"/>
          <w:szCs w:val="24"/>
          <w:rtl/>
          <w:lang w:eastAsia="he-IL"/>
        </w:rPr>
        <w:t xml:space="preserve">הוא </w:t>
      </w:r>
      <w:r w:rsidRPr="00B27B4C">
        <w:rPr>
          <w:rFonts w:ascii="Times New Roman" w:eastAsia="Times New Roman" w:hAnsi="Times New Roman" w:cs="David"/>
          <w:sz w:val="20"/>
          <w:szCs w:val="24"/>
          <w:rtl/>
          <w:lang w:eastAsia="he-IL"/>
        </w:rPr>
        <w:t xml:space="preserve">בדק בעצמו את כל הנושאים הרלוונטיים </w:t>
      </w:r>
      <w:r w:rsidRPr="00B27B4C">
        <w:rPr>
          <w:rFonts w:ascii="Times New Roman" w:eastAsia="Times New Roman" w:hAnsi="Times New Roman" w:cs="David" w:hint="cs"/>
          <w:sz w:val="20"/>
          <w:szCs w:val="24"/>
          <w:rtl/>
          <w:lang w:eastAsia="he-IL"/>
        </w:rPr>
        <w:t xml:space="preserve">ו/או </w:t>
      </w:r>
      <w:r w:rsidRPr="00B27B4C">
        <w:rPr>
          <w:rFonts w:ascii="Times New Roman" w:eastAsia="Times New Roman" w:hAnsi="Times New Roman" w:cs="David"/>
          <w:sz w:val="20"/>
          <w:szCs w:val="24"/>
          <w:rtl/>
          <w:lang w:eastAsia="he-IL"/>
        </w:rPr>
        <w:t xml:space="preserve">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w:t>
      </w:r>
      <w:proofErr w:type="spellStart"/>
      <w:r w:rsidRPr="00B27B4C">
        <w:rPr>
          <w:rFonts w:ascii="Times New Roman" w:eastAsia="Times New Roman" w:hAnsi="Times New Roman" w:cs="David"/>
          <w:sz w:val="20"/>
          <w:szCs w:val="24"/>
          <w:rtl/>
          <w:lang w:eastAsia="he-IL"/>
        </w:rPr>
        <w:t>הכל</w:t>
      </w:r>
      <w:proofErr w:type="spellEnd"/>
      <w:r w:rsidRPr="00B27B4C">
        <w:rPr>
          <w:rFonts w:ascii="Times New Roman" w:eastAsia="Times New Roman" w:hAnsi="Times New Roman" w:cs="David"/>
          <w:sz w:val="20"/>
          <w:szCs w:val="24"/>
          <w:rtl/>
          <w:lang w:eastAsia="he-IL"/>
        </w:rPr>
        <w:t xml:space="preserve"> מתאים למטרותיו, ויש בידיו את כל הנתונים הנוגעים לאתר, כנדרש לשם ביצוע שירותי המתכנן.</w:t>
      </w:r>
    </w:p>
    <w:p w14:paraId="7E23372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להפיק את כל התכניות </w:t>
      </w:r>
      <w:r w:rsidRPr="00B27B4C">
        <w:rPr>
          <w:rFonts w:ascii="Times New Roman" w:eastAsia="Times New Roman" w:hAnsi="Times New Roman" w:cs="David" w:hint="cs"/>
          <w:sz w:val="20"/>
          <w:szCs w:val="24"/>
          <w:rtl/>
          <w:lang w:eastAsia="he-IL"/>
        </w:rPr>
        <w:t>נשוא</w:t>
      </w:r>
      <w:r w:rsidRPr="00B27B4C">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באמצעות מחשב בתוכנה או בקבצים במתכונת הקבועה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וע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הנחיות המזמין מעת לעת. המתכנן מתחייב להעביר </w:t>
      </w:r>
      <w:r w:rsidRPr="00B27B4C">
        <w:rPr>
          <w:rFonts w:ascii="Times New Roman" w:eastAsia="Times New Roman" w:hAnsi="Times New Roman" w:cs="David"/>
          <w:sz w:val="20"/>
          <w:szCs w:val="24"/>
          <w:rtl/>
          <w:lang w:eastAsia="he-IL"/>
        </w:rPr>
        <w:lastRenderedPageBreak/>
        <w:t>ליועצים ולקבל מהם קבצים אך ורק באותה מתכונת שנקבעה</w:t>
      </w:r>
      <w:r w:rsidRPr="00B27B4C">
        <w:rPr>
          <w:rFonts w:ascii="Times New Roman" w:eastAsia="Times New Roman" w:hAnsi="Times New Roman" w:cs="David" w:hint="cs"/>
          <w:sz w:val="20"/>
          <w:szCs w:val="24"/>
          <w:rtl/>
          <w:lang w:eastAsia="he-IL"/>
        </w:rPr>
        <w:t xml:space="preserve"> בנספח </w:t>
      </w:r>
      <w:r w:rsidRPr="00B27B4C">
        <w:rPr>
          <w:rFonts w:ascii="Times New Roman" w:eastAsia="Times New Roman" w:hAnsi="Times New Roman" w:cs="David" w:hint="cs"/>
          <w:b/>
          <w:bCs/>
          <w:sz w:val="20"/>
          <w:szCs w:val="24"/>
          <w:rtl/>
          <w:lang w:eastAsia="he-IL"/>
        </w:rPr>
        <w:t>א'</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כאמור.</w:t>
      </w:r>
    </w:p>
    <w:p w14:paraId="2808F74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לא יגיש ליועצים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לקבלנים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B27B4C">
        <w:rPr>
          <w:rFonts w:ascii="Times New Roman" w:eastAsia="Times New Roman" w:hAnsi="Times New Roman" w:cs="David" w:hint="cs"/>
          <w:sz w:val="20"/>
          <w:szCs w:val="24"/>
          <w:rtl/>
          <w:lang w:eastAsia="he-IL"/>
        </w:rPr>
        <w:t xml:space="preserve">מפורשות על פי </w:t>
      </w:r>
      <w:r w:rsidRPr="00B27B4C">
        <w:rPr>
          <w:rFonts w:ascii="Times New Roman" w:eastAsia="Times New Roman" w:hAnsi="Times New Roman" w:cs="David"/>
          <w:sz w:val="20"/>
          <w:szCs w:val="24"/>
          <w:rtl/>
          <w:lang w:eastAsia="he-IL"/>
        </w:rPr>
        <w:t>חוזה זה.</w:t>
      </w:r>
    </w:p>
    <w:p w14:paraId="7B03BD6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אין לו ולא תהינה לו </w:t>
      </w:r>
      <w:r w:rsidRPr="00B27B4C">
        <w:rPr>
          <w:rFonts w:ascii="Times New Roman" w:eastAsia="Times New Roman" w:hAnsi="Times New Roman" w:cs="David" w:hint="cs"/>
          <w:sz w:val="20"/>
          <w:szCs w:val="24"/>
          <w:rtl/>
          <w:lang w:eastAsia="he-IL"/>
        </w:rPr>
        <w:t xml:space="preserve">כל </w:t>
      </w:r>
      <w:r w:rsidRPr="00B27B4C">
        <w:rPr>
          <w:rFonts w:ascii="Times New Roman" w:eastAsia="Times New Roman" w:hAnsi="Times New Roman" w:cs="David"/>
          <w:sz w:val="20"/>
          <w:szCs w:val="24"/>
          <w:rtl/>
          <w:lang w:eastAsia="he-IL"/>
        </w:rPr>
        <w:t>תביעות ו/או טענות</w:t>
      </w:r>
      <w:r w:rsidRPr="00B27B4C">
        <w:rPr>
          <w:rFonts w:ascii="Times New Roman" w:eastAsia="Times New Roman" w:hAnsi="Times New Roman" w:cs="David" w:hint="cs"/>
          <w:sz w:val="20"/>
          <w:szCs w:val="24"/>
          <w:rtl/>
          <w:lang w:eastAsia="he-IL"/>
        </w:rPr>
        <w:t xml:space="preserve"> ו/או דרישות ו/או תלונות</w:t>
      </w:r>
      <w:r w:rsidRPr="00B27B4C">
        <w:rPr>
          <w:rFonts w:ascii="Times New Roman" w:eastAsia="Times New Roman" w:hAnsi="Times New Roman" w:cs="David"/>
          <w:sz w:val="20"/>
          <w:szCs w:val="24"/>
          <w:rtl/>
          <w:lang w:eastAsia="he-IL"/>
        </w:rPr>
        <w:t xml:space="preserve"> כלפי המזמין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כלפי המתכננים האחרים בגין מסירת העבודות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כאמור. משמסר המזמין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 xml:space="preserve">ביצוע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59860B5B"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B27B4C">
        <w:rPr>
          <w:rFonts w:ascii="Times New Roman" w:eastAsia="Times New Roman" w:hAnsi="Times New Roman" w:cs="David"/>
          <w:sz w:val="24"/>
          <w:szCs w:val="24"/>
          <w:lang w:eastAsia="he-IL"/>
        </w:rPr>
        <w:t>view</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hint="cs"/>
          <w:sz w:val="20"/>
          <w:szCs w:val="24"/>
          <w:rtl/>
          <w:lang w:eastAsia="he-IL"/>
        </w:rPr>
        <w:t>", "</w:t>
      </w:r>
      <w:proofErr w:type="spellStart"/>
      <w:r w:rsidRPr="00B27B4C">
        <w:rPr>
          <w:rFonts w:ascii="Times New Roman" w:eastAsia="Times New Roman" w:hAnsi="Times New Roman" w:cs="David" w:hint="cs"/>
          <w:sz w:val="20"/>
          <w:szCs w:val="24"/>
          <w:rtl/>
          <w:lang w:eastAsia="he-IL"/>
        </w:rPr>
        <w:t>רמדורנט</w:t>
      </w:r>
      <w:proofErr w:type="spellEnd"/>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של </w:t>
      </w:r>
      <w:proofErr w:type="spellStart"/>
      <w:r w:rsidRPr="00B27B4C">
        <w:rPr>
          <w:rFonts w:ascii="Times New Roman" w:eastAsia="Times New Roman" w:hAnsi="Times New Roman" w:cs="David"/>
          <w:sz w:val="20"/>
          <w:szCs w:val="24"/>
          <w:rtl/>
          <w:lang w:eastAsia="he-IL"/>
        </w:rPr>
        <w:t>רמדור</w:t>
      </w:r>
      <w:proofErr w:type="spellEnd"/>
      <w:r w:rsidRPr="00B27B4C">
        <w:rPr>
          <w:rFonts w:ascii="Times New Roman" w:eastAsia="Times New Roman" w:hAnsi="Times New Roman" w:cs="David"/>
          <w:sz w:val="20"/>
          <w:szCs w:val="24"/>
          <w:rtl/>
          <w:lang w:eastAsia="he-IL"/>
        </w:rPr>
        <w:t xml:space="preserve"> או אחרת המאושרת ע"י המזמין ויפעל במערכת זו ללא כל תמורה נוספת</w:t>
      </w:r>
      <w:r w:rsidRPr="00B27B4C">
        <w:rPr>
          <w:rFonts w:ascii="Times New Roman" w:eastAsia="Times New Roman" w:hAnsi="Times New Roman" w:cs="David" w:hint="cs"/>
          <w:sz w:val="20"/>
          <w:szCs w:val="24"/>
          <w:rtl/>
          <w:lang w:eastAsia="he-IL"/>
        </w:rPr>
        <w:t>.</w:t>
      </w:r>
    </w:p>
    <w:p w14:paraId="066E947A"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צוות עובדים ואמצעים</w:t>
      </w:r>
    </w:p>
    <w:p w14:paraId="5B42CDC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במשך כל תקופת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יקיים משרד מאויש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מאורגן ומצויד</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באופן שיאפשר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בהתאם להוראות חוזה זה.</w:t>
      </w:r>
    </w:p>
    <w:p w14:paraId="2CDE4E9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שהרכבם המספרי והמקצועי של צוות עובדיו, כמפורט בנספח </w:t>
      </w:r>
      <w:r w:rsidRPr="00B27B4C">
        <w:rPr>
          <w:rFonts w:ascii="Times New Roman" w:eastAsia="Times New Roman" w:hAnsi="Times New Roman" w:cs="David"/>
          <w:bCs/>
          <w:sz w:val="20"/>
          <w:szCs w:val="24"/>
          <w:rtl/>
          <w:lang w:eastAsia="he-IL"/>
        </w:rPr>
        <w:t>א'</w:t>
      </w:r>
      <w:r w:rsidRPr="00B27B4C">
        <w:rPr>
          <w:rFonts w:ascii="Times New Roman" w:eastAsia="Times New Roman" w:hAnsi="Times New Roman" w:cs="David" w:hint="cs"/>
          <w:bCs/>
          <w:sz w:val="20"/>
          <w:szCs w:val="24"/>
          <w:rtl/>
          <w:lang w:eastAsia="he-IL"/>
        </w:rPr>
        <w:t xml:space="preserve"> </w:t>
      </w:r>
      <w:proofErr w:type="spellStart"/>
      <w:r w:rsidRPr="00B27B4C">
        <w:rPr>
          <w:rFonts w:ascii="Times New Roman" w:eastAsia="Times New Roman" w:hAnsi="Times New Roman" w:cs="David" w:hint="cs"/>
          <w:b/>
          <w:sz w:val="20"/>
          <w:szCs w:val="24"/>
          <w:rtl/>
          <w:lang w:eastAsia="he-IL"/>
        </w:rPr>
        <w:t>המצ"ב</w:t>
      </w:r>
      <w:proofErr w:type="spellEnd"/>
      <w:r w:rsidRPr="00B27B4C">
        <w:rPr>
          <w:rFonts w:ascii="Times New Roman" w:eastAsia="Times New Roman" w:hAnsi="Times New Roman" w:cs="David" w:hint="cs"/>
          <w:b/>
          <w:sz w:val="20"/>
          <w:szCs w:val="24"/>
          <w:rtl/>
          <w:lang w:eastAsia="he-IL"/>
        </w:rPr>
        <w:t>,</w:t>
      </w:r>
      <w:r w:rsidRPr="00B27B4C">
        <w:rPr>
          <w:rFonts w:ascii="Times New Roman" w:eastAsia="Times New Roman" w:hAnsi="Times New Roman" w:cs="David"/>
          <w:sz w:val="20"/>
          <w:szCs w:val="24"/>
          <w:rtl/>
          <w:lang w:eastAsia="he-IL"/>
        </w:rPr>
        <w:t xml:space="preserve"> יתאים לביצוע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ברמה ובמועדים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677A199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B27B4C">
        <w:rPr>
          <w:rFonts w:ascii="Times New Roman" w:eastAsia="Times New Roman" w:hAnsi="Times New Roman" w:cs="David" w:hint="cs"/>
          <w:sz w:val="20"/>
          <w:szCs w:val="24"/>
          <w:rtl/>
          <w:lang w:eastAsia="he-IL"/>
        </w:rPr>
        <w:t xml:space="preserve">המוחלט </w:t>
      </w:r>
      <w:r w:rsidRPr="00B27B4C">
        <w:rPr>
          <w:rFonts w:ascii="Times New Roman" w:eastAsia="Times New Roman" w:hAnsi="Times New Roman" w:cs="David"/>
          <w:sz w:val="20"/>
          <w:szCs w:val="24"/>
          <w:rtl/>
          <w:lang w:eastAsia="he-IL"/>
        </w:rPr>
        <w:t>- להורות למתכנן מ</w:t>
      </w:r>
      <w:r w:rsidRPr="00B27B4C">
        <w:rPr>
          <w:rFonts w:ascii="Times New Roman" w:eastAsia="Times New Roman" w:hAnsi="Times New Roman" w:cs="David" w:hint="cs"/>
          <w:sz w:val="20"/>
          <w:szCs w:val="24"/>
          <w:rtl/>
          <w:lang w:eastAsia="he-IL"/>
        </w:rPr>
        <w:t>עת לעת,</w:t>
      </w:r>
      <w:r w:rsidRPr="00B27B4C">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5234F080" w14:textId="77777777" w:rsidR="00B27B4C" w:rsidRPr="00B27B4C" w:rsidRDefault="00B27B4C" w:rsidP="002D78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מוסכם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במשך כל תקופת החוזה יהיה האדריכל ו/או המהנדס ו/או </w:t>
      </w:r>
      <w:r w:rsidR="002D7834">
        <w:rPr>
          <w:rFonts w:ascii="Times New Roman" w:eastAsia="Times New Roman" w:hAnsi="Times New Roman" w:cs="David"/>
          <w:sz w:val="20"/>
          <w:szCs w:val="24"/>
          <w:rtl/>
          <w:lang w:eastAsia="he-IL"/>
        </w:rPr>
        <w:t>המתכנן</w:t>
      </w:r>
      <w:r w:rsidRPr="00B27B4C">
        <w:rPr>
          <w:rFonts w:ascii="Times New Roman" w:eastAsia="Times New Roman" w:hAnsi="Times New Roman" w:cs="David"/>
          <w:sz w:val="20"/>
          <w:szCs w:val="24"/>
          <w:rtl/>
          <w:lang w:eastAsia="he-IL"/>
        </w:rPr>
        <w:t xml:space="preserve"> הנקוב בנספח </w:t>
      </w:r>
      <w:r w:rsidRPr="00B27B4C">
        <w:rPr>
          <w:rFonts w:ascii="Times New Roman" w:eastAsia="Times New Roman" w:hAnsi="Times New Roman" w:cs="David"/>
          <w:bCs/>
          <w:sz w:val="20"/>
          <w:szCs w:val="24"/>
          <w:rtl/>
          <w:lang w:eastAsia="he-IL"/>
        </w:rPr>
        <w:t>א'</w:t>
      </w:r>
      <w:r w:rsidRPr="00B27B4C">
        <w:rPr>
          <w:rFonts w:ascii="Times New Roman" w:eastAsia="Times New Roman" w:hAnsi="Times New Roman" w:cs="David"/>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sz w:val="20"/>
          <w:szCs w:val="24"/>
          <w:rtl/>
          <w:lang w:eastAsia="he-IL"/>
        </w:rPr>
        <w:t>, מנהלו הראשי של המתכנן למטרת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(להלן: "</w:t>
      </w:r>
      <w:r w:rsidRPr="00B27B4C">
        <w:rPr>
          <w:rFonts w:ascii="Times New Roman" w:eastAsia="Times New Roman" w:hAnsi="Times New Roman" w:cs="David"/>
          <w:b/>
          <w:bCs/>
          <w:sz w:val="20"/>
          <w:szCs w:val="24"/>
          <w:rtl/>
          <w:lang w:eastAsia="he-IL"/>
        </w:rPr>
        <w:t>המנהל הראשי</w:t>
      </w:r>
      <w:r w:rsidRPr="00B27B4C">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B27B4C">
        <w:rPr>
          <w:rFonts w:ascii="Times New Roman" w:eastAsia="Times New Roman" w:hAnsi="Times New Roman" w:cs="David" w:hint="cs"/>
          <w:sz w:val="20"/>
          <w:szCs w:val="24"/>
          <w:rtl/>
          <w:lang w:eastAsia="he-IL"/>
        </w:rPr>
        <w:t xml:space="preserve"> מראש ובכתב</w:t>
      </w:r>
      <w:r w:rsidRPr="00B27B4C">
        <w:rPr>
          <w:rFonts w:ascii="Times New Roman" w:eastAsia="Times New Roman" w:hAnsi="Times New Roman" w:cs="David"/>
          <w:sz w:val="20"/>
          <w:szCs w:val="24"/>
          <w:rtl/>
          <w:lang w:eastAsia="he-IL"/>
        </w:rPr>
        <w:t>.</w:t>
      </w:r>
    </w:p>
    <w:p w14:paraId="53FB4A3F"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w:t>
      </w:r>
      <w:r w:rsidRPr="00B27B4C">
        <w:rPr>
          <w:rFonts w:ascii="Times New Roman" w:eastAsia="Times New Roman" w:hAnsi="Times New Roman" w:cs="David" w:hint="cs"/>
          <w:sz w:val="20"/>
          <w:szCs w:val="24"/>
          <w:rtl/>
          <w:lang w:eastAsia="he-IL"/>
        </w:rPr>
        <w:t>צהיר, כי ידוע לו, ש</w:t>
      </w:r>
      <w:r w:rsidRPr="00B27B4C">
        <w:rPr>
          <w:rFonts w:ascii="Times New Roman" w:eastAsia="Times New Roman" w:hAnsi="Times New Roman" w:cs="David"/>
          <w:sz w:val="20"/>
          <w:szCs w:val="24"/>
          <w:rtl/>
          <w:lang w:eastAsia="he-IL"/>
        </w:rPr>
        <w:t>במשך כל ת</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קפ</w:t>
      </w:r>
      <w:r w:rsidRPr="00B27B4C">
        <w:rPr>
          <w:rFonts w:ascii="Times New Roman" w:eastAsia="Times New Roman" w:hAnsi="Times New Roman" w:cs="David" w:hint="cs"/>
          <w:sz w:val="20"/>
          <w:szCs w:val="24"/>
          <w:rtl/>
          <w:lang w:eastAsia="he-IL"/>
        </w:rPr>
        <w:t>ו של</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יעמוד המנהל הראשי בראשו, יהיה מעורב אישית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התכנון. מבלי לגרוע מהתחייבויות המתכנן כמתחייב מ</w:t>
      </w:r>
      <w:r w:rsidRPr="00B27B4C">
        <w:rPr>
          <w:rFonts w:ascii="Times New Roman" w:eastAsia="Times New Roman" w:hAnsi="Times New Roman" w:cs="David" w:hint="cs"/>
          <w:sz w:val="20"/>
          <w:szCs w:val="24"/>
          <w:rtl/>
          <w:lang w:eastAsia="he-IL"/>
        </w:rPr>
        <w:t>חוזה זה,</w:t>
      </w:r>
      <w:r w:rsidRPr="00B27B4C">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6A5C345E"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6E51E00C"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המזמין רשאי </w:t>
      </w:r>
      <w:r w:rsidRPr="00B27B4C">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B27B4C">
        <w:rPr>
          <w:rFonts w:ascii="Times New Roman" w:eastAsia="Times New Roman" w:hAnsi="Times New Roman" w:cs="David" w:hint="cs"/>
          <w:sz w:val="20"/>
          <w:szCs w:val="24"/>
          <w:rtl/>
          <w:lang w:eastAsia="he-IL"/>
        </w:rPr>
        <w:t xml:space="preserve">אחר </w:t>
      </w:r>
      <w:r w:rsidRPr="00B27B4C">
        <w:rPr>
          <w:rFonts w:ascii="Times New Roman" w:eastAsia="Times New Roman" w:hAnsi="Times New Roman" w:cs="David"/>
          <w:sz w:val="20"/>
          <w:szCs w:val="24"/>
          <w:rtl/>
          <w:lang w:eastAsia="he-IL"/>
        </w:rPr>
        <w:t>דרישת המזמין לאלתר.</w:t>
      </w:r>
    </w:p>
    <w:p w14:paraId="560D2DC2"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החלטות המזמין בדבר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ו/או החלפת עובד מעובדי המתכנן תינתנה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המוחלט</w:t>
      </w:r>
      <w:r w:rsidRPr="00B27B4C">
        <w:rPr>
          <w:rFonts w:ascii="Times New Roman" w:eastAsia="Times New Roman" w:hAnsi="Times New Roman" w:cs="David" w:hint="cs"/>
          <w:sz w:val="20"/>
          <w:szCs w:val="24"/>
          <w:rtl/>
          <w:lang w:eastAsia="he-IL"/>
        </w:rPr>
        <w:t xml:space="preserve"> של המזמין</w:t>
      </w:r>
      <w:r w:rsidRPr="00B27B4C">
        <w:rPr>
          <w:rFonts w:ascii="Times New Roman" w:eastAsia="Times New Roman" w:hAnsi="Times New Roman" w:cs="David"/>
          <w:sz w:val="20"/>
          <w:szCs w:val="24"/>
          <w:rtl/>
          <w:lang w:eastAsia="he-IL"/>
        </w:rPr>
        <w:t xml:space="preserve"> וללא צורך במתן נימוקים</w:t>
      </w:r>
      <w:r w:rsidRPr="00B27B4C">
        <w:rPr>
          <w:rFonts w:ascii="Times New Roman" w:eastAsia="Times New Roman" w:hAnsi="Times New Roman" w:cs="David" w:hint="cs"/>
          <w:sz w:val="20"/>
          <w:szCs w:val="24"/>
          <w:rtl/>
          <w:lang w:eastAsia="he-IL"/>
        </w:rPr>
        <w:t xml:space="preserve"> כאלה ואחרים</w:t>
      </w:r>
      <w:r w:rsidRPr="00B27B4C">
        <w:rPr>
          <w:rFonts w:ascii="Times New Roman" w:eastAsia="Times New Roman" w:hAnsi="Times New Roman" w:cs="David"/>
          <w:sz w:val="20"/>
          <w:szCs w:val="24"/>
          <w:rtl/>
          <w:lang w:eastAsia="he-IL"/>
        </w:rPr>
        <w:t>. אין בהחלטות אלה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כדי לשחרר את המתכנן מאי</w:t>
      </w:r>
      <w:r w:rsidRPr="00B27B4C">
        <w:rPr>
          <w:rFonts w:ascii="Times New Roman" w:eastAsia="Times New Roman" w:hAnsi="Times New Roman" w:cs="David" w:hint="cs"/>
          <w:sz w:val="20"/>
          <w:szCs w:val="24"/>
          <w:rtl/>
          <w:lang w:eastAsia="he-IL"/>
        </w:rPr>
        <w:t>לו</w:t>
      </w:r>
      <w:r w:rsidRPr="00B27B4C">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B27B4C">
        <w:rPr>
          <w:rFonts w:ascii="Times New Roman" w:eastAsia="Times New Roman" w:hAnsi="Times New Roman" w:cs="David" w:hint="cs"/>
          <w:sz w:val="20"/>
          <w:szCs w:val="24"/>
          <w:rtl/>
          <w:lang w:eastAsia="he-IL"/>
        </w:rPr>
        <w:t xml:space="preserve"> ו/או חבות</w:t>
      </w:r>
      <w:r w:rsidRPr="00B27B4C">
        <w:rPr>
          <w:rFonts w:ascii="Times New Roman" w:eastAsia="Times New Roman" w:hAnsi="Times New Roman" w:cs="David"/>
          <w:sz w:val="20"/>
          <w:szCs w:val="24"/>
          <w:rtl/>
          <w:lang w:eastAsia="he-IL"/>
        </w:rPr>
        <w:t xml:space="preserve"> שהיא.</w:t>
      </w:r>
    </w:p>
    <w:p w14:paraId="52A15FFD"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לצייד על חשבונו את צוות עובדיו בכל הציוד הדרוש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שרותי </w:t>
      </w:r>
      <w:r w:rsidRPr="00B27B4C">
        <w:rPr>
          <w:rFonts w:ascii="Times New Roman" w:eastAsia="Times New Roman" w:hAnsi="Times New Roman" w:cs="David"/>
          <w:sz w:val="20"/>
          <w:szCs w:val="24"/>
          <w:rtl/>
          <w:lang w:eastAsia="he-IL"/>
        </w:rPr>
        <w:lastRenderedPageBreak/>
        <w:t xml:space="preserve">המתכנן. </w:t>
      </w:r>
      <w:r w:rsidRPr="00B27B4C">
        <w:rPr>
          <w:rFonts w:ascii="Times New Roman" w:eastAsia="Times New Roman" w:hAnsi="Times New Roman" w:cs="David" w:hint="cs"/>
          <w:sz w:val="20"/>
          <w:szCs w:val="24"/>
          <w:rtl/>
          <w:lang w:eastAsia="he-IL"/>
        </w:rPr>
        <w:t>האחריות בגין אחזקת</w:t>
      </w:r>
      <w:r w:rsidRPr="00B27B4C">
        <w:rPr>
          <w:rFonts w:ascii="Times New Roman" w:eastAsia="Times New Roman" w:hAnsi="Times New Roman" w:cs="David"/>
          <w:sz w:val="20"/>
          <w:szCs w:val="24"/>
          <w:rtl/>
          <w:lang w:eastAsia="he-IL"/>
        </w:rPr>
        <w:t xml:space="preserve"> ושמיר</w:t>
      </w:r>
      <w:r w:rsidRPr="00B27B4C">
        <w:rPr>
          <w:rFonts w:ascii="Times New Roman" w:eastAsia="Times New Roman" w:hAnsi="Times New Roman" w:cs="David" w:hint="cs"/>
          <w:sz w:val="20"/>
          <w:szCs w:val="24"/>
          <w:rtl/>
          <w:lang w:eastAsia="he-IL"/>
        </w:rPr>
        <w:t>ת</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ציוד</w:t>
      </w:r>
      <w:r w:rsidRPr="00B27B4C">
        <w:rPr>
          <w:rFonts w:ascii="Times New Roman" w:eastAsia="Times New Roman" w:hAnsi="Times New Roman" w:cs="David" w:hint="cs"/>
          <w:sz w:val="20"/>
          <w:szCs w:val="24"/>
          <w:rtl/>
          <w:lang w:eastAsia="he-IL"/>
        </w:rPr>
        <w:t xml:space="preserve"> כאמור,</w:t>
      </w:r>
      <w:r w:rsidRPr="00B27B4C">
        <w:rPr>
          <w:rFonts w:ascii="Times New Roman" w:eastAsia="Times New Roman" w:hAnsi="Times New Roman" w:cs="David"/>
          <w:sz w:val="20"/>
          <w:szCs w:val="24"/>
          <w:rtl/>
          <w:lang w:eastAsia="he-IL"/>
        </w:rPr>
        <w:t xml:space="preserve"> תהיה בידי המתכנן ועל חשבונו, והמזמין לא </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ישא בכל אחריות </w:t>
      </w:r>
      <w:r w:rsidRPr="00B27B4C">
        <w:rPr>
          <w:rFonts w:ascii="Times New Roman" w:eastAsia="Times New Roman" w:hAnsi="Times New Roman" w:cs="David" w:hint="cs"/>
          <w:sz w:val="20"/>
          <w:szCs w:val="24"/>
          <w:rtl/>
          <w:lang w:eastAsia="he-IL"/>
        </w:rPr>
        <w:t xml:space="preserve">ו/או חבות </w:t>
      </w:r>
      <w:r w:rsidRPr="00B27B4C">
        <w:rPr>
          <w:rFonts w:ascii="Times New Roman" w:eastAsia="Times New Roman" w:hAnsi="Times New Roman" w:cs="David"/>
          <w:sz w:val="20"/>
          <w:szCs w:val="24"/>
          <w:rtl/>
          <w:lang w:eastAsia="he-IL"/>
        </w:rPr>
        <w:t>בגין א</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בדן </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או נזק</w:t>
      </w:r>
      <w:r w:rsidRPr="00B27B4C">
        <w:rPr>
          <w:rFonts w:ascii="Times New Roman" w:eastAsia="Times New Roman" w:hAnsi="Times New Roman" w:cs="David" w:hint="cs"/>
          <w:sz w:val="20"/>
          <w:szCs w:val="24"/>
          <w:rtl/>
          <w:lang w:eastAsia="he-IL"/>
        </w:rPr>
        <w:t xml:space="preserve"> ו/או קלקול</w:t>
      </w:r>
      <w:r w:rsidRPr="00B27B4C">
        <w:rPr>
          <w:rFonts w:ascii="Times New Roman" w:eastAsia="Times New Roman" w:hAnsi="Times New Roman" w:cs="David"/>
          <w:sz w:val="20"/>
          <w:szCs w:val="24"/>
          <w:rtl/>
          <w:lang w:eastAsia="he-IL"/>
        </w:rPr>
        <w:t xml:space="preserve"> כלשהו לציוד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לכל חלק ממנו מכל סיבה שהיא.</w:t>
      </w:r>
    </w:p>
    <w:p w14:paraId="13EC5810"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סמכויות המתכנן</w:t>
      </w:r>
    </w:p>
    <w:p w14:paraId="6CFB078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במגעים עם רשויות מוסמכות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לרבות עם הרשות המקומית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בכל הנוגע לש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וכל הכרוך בכך</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ובלבד:</w:t>
      </w:r>
    </w:p>
    <w:p w14:paraId="755D665D"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שהמתכנן לא יגיש תכניות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תיקונים לתכניות לא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הרשויות המוסמכות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אלא אם כן אושרו קודם לכן</w:t>
      </w:r>
      <w:r w:rsidRPr="00B27B4C">
        <w:rPr>
          <w:rFonts w:ascii="Times New Roman" w:eastAsia="Times New Roman" w:hAnsi="Times New Roman" w:cs="David" w:hint="cs"/>
          <w:sz w:val="20"/>
          <w:szCs w:val="24"/>
          <w:rtl/>
          <w:lang w:eastAsia="he-IL"/>
        </w:rPr>
        <w:t>, מראש ובכתב,</w:t>
      </w:r>
      <w:r w:rsidRPr="00B27B4C">
        <w:rPr>
          <w:rFonts w:ascii="Times New Roman" w:eastAsia="Times New Roman" w:hAnsi="Times New Roman" w:cs="David"/>
          <w:sz w:val="20"/>
          <w:szCs w:val="24"/>
          <w:rtl/>
          <w:lang w:eastAsia="he-IL"/>
        </w:rPr>
        <w:t xml:space="preserve"> ע"י המזמין.</w:t>
      </w:r>
    </w:p>
    <w:p w14:paraId="1B2CFC31"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הכרוך בהתחייבות חוקית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כספית</w:t>
      </w:r>
      <w:r w:rsidRPr="00B27B4C">
        <w:rPr>
          <w:rFonts w:ascii="Times New Roman" w:eastAsia="Times New Roman" w:hAnsi="Times New Roman" w:cs="David" w:hint="cs"/>
          <w:sz w:val="20"/>
          <w:szCs w:val="24"/>
          <w:rtl/>
          <w:lang w:eastAsia="he-IL"/>
        </w:rPr>
        <w:t xml:space="preserve"> ו/או אחרת,</w:t>
      </w:r>
      <w:r w:rsidRPr="00B27B4C">
        <w:rPr>
          <w:rFonts w:ascii="Times New Roman" w:eastAsia="Times New Roman" w:hAnsi="Times New Roman" w:cs="David"/>
          <w:sz w:val="20"/>
          <w:szCs w:val="24"/>
          <w:rtl/>
          <w:lang w:eastAsia="he-IL"/>
        </w:rPr>
        <w:t xml:space="preserve"> אלא בא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שורו של המזמין</w:t>
      </w:r>
      <w:r w:rsidRPr="00B27B4C">
        <w:rPr>
          <w:rFonts w:ascii="Times New Roman" w:eastAsia="Times New Roman" w:hAnsi="Times New Roman" w:cs="David" w:hint="cs"/>
          <w:sz w:val="20"/>
          <w:szCs w:val="24"/>
          <w:rtl/>
          <w:lang w:eastAsia="he-IL"/>
        </w:rPr>
        <w:t xml:space="preserve"> מראש ובכתב</w:t>
      </w:r>
      <w:r w:rsidRPr="00B27B4C">
        <w:rPr>
          <w:rFonts w:ascii="Times New Roman" w:eastAsia="Times New Roman" w:hAnsi="Times New Roman" w:cs="David"/>
          <w:sz w:val="20"/>
          <w:szCs w:val="24"/>
          <w:rtl/>
          <w:lang w:eastAsia="he-IL"/>
        </w:rPr>
        <w:t>.</w:t>
      </w:r>
    </w:p>
    <w:p w14:paraId="27D3A7C3"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זולת אם</w:t>
      </w:r>
      <w:r w:rsidRPr="00B27B4C">
        <w:rPr>
          <w:rFonts w:ascii="Times New Roman" w:eastAsia="Times New Roman" w:hAnsi="Times New Roman" w:cs="David"/>
          <w:sz w:val="20"/>
          <w:szCs w:val="24"/>
          <w:rtl/>
          <w:lang w:eastAsia="he-IL"/>
        </w:rPr>
        <w:t xml:space="preserve"> יוסמך לכך ע"י המזמין </w:t>
      </w:r>
      <w:r w:rsidRPr="00B27B4C">
        <w:rPr>
          <w:rFonts w:ascii="Times New Roman" w:eastAsia="Times New Roman" w:hAnsi="Times New Roman" w:cs="David" w:hint="cs"/>
          <w:sz w:val="20"/>
          <w:szCs w:val="24"/>
          <w:rtl/>
          <w:lang w:eastAsia="he-IL"/>
        </w:rPr>
        <w:t>מראש ו</w:t>
      </w:r>
      <w:r w:rsidRPr="00B27B4C">
        <w:rPr>
          <w:rFonts w:ascii="Times New Roman" w:eastAsia="Times New Roman" w:hAnsi="Times New Roman" w:cs="David"/>
          <w:sz w:val="20"/>
          <w:szCs w:val="24"/>
          <w:rtl/>
          <w:lang w:eastAsia="he-IL"/>
        </w:rPr>
        <w:t>בכתב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לא יהיה המתכנן רשאי ליתן הוראות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הנחיות</w:t>
      </w:r>
      <w:r w:rsidRPr="00B27B4C">
        <w:rPr>
          <w:rFonts w:ascii="Times New Roman" w:eastAsia="Times New Roman" w:hAnsi="Times New Roman" w:cs="David" w:hint="cs"/>
          <w:sz w:val="20"/>
          <w:szCs w:val="24"/>
          <w:rtl/>
          <w:lang w:eastAsia="he-IL"/>
        </w:rPr>
        <w:t>, בין</w:t>
      </w:r>
      <w:r w:rsidRPr="00B27B4C">
        <w:rPr>
          <w:rFonts w:ascii="Times New Roman" w:eastAsia="Times New Roman" w:hAnsi="Times New Roman" w:cs="David"/>
          <w:sz w:val="20"/>
          <w:szCs w:val="24"/>
          <w:rtl/>
          <w:lang w:eastAsia="he-IL"/>
        </w:rPr>
        <w:t xml:space="preserve"> במישרין</w:t>
      </w:r>
      <w:r w:rsidRPr="00B27B4C">
        <w:rPr>
          <w:rFonts w:ascii="Times New Roman" w:eastAsia="Times New Roman" w:hAnsi="Times New Roman" w:cs="David" w:hint="cs"/>
          <w:sz w:val="20"/>
          <w:szCs w:val="24"/>
          <w:rtl/>
          <w:lang w:eastAsia="he-IL"/>
        </w:rPr>
        <w:t xml:space="preserve"> ובין בעקיפין,</w:t>
      </w:r>
      <w:r w:rsidRPr="00B27B4C">
        <w:rPr>
          <w:rFonts w:ascii="Times New Roman" w:eastAsia="Times New Roman" w:hAnsi="Times New Roman" w:cs="David"/>
          <w:sz w:val="20"/>
          <w:szCs w:val="24"/>
          <w:rtl/>
          <w:lang w:eastAsia="he-IL"/>
        </w:rPr>
        <w:t xml:space="preserve"> לקבלן הראשי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לקבלן העבודות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לנהל עמם מו"מ ביחס למחירים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ל</w:t>
      </w:r>
      <w:r w:rsidRPr="00B27B4C">
        <w:rPr>
          <w:rFonts w:ascii="Times New Roman" w:eastAsia="Times New Roman" w:hAnsi="Times New Roman" w:cs="David"/>
          <w:sz w:val="20"/>
          <w:szCs w:val="24"/>
          <w:rtl/>
          <w:lang w:eastAsia="he-IL"/>
        </w:rPr>
        <w:t>דרכי ביצוע הכרוכים בש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נוי מחירים</w:t>
      </w:r>
      <w:r w:rsidRPr="00B27B4C">
        <w:rPr>
          <w:rFonts w:ascii="Times New Roman" w:eastAsia="Times New Roman" w:hAnsi="Times New Roman" w:cs="David" w:hint="cs"/>
          <w:sz w:val="20"/>
          <w:szCs w:val="24"/>
          <w:rtl/>
          <w:lang w:eastAsia="he-IL"/>
        </w:rPr>
        <w:t xml:space="preserve"> ו/או כמויות</w:t>
      </w:r>
      <w:r w:rsidRPr="00B27B4C">
        <w:rPr>
          <w:rFonts w:ascii="Times New Roman" w:eastAsia="Times New Roman" w:hAnsi="Times New Roman" w:cs="David"/>
          <w:sz w:val="20"/>
          <w:szCs w:val="24"/>
          <w:rtl/>
          <w:lang w:eastAsia="he-IL"/>
        </w:rPr>
        <w:t>, אלא באמצעות המזמין או המנהל.</w:t>
      </w:r>
    </w:p>
    <w:p w14:paraId="7DD7B402"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סמכויות המנהל</w:t>
      </w:r>
    </w:p>
    <w:p w14:paraId="5721BE91"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רשאי לבדוק</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בכל עת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את שרותי המתכנן כולם או </w:t>
      </w:r>
      <w:r w:rsidRPr="00B27B4C">
        <w:rPr>
          <w:rFonts w:ascii="Times New Roman" w:eastAsia="Times New Roman" w:hAnsi="Times New Roman" w:cs="David" w:hint="cs"/>
          <w:sz w:val="20"/>
          <w:szCs w:val="24"/>
          <w:rtl/>
          <w:lang w:eastAsia="he-IL"/>
        </w:rPr>
        <w:t>מקצתם</w:t>
      </w:r>
      <w:r w:rsidRPr="00B27B4C">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 xml:space="preserve">על ידי מי </w:t>
      </w:r>
      <w:r w:rsidRPr="00B27B4C">
        <w:rPr>
          <w:rFonts w:ascii="Times New Roman" w:eastAsia="Times New Roman" w:hAnsi="Times New Roman" w:cs="David"/>
          <w:sz w:val="20"/>
          <w:szCs w:val="24"/>
          <w:rtl/>
          <w:lang w:eastAsia="he-IL"/>
        </w:rPr>
        <w:t>מטעמו. כן רשאי המנהל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449894A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B27B4C">
        <w:rPr>
          <w:rFonts w:ascii="Times New Roman" w:eastAsia="Times New Roman" w:hAnsi="Times New Roman" w:cs="David"/>
          <w:bCs/>
          <w:sz w:val="20"/>
          <w:szCs w:val="24"/>
          <w:rtl/>
          <w:lang w:eastAsia="he-IL"/>
        </w:rPr>
        <w:t>א'</w:t>
      </w:r>
      <w:r w:rsidRPr="00B27B4C">
        <w:rPr>
          <w:rFonts w:ascii="Times New Roman" w:eastAsia="Times New Roman" w:hAnsi="Times New Roman" w:cs="David" w:hint="cs"/>
          <w:b/>
          <w:sz w:val="20"/>
          <w:szCs w:val="24"/>
          <w:rtl/>
          <w:lang w:eastAsia="he-IL"/>
        </w:rPr>
        <w:t xml:space="preserve"> </w:t>
      </w:r>
      <w:proofErr w:type="spellStart"/>
      <w:r w:rsidRPr="00B27B4C">
        <w:rPr>
          <w:rFonts w:ascii="Times New Roman" w:eastAsia="Times New Roman" w:hAnsi="Times New Roman" w:cs="David" w:hint="cs"/>
          <w:b/>
          <w:sz w:val="20"/>
          <w:szCs w:val="24"/>
          <w:rtl/>
          <w:lang w:eastAsia="he-IL"/>
        </w:rPr>
        <w:t>המצ"ב</w:t>
      </w:r>
      <w:proofErr w:type="spellEnd"/>
      <w:r w:rsidRPr="00B27B4C">
        <w:rPr>
          <w:rFonts w:ascii="Times New Roman" w:eastAsia="Times New Roman" w:hAnsi="Times New Roman" w:cs="David"/>
          <w:sz w:val="20"/>
          <w:szCs w:val="24"/>
          <w:rtl/>
          <w:lang w:eastAsia="he-IL"/>
        </w:rPr>
        <w:t>.</w:t>
      </w:r>
    </w:p>
    <w:p w14:paraId="2C8C55B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לצורך הפעלת סמכויותיו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רשאי המנהל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מי מטעמו לבקר במשרד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בכל מקום אחר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B27B4C">
        <w:rPr>
          <w:rFonts w:ascii="Times New Roman" w:eastAsia="Times New Roman" w:hAnsi="Times New Roman" w:cs="David" w:hint="cs"/>
          <w:sz w:val="20"/>
          <w:szCs w:val="24"/>
          <w:rtl/>
          <w:lang w:eastAsia="he-IL"/>
        </w:rPr>
        <w:t>י המנהל 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 xml:space="preserve">על ידי מי </w:t>
      </w:r>
      <w:r w:rsidRPr="00B27B4C">
        <w:rPr>
          <w:rFonts w:ascii="Times New Roman" w:eastAsia="Times New Roman" w:hAnsi="Times New Roman" w:cs="David"/>
          <w:sz w:val="20"/>
          <w:szCs w:val="24"/>
          <w:rtl/>
          <w:lang w:eastAsia="he-IL"/>
        </w:rPr>
        <w:t>מטעמו.</w:t>
      </w:r>
    </w:p>
    <w:p w14:paraId="1EC10F0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אין בהפעלת סמכויות המנהל על פי חוזה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כדי לגרוע </w:t>
      </w:r>
      <w:r w:rsidRPr="00B27B4C">
        <w:rPr>
          <w:rFonts w:ascii="Times New Roman" w:eastAsia="Times New Roman" w:hAnsi="Times New Roman" w:cs="David" w:hint="cs"/>
          <w:sz w:val="20"/>
          <w:szCs w:val="24"/>
          <w:rtl/>
          <w:lang w:eastAsia="he-IL"/>
        </w:rPr>
        <w:t xml:space="preserve">ו/או לשחרר </w:t>
      </w:r>
      <w:r w:rsidRPr="00B27B4C">
        <w:rPr>
          <w:rFonts w:ascii="Times New Roman" w:eastAsia="Times New Roman" w:hAnsi="Times New Roman" w:cs="David"/>
          <w:sz w:val="20"/>
          <w:szCs w:val="24"/>
          <w:rtl/>
          <w:lang w:eastAsia="he-IL"/>
        </w:rPr>
        <w:t xml:space="preserve">מאחריות </w:t>
      </w:r>
      <w:r w:rsidRPr="00B27B4C">
        <w:rPr>
          <w:rFonts w:ascii="Times New Roman" w:eastAsia="Times New Roman" w:hAnsi="Times New Roman" w:cs="David" w:hint="cs"/>
          <w:sz w:val="20"/>
          <w:szCs w:val="24"/>
          <w:rtl/>
          <w:lang w:eastAsia="he-IL"/>
        </w:rPr>
        <w:t>המתכנן על פי חוזה זה ו/או על פי כל דין.</w:t>
      </w:r>
      <w:r w:rsidRPr="00B27B4C">
        <w:rPr>
          <w:rFonts w:ascii="Times New Roman" w:eastAsia="Times New Roman" w:hAnsi="Times New Roman" w:cs="David"/>
          <w:sz w:val="20"/>
          <w:szCs w:val="24"/>
          <w:rtl/>
          <w:lang w:eastAsia="he-IL"/>
        </w:rPr>
        <w:t xml:space="preserve"> בהקשר זה מובהר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6F6AF05C"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אישר המנהל תכניות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B27B4C">
        <w:rPr>
          <w:rFonts w:ascii="Times New Roman" w:eastAsia="Times New Roman" w:hAnsi="Times New Roman" w:cs="David" w:hint="cs"/>
          <w:sz w:val="20"/>
          <w:szCs w:val="24"/>
          <w:rtl/>
          <w:lang w:eastAsia="he-IL"/>
        </w:rPr>
        <w:t>חוזה</w:t>
      </w:r>
      <w:r w:rsidRPr="00B27B4C">
        <w:rPr>
          <w:rFonts w:ascii="Times New Roman" w:eastAsia="Times New Roman" w:hAnsi="Times New Roman" w:cs="David"/>
          <w:sz w:val="20"/>
          <w:szCs w:val="24"/>
          <w:rtl/>
          <w:lang w:eastAsia="he-IL"/>
        </w:rPr>
        <w:t xml:space="preserve"> זה, </w:t>
      </w:r>
      <w:r w:rsidRPr="00B27B4C">
        <w:rPr>
          <w:rFonts w:ascii="Times New Roman" w:eastAsia="Times New Roman" w:hAnsi="Times New Roman" w:cs="David" w:hint="cs"/>
          <w:sz w:val="20"/>
          <w:szCs w:val="24"/>
          <w:rtl/>
          <w:lang w:eastAsia="he-IL"/>
        </w:rPr>
        <w:t>לא יהא</w:t>
      </w:r>
      <w:r w:rsidRPr="00B27B4C">
        <w:rPr>
          <w:rFonts w:ascii="Times New Roman" w:eastAsia="Times New Roman" w:hAnsi="Times New Roman" w:cs="David"/>
          <w:sz w:val="20"/>
          <w:szCs w:val="24"/>
          <w:rtl/>
          <w:lang w:eastAsia="he-IL"/>
        </w:rPr>
        <w:t xml:space="preserve"> בכך כדי לשחרר את המתכנן מאחריותו המקצועית המלאה ו</w:t>
      </w:r>
      <w:r w:rsidRPr="00B27B4C">
        <w:rPr>
          <w:rFonts w:ascii="Times New Roman" w:eastAsia="Times New Roman" w:hAnsi="Times New Roman" w:cs="David" w:hint="cs"/>
          <w:sz w:val="20"/>
          <w:szCs w:val="24"/>
          <w:rtl/>
          <w:lang w:eastAsia="he-IL"/>
        </w:rPr>
        <w:t>לא יהא</w:t>
      </w:r>
      <w:r w:rsidRPr="00B27B4C">
        <w:rPr>
          <w:rFonts w:ascii="Times New Roman" w:eastAsia="Times New Roman" w:hAnsi="Times New Roman" w:cs="David"/>
          <w:sz w:val="20"/>
          <w:szCs w:val="24"/>
          <w:rtl/>
          <w:lang w:eastAsia="he-IL"/>
        </w:rPr>
        <w:t xml:space="preserve"> בכך כדי להטיל על המנהל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על המזמין אחריות כלשהי לטיב התכניות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המסמכים האמורים.</w:t>
      </w:r>
    </w:p>
    <w:p w14:paraId="7493F1AE"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לוח זמנים ושלבי ב</w:t>
      </w:r>
      <w:r w:rsidRPr="00B27B4C">
        <w:rPr>
          <w:rFonts w:ascii="Times New Roman" w:eastAsia="Times New Roman" w:hAnsi="Times New Roman" w:cs="David" w:hint="cs"/>
          <w:bCs/>
          <w:sz w:val="20"/>
          <w:szCs w:val="24"/>
          <w:u w:val="single"/>
          <w:rtl/>
          <w:lang w:eastAsia="he-IL"/>
        </w:rPr>
        <w:t>י</w:t>
      </w:r>
      <w:r w:rsidRPr="00B27B4C">
        <w:rPr>
          <w:rFonts w:ascii="Times New Roman" w:eastAsia="Times New Roman" w:hAnsi="Times New Roman" w:cs="David"/>
          <w:bCs/>
          <w:sz w:val="20"/>
          <w:szCs w:val="24"/>
          <w:u w:val="single"/>
          <w:rtl/>
          <w:lang w:eastAsia="he-IL"/>
        </w:rPr>
        <w:t>צוע</w:t>
      </w:r>
    </w:p>
    <w:p w14:paraId="6AAB8E9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B27B4C">
        <w:rPr>
          <w:rFonts w:ascii="Times New Roman" w:eastAsia="Times New Roman" w:hAnsi="Times New Roman" w:cs="David"/>
          <w:b/>
          <w:bCs/>
          <w:sz w:val="20"/>
          <w:szCs w:val="24"/>
          <w:rtl/>
          <w:lang w:eastAsia="he-IL"/>
        </w:rPr>
        <w:t>ג'</w:t>
      </w:r>
      <w:r w:rsidRPr="00B27B4C">
        <w:rPr>
          <w:rFonts w:ascii="Times New Roman" w:eastAsia="Times New Roman" w:hAnsi="Times New Roman" w:cs="David" w:hint="cs"/>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sz w:val="20"/>
          <w:szCs w:val="24"/>
          <w:rtl/>
          <w:lang w:eastAsia="he-IL"/>
        </w:rPr>
        <w:t xml:space="preserve"> (להלן: "</w:t>
      </w:r>
      <w:r w:rsidRPr="00B27B4C">
        <w:rPr>
          <w:rFonts w:ascii="Times New Roman" w:eastAsia="Times New Roman" w:hAnsi="Times New Roman" w:cs="David"/>
          <w:b/>
          <w:bCs/>
          <w:sz w:val="20"/>
          <w:szCs w:val="24"/>
          <w:rtl/>
          <w:lang w:eastAsia="he-IL"/>
        </w:rPr>
        <w:t>לוח הזמנים</w:t>
      </w:r>
      <w:r w:rsidRPr="00B27B4C">
        <w:rPr>
          <w:rFonts w:ascii="Times New Roman" w:eastAsia="Times New Roman" w:hAnsi="Times New Roman" w:cs="David"/>
          <w:sz w:val="20"/>
          <w:szCs w:val="24"/>
          <w:rtl/>
          <w:lang w:eastAsia="he-IL"/>
        </w:rPr>
        <w:t>"). כל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 הכלול בשרותי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אשר לא נקבע לו מועד בלוח הזמנים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יבוצע על ידי המתכנן במועד שיהיה דרוש על מנת להבטיח</w:t>
      </w:r>
      <w:r w:rsidRPr="00B27B4C">
        <w:rPr>
          <w:rFonts w:ascii="Times New Roman" w:eastAsia="Times New Roman" w:hAnsi="Times New Roman" w:cs="David" w:hint="cs"/>
          <w:sz w:val="20"/>
          <w:szCs w:val="24"/>
          <w:rtl/>
          <w:lang w:eastAsia="he-IL"/>
        </w:rPr>
        <w:t xml:space="preserve"> את</w:t>
      </w:r>
      <w:r w:rsidRPr="00B27B4C">
        <w:rPr>
          <w:rFonts w:ascii="Times New Roman" w:eastAsia="Times New Roman" w:hAnsi="Times New Roman" w:cs="David"/>
          <w:sz w:val="20"/>
          <w:szCs w:val="24"/>
          <w:rtl/>
          <w:lang w:eastAsia="he-IL"/>
        </w:rPr>
        <w:t xml:space="preserve">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 xml:space="preserve">קבלנים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אחרים בהתאם ללוח הזמנים המוסכם ע</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מם.</w:t>
      </w:r>
    </w:p>
    <w:p w14:paraId="5289B30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לא יתחיל המתכנן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קטע מהפרויקט ו/או שלב משלבי העבודה כמפורט בנספח </w:t>
      </w:r>
      <w:r w:rsidRPr="00B27B4C">
        <w:rPr>
          <w:rFonts w:ascii="Times New Roman" w:eastAsia="Times New Roman" w:hAnsi="Times New Roman" w:cs="David"/>
          <w:bCs/>
          <w:sz w:val="20"/>
          <w:szCs w:val="24"/>
          <w:rtl/>
          <w:lang w:eastAsia="he-IL"/>
        </w:rPr>
        <w:t>ב'</w:t>
      </w:r>
      <w:r w:rsidRPr="00B27B4C">
        <w:rPr>
          <w:rFonts w:ascii="Times New Roman" w:eastAsia="Times New Roman" w:hAnsi="Times New Roman" w:cs="David"/>
          <w:sz w:val="20"/>
          <w:szCs w:val="24"/>
          <w:rtl/>
          <w:lang w:eastAsia="he-IL"/>
        </w:rPr>
        <w:t xml:space="preserve"> או </w:t>
      </w:r>
      <w:r w:rsidRPr="00B27B4C">
        <w:rPr>
          <w:rFonts w:ascii="Times New Roman" w:eastAsia="Times New Roman" w:hAnsi="Times New Roman" w:cs="David"/>
          <w:b/>
          <w:bCs/>
          <w:sz w:val="20"/>
          <w:szCs w:val="24"/>
          <w:rtl/>
          <w:lang w:eastAsia="he-IL"/>
        </w:rPr>
        <w:t xml:space="preserve">ג'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אלא אם כן הודיע למזמין תחילה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הגיע לדעתו מועד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שלב זה וק</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בל מהמזמין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בכתב לביצועו.</w:t>
      </w:r>
    </w:p>
    <w:p w14:paraId="07A62FF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יש לראות </w:t>
      </w: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0D8C074E"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ידוע למתכנן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התחייבויות היועצים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הקבלנים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יתר הגורמים, מותנות בכך שיסופקו להם כל התכניות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ההנחיות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ההוראות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הפרטים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הביאורים שידרשו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מהקבלנים מלטעון לעיכוב מוצדק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5001019E"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עיכוב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שירותי המתכנן יוכר כמוצדק</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אך ו</w:t>
      </w:r>
      <w:r w:rsidRPr="00B27B4C">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51A7F2C6"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הוא נובע מכ</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ח עליון או גורם אחר (להלן יחדיו: "</w:t>
      </w:r>
      <w:r w:rsidRPr="00B27B4C">
        <w:rPr>
          <w:rFonts w:ascii="Times New Roman" w:eastAsia="Times New Roman" w:hAnsi="Times New Roman" w:cs="David"/>
          <w:b/>
          <w:bCs/>
          <w:sz w:val="20"/>
          <w:szCs w:val="24"/>
          <w:rtl/>
          <w:lang w:eastAsia="he-IL"/>
        </w:rPr>
        <w:t>אירוע דוחה</w:t>
      </w:r>
      <w:r w:rsidRPr="00B27B4C">
        <w:rPr>
          <w:rFonts w:ascii="Times New Roman" w:eastAsia="Times New Roman" w:hAnsi="Times New Roman" w:cs="David"/>
          <w:sz w:val="20"/>
          <w:szCs w:val="24"/>
          <w:rtl/>
          <w:lang w:eastAsia="he-IL"/>
        </w:rPr>
        <w:t>") שלדעת המנהל לא הייתה למתכנן שליטה עליו.</w:t>
      </w:r>
    </w:p>
    <w:p w14:paraId="331970BE"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7207088E"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לא קיבל תכניות, הנחיות, הוראות, פרטים וב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12E02022"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אישר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האירוע הדוחה אכן מצדיק עיכוב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השירות ואת משך הדחייה.</w:t>
      </w:r>
    </w:p>
    <w:p w14:paraId="3B3D653C" w14:textId="77777777" w:rsidR="00B27B4C" w:rsidRPr="00B27B4C" w:rsidRDefault="00B27B4C" w:rsidP="00B27B4C">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w:t>
      </w:r>
      <w:r w:rsidRPr="00B27B4C">
        <w:rPr>
          <w:rFonts w:ascii="Times New Roman" w:eastAsia="Times New Roman" w:hAnsi="Times New Roman" w:cs="David" w:hint="cs"/>
          <w:sz w:val="20"/>
          <w:szCs w:val="24"/>
          <w:rtl/>
          <w:lang w:eastAsia="he-IL"/>
        </w:rPr>
        <w:t xml:space="preserve">כלליות </w:t>
      </w:r>
      <w:r w:rsidRPr="00B27B4C">
        <w:rPr>
          <w:rFonts w:ascii="Times New Roman" w:eastAsia="Times New Roman" w:hAnsi="Times New Roman" w:cs="David"/>
          <w:sz w:val="20"/>
          <w:szCs w:val="24"/>
          <w:rtl/>
          <w:lang w:eastAsia="he-IL"/>
        </w:rPr>
        <w:t>האמור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מותנה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חור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עבודות תכנון ע"י אחרים לא יהווה עילה לעיכוב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שירותי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אלא בא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שור המנהל </w:t>
      </w:r>
      <w:r w:rsidRPr="00B27B4C">
        <w:rPr>
          <w:rFonts w:ascii="Times New Roman" w:eastAsia="Times New Roman" w:hAnsi="Times New Roman" w:cs="David" w:hint="cs"/>
          <w:sz w:val="20"/>
          <w:szCs w:val="24"/>
          <w:rtl/>
          <w:lang w:eastAsia="he-IL"/>
        </w:rPr>
        <w:t>מראש ו</w:t>
      </w:r>
      <w:r w:rsidRPr="00B27B4C">
        <w:rPr>
          <w:rFonts w:ascii="Times New Roman" w:eastAsia="Times New Roman" w:hAnsi="Times New Roman" w:cs="David"/>
          <w:sz w:val="20"/>
          <w:szCs w:val="24"/>
          <w:rtl/>
          <w:lang w:eastAsia="he-IL"/>
        </w:rPr>
        <w:t>בכתב.</w:t>
      </w:r>
    </w:p>
    <w:p w14:paraId="3D61811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להודיע למנהל מידית, על כל עיכוב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אשר לפי הערכתו עלול לגרום לאיחור בקיום לוח הזמנים.</w:t>
      </w:r>
    </w:p>
    <w:p w14:paraId="60A153F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281E64E6" w14:textId="77777777" w:rsidR="00B27B4C" w:rsidRPr="00B27B4C" w:rsidDel="00182945" w:rsidRDefault="00B27B4C" w:rsidP="00B27B4C">
      <w:pPr>
        <w:widowControl w:val="0"/>
        <w:numPr>
          <w:ilvl w:val="1"/>
          <w:numId w:val="1"/>
        </w:numPr>
        <w:spacing w:before="0" w:beforeAutospacing="0" w:after="240" w:afterAutospacing="0" w:line="240" w:lineRule="auto"/>
        <w:ind w:left="788" w:hanging="431"/>
        <w:jc w:val="both"/>
        <w:rPr>
          <w:del w:id="9" w:author="מרול אטמן" w:date="2024-01-07T12:37:00Z"/>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רשאי לבקר במשרד המתכנן ולעיין בהתקדמות ובאופן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שרותי המתכנן, והמתכנן ימסור למנהל כל הסבר </w:t>
      </w:r>
      <w:r w:rsidRPr="00B27B4C">
        <w:rPr>
          <w:rFonts w:ascii="Times New Roman" w:eastAsia="Times New Roman" w:hAnsi="Times New Roman" w:cs="David" w:hint="cs"/>
          <w:sz w:val="20"/>
          <w:szCs w:val="24"/>
          <w:rtl/>
          <w:lang w:eastAsia="he-IL"/>
        </w:rPr>
        <w:t xml:space="preserve">ו/או </w:t>
      </w:r>
      <w:r w:rsidRPr="00B27B4C">
        <w:rPr>
          <w:rFonts w:ascii="Times New Roman" w:eastAsia="Times New Roman" w:hAnsi="Times New Roman" w:cs="David"/>
          <w:sz w:val="20"/>
          <w:szCs w:val="24"/>
          <w:rtl/>
          <w:lang w:eastAsia="he-IL"/>
        </w:rPr>
        <w:t>פרט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דיווח</w:t>
      </w:r>
      <w:r w:rsidRPr="00B27B4C">
        <w:rPr>
          <w:rFonts w:ascii="Times New Roman" w:eastAsia="Times New Roman" w:hAnsi="Times New Roman" w:cs="David" w:hint="cs"/>
          <w:sz w:val="20"/>
          <w:szCs w:val="24"/>
          <w:rtl/>
          <w:lang w:eastAsia="he-IL"/>
        </w:rPr>
        <w:t>, מיד</w:t>
      </w:r>
      <w:r w:rsidRPr="00B27B4C">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B27B4C">
        <w:rPr>
          <w:rFonts w:ascii="Times New Roman" w:eastAsia="Times New Roman" w:hAnsi="Times New Roman" w:cs="David" w:hint="cs"/>
          <w:sz w:val="20"/>
          <w:szCs w:val="24"/>
          <w:rtl/>
          <w:lang w:eastAsia="he-IL"/>
        </w:rPr>
        <w:t xml:space="preserve"> זה ו/או לפי כל דין</w:t>
      </w:r>
      <w:r w:rsidRPr="00B27B4C">
        <w:rPr>
          <w:rFonts w:ascii="Times New Roman" w:eastAsia="Times New Roman" w:hAnsi="Times New Roman" w:cs="David"/>
          <w:sz w:val="20"/>
          <w:szCs w:val="24"/>
          <w:rtl/>
          <w:lang w:eastAsia="he-IL"/>
        </w:rPr>
        <w:t>.</w:t>
      </w:r>
    </w:p>
    <w:p w14:paraId="31119A4E" w14:textId="77777777" w:rsidR="00B27B4C" w:rsidRPr="00182945" w:rsidRDefault="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Change w:id="10" w:author="מרול אטמן" w:date="2024-01-07T12:37:00Z">
          <w:pPr>
            <w:widowControl w:val="0"/>
            <w:spacing w:before="0" w:beforeAutospacing="0" w:after="240" w:afterAutospacing="0" w:line="240" w:lineRule="auto"/>
            <w:ind w:left="788"/>
            <w:jc w:val="both"/>
          </w:pPr>
        </w:pPrChange>
      </w:pPr>
    </w:p>
    <w:p w14:paraId="0B597882"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bCs/>
          <w:sz w:val="20"/>
          <w:szCs w:val="24"/>
          <w:u w:val="single"/>
          <w:rtl/>
          <w:lang w:eastAsia="he-IL"/>
        </w:rPr>
        <w:t>שכר המתכנן</w:t>
      </w:r>
    </w:p>
    <w:p w14:paraId="0270C25C"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תמורת שרותי המתכנן וכל יתר התחייבויותיו לפי חוזה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ישלם המזמין למתכנן שכר כמפורט בנספח </w:t>
      </w:r>
      <w:r w:rsidRPr="00B27B4C">
        <w:rPr>
          <w:rFonts w:ascii="Times New Roman" w:eastAsia="Times New Roman" w:hAnsi="Times New Roman" w:cs="David"/>
          <w:bCs/>
          <w:sz w:val="20"/>
          <w:szCs w:val="24"/>
          <w:rtl/>
          <w:lang w:eastAsia="he-IL"/>
        </w:rPr>
        <w:t xml:space="preserve">ד' </w:t>
      </w:r>
      <w:proofErr w:type="spellStart"/>
      <w:r w:rsidRPr="00B27B4C">
        <w:rPr>
          <w:rFonts w:ascii="Times New Roman" w:eastAsia="Times New Roman" w:hAnsi="Times New Roman" w:cs="David" w:hint="cs"/>
          <w:b/>
          <w:sz w:val="20"/>
          <w:szCs w:val="24"/>
          <w:rtl/>
          <w:lang w:eastAsia="he-IL"/>
        </w:rPr>
        <w:t>המצ"ב</w:t>
      </w:r>
      <w:proofErr w:type="spellEnd"/>
      <w:r w:rsidRPr="00B27B4C">
        <w:rPr>
          <w:rFonts w:ascii="Times New Roman" w:eastAsia="Times New Roman" w:hAnsi="Times New Roman" w:cs="David" w:hint="cs"/>
          <w:b/>
          <w:sz w:val="20"/>
          <w:szCs w:val="24"/>
          <w:rtl/>
          <w:lang w:eastAsia="he-IL"/>
        </w:rPr>
        <w:t xml:space="preserve"> </w:t>
      </w:r>
      <w:r w:rsidRPr="00B27B4C">
        <w:rPr>
          <w:rFonts w:ascii="Times New Roman" w:eastAsia="Times New Roman" w:hAnsi="Times New Roman" w:cs="David"/>
          <w:sz w:val="20"/>
          <w:szCs w:val="24"/>
          <w:rtl/>
          <w:lang w:eastAsia="he-IL"/>
        </w:rPr>
        <w:t>(להלן: "</w:t>
      </w:r>
      <w:r w:rsidRPr="00B27B4C">
        <w:rPr>
          <w:rFonts w:ascii="Times New Roman" w:eastAsia="Times New Roman" w:hAnsi="Times New Roman" w:cs="David"/>
          <w:b/>
          <w:bCs/>
          <w:sz w:val="20"/>
          <w:szCs w:val="24"/>
          <w:rtl/>
          <w:lang w:eastAsia="he-IL"/>
        </w:rPr>
        <w:t>שכר המתכנן</w:t>
      </w:r>
      <w:r w:rsidRPr="00B27B4C">
        <w:rPr>
          <w:rFonts w:ascii="Times New Roman" w:eastAsia="Times New Roman" w:hAnsi="Times New Roman" w:cs="David"/>
          <w:sz w:val="20"/>
          <w:szCs w:val="24"/>
          <w:rtl/>
          <w:lang w:eastAsia="he-IL"/>
        </w:rPr>
        <w:t>").</w:t>
      </w:r>
    </w:p>
    <w:p w14:paraId="3ADD0090"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בהוצאות הממשיות בשרותי העזר המפורטים להלן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שא המזמין:</w:t>
      </w:r>
    </w:p>
    <w:p w14:paraId="4B6B768C"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הדפסות בתוויין המיועדות להפצה לאחרים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למעט הדפסות שיפיק המתכנן </w:t>
      </w:r>
      <w:r w:rsidRPr="00B27B4C">
        <w:rPr>
          <w:rFonts w:ascii="Times New Roman" w:eastAsia="Times New Roman" w:hAnsi="Times New Roman" w:cs="David"/>
          <w:sz w:val="20"/>
          <w:szCs w:val="24"/>
          <w:rtl/>
          <w:lang w:eastAsia="he-IL"/>
        </w:rPr>
        <w:lastRenderedPageBreak/>
        <w:t>במשרדו. להסרת ספקות, יובהר כי בגין הוצאות הדפסות בתוויין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B27B4C">
        <w:rPr>
          <w:rFonts w:ascii="Times New Roman" w:eastAsia="Times New Roman" w:hAnsi="Times New Roman" w:cs="David" w:hint="cs"/>
          <w:sz w:val="20"/>
          <w:szCs w:val="24"/>
          <w:rtl/>
          <w:lang w:eastAsia="he-IL"/>
        </w:rPr>
        <w:t>ת</w:t>
      </w:r>
      <w:r w:rsidRPr="00B27B4C">
        <w:rPr>
          <w:rFonts w:ascii="Times New Roman" w:eastAsia="Times New Roman" w:hAnsi="Times New Roman" w:cs="David"/>
          <w:sz w:val="20"/>
          <w:szCs w:val="24"/>
          <w:rtl/>
          <w:lang w:eastAsia="he-IL"/>
        </w:rPr>
        <w:t xml:space="preserve"> החזר.</w:t>
      </w:r>
    </w:p>
    <w:p w14:paraId="74AFA85B"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העתקות שנמסרו ע"י המתכנן למזמין</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לרשויות המוסמכות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ליועצים, למעט העתקות וצילומים שיפיק המתכנן במשרדו.</w:t>
      </w:r>
    </w:p>
    <w:p w14:paraId="11DAA08D"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שכפול מסמכים.</w:t>
      </w:r>
    </w:p>
    <w:p w14:paraId="0B4DED82"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479D551D"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מדידות וצילומי אויר.</w:t>
      </w:r>
    </w:p>
    <w:p w14:paraId="79D71EE9"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קידוחים ובדיקות קרקע.</w:t>
      </w:r>
    </w:p>
    <w:p w14:paraId="4CC9C7A1"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שליחויות.</w:t>
      </w:r>
    </w:p>
    <w:p w14:paraId="73FC5668"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העזר המפורטים בסעיפים 7.2.1 עד 7.2.3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יוזמנו על ידי המתכנן באמצעות מערכת ניהול פרויקטים </w:t>
      </w:r>
      <w:r w:rsidRPr="00B27B4C">
        <w:rPr>
          <w:rFonts w:ascii="Times New Roman" w:eastAsia="Times New Roman" w:hAnsi="Times New Roman" w:cs="David"/>
          <w:sz w:val="20"/>
          <w:szCs w:val="24"/>
          <w:lang w:eastAsia="he-IL"/>
        </w:rPr>
        <w:t>VIEW</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 מערכת </w:t>
      </w:r>
      <w:proofErr w:type="spellStart"/>
      <w:r w:rsidRPr="00B27B4C">
        <w:rPr>
          <w:rFonts w:ascii="Times New Roman" w:eastAsia="Times New Roman" w:hAnsi="Times New Roman" w:cs="David"/>
          <w:sz w:val="20"/>
          <w:szCs w:val="24"/>
          <w:rtl/>
          <w:lang w:eastAsia="he-IL"/>
        </w:rPr>
        <w:t>רמדורנט</w:t>
      </w:r>
      <w:proofErr w:type="spellEnd"/>
      <w:r w:rsidRPr="00B27B4C">
        <w:rPr>
          <w:rFonts w:ascii="Times New Roman" w:eastAsia="Times New Roman" w:hAnsi="Times New Roman" w:cs="David"/>
          <w:sz w:val="20"/>
          <w:szCs w:val="24"/>
          <w:rtl/>
          <w:lang w:eastAsia="he-IL"/>
        </w:rPr>
        <w:t xml:space="preserve"> מודול ניהול מסמכים (</w:t>
      </w:r>
      <w:r w:rsidRPr="00B27B4C">
        <w:rPr>
          <w:rFonts w:ascii="Times New Roman" w:eastAsia="Times New Roman" w:hAnsi="Times New Roman" w:cs="David"/>
          <w:sz w:val="20"/>
          <w:szCs w:val="24"/>
          <w:lang w:eastAsia="he-IL"/>
        </w:rPr>
        <w:t>DM</w:t>
      </w:r>
      <w:r w:rsidRPr="00B27B4C">
        <w:rPr>
          <w:rFonts w:ascii="Times New Roman" w:eastAsia="Times New Roman" w:hAnsi="Times New Roman" w:cs="David"/>
          <w:sz w:val="20"/>
          <w:szCs w:val="24"/>
          <w:rtl/>
          <w:lang w:eastAsia="he-IL"/>
        </w:rPr>
        <w:t>) רק ממכונים המאושרים ע"י המזמין לבצע עבודות עבורו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328BDBB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על חשבון שכר המתכנן ישולמו למתכנן תשלומי ביניים בש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עורים ובמועדים המפורטים בנספח</w:t>
      </w:r>
      <w:r w:rsidRPr="00B27B4C">
        <w:rPr>
          <w:rFonts w:ascii="Times New Roman" w:eastAsia="Times New Roman" w:hAnsi="Times New Roman" w:cs="David"/>
          <w:bCs/>
          <w:sz w:val="20"/>
          <w:szCs w:val="24"/>
          <w:rtl/>
          <w:lang w:eastAsia="he-IL"/>
        </w:rPr>
        <w:t xml:space="preserve"> ה'</w:t>
      </w:r>
      <w:r w:rsidRPr="00B27B4C">
        <w:rPr>
          <w:rFonts w:ascii="Times New Roman" w:eastAsia="Times New Roman" w:hAnsi="Times New Roman" w:cs="David" w:hint="cs"/>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וכן כל תשלומי ביניים נוספים במידה והמזמין יחליט </w:t>
      </w:r>
      <w:proofErr w:type="spellStart"/>
      <w:r w:rsidRPr="00B27B4C">
        <w:rPr>
          <w:rFonts w:ascii="Times New Roman" w:eastAsia="Times New Roman" w:hAnsi="Times New Roman" w:cs="David"/>
          <w:sz w:val="20"/>
          <w:szCs w:val="24"/>
          <w:rtl/>
          <w:lang w:eastAsia="he-IL"/>
        </w:rPr>
        <w:t>לשלמם</w:t>
      </w:r>
      <w:proofErr w:type="spellEnd"/>
      <w:r w:rsidRPr="00B27B4C">
        <w:rPr>
          <w:rFonts w:ascii="Times New Roman" w:eastAsia="Times New Roman" w:hAnsi="Times New Roman" w:cs="David"/>
          <w:sz w:val="20"/>
          <w:szCs w:val="24"/>
          <w:rtl/>
          <w:lang w:eastAsia="he-IL"/>
        </w:rPr>
        <w:t xml:space="preserve">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הבלעדי.</w:t>
      </w:r>
    </w:p>
    <w:p w14:paraId="3A784F0C"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תשלומי הביניים לפי פסקה זו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שלב משלבי שירותי המתכנן ו/או טיב הש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347D643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B27B4C">
        <w:rPr>
          <w:rFonts w:ascii="Times New Roman" w:eastAsia="Times New Roman" w:hAnsi="Times New Roman" w:cs="David"/>
          <w:sz w:val="20"/>
          <w:szCs w:val="24"/>
          <w:rtl/>
          <w:lang w:eastAsia="he-IL"/>
        </w:rPr>
        <w:t>מוסכם במפורש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השכר האמור בנספח </w:t>
      </w:r>
      <w:r w:rsidRPr="00B27B4C">
        <w:rPr>
          <w:rFonts w:ascii="Times New Roman" w:eastAsia="Times New Roman" w:hAnsi="Times New Roman" w:cs="David"/>
          <w:b/>
          <w:bCs/>
          <w:sz w:val="20"/>
          <w:szCs w:val="24"/>
          <w:rtl/>
          <w:lang w:eastAsia="he-IL"/>
        </w:rPr>
        <w:t xml:space="preserve">ד'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ה</w:t>
      </w:r>
      <w:r w:rsidRPr="00B27B4C">
        <w:rPr>
          <w:rFonts w:ascii="Times New Roman" w:eastAsia="Times New Roman" w:hAnsi="Times New Roman" w:cs="David" w:hint="cs"/>
          <w:sz w:val="20"/>
          <w:szCs w:val="24"/>
          <w:rtl/>
          <w:lang w:eastAsia="he-IL"/>
        </w:rPr>
        <w:t xml:space="preserve">ינו </w:t>
      </w:r>
      <w:r w:rsidRPr="00B27B4C">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B27B4C">
        <w:rPr>
          <w:rFonts w:ascii="Times New Roman" w:eastAsia="Times New Roman" w:hAnsi="Times New Roman" w:cs="David" w:hint="cs"/>
          <w:sz w:val="20"/>
          <w:szCs w:val="24"/>
          <w:rtl/>
          <w:lang w:eastAsia="he-IL"/>
        </w:rPr>
        <w:t xml:space="preserve">זה </w:t>
      </w:r>
      <w:r w:rsidRPr="00B27B4C">
        <w:rPr>
          <w:rFonts w:ascii="Times New Roman" w:eastAsia="Times New Roman" w:hAnsi="Times New Roman" w:cs="David"/>
          <w:sz w:val="20"/>
          <w:szCs w:val="24"/>
          <w:rtl/>
          <w:lang w:eastAsia="he-IL"/>
        </w:rPr>
        <w:t>במפורש אחרת. תנאי לתשלום שכר המתכנן במלואו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הינו המצאת הצהרה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B27B4C">
        <w:rPr>
          <w:rFonts w:ascii="Times New Roman" w:eastAsia="Times New Roman" w:hAnsi="Times New Roman" w:cs="David"/>
          <w:b/>
          <w:bCs/>
          <w:sz w:val="20"/>
          <w:szCs w:val="24"/>
          <w:rtl/>
          <w:lang w:eastAsia="he-IL"/>
        </w:rPr>
        <w:t>ט'</w:t>
      </w:r>
      <w:r w:rsidRPr="00B27B4C">
        <w:rPr>
          <w:rFonts w:ascii="Times New Roman" w:eastAsia="Times New Roman" w:hAnsi="Times New Roman" w:cs="David"/>
          <w:sz w:val="20"/>
          <w:szCs w:val="24"/>
          <w:rtl/>
          <w:lang w:eastAsia="he-IL"/>
        </w:rPr>
        <w:t xml:space="preserve"> לחוזה זה וכתב היעדר תביעות המצורף כנספח</w:t>
      </w:r>
      <w:r w:rsidRPr="00B27B4C">
        <w:rPr>
          <w:rFonts w:ascii="Times New Roman" w:eastAsia="Times New Roman" w:hAnsi="Times New Roman" w:cs="David"/>
          <w:b/>
          <w:bCs/>
          <w:sz w:val="20"/>
          <w:szCs w:val="24"/>
          <w:rtl/>
          <w:lang w:eastAsia="he-IL"/>
        </w:rPr>
        <w:t xml:space="preserve"> י'</w:t>
      </w:r>
      <w:r w:rsidRPr="00B27B4C">
        <w:rPr>
          <w:rFonts w:ascii="Times New Roman" w:eastAsia="Times New Roman" w:hAnsi="Times New Roman" w:cs="David"/>
          <w:sz w:val="20"/>
          <w:szCs w:val="24"/>
          <w:rtl/>
          <w:lang w:eastAsia="he-IL"/>
        </w:rPr>
        <w:t xml:space="preserve"> לחוזה זה למזמין, חתום ע"י המתכנן ומאומת כנדרש בו.</w:t>
      </w:r>
    </w:p>
    <w:p w14:paraId="497A583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מבלי לפגוע בכלליות האמור בסעיף </w:t>
      </w:r>
      <w:r w:rsidRPr="00B27B4C">
        <w:rPr>
          <w:rFonts w:ascii="Times New Roman" w:eastAsia="Times New Roman" w:hAnsi="Times New Roman" w:cs="David" w:hint="cs"/>
          <w:sz w:val="20"/>
          <w:szCs w:val="24"/>
          <w:rtl/>
          <w:lang w:eastAsia="he-IL"/>
        </w:rPr>
        <w:t>7 לעיל</w:t>
      </w:r>
      <w:r w:rsidRPr="00B27B4C">
        <w:rPr>
          <w:rFonts w:ascii="Times New Roman" w:eastAsia="Times New Roman" w:hAnsi="Times New Roman" w:cs="David"/>
          <w:sz w:val="20"/>
          <w:szCs w:val="24"/>
          <w:rtl/>
          <w:lang w:eastAsia="he-IL"/>
        </w:rPr>
        <w:t>, מוסכם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רכוש ה</w:t>
      </w:r>
      <w:r w:rsidRPr="00B27B4C">
        <w:rPr>
          <w:rFonts w:ascii="Times New Roman" w:eastAsia="Times New Roman" w:hAnsi="Times New Roman" w:cs="David" w:hint="cs"/>
          <w:sz w:val="20"/>
          <w:szCs w:val="24"/>
          <w:rtl/>
          <w:lang w:eastAsia="he-IL"/>
        </w:rPr>
        <w:t>מזמין</w:t>
      </w:r>
      <w:r w:rsidRPr="00B27B4C">
        <w:rPr>
          <w:rFonts w:ascii="Times New Roman" w:eastAsia="Times New Roman" w:hAnsi="Times New Roman" w:cs="David"/>
          <w:sz w:val="20"/>
          <w:szCs w:val="24"/>
          <w:rtl/>
          <w:lang w:eastAsia="he-IL"/>
        </w:rPr>
        <w:t>. מובהר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הפרת סעיף זה על ידי המתכנן תה</w:t>
      </w:r>
      <w:r w:rsidRPr="00B27B4C">
        <w:rPr>
          <w:rFonts w:ascii="Times New Roman" w:eastAsia="Times New Roman" w:hAnsi="Times New Roman" w:cs="David" w:hint="cs"/>
          <w:sz w:val="20"/>
          <w:szCs w:val="24"/>
          <w:rtl/>
          <w:lang w:eastAsia="he-IL"/>
        </w:rPr>
        <w:t>ווה</w:t>
      </w:r>
      <w:r w:rsidRPr="00B27B4C">
        <w:rPr>
          <w:rFonts w:ascii="Times New Roman" w:eastAsia="Times New Roman" w:hAnsi="Times New Roman" w:cs="David"/>
          <w:sz w:val="20"/>
          <w:szCs w:val="24"/>
          <w:rtl/>
          <w:lang w:eastAsia="he-IL"/>
        </w:rPr>
        <w:t xml:space="preserve"> הפרה יסודית של חוזה</w:t>
      </w:r>
      <w:r w:rsidRPr="00B27B4C">
        <w:rPr>
          <w:rFonts w:ascii="Times New Roman" w:eastAsia="Times New Roman" w:hAnsi="Times New Roman" w:cs="David" w:hint="cs"/>
          <w:sz w:val="20"/>
          <w:szCs w:val="24"/>
          <w:rtl/>
          <w:lang w:eastAsia="he-IL"/>
        </w:rPr>
        <w:t xml:space="preserve"> זה. </w:t>
      </w:r>
    </w:p>
    <w:p w14:paraId="75960AD7"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תנאים מקדמיים לביצוע תשלום כלשהו ע"ח שכר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הינם הצגת 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B27B4C">
        <w:rPr>
          <w:rFonts w:ascii="Times New Roman" w:eastAsia="Times New Roman" w:hAnsi="Times New Roman" w:cs="David" w:hint="cs"/>
          <w:sz w:val="20"/>
          <w:szCs w:val="24"/>
          <w:rtl/>
          <w:lang w:eastAsia="he-IL"/>
        </w:rPr>
        <w:t>עובר</w:t>
      </w:r>
      <w:r w:rsidRPr="00B27B4C">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182ADF68"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שנויים בתכנון</w:t>
      </w:r>
    </w:p>
    <w:p w14:paraId="3FC951A7" w14:textId="77777777" w:rsid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lastRenderedPageBreak/>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לפי דרישת המנהל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294E4857" w14:textId="77777777" w:rsidR="00B27B4C" w:rsidRPr="008D7965"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8D7965">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8D7965">
        <w:rPr>
          <w:rFonts w:ascii="Times New Roman" w:eastAsia="Times New Roman" w:hAnsi="Times New Roman" w:cs="David" w:hint="cs"/>
          <w:sz w:val="20"/>
          <w:szCs w:val="24"/>
          <w:rtl/>
          <w:lang w:eastAsia="he-IL"/>
        </w:rPr>
        <w:t>ים</w:t>
      </w:r>
      <w:r w:rsidRPr="008D7965">
        <w:rPr>
          <w:rFonts w:ascii="Times New Roman" w:eastAsia="Times New Roman" w:hAnsi="Times New Roman" w:cs="David"/>
          <w:sz w:val="20"/>
          <w:szCs w:val="24"/>
          <w:rtl/>
          <w:lang w:eastAsia="he-IL"/>
        </w:rPr>
        <w:t xml:space="preserve"> </w:t>
      </w:r>
      <w:r w:rsidRPr="008D7965">
        <w:rPr>
          <w:rFonts w:ascii="Times New Roman" w:eastAsia="Times New Roman" w:hAnsi="Times New Roman" w:cs="David"/>
          <w:bCs/>
          <w:sz w:val="20"/>
          <w:szCs w:val="24"/>
          <w:rtl/>
          <w:lang w:eastAsia="he-IL"/>
        </w:rPr>
        <w:t>ב' או ג'</w:t>
      </w:r>
      <w:r w:rsidRPr="008D7965">
        <w:rPr>
          <w:rFonts w:ascii="Times New Roman" w:eastAsia="Times New Roman" w:hAnsi="Times New Roman" w:cs="David" w:hint="cs"/>
          <w:b/>
          <w:sz w:val="20"/>
          <w:szCs w:val="24"/>
          <w:rtl/>
          <w:lang w:eastAsia="he-IL"/>
        </w:rPr>
        <w:t xml:space="preserve"> </w:t>
      </w:r>
      <w:proofErr w:type="spellStart"/>
      <w:r w:rsidRPr="008D7965">
        <w:rPr>
          <w:rFonts w:ascii="Times New Roman" w:eastAsia="Times New Roman" w:hAnsi="Times New Roman" w:cs="David" w:hint="cs"/>
          <w:b/>
          <w:sz w:val="20"/>
          <w:szCs w:val="24"/>
          <w:rtl/>
          <w:lang w:eastAsia="he-IL"/>
        </w:rPr>
        <w:t>המצ"ב</w:t>
      </w:r>
      <w:proofErr w:type="spellEnd"/>
      <w:r w:rsidRPr="008D7965">
        <w:rPr>
          <w:rFonts w:ascii="Times New Roman" w:eastAsia="Times New Roman" w:hAnsi="Times New Roman" w:cs="David"/>
          <w:sz w:val="20"/>
          <w:szCs w:val="24"/>
          <w:rtl/>
          <w:lang w:eastAsia="he-IL"/>
        </w:rPr>
        <w:t>, וב</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רותי המתכנן</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אלמלא השנויים</w:t>
      </w:r>
      <w:r w:rsidRPr="008D7965">
        <w:rPr>
          <w:rFonts w:ascii="Times New Roman" w:eastAsia="Times New Roman" w:hAnsi="Times New Roman" w:cs="David" w:hint="cs"/>
          <w:sz w:val="20"/>
          <w:szCs w:val="24"/>
          <w:rtl/>
          <w:lang w:eastAsia="he-IL"/>
        </w:rPr>
        <w:t xml:space="preserve"> כאמור</w:t>
      </w:r>
      <w:r w:rsidRPr="008D7965">
        <w:rPr>
          <w:rFonts w:ascii="Times New Roman" w:eastAsia="Times New Roman" w:hAnsi="Times New Roman" w:cs="David"/>
          <w:sz w:val="20"/>
          <w:szCs w:val="24"/>
          <w:rtl/>
          <w:lang w:eastAsia="he-IL"/>
        </w:rPr>
        <w:t>, יהיה</w:t>
      </w:r>
      <w:r w:rsidRPr="008D7965">
        <w:rPr>
          <w:rFonts w:ascii="Times New Roman" w:eastAsia="Times New Roman" w:hAnsi="Times New Roman" w:cs="David" w:hint="cs"/>
          <w:sz w:val="20"/>
          <w:szCs w:val="24"/>
          <w:rtl/>
          <w:lang w:eastAsia="he-IL"/>
        </w:rPr>
        <w:t xml:space="preserve"> </w:t>
      </w:r>
      <w:r w:rsidRPr="008D7965">
        <w:rPr>
          <w:rFonts w:ascii="Times New Roman" w:eastAsia="Times New Roman" w:hAnsi="Times New Roman" w:cs="David"/>
          <w:sz w:val="20"/>
          <w:szCs w:val="24"/>
          <w:rtl/>
          <w:lang w:eastAsia="he-IL"/>
        </w:rPr>
        <w:t>זכאי לפיצוי בעד העבודה הנוספת שב</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צע עקב השנויים</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w:t>
      </w:r>
      <w:r w:rsidRPr="008D7965">
        <w:rPr>
          <w:rFonts w:ascii="Times New Roman" w:eastAsia="Times New Roman" w:hAnsi="Times New Roman" w:cs="David" w:hint="cs"/>
          <w:sz w:val="20"/>
          <w:szCs w:val="24"/>
          <w:rtl/>
          <w:lang w:eastAsia="he-IL"/>
        </w:rPr>
        <w:t>כאמור</w:t>
      </w:r>
      <w:r w:rsidRPr="008D7965">
        <w:rPr>
          <w:rFonts w:ascii="Times New Roman" w:eastAsia="Times New Roman" w:hAnsi="Times New Roman" w:cs="David"/>
          <w:sz w:val="20"/>
          <w:szCs w:val="24"/>
          <w:rtl/>
          <w:lang w:eastAsia="he-IL"/>
        </w:rPr>
        <w:t>. הפיצוי ישולם בגין העבודה הנוספת שהמתכנן ב</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8D7965">
        <w:rPr>
          <w:rFonts w:ascii="Times New Roman" w:eastAsia="Times New Roman" w:hAnsi="Times New Roman" w:cs="David" w:hint="cs"/>
          <w:sz w:val="20"/>
          <w:szCs w:val="24"/>
          <w:rtl/>
          <w:lang w:eastAsia="he-IL"/>
        </w:rPr>
        <w:t xml:space="preserve"> </w:t>
      </w:r>
      <w:r w:rsidRPr="008D7965">
        <w:rPr>
          <w:rFonts w:ascii="Times New Roman" w:eastAsia="Times New Roman" w:hAnsi="Times New Roman" w:cs="David"/>
          <w:sz w:val="20"/>
          <w:szCs w:val="24"/>
          <w:rtl/>
          <w:lang w:eastAsia="he-IL"/>
        </w:rPr>
        <w:t xml:space="preserve"> המתכנן ושכר המתכנן. בכל מקרה</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w:t>
      </w:r>
      <w:r w:rsidRPr="008D7965">
        <w:rPr>
          <w:rFonts w:ascii="Times New Roman" w:eastAsia="Times New Roman" w:hAnsi="Times New Roman" w:cs="David" w:hint="cs"/>
          <w:sz w:val="20"/>
          <w:szCs w:val="24"/>
          <w:rtl/>
          <w:lang w:eastAsia="he-IL"/>
        </w:rPr>
        <w:t>ה</w:t>
      </w:r>
      <w:r w:rsidRPr="008D7965">
        <w:rPr>
          <w:rFonts w:ascii="Times New Roman" w:eastAsia="Times New Roman" w:hAnsi="Times New Roman" w:cs="David"/>
          <w:sz w:val="20"/>
          <w:szCs w:val="24"/>
          <w:rtl/>
          <w:lang w:eastAsia="he-IL"/>
        </w:rPr>
        <w:t>שנויים</w:t>
      </w:r>
      <w:r w:rsidRPr="008D7965">
        <w:rPr>
          <w:rFonts w:ascii="Times New Roman" w:eastAsia="Times New Roman" w:hAnsi="Times New Roman" w:cs="David" w:hint="cs"/>
          <w:sz w:val="20"/>
          <w:szCs w:val="24"/>
          <w:rtl/>
          <w:lang w:eastAsia="he-IL"/>
        </w:rPr>
        <w:t xml:space="preserve"> כאמור, לא יהוו</w:t>
      </w:r>
      <w:r w:rsidRPr="008D7965">
        <w:rPr>
          <w:rFonts w:ascii="Times New Roman" w:eastAsia="Times New Roman" w:hAnsi="Times New Roman" w:cs="David"/>
          <w:sz w:val="20"/>
          <w:szCs w:val="24"/>
          <w:rtl/>
          <w:lang w:eastAsia="he-IL"/>
        </w:rPr>
        <w:t xml:space="preserve"> עילה לש</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נוי בלוח הזמנים</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אלא בא</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 xml:space="preserve">שור המנהל </w:t>
      </w:r>
      <w:r w:rsidRPr="008D7965">
        <w:rPr>
          <w:rFonts w:ascii="Times New Roman" w:eastAsia="Times New Roman" w:hAnsi="Times New Roman" w:cs="David" w:hint="cs"/>
          <w:sz w:val="20"/>
          <w:szCs w:val="24"/>
          <w:rtl/>
          <w:lang w:eastAsia="he-IL"/>
        </w:rPr>
        <w:t>מראש ו</w:t>
      </w:r>
      <w:r w:rsidRPr="008D7965">
        <w:rPr>
          <w:rFonts w:ascii="Times New Roman" w:eastAsia="Times New Roman" w:hAnsi="Times New Roman" w:cs="David"/>
          <w:sz w:val="20"/>
          <w:szCs w:val="24"/>
          <w:rtl/>
          <w:lang w:eastAsia="he-IL"/>
        </w:rPr>
        <w:t>בכתב.</w:t>
      </w:r>
    </w:p>
    <w:p w14:paraId="3B39EED3"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על אף</w:t>
      </w:r>
      <w:r w:rsidRPr="00B27B4C">
        <w:rPr>
          <w:rFonts w:ascii="Times New Roman" w:eastAsia="Times New Roman" w:hAnsi="Times New Roman" w:cs="David"/>
          <w:sz w:val="20"/>
          <w:szCs w:val="24"/>
          <w:rtl/>
          <w:lang w:eastAsia="he-IL"/>
        </w:rPr>
        <w:t xml:space="preserve"> האמור בסעיף 8.2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לא יגיע למתכנן דבר בגין שינויים הנובעים מ:</w:t>
      </w:r>
    </w:p>
    <w:p w14:paraId="388BD77D" w14:textId="77777777" w:rsidR="00B27B4C" w:rsidRPr="00B27B4C" w:rsidRDefault="00B27B4C" w:rsidP="00013687">
      <w:pPr>
        <w:widowControl w:val="0"/>
        <w:numPr>
          <w:ilvl w:val="2"/>
          <w:numId w:val="1"/>
        </w:numPr>
        <w:tabs>
          <w:tab w:val="num" w:pos="1507"/>
        </w:tabs>
        <w:spacing w:before="0" w:beforeAutospacing="0" w:after="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טעות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קוי בתכנון ו/או באומדן של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של היועצים.</w:t>
      </w:r>
    </w:p>
    <w:p w14:paraId="67D6B125" w14:textId="77777777" w:rsidR="00B27B4C" w:rsidRPr="00B27B4C" w:rsidRDefault="00B27B4C" w:rsidP="00013687">
      <w:pPr>
        <w:widowControl w:val="0"/>
        <w:numPr>
          <w:ilvl w:val="2"/>
          <w:numId w:val="1"/>
        </w:numPr>
        <w:tabs>
          <w:tab w:val="num" w:pos="1507"/>
        </w:tabs>
        <w:spacing w:before="0" w:beforeAutospacing="0" w:after="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התכנון אינו התכנון היעיל ביותר.</w:t>
      </w:r>
    </w:p>
    <w:p w14:paraId="3256D75F" w14:textId="77777777" w:rsidR="00B27B4C" w:rsidRPr="00B27B4C" w:rsidRDefault="00B27B4C" w:rsidP="00013687">
      <w:pPr>
        <w:widowControl w:val="0"/>
        <w:numPr>
          <w:ilvl w:val="2"/>
          <w:numId w:val="1"/>
        </w:numPr>
        <w:tabs>
          <w:tab w:val="num" w:pos="1507"/>
        </w:tabs>
        <w:spacing w:before="0" w:beforeAutospacing="0" w:after="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489125D0" w14:textId="77777777" w:rsidR="00B27B4C" w:rsidRDefault="00B27B4C" w:rsidP="00013687">
      <w:pPr>
        <w:widowControl w:val="0"/>
        <w:numPr>
          <w:ilvl w:val="2"/>
          <w:numId w:val="1"/>
        </w:numPr>
        <w:tabs>
          <w:tab w:val="num" w:pos="1507"/>
        </w:tabs>
        <w:spacing w:before="0" w:beforeAutospacing="0" w:after="0" w:afterAutospacing="0" w:line="240" w:lineRule="auto"/>
        <w:ind w:left="1508" w:hanging="425"/>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השינויים מתחייבים מדרישת רשויות מוסמכות. </w:t>
      </w:r>
    </w:p>
    <w:p w14:paraId="03646F4A" w14:textId="77777777" w:rsidR="00013687" w:rsidRPr="00B27B4C" w:rsidRDefault="00013687" w:rsidP="00013687">
      <w:pPr>
        <w:widowControl w:val="0"/>
        <w:tabs>
          <w:tab w:val="num" w:pos="1507"/>
        </w:tabs>
        <w:spacing w:before="0" w:beforeAutospacing="0" w:after="0" w:afterAutospacing="0" w:line="240" w:lineRule="auto"/>
        <w:ind w:left="1508"/>
        <w:jc w:val="both"/>
        <w:rPr>
          <w:rFonts w:ascii="Times New Roman" w:eastAsia="Times New Roman" w:hAnsi="Times New Roman" w:cs="David"/>
          <w:sz w:val="20"/>
          <w:szCs w:val="24"/>
          <w:rtl/>
          <w:lang w:eastAsia="he-IL"/>
        </w:rPr>
      </w:pPr>
    </w:p>
    <w:p w14:paraId="3F0E0B60" w14:textId="3125D213"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del w:id="11" w:author="Meryl Etman" w:date="2024-01-03T17:34:00Z">
        <w:r w:rsidRPr="00B27B4C" w:rsidDel="00DA6483">
          <w:rPr>
            <w:rFonts w:ascii="Times New Roman" w:eastAsia="Times New Roman" w:hAnsi="Times New Roman" w:cs="David"/>
            <w:sz w:val="20"/>
            <w:szCs w:val="24"/>
            <w:rtl/>
            <w:lang w:eastAsia="he-IL"/>
          </w:rPr>
          <w:delText>המתכנן מתחייב להכין</w:delText>
        </w:r>
        <w:r w:rsidRPr="00B27B4C" w:rsidDel="00DA6483">
          <w:rPr>
            <w:rFonts w:ascii="Times New Roman" w:eastAsia="Times New Roman" w:hAnsi="Times New Roman" w:cs="David" w:hint="cs"/>
            <w:sz w:val="20"/>
            <w:szCs w:val="24"/>
            <w:rtl/>
            <w:lang w:eastAsia="he-IL"/>
          </w:rPr>
          <w:delText>,</w:delText>
        </w:r>
        <w:r w:rsidRPr="00B27B4C" w:rsidDel="00DA6483">
          <w:rPr>
            <w:rFonts w:ascii="Times New Roman" w:eastAsia="Times New Roman" w:hAnsi="Times New Roman" w:cs="David"/>
            <w:sz w:val="20"/>
            <w:szCs w:val="24"/>
            <w:rtl/>
            <w:lang w:eastAsia="he-IL"/>
          </w:rPr>
          <w:delText xml:space="preserve"> עבור רוכשים שיבקשו זאת</w:delText>
        </w:r>
        <w:r w:rsidRPr="00B27B4C" w:rsidDel="00DA6483">
          <w:rPr>
            <w:rFonts w:ascii="Times New Roman" w:eastAsia="Times New Roman" w:hAnsi="Times New Roman" w:cs="David" w:hint="cs"/>
            <w:sz w:val="20"/>
            <w:szCs w:val="24"/>
            <w:rtl/>
            <w:lang w:eastAsia="he-IL"/>
          </w:rPr>
          <w:delText>,</w:delText>
        </w:r>
        <w:r w:rsidRPr="00B27B4C" w:rsidDel="00DA6483">
          <w:rPr>
            <w:rFonts w:ascii="Times New Roman" w:eastAsia="Times New Roman" w:hAnsi="Times New Roman" w:cs="David"/>
            <w:sz w:val="20"/>
            <w:szCs w:val="24"/>
            <w:rtl/>
            <w:lang w:eastAsia="he-IL"/>
          </w:rPr>
          <w:delText xml:space="preserve"> תכנית שינויים בדירות שאינם עומדים בסתירה להיתרי הבניה ולכל דין</w:delText>
        </w:r>
      </w:del>
      <w:ins w:id="12" w:author="Meryl Etman" w:date="2024-01-03T17:34:00Z">
        <w:r w:rsidR="00DA6483">
          <w:rPr>
            <w:rFonts w:ascii="Times New Roman" w:eastAsia="Times New Roman" w:hAnsi="Times New Roman" w:cs="David" w:hint="cs"/>
            <w:sz w:val="20"/>
            <w:szCs w:val="24"/>
            <w:rtl/>
            <w:lang w:eastAsia="he-IL"/>
          </w:rPr>
          <w:t>מבוטל</w:t>
        </w:r>
      </w:ins>
      <w:r w:rsidRPr="00B27B4C">
        <w:rPr>
          <w:rFonts w:ascii="Times New Roman" w:eastAsia="Times New Roman" w:hAnsi="Times New Roman" w:cs="David"/>
          <w:sz w:val="20"/>
          <w:szCs w:val="24"/>
          <w:rtl/>
          <w:lang w:eastAsia="he-IL"/>
        </w:rPr>
        <w:t xml:space="preserve">. </w:t>
      </w:r>
    </w:p>
    <w:p w14:paraId="18D74322" w14:textId="5D801BB7" w:rsidR="00B27B4C" w:rsidDel="00182945" w:rsidRDefault="00B27B4C" w:rsidP="00B27B4C">
      <w:pPr>
        <w:widowControl w:val="0"/>
        <w:spacing w:before="0" w:beforeAutospacing="0" w:after="240" w:afterAutospacing="0" w:line="240" w:lineRule="auto"/>
        <w:ind w:left="794"/>
        <w:jc w:val="both"/>
        <w:rPr>
          <w:del w:id="13" w:author="מרול אטמן" w:date="2024-01-07T12:38:00Z"/>
          <w:rFonts w:ascii="Times New Roman" w:eastAsia="Times New Roman" w:hAnsi="Times New Roman" w:cs="David"/>
          <w:sz w:val="20"/>
          <w:szCs w:val="24"/>
          <w:rtl/>
          <w:lang w:eastAsia="he-IL"/>
        </w:rPr>
      </w:pPr>
      <w:del w:id="14" w:author="מרול אטמן" w:date="2024-01-07T12:38:00Z">
        <w:r w:rsidRPr="00B27B4C" w:rsidDel="00182945">
          <w:rPr>
            <w:rFonts w:ascii="Times New Roman" w:eastAsia="Times New Roman" w:hAnsi="Times New Roman" w:cs="David"/>
            <w:sz w:val="20"/>
            <w:szCs w:val="24"/>
            <w:rtl/>
            <w:lang w:eastAsia="he-IL"/>
          </w:rPr>
          <w:delText xml:space="preserve">מחיר השינויים ותנאי התשלום בגין תכנון השינויים </w:delText>
        </w:r>
        <w:r w:rsidRPr="00B27B4C" w:rsidDel="00182945">
          <w:rPr>
            <w:rFonts w:ascii="Times New Roman" w:eastAsia="Times New Roman" w:hAnsi="Times New Roman" w:cs="David" w:hint="cs"/>
            <w:sz w:val="20"/>
            <w:szCs w:val="24"/>
            <w:rtl/>
            <w:lang w:eastAsia="he-IL"/>
          </w:rPr>
          <w:delText xml:space="preserve">כאמור, </w:delText>
        </w:r>
        <w:r w:rsidRPr="00B27B4C" w:rsidDel="00182945">
          <w:rPr>
            <w:rFonts w:ascii="Times New Roman" w:eastAsia="Times New Roman" w:hAnsi="Times New Roman" w:cs="David"/>
            <w:sz w:val="20"/>
            <w:szCs w:val="24"/>
            <w:rtl/>
            <w:lang w:eastAsia="he-IL"/>
          </w:rPr>
          <w:delText>יסוכמו בין המתכנן לרוכשים. המתכנן יתקשר עם הרוכש</w:delText>
        </w:r>
        <w:r w:rsidRPr="00B27B4C" w:rsidDel="00182945">
          <w:rPr>
            <w:rFonts w:ascii="Times New Roman" w:eastAsia="Times New Roman" w:hAnsi="Times New Roman" w:cs="David" w:hint="cs"/>
            <w:sz w:val="20"/>
            <w:szCs w:val="24"/>
            <w:rtl/>
            <w:lang w:eastAsia="he-IL"/>
          </w:rPr>
          <w:delText>ים</w:delText>
        </w:r>
        <w:r w:rsidRPr="00B27B4C" w:rsidDel="00182945">
          <w:rPr>
            <w:rFonts w:ascii="Times New Roman" w:eastAsia="Times New Roman" w:hAnsi="Times New Roman" w:cs="David"/>
            <w:sz w:val="20"/>
            <w:szCs w:val="24"/>
            <w:rtl/>
            <w:lang w:eastAsia="he-IL"/>
          </w:rPr>
          <w:delText xml:space="preserve"> בהסכם נפרד לתכנון השינויים. כל מחלוקת שתתעורר בין המתכנן לבין </w:delText>
        </w:r>
        <w:r w:rsidRPr="00B27B4C" w:rsidDel="00182945">
          <w:rPr>
            <w:rFonts w:ascii="Times New Roman" w:eastAsia="Times New Roman" w:hAnsi="Times New Roman" w:cs="David" w:hint="cs"/>
            <w:sz w:val="20"/>
            <w:szCs w:val="24"/>
            <w:rtl/>
            <w:lang w:eastAsia="he-IL"/>
          </w:rPr>
          <w:delText>ה</w:delText>
        </w:r>
        <w:r w:rsidRPr="00B27B4C" w:rsidDel="00182945">
          <w:rPr>
            <w:rFonts w:ascii="Times New Roman" w:eastAsia="Times New Roman" w:hAnsi="Times New Roman" w:cs="David"/>
            <w:sz w:val="20"/>
            <w:szCs w:val="24"/>
            <w:rtl/>
            <w:lang w:eastAsia="he-IL"/>
          </w:rPr>
          <w:delText>רוכש</w:delText>
        </w:r>
        <w:r w:rsidRPr="00B27B4C" w:rsidDel="00182945">
          <w:rPr>
            <w:rFonts w:ascii="Times New Roman" w:eastAsia="Times New Roman" w:hAnsi="Times New Roman" w:cs="David" w:hint="cs"/>
            <w:sz w:val="20"/>
            <w:szCs w:val="24"/>
            <w:rtl/>
            <w:lang w:eastAsia="he-IL"/>
          </w:rPr>
          <w:delText>ים</w:delText>
        </w:r>
        <w:r w:rsidRPr="00B27B4C" w:rsidDel="00182945">
          <w:rPr>
            <w:rFonts w:ascii="Times New Roman" w:eastAsia="Times New Roman" w:hAnsi="Times New Roman" w:cs="David"/>
            <w:sz w:val="20"/>
            <w:szCs w:val="24"/>
            <w:rtl/>
            <w:lang w:eastAsia="he-IL"/>
          </w:rPr>
          <w:delText xml:space="preserve"> בענ</w:delText>
        </w:r>
        <w:r w:rsidRPr="00B27B4C" w:rsidDel="00182945">
          <w:rPr>
            <w:rFonts w:ascii="Times New Roman" w:eastAsia="Times New Roman" w:hAnsi="Times New Roman" w:cs="David" w:hint="cs"/>
            <w:sz w:val="20"/>
            <w:szCs w:val="24"/>
            <w:rtl/>
            <w:lang w:eastAsia="he-IL"/>
          </w:rPr>
          <w:delText>י</w:delText>
        </w:r>
        <w:r w:rsidRPr="00B27B4C" w:rsidDel="00182945">
          <w:rPr>
            <w:rFonts w:ascii="Times New Roman" w:eastAsia="Times New Roman" w:hAnsi="Times New Roman" w:cs="David"/>
            <w:sz w:val="20"/>
            <w:szCs w:val="24"/>
            <w:rtl/>
            <w:lang w:eastAsia="he-IL"/>
          </w:rPr>
          <w:delText>ין קביעת מחיר השינויים</w:delText>
        </w:r>
        <w:r w:rsidRPr="00B27B4C" w:rsidDel="00182945">
          <w:rPr>
            <w:rFonts w:ascii="Times New Roman" w:eastAsia="Times New Roman" w:hAnsi="Times New Roman" w:cs="David" w:hint="cs"/>
            <w:sz w:val="20"/>
            <w:szCs w:val="24"/>
            <w:rtl/>
            <w:lang w:eastAsia="he-IL"/>
          </w:rPr>
          <w:delText>,</w:delText>
        </w:r>
        <w:r w:rsidRPr="00B27B4C" w:rsidDel="00182945">
          <w:rPr>
            <w:rFonts w:ascii="Times New Roman" w:eastAsia="Times New Roman" w:hAnsi="Times New Roman" w:cs="David"/>
            <w:sz w:val="20"/>
            <w:szCs w:val="24"/>
            <w:rtl/>
            <w:lang w:eastAsia="he-IL"/>
          </w:rPr>
          <w:delText xml:space="preserve"> תובא בפני המנהל והוא יהיה המוסמך להכריע בה.</w:delText>
        </w:r>
      </w:del>
    </w:p>
    <w:p w14:paraId="1537405A" w14:textId="77777777" w:rsidR="002419E5" w:rsidRDefault="002419E5">
      <w:pPr>
        <w:widowControl w:val="0"/>
        <w:spacing w:before="0" w:beforeAutospacing="0" w:after="240" w:afterAutospacing="0" w:line="240" w:lineRule="auto"/>
        <w:jc w:val="both"/>
        <w:rPr>
          <w:rFonts w:ascii="Times New Roman" w:eastAsia="Times New Roman" w:hAnsi="Times New Roman" w:cs="David"/>
          <w:sz w:val="20"/>
          <w:szCs w:val="24"/>
          <w:rtl/>
          <w:lang w:eastAsia="he-IL"/>
        </w:rPr>
        <w:pPrChange w:id="15" w:author="Meryl Etman" w:date="2024-01-03T17:35:00Z">
          <w:pPr>
            <w:widowControl w:val="0"/>
            <w:spacing w:before="0" w:beforeAutospacing="0" w:after="240" w:afterAutospacing="0" w:line="240" w:lineRule="auto"/>
            <w:ind w:left="794"/>
            <w:jc w:val="both"/>
          </w:pPr>
        </w:pPrChange>
      </w:pPr>
    </w:p>
    <w:p w14:paraId="03AC7DBD" w14:textId="77777777" w:rsidR="00B27B4C" w:rsidRDefault="00B27B4C" w:rsidP="001F4C64">
      <w:pPr>
        <w:widowControl w:val="0"/>
        <w:numPr>
          <w:ilvl w:val="0"/>
          <w:numId w:val="1"/>
        </w:numPr>
        <w:tabs>
          <w:tab w:val="clear" w:pos="360"/>
          <w:tab w:val="num" w:pos="368"/>
        </w:tabs>
        <w:spacing w:before="0" w:beforeAutospacing="0" w:after="240" w:afterAutospacing="0" w:line="240" w:lineRule="auto"/>
        <w:ind w:left="363" w:hanging="421"/>
        <w:jc w:val="both"/>
        <w:rPr>
          <w:rFonts w:ascii="Times New Roman" w:eastAsia="Times New Roman" w:hAnsi="Times New Roman" w:cs="David"/>
          <w:sz w:val="20"/>
          <w:szCs w:val="24"/>
          <w:lang w:eastAsia="he-IL"/>
        </w:rPr>
      </w:pPr>
      <w:r w:rsidRPr="00B27B4C">
        <w:rPr>
          <w:rFonts w:ascii="Times New Roman" w:eastAsia="Times New Roman" w:hAnsi="Times New Roman" w:cs="David"/>
          <w:bCs/>
          <w:sz w:val="20"/>
          <w:szCs w:val="24"/>
          <w:u w:val="single"/>
          <w:rtl/>
          <w:lang w:eastAsia="he-IL"/>
        </w:rPr>
        <w:t>אחריות וביטוח</w:t>
      </w:r>
    </w:p>
    <w:p w14:paraId="0B606240" w14:textId="77777777" w:rsidR="00013687" w:rsidRPr="00013687" w:rsidRDefault="00013687" w:rsidP="00013687">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0BA5F9A2" w14:textId="77777777" w:rsidR="00013687" w:rsidRPr="00013687" w:rsidRDefault="00013687" w:rsidP="00013687">
      <w:pPr>
        <w:pStyle w:val="af9"/>
        <w:numPr>
          <w:ilvl w:val="1"/>
          <w:numId w:val="1"/>
        </w:numPr>
        <w:ind w:right="0"/>
        <w:rPr>
          <w:rFonts w:eastAsia="Times New Roman" w:cs="David"/>
          <w:color w:val="auto"/>
          <w:szCs w:val="24"/>
        </w:rPr>
      </w:pPr>
      <w:r w:rsidRPr="00013687">
        <w:rPr>
          <w:rFonts w:eastAsia="Times New Roman" w:cs="David" w:hint="cs"/>
          <w:color w:val="auto"/>
          <w:szCs w:val="24"/>
          <w:rtl/>
        </w:rPr>
        <w:t xml:space="preserve">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מי מטעמו ו/או למתכנן ו/או לעובדיו ו/או לאדם אחר כלשהו, לגוף או לרכוש, בשל מעשה או מחדל של המתכנן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כל מי מטעמו בקשר עם ביצוע התחייבויותיו על פי חוזה זה. המתכנן פוטר את המזמין מכל אחריות בגין נזקים שייגרמו כאמור לעיל.</w:t>
      </w:r>
    </w:p>
    <w:p w14:paraId="79668128" w14:textId="77777777" w:rsidR="00013687" w:rsidRPr="00013687" w:rsidRDefault="00013687" w:rsidP="00013687">
      <w:pPr>
        <w:pStyle w:val="af9"/>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6C75DC68" w14:textId="77777777" w:rsidR="00013687" w:rsidRPr="00013687" w:rsidRDefault="00013687" w:rsidP="00013687">
      <w:pPr>
        <w:pStyle w:val="af9"/>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00956BCF" w14:textId="77777777" w:rsidR="00013687" w:rsidRDefault="00013687" w:rsidP="00013687">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7F559892" w14:textId="77777777" w:rsidR="00013687" w:rsidRPr="00013687" w:rsidRDefault="00013687" w:rsidP="00013687">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11CB17F9" w14:textId="77777777" w:rsidR="00E034F9" w:rsidRDefault="00E034F9" w:rsidP="00235529">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lastRenderedPageBreak/>
        <w:t xml:space="preserve">מבלי לגרוע מאחריות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00235529"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00235529"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37635EEF" w14:textId="77777777"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7A3DC87E" w14:textId="77777777" w:rsidR="00E034F9" w:rsidRDefault="00E034F9" w:rsidP="001B48D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להמציא לידי המזמין אישור עריכת ביטוח מעודכן, בגין חידוש תוקף ביטוחי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לתקופת ביטוח נוספת, ומידי תקופת ביטוח, כל עוד הסכם זה בתוקף או לתקופה מאוחרת יותר כמפורט בסעיף </w:t>
      </w:r>
      <w:r w:rsidR="00235529">
        <w:rPr>
          <w:rFonts w:ascii="Times New Roman" w:eastAsia="Times New Roman" w:hAnsi="Times New Roman" w:cs="David" w:hint="cs"/>
          <w:sz w:val="20"/>
          <w:szCs w:val="24"/>
          <w:rtl/>
          <w:lang w:eastAsia="he-IL"/>
        </w:rPr>
        <w:t xml:space="preserve">9.3 </w:t>
      </w:r>
      <w:r>
        <w:rPr>
          <w:rFonts w:ascii="Times New Roman" w:eastAsia="Times New Roman" w:hAnsi="Times New Roman" w:cs="David" w:hint="cs"/>
          <w:sz w:val="20"/>
          <w:szCs w:val="24"/>
          <w:rtl/>
          <w:lang w:eastAsia="he-IL"/>
        </w:rPr>
        <w:t>לעיל.</w:t>
      </w:r>
    </w:p>
    <w:p w14:paraId="2F418987" w14:textId="77777777"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0045CE59" w14:textId="77777777"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1109D8B1" w14:textId="77777777"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להתחייבויות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w:t>
      </w:r>
    </w:p>
    <w:p w14:paraId="41CAC629" w14:textId="77777777"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1B20DC29" w14:textId="77777777"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00235529" w:rsidRPr="00E034F9">
        <w:rPr>
          <w:rFonts w:ascii="Times New Roman" w:eastAsia="Times New Roman" w:hAnsi="Times New Roman" w:cs="David" w:hint="cs"/>
          <w:sz w:val="20"/>
          <w:szCs w:val="24"/>
          <w:rtl/>
          <w:lang w:eastAsia="he-IL"/>
        </w:rPr>
        <w:t>המתכנן</w:t>
      </w:r>
      <w:r w:rsid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לצורך מתן השירותים, ולא תהיה ל</w:t>
      </w:r>
      <w:r w:rsidR="00235529"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56AABE9A" w14:textId="77777777"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00235529" w:rsidRPr="00E034F9">
        <w:rPr>
          <w:rFonts w:ascii="Times New Roman" w:eastAsia="Times New Roman" w:hAnsi="Times New Roman" w:cs="David" w:hint="cs"/>
          <w:sz w:val="20"/>
          <w:szCs w:val="24"/>
          <w:rtl/>
          <w:lang w:eastAsia="he-IL"/>
        </w:rPr>
        <w:t>המתכנן</w:t>
      </w:r>
      <w:r w:rsid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יש צורך בעריכת ביטוחים נוספים או משלימים לביטוחי </w:t>
      </w:r>
      <w:r w:rsidR="00235529"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00235529" w:rsidRPr="00E034F9">
        <w:rPr>
          <w:rFonts w:ascii="Times New Roman" w:eastAsia="Times New Roman" w:hAnsi="Times New Roman" w:cs="David" w:hint="cs"/>
          <w:sz w:val="20"/>
          <w:szCs w:val="24"/>
          <w:rtl/>
          <w:lang w:eastAsia="he-IL"/>
        </w:rPr>
        <w:t>המתכנן</w:t>
      </w:r>
      <w:r w:rsid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לערוך ולקיים את הביטוחים הנוספים או המשלימים כאמור. </w:t>
      </w:r>
    </w:p>
    <w:p w14:paraId="6F5EEC24" w14:textId="77777777"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00235529"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279604E2" w14:textId="77777777" w:rsidR="00E034F9" w:rsidRDefault="00E034F9" w:rsidP="006B5833">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00235529"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00235529" w:rsidRPr="00E034F9">
        <w:rPr>
          <w:rFonts w:ascii="Times New Roman" w:eastAsia="Times New Roman" w:hAnsi="Times New Roman" w:cs="David" w:hint="cs"/>
          <w:sz w:val="20"/>
          <w:szCs w:val="24"/>
          <w:rtl/>
          <w:lang w:eastAsia="he-IL"/>
        </w:rPr>
        <w:t>המתכנן</w:t>
      </w:r>
      <w:r w:rsid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לדאוג, כי בידי קבלני המשנה פוליסות ביטוח, בהתאם לתנאים ולסכומים הנדרשים על פי הסכם זה. לחלופין, </w:t>
      </w:r>
      <w:r w:rsidR="006B5833">
        <w:rPr>
          <w:rFonts w:ascii="Times New Roman" w:eastAsia="Times New Roman" w:hAnsi="Times New Roman" w:cs="David" w:hint="cs"/>
          <w:sz w:val="20"/>
          <w:szCs w:val="24"/>
          <w:rtl/>
          <w:lang w:eastAsia="he-IL"/>
        </w:rPr>
        <w:t xml:space="preserve">למתכנן </w:t>
      </w:r>
      <w:r>
        <w:rPr>
          <w:rFonts w:ascii="Times New Roman" w:eastAsia="Times New Roman" w:hAnsi="Times New Roman" w:cs="David" w:hint="cs"/>
          <w:sz w:val="20"/>
          <w:szCs w:val="24"/>
          <w:rtl/>
          <w:lang w:eastAsia="he-IL"/>
        </w:rPr>
        <w:t xml:space="preserve">נתונה הרשות לכלול את קבלני המשנה בשם המבוטח במסגרת ביטוחי </w:t>
      </w:r>
      <w:r w:rsidR="00235529"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414629D8" w14:textId="77777777"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תחול האחריות לשפות את המזמין בגין כל אובדן או נזק שייגרם, במישרין או בעקיפין, עקב שירותים שניתנו או אמורים היו להינתן על ידי קבלן המשנה כאמור, אם </w:t>
      </w:r>
      <w:r>
        <w:rPr>
          <w:rFonts w:ascii="Times New Roman" w:eastAsia="Times New Roman" w:hAnsi="Times New Roman" w:cs="David" w:hint="cs"/>
          <w:sz w:val="20"/>
          <w:szCs w:val="24"/>
          <w:rtl/>
          <w:lang w:eastAsia="he-IL"/>
        </w:rPr>
        <w:lastRenderedPageBreak/>
        <w:t>ייגרם, בין אם אובדן או נזק כאמור מכוסה במי מהפוליסות דלעיל ובין אם לאו.</w:t>
      </w:r>
    </w:p>
    <w:p w14:paraId="3BC011D8" w14:textId="77777777"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52796528" w14:textId="77777777" w:rsidR="00E034F9" w:rsidRDefault="0023552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sidR="00E034F9">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w:t>
      </w:r>
      <w:r w:rsidR="006B5833">
        <w:rPr>
          <w:rFonts w:ascii="Times New Roman" w:eastAsia="Times New Roman" w:hAnsi="Times New Roman" w:cs="David" w:hint="cs"/>
          <w:sz w:val="20"/>
          <w:szCs w:val="24"/>
          <w:rtl/>
          <w:lang w:eastAsia="he-IL"/>
        </w:rPr>
        <w:t>המתכנן</w:t>
      </w:r>
      <w:r w:rsidR="00E034F9">
        <w:rPr>
          <w:rFonts w:ascii="Times New Roman" w:eastAsia="Times New Roman" w:hAnsi="Times New Roman" w:cs="David" w:hint="cs"/>
          <w:sz w:val="20"/>
          <w:szCs w:val="24"/>
          <w:rtl/>
          <w:lang w:eastAsia="he-IL"/>
        </w:rPr>
        <w:t xml:space="preserve">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sidR="00E034F9">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162A99A2" w14:textId="77777777" w:rsidR="00B27B4C" w:rsidRPr="00A42052" w:rsidRDefault="00B27B4C" w:rsidP="00A4205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7B54971E"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אספקת תכניות</w:t>
      </w:r>
    </w:p>
    <w:p w14:paraId="77364DB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בכל עת במהלך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וכן בתקופת הבדק של העבודות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w:t>
      </w:r>
      <w:proofErr w:type="spellStart"/>
      <w:r w:rsidRPr="00B27B4C">
        <w:rPr>
          <w:rFonts w:ascii="Times New Roman" w:eastAsia="Times New Roman" w:hAnsi="Times New Roman" w:cs="David"/>
          <w:sz w:val="20"/>
          <w:szCs w:val="24"/>
          <w:rtl/>
          <w:lang w:eastAsia="he-IL"/>
        </w:rPr>
        <w:t>המצ"ב</w:t>
      </w:r>
      <w:proofErr w:type="spellEnd"/>
      <w:r w:rsidRPr="00B27B4C">
        <w:rPr>
          <w:rFonts w:ascii="Times New Roman" w:eastAsia="Times New Roman" w:hAnsi="Times New Roman" w:cs="David"/>
          <w:sz w:val="20"/>
          <w:szCs w:val="24"/>
          <w:rtl/>
          <w:lang w:eastAsia="he-IL"/>
        </w:rPr>
        <w:t xml:space="preserve"> כנספח </w:t>
      </w:r>
      <w:r w:rsidRPr="00B27B4C">
        <w:rPr>
          <w:rFonts w:ascii="Times New Roman" w:eastAsia="Times New Roman" w:hAnsi="Times New Roman" w:cs="David"/>
          <w:b/>
          <w:bCs/>
          <w:sz w:val="20"/>
          <w:szCs w:val="24"/>
          <w:rtl/>
          <w:lang w:eastAsia="he-IL"/>
        </w:rPr>
        <w:t>ח'</w:t>
      </w:r>
      <w:r w:rsidRPr="00B27B4C">
        <w:rPr>
          <w:rFonts w:ascii="Times New Roman" w:eastAsia="Times New Roman" w:hAnsi="Times New Roman" w:cs="David"/>
          <w:sz w:val="20"/>
          <w:szCs w:val="24"/>
          <w:rtl/>
          <w:lang w:eastAsia="he-IL"/>
        </w:rPr>
        <w:t xml:space="preserve"> לחוזה זה, ובמידה והדרישה מתייחסת לתכניות שאינ</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 xml:space="preserve"> בידו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יערכ</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 xml:space="preserve"> המתכנן בהקדם האפשרי וימסר</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 xml:space="preserve"> למזמין.</w:t>
      </w:r>
    </w:p>
    <w:p w14:paraId="79511E9A"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עם גמר שרותי </w:t>
      </w:r>
      <w:r w:rsidRPr="00B27B4C">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הסופי בשטח </w:t>
      </w:r>
      <w:r w:rsidRPr="00B27B4C">
        <w:rPr>
          <w:rFonts w:ascii="Times New Roman" w:eastAsia="Times New Roman" w:hAnsi="Times New Roman" w:cs="David"/>
          <w:color w:val="000000"/>
          <w:sz w:val="20"/>
          <w:szCs w:val="24"/>
          <w:lang w:eastAsia="he-IL"/>
        </w:rPr>
        <w:t>(AS MADE)</w:t>
      </w:r>
      <w:r w:rsidRPr="00B27B4C">
        <w:rPr>
          <w:rFonts w:ascii="Times New Roman" w:eastAsia="Times New Roman" w:hAnsi="Times New Roman" w:cs="David"/>
          <w:sz w:val="20"/>
          <w:szCs w:val="24"/>
          <w:rtl/>
          <w:lang w:eastAsia="he-IL"/>
        </w:rPr>
        <w:t xml:space="preserve">, למעט שינויי דיירים, </w:t>
      </w:r>
      <w:r w:rsidRPr="00B27B4C">
        <w:rPr>
          <w:rFonts w:ascii="Times New Roman" w:eastAsia="Times New Roman" w:hAnsi="Times New Roman" w:cs="David" w:hint="cs"/>
          <w:sz w:val="20"/>
          <w:szCs w:val="24"/>
          <w:rtl/>
          <w:lang w:eastAsia="he-IL"/>
        </w:rPr>
        <w:t xml:space="preserve">וקבצים </w:t>
      </w:r>
      <w:r w:rsidRPr="00B27B4C">
        <w:rPr>
          <w:rFonts w:ascii="Times New Roman" w:eastAsia="Times New Roman" w:hAnsi="Times New Roman" w:cs="David"/>
          <w:sz w:val="20"/>
          <w:szCs w:val="24"/>
          <w:rtl/>
          <w:lang w:eastAsia="he-IL"/>
        </w:rPr>
        <w:t>המכילים את התכנון במדיה ממוחשבת.</w:t>
      </w:r>
    </w:p>
    <w:p w14:paraId="380FFD25"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B27B4C">
        <w:rPr>
          <w:rFonts w:ascii="Times New Roman" w:eastAsia="Times New Roman" w:hAnsi="Times New Roman" w:cs="David" w:hint="cs"/>
          <w:sz w:val="20"/>
          <w:szCs w:val="24"/>
          <w:rtl/>
          <w:lang w:eastAsia="he-IL"/>
        </w:rPr>
        <w:t>הקבצים</w:t>
      </w:r>
      <w:r w:rsidRPr="00B27B4C">
        <w:rPr>
          <w:rFonts w:ascii="Times New Roman" w:eastAsia="Times New Roman" w:hAnsi="Times New Roman" w:cs="David"/>
          <w:sz w:val="20"/>
          <w:szCs w:val="24"/>
          <w:rtl/>
          <w:lang w:eastAsia="he-IL"/>
        </w:rPr>
        <w:t xml:space="preserve"> כשה</w:t>
      </w:r>
      <w:r w:rsidRPr="00B27B4C">
        <w:rPr>
          <w:rFonts w:ascii="Times New Roman" w:eastAsia="Times New Roman" w:hAnsi="Times New Roman" w:cs="David" w:hint="cs"/>
          <w:sz w:val="20"/>
          <w:szCs w:val="24"/>
          <w:rtl/>
          <w:lang w:eastAsia="he-IL"/>
        </w:rPr>
        <w:t>ם</w:t>
      </w:r>
      <w:r w:rsidRPr="00B27B4C">
        <w:rPr>
          <w:rFonts w:ascii="Times New Roman" w:eastAsia="Times New Roman" w:hAnsi="Times New Roman" w:cs="David"/>
          <w:sz w:val="20"/>
          <w:szCs w:val="24"/>
          <w:rtl/>
          <w:lang w:eastAsia="he-IL"/>
        </w:rPr>
        <w:t xml:space="preserve"> מעודכנ</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עד לתאריך הבאת החוזה לידי גמר, או עד לתאריך ביטולו, </w:t>
      </w:r>
      <w:proofErr w:type="spellStart"/>
      <w:r w:rsidRPr="00B27B4C">
        <w:rPr>
          <w:rFonts w:ascii="Times New Roman" w:eastAsia="Times New Roman" w:hAnsi="Times New Roman" w:cs="David"/>
          <w:sz w:val="20"/>
          <w:szCs w:val="24"/>
          <w:rtl/>
          <w:lang w:eastAsia="he-IL"/>
        </w:rPr>
        <w:t>הכל</w:t>
      </w:r>
      <w:proofErr w:type="spellEnd"/>
      <w:r w:rsidRPr="00B27B4C">
        <w:rPr>
          <w:rFonts w:ascii="Times New Roman" w:eastAsia="Times New Roman" w:hAnsi="Times New Roman" w:cs="David"/>
          <w:sz w:val="20"/>
          <w:szCs w:val="24"/>
          <w:rtl/>
          <w:lang w:eastAsia="he-IL"/>
        </w:rPr>
        <w:t xml:space="preserve"> לפי העניין.</w:t>
      </w:r>
    </w:p>
    <w:p w14:paraId="586F5061"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416B6E35"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המתכנן לא יהיה זכאי לכל תשלום נוסף בעד תכניות שימסור למזמין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סעיף 10 זה.</w:t>
      </w:r>
    </w:p>
    <w:p w14:paraId="516FC058"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זכות הקניין בכל התכניות שייכת למזמין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ובלבד ששולם שכר המתכנן בהתאם להוראות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4732C8AF" w14:textId="77777777" w:rsidR="00B27B4C" w:rsidRPr="00B27B4C" w:rsidRDefault="00B27B4C" w:rsidP="00B27B4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מעמד המתכנן</w:t>
      </w:r>
    </w:p>
    <w:p w14:paraId="0249BDD1"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color w:val="000000"/>
          <w:sz w:val="24"/>
          <w:szCs w:val="24"/>
          <w:rtl/>
          <w:lang w:eastAsia="he-IL"/>
        </w:rPr>
        <w:t>מוסכם ומובהר על ידי הצדדים לחוזה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B27B4C">
        <w:rPr>
          <w:rFonts w:ascii="Times New Roman" w:eastAsia="Times New Roman" w:hAnsi="Times New Roman" w:cs="David" w:hint="cs"/>
          <w:sz w:val="20"/>
          <w:szCs w:val="24"/>
          <w:rtl/>
          <w:lang w:eastAsia="he-IL"/>
        </w:rPr>
        <w:t xml:space="preserve"> של המתכנן</w:t>
      </w:r>
      <w:r w:rsidRPr="00B27B4C">
        <w:rPr>
          <w:rFonts w:ascii="Times New Roman" w:eastAsia="Times New Roman" w:hAnsi="Times New Roman" w:cs="David"/>
          <w:sz w:val="20"/>
          <w:szCs w:val="24"/>
          <w:rtl/>
          <w:lang w:eastAsia="he-IL"/>
        </w:rPr>
        <w:t>.</w:t>
      </w:r>
    </w:p>
    <w:p w14:paraId="62039F0A"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אין ולא יהיו יחסי עובד-מעביד בין המזמין ובין </w:t>
      </w:r>
      <w:r w:rsidRPr="00B27B4C">
        <w:rPr>
          <w:rFonts w:ascii="Times New Roman" w:eastAsia="Times New Roman" w:hAnsi="Times New Roman" w:cs="David"/>
          <w:color w:val="000000"/>
          <w:sz w:val="24"/>
          <w:szCs w:val="24"/>
          <w:rtl/>
          <w:lang w:eastAsia="he-IL"/>
        </w:rPr>
        <w:t xml:space="preserve">המתכנן ו/או </w:t>
      </w:r>
      <w:r w:rsidRPr="00B27B4C">
        <w:rPr>
          <w:rFonts w:ascii="Times New Roman" w:eastAsia="Times New Roman" w:hAnsi="Times New Roman" w:cs="David" w:hint="cs"/>
          <w:color w:val="000000"/>
          <w:sz w:val="24"/>
          <w:szCs w:val="24"/>
          <w:rtl/>
          <w:lang w:eastAsia="he-IL"/>
        </w:rPr>
        <w:t>מי מטעמו ו</w:t>
      </w:r>
      <w:r w:rsidRPr="00B27B4C">
        <w:rPr>
          <w:rFonts w:ascii="Times New Roman" w:eastAsia="Times New Roman" w:hAnsi="Times New Roman" w:cs="David"/>
          <w:color w:val="000000"/>
          <w:sz w:val="24"/>
          <w:szCs w:val="24"/>
          <w:rtl/>
          <w:lang w:eastAsia="he-IL"/>
        </w:rPr>
        <w:t xml:space="preserve">בין המזמין לבין עובדי </w:t>
      </w:r>
      <w:r w:rsidRPr="00B27B4C">
        <w:rPr>
          <w:rFonts w:ascii="Times New Roman" w:eastAsia="Times New Roman" w:hAnsi="Times New Roman" w:cs="David" w:hint="cs"/>
          <w:color w:val="000000"/>
          <w:sz w:val="24"/>
          <w:szCs w:val="24"/>
          <w:rtl/>
          <w:lang w:eastAsia="he-IL"/>
        </w:rPr>
        <w:t xml:space="preserve"> המתכנן ו/או מי מטעמיהם</w:t>
      </w:r>
      <w:r w:rsidRPr="00B27B4C">
        <w:rPr>
          <w:rFonts w:ascii="Times New Roman" w:eastAsia="Times New Roman" w:hAnsi="Times New Roman" w:cs="David"/>
          <w:color w:val="000000"/>
          <w:sz w:val="24"/>
          <w:szCs w:val="24"/>
          <w:rtl/>
          <w:lang w:eastAsia="he-IL"/>
        </w:rPr>
        <w:t xml:space="preserve"> </w:t>
      </w:r>
      <w:r w:rsidRPr="00B27B4C">
        <w:rPr>
          <w:rFonts w:ascii="Times New Roman" w:eastAsia="Times New Roman" w:hAnsi="Times New Roman" w:cs="David"/>
          <w:sz w:val="20"/>
          <w:szCs w:val="24"/>
          <w:rtl/>
          <w:lang w:eastAsia="he-IL"/>
        </w:rPr>
        <w:t>ואין בהוראות חוזה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כדי ליצור בין המתכנן ו/או מי מעובדיו</w:t>
      </w:r>
      <w:r w:rsidRPr="00B27B4C">
        <w:rPr>
          <w:rFonts w:ascii="Times New Roman" w:eastAsia="Times New Roman" w:hAnsi="Times New Roman" w:cs="David" w:hint="cs"/>
          <w:sz w:val="20"/>
          <w:szCs w:val="24"/>
          <w:rtl/>
          <w:lang w:eastAsia="he-IL"/>
        </w:rPr>
        <w:t xml:space="preserve"> ו/או מי מטעמו</w:t>
      </w:r>
      <w:r w:rsidRPr="00B27B4C">
        <w:rPr>
          <w:rFonts w:ascii="Times New Roman" w:eastAsia="Times New Roman" w:hAnsi="Times New Roman" w:cs="David"/>
          <w:sz w:val="20"/>
          <w:szCs w:val="24"/>
          <w:rtl/>
          <w:lang w:eastAsia="he-IL"/>
        </w:rPr>
        <w:t xml:space="preserve"> לבין המזמין ו/או המנהל ו/או מי מטעמו יחסי עובד מעביד</w:t>
      </w:r>
      <w:r w:rsidRPr="00B27B4C">
        <w:rPr>
          <w:rFonts w:ascii="Times New Roman" w:eastAsia="Times New Roman" w:hAnsi="Times New Roman" w:cs="David"/>
          <w:color w:val="000000"/>
          <w:sz w:val="24"/>
          <w:szCs w:val="24"/>
          <w:rtl/>
          <w:lang w:eastAsia="he-IL"/>
        </w:rPr>
        <w:t>, לכל ענין ודבר. בכלל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מוסכם ומובהר בין הצדדים</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B27B4C">
        <w:rPr>
          <w:rFonts w:ascii="Times New Roman" w:eastAsia="Times New Roman" w:hAnsi="Times New Roman" w:cs="David" w:hint="cs"/>
          <w:color w:val="000000"/>
          <w:sz w:val="24"/>
          <w:szCs w:val="24"/>
          <w:rtl/>
          <w:lang w:eastAsia="he-IL"/>
        </w:rPr>
        <w:t>ל פ</w:t>
      </w:r>
      <w:r w:rsidRPr="00B27B4C">
        <w:rPr>
          <w:rFonts w:ascii="Times New Roman" w:eastAsia="Times New Roman" w:hAnsi="Times New Roman" w:cs="David"/>
          <w:color w:val="000000"/>
          <w:sz w:val="24"/>
          <w:szCs w:val="24"/>
          <w:rtl/>
          <w:lang w:eastAsia="he-IL"/>
        </w:rPr>
        <w:t xml:space="preserve">י הדין ו/או </w:t>
      </w:r>
      <w:proofErr w:type="spellStart"/>
      <w:r w:rsidRPr="00B27B4C">
        <w:rPr>
          <w:rFonts w:ascii="Times New Roman" w:eastAsia="Times New Roman" w:hAnsi="Times New Roman" w:cs="David"/>
          <w:color w:val="000000"/>
          <w:sz w:val="24"/>
          <w:szCs w:val="24"/>
          <w:rtl/>
          <w:lang w:eastAsia="he-IL"/>
        </w:rPr>
        <w:t>מכח</w:t>
      </w:r>
      <w:proofErr w:type="spellEnd"/>
      <w:r w:rsidRPr="00B27B4C">
        <w:rPr>
          <w:rFonts w:ascii="Times New Roman" w:eastAsia="Times New Roman" w:hAnsi="Times New Roman" w:cs="David"/>
          <w:color w:val="000000"/>
          <w:sz w:val="24"/>
          <w:szCs w:val="24"/>
          <w:rtl/>
          <w:lang w:eastAsia="he-IL"/>
        </w:rPr>
        <w:t xml:space="preserve"> צו הרחבה ו/או </w:t>
      </w:r>
      <w:proofErr w:type="spellStart"/>
      <w:r w:rsidRPr="00B27B4C">
        <w:rPr>
          <w:rFonts w:ascii="Times New Roman" w:eastAsia="Times New Roman" w:hAnsi="Times New Roman" w:cs="David"/>
          <w:color w:val="000000"/>
          <w:sz w:val="24"/>
          <w:szCs w:val="24"/>
          <w:rtl/>
          <w:lang w:eastAsia="he-IL"/>
        </w:rPr>
        <w:t>מכח</w:t>
      </w:r>
      <w:proofErr w:type="spellEnd"/>
      <w:r w:rsidRPr="00B27B4C">
        <w:rPr>
          <w:rFonts w:ascii="Times New Roman" w:eastAsia="Times New Roman" w:hAnsi="Times New Roman" w:cs="David"/>
          <w:color w:val="000000"/>
          <w:sz w:val="24"/>
          <w:szCs w:val="24"/>
          <w:rtl/>
          <w:lang w:eastAsia="he-IL"/>
        </w:rPr>
        <w:t xml:space="preserve"> הסכם כלשהו על </w:t>
      </w:r>
      <w:r w:rsidRPr="00B27B4C">
        <w:rPr>
          <w:rFonts w:ascii="Times New Roman" w:eastAsia="Times New Roman" w:hAnsi="Times New Roman" w:cs="David"/>
          <w:color w:val="000000"/>
          <w:sz w:val="24"/>
          <w:szCs w:val="24"/>
          <w:rtl/>
          <w:lang w:eastAsia="he-IL"/>
        </w:rPr>
        <w:lastRenderedPageBreak/>
        <w:t>עובד</w:t>
      </w:r>
      <w:r w:rsidRPr="00B27B4C">
        <w:rPr>
          <w:rFonts w:ascii="Times New Roman" w:eastAsia="Times New Roman" w:hAnsi="Times New Roman" w:cs="David" w:hint="cs"/>
          <w:sz w:val="20"/>
          <w:szCs w:val="24"/>
          <w:rtl/>
          <w:lang w:eastAsia="he-IL"/>
        </w:rPr>
        <w:t>.</w:t>
      </w:r>
    </w:p>
    <w:p w14:paraId="3FF9319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color w:val="000000"/>
          <w:sz w:val="24"/>
          <w:szCs w:val="24"/>
          <w:rtl/>
          <w:lang w:eastAsia="he-IL"/>
        </w:rPr>
        <w:t>מוסכם בזה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המתכנן ו/או עובדיו</w:t>
      </w:r>
      <w:r w:rsidRPr="00B27B4C">
        <w:rPr>
          <w:rFonts w:ascii="Times New Roman" w:eastAsia="Times New Roman" w:hAnsi="Times New Roman" w:cs="David" w:hint="cs"/>
          <w:color w:val="000000"/>
          <w:sz w:val="24"/>
          <w:szCs w:val="24"/>
          <w:rtl/>
          <w:lang w:eastAsia="he-IL"/>
        </w:rPr>
        <w:t xml:space="preserve"> ו/או </w:t>
      </w:r>
      <w:proofErr w:type="spellStart"/>
      <w:r w:rsidRPr="00B27B4C">
        <w:rPr>
          <w:rFonts w:ascii="Times New Roman" w:eastAsia="Times New Roman" w:hAnsi="Times New Roman" w:cs="David" w:hint="cs"/>
          <w:color w:val="000000"/>
          <w:sz w:val="24"/>
          <w:szCs w:val="24"/>
          <w:rtl/>
          <w:lang w:eastAsia="he-IL"/>
        </w:rPr>
        <w:t>שלוחיו</w:t>
      </w:r>
      <w:proofErr w:type="spellEnd"/>
      <w:r w:rsidRPr="00B27B4C">
        <w:rPr>
          <w:rFonts w:ascii="Times New Roman" w:eastAsia="Times New Roman" w:hAnsi="Times New Roman" w:cs="David" w:hint="cs"/>
          <w:color w:val="000000"/>
          <w:sz w:val="24"/>
          <w:szCs w:val="24"/>
          <w:rtl/>
          <w:lang w:eastAsia="he-IL"/>
        </w:rPr>
        <w:t xml:space="preserve"> ו/או אחר מטעמו או מטעמם של אלו</w:t>
      </w:r>
      <w:r w:rsidRPr="00B27B4C">
        <w:rPr>
          <w:rFonts w:ascii="Times New Roman" w:eastAsia="Times New Roman" w:hAnsi="Times New Roman" w:cs="David"/>
          <w:color w:val="000000"/>
          <w:sz w:val="24"/>
          <w:szCs w:val="24"/>
          <w:rtl/>
          <w:lang w:eastAsia="he-IL"/>
        </w:rPr>
        <w:t xml:space="preserve"> מוותרים על כל טענות ו/או</w:t>
      </w:r>
      <w:r w:rsidRPr="00B27B4C">
        <w:rPr>
          <w:rFonts w:ascii="Times New Roman" w:eastAsia="Times New Roman" w:hAnsi="Times New Roman" w:cs="David" w:hint="cs"/>
          <w:color w:val="000000"/>
          <w:sz w:val="24"/>
          <w:szCs w:val="24"/>
          <w:rtl/>
          <w:lang w:eastAsia="he-IL"/>
        </w:rPr>
        <w:t xml:space="preserve"> דרישות ו/או תלונות ו/או</w:t>
      </w:r>
      <w:r w:rsidRPr="00B27B4C">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55F0D22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 ומתחייב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w:t>
      </w:r>
      <w:proofErr w:type="spellStart"/>
      <w:r w:rsidRPr="00B27B4C">
        <w:rPr>
          <w:rFonts w:ascii="Times New Roman" w:eastAsia="Times New Roman" w:hAnsi="Times New Roman" w:cs="David"/>
          <w:sz w:val="20"/>
          <w:szCs w:val="24"/>
          <w:rtl/>
          <w:lang w:eastAsia="he-IL"/>
        </w:rPr>
        <w:t>ישא</w:t>
      </w:r>
      <w:proofErr w:type="spellEnd"/>
      <w:r w:rsidRPr="00B27B4C">
        <w:rPr>
          <w:rFonts w:ascii="Times New Roman" w:eastAsia="Times New Roman" w:hAnsi="Times New Roman" w:cs="David"/>
          <w:sz w:val="20"/>
          <w:szCs w:val="24"/>
          <w:rtl/>
          <w:lang w:eastAsia="he-IL"/>
        </w:rPr>
        <w:t xml:space="preserve"> לבדו </w:t>
      </w:r>
      <w:r w:rsidRPr="00B27B4C">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B27B4C">
        <w:rPr>
          <w:rFonts w:ascii="Times New Roman" w:eastAsia="Times New Roman" w:hAnsi="Times New Roman" w:cs="David" w:hint="cs"/>
          <w:color w:val="000000"/>
          <w:sz w:val="24"/>
          <w:szCs w:val="24"/>
          <w:rtl/>
          <w:lang w:eastAsia="he-IL"/>
        </w:rPr>
        <w:t>ל פי</w:t>
      </w:r>
      <w:r w:rsidRPr="00B27B4C">
        <w:rPr>
          <w:rFonts w:ascii="Times New Roman" w:eastAsia="Times New Roman" w:hAnsi="Times New Roman" w:cs="David"/>
          <w:color w:val="000000"/>
          <w:sz w:val="24"/>
          <w:szCs w:val="24"/>
          <w:rtl/>
          <w:lang w:eastAsia="he-IL"/>
        </w:rPr>
        <w:t xml:space="preserve"> חוזה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ובכלל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sz w:val="20"/>
          <w:szCs w:val="24"/>
          <w:rtl/>
          <w:lang w:eastAsia="he-IL"/>
        </w:rPr>
        <w:t xml:space="preserve"> תשלומי מס הכנסה והב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טוח הלאומי שהוא חב בגין מתן שרותי המתכנן.</w:t>
      </w:r>
    </w:p>
    <w:p w14:paraId="12BB5A58"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טוח לאומי, תשלומים לקרנות איגודים מקצוע</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3885A79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B27B4C">
        <w:rPr>
          <w:rFonts w:ascii="Times New Roman" w:eastAsia="Times New Roman" w:hAnsi="Times New Roman" w:cs="David"/>
          <w:color w:val="000000"/>
          <w:sz w:val="24"/>
          <w:szCs w:val="24"/>
          <w:rtl/>
          <w:lang w:eastAsia="he-IL"/>
        </w:rPr>
        <w:t>מבלי לגרוע מ</w:t>
      </w:r>
      <w:r w:rsidRPr="00B27B4C">
        <w:rPr>
          <w:rFonts w:ascii="Times New Roman" w:eastAsia="Times New Roman" w:hAnsi="Times New Roman" w:cs="David" w:hint="cs"/>
          <w:color w:val="000000"/>
          <w:sz w:val="24"/>
          <w:szCs w:val="24"/>
          <w:rtl/>
          <w:lang w:eastAsia="he-IL"/>
        </w:rPr>
        <w:t xml:space="preserve">כלליות </w:t>
      </w:r>
      <w:r w:rsidRPr="00B27B4C">
        <w:rPr>
          <w:rFonts w:ascii="Times New Roman" w:eastAsia="Times New Roman" w:hAnsi="Times New Roman" w:cs="David"/>
          <w:color w:val="000000"/>
          <w:sz w:val="24"/>
          <w:szCs w:val="24"/>
          <w:rtl/>
          <w:lang w:eastAsia="he-IL"/>
        </w:rPr>
        <w:t>האמור לעיל, המתכנן מצהיר ומתחייב</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אם י</w:t>
      </w:r>
      <w:r w:rsidRPr="00B27B4C">
        <w:rPr>
          <w:rFonts w:ascii="Times New Roman" w:eastAsia="Times New Roman" w:hAnsi="Times New Roman" w:cs="David" w:hint="cs"/>
          <w:color w:val="000000"/>
          <w:sz w:val="24"/>
          <w:szCs w:val="24"/>
          <w:rtl/>
          <w:lang w:eastAsia="he-IL"/>
        </w:rPr>
        <w:t>י</w:t>
      </w:r>
      <w:r w:rsidRPr="00B27B4C">
        <w:rPr>
          <w:rFonts w:ascii="Times New Roman" w:eastAsia="Times New Roman" w:hAnsi="Times New Roman" w:cs="David"/>
          <w:color w:val="000000"/>
          <w:sz w:val="24"/>
          <w:szCs w:val="24"/>
          <w:rtl/>
          <w:lang w:eastAsia="he-IL"/>
        </w:rPr>
        <w:t>דרש המזמין על ידי המתכנן ו/או על ידי מי מ</w:t>
      </w:r>
      <w:r w:rsidRPr="00B27B4C">
        <w:rPr>
          <w:rFonts w:ascii="Times New Roman" w:eastAsia="Times New Roman" w:hAnsi="Times New Roman" w:cs="David" w:hint="cs"/>
          <w:color w:val="000000"/>
          <w:sz w:val="24"/>
          <w:szCs w:val="24"/>
          <w:rtl/>
          <w:lang w:eastAsia="he-IL"/>
        </w:rPr>
        <w:t>שלוחיו ו/או עובדיו</w:t>
      </w:r>
      <w:r w:rsidRPr="00B27B4C">
        <w:rPr>
          <w:rFonts w:ascii="Times New Roman" w:eastAsia="Times New Roman" w:hAnsi="Times New Roman" w:cs="David"/>
          <w:color w:val="000000"/>
          <w:sz w:val="24"/>
          <w:szCs w:val="24"/>
          <w:rtl/>
          <w:lang w:eastAsia="he-IL"/>
        </w:rPr>
        <w:t xml:space="preserve"> ו/או</w:t>
      </w:r>
      <w:r w:rsidRPr="00B27B4C">
        <w:rPr>
          <w:rFonts w:ascii="Times New Roman" w:eastAsia="Times New Roman" w:hAnsi="Times New Roman" w:cs="David" w:hint="cs"/>
          <w:color w:val="000000"/>
          <w:sz w:val="24"/>
          <w:szCs w:val="24"/>
          <w:rtl/>
          <w:lang w:eastAsia="he-IL"/>
        </w:rPr>
        <w:t xml:space="preserve"> אחר מטעמו ו/או</w:t>
      </w:r>
      <w:r w:rsidRPr="00B27B4C">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B27B4C">
        <w:rPr>
          <w:rFonts w:ascii="Times New Roman" w:eastAsia="Times New Roman" w:hAnsi="Times New Roman" w:cs="David" w:hint="cs"/>
          <w:color w:val="000000"/>
          <w:sz w:val="24"/>
          <w:szCs w:val="24"/>
          <w:rtl/>
          <w:lang w:eastAsia="he-IL"/>
        </w:rPr>
        <w:t xml:space="preserve"> ו/או פיצוי ו/או שיפוי</w:t>
      </w:r>
      <w:r w:rsidRPr="00B27B4C">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B27B4C">
        <w:rPr>
          <w:rFonts w:ascii="Times New Roman" w:eastAsia="Times New Roman" w:hAnsi="Times New Roman" w:cs="David" w:hint="cs"/>
          <w:color w:val="000000"/>
          <w:sz w:val="24"/>
          <w:szCs w:val="24"/>
          <w:rtl/>
          <w:lang w:eastAsia="he-IL"/>
        </w:rPr>
        <w:t xml:space="preserve"> ו/או פיצוי ו/או שיפוי</w:t>
      </w:r>
      <w:r w:rsidRPr="00B27B4C">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B27B4C">
        <w:rPr>
          <w:rFonts w:ascii="Times New Roman" w:eastAsia="Times New Roman" w:hAnsi="Times New Roman" w:cs="David" w:hint="cs"/>
          <w:color w:val="000000"/>
          <w:sz w:val="24"/>
          <w:szCs w:val="24"/>
          <w:rtl/>
          <w:lang w:eastAsia="he-IL"/>
        </w:rPr>
        <w:t xml:space="preserve"> ו/או פיצוי ו/או שיפוי</w:t>
      </w:r>
      <w:r w:rsidRPr="00B27B4C">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ייחשב </w:t>
      </w:r>
      <w:r w:rsidRPr="00B27B4C">
        <w:rPr>
          <w:rFonts w:ascii="Times New Roman" w:eastAsia="Times New Roman" w:hAnsi="Times New Roman" w:cs="David" w:hint="cs"/>
          <w:color w:val="000000"/>
          <w:sz w:val="24"/>
          <w:szCs w:val="24"/>
          <w:rtl/>
          <w:lang w:eastAsia="he-IL"/>
        </w:rPr>
        <w:t>כ</w:t>
      </w:r>
      <w:r w:rsidRPr="00B27B4C">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7A7AA8C9" w14:textId="77777777" w:rsidR="008D7965"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color w:val="000000"/>
          <w:sz w:val="24"/>
          <w:szCs w:val="24"/>
          <w:rtl/>
          <w:lang w:eastAsia="he-IL"/>
        </w:rPr>
        <w:t>בשים לב לאמור לעיל, אם יקבע פורום מוסמך כלשהו</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B27B4C">
        <w:rPr>
          <w:rFonts w:ascii="Times New Roman" w:eastAsia="Times New Roman" w:hAnsi="Times New Roman" w:cs="David" w:hint="cs"/>
          <w:color w:val="000000"/>
          <w:sz w:val="24"/>
          <w:szCs w:val="24"/>
          <w:rtl/>
          <w:lang w:eastAsia="he-IL"/>
        </w:rPr>
        <w:t xml:space="preserve"> ו/או מי משלוחיו ו/או אחר מטעמו</w:t>
      </w:r>
      <w:r w:rsidRPr="00B27B4C">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B27B4C">
        <w:rPr>
          <w:rFonts w:ascii="Times New Roman" w:eastAsia="Times New Roman" w:hAnsi="Times New Roman" w:cs="David" w:hint="cs"/>
          <w:color w:val="000000"/>
          <w:sz w:val="24"/>
          <w:szCs w:val="24"/>
          <w:rtl/>
          <w:lang w:eastAsia="he-IL"/>
        </w:rPr>
        <w:t>.</w:t>
      </w:r>
    </w:p>
    <w:p w14:paraId="4EAA26EC" w14:textId="77777777" w:rsidR="00B27B4C" w:rsidRPr="00B27B4C" w:rsidRDefault="00B27B4C" w:rsidP="00B27B4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bCs/>
          <w:sz w:val="20"/>
          <w:szCs w:val="24"/>
          <w:u w:val="single"/>
          <w:rtl/>
          <w:lang w:eastAsia="he-IL"/>
        </w:rPr>
        <w:t>הבאת החוזה לגמר או ביטולו</w:t>
      </w:r>
    </w:p>
    <w:p w14:paraId="70A407F8"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5FD2A5EF" w14:textId="77777777" w:rsidR="00B27B4C" w:rsidRPr="00B27B4C" w:rsidRDefault="00B27B4C" w:rsidP="00B27B4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על אף האמור בכל מקום אחר בחוזה </w:t>
      </w:r>
      <w:r w:rsidRPr="00B27B4C">
        <w:rPr>
          <w:rFonts w:ascii="Times New Roman" w:eastAsia="Times New Roman" w:hAnsi="Times New Roman" w:cs="David" w:hint="cs"/>
          <w:sz w:val="20"/>
          <w:szCs w:val="24"/>
          <w:rtl/>
          <w:lang w:eastAsia="he-IL"/>
        </w:rPr>
        <w:t xml:space="preserve">זה על נספחיו, </w:t>
      </w:r>
      <w:r w:rsidRPr="00B27B4C">
        <w:rPr>
          <w:rFonts w:ascii="Times New Roman" w:eastAsia="Times New Roman" w:hAnsi="Times New Roman" w:cs="David"/>
          <w:sz w:val="20"/>
          <w:szCs w:val="24"/>
          <w:rtl/>
          <w:lang w:eastAsia="he-IL"/>
        </w:rPr>
        <w:t>רשאי המזמין,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B27B4C">
        <w:rPr>
          <w:rFonts w:ascii="Times New Roman" w:eastAsia="Times New Roman" w:hAnsi="Times New Roman" w:cs="David" w:hint="cs"/>
          <w:sz w:val="20"/>
          <w:szCs w:val="24"/>
          <w:rtl/>
          <w:lang w:eastAsia="he-IL"/>
        </w:rPr>
        <w:t>-7</w:t>
      </w:r>
      <w:r w:rsidRPr="00B27B4C">
        <w:rPr>
          <w:rFonts w:ascii="Times New Roman" w:eastAsia="Times New Roman" w:hAnsi="Times New Roman" w:cs="David"/>
          <w:sz w:val="20"/>
          <w:szCs w:val="24"/>
          <w:rtl/>
          <w:lang w:eastAsia="he-IL"/>
        </w:rPr>
        <w:t xml:space="preserve"> י</w:t>
      </w:r>
      <w:r w:rsidRPr="00B27B4C">
        <w:rPr>
          <w:rFonts w:ascii="Times New Roman" w:eastAsia="Times New Roman" w:hAnsi="Times New Roman" w:cs="David" w:hint="cs"/>
          <w:sz w:val="20"/>
          <w:szCs w:val="24"/>
          <w:rtl/>
          <w:lang w:eastAsia="he-IL"/>
        </w:rPr>
        <w:t>מים</w:t>
      </w:r>
      <w:r w:rsidRPr="00B27B4C">
        <w:rPr>
          <w:rFonts w:ascii="Times New Roman" w:eastAsia="Times New Roman" w:hAnsi="Times New Roman" w:cs="David"/>
          <w:sz w:val="20"/>
          <w:szCs w:val="24"/>
          <w:rtl/>
          <w:lang w:eastAsia="he-IL"/>
        </w:rPr>
        <w:t xml:space="preserve"> מיום משלוחה (להלן: "</w:t>
      </w:r>
      <w:r w:rsidRPr="00B27B4C">
        <w:rPr>
          <w:rFonts w:ascii="Times New Roman" w:eastAsia="Times New Roman" w:hAnsi="Times New Roman" w:cs="David"/>
          <w:b/>
          <w:bCs/>
          <w:sz w:val="20"/>
          <w:szCs w:val="24"/>
          <w:rtl/>
          <w:lang w:eastAsia="he-IL"/>
        </w:rPr>
        <w:t>תאריך הפסקת השרות</w:t>
      </w:r>
      <w:r w:rsidRPr="00B27B4C">
        <w:rPr>
          <w:rFonts w:ascii="Times New Roman" w:eastAsia="Times New Roman" w:hAnsi="Times New Roman" w:cs="David"/>
          <w:sz w:val="20"/>
          <w:szCs w:val="24"/>
          <w:rtl/>
          <w:lang w:eastAsia="he-IL"/>
        </w:rPr>
        <w:t>").</w:t>
      </w:r>
    </w:p>
    <w:p w14:paraId="2F34B0F2" w14:textId="77777777" w:rsidR="00B27B4C" w:rsidRPr="00B27B4C" w:rsidRDefault="00B27B4C" w:rsidP="00B27B4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צע עד לתאריך הפסקת הש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וזאת לפי השיעור המפורט בנספחים </w:t>
      </w:r>
      <w:r w:rsidRPr="00B27B4C">
        <w:rPr>
          <w:rFonts w:ascii="Times New Roman" w:eastAsia="Times New Roman" w:hAnsi="Times New Roman" w:cs="David"/>
          <w:bCs/>
          <w:sz w:val="20"/>
          <w:szCs w:val="24"/>
          <w:rtl/>
          <w:lang w:eastAsia="he-IL"/>
        </w:rPr>
        <w:t>ד' ו - ה'</w:t>
      </w:r>
      <w:r w:rsidRPr="00B27B4C">
        <w:rPr>
          <w:rFonts w:ascii="Times New Roman" w:eastAsia="Times New Roman" w:hAnsi="Times New Roman" w:cs="David"/>
          <w:sz w:val="20"/>
          <w:szCs w:val="24"/>
          <w:rtl/>
          <w:lang w:eastAsia="he-IL"/>
        </w:rPr>
        <w:t>. במקרה שבוצע חלק של קטע ו/או שלב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ישולם חלק יחסי מתאים מהשכר הקבוע בנספחים </w:t>
      </w:r>
      <w:r w:rsidRPr="00B27B4C">
        <w:rPr>
          <w:rFonts w:ascii="Times New Roman" w:eastAsia="Times New Roman" w:hAnsi="Times New Roman" w:cs="David"/>
          <w:bCs/>
          <w:sz w:val="20"/>
          <w:szCs w:val="24"/>
          <w:rtl/>
          <w:lang w:eastAsia="he-IL"/>
        </w:rPr>
        <w:t xml:space="preserve">ד' ו-ה' </w:t>
      </w:r>
      <w:r w:rsidRPr="00B27B4C">
        <w:rPr>
          <w:rFonts w:ascii="Times New Roman" w:eastAsia="Times New Roman" w:hAnsi="Times New Roman" w:cs="David"/>
          <w:sz w:val="20"/>
          <w:szCs w:val="24"/>
          <w:rtl/>
          <w:lang w:eastAsia="he-IL"/>
        </w:rPr>
        <w:t>לאותו שלב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כפי שיקבע המנהל.</w:t>
      </w:r>
    </w:p>
    <w:p w14:paraId="1374F5B4"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לטענה </w:t>
      </w:r>
      <w:r w:rsidRPr="00B27B4C">
        <w:rPr>
          <w:rFonts w:ascii="Times New Roman" w:eastAsia="Times New Roman" w:hAnsi="Times New Roman" w:cs="David" w:hint="cs"/>
          <w:sz w:val="20"/>
          <w:szCs w:val="24"/>
          <w:rtl/>
          <w:lang w:eastAsia="he-IL"/>
        </w:rPr>
        <w:t>ו/או דרישה ו/או תלונה ו/</w:t>
      </w:r>
      <w:r w:rsidRPr="00B27B4C">
        <w:rPr>
          <w:rFonts w:ascii="Times New Roman" w:eastAsia="Times New Roman" w:hAnsi="Times New Roman" w:cs="David"/>
          <w:sz w:val="20"/>
          <w:szCs w:val="24"/>
          <w:rtl/>
          <w:lang w:eastAsia="he-IL"/>
        </w:rPr>
        <w:t>או תביעה כלשהי, פרט לאמור בסעיף 12.1.2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והשכר שישולם לפי סעיף 12.1.2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לסילוק כל המגיע למתכנן מהמזמין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ו/או עקב הבאתו לידי גמר כאמור, בין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ובין מכוח עילה כלשהי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הדין.</w:t>
      </w:r>
    </w:p>
    <w:p w14:paraId="0902C04D"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תוך 12 חודש</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מהבאת חוזה</w:t>
      </w:r>
      <w:r w:rsidRPr="00B27B4C">
        <w:rPr>
          <w:rFonts w:ascii="Times New Roman" w:eastAsia="Times New Roman" w:hAnsi="Times New Roman" w:cs="David" w:hint="cs"/>
          <w:sz w:val="20"/>
          <w:szCs w:val="24"/>
          <w:rtl/>
          <w:lang w:eastAsia="he-IL"/>
        </w:rPr>
        <w:t xml:space="preserve"> זה לידי</w:t>
      </w:r>
      <w:r w:rsidRPr="00B27B4C">
        <w:rPr>
          <w:rFonts w:ascii="Times New Roman" w:eastAsia="Times New Roman" w:hAnsi="Times New Roman" w:cs="David"/>
          <w:sz w:val="20"/>
          <w:szCs w:val="24"/>
          <w:rtl/>
          <w:lang w:eastAsia="he-IL"/>
        </w:rPr>
        <w:t xml:space="preserve"> גמר כאמור</w:t>
      </w:r>
      <w:r w:rsidRPr="00B27B4C">
        <w:rPr>
          <w:rFonts w:ascii="Times New Roman" w:eastAsia="Times New Roman" w:hAnsi="Times New Roman" w:cs="David" w:hint="cs"/>
          <w:sz w:val="20"/>
          <w:szCs w:val="24"/>
          <w:rtl/>
          <w:lang w:eastAsia="he-IL"/>
        </w:rPr>
        <w:t>, רשאי המזמין</w:t>
      </w:r>
      <w:r w:rsidRPr="00B27B4C">
        <w:rPr>
          <w:rFonts w:ascii="Times New Roman" w:eastAsia="Times New Roman" w:hAnsi="Times New Roman" w:cs="David"/>
          <w:sz w:val="20"/>
          <w:szCs w:val="24"/>
          <w:rtl/>
          <w:lang w:eastAsia="he-IL"/>
        </w:rPr>
        <w:t xml:space="preserve"> לחדשו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במקרה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המתכנן 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לפי דרישת המזמין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לחדש את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תנאי </w:t>
      </w:r>
      <w:r w:rsidRPr="00B27B4C">
        <w:rPr>
          <w:rFonts w:ascii="Times New Roman" w:eastAsia="Times New Roman" w:hAnsi="Times New Roman" w:cs="David"/>
          <w:sz w:val="20"/>
          <w:szCs w:val="24"/>
          <w:rtl/>
          <w:lang w:eastAsia="he-IL"/>
        </w:rPr>
        <w:lastRenderedPageBreak/>
        <w:t>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w:t>
      </w:r>
    </w:p>
    <w:p w14:paraId="49980F81"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במקרה שחוזה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מצוות הדין)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המתכנן זכאי לתשלום כמוגדר בסעיף 12.3.2 להלן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ויחולו הסעיפים 12.1.3 ו- 12.1.4 לעיל.</w:t>
      </w:r>
    </w:p>
    <w:p w14:paraId="6997B748"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7C5F22D0"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מזכויות מזמין לפי סעיף 12.1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זכאי המזמין לבטל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הבלעדי</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בלא צורך בהודעה מוקדמת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בכל אחד מהמקרים הבאים:</w:t>
      </w:r>
    </w:p>
    <w:p w14:paraId="68C787B6" w14:textId="77777777" w:rsidR="00B27B4C" w:rsidRPr="00B27B4C" w:rsidRDefault="00B27B4C" w:rsidP="00B27B4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הפר ו/או לא קיים איזה מהוראות החוזה ולא ת</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קן </w:t>
      </w:r>
      <w:r w:rsidRPr="00B27B4C">
        <w:rPr>
          <w:rFonts w:ascii="Times New Roman" w:eastAsia="Times New Roman" w:hAnsi="Times New Roman" w:cs="David" w:hint="cs"/>
          <w:sz w:val="20"/>
          <w:szCs w:val="24"/>
          <w:rtl/>
          <w:lang w:eastAsia="he-IL"/>
        </w:rPr>
        <w:t>את ה</w:t>
      </w:r>
      <w:r w:rsidRPr="00B27B4C">
        <w:rPr>
          <w:rFonts w:ascii="Times New Roman" w:eastAsia="Times New Roman" w:hAnsi="Times New Roman" w:cs="David"/>
          <w:sz w:val="20"/>
          <w:szCs w:val="24"/>
          <w:rtl/>
          <w:lang w:eastAsia="he-IL"/>
        </w:rPr>
        <w:t>הפרה</w:t>
      </w:r>
      <w:r w:rsidRPr="00B27B4C">
        <w:rPr>
          <w:rFonts w:ascii="Times New Roman" w:eastAsia="Times New Roman" w:hAnsi="Times New Roman" w:cs="David" w:hint="cs"/>
          <w:sz w:val="20"/>
          <w:szCs w:val="24"/>
          <w:rtl/>
          <w:lang w:eastAsia="he-IL"/>
        </w:rPr>
        <w:t xml:space="preserve"> כאמור,</w:t>
      </w:r>
      <w:r w:rsidRPr="00B27B4C">
        <w:rPr>
          <w:rFonts w:ascii="Times New Roman" w:eastAsia="Times New Roman" w:hAnsi="Times New Roman" w:cs="David"/>
          <w:sz w:val="20"/>
          <w:szCs w:val="24"/>
          <w:rtl/>
          <w:lang w:eastAsia="he-IL"/>
        </w:rPr>
        <w:t xml:space="preserve"> לאחר שק</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בל התראה על כך מהמזמין בתוך הזמן הנקוב בהתראה.</w:t>
      </w:r>
    </w:p>
    <w:p w14:paraId="49AE3E96" w14:textId="77777777" w:rsidR="00B27B4C" w:rsidRPr="00B27B4C" w:rsidRDefault="00B27B4C" w:rsidP="00B27B4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התרה במתכנן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שאין הוא מבצע את עבודתו בצורה המבטיחה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צועה התקין ו/או התקדמותה וסיומה לפי לוח הזמנים.</w:t>
      </w:r>
    </w:p>
    <w:p w14:paraId="3CA3E8CB" w14:textId="77777777" w:rsidR="00544970" w:rsidRDefault="00B27B4C" w:rsidP="00544970">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המתכנן הפר את הוראת סעיף 7.5 לעיל.</w:t>
      </w:r>
      <w:r w:rsidR="00544970" w:rsidRPr="00544970">
        <w:rPr>
          <w:rFonts w:ascii="Times New Roman" w:eastAsia="Times New Roman" w:hAnsi="Times New Roman" w:cs="David"/>
          <w:sz w:val="20"/>
          <w:szCs w:val="24"/>
          <w:rtl/>
          <w:lang w:eastAsia="he-IL"/>
        </w:rPr>
        <w:t xml:space="preserve"> </w:t>
      </w:r>
    </w:p>
    <w:p w14:paraId="77268796" w14:textId="77777777" w:rsidR="00544970" w:rsidRPr="00544970" w:rsidRDefault="00544970" w:rsidP="00544970">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544970">
        <w:rPr>
          <w:rFonts w:ascii="Times New Roman" w:eastAsia="Times New Roman" w:hAnsi="Times New Roman" w:cs="David"/>
          <w:sz w:val="20"/>
          <w:szCs w:val="24"/>
          <w:rtl/>
          <w:lang w:eastAsia="he-IL"/>
        </w:rPr>
        <w:t>נבצר מהיועץ או מהמנהל הראשי לקיים את החוזה מסיבת מחלה או מכל סיבה אחרת שהיא. מבלי לפגוע בכלליות האמור לעיל - יחול הסעיף אם היועץ נפטר, היועץ הגיש בקשה לפשיטת רגל ו/או בקשה למינוי כונס, או נעשה בלתי כשר לפעולה משפטית או בלתי כשר למתן שירותי היועץ או אם ארע אירוע דומה.</w:t>
      </w:r>
    </w:p>
    <w:p w14:paraId="1C2C8F83" w14:textId="77777777" w:rsidR="00544970" w:rsidRPr="00544970" w:rsidRDefault="00544970" w:rsidP="00544970">
      <w:pPr>
        <w:widowControl w:val="0"/>
        <w:tabs>
          <w:tab w:val="left" w:pos="2357"/>
        </w:tabs>
        <w:spacing w:before="0" w:beforeAutospacing="0" w:after="200" w:afterAutospacing="0" w:line="240" w:lineRule="auto"/>
        <w:ind w:left="2359"/>
        <w:jc w:val="both"/>
        <w:rPr>
          <w:rFonts w:ascii="Times New Roman" w:eastAsia="Times New Roman" w:hAnsi="Times New Roman" w:cs="David"/>
          <w:sz w:val="20"/>
          <w:szCs w:val="24"/>
          <w:rtl/>
          <w:lang w:eastAsia="he-IL"/>
        </w:rPr>
      </w:pPr>
    </w:p>
    <w:p w14:paraId="748A5E8B" w14:textId="77777777" w:rsidR="00544970" w:rsidRPr="00544970" w:rsidRDefault="00544970">
      <w:pPr>
        <w:widowControl w:val="0"/>
        <w:numPr>
          <w:ilvl w:val="3"/>
          <w:numId w:val="1"/>
        </w:numPr>
        <w:tabs>
          <w:tab w:val="clear" w:pos="1800"/>
          <w:tab w:val="left" w:pos="2357"/>
        </w:tabs>
        <w:spacing w:before="0" w:beforeAutospacing="0" w:after="0" w:afterAutospacing="0" w:line="240" w:lineRule="auto"/>
        <w:ind w:left="2359" w:hanging="142"/>
        <w:jc w:val="both"/>
        <w:rPr>
          <w:rFonts w:ascii="Times New Roman" w:eastAsia="Times New Roman" w:hAnsi="Times New Roman" w:cs="David"/>
          <w:sz w:val="20"/>
          <w:szCs w:val="24"/>
          <w:lang w:eastAsia="he-IL"/>
        </w:rPr>
        <w:pPrChange w:id="16" w:author="Vered Tabib" w:date="2023-02-08T12:29:00Z">
          <w:pPr>
            <w:widowControl w:val="0"/>
            <w:numPr>
              <w:ilvl w:val="3"/>
              <w:numId w:val="1"/>
            </w:numPr>
            <w:tabs>
              <w:tab w:val="num" w:pos="1800"/>
              <w:tab w:val="left" w:pos="2357"/>
            </w:tabs>
            <w:spacing w:before="0" w:beforeAutospacing="0" w:after="200" w:afterAutospacing="0" w:line="240" w:lineRule="auto"/>
            <w:ind w:left="2359" w:hanging="142"/>
            <w:jc w:val="both"/>
          </w:pPr>
        </w:pPrChange>
      </w:pPr>
      <w:r w:rsidRPr="00544970">
        <w:rPr>
          <w:rFonts w:ascii="Times New Roman" w:eastAsia="Times New Roman" w:hAnsi="Times New Roman" w:cs="David"/>
          <w:sz w:val="20"/>
          <w:szCs w:val="24"/>
          <w:rtl/>
          <w:lang w:eastAsia="he-IL"/>
        </w:rPr>
        <w:t>חל שינוי בהחזקת המניות ו/או בהרכב המנהלים של היועץ.</w:t>
      </w:r>
    </w:p>
    <w:p w14:paraId="7B59DF0C" w14:textId="77777777" w:rsidR="00544970" w:rsidRPr="00544970" w:rsidRDefault="00544970">
      <w:pPr>
        <w:widowControl w:val="0"/>
        <w:tabs>
          <w:tab w:val="left" w:pos="2357"/>
        </w:tabs>
        <w:spacing w:before="0" w:beforeAutospacing="0" w:after="0" w:afterAutospacing="0" w:line="240" w:lineRule="auto"/>
        <w:ind w:left="2359"/>
        <w:jc w:val="both"/>
        <w:rPr>
          <w:rFonts w:ascii="Times New Roman" w:eastAsia="Times New Roman" w:hAnsi="Times New Roman" w:cs="David"/>
          <w:sz w:val="20"/>
          <w:szCs w:val="24"/>
          <w:lang w:eastAsia="he-IL"/>
        </w:rPr>
        <w:pPrChange w:id="17" w:author="Vered Tabib" w:date="2023-02-08T12:29:00Z">
          <w:pPr>
            <w:widowControl w:val="0"/>
            <w:tabs>
              <w:tab w:val="left" w:pos="2357"/>
            </w:tabs>
            <w:spacing w:before="0" w:beforeAutospacing="0" w:after="200" w:afterAutospacing="0" w:line="240" w:lineRule="auto"/>
            <w:ind w:left="2359"/>
            <w:jc w:val="both"/>
          </w:pPr>
        </w:pPrChange>
      </w:pPr>
    </w:p>
    <w:p w14:paraId="41CEC692" w14:textId="77777777" w:rsidR="00B27B4C" w:rsidRPr="00B27B4C" w:rsidRDefault="00544970">
      <w:pPr>
        <w:widowControl w:val="0"/>
        <w:numPr>
          <w:ilvl w:val="3"/>
          <w:numId w:val="1"/>
        </w:numPr>
        <w:tabs>
          <w:tab w:val="left" w:pos="2357"/>
        </w:tabs>
        <w:spacing w:before="0" w:beforeAutospacing="0" w:after="0" w:afterAutospacing="0" w:line="240" w:lineRule="auto"/>
        <w:ind w:left="2359" w:hanging="142"/>
        <w:jc w:val="both"/>
        <w:rPr>
          <w:rFonts w:ascii="Times New Roman" w:eastAsia="Times New Roman" w:hAnsi="Times New Roman" w:cs="David"/>
          <w:sz w:val="20"/>
          <w:szCs w:val="24"/>
          <w:rtl/>
          <w:lang w:eastAsia="he-IL"/>
        </w:rPr>
        <w:pPrChange w:id="18" w:author="Vered Tabib" w:date="2023-02-08T12:29:00Z">
          <w:pPr>
            <w:widowControl w:val="0"/>
            <w:numPr>
              <w:ilvl w:val="3"/>
              <w:numId w:val="1"/>
            </w:numPr>
            <w:tabs>
              <w:tab w:val="num" w:pos="1800"/>
              <w:tab w:val="left" w:pos="2357"/>
            </w:tabs>
            <w:spacing w:before="0" w:beforeAutospacing="0" w:after="200" w:afterAutospacing="0" w:line="240" w:lineRule="auto"/>
            <w:ind w:left="2359" w:hanging="142"/>
            <w:jc w:val="both"/>
          </w:pPr>
        </w:pPrChange>
      </w:pPr>
      <w:r w:rsidRPr="00544970">
        <w:rPr>
          <w:rFonts w:ascii="Times New Roman" w:eastAsia="Times New Roman" w:hAnsi="Times New Roman" w:cs="David"/>
          <w:sz w:val="20"/>
          <w:szCs w:val="24"/>
          <w:rtl/>
          <w:lang w:eastAsia="he-IL"/>
        </w:rPr>
        <w:t xml:space="preserve">היועץ הגיש בקשה להקפאת הליכים או להסדר או סידור כלשהו עם או לטובת </w:t>
      </w:r>
      <w:proofErr w:type="spellStart"/>
      <w:r w:rsidRPr="00544970">
        <w:rPr>
          <w:rFonts w:ascii="Times New Roman" w:eastAsia="Times New Roman" w:hAnsi="Times New Roman" w:cs="David"/>
          <w:sz w:val="20"/>
          <w:szCs w:val="24"/>
          <w:rtl/>
          <w:lang w:eastAsia="he-IL"/>
        </w:rPr>
        <w:t>נושיו</w:t>
      </w:r>
      <w:proofErr w:type="spellEnd"/>
      <w:r w:rsidRPr="00544970">
        <w:rPr>
          <w:rFonts w:ascii="Times New Roman" w:eastAsia="Times New Roman" w:hAnsi="Times New Roman" w:cs="David"/>
          <w:sz w:val="20"/>
          <w:szCs w:val="24"/>
          <w:rtl/>
          <w:lang w:eastAsia="he-IL"/>
        </w:rPr>
        <w:t xml:space="preserve">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ליועץ או ניתן צו או נתקבלה החלטה לפירוקו, וכן במקרה שיש בידי המזמין הוכחה להנחת דעתו שהיועץ נתן או הציע, במישרין או בעקיפין, בעצמו או ע"י אחרים, לאדם אחר, שוחד, מענק או כל טובת הנאה בקשר להשגת ההתקשרות עפ"י חוזה זה ו/או לכל דבר הקשור בבצועה.</w:t>
      </w:r>
    </w:p>
    <w:p w14:paraId="34A4A894" w14:textId="77777777" w:rsidR="00544970" w:rsidRPr="00B27B4C" w:rsidRDefault="00544970" w:rsidP="00544970">
      <w:pPr>
        <w:widowControl w:val="0"/>
        <w:tabs>
          <w:tab w:val="left" w:pos="2357"/>
        </w:tabs>
        <w:spacing w:before="0" w:beforeAutospacing="0" w:after="200" w:afterAutospacing="0" w:line="240" w:lineRule="auto"/>
        <w:ind w:left="2359"/>
        <w:jc w:val="both"/>
        <w:rPr>
          <w:rFonts w:ascii="Times New Roman" w:eastAsia="Times New Roman" w:hAnsi="Times New Roman" w:cs="David"/>
          <w:sz w:val="20"/>
          <w:szCs w:val="24"/>
          <w:rtl/>
          <w:lang w:eastAsia="he-IL"/>
        </w:rPr>
      </w:pPr>
    </w:p>
    <w:p w14:paraId="2BE411EE"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בוטל החוזה כאמור בסעיף 12.3.1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צע עד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טול החוזה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וזאת לפי השיעור המפורט בנספחים </w:t>
      </w:r>
      <w:r w:rsidRPr="00B27B4C">
        <w:rPr>
          <w:rFonts w:ascii="Times New Roman" w:eastAsia="Times New Roman" w:hAnsi="Times New Roman" w:cs="David"/>
          <w:bCs/>
          <w:sz w:val="20"/>
          <w:szCs w:val="24"/>
          <w:rtl/>
          <w:lang w:eastAsia="he-IL"/>
        </w:rPr>
        <w:t>ד'</w:t>
      </w:r>
      <w:r w:rsidRPr="00B27B4C">
        <w:rPr>
          <w:rFonts w:ascii="Times New Roman" w:eastAsia="Times New Roman" w:hAnsi="Times New Roman" w:cs="David" w:hint="cs"/>
          <w:bCs/>
          <w:sz w:val="20"/>
          <w:szCs w:val="24"/>
          <w:rtl/>
          <w:lang w:eastAsia="he-IL"/>
        </w:rPr>
        <w:t xml:space="preserve"> </w:t>
      </w:r>
      <w:r w:rsidRPr="00B27B4C">
        <w:rPr>
          <w:rFonts w:ascii="Times New Roman" w:eastAsia="Times New Roman" w:hAnsi="Times New Roman" w:cs="David"/>
          <w:bCs/>
          <w:sz w:val="20"/>
          <w:szCs w:val="24"/>
          <w:rtl/>
          <w:lang w:eastAsia="he-IL"/>
        </w:rPr>
        <w:t xml:space="preserve">ו -ה' </w:t>
      </w:r>
      <w:r w:rsidRPr="00B27B4C">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B27B4C">
        <w:rPr>
          <w:rFonts w:ascii="Times New Roman" w:eastAsia="Times New Roman" w:hAnsi="Times New Roman" w:cs="David"/>
          <w:bCs/>
          <w:sz w:val="20"/>
          <w:szCs w:val="24"/>
          <w:rtl/>
          <w:lang w:eastAsia="he-IL"/>
        </w:rPr>
        <w:t xml:space="preserve">ד' ו-ה' </w:t>
      </w:r>
      <w:r w:rsidRPr="00B27B4C">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67909AF8"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הודעה בדבר הבאת החוזה לידי גמר כאמור בסעיף 12.3.1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לא תשמש עילה למתכנן לתביעת פיצויים כלשהם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לטענה</w:t>
      </w:r>
      <w:r w:rsidRPr="00B27B4C">
        <w:rPr>
          <w:rFonts w:ascii="Times New Roman" w:eastAsia="Times New Roman" w:hAnsi="Times New Roman" w:cs="David" w:hint="cs"/>
          <w:sz w:val="20"/>
          <w:szCs w:val="24"/>
          <w:rtl/>
          <w:lang w:eastAsia="he-IL"/>
        </w:rPr>
        <w:t xml:space="preserve"> ו/או לדרישה ו/או לתלונה</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ל</w:t>
      </w:r>
      <w:r w:rsidRPr="00B27B4C">
        <w:rPr>
          <w:rFonts w:ascii="Times New Roman" w:eastAsia="Times New Roman" w:hAnsi="Times New Roman" w:cs="David"/>
          <w:sz w:val="20"/>
          <w:szCs w:val="24"/>
          <w:rtl/>
          <w:lang w:eastAsia="he-IL"/>
        </w:rPr>
        <w:t>תביעה כלשהי, פרט לאמור בסעיף 12.3.2 לעיל, והשכר שישולם לפי סעיף 12.3.2</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ובין מכוח עילה כלשהי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הדין.</w:t>
      </w:r>
    </w:p>
    <w:p w14:paraId="31960F2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 למתן השירותים ע</w:t>
      </w:r>
      <w:r w:rsidRPr="00B27B4C">
        <w:rPr>
          <w:rFonts w:ascii="Times New Roman" w:eastAsia="Times New Roman" w:hAnsi="Times New Roman" w:cs="David" w:hint="cs"/>
          <w:sz w:val="20"/>
          <w:szCs w:val="24"/>
          <w:rtl/>
          <w:lang w:eastAsia="he-IL"/>
        </w:rPr>
        <w:t>ל פ</w:t>
      </w:r>
      <w:r w:rsidRPr="00B27B4C">
        <w:rPr>
          <w:rFonts w:ascii="Times New Roman" w:eastAsia="Times New Roman" w:hAnsi="Times New Roman" w:cs="David"/>
          <w:sz w:val="20"/>
          <w:szCs w:val="24"/>
          <w:rtl/>
          <w:lang w:eastAsia="he-IL"/>
        </w:rPr>
        <w:t>י חוזה זה או אם אירע אירוע דומה למתכנן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המזמין זכאי </w:t>
      </w:r>
      <w:r w:rsidRPr="00B27B4C">
        <w:rPr>
          <w:rFonts w:ascii="Times New Roman" w:eastAsia="Times New Roman" w:hAnsi="Times New Roman" w:cs="David"/>
          <w:sz w:val="20"/>
          <w:szCs w:val="24"/>
          <w:rtl/>
          <w:lang w:eastAsia="he-IL"/>
        </w:rPr>
        <w:lastRenderedPageBreak/>
        <w:t xml:space="preserve">לבטל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החוזה ויחולו הוראות סעיפים 12.3.2 ו - 12.3.3 לעיל.</w:t>
      </w:r>
    </w:p>
    <w:p w14:paraId="64D157E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התשלום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סעיפים 12.1, 12.2 ו-12.3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הסעיפים הנ"ל.</w:t>
      </w:r>
    </w:p>
    <w:p w14:paraId="4E267DA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בכל מקרה של הבאת חוזה</w:t>
      </w:r>
      <w:r w:rsidRPr="00B27B4C">
        <w:rPr>
          <w:rFonts w:ascii="Times New Roman" w:eastAsia="Times New Roman" w:hAnsi="Times New Roman" w:cs="David" w:hint="cs"/>
          <w:sz w:val="20"/>
          <w:szCs w:val="24"/>
          <w:rtl/>
          <w:lang w:eastAsia="he-IL"/>
        </w:rPr>
        <w:t xml:space="preserve"> זה לידי</w:t>
      </w:r>
      <w:r w:rsidRPr="00B27B4C">
        <w:rPr>
          <w:rFonts w:ascii="Times New Roman" w:eastAsia="Times New Roman" w:hAnsi="Times New Roman" w:cs="David"/>
          <w:sz w:val="20"/>
          <w:szCs w:val="24"/>
          <w:rtl/>
          <w:lang w:eastAsia="he-IL"/>
        </w:rPr>
        <w:t xml:space="preserve"> גמר או ביטולו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המזמין זכאי למסור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המשך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35B0559A"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אימת שהמתכנן לא יקיים איזו מהתחייבויותיו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48D0C32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0BDC3ABE" w14:textId="21A8E4C6" w:rsidR="00B27B4C" w:rsidRPr="00B27B4C" w:rsidDel="00182945" w:rsidRDefault="00B27B4C">
      <w:pPr>
        <w:widowControl w:val="0"/>
        <w:spacing w:before="0" w:beforeAutospacing="0" w:after="200" w:afterAutospacing="0" w:line="240" w:lineRule="auto"/>
        <w:ind w:left="360"/>
        <w:jc w:val="both"/>
        <w:rPr>
          <w:del w:id="19" w:author="מרול אטמן" w:date="2024-01-07T12:35:00Z"/>
          <w:rFonts w:ascii="Times New Roman" w:eastAsia="Times New Roman" w:hAnsi="Times New Roman" w:cs="David"/>
          <w:sz w:val="20"/>
          <w:szCs w:val="24"/>
          <w:lang w:eastAsia="he-IL"/>
        </w:rPr>
        <w:pPrChange w:id="20" w:author="מרול אטמן" w:date="2024-01-07T12:35:00Z">
          <w:pPr>
            <w:widowControl w:val="0"/>
            <w:spacing w:before="0" w:beforeAutospacing="0" w:after="200" w:afterAutospacing="0" w:line="240" w:lineRule="auto"/>
            <w:ind w:left="792"/>
            <w:jc w:val="both"/>
          </w:pPr>
        </w:pPrChange>
      </w:pPr>
    </w:p>
    <w:p w14:paraId="1AC630A4" w14:textId="77777777" w:rsidR="00B27B4C" w:rsidRPr="00B27B4C" w:rsidRDefault="00B27B4C" w:rsidP="00B27B4C">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4044BE19" w14:textId="77777777" w:rsidR="00B27B4C" w:rsidRPr="00B27B4C" w:rsidRDefault="00B27B4C" w:rsidP="00B27B4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העברת זכויות</w:t>
      </w:r>
    </w:p>
    <w:p w14:paraId="283D999A"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אין המתכנן רשאי להסב לאחר את החוזה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כל חלק ממנו, וכן אין הוא רשאי להעביר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להסב לאחר כל זכות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חובה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אלא בהסכמת המזמין בכתב ומראש.</w:t>
      </w:r>
    </w:p>
    <w:p w14:paraId="5E3A7E96"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אין המתכנן רשאי למסור לאחר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כולם או מקצתם, אלא בהסכמת המזמין בכתב ומראש.</w:t>
      </w:r>
    </w:p>
    <w:p w14:paraId="051731F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ניתנה הסכמת המזמין לפי סעיפים 13.1 או 13.2 לעיל, הרי </w:t>
      </w:r>
      <w:r w:rsidRPr="00B27B4C">
        <w:rPr>
          <w:rFonts w:ascii="Times New Roman" w:eastAsia="Times New Roman" w:hAnsi="Times New Roman" w:cs="David" w:hint="cs"/>
          <w:sz w:val="20"/>
          <w:szCs w:val="24"/>
          <w:rtl/>
          <w:lang w:eastAsia="he-IL"/>
        </w:rPr>
        <w:t>ש</w:t>
      </w:r>
      <w:r w:rsidRPr="00B27B4C">
        <w:rPr>
          <w:rFonts w:ascii="Times New Roman" w:eastAsia="Times New Roman" w:hAnsi="Times New Roman" w:cs="David"/>
          <w:sz w:val="20"/>
          <w:szCs w:val="24"/>
          <w:rtl/>
          <w:lang w:eastAsia="he-IL"/>
        </w:rPr>
        <w:t>אין בכך כדי לפטור את המתכנן מאחריותו והתחייבויותיו לפי חוזה</w:t>
      </w:r>
      <w:r w:rsidRPr="00B27B4C">
        <w:rPr>
          <w:rFonts w:ascii="Times New Roman" w:eastAsia="Times New Roman" w:hAnsi="Times New Roman" w:cs="David" w:hint="cs"/>
          <w:sz w:val="20"/>
          <w:szCs w:val="24"/>
          <w:rtl/>
          <w:lang w:eastAsia="he-IL"/>
        </w:rPr>
        <w:t xml:space="preserve"> זה על נספחיו</w:t>
      </w:r>
      <w:r w:rsidRPr="00B27B4C">
        <w:rPr>
          <w:rFonts w:ascii="Times New Roman" w:eastAsia="Times New Roman" w:hAnsi="Times New Roman" w:cs="David"/>
          <w:sz w:val="20"/>
          <w:szCs w:val="24"/>
          <w:rtl/>
          <w:lang w:eastAsia="he-IL"/>
        </w:rPr>
        <w:t xml:space="preserve"> ומזכויות המזמין על פיו, והמתכנן </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ישא באחריות מלאה, כלפי המזמין וכלפי </w:t>
      </w:r>
      <w:r w:rsidRPr="00B27B4C">
        <w:rPr>
          <w:rFonts w:ascii="Times New Roman" w:eastAsia="Times New Roman" w:hAnsi="Times New Roman" w:cs="David" w:hint="cs"/>
          <w:sz w:val="20"/>
          <w:szCs w:val="24"/>
          <w:rtl/>
          <w:lang w:eastAsia="he-IL"/>
        </w:rPr>
        <w:t xml:space="preserve">כל </w:t>
      </w:r>
      <w:r w:rsidRPr="00B27B4C">
        <w:rPr>
          <w:rFonts w:ascii="Times New Roman" w:eastAsia="Times New Roman" w:hAnsi="Times New Roman" w:cs="David"/>
          <w:sz w:val="20"/>
          <w:szCs w:val="24"/>
          <w:rtl/>
          <w:lang w:eastAsia="he-IL"/>
        </w:rPr>
        <w:t xml:space="preserve">צד שלישי שהוא, גם לכל מעשה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באי כחם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עובדיהם</w:t>
      </w:r>
      <w:r w:rsidRPr="00B27B4C">
        <w:rPr>
          <w:rFonts w:ascii="Times New Roman" w:eastAsia="Times New Roman" w:hAnsi="Times New Roman" w:cs="David" w:hint="cs"/>
          <w:sz w:val="20"/>
          <w:szCs w:val="24"/>
          <w:rtl/>
          <w:lang w:eastAsia="he-IL"/>
        </w:rPr>
        <w:t xml:space="preserve"> ו/או מי מטעמם</w:t>
      </w:r>
      <w:r w:rsidRPr="00B27B4C">
        <w:rPr>
          <w:rFonts w:ascii="Times New Roman" w:eastAsia="Times New Roman" w:hAnsi="Times New Roman" w:cs="David"/>
          <w:sz w:val="20"/>
          <w:szCs w:val="24"/>
          <w:rtl/>
          <w:lang w:eastAsia="he-IL"/>
        </w:rPr>
        <w:t>, ואילו למזמין ישמרו כל זכויותיו כלפי המתכנן.</w:t>
      </w:r>
    </w:p>
    <w:p w14:paraId="65E377D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בות המתכנן כמתחייב מהאמור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החוזה ויחולו הוראות סעיף 12.3.2 ו-12.3.3 לעיל.</w:t>
      </w:r>
    </w:p>
    <w:p w14:paraId="6278462B"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3B28D722" w14:textId="77777777" w:rsidR="00B27B4C" w:rsidRPr="00B27B4C" w:rsidRDefault="00B27B4C" w:rsidP="00B27B4C">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B27B4C">
        <w:rPr>
          <w:rFonts w:ascii="Times New Roman" w:eastAsia="Times New Roman" w:hAnsi="Times New Roman" w:cs="David"/>
          <w:bCs/>
          <w:sz w:val="20"/>
          <w:szCs w:val="24"/>
          <w:u w:val="single"/>
          <w:rtl/>
          <w:lang w:eastAsia="he-IL"/>
        </w:rPr>
        <w:t>סיום שרותי המתכנן</w:t>
      </w:r>
    </w:p>
    <w:p w14:paraId="28D20254"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יחושבו כבאים לסיום בכל אחד מהמקרים הבאים:</w:t>
      </w:r>
    </w:p>
    <w:p w14:paraId="1BB0153A"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הובא לידי </w:t>
      </w:r>
      <w:r w:rsidRPr="00B27B4C">
        <w:rPr>
          <w:rFonts w:ascii="Times New Roman" w:eastAsia="Times New Roman" w:hAnsi="Times New Roman" w:cs="David" w:hint="cs"/>
          <w:sz w:val="20"/>
          <w:szCs w:val="24"/>
          <w:rtl/>
          <w:lang w:eastAsia="he-IL"/>
        </w:rPr>
        <w:t>גמר</w:t>
      </w:r>
      <w:r w:rsidRPr="00B27B4C">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4D2B1B33"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עם מתן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בכתב ע"י המזמין למתכנן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הושלם מתן שרותי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w:t>
      </w:r>
    </w:p>
    <w:p w14:paraId="09BF5829"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B27B4C">
        <w:rPr>
          <w:rFonts w:ascii="Times New Roman" w:eastAsia="Times New Roman" w:hAnsi="Times New Roman" w:cs="David"/>
          <w:bCs/>
          <w:sz w:val="20"/>
          <w:szCs w:val="24"/>
          <w:u w:val="single"/>
          <w:rtl/>
          <w:lang w:eastAsia="he-IL"/>
        </w:rPr>
        <w:t>סודיות והמצאת מסמכים</w:t>
      </w:r>
    </w:p>
    <w:p w14:paraId="0CA5CE33"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המתכנן מתחייב לשמור על סודיות התכניות, השרטוטים, המפרטים וכל יתר המפרטים וכל יתר המסמכים המתייחסים לש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B27B4C">
        <w:rPr>
          <w:rFonts w:ascii="Times New Roman" w:eastAsia="Times New Roman" w:hAnsi="Times New Roman" w:cs="David" w:hint="cs"/>
          <w:sz w:val="20"/>
          <w:szCs w:val="24"/>
          <w:rtl/>
          <w:lang w:eastAsia="he-IL"/>
        </w:rPr>
        <w:t>ו/או על ידי</w:t>
      </w:r>
      <w:r w:rsidRPr="00B27B4C">
        <w:rPr>
          <w:rFonts w:ascii="Times New Roman" w:eastAsia="Times New Roman" w:hAnsi="Times New Roman" w:cs="David"/>
          <w:sz w:val="20"/>
          <w:szCs w:val="24"/>
          <w:rtl/>
          <w:lang w:eastAsia="he-IL"/>
        </w:rPr>
        <w:t xml:space="preserve"> מ</w:t>
      </w:r>
      <w:r w:rsidRPr="00B27B4C">
        <w:rPr>
          <w:rFonts w:ascii="Times New Roman" w:eastAsia="Times New Roman" w:hAnsi="Times New Roman" w:cs="David" w:hint="cs"/>
          <w:sz w:val="20"/>
          <w:szCs w:val="24"/>
          <w:rtl/>
          <w:lang w:eastAsia="he-IL"/>
        </w:rPr>
        <w:t>י מ</w:t>
      </w:r>
      <w:r w:rsidRPr="00B27B4C">
        <w:rPr>
          <w:rFonts w:ascii="Times New Roman" w:eastAsia="Times New Roman" w:hAnsi="Times New Roman" w:cs="David"/>
          <w:sz w:val="20"/>
          <w:szCs w:val="24"/>
          <w:rtl/>
          <w:lang w:eastAsia="he-IL"/>
        </w:rPr>
        <w:t xml:space="preserve">טעמו ובין שהוכנו על ידי המזמין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המנהל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 xml:space="preserve">מי </w:t>
      </w:r>
      <w:r w:rsidRPr="00B27B4C">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4FE441E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מאחריותו </w:t>
      </w:r>
      <w:r w:rsidRPr="00B27B4C">
        <w:rPr>
          <w:rFonts w:ascii="Times New Roman" w:eastAsia="Times New Roman" w:hAnsi="Times New Roman" w:cs="David" w:hint="cs"/>
          <w:sz w:val="20"/>
          <w:szCs w:val="24"/>
          <w:rtl/>
          <w:lang w:eastAsia="he-IL"/>
        </w:rPr>
        <w:t xml:space="preserve">של המתכנן </w:t>
      </w:r>
      <w:r w:rsidRPr="00B27B4C">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יציית המתכנן לכל דרישה של המנהל בדבר נקיטת אמצעי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02C24BA3"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יחתים את עובדיו</w:t>
      </w:r>
      <w:r w:rsidRPr="00B27B4C">
        <w:rPr>
          <w:rFonts w:ascii="Times New Roman" w:eastAsia="Times New Roman" w:hAnsi="Times New Roman" w:cs="David" w:hint="cs"/>
          <w:sz w:val="20"/>
          <w:szCs w:val="24"/>
          <w:rtl/>
          <w:lang w:eastAsia="he-IL"/>
        </w:rPr>
        <w:t xml:space="preserve"> ו/או </w:t>
      </w:r>
      <w:proofErr w:type="spellStart"/>
      <w:r w:rsidRPr="00B27B4C">
        <w:rPr>
          <w:rFonts w:ascii="Times New Roman" w:eastAsia="Times New Roman" w:hAnsi="Times New Roman" w:cs="David" w:hint="cs"/>
          <w:sz w:val="20"/>
          <w:szCs w:val="24"/>
          <w:rtl/>
          <w:lang w:eastAsia="he-IL"/>
        </w:rPr>
        <w:t>שלוחיו</w:t>
      </w:r>
      <w:proofErr w:type="spellEnd"/>
      <w:r w:rsidRPr="00B27B4C">
        <w:rPr>
          <w:rFonts w:ascii="Times New Roman" w:eastAsia="Times New Roman" w:hAnsi="Times New Roman" w:cs="David" w:hint="cs"/>
          <w:sz w:val="20"/>
          <w:szCs w:val="24"/>
          <w:rtl/>
          <w:lang w:eastAsia="he-IL"/>
        </w:rPr>
        <w:t xml:space="preserve"> ו/או אחר מטעמו</w:t>
      </w:r>
      <w:r w:rsidRPr="00B27B4C">
        <w:rPr>
          <w:rFonts w:ascii="Times New Roman" w:eastAsia="Times New Roman" w:hAnsi="Times New Roman" w:cs="David"/>
          <w:sz w:val="20"/>
          <w:szCs w:val="24"/>
          <w:rtl/>
          <w:lang w:eastAsia="he-IL"/>
        </w:rPr>
        <w:t xml:space="preserve"> בקשר עם ביצוע הסכם זה</w:t>
      </w:r>
      <w:r w:rsidRPr="00B27B4C">
        <w:rPr>
          <w:rFonts w:ascii="Times New Roman" w:eastAsia="Times New Roman" w:hAnsi="Times New Roman" w:cs="David" w:hint="cs"/>
          <w:sz w:val="20"/>
          <w:szCs w:val="24"/>
          <w:rtl/>
          <w:lang w:eastAsia="he-IL"/>
        </w:rPr>
        <w:t xml:space="preserve"> על נספחיו,</w:t>
      </w:r>
      <w:r w:rsidRPr="00B27B4C">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B27B4C">
        <w:rPr>
          <w:rFonts w:ascii="Times New Roman" w:eastAsia="Times New Roman" w:hAnsi="Times New Roman" w:cs="David"/>
          <w:bCs/>
          <w:sz w:val="20"/>
          <w:szCs w:val="24"/>
          <w:rtl/>
          <w:lang w:eastAsia="he-IL"/>
        </w:rPr>
        <w:t>ו'</w:t>
      </w:r>
      <w:r w:rsidRPr="00B27B4C">
        <w:rPr>
          <w:rFonts w:ascii="Times New Roman" w:eastAsia="Times New Roman" w:hAnsi="Times New Roman" w:cs="David"/>
          <w:sz w:val="20"/>
          <w:szCs w:val="24"/>
          <w:rtl/>
          <w:lang w:eastAsia="he-IL"/>
        </w:rPr>
        <w:t>,.</w:t>
      </w:r>
    </w:p>
    <w:p w14:paraId="72DC6F93"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לפי דרישת המזמין ועם סיום שרותי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B27B4C">
        <w:rPr>
          <w:rFonts w:ascii="Times New Roman" w:eastAsia="Times New Roman" w:hAnsi="Times New Roman" w:cs="David" w:hint="cs"/>
          <w:sz w:val="20"/>
          <w:szCs w:val="24"/>
          <w:rtl/>
          <w:lang w:eastAsia="he-IL"/>
        </w:rPr>
        <w:t>.</w:t>
      </w:r>
    </w:p>
    <w:p w14:paraId="0DB13F90"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B27B4C">
        <w:rPr>
          <w:rFonts w:ascii="Times New Roman" w:eastAsia="Times New Roman" w:hAnsi="Times New Roman" w:cs="David"/>
          <w:bCs/>
          <w:sz w:val="20"/>
          <w:szCs w:val="24"/>
          <w:u w:val="single"/>
          <w:rtl/>
          <w:lang w:eastAsia="he-IL"/>
        </w:rPr>
        <w:t>ויתור על זכויות מצד המתכנן</w:t>
      </w:r>
    </w:p>
    <w:p w14:paraId="63E023BE"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השתמש המזמין כדין בסמכות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B27B4C">
        <w:rPr>
          <w:rFonts w:ascii="Times New Roman" w:eastAsia="Times New Roman" w:hAnsi="Times New Roman" w:cs="David" w:hint="cs"/>
          <w:sz w:val="20"/>
          <w:szCs w:val="24"/>
          <w:rtl/>
          <w:lang w:eastAsia="he-IL"/>
        </w:rPr>
        <w:t>מתכנן כל טענה ו/או דרישה ו/או תלונה ו/או</w:t>
      </w:r>
      <w:r w:rsidRPr="00B27B4C">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w:t>
      </w:r>
      <w:r w:rsidRPr="00B27B4C">
        <w:rPr>
          <w:rFonts w:ascii="Times New Roman" w:eastAsia="Times New Roman" w:hAnsi="Times New Roman" w:cs="David" w:hint="cs"/>
          <w:sz w:val="20"/>
          <w:szCs w:val="24"/>
          <w:rtl/>
          <w:lang w:eastAsia="he-IL"/>
        </w:rPr>
        <w:t xml:space="preserve"> שיפוי ו/או</w:t>
      </w:r>
      <w:r w:rsidRPr="00B27B4C">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פגיעה במוניטין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הפסד</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לרבות הפסד רווח העלולים להיגרם לו עקב הביטול</w:t>
      </w:r>
      <w:r w:rsidRPr="00B27B4C">
        <w:rPr>
          <w:rFonts w:ascii="Times New Roman" w:eastAsia="Times New Roman" w:hAnsi="Times New Roman" w:cs="David" w:hint="cs"/>
          <w:sz w:val="20"/>
          <w:szCs w:val="24"/>
          <w:rtl/>
          <w:lang w:eastAsia="he-IL"/>
        </w:rPr>
        <w:t xml:space="preserve"> או</w:t>
      </w:r>
      <w:r w:rsidRPr="00B27B4C">
        <w:rPr>
          <w:rFonts w:ascii="Times New Roman" w:eastAsia="Times New Roman" w:hAnsi="Times New Roman" w:cs="David"/>
          <w:sz w:val="20"/>
          <w:szCs w:val="24"/>
          <w:rtl/>
          <w:lang w:eastAsia="he-IL"/>
        </w:rPr>
        <w:t xml:space="preserve"> ההפסקה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מכל סיבה אחרת.</w:t>
      </w:r>
    </w:p>
    <w:p w14:paraId="28C82537" w14:textId="77777777" w:rsidR="00B27B4C" w:rsidRPr="00B27B4C" w:rsidRDefault="00B27B4C" w:rsidP="00B27B4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שביצע המתכנן על פי חוזה זה.</w:t>
      </w:r>
    </w:p>
    <w:p w14:paraId="214865C1"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המשך ביצוע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רותי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מסירתם לידי מתכנן אחר, והינו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71746E7C"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שונות</w:t>
      </w:r>
    </w:p>
    <w:p w14:paraId="1ABF6EE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הראשי במשרד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מתחייב לבצע את השירותים שעליו לבצע אישית ע</w:t>
      </w:r>
      <w:r w:rsidRPr="00B27B4C">
        <w:rPr>
          <w:rFonts w:ascii="Times New Roman" w:eastAsia="Times New Roman" w:hAnsi="Times New Roman" w:cs="David" w:hint="cs"/>
          <w:sz w:val="20"/>
          <w:szCs w:val="24"/>
          <w:rtl/>
          <w:lang w:eastAsia="he-IL"/>
        </w:rPr>
        <w:t>ל פ</w:t>
      </w:r>
      <w:r w:rsidRPr="00B27B4C">
        <w:rPr>
          <w:rFonts w:ascii="Times New Roman" w:eastAsia="Times New Roman" w:hAnsi="Times New Roman" w:cs="David"/>
          <w:sz w:val="20"/>
          <w:szCs w:val="24"/>
          <w:rtl/>
          <w:lang w:eastAsia="he-IL"/>
        </w:rPr>
        <w:t>י חוזה</w:t>
      </w:r>
      <w:r w:rsidRPr="00B27B4C">
        <w:rPr>
          <w:rFonts w:ascii="Times New Roman" w:eastAsia="Times New Roman" w:hAnsi="Times New Roman" w:cs="David" w:hint="cs"/>
          <w:sz w:val="20"/>
          <w:szCs w:val="24"/>
          <w:rtl/>
          <w:lang w:eastAsia="he-IL"/>
        </w:rPr>
        <w:t xml:space="preserve"> זה והינו</w:t>
      </w:r>
      <w:r w:rsidRPr="00B27B4C">
        <w:rPr>
          <w:rFonts w:ascii="Times New Roman" w:eastAsia="Times New Roman" w:hAnsi="Times New Roman" w:cs="David"/>
          <w:sz w:val="20"/>
          <w:szCs w:val="24"/>
          <w:rtl/>
          <w:lang w:eastAsia="he-IL"/>
        </w:rPr>
        <w:t xml:space="preserve"> אחראי וערב כלפי המזמין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התחייבויות המתכנן לפי חוזה</w:t>
      </w:r>
      <w:r w:rsidRPr="00B27B4C">
        <w:rPr>
          <w:rFonts w:ascii="Times New Roman" w:eastAsia="Times New Roman" w:hAnsi="Times New Roman" w:cs="David" w:hint="cs"/>
          <w:sz w:val="20"/>
          <w:szCs w:val="24"/>
          <w:rtl/>
          <w:lang w:eastAsia="he-IL"/>
        </w:rPr>
        <w:t xml:space="preserve"> זה על נספחיו</w:t>
      </w:r>
      <w:r w:rsidRPr="00B27B4C">
        <w:rPr>
          <w:rFonts w:ascii="Times New Roman" w:eastAsia="Times New Roman" w:hAnsi="Times New Roman" w:cs="David"/>
          <w:sz w:val="20"/>
          <w:szCs w:val="24"/>
          <w:rtl/>
          <w:lang w:eastAsia="he-IL"/>
        </w:rPr>
        <w:t>.</w:t>
      </w:r>
    </w:p>
    <w:p w14:paraId="3D0F58E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צד אשר יפר או לא יקיים איזו מהתחייבויותיו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יהיה חייב לפצות את הצד המקיים על כל הנזקים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ההפסדים שיגרמו לו עקב כך</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וזאת מבלי לגרוע מזכות הצד המקיים לכל סעד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תרופה אחרים ו/או נוספים.</w:t>
      </w:r>
    </w:p>
    <w:p w14:paraId="10D1A754"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למניעת ספקות מוצהר במפורש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560CF118"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B27B4C">
        <w:rPr>
          <w:rFonts w:ascii="Times New Roman" w:eastAsia="Times New Roman" w:hAnsi="Times New Roman" w:cs="David" w:hint="cs"/>
          <w:sz w:val="20"/>
          <w:szCs w:val="24"/>
          <w:rtl/>
          <w:lang w:eastAsia="he-IL"/>
        </w:rPr>
        <w:t>נבע</w:t>
      </w:r>
      <w:r w:rsidRPr="00B27B4C">
        <w:rPr>
          <w:rFonts w:ascii="Times New Roman" w:eastAsia="Times New Roman" w:hAnsi="Times New Roman" w:cs="David"/>
          <w:sz w:val="20"/>
          <w:szCs w:val="24"/>
          <w:rtl/>
          <w:lang w:eastAsia="he-IL"/>
        </w:rPr>
        <w:t xml:space="preserve"> מאי עמידתו בהתחייבויותיו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 זה.</w:t>
      </w:r>
    </w:p>
    <w:p w14:paraId="498A0CA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כל סכום </w:t>
      </w:r>
      <w:r w:rsidRPr="00B27B4C">
        <w:rPr>
          <w:rFonts w:ascii="Times New Roman" w:eastAsia="Times New Roman" w:hAnsi="Times New Roman" w:cs="David"/>
          <w:sz w:val="20"/>
          <w:szCs w:val="24"/>
          <w:rtl/>
          <w:lang w:eastAsia="he-IL"/>
        </w:rPr>
        <w:lastRenderedPageBreak/>
        <w:t>שלפי טענתו מגיע לו מהמתכנן, וכל זכות של המתכנן לתשלום מהמזמין כפופה לזכות הקיזוז הנ"ל.</w:t>
      </w:r>
    </w:p>
    <w:p w14:paraId="5014EBF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מוסכם במפורש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כל </w:t>
      </w:r>
      <w:r w:rsidRPr="00B27B4C">
        <w:rPr>
          <w:rFonts w:ascii="Times New Roman" w:eastAsia="Times New Roman" w:hAnsi="Times New Roman" w:cs="David" w:hint="cs"/>
          <w:sz w:val="20"/>
          <w:szCs w:val="24"/>
          <w:rtl/>
          <w:lang w:eastAsia="he-IL"/>
        </w:rPr>
        <w:t>אחת</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אחת מהתחייבויות המזמין ע</w:t>
      </w:r>
      <w:r w:rsidRPr="00B27B4C">
        <w:rPr>
          <w:rFonts w:ascii="Times New Roman" w:eastAsia="Times New Roman" w:hAnsi="Times New Roman" w:cs="David" w:hint="cs"/>
          <w:sz w:val="20"/>
          <w:szCs w:val="24"/>
          <w:rtl/>
          <w:lang w:eastAsia="he-IL"/>
        </w:rPr>
        <w:t>ל פ</w:t>
      </w:r>
      <w:r w:rsidRPr="00B27B4C">
        <w:rPr>
          <w:rFonts w:ascii="Times New Roman" w:eastAsia="Times New Roman" w:hAnsi="Times New Roman" w:cs="David"/>
          <w:sz w:val="20"/>
          <w:szCs w:val="24"/>
          <w:rtl/>
          <w:lang w:eastAsia="he-IL"/>
        </w:rPr>
        <w:t>י</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מותנה בכך שהמתכנן יקיים תחילה את התחייבויותיו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עד לאותו מועד. המזמין זכאי, מבלי לפגוע </w:t>
      </w:r>
      <w:r w:rsidRPr="00B27B4C">
        <w:rPr>
          <w:rFonts w:ascii="Times New Roman" w:eastAsia="Times New Roman" w:hAnsi="Times New Roman" w:cs="David" w:hint="cs"/>
          <w:sz w:val="20"/>
          <w:szCs w:val="24"/>
          <w:rtl/>
          <w:lang w:eastAsia="he-IL"/>
        </w:rPr>
        <w:t>מכלליות ה</w:t>
      </w:r>
      <w:r w:rsidRPr="00B27B4C">
        <w:rPr>
          <w:rFonts w:ascii="Times New Roman" w:eastAsia="Times New Roman" w:hAnsi="Times New Roman" w:cs="David"/>
          <w:sz w:val="20"/>
          <w:szCs w:val="24"/>
          <w:rtl/>
          <w:lang w:eastAsia="he-IL"/>
        </w:rPr>
        <w:t>אמור בכל מקום אחר בחוזה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לעכב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התחי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4DAE2A0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שום התנהגות מצד</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של מי</w:t>
      </w:r>
      <w:r w:rsidRPr="00B27B4C">
        <w:rPr>
          <w:rFonts w:ascii="Times New Roman" w:eastAsia="Times New Roman" w:hAnsi="Times New Roman" w:cs="David"/>
          <w:sz w:val="20"/>
          <w:szCs w:val="24"/>
          <w:rtl/>
          <w:lang w:eastAsia="he-IL"/>
        </w:rPr>
        <w:t xml:space="preserve"> מהצדדים לא תחשב </w:t>
      </w:r>
      <w:proofErr w:type="spellStart"/>
      <w:r w:rsidRPr="00B27B4C">
        <w:rPr>
          <w:rFonts w:ascii="Times New Roman" w:eastAsia="Times New Roman" w:hAnsi="Times New Roman" w:cs="David"/>
          <w:sz w:val="20"/>
          <w:szCs w:val="24"/>
          <w:rtl/>
          <w:lang w:eastAsia="he-IL"/>
        </w:rPr>
        <w:t>כויתור</w:t>
      </w:r>
      <w:proofErr w:type="spellEnd"/>
      <w:r w:rsidRPr="00B27B4C">
        <w:rPr>
          <w:rFonts w:ascii="Times New Roman" w:eastAsia="Times New Roman" w:hAnsi="Times New Roman" w:cs="David"/>
          <w:sz w:val="20"/>
          <w:szCs w:val="24"/>
          <w:rtl/>
          <w:lang w:eastAsia="he-IL"/>
        </w:rPr>
        <w:t xml:space="preserve"> על איזה מזכויותיו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ו/או</w:t>
      </w:r>
      <w:r w:rsidRPr="00B27B4C">
        <w:rPr>
          <w:rFonts w:ascii="Times New Roman" w:eastAsia="Times New Roman" w:hAnsi="Times New Roman" w:cs="David"/>
          <w:sz w:val="20"/>
          <w:szCs w:val="24"/>
          <w:rtl/>
          <w:lang w:eastAsia="he-IL"/>
        </w:rPr>
        <w:t xml:space="preserve"> ע</w:t>
      </w:r>
      <w:r w:rsidRPr="00B27B4C">
        <w:rPr>
          <w:rFonts w:ascii="Times New Roman" w:eastAsia="Times New Roman" w:hAnsi="Times New Roman" w:cs="David" w:hint="cs"/>
          <w:sz w:val="20"/>
          <w:szCs w:val="24"/>
          <w:rtl/>
          <w:lang w:eastAsia="he-IL"/>
        </w:rPr>
        <w:t>ל פי כל</w:t>
      </w:r>
      <w:r w:rsidRPr="00B27B4C">
        <w:rPr>
          <w:rFonts w:ascii="Times New Roman" w:eastAsia="Times New Roman" w:hAnsi="Times New Roman" w:cs="David"/>
          <w:sz w:val="20"/>
          <w:szCs w:val="24"/>
          <w:rtl/>
          <w:lang w:eastAsia="he-IL"/>
        </w:rPr>
        <w:t xml:space="preserve"> דין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proofErr w:type="spellStart"/>
      <w:r w:rsidRPr="00B27B4C">
        <w:rPr>
          <w:rFonts w:ascii="Times New Roman" w:eastAsia="Times New Roman" w:hAnsi="Times New Roman" w:cs="David"/>
          <w:sz w:val="20"/>
          <w:szCs w:val="24"/>
          <w:rtl/>
          <w:lang w:eastAsia="he-IL"/>
        </w:rPr>
        <w:t>כויתור</w:t>
      </w:r>
      <w:proofErr w:type="spellEnd"/>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כהסכמה מצדו לאיזה הפרה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אי קיום של תנאי מתנאי חוזה</w:t>
      </w:r>
      <w:r w:rsidRPr="00B27B4C">
        <w:rPr>
          <w:rFonts w:ascii="Times New Roman" w:eastAsia="Times New Roman" w:hAnsi="Times New Roman" w:cs="David" w:hint="cs"/>
          <w:sz w:val="20"/>
          <w:szCs w:val="24"/>
          <w:rtl/>
          <w:lang w:eastAsia="he-IL"/>
        </w:rPr>
        <w:t xml:space="preserve"> זה ו/</w:t>
      </w:r>
      <w:r w:rsidRPr="00B27B4C">
        <w:rPr>
          <w:rFonts w:ascii="Times New Roman" w:eastAsia="Times New Roman" w:hAnsi="Times New Roman" w:cs="David"/>
          <w:sz w:val="20"/>
          <w:szCs w:val="24"/>
          <w:rtl/>
          <w:lang w:eastAsia="he-IL"/>
        </w:rPr>
        <w:t xml:space="preserve"> או כנותנת דחייה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ארכה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כל פעולה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ש</w:t>
      </w:r>
      <w:r w:rsidRPr="00B27B4C">
        <w:rPr>
          <w:rFonts w:ascii="Times New Roman" w:eastAsia="Times New Roman" w:hAnsi="Times New Roman" w:cs="David"/>
          <w:sz w:val="20"/>
          <w:szCs w:val="24"/>
          <w:rtl/>
          <w:lang w:eastAsia="he-IL"/>
        </w:rPr>
        <w:t>יש לעשותה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כש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נוי</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טול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תוספת של תנאי </w:t>
      </w:r>
      <w:r w:rsidRPr="00B27B4C">
        <w:rPr>
          <w:rFonts w:ascii="Times New Roman" w:eastAsia="Times New Roman" w:hAnsi="Times New Roman" w:cs="David" w:hint="cs"/>
          <w:sz w:val="20"/>
          <w:szCs w:val="24"/>
          <w:rtl/>
          <w:lang w:eastAsia="he-IL"/>
        </w:rPr>
        <w:t>כלשהו</w:t>
      </w:r>
      <w:r w:rsidRPr="00B27B4C">
        <w:rPr>
          <w:rFonts w:ascii="Times New Roman" w:eastAsia="Times New Roman" w:hAnsi="Times New Roman" w:cs="David"/>
          <w:sz w:val="20"/>
          <w:szCs w:val="24"/>
          <w:rtl/>
          <w:lang w:eastAsia="he-IL"/>
        </w:rPr>
        <w:t>, אלא אם נעשו במפורש ובכתב.</w:t>
      </w:r>
    </w:p>
    <w:p w14:paraId="2D8EC4E1" w14:textId="77777777" w:rsidR="00B27B4C" w:rsidRPr="00B27B4C" w:rsidRDefault="00B27B4C" w:rsidP="00B27B4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מכלליות האמור לעיל -</w:t>
      </w:r>
    </w:p>
    <w:p w14:paraId="5923B504"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49E44D05"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תור כלשהו על זכויות וחובות לפי החוזה.</w:t>
      </w:r>
    </w:p>
    <w:p w14:paraId="566B883D"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במידה והמתכנן כולל מספר גופים או יחידים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76567AA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B27B4C">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B27B4C">
        <w:rPr>
          <w:rFonts w:ascii="Times New Roman" w:eastAsia="Times New Roman" w:hAnsi="Times New Roman" w:cs="David" w:hint="cs"/>
          <w:b/>
          <w:bCs/>
          <w:sz w:val="24"/>
          <w:szCs w:val="24"/>
          <w:rtl/>
          <w:lang w:eastAsia="he-IL"/>
        </w:rPr>
        <w:t>א</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בגין כל חיוב מחיובי המזמין </w:t>
      </w:r>
      <w:r w:rsidRPr="00B27B4C">
        <w:rPr>
          <w:rFonts w:ascii="Times New Roman" w:eastAsia="Times New Roman" w:hAnsi="Times New Roman" w:cs="David" w:hint="cs"/>
          <w:sz w:val="24"/>
          <w:szCs w:val="24"/>
          <w:rtl/>
          <w:lang w:eastAsia="he-IL"/>
        </w:rPr>
        <w:t>על פי</w:t>
      </w:r>
      <w:r w:rsidRPr="00B27B4C">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B27B4C">
        <w:rPr>
          <w:rFonts w:ascii="Times New Roman" w:eastAsia="Times New Roman" w:hAnsi="Times New Roman" w:cs="David" w:hint="cs"/>
          <w:sz w:val="24"/>
          <w:szCs w:val="24"/>
          <w:rtl/>
          <w:lang w:eastAsia="he-IL"/>
        </w:rPr>
        <w:t>על פ</w:t>
      </w:r>
      <w:r w:rsidRPr="00B27B4C">
        <w:rPr>
          <w:rFonts w:ascii="Times New Roman" w:eastAsia="Times New Roman" w:hAnsi="Times New Roman" w:cs="David"/>
          <w:sz w:val="24"/>
          <w:szCs w:val="24"/>
          <w:rtl/>
          <w:lang w:eastAsia="he-IL"/>
        </w:rPr>
        <w:t xml:space="preserve">י חוזה זה. וזאת מבלי לגרוע מהאמור להלן בסיפא </w:t>
      </w:r>
      <w:proofErr w:type="spellStart"/>
      <w:r w:rsidRPr="00B27B4C">
        <w:rPr>
          <w:rFonts w:ascii="Times New Roman" w:eastAsia="Times New Roman" w:hAnsi="Times New Roman" w:cs="David"/>
          <w:sz w:val="24"/>
          <w:szCs w:val="24"/>
          <w:rtl/>
          <w:lang w:eastAsia="he-IL"/>
        </w:rPr>
        <w:t>לס"ק</w:t>
      </w:r>
      <w:proofErr w:type="spellEnd"/>
      <w:r w:rsidRPr="00B27B4C">
        <w:rPr>
          <w:rFonts w:ascii="Times New Roman" w:eastAsia="Times New Roman" w:hAnsi="Times New Roman" w:cs="David"/>
          <w:sz w:val="24"/>
          <w:szCs w:val="24"/>
          <w:rtl/>
          <w:lang w:eastAsia="he-IL"/>
        </w:rPr>
        <w:t xml:space="preserve"> זה.</w:t>
      </w:r>
    </w:p>
    <w:p w14:paraId="6EAD3BFA" w14:textId="77777777" w:rsidR="00B27B4C" w:rsidRPr="00B27B4C" w:rsidRDefault="00B27B4C" w:rsidP="00B27B4C">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sz w:val="24"/>
          <w:szCs w:val="24"/>
          <w:rtl/>
          <w:lang w:eastAsia="he-IL"/>
        </w:rPr>
        <w:t>המתכנן מתחייב בזה</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כי כל דרישה</w:t>
      </w:r>
      <w:r w:rsidRPr="00B27B4C">
        <w:rPr>
          <w:rFonts w:ascii="Times New Roman" w:eastAsia="Times New Roman" w:hAnsi="Times New Roman" w:cs="David" w:hint="cs"/>
          <w:sz w:val="24"/>
          <w:szCs w:val="24"/>
          <w:rtl/>
          <w:lang w:eastAsia="he-IL"/>
        </w:rPr>
        <w:t xml:space="preserve"> ו/או תלונה</w:t>
      </w:r>
      <w:r w:rsidRPr="00B27B4C">
        <w:rPr>
          <w:rFonts w:ascii="Times New Roman" w:eastAsia="Times New Roman" w:hAnsi="Times New Roman" w:cs="David"/>
          <w:sz w:val="24"/>
          <w:szCs w:val="24"/>
          <w:rtl/>
          <w:lang w:eastAsia="he-IL"/>
        </w:rPr>
        <w:t xml:space="preserve"> </w:t>
      </w:r>
      <w:r w:rsidRPr="00B27B4C">
        <w:rPr>
          <w:rFonts w:ascii="Times New Roman" w:eastAsia="Times New Roman" w:hAnsi="Times New Roman" w:cs="David" w:hint="cs"/>
          <w:sz w:val="24"/>
          <w:szCs w:val="24"/>
          <w:rtl/>
          <w:lang w:eastAsia="he-IL"/>
        </w:rPr>
        <w:t xml:space="preserve">ו/או </w:t>
      </w:r>
      <w:r w:rsidRPr="00B27B4C">
        <w:rPr>
          <w:rFonts w:ascii="Times New Roman" w:eastAsia="Times New Roman" w:hAnsi="Times New Roman" w:cs="David"/>
          <w:sz w:val="24"/>
          <w:szCs w:val="24"/>
          <w:rtl/>
          <w:lang w:eastAsia="he-IL"/>
        </w:rPr>
        <w:t>טענה ו/או תביעה, ככל שתהיינה לו כנגד המזמין בגין חיובי המזמין ע</w:t>
      </w:r>
      <w:r w:rsidRPr="00B27B4C">
        <w:rPr>
          <w:rFonts w:ascii="Times New Roman" w:eastAsia="Times New Roman" w:hAnsi="Times New Roman" w:cs="David" w:hint="cs"/>
          <w:sz w:val="24"/>
          <w:szCs w:val="24"/>
          <w:rtl/>
          <w:lang w:eastAsia="he-IL"/>
        </w:rPr>
        <w:t>ל פי</w:t>
      </w:r>
      <w:r w:rsidRPr="00B27B4C">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B27B4C">
        <w:rPr>
          <w:rFonts w:ascii="Times New Roman" w:eastAsia="Times New Roman" w:hAnsi="Times New Roman" w:cs="David" w:hint="cs"/>
          <w:b/>
          <w:bCs/>
          <w:sz w:val="24"/>
          <w:szCs w:val="24"/>
          <w:rtl/>
          <w:lang w:eastAsia="he-IL"/>
        </w:rPr>
        <w:t>א</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אותו דין</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יחול לגבי תביעה של מי מיחידי המזמין כנגד המתכנן</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קרי</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תביעה כאמור</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B27B4C">
        <w:rPr>
          <w:rFonts w:ascii="Times New Roman" w:eastAsia="Times New Roman" w:hAnsi="Times New Roman" w:cs="David" w:hint="cs"/>
          <w:b/>
          <w:bCs/>
          <w:sz w:val="24"/>
          <w:szCs w:val="24"/>
          <w:rtl/>
          <w:lang w:eastAsia="he-IL"/>
        </w:rPr>
        <w:t>א</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w:t>
      </w:r>
    </w:p>
    <w:p w14:paraId="06E2CCDA"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45D97161"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למען הסר ספק</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מוסכם ומוצהר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41DF7A31"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355F8F7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חוזה זה על נספחיו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יחייב את המזמין אך ורק בכפוף לחתימתו כדין ע"י </w:t>
      </w:r>
      <w:proofErr w:type="spellStart"/>
      <w:r w:rsidRPr="00B27B4C">
        <w:rPr>
          <w:rFonts w:ascii="Times New Roman" w:eastAsia="Times New Roman" w:hAnsi="Times New Roman" w:cs="David"/>
          <w:sz w:val="20"/>
          <w:szCs w:val="24"/>
          <w:rtl/>
          <w:lang w:eastAsia="he-IL"/>
        </w:rPr>
        <w:t>מורשי</w:t>
      </w:r>
      <w:proofErr w:type="spellEnd"/>
      <w:r w:rsidRPr="00B27B4C">
        <w:rPr>
          <w:rFonts w:ascii="Times New Roman" w:eastAsia="Times New Roman" w:hAnsi="Times New Roman" w:cs="David"/>
          <w:sz w:val="20"/>
          <w:szCs w:val="24"/>
          <w:rtl/>
          <w:lang w:eastAsia="he-IL"/>
        </w:rPr>
        <w:t xml:space="preserve"> החתימה של המזמין.</w:t>
      </w:r>
    </w:p>
    <w:p w14:paraId="2E1027D1" w14:textId="77777777" w:rsidR="00B27B4C" w:rsidRPr="00B27B4C" w:rsidRDefault="00B27B4C" w:rsidP="00B27B4C">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B27B4C">
        <w:rPr>
          <w:rFonts w:ascii="Times New Roman" w:eastAsia="Times New Roman" w:hAnsi="Times New Roman" w:cs="David" w:hint="cs"/>
          <w:sz w:val="20"/>
          <w:szCs w:val="24"/>
          <w:rtl/>
          <w:lang w:eastAsia="he-IL"/>
        </w:rPr>
        <w:t>רשום</w:t>
      </w:r>
      <w:r w:rsidRPr="00B27B4C">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תחשב היא כמתקבלת ביום משלוח או מסירתה כאמור.</w:t>
      </w:r>
    </w:p>
    <w:p w14:paraId="3CD4575D"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9286DD7"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5F0AAFE3" w14:textId="77777777" w:rsidR="00B27B4C" w:rsidRPr="00B27B4C" w:rsidRDefault="00B27B4C" w:rsidP="00B27B4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380A8F0D" w14:textId="77777777" w:rsidR="00B27B4C" w:rsidRPr="00B27B4C" w:rsidRDefault="00B27B4C" w:rsidP="00B27B4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081EBBAB" w14:textId="77777777" w:rsidR="00B27B4C" w:rsidRPr="00B27B4C" w:rsidRDefault="00B27B4C" w:rsidP="00B27B4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1E124FB6" w14:textId="6777B404" w:rsidR="00B27B4C" w:rsidRPr="00DE7868" w:rsidRDefault="00B27B4C" w:rsidP="00BC719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368116510"/>
          <w:placeholder>
            <w:docPart w:val="95A2ED703C9A4C16A1C1D9BA7E9347A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C9701C">
            <w:rPr>
              <w:rFonts w:ascii="Times New Roman" w:eastAsia="Times New Roman" w:hAnsi="Times New Roman" w:cs="David"/>
              <w:color w:val="00B0F0"/>
              <w:sz w:val="20"/>
              <w:szCs w:val="24"/>
              <w:u w:val="single"/>
              <w:rtl/>
              <w:lang w:eastAsia="he-IL"/>
            </w:rPr>
            <w:t>סטיו אדריכלים</w:t>
          </w:r>
        </w:sdtContent>
      </w:sdt>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1EA00FA77BAF481D916A7AC1214B6C8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21" w:author="Meryl Etman" w:date="2024-01-07T11:06:00Z">
            <w:r w:rsidR="00493BA5" w:rsidRPr="003E6FC4">
              <w:rPr>
                <w:rStyle w:val="a7"/>
                <w:rtl/>
              </w:rPr>
              <w:t>[שם צד א]</w:t>
            </w:r>
          </w:ins>
        </w:sdtContent>
      </w:sdt>
    </w:p>
    <w:p w14:paraId="3F88C29F" w14:textId="77777777" w:rsidR="00B27B4C" w:rsidRPr="00B27B4C" w:rsidRDefault="00B27B4C" w:rsidP="00B27B4C">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7C9F2EDE" w14:textId="77777777" w:rsidR="00B27B4C" w:rsidRPr="00B27B4C" w:rsidRDefault="00B27B4C" w:rsidP="00BC719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1D5E414"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59B7643"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38149526"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8AAB51B" w14:textId="77777777" w:rsidR="00124F1F"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17F27CFE"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4CB1C7E2"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B4DF80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592FFC1A" w14:textId="77777777" w:rsidR="00B27B4C" w:rsidRDefault="00B27B4C">
      <w:pPr>
        <w:bidi w:val="0"/>
        <w:spacing w:before="0" w:beforeAutospacing="0" w:after="160" w:afterAutospacing="0" w:line="259" w:lineRule="auto"/>
        <w:rPr>
          <w:rFonts w:ascii="Times New Roman" w:eastAsia="Times New Roman" w:hAnsi="Times New Roman" w:cs="David"/>
          <w:b/>
          <w:bCs/>
          <w:sz w:val="24"/>
          <w:szCs w:val="24"/>
          <w:rtl/>
          <w:lang w:eastAsia="he-IL"/>
        </w:rPr>
      </w:pPr>
      <w:r>
        <w:rPr>
          <w:rFonts w:ascii="Times New Roman" w:eastAsia="Times New Roman" w:hAnsi="Times New Roman" w:cs="David"/>
          <w:b/>
          <w:bCs/>
          <w:sz w:val="24"/>
          <w:szCs w:val="24"/>
          <w:rtl/>
          <w:lang w:eastAsia="he-IL"/>
        </w:rPr>
        <w:br w:type="page"/>
      </w:r>
    </w:p>
    <w:p w14:paraId="20E76510" w14:textId="77777777" w:rsidR="00B27B4C" w:rsidRDefault="00B27B4C" w:rsidP="00B27B4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sidR="00537497">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sidR="00537497">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681CD4B3" w14:textId="77777777" w:rsidR="00101CB5" w:rsidRPr="00B27B4C" w:rsidRDefault="00101CB5" w:rsidP="00B27B4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3518D894"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sidR="00F3375F">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153981C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A348B3B" w14:textId="0277BC8B" w:rsidR="00B27B4C" w:rsidRPr="00B27B4C" w:rsidRDefault="00B27B4C" w:rsidP="0028651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 xml:space="preserve">פרויקט </w:t>
      </w:r>
      <w:ins w:id="22" w:author="Meryl Etman" w:date="2024-01-03T17:42:00Z">
        <w:r w:rsidR="00286510" w:rsidRPr="00286510">
          <w:rPr>
            <w:rFonts w:ascii="David" w:hAnsi="David" w:cs="David"/>
            <w:sz w:val="24"/>
            <w:szCs w:val="24"/>
            <w:rtl/>
            <w:lang w:eastAsia="he-IL"/>
            <w:rPrChange w:id="23" w:author="Meryl Etman" w:date="2024-01-03T17:42:00Z">
              <w:rPr>
                <w:rFonts w:ascii="Times New Roman" w:hAnsi="Times New Roman"/>
                <w:sz w:val="24"/>
                <w:szCs w:val="24"/>
                <w:rtl/>
                <w:lang w:eastAsia="he-IL"/>
              </w:rPr>
            </w:rPrChange>
          </w:rPr>
          <w:t>פינוי בינוי במסגרת התחדשות עירונית הכולל הריסת 3 בניינים קיימים ובניית 6 בניינים חדשים בהם כ- 204 יחידות דיור</w:t>
        </w:r>
      </w:ins>
      <w:del w:id="24" w:author="Meryl Etman" w:date="2024-01-03T17:42:00Z">
        <w:r w:rsidRPr="00286510" w:rsidDel="00286510">
          <w:rPr>
            <w:rFonts w:ascii="David" w:eastAsia="Times New Roman" w:hAnsi="David" w:cs="David" w:hint="eastAsia"/>
            <w:sz w:val="24"/>
            <w:szCs w:val="24"/>
            <w:rtl/>
            <w:lang w:eastAsia="he-IL"/>
            <w:rPrChange w:id="25" w:author="Meryl Etman" w:date="2024-01-03T17:42:00Z">
              <w:rPr>
                <w:rFonts w:ascii="Times New Roman" w:eastAsia="Times New Roman" w:hAnsi="Times New Roman" w:cs="David" w:hint="eastAsia"/>
                <w:sz w:val="24"/>
                <w:szCs w:val="24"/>
                <w:rtl/>
                <w:lang w:eastAsia="he-IL"/>
              </w:rPr>
            </w:rPrChange>
          </w:rPr>
          <w:delText>לבניית</w:delText>
        </w:r>
        <w:r w:rsidRPr="00B27B4C" w:rsidDel="00286510">
          <w:rPr>
            <w:rFonts w:ascii="Times New Roman" w:eastAsia="Times New Roman" w:hAnsi="Times New Roman" w:cs="David" w:hint="cs"/>
            <w:sz w:val="24"/>
            <w:szCs w:val="24"/>
            <w:rtl/>
            <w:lang w:eastAsia="he-IL"/>
          </w:rPr>
          <w:delText xml:space="preserve"> יחידות דיור</w:delText>
        </w:r>
      </w:del>
      <w:r w:rsidRPr="00B27B4C">
        <w:rPr>
          <w:rFonts w:ascii="Times New Roman" w:eastAsia="Times New Roman" w:hAnsi="Times New Roman" w:cs="David" w:hint="cs"/>
          <w:sz w:val="24"/>
          <w:szCs w:val="24"/>
          <w:rtl/>
          <w:lang w:eastAsia="he-IL"/>
        </w:rPr>
        <w:t>, שטחי מסחר</w:t>
      </w:r>
      <w:ins w:id="26" w:author="מרול אטמן" w:date="2024-01-07T12:38:00Z">
        <w:r w:rsidR="00182945">
          <w:rPr>
            <w:rFonts w:ascii="Times New Roman" w:eastAsia="Times New Roman" w:hAnsi="Times New Roman" w:cs="David" w:hint="cs"/>
            <w:sz w:val="24"/>
            <w:szCs w:val="24"/>
            <w:rtl/>
            <w:lang w:eastAsia="he-IL"/>
          </w:rPr>
          <w:t>,</w:t>
        </w:r>
      </w:ins>
      <w:r w:rsidRPr="00B27B4C">
        <w:rPr>
          <w:rFonts w:ascii="Times New Roman" w:eastAsia="Times New Roman" w:hAnsi="Times New Roman" w:cs="David" w:hint="cs"/>
          <w:sz w:val="24"/>
          <w:szCs w:val="24"/>
          <w:rtl/>
          <w:lang w:eastAsia="he-IL"/>
        </w:rPr>
        <w:t xml:space="preserve"> </w:t>
      </w:r>
      <w:del w:id="27" w:author="Meryl Etman" w:date="2024-01-03T17:40:00Z">
        <w:r w:rsidRPr="00B27B4C" w:rsidDel="00286510">
          <w:rPr>
            <w:rFonts w:ascii="Times New Roman" w:eastAsia="Times New Roman" w:hAnsi="Times New Roman" w:cs="David" w:hint="cs"/>
            <w:sz w:val="24"/>
            <w:szCs w:val="24"/>
            <w:rtl/>
            <w:lang w:eastAsia="he-IL"/>
          </w:rPr>
          <w:delText xml:space="preserve">ומשרדים, </w:delText>
        </w:r>
      </w:del>
      <w:r w:rsidRPr="00B27B4C">
        <w:rPr>
          <w:rFonts w:ascii="Times New Roman" w:eastAsia="Times New Roman" w:hAnsi="Times New Roman" w:cs="David" w:hint="cs"/>
          <w:sz w:val="24"/>
          <w:szCs w:val="24"/>
          <w:rtl/>
          <w:lang w:eastAsia="he-IL"/>
        </w:rPr>
        <w:t>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A1D15F8229F941CD88B646931195E7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124523">
            <w:rPr>
              <w:rFonts w:ascii="Times New Roman" w:eastAsia="Times New Roman" w:hAnsi="Times New Roman" w:cs="David" w:hint="cs"/>
              <w:color w:val="00B0F0"/>
              <w:sz w:val="24"/>
              <w:szCs w:val="24"/>
              <w:rtl/>
              <w:lang w:eastAsia="he-IL"/>
            </w:rPr>
            <w:t>הרצליה</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26130E4A6DC94EA4B056645049B740D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del w:id="28" w:author="Meryl Etman" w:date="2024-01-03T17:43:00Z">
            <w:r w:rsidR="00286510" w:rsidDel="00286510">
              <w:rPr>
                <w:rFonts w:ascii="Times New Roman" w:eastAsia="Times New Roman" w:hAnsi="Times New Roman" w:cs="David" w:hint="cs"/>
                <w:color w:val="00B0F0"/>
                <w:sz w:val="24"/>
                <w:szCs w:val="24"/>
                <w:rtl/>
              </w:rPr>
              <w:delText>הכוזרי הרצליה</w:delText>
            </w:r>
          </w:del>
        </w:sdtContent>
      </w:sdt>
      <w:del w:id="29" w:author="Meryl Etman" w:date="2024-01-03T17:43:00Z">
        <w:r w:rsidRPr="00E95AE9" w:rsidDel="00286510">
          <w:rPr>
            <w:rFonts w:ascii="Times New Roman" w:eastAsia="Times New Roman" w:hAnsi="Times New Roman" w:cs="David" w:hint="cs"/>
            <w:color w:val="00B0F0"/>
            <w:sz w:val="24"/>
            <w:szCs w:val="24"/>
            <w:rtl/>
            <w:lang w:eastAsia="he-IL"/>
          </w:rPr>
          <w:delText>,</w:delText>
        </w:r>
      </w:del>
      <w:ins w:id="30" w:author="Meryl Etman" w:date="2024-01-03T17:43:00Z">
        <w:r w:rsidR="00286510">
          <w:rPr>
            <w:rFonts w:ascii="Times New Roman" w:eastAsia="Times New Roman" w:hAnsi="Times New Roman" w:cs="David" w:hint="cs"/>
            <w:color w:val="00B0F0"/>
            <w:sz w:val="24"/>
            <w:szCs w:val="24"/>
            <w:rtl/>
            <w:lang w:eastAsia="he-IL"/>
          </w:rPr>
          <w:t xml:space="preserve"> רחוב </w:t>
        </w:r>
      </w:ins>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F0731A71C4744B16BD7C9987A39D466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124523">
            <w:rPr>
              <w:rFonts w:ascii="Times New Roman" w:eastAsia="Times New Roman" w:hAnsi="Times New Roman" w:cs="David" w:hint="cs"/>
              <w:color w:val="00B0F0"/>
              <w:sz w:val="24"/>
              <w:szCs w:val="24"/>
              <w:rtl/>
            </w:rPr>
            <w:t>הכוזרי</w:t>
          </w:r>
        </w:sdtContent>
      </w:sdt>
      <w:r w:rsidRPr="00B27B4C">
        <w:rPr>
          <w:rFonts w:ascii="Times New Roman" w:eastAsia="Times New Roman" w:hAnsi="Times New Roman" w:cs="David" w:hint="cs"/>
          <w:sz w:val="24"/>
          <w:szCs w:val="24"/>
          <w:rtl/>
          <w:lang w:eastAsia="he-IL"/>
        </w:rPr>
        <w:t xml:space="preserve"> </w:t>
      </w:r>
      <w:ins w:id="31" w:author="Meryl Etman" w:date="2024-01-03T17:43:00Z">
        <w:r w:rsidR="00286510">
          <w:rPr>
            <w:rFonts w:ascii="Times New Roman" w:eastAsia="Times New Roman" w:hAnsi="Times New Roman" w:cs="David" w:hint="cs"/>
            <w:sz w:val="24"/>
            <w:szCs w:val="24"/>
            <w:rtl/>
            <w:lang w:eastAsia="he-IL"/>
          </w:rPr>
          <w:t xml:space="preserve">פינת רח' </w:t>
        </w:r>
        <w:proofErr w:type="spellStart"/>
        <w:r w:rsidR="00286510">
          <w:rPr>
            <w:rFonts w:ascii="Times New Roman" w:eastAsia="Times New Roman" w:hAnsi="Times New Roman" w:cs="David" w:hint="cs"/>
            <w:sz w:val="24"/>
            <w:szCs w:val="24"/>
            <w:rtl/>
            <w:lang w:eastAsia="he-IL"/>
          </w:rPr>
          <w:t>מזא</w:t>
        </w:r>
      </w:ins>
      <w:ins w:id="32" w:author="Meryl Etman" w:date="2024-01-03T17:44:00Z">
        <w:r w:rsidR="00286510">
          <w:rPr>
            <w:rFonts w:ascii="Times New Roman" w:eastAsia="Times New Roman" w:hAnsi="Times New Roman" w:cs="David" w:hint="cs"/>
            <w:sz w:val="24"/>
            <w:szCs w:val="24"/>
            <w:rtl/>
            <w:lang w:eastAsia="he-IL"/>
          </w:rPr>
          <w:t>"ה</w:t>
        </w:r>
        <w:proofErr w:type="spellEnd"/>
        <w:r w:rsidR="00286510">
          <w:rPr>
            <w:rFonts w:ascii="Times New Roman" w:eastAsia="Times New Roman" w:hAnsi="Times New Roman" w:cs="David" w:hint="cs"/>
            <w:sz w:val="24"/>
            <w:szCs w:val="24"/>
            <w:rtl/>
            <w:lang w:eastAsia="he-IL"/>
          </w:rPr>
          <w:t xml:space="preserve"> </w:t>
        </w:r>
      </w:ins>
      <w:r w:rsidRPr="00B27B4C">
        <w:rPr>
          <w:rFonts w:ascii="Times New Roman" w:eastAsia="Times New Roman" w:hAnsi="Times New Roman" w:cs="David" w:hint="cs"/>
          <w:sz w:val="24"/>
          <w:szCs w:val="24"/>
          <w:rtl/>
          <w:lang w:eastAsia="he-IL"/>
        </w:rPr>
        <w:t xml:space="preserve">לרבות </w:t>
      </w:r>
      <w:ins w:id="33" w:author="Meryl Etman" w:date="2024-01-03T17:44:00Z">
        <w:r w:rsidR="00286510">
          <w:rPr>
            <w:rFonts w:ascii="Times New Roman" w:eastAsia="Times New Roman" w:hAnsi="Times New Roman" w:cs="David" w:hint="cs"/>
            <w:sz w:val="24"/>
            <w:szCs w:val="24"/>
            <w:rtl/>
            <w:lang w:eastAsia="he-IL"/>
          </w:rPr>
          <w:t xml:space="preserve">שיפוץ והרחבת בית כנסת קיים ולרבות </w:t>
        </w:r>
      </w:ins>
      <w:r w:rsidRPr="00B27B4C">
        <w:rPr>
          <w:rFonts w:ascii="Times New Roman" w:eastAsia="Times New Roman" w:hAnsi="Times New Roman" w:cs="David" w:hint="cs"/>
          <w:sz w:val="24"/>
          <w:szCs w:val="24"/>
          <w:rtl/>
          <w:lang w:eastAsia="he-IL"/>
        </w:rPr>
        <w:t>עבודות פיתוח על</w:t>
      </w:r>
      <w:ins w:id="34" w:author="Meryl Etman" w:date="2024-01-03T17:44:00Z">
        <w:r w:rsidR="00B35934">
          <w:rPr>
            <w:rFonts w:ascii="Times New Roman" w:eastAsia="Times New Roman" w:hAnsi="Times New Roman" w:cs="David" w:hint="cs"/>
            <w:sz w:val="24"/>
            <w:szCs w:val="24"/>
            <w:rtl/>
            <w:lang w:eastAsia="he-IL"/>
          </w:rPr>
          <w:t xml:space="preserve"> כולל כיכר עירונית</w:t>
        </w:r>
      </w:ins>
      <w:r w:rsidRPr="00B27B4C">
        <w:rPr>
          <w:rFonts w:ascii="Times New Roman" w:eastAsia="Times New Roman" w:hAnsi="Times New Roman" w:cs="David" w:hint="cs"/>
          <w:sz w:val="24"/>
          <w:szCs w:val="24"/>
          <w:rtl/>
          <w:lang w:eastAsia="he-IL"/>
        </w:rPr>
        <w:t>, אשר יתוכנן ו/או יבוצע עבור המזמין באתר בקטעים ובשלבים לפי שיקול דעתו.</w:t>
      </w:r>
    </w:p>
    <w:p w14:paraId="2CCE2B6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C63E781" w14:textId="40B957B4" w:rsidR="00B27B4C" w:rsidRPr="00B27B4C" w:rsidRDefault="00B27B4C" w:rsidP="007B1B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296E865EE77147C4BA74D4CE619574A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00555CBE">
            <w:rPr>
              <w:rFonts w:ascii="Times New Roman" w:eastAsia="Times New Roman" w:hAnsi="Times New Roman" w:cs="David" w:hint="cs"/>
              <w:color w:val="008000"/>
              <w:sz w:val="24"/>
              <w:szCs w:val="24"/>
              <w:rtl/>
            </w:rPr>
            <w:t>504-0138628</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ins w:id="35" w:author="Meryl Etman" w:date="2024-01-03T17:45:00Z">
        <w:r w:rsidR="00B35934">
          <w:rPr>
            <w:rFonts w:ascii="Times New Roman" w:eastAsia="Times New Roman" w:hAnsi="Times New Roman" w:cs="David" w:hint="cs"/>
            <w:sz w:val="24"/>
            <w:szCs w:val="24"/>
            <w:rtl/>
            <w:lang w:eastAsia="he-IL"/>
          </w:rPr>
          <w:t xml:space="preserve">גוש </w:t>
        </w:r>
      </w:ins>
      <w:del w:id="36" w:author="מרול אטמן" w:date="2024-01-07T12:39:00Z">
        <w:r w:rsidRPr="00B27B4C" w:rsidDel="00182945">
          <w:rPr>
            <w:rFonts w:ascii="Times New Roman" w:eastAsia="Times New Roman" w:hAnsi="Times New Roman" w:cs="David" w:hint="cs"/>
            <w:sz w:val="24"/>
            <w:szCs w:val="24"/>
            <w:rtl/>
            <w:lang w:eastAsia="he-IL"/>
          </w:rPr>
          <w:delText>-</w:delText>
        </w:r>
      </w:del>
      <w:ins w:id="37" w:author="מרול אטמן" w:date="2024-01-07T12:39:00Z">
        <w:r w:rsidR="00182945">
          <w:rPr>
            <w:rFonts w:ascii="Times New Roman" w:eastAsia="Times New Roman" w:hAnsi="Times New Roman" w:cs="David" w:hint="cs"/>
            <w:sz w:val="24"/>
            <w:szCs w:val="24"/>
            <w:rtl/>
            <w:lang w:eastAsia="he-IL"/>
          </w:rPr>
          <w:t xml:space="preserve"> </w:t>
        </w:r>
      </w:ins>
      <w:sdt>
        <w:sdtPr>
          <w:rPr>
            <w:rFonts w:ascii="Times New Roman" w:eastAsia="Times New Roman" w:hAnsi="Times New Roman" w:cs="David" w:hint="cs"/>
            <w:sz w:val="24"/>
            <w:szCs w:val="24"/>
            <w:rtl/>
            <w:lang w:eastAsia="he-IL"/>
          </w:rPr>
          <w:alias w:val="שדה נוסף 1"/>
          <w:tag w:val="cntCustomField1"/>
          <w:id w:val="-452094098"/>
          <w:placeholder>
            <w:docPart w:val="313F342F79844164B1A3501EDBEA002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00555CBE">
            <w:rPr>
              <w:rFonts w:ascii="Times New Roman" w:eastAsia="Times New Roman" w:hAnsi="Times New Roman" w:cs="David" w:hint="cs"/>
              <w:sz w:val="24"/>
              <w:szCs w:val="24"/>
              <w:rtl/>
              <w:lang w:eastAsia="he-IL"/>
            </w:rPr>
            <w:t>6538</w:t>
          </w:r>
        </w:sdtContent>
      </w:sdt>
      <w:ins w:id="38" w:author="Meryl Etman" w:date="2024-01-03T17:45:00Z">
        <w:r w:rsidR="00B35934">
          <w:rPr>
            <w:rFonts w:ascii="Times New Roman" w:eastAsia="Times New Roman" w:hAnsi="Times New Roman" w:cs="David" w:hint="cs"/>
            <w:sz w:val="24"/>
            <w:szCs w:val="24"/>
            <w:rtl/>
            <w:lang w:eastAsia="he-IL"/>
          </w:rPr>
          <w:t>, חלקה 420, מגרש 201.</w:t>
        </w:r>
      </w:ins>
      <w:del w:id="39" w:author="Meryl Etman" w:date="2024-01-03T17:45:00Z">
        <w:r w:rsidRPr="00B27B4C" w:rsidDel="00B35934">
          <w:rPr>
            <w:rFonts w:ascii="Times New Roman" w:eastAsia="Times New Roman" w:hAnsi="Times New Roman" w:cs="David" w:hint="cs"/>
            <w:sz w:val="24"/>
            <w:szCs w:val="24"/>
            <w:rtl/>
            <w:lang w:eastAsia="he-IL"/>
          </w:rPr>
          <w:delText>.</w:delText>
        </w:r>
      </w:del>
    </w:p>
    <w:p w14:paraId="1FB53EF2"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המזמין שומר לעצמו הזכות לערוך שינויים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ממתכונתה היום והשירותים המוזמנים מן המתכנן הינם בהתאם לתכנית התקפה בעת הזמנת כל שלב. המתכנן מתחייב להתעדכן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w:t>
      </w:r>
      <w:proofErr w:type="spellStart"/>
      <w:r w:rsidRPr="00B27B4C">
        <w:rPr>
          <w:rFonts w:ascii="Times New Roman" w:eastAsia="Times New Roman" w:hAnsi="Times New Roman" w:cs="David" w:hint="cs"/>
          <w:sz w:val="24"/>
          <w:szCs w:val="24"/>
          <w:rtl/>
          <w:lang w:eastAsia="he-IL"/>
        </w:rPr>
        <w:t>ובתכניות</w:t>
      </w:r>
      <w:proofErr w:type="spellEnd"/>
      <w:r w:rsidRPr="00B27B4C">
        <w:rPr>
          <w:rFonts w:ascii="Times New Roman" w:eastAsia="Times New Roman" w:hAnsi="Times New Roman" w:cs="David" w:hint="cs"/>
          <w:sz w:val="24"/>
          <w:szCs w:val="24"/>
          <w:rtl/>
          <w:lang w:eastAsia="he-IL"/>
        </w:rPr>
        <w:t xml:space="preserve"> הבינוי על תיקוניהם ולספק את השירותים כנדרש לשם בניית הפרויקט עפ"י </w:t>
      </w:r>
      <w:proofErr w:type="spellStart"/>
      <w:r w:rsidRPr="00B27B4C">
        <w:rPr>
          <w:rFonts w:ascii="Times New Roman" w:eastAsia="Times New Roman" w:hAnsi="Times New Roman" w:cs="David" w:hint="cs"/>
          <w:sz w:val="24"/>
          <w:szCs w:val="24"/>
          <w:rtl/>
          <w:lang w:eastAsia="he-IL"/>
        </w:rPr>
        <w:t>התב"ע</w:t>
      </w:r>
      <w:proofErr w:type="spellEnd"/>
      <w:r w:rsidRPr="00B27B4C">
        <w:rPr>
          <w:rFonts w:ascii="Times New Roman" w:eastAsia="Times New Roman" w:hAnsi="Times New Roman" w:cs="David" w:hint="cs"/>
          <w:sz w:val="24"/>
          <w:szCs w:val="24"/>
          <w:rtl/>
          <w:lang w:eastAsia="he-IL"/>
        </w:rPr>
        <w:t xml:space="preserve"> </w:t>
      </w:r>
      <w:proofErr w:type="spellStart"/>
      <w:r w:rsidRPr="00B27B4C">
        <w:rPr>
          <w:rFonts w:ascii="Times New Roman" w:eastAsia="Times New Roman" w:hAnsi="Times New Roman" w:cs="David" w:hint="cs"/>
          <w:sz w:val="24"/>
          <w:szCs w:val="24"/>
          <w:rtl/>
          <w:lang w:eastAsia="he-IL"/>
        </w:rPr>
        <w:t>ותכניות</w:t>
      </w:r>
      <w:proofErr w:type="spellEnd"/>
      <w:r w:rsidRPr="00B27B4C">
        <w:rPr>
          <w:rFonts w:ascii="Times New Roman" w:eastAsia="Times New Roman" w:hAnsi="Times New Roman" w:cs="David" w:hint="cs"/>
          <w:sz w:val="24"/>
          <w:szCs w:val="24"/>
          <w:rtl/>
          <w:lang w:eastAsia="he-IL"/>
        </w:rPr>
        <w:t xml:space="preserve"> הבינוי במתכונת שתאושר ובהתאם להוראות המזמין.</w:t>
      </w:r>
    </w:p>
    <w:p w14:paraId="073C7FCB"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6FF32DD" w14:textId="50C439E4" w:rsidR="00B27B4C" w:rsidRPr="00B27B4C" w:rsidRDefault="00B27B4C" w:rsidP="00B27B4C">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95C93B48CC5B45CCACBA59012D87AE6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124523">
            <w:rPr>
              <w:rFonts w:ascii="Times New Roman" w:eastAsia="Times New Roman" w:hAnsi="Times New Roman" w:cs="David" w:hint="cs"/>
              <w:color w:val="008000"/>
              <w:sz w:val="24"/>
              <w:szCs w:val="24"/>
              <w:rtl/>
            </w:rPr>
            <w:t>הרצליה</w:t>
          </w:r>
        </w:sdtContent>
      </w:sdt>
      <w:r w:rsidRPr="00B27B4C">
        <w:rPr>
          <w:rFonts w:ascii="Times New Roman" w:eastAsia="Times New Roman" w:hAnsi="Times New Roman" w:cs="David" w:hint="cs"/>
          <w:color w:val="008000"/>
          <w:sz w:val="24"/>
          <w:szCs w:val="24"/>
          <w:rtl/>
        </w:rPr>
        <w:t>.</w:t>
      </w:r>
    </w:p>
    <w:p w14:paraId="774F10E3" w14:textId="77777777" w:rsidR="00B27B4C" w:rsidRPr="00B27B4C" w:rsidRDefault="00B27B4C" w:rsidP="00B27B4C">
      <w:pPr>
        <w:spacing w:before="0" w:beforeAutospacing="0" w:after="0" w:afterAutospacing="0" w:line="240" w:lineRule="auto"/>
        <w:ind w:left="720"/>
        <w:rPr>
          <w:rFonts w:ascii="Times New Roman" w:eastAsia="Times New Roman" w:hAnsi="Times New Roman" w:cs="David"/>
          <w:color w:val="FF0000"/>
          <w:sz w:val="24"/>
          <w:szCs w:val="24"/>
          <w:rtl/>
        </w:rPr>
      </w:pPr>
    </w:p>
    <w:p w14:paraId="2F47D50B" w14:textId="77777777" w:rsidR="00B27B4C" w:rsidRPr="00B27B4C" w:rsidRDefault="00B27B4C" w:rsidP="00B27B4C">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71C4D525"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731D797" w14:textId="518D4F45"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00B27B4C"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93CE99CBAC854665A75B70EC3657518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1F471F">
            <w:rPr>
              <w:rFonts w:ascii="Times New Roman" w:eastAsia="Times New Roman" w:hAnsi="Times New Roman" w:cs="David" w:hint="cs"/>
              <w:sz w:val="24"/>
              <w:szCs w:val="24"/>
              <w:rtl/>
              <w:lang w:eastAsia="he-IL"/>
            </w:rPr>
            <w:t>מרול אטמן</w:t>
          </w:r>
        </w:sdtContent>
      </w:sdt>
    </w:p>
    <w:p w14:paraId="3E288C1B"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3493AFE4" w14:textId="6AE0910F" w:rsidR="008F5534" w:rsidRPr="008F5534" w:rsidDel="00182945" w:rsidRDefault="00170ACE" w:rsidP="00116D8E">
      <w:pPr>
        <w:widowControl w:val="0"/>
        <w:spacing w:line="240" w:lineRule="auto"/>
        <w:ind w:left="720" w:hanging="720"/>
        <w:jc w:val="both"/>
        <w:rPr>
          <w:del w:id="40" w:author="מרול אטמן" w:date="2024-01-07T12:39:00Z"/>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00B27B4C" w:rsidRPr="00B27B4C">
        <w:rPr>
          <w:rFonts w:ascii="Times New Roman" w:eastAsia="Times New Roman" w:hAnsi="Times New Roman" w:cs="David" w:hint="cs"/>
          <w:sz w:val="24"/>
          <w:szCs w:val="24"/>
          <w:rtl/>
          <w:lang w:eastAsia="he-IL"/>
        </w:rPr>
        <w:tab/>
      </w:r>
      <w:del w:id="41" w:author="Meryl Etman" w:date="2024-03-06T16:54:00Z">
        <w:r w:rsidR="008F5534" w:rsidRPr="000C6B3C" w:rsidDel="00116D8E">
          <w:rPr>
            <w:rFonts w:ascii="Times New Roman" w:eastAsia="Times New Roman" w:hAnsi="Times New Roman" w:cs="David" w:hint="cs"/>
            <w:sz w:val="24"/>
            <w:szCs w:val="24"/>
            <w:rtl/>
            <w:lang w:eastAsia="he-IL"/>
          </w:rPr>
          <w:delText xml:space="preserve">התכנון יתבצע </w:delText>
        </w:r>
        <w:r w:rsidR="008F5534" w:rsidRPr="008F5534" w:rsidDel="00116D8E">
          <w:rPr>
            <w:rFonts w:ascii="Times New Roman" w:eastAsia="Times New Roman" w:hAnsi="Times New Roman" w:cs="David" w:hint="cs"/>
            <w:sz w:val="24"/>
            <w:szCs w:val="24"/>
            <w:rtl/>
            <w:lang w:eastAsia="he-IL"/>
          </w:rPr>
          <w:delText xml:space="preserve">במודל תלת מימד ע"י </w:delText>
        </w:r>
        <w:r w:rsidR="008F5534" w:rsidRPr="000C6B3C" w:rsidDel="00116D8E">
          <w:rPr>
            <w:rFonts w:ascii="Times New Roman" w:eastAsia="Times New Roman" w:hAnsi="Times New Roman" w:cs="David" w:hint="cs"/>
            <w:sz w:val="24"/>
            <w:szCs w:val="24"/>
            <w:rtl/>
            <w:lang w:eastAsia="he-IL"/>
          </w:rPr>
          <w:delText xml:space="preserve">תוכנת </w:delText>
        </w:r>
        <w:r w:rsidR="008F5534" w:rsidRPr="000C6B3C" w:rsidDel="00116D8E">
          <w:rPr>
            <w:rFonts w:ascii="Times New Roman" w:eastAsia="Times New Roman" w:hAnsi="Times New Roman" w:cs="David"/>
            <w:sz w:val="24"/>
            <w:szCs w:val="24"/>
            <w:lang w:eastAsia="he-IL"/>
          </w:rPr>
          <w:delText>REVIT</w:delText>
        </w:r>
        <w:r w:rsidR="008F5534" w:rsidRPr="008F5534" w:rsidDel="00116D8E">
          <w:rPr>
            <w:rFonts w:ascii="Times New Roman" w:eastAsia="Times New Roman" w:hAnsi="Times New Roman" w:cs="David" w:hint="cs"/>
            <w:sz w:val="24"/>
            <w:szCs w:val="24"/>
            <w:rtl/>
            <w:lang w:eastAsia="he-IL"/>
          </w:rPr>
          <w:delText>, במתודולוגיי</w:delText>
        </w:r>
        <w:r w:rsidR="008F5534" w:rsidRPr="008F5534" w:rsidDel="00116D8E">
          <w:rPr>
            <w:rFonts w:ascii="Times New Roman" w:eastAsia="Times New Roman" w:hAnsi="Times New Roman" w:cs="David" w:hint="eastAsia"/>
            <w:sz w:val="24"/>
            <w:szCs w:val="24"/>
            <w:rtl/>
            <w:lang w:eastAsia="he-IL"/>
          </w:rPr>
          <w:delText>ת</w:delText>
        </w:r>
        <w:r w:rsidR="008F5534" w:rsidRPr="008F5534" w:rsidDel="00116D8E">
          <w:rPr>
            <w:rFonts w:ascii="Times New Roman" w:eastAsia="Times New Roman" w:hAnsi="Times New Roman" w:cs="David" w:hint="cs"/>
            <w:sz w:val="24"/>
            <w:szCs w:val="24"/>
            <w:rtl/>
            <w:lang w:eastAsia="he-IL"/>
          </w:rPr>
          <w:delText xml:space="preserve"> </w:delText>
        </w:r>
        <w:r w:rsidR="008F5534" w:rsidRPr="008F5534" w:rsidDel="00116D8E">
          <w:rPr>
            <w:rFonts w:ascii="Times New Roman" w:eastAsia="Times New Roman" w:hAnsi="Times New Roman" w:cs="David" w:hint="cs"/>
            <w:sz w:val="24"/>
            <w:szCs w:val="24"/>
            <w:lang w:eastAsia="he-IL"/>
          </w:rPr>
          <w:delText>BIM</w:delText>
        </w:r>
        <w:r w:rsidR="008F5534" w:rsidDel="00116D8E">
          <w:rPr>
            <w:rFonts w:ascii="Times New Roman" w:eastAsia="Times New Roman" w:hAnsi="Times New Roman" w:cs="David" w:hint="cs"/>
            <w:sz w:val="24"/>
            <w:szCs w:val="24"/>
            <w:rtl/>
            <w:lang w:eastAsia="he-IL"/>
          </w:rPr>
          <w:delText>,</w:delText>
        </w:r>
        <w:r w:rsidR="008F5534" w:rsidRPr="008F5534" w:rsidDel="00116D8E">
          <w:rPr>
            <w:rFonts w:ascii="Times New Roman" w:eastAsia="Times New Roman" w:hAnsi="Times New Roman" w:cs="David" w:hint="cs"/>
            <w:sz w:val="24"/>
            <w:szCs w:val="24"/>
            <w:rtl/>
            <w:lang w:eastAsia="he-IL"/>
          </w:rPr>
          <w:delText xml:space="preserve"> בענן – "</w:delText>
        </w:r>
        <w:r w:rsidR="008F5534" w:rsidRPr="008F5534" w:rsidDel="00116D8E">
          <w:rPr>
            <w:rFonts w:ascii="Times New Roman" w:eastAsia="Times New Roman" w:hAnsi="Times New Roman" w:cs="David" w:hint="cs"/>
            <w:sz w:val="24"/>
            <w:szCs w:val="24"/>
            <w:lang w:eastAsia="he-IL"/>
          </w:rPr>
          <w:delText>BIM360</w:delText>
        </w:r>
        <w:r w:rsidR="008F5534" w:rsidRPr="008F5534" w:rsidDel="00116D8E">
          <w:rPr>
            <w:rFonts w:ascii="Times New Roman" w:eastAsia="Times New Roman" w:hAnsi="Times New Roman" w:cs="David" w:hint="cs"/>
            <w:sz w:val="24"/>
            <w:szCs w:val="24"/>
            <w:rtl/>
            <w:lang w:eastAsia="he-IL"/>
          </w:rPr>
          <w:delText xml:space="preserve">" שם ישמרו כל קבצי ה </w:delText>
        </w:r>
        <w:r w:rsidR="008F5534" w:rsidRPr="008F5534" w:rsidDel="00116D8E">
          <w:rPr>
            <w:rFonts w:ascii="Times New Roman" w:eastAsia="Times New Roman" w:hAnsi="Times New Roman" w:cs="David" w:hint="cs"/>
            <w:sz w:val="24"/>
            <w:szCs w:val="24"/>
            <w:lang w:eastAsia="he-IL"/>
          </w:rPr>
          <w:delText>REVIT</w:delText>
        </w:r>
        <w:r w:rsidR="008F5534" w:rsidRPr="008F5534" w:rsidDel="00116D8E">
          <w:rPr>
            <w:rFonts w:ascii="Times New Roman" w:eastAsia="Times New Roman" w:hAnsi="Times New Roman" w:cs="David" w:hint="cs"/>
            <w:sz w:val="24"/>
            <w:szCs w:val="24"/>
            <w:rtl/>
            <w:lang w:eastAsia="he-IL"/>
          </w:rPr>
          <w:delText xml:space="preserve"> של המתכננים המובילים עם אפשרות גישה לכלל המתכננים והיועצים בפרויקט.</w:delText>
        </w:r>
        <w:r w:rsidR="008F5534" w:rsidDel="00116D8E">
          <w:rPr>
            <w:rFonts w:ascii="Times New Roman" w:eastAsia="Times New Roman" w:hAnsi="Times New Roman" w:cs="David" w:hint="cs"/>
            <w:sz w:val="24"/>
            <w:szCs w:val="24"/>
            <w:rtl/>
            <w:lang w:eastAsia="he-IL"/>
          </w:rPr>
          <w:delText xml:space="preserve"> </w:delText>
        </w:r>
        <w:r w:rsidR="008F5534" w:rsidRPr="008F5534" w:rsidDel="00116D8E">
          <w:rPr>
            <w:rFonts w:ascii="Times New Roman" w:eastAsia="Times New Roman" w:hAnsi="Times New Roman" w:cs="David" w:hint="cs"/>
            <w:sz w:val="24"/>
            <w:szCs w:val="24"/>
            <w:rtl/>
            <w:lang w:eastAsia="he-IL"/>
          </w:rPr>
          <w:delText>עבור קבלת העבודה ותכנון הפרויקט, על המתכנן להיות בעל רישיון עבודה בענן "</w:delText>
        </w:r>
        <w:r w:rsidR="008F5534" w:rsidRPr="008F5534" w:rsidDel="00116D8E">
          <w:rPr>
            <w:rFonts w:ascii="Times New Roman" w:eastAsia="Times New Roman" w:hAnsi="Times New Roman" w:cs="David" w:hint="cs"/>
            <w:sz w:val="24"/>
            <w:szCs w:val="24"/>
            <w:lang w:eastAsia="he-IL"/>
          </w:rPr>
          <w:delText>BIM360</w:delText>
        </w:r>
        <w:r w:rsidR="008F5534" w:rsidRPr="008F5534" w:rsidDel="00116D8E">
          <w:rPr>
            <w:rFonts w:ascii="Times New Roman" w:eastAsia="Times New Roman" w:hAnsi="Times New Roman" w:cs="David" w:hint="cs"/>
            <w:sz w:val="24"/>
            <w:szCs w:val="24"/>
            <w:rtl/>
            <w:lang w:eastAsia="he-IL"/>
          </w:rPr>
          <w:delText>".</w:delText>
        </w:r>
        <w:r w:rsidR="008F5534" w:rsidDel="00116D8E">
          <w:rPr>
            <w:rFonts w:ascii="Times New Roman" w:eastAsia="Times New Roman" w:hAnsi="Times New Roman" w:cs="David" w:hint="cs"/>
            <w:sz w:val="24"/>
            <w:szCs w:val="24"/>
            <w:rtl/>
            <w:lang w:eastAsia="he-IL"/>
          </w:rPr>
          <w:delText xml:space="preserve"> </w:delText>
        </w:r>
        <w:r w:rsidR="008F5534" w:rsidRPr="008F5534" w:rsidDel="00116D8E">
          <w:rPr>
            <w:rFonts w:ascii="Times New Roman" w:eastAsia="Times New Roman" w:hAnsi="Times New Roman" w:cs="David" w:hint="cs"/>
            <w:sz w:val="24"/>
            <w:szCs w:val="24"/>
            <w:rtl/>
            <w:lang w:eastAsia="he-IL"/>
          </w:rPr>
          <w:delText xml:space="preserve">העבודה במודל תהיה כפופה להוראות מנהל המודל ולמסמך ה </w:delText>
        </w:r>
        <w:r w:rsidR="008F5534" w:rsidRPr="008F5534" w:rsidDel="00116D8E">
          <w:rPr>
            <w:rFonts w:ascii="Times New Roman" w:eastAsia="Times New Roman" w:hAnsi="Times New Roman" w:cs="David" w:hint="cs"/>
            <w:sz w:val="24"/>
            <w:szCs w:val="24"/>
            <w:lang w:eastAsia="he-IL"/>
          </w:rPr>
          <w:delText>BEP</w:delText>
        </w:r>
        <w:r w:rsidR="008F5534" w:rsidRPr="008F5534" w:rsidDel="00116D8E">
          <w:rPr>
            <w:rFonts w:ascii="Times New Roman" w:eastAsia="Times New Roman" w:hAnsi="Times New Roman" w:cs="David" w:hint="cs"/>
            <w:sz w:val="24"/>
            <w:szCs w:val="24"/>
            <w:rtl/>
            <w:lang w:eastAsia="he-IL"/>
          </w:rPr>
          <w:delText xml:space="preserve"> שיופץ בהמשך ע"י מנהל המודל</w:delText>
        </w:r>
      </w:del>
      <w:ins w:id="42" w:author="Meryl Etman" w:date="2024-03-06T16:54:00Z">
        <w:r w:rsidR="00116D8E">
          <w:rPr>
            <w:rFonts w:ascii="Times New Roman" w:eastAsia="Times New Roman" w:hAnsi="Times New Roman" w:cs="David" w:hint="cs"/>
            <w:sz w:val="24"/>
            <w:szCs w:val="24"/>
            <w:rtl/>
            <w:lang w:eastAsia="he-IL"/>
          </w:rPr>
          <w:t xml:space="preserve">המתכנן יפיק את כל התכניות בקבצים במתכונת תכנת הקבצים </w:t>
        </w:r>
      </w:ins>
      <w:ins w:id="43" w:author="Meryl Etman" w:date="2024-03-06T16:55:00Z">
        <w:r w:rsidR="00116D8E">
          <w:rPr>
            <w:rFonts w:ascii="Times New Roman" w:eastAsia="Times New Roman" w:hAnsi="Times New Roman" w:cs="David" w:hint="cs"/>
            <w:sz w:val="24"/>
            <w:szCs w:val="24"/>
            <w:lang w:eastAsia="he-IL"/>
          </w:rPr>
          <w:t>DWG</w:t>
        </w:r>
        <w:r w:rsidR="00116D8E">
          <w:rPr>
            <w:rFonts w:ascii="Times New Roman" w:eastAsia="Times New Roman" w:hAnsi="Times New Roman" w:cs="David" w:hint="cs"/>
            <w:sz w:val="24"/>
            <w:szCs w:val="24"/>
            <w:rtl/>
            <w:lang w:eastAsia="he-IL"/>
          </w:rPr>
          <w:t xml:space="preserve"> </w:t>
        </w:r>
      </w:ins>
      <w:ins w:id="44" w:author="Meryl Etman" w:date="2024-03-06T16:56:00Z">
        <w:r w:rsidR="00116D8E">
          <w:rPr>
            <w:rFonts w:ascii="Times New Roman" w:eastAsia="Times New Roman" w:hAnsi="Times New Roman" w:cs="David" w:hint="cs"/>
            <w:sz w:val="24"/>
            <w:szCs w:val="24"/>
            <w:rtl/>
            <w:lang w:eastAsia="he-IL"/>
          </w:rPr>
          <w:t>(</w:t>
        </w:r>
        <w:proofErr w:type="spellStart"/>
        <w:r w:rsidR="00116D8E">
          <w:rPr>
            <w:rFonts w:ascii="Times New Roman" w:eastAsia="Times New Roman" w:hAnsi="Times New Roman" w:cs="David" w:hint="cs"/>
            <w:sz w:val="24"/>
            <w:szCs w:val="24"/>
            <w:rtl/>
            <w:lang w:eastAsia="he-IL"/>
          </w:rPr>
          <w:t>אוטוקאד</w:t>
        </w:r>
        <w:proofErr w:type="spellEnd"/>
        <w:r w:rsidR="00116D8E">
          <w:rPr>
            <w:rFonts w:ascii="Times New Roman" w:eastAsia="Times New Roman" w:hAnsi="Times New Roman" w:cs="David" w:hint="cs"/>
            <w:sz w:val="24"/>
            <w:szCs w:val="24"/>
            <w:rtl/>
            <w:lang w:eastAsia="he-IL"/>
          </w:rPr>
          <w:t>)</w:t>
        </w:r>
      </w:ins>
      <w:r w:rsidR="008F5534" w:rsidRPr="008F5534">
        <w:rPr>
          <w:rFonts w:ascii="Times New Roman" w:eastAsia="Times New Roman" w:hAnsi="Times New Roman" w:cs="David" w:hint="cs"/>
          <w:sz w:val="24"/>
          <w:szCs w:val="24"/>
          <w:rtl/>
          <w:lang w:eastAsia="he-IL"/>
        </w:rPr>
        <w:t>.</w:t>
      </w:r>
      <w:r w:rsid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rtl/>
          <w:lang w:eastAsia="he-IL"/>
        </w:rPr>
        <w:t>שמירה, הדפסת תכניות וקבצים (</w:t>
      </w:r>
      <w:r w:rsidR="008F5534" w:rsidRPr="008F5534">
        <w:rPr>
          <w:rFonts w:ascii="Times New Roman" w:eastAsia="Times New Roman" w:hAnsi="Times New Roman" w:cs="David" w:hint="cs"/>
          <w:sz w:val="24"/>
          <w:szCs w:val="24"/>
          <w:lang w:eastAsia="he-IL"/>
        </w:rPr>
        <w:t>PLT</w:t>
      </w:r>
      <w:r w:rsidR="008F5534" w:rsidRPr="008F5534">
        <w:rPr>
          <w:rFonts w:ascii="Times New Roman" w:eastAsia="Times New Roman" w:hAnsi="Times New Roman" w:cs="David" w:hint="cs"/>
          <w:sz w:val="24"/>
          <w:szCs w:val="24"/>
          <w:rtl/>
          <w:lang w:eastAsia="he-IL"/>
        </w:rPr>
        <w:t>/</w:t>
      </w:r>
      <w:r w:rsidR="008F5534" w:rsidRPr="008F5534">
        <w:rPr>
          <w:rFonts w:ascii="Times New Roman" w:eastAsia="Times New Roman" w:hAnsi="Times New Roman" w:cs="David" w:hint="cs"/>
          <w:sz w:val="24"/>
          <w:szCs w:val="24"/>
          <w:lang w:eastAsia="he-IL"/>
        </w:rPr>
        <w:t>PDF</w:t>
      </w:r>
      <w:r w:rsidR="008F5534" w:rsidRPr="008F5534">
        <w:rPr>
          <w:rFonts w:ascii="Times New Roman" w:eastAsia="Times New Roman" w:hAnsi="Times New Roman" w:cs="David" w:hint="cs"/>
          <w:sz w:val="24"/>
          <w:szCs w:val="24"/>
          <w:rtl/>
          <w:lang w:eastAsia="he-IL"/>
        </w:rPr>
        <w:t>/</w:t>
      </w:r>
      <w:r w:rsidR="008F5534" w:rsidRPr="008F5534">
        <w:rPr>
          <w:rFonts w:ascii="Times New Roman" w:eastAsia="Times New Roman" w:hAnsi="Times New Roman" w:cs="David" w:hint="cs"/>
          <w:sz w:val="24"/>
          <w:szCs w:val="24"/>
          <w:lang w:eastAsia="he-IL"/>
        </w:rPr>
        <w:t>DWG</w:t>
      </w:r>
      <w:r w:rsidR="008F5534" w:rsidRPr="008F5534">
        <w:rPr>
          <w:rFonts w:ascii="Times New Roman" w:eastAsia="Times New Roman" w:hAnsi="Times New Roman" w:cs="David" w:hint="cs"/>
          <w:sz w:val="24"/>
          <w:szCs w:val="24"/>
          <w:rtl/>
          <w:lang w:eastAsia="he-IL"/>
        </w:rPr>
        <w:t>), שיתוף, תיאום וקליטת קבצים ממתכננים ויועצים אחרים יבוצע באמצעות ת</w:t>
      </w:r>
      <w:r w:rsidR="005B0177">
        <w:rPr>
          <w:rFonts w:ascii="Times New Roman" w:eastAsia="Times New Roman" w:hAnsi="Times New Roman" w:cs="David" w:hint="cs"/>
          <w:sz w:val="24"/>
          <w:szCs w:val="24"/>
          <w:rtl/>
          <w:lang w:eastAsia="he-IL"/>
        </w:rPr>
        <w:t>ו</w:t>
      </w:r>
      <w:r w:rsidR="008F5534" w:rsidRPr="008F5534">
        <w:rPr>
          <w:rFonts w:ascii="Times New Roman" w:eastAsia="Times New Roman" w:hAnsi="Times New Roman" w:cs="David" w:hint="cs"/>
          <w:sz w:val="24"/>
          <w:szCs w:val="24"/>
          <w:rtl/>
          <w:lang w:eastAsia="he-IL"/>
        </w:rPr>
        <w:t xml:space="preserve">כנה כדוגמת </w:t>
      </w:r>
      <w:r w:rsidR="008F5534" w:rsidRPr="008F5534">
        <w:rPr>
          <w:rFonts w:ascii="Times New Roman" w:eastAsia="Times New Roman" w:hAnsi="Times New Roman" w:cs="David"/>
          <w:sz w:val="24"/>
          <w:szCs w:val="24"/>
          <w:lang w:eastAsia="he-IL"/>
        </w:rPr>
        <w:t>@view</w:t>
      </w:r>
      <w:r w:rsidR="008F5534" w:rsidRP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sz w:val="24"/>
          <w:szCs w:val="24"/>
          <w:rtl/>
          <w:lang w:eastAsia="he-IL"/>
        </w:rPr>
        <w:t>כל תעבורת הקבצים תבוצע באמצע</w:t>
      </w:r>
      <w:r w:rsidR="008F5534" w:rsidRPr="008F5534">
        <w:rPr>
          <w:rFonts w:ascii="Times New Roman" w:eastAsia="Times New Roman" w:hAnsi="Times New Roman" w:cs="David" w:hint="cs"/>
          <w:sz w:val="24"/>
          <w:szCs w:val="24"/>
          <w:rtl/>
          <w:lang w:eastAsia="he-IL"/>
        </w:rPr>
        <w:t>ות התוכנה בלבד או תוכנה אחרת לפי החלטת המזמין.</w:t>
      </w:r>
    </w:p>
    <w:p w14:paraId="20CF8DA1" w14:textId="77777777" w:rsidR="00E319B9" w:rsidRPr="00DE0948" w:rsidRDefault="00E319B9">
      <w:pPr>
        <w:widowControl w:val="0"/>
        <w:spacing w:line="240" w:lineRule="auto"/>
        <w:ind w:left="720" w:hanging="720"/>
        <w:jc w:val="both"/>
        <w:rPr>
          <w:rFonts w:ascii="Times New Roman" w:eastAsia="Times New Roman" w:hAnsi="Times New Roman" w:cs="David"/>
          <w:sz w:val="24"/>
          <w:szCs w:val="24"/>
          <w:rtl/>
          <w:lang w:eastAsia="he-IL"/>
        </w:rPr>
        <w:pPrChange w:id="45" w:author="מרול אטמן" w:date="2024-01-07T12:39:00Z">
          <w:pPr>
            <w:widowControl w:val="0"/>
            <w:spacing w:before="0" w:beforeAutospacing="0" w:after="0" w:afterAutospacing="0" w:line="240" w:lineRule="auto"/>
            <w:ind w:left="651" w:right="720"/>
            <w:jc w:val="both"/>
          </w:pPr>
        </w:pPrChange>
      </w:pPr>
    </w:p>
    <w:p w14:paraId="55791E1F" w14:textId="77777777" w:rsidR="00E319B9" w:rsidRPr="00B27B4C" w:rsidRDefault="00E319B9" w:rsidP="00E319B9">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228573CA" w14:textId="77777777"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00B27B4C" w:rsidRPr="00B27B4C">
        <w:rPr>
          <w:rFonts w:ascii="Times New Roman" w:eastAsia="Times New Roman" w:hAnsi="Times New Roman" w:cs="David" w:hint="cs"/>
          <w:sz w:val="24"/>
          <w:szCs w:val="24"/>
          <w:rtl/>
          <w:lang w:eastAsia="he-IL"/>
        </w:rPr>
        <w:tab/>
        <w:t>בעלי המקצוע במשרד המתכנן הם:</w:t>
      </w:r>
    </w:p>
    <w:p w14:paraId="74B7CEC4"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A8432DC" w14:textId="48ECF4AA"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EEFCE66230024F7DAA23C511166D519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001F471F">
            <w:rPr>
              <w:rFonts w:ascii="Times New Roman" w:eastAsia="Times New Roman" w:hAnsi="Times New Roman" w:cs="David"/>
              <w:color w:val="008000"/>
              <w:sz w:val="24"/>
              <w:szCs w:val="24"/>
              <w:rtl/>
              <w:lang w:eastAsia="he-IL"/>
            </w:rPr>
            <w:t>איתי שמוטר</w:t>
          </w:r>
        </w:sdtContent>
      </w:sdt>
    </w:p>
    <w:p w14:paraId="4C9FECED" w14:textId="17EFD0EF" w:rsidR="00B27B4C" w:rsidRPr="00B27B4C" w:rsidRDefault="00B27B4C" w:rsidP="00B27B4C">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E14FF866FEC34005B418B62EABC22F5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ins w:id="46" w:author="Meryl Etman" w:date="2024-03-06T16:58:00Z">
            <w:r w:rsidR="000373B0">
              <w:rPr>
                <w:rFonts w:ascii="Times New Roman" w:eastAsia="Times New Roman" w:hAnsi="Times New Roman" w:cs="David"/>
                <w:color w:val="008000"/>
                <w:sz w:val="24"/>
                <w:szCs w:val="24"/>
                <w:rtl/>
                <w:lang w:eastAsia="he-IL"/>
              </w:rPr>
              <w:t>2</w:t>
            </w:r>
          </w:ins>
        </w:sdtContent>
      </w:sdt>
    </w:p>
    <w:p w14:paraId="2E51131F"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75749A0" w14:textId="056AC5F9" w:rsidR="00B27B4C" w:rsidRPr="00B27B4C" w:rsidRDefault="00170ACE" w:rsidP="000373B0">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00B27B4C" w:rsidRPr="00B27B4C">
        <w:rPr>
          <w:rFonts w:ascii="Times New Roman" w:eastAsia="Times New Roman" w:hAnsi="Times New Roman" w:cs="David" w:hint="cs"/>
          <w:sz w:val="24"/>
          <w:szCs w:val="24"/>
          <w:rtl/>
          <w:lang w:eastAsia="he-IL"/>
        </w:rPr>
        <w:tab/>
        <w:t>המנהל הראשי במשרד המתכנן הוא אדריכל</w:t>
      </w:r>
      <w:del w:id="47" w:author="Meryl Etman" w:date="2024-03-06T16:58:00Z">
        <w:r w:rsidR="00B27B4C" w:rsidRPr="00B27B4C" w:rsidDel="000373B0">
          <w:rPr>
            <w:rFonts w:ascii="Times New Roman" w:eastAsia="Times New Roman" w:hAnsi="Times New Roman" w:cs="David" w:hint="cs"/>
            <w:sz w:val="24"/>
            <w:szCs w:val="24"/>
            <w:rtl/>
            <w:lang w:eastAsia="he-IL"/>
          </w:rPr>
          <w:delText>/מהנדס</w:delText>
        </w:r>
      </w:del>
      <w:r w:rsidR="00B27B4C" w:rsidRPr="00B27B4C">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40F9A29635924AB1A307CD0CF28963E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001F471F">
            <w:rPr>
              <w:rFonts w:ascii="Times New Roman" w:eastAsia="Times New Roman" w:hAnsi="Times New Roman" w:cs="David"/>
              <w:color w:val="008000"/>
              <w:sz w:val="24"/>
              <w:szCs w:val="24"/>
              <w:rtl/>
              <w:lang w:eastAsia="he-IL"/>
            </w:rPr>
            <w:t>איתי שמוטר</w:t>
          </w:r>
        </w:sdtContent>
      </w:sdt>
    </w:p>
    <w:p w14:paraId="6AB07642"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EB5BAFD" w14:textId="77777777"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00B27B4C" w:rsidRPr="00B27B4C">
        <w:rPr>
          <w:rFonts w:ascii="Times New Roman" w:eastAsia="Times New Roman" w:hAnsi="Times New Roman" w:cs="David" w:hint="cs"/>
          <w:sz w:val="24"/>
          <w:szCs w:val="24"/>
          <w:rtl/>
          <w:lang w:eastAsia="he-IL"/>
        </w:rPr>
        <w:tab/>
        <w:t>הנושאים הם:</w:t>
      </w:r>
    </w:p>
    <w:p w14:paraId="6CD33CC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ED0437C"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16B9E31C"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744A74C6"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sidR="00E95AE9">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676EB455"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1D090A01"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7ED19C21" w14:textId="77777777" w:rsidR="00B27B4C" w:rsidRPr="00B27B4C" w:rsidRDefault="00B27B4C" w:rsidP="00B27B4C">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4A5FA10A" w14:textId="77777777" w:rsidR="00F319D3" w:rsidRDefault="00170ACE" w:rsidP="00B27B4C">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00B27B4C" w:rsidRPr="00B27B4C">
        <w:rPr>
          <w:rFonts w:ascii="Times New Roman" w:eastAsia="Times New Roman" w:hAnsi="Times New Roman" w:cs="David" w:hint="cs"/>
          <w:sz w:val="24"/>
          <w:szCs w:val="24"/>
          <w:rtl/>
          <w:lang w:eastAsia="he-IL"/>
        </w:rPr>
        <w:t xml:space="preserve"> </w:t>
      </w:r>
      <w:r w:rsidR="00B27B4C"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F319D3" w14:paraId="2C2A2A2F" w14:textId="77777777" w:rsidTr="00F319D3">
        <w:tc>
          <w:tcPr>
            <w:tcW w:w="3366" w:type="dxa"/>
          </w:tcPr>
          <w:p w14:paraId="51B1CAA2" w14:textId="2BE0CD3D" w:rsidR="00F319D3" w:rsidRDefault="00C330C8" w:rsidP="00B27B4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86707356FC1A42B4A77D39E880FAA45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555CBE">
                  <w:rPr>
                    <w:rFonts w:ascii="Times New Roman" w:eastAsia="Times New Roman" w:hAnsi="Times New Roman" w:cs="David" w:hint="cs"/>
                    <w:color w:val="008000"/>
                    <w:sz w:val="24"/>
                    <w:szCs w:val="24"/>
                    <w:rtl/>
                    <w:lang w:eastAsia="he-IL"/>
                  </w:rPr>
                  <w:t>50%</w:t>
                </w:r>
              </w:sdtContent>
            </w:sdt>
          </w:p>
          <w:p w14:paraId="2CB78610" w14:textId="77777777" w:rsidR="00F319D3" w:rsidRDefault="00F319D3" w:rsidP="00950169">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179EEC28" w14:textId="77777777" w:rsidR="00F319D3" w:rsidRDefault="00F319D3" w:rsidP="00F319D3">
            <w:pPr>
              <w:widowControl w:val="0"/>
              <w:spacing w:before="0" w:beforeAutospacing="0" w:after="0" w:afterAutospacing="0" w:line="240" w:lineRule="auto"/>
              <w:ind w:left="720"/>
              <w:outlineLvl w:val="2"/>
            </w:pPr>
          </w:p>
          <w:p w14:paraId="46D673ED" w14:textId="77777777" w:rsidR="00F319D3" w:rsidRDefault="00F319D3" w:rsidP="00B27B4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68A113CE" w14:textId="77777777" w:rsidR="00B1421E" w:rsidRDefault="00B1421E" w:rsidP="00B27B4C">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0681B1A9" w14:textId="77777777" w:rsidR="00B27B4C" w:rsidRPr="00B27B4C" w:rsidRDefault="00B27B4C" w:rsidP="00B27B4C">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b/>
          <w:bCs/>
          <w:sz w:val="24"/>
          <w:szCs w:val="24"/>
          <w:u w:val="single"/>
          <w:rtl/>
          <w:lang w:eastAsia="he-IL"/>
        </w:rPr>
        <w:lastRenderedPageBreak/>
        <w:t xml:space="preserve">נספח </w:t>
      </w:r>
      <w:r w:rsidR="00F3375F">
        <w:rPr>
          <w:rFonts w:ascii="Times New Roman" w:eastAsia="Times New Roman" w:hAnsi="Times New Roman" w:cs="David" w:hint="cs"/>
          <w:b/>
          <w:bCs/>
          <w:sz w:val="24"/>
          <w:szCs w:val="24"/>
          <w:u w:val="single"/>
          <w:rtl/>
          <w:lang w:eastAsia="he-IL"/>
        </w:rPr>
        <w:t>"</w:t>
      </w:r>
      <w:r w:rsidRPr="00B27B4C">
        <w:rPr>
          <w:rFonts w:ascii="Times New Roman" w:eastAsia="Times New Roman" w:hAnsi="Times New Roman" w:cs="David" w:hint="cs"/>
          <w:b/>
          <w:bCs/>
          <w:sz w:val="24"/>
          <w:szCs w:val="24"/>
          <w:u w:val="single"/>
          <w:rtl/>
          <w:lang w:eastAsia="he-IL"/>
        </w:rPr>
        <w:t>ב</w:t>
      </w:r>
      <w:r w:rsidR="00F3375F">
        <w:rPr>
          <w:rFonts w:ascii="Times New Roman" w:eastAsia="Times New Roman" w:hAnsi="Times New Roman" w:cs="David" w:hint="cs"/>
          <w:b/>
          <w:bCs/>
          <w:sz w:val="24"/>
          <w:szCs w:val="24"/>
          <w:u w:val="single"/>
          <w:rtl/>
          <w:lang w:eastAsia="he-IL"/>
        </w:rPr>
        <w:t>'</w:t>
      </w:r>
      <w:r w:rsidRPr="00B27B4C">
        <w:rPr>
          <w:rFonts w:ascii="Times New Roman" w:eastAsia="Times New Roman" w:hAnsi="Times New Roman" w:cs="David" w:hint="cs"/>
          <w:b/>
          <w:bCs/>
          <w:sz w:val="24"/>
          <w:szCs w:val="24"/>
          <w:u w:val="single"/>
          <w:rtl/>
          <w:lang w:eastAsia="he-IL"/>
        </w:rPr>
        <w:t>'</w:t>
      </w:r>
    </w:p>
    <w:p w14:paraId="3889627B"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993EA78" w14:textId="77777777" w:rsidR="00B27B4C" w:rsidRPr="00B27B4C" w:rsidRDefault="00B27B4C" w:rsidP="00B27B4C">
      <w:pPr>
        <w:widowControl w:val="0"/>
        <w:spacing w:before="0" w:beforeAutospacing="0" w:after="0" w:afterAutospacing="0" w:line="240" w:lineRule="auto"/>
        <w:jc w:val="center"/>
        <w:outlineLvl w:val="1"/>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b/>
          <w:bCs/>
          <w:sz w:val="24"/>
          <w:szCs w:val="24"/>
          <w:u w:val="single"/>
          <w:rtl/>
          <w:lang w:eastAsia="he-IL"/>
        </w:rPr>
        <w:t>שרותי המתכנן</w:t>
      </w:r>
    </w:p>
    <w:p w14:paraId="0A96B2A6"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2502E7F"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b/>
          <w:bCs/>
          <w:sz w:val="24"/>
          <w:szCs w:val="24"/>
          <w:u w:val="single"/>
          <w:rtl/>
          <w:lang w:eastAsia="he-IL"/>
        </w:rPr>
        <w:t>כללי</w:t>
      </w:r>
    </w:p>
    <w:p w14:paraId="69148DB5"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48D5535" w14:textId="5FB8218A" w:rsidR="00B27B4C" w:rsidRPr="00B27B4C" w:rsidRDefault="00B27B4C" w:rsidP="00C9410D">
      <w:pPr>
        <w:widowControl w:val="0"/>
        <w:numPr>
          <w:ilvl w:val="1"/>
          <w:numId w:val="19"/>
        </w:numPr>
        <w:spacing w:before="0" w:beforeAutospacing="0" w:after="0" w:afterAutospacing="0" w:line="240" w:lineRule="auto"/>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שרותי המתכנן יכללו הכנת תכניות בינוי ופתוח לביצוע</w:t>
      </w:r>
      <w:ins w:id="48" w:author="מרול אטמן" w:date="2024-01-04T14:42:00Z">
        <w:r w:rsidR="0064576F">
          <w:rPr>
            <w:rFonts w:ascii="Times New Roman" w:eastAsia="Times New Roman" w:hAnsi="Times New Roman" w:cs="David" w:hint="cs"/>
            <w:sz w:val="24"/>
            <w:szCs w:val="24"/>
            <w:rtl/>
            <w:lang w:eastAsia="he-IL"/>
          </w:rPr>
          <w:t xml:space="preserve"> </w:t>
        </w:r>
      </w:ins>
      <w:r w:rsidRPr="00B27B4C">
        <w:rPr>
          <w:rFonts w:ascii="Times New Roman" w:eastAsia="Times New Roman" w:hAnsi="Times New Roman" w:cs="David" w:hint="cs"/>
          <w:sz w:val="24"/>
          <w:szCs w:val="24"/>
          <w:rtl/>
          <w:lang w:eastAsia="he-IL"/>
        </w:rPr>
        <w:t>/</w:t>
      </w:r>
      <w:ins w:id="49" w:author="מרול אטמן" w:date="2024-01-04T14:42:00Z">
        <w:r w:rsidR="0064576F">
          <w:rPr>
            <w:rFonts w:ascii="Times New Roman" w:eastAsia="Times New Roman" w:hAnsi="Times New Roman" w:cs="David" w:hint="cs"/>
            <w:sz w:val="24"/>
            <w:szCs w:val="24"/>
            <w:rtl/>
            <w:lang w:eastAsia="he-IL"/>
          </w:rPr>
          <w:t xml:space="preserve"> </w:t>
        </w:r>
      </w:ins>
      <w:r w:rsidRPr="00B27B4C">
        <w:rPr>
          <w:rFonts w:ascii="Times New Roman" w:eastAsia="Times New Roman" w:hAnsi="Times New Roman" w:cs="David" w:hint="cs"/>
          <w:sz w:val="24"/>
          <w:szCs w:val="24"/>
          <w:rtl/>
          <w:lang w:eastAsia="he-IL"/>
        </w:rPr>
        <w:t xml:space="preserve">תכניות עיצוב ארכיטקטוני, תכנון אדריכלות </w:t>
      </w:r>
      <w:del w:id="50" w:author="Meryl Etman" w:date="2024-01-03T17:48:00Z">
        <w:r w:rsidRPr="00B27B4C" w:rsidDel="00C9410D">
          <w:rPr>
            <w:rFonts w:ascii="Times New Roman" w:eastAsia="Times New Roman" w:hAnsi="Times New Roman" w:cs="David" w:hint="cs"/>
            <w:sz w:val="24"/>
            <w:szCs w:val="24"/>
            <w:rtl/>
            <w:lang w:eastAsia="he-IL"/>
          </w:rPr>
          <w:delText>לבנייני מגורים, לרבות מבני עזר במגרשים (חדרי אשפה, תחנות טרנספורמציה וכד'), תכנון תחנות טרנספורמציה במגרשים ציבוריים, תכנון מבנה מכירות ו/או דירה לדוגמא בסמוך למבנה המכירות, לרבות עריכה וטיפול באישור תכנית מתאר מקומית ו/או תכנית מפורטת, בסמכות ועדה מקומית</w:delText>
        </w:r>
      </w:del>
      <w:ins w:id="51" w:author="Meryl Etman" w:date="2024-01-03T17:48:00Z">
        <w:r w:rsidR="00C9410D">
          <w:rPr>
            <w:rFonts w:ascii="Times New Roman" w:eastAsia="Times New Roman" w:hAnsi="Times New Roman" w:cs="David" w:hint="cs"/>
            <w:sz w:val="24"/>
            <w:szCs w:val="24"/>
            <w:rtl/>
            <w:lang w:eastAsia="he-IL"/>
          </w:rPr>
          <w:t>לבניין בית הכנסת כולל</w:t>
        </w:r>
      </w:ins>
      <w:ins w:id="52" w:author="Meryl Etman" w:date="2024-01-03T17:49:00Z">
        <w:r w:rsidR="00C9410D">
          <w:rPr>
            <w:rFonts w:ascii="Times New Roman" w:eastAsia="Times New Roman" w:hAnsi="Times New Roman" w:cs="David" w:hint="cs"/>
            <w:sz w:val="24"/>
            <w:szCs w:val="24"/>
            <w:rtl/>
            <w:lang w:eastAsia="he-IL"/>
          </w:rPr>
          <w:t xml:space="preserve"> שיפוץ וחיזוק בית הכנסת הקיים</w:t>
        </w:r>
      </w:ins>
      <w:ins w:id="53" w:author="מרול אטמן" w:date="2024-01-04T14:43:00Z">
        <w:r w:rsidR="0064576F">
          <w:rPr>
            <w:rFonts w:ascii="Times New Roman" w:eastAsia="Times New Roman" w:hAnsi="Times New Roman" w:cs="David" w:hint="cs"/>
            <w:sz w:val="24"/>
            <w:szCs w:val="24"/>
            <w:rtl/>
            <w:lang w:eastAsia="he-IL"/>
          </w:rPr>
          <w:t xml:space="preserve"> ו</w:t>
        </w:r>
      </w:ins>
      <w:ins w:id="54" w:author="Meryl Etman" w:date="2024-01-03T17:49:00Z">
        <w:del w:id="55" w:author="מרול אטמן" w:date="2024-01-04T14:43:00Z">
          <w:r w:rsidR="00C9410D" w:rsidDel="0064576F">
            <w:rPr>
              <w:rFonts w:ascii="Times New Roman" w:eastAsia="Times New Roman" w:hAnsi="Times New Roman" w:cs="David" w:hint="cs"/>
              <w:sz w:val="24"/>
              <w:szCs w:val="24"/>
              <w:rtl/>
              <w:lang w:eastAsia="he-IL"/>
            </w:rPr>
            <w:delText xml:space="preserve">, </w:delText>
          </w:r>
        </w:del>
        <w:r w:rsidR="00C9410D">
          <w:rPr>
            <w:rFonts w:ascii="Times New Roman" w:eastAsia="Times New Roman" w:hAnsi="Times New Roman" w:cs="David" w:hint="cs"/>
            <w:sz w:val="24"/>
            <w:szCs w:val="24"/>
            <w:rtl/>
            <w:lang w:eastAsia="he-IL"/>
          </w:rPr>
          <w:t>תכנון תוספת 2  קומות מעל</w:t>
        </w:r>
      </w:ins>
      <w:r w:rsidRPr="00B27B4C">
        <w:rPr>
          <w:rFonts w:ascii="Times New Roman" w:eastAsia="Times New Roman" w:hAnsi="Times New Roman" w:cs="David" w:hint="cs"/>
          <w:sz w:val="24"/>
          <w:szCs w:val="24"/>
          <w:rtl/>
          <w:lang w:eastAsia="he-IL"/>
        </w:rPr>
        <w:t>.</w:t>
      </w:r>
    </w:p>
    <w:p w14:paraId="4D0AC724" w14:textId="77777777" w:rsidR="00B27B4C" w:rsidRPr="00B27B4C" w:rsidRDefault="00B27B4C" w:rsidP="00B27B4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318697B5" w14:textId="77777777" w:rsidR="00B27B4C" w:rsidRPr="00B27B4C" w:rsidRDefault="00B27B4C" w:rsidP="00B27B4C">
      <w:pPr>
        <w:spacing w:before="0" w:beforeAutospacing="0" w:after="0" w:afterAutospacing="0" w:line="276" w:lineRule="auto"/>
        <w:ind w:left="-30" w:firstLine="75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1.2</w:t>
      </w:r>
      <w:r w:rsidRPr="00B27B4C">
        <w:rPr>
          <w:rFonts w:ascii="Times New Roman" w:eastAsia="Times New Roman" w:hAnsi="Times New Roman" w:cs="David" w:hint="cs"/>
          <w:sz w:val="24"/>
          <w:szCs w:val="24"/>
          <w:rtl/>
        </w:rPr>
        <w:tab/>
      </w:r>
      <w:r w:rsidRPr="00B27B4C">
        <w:rPr>
          <w:rFonts w:ascii="Times New Roman" w:eastAsia="Times New Roman" w:hAnsi="Times New Roman" w:cs="David"/>
          <w:sz w:val="24"/>
          <w:szCs w:val="24"/>
          <w:u w:val="single"/>
          <w:rtl/>
        </w:rPr>
        <w:t>המ</w:t>
      </w:r>
      <w:r w:rsidRPr="00B27B4C">
        <w:rPr>
          <w:rFonts w:ascii="Times New Roman" w:eastAsia="Times New Roman" w:hAnsi="Times New Roman" w:cs="David" w:hint="cs"/>
          <w:sz w:val="24"/>
          <w:szCs w:val="24"/>
          <w:u w:val="single"/>
          <w:rtl/>
        </w:rPr>
        <w:t>תכנן</w:t>
      </w:r>
      <w:r w:rsidRPr="00B27B4C">
        <w:rPr>
          <w:rFonts w:ascii="Times New Roman" w:eastAsia="Times New Roman" w:hAnsi="Times New Roman" w:cs="David"/>
          <w:sz w:val="24"/>
          <w:szCs w:val="24"/>
          <w:u w:val="single"/>
          <w:rtl/>
        </w:rPr>
        <w:t>, צוות עובדים ואמצעים</w:t>
      </w:r>
      <w:r w:rsidRPr="00B27B4C">
        <w:rPr>
          <w:rFonts w:ascii="Times New Roman" w:eastAsia="Times New Roman" w:hAnsi="Times New Roman" w:cs="David" w:hint="cs"/>
          <w:sz w:val="24"/>
          <w:szCs w:val="24"/>
          <w:rtl/>
          <w:lang w:eastAsia="he-IL"/>
        </w:rPr>
        <w:t>:</w:t>
      </w:r>
    </w:p>
    <w:p w14:paraId="1376B640" w14:textId="77777777" w:rsidR="00B27B4C" w:rsidRPr="00B27B4C" w:rsidRDefault="00B27B4C" w:rsidP="00B27B4C">
      <w:pPr>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4C3A7144" w14:textId="77777777" w:rsidR="00B27B4C" w:rsidRPr="00B27B4C" w:rsidRDefault="00B27B4C" w:rsidP="008F5534">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sidR="00F55DF8">
        <w:rPr>
          <w:rFonts w:ascii="Times New Roman" w:eastAsia="Times New Roman" w:hAnsi="Times New Roman" w:cs="David" w:hint="cs"/>
          <w:sz w:val="24"/>
          <w:szCs w:val="24"/>
          <w:lang w:eastAsia="he-IL"/>
        </w:rPr>
        <w:t xml:space="preserve"> </w:t>
      </w:r>
      <w:r w:rsidR="00F55DF8">
        <w:rPr>
          <w:rFonts w:ascii="Times New Roman" w:eastAsia="Times New Roman" w:hAnsi="Times New Roman" w:cs="David" w:hint="cs"/>
          <w:sz w:val="24"/>
          <w:szCs w:val="24"/>
          <w:rtl/>
          <w:lang w:eastAsia="he-IL"/>
        </w:rPr>
        <w:t xml:space="preserve"> ככל שיי</w:t>
      </w:r>
      <w:r w:rsidR="008F5534">
        <w:rPr>
          <w:rFonts w:ascii="Times New Roman" w:eastAsia="Times New Roman" w:hAnsi="Times New Roman" w:cs="David" w:hint="cs"/>
          <w:sz w:val="24"/>
          <w:szCs w:val="24"/>
          <w:rtl/>
          <w:lang w:eastAsia="he-IL"/>
        </w:rPr>
        <w:t>דרש</w:t>
      </w:r>
      <w:r w:rsidR="00F55DF8">
        <w:rPr>
          <w:rFonts w:ascii="Times New Roman" w:eastAsia="Times New Roman" w:hAnsi="Times New Roman" w:cs="David" w:hint="cs"/>
          <w:sz w:val="24"/>
          <w:szCs w:val="24"/>
          <w:rtl/>
          <w:lang w:eastAsia="he-IL"/>
        </w:rPr>
        <w:t xml:space="preserve"> </w:t>
      </w:r>
      <w:r w:rsidR="008F5534">
        <w:rPr>
          <w:rFonts w:ascii="Times New Roman" w:eastAsia="Times New Roman" w:hAnsi="Times New Roman" w:cs="David" w:hint="cs"/>
          <w:sz w:val="24"/>
          <w:szCs w:val="24"/>
          <w:rtl/>
          <w:lang w:eastAsia="he-IL"/>
        </w:rPr>
        <w:t>ו</w:t>
      </w:r>
      <w:r w:rsidR="00F55DF8">
        <w:rPr>
          <w:rFonts w:ascii="Times New Roman" w:eastAsia="Times New Roman" w:hAnsi="Times New Roman" w:cs="David" w:hint="cs"/>
          <w:sz w:val="24"/>
          <w:szCs w:val="24"/>
          <w:rtl/>
          <w:lang w:eastAsia="he-IL"/>
        </w:rPr>
        <w:t>לפי החלטת המזמין, יתבצעו</w:t>
      </w:r>
      <w:r w:rsidR="00166C84">
        <w:rPr>
          <w:rFonts w:ascii="Times New Roman" w:eastAsia="Times New Roman" w:hAnsi="Times New Roman" w:cs="David" w:hint="cs"/>
          <w:sz w:val="24"/>
          <w:szCs w:val="24"/>
          <w:rtl/>
          <w:lang w:eastAsia="he-IL"/>
        </w:rPr>
        <w:t xml:space="preserve"> בנוסף לישיבות התכנון ה</w:t>
      </w:r>
      <w:r w:rsidR="008F5534">
        <w:rPr>
          <w:rFonts w:ascii="Times New Roman" w:eastAsia="Times New Roman" w:hAnsi="Times New Roman" w:cs="David" w:hint="cs"/>
          <w:sz w:val="24"/>
          <w:szCs w:val="24"/>
          <w:rtl/>
          <w:lang w:eastAsia="he-IL"/>
        </w:rPr>
        <w:t>שוטפות</w:t>
      </w:r>
      <w:r w:rsidR="00166C84">
        <w:rPr>
          <w:rFonts w:ascii="Times New Roman" w:eastAsia="Times New Roman" w:hAnsi="Times New Roman" w:cs="David" w:hint="cs"/>
          <w:sz w:val="24"/>
          <w:szCs w:val="24"/>
          <w:rtl/>
          <w:lang w:eastAsia="he-IL"/>
        </w:rPr>
        <w:t xml:space="preserve">, ישיבות </w:t>
      </w:r>
      <w:r w:rsidR="008F5534">
        <w:rPr>
          <w:rFonts w:ascii="Times New Roman" w:eastAsia="Times New Roman" w:hAnsi="Times New Roman" w:cs="David" w:hint="cs"/>
          <w:sz w:val="24"/>
          <w:szCs w:val="24"/>
          <w:rtl/>
          <w:lang w:eastAsia="he-IL"/>
        </w:rPr>
        <w:t>שבועיות ל</w:t>
      </w:r>
      <w:r w:rsidR="00F55DF8">
        <w:rPr>
          <w:rFonts w:ascii="Times New Roman" w:eastAsia="Times New Roman" w:hAnsi="Times New Roman" w:cs="David" w:hint="cs"/>
          <w:sz w:val="24"/>
          <w:szCs w:val="24"/>
          <w:rtl/>
          <w:lang w:eastAsia="he-IL"/>
        </w:rPr>
        <w:t>תכנון</w:t>
      </w:r>
      <w:r w:rsidR="008F5534">
        <w:rPr>
          <w:rFonts w:ascii="Times New Roman" w:eastAsia="Times New Roman" w:hAnsi="Times New Roman" w:cs="David" w:hint="cs"/>
          <w:sz w:val="24"/>
          <w:szCs w:val="24"/>
          <w:rtl/>
          <w:lang w:eastAsia="he-IL"/>
        </w:rPr>
        <w:t xml:space="preserve"> ב</w:t>
      </w:r>
      <w:r w:rsidR="00F55DF8">
        <w:rPr>
          <w:rFonts w:ascii="Times New Roman" w:eastAsia="Times New Roman" w:hAnsi="Times New Roman" w:cs="David" w:hint="cs"/>
          <w:sz w:val="24"/>
          <w:szCs w:val="24"/>
          <w:rtl/>
          <w:lang w:eastAsia="he-IL"/>
        </w:rPr>
        <w:t xml:space="preserve"> </w:t>
      </w:r>
      <w:r w:rsidR="00F55DF8">
        <w:rPr>
          <w:rFonts w:ascii="Times New Roman" w:eastAsia="Times New Roman" w:hAnsi="Times New Roman" w:cs="David" w:hint="cs"/>
          <w:sz w:val="24"/>
          <w:szCs w:val="24"/>
          <w:lang w:eastAsia="he-IL"/>
        </w:rPr>
        <w:t>BIM</w:t>
      </w:r>
      <w:r w:rsidR="00F55DF8">
        <w:rPr>
          <w:rFonts w:ascii="Times New Roman" w:eastAsia="Times New Roman" w:hAnsi="Times New Roman" w:cs="David" w:hint="cs"/>
          <w:sz w:val="24"/>
          <w:szCs w:val="24"/>
          <w:rtl/>
          <w:lang w:eastAsia="he-IL"/>
        </w:rPr>
        <w:t xml:space="preserve"> על </w:t>
      </w:r>
      <w:r w:rsidR="00DD3642">
        <w:rPr>
          <w:rFonts w:ascii="Times New Roman" w:eastAsia="Times New Roman" w:hAnsi="Times New Roman" w:cs="David" w:hint="cs"/>
          <w:sz w:val="24"/>
          <w:szCs w:val="24"/>
          <w:rtl/>
          <w:lang w:eastAsia="he-IL"/>
        </w:rPr>
        <w:t>ה</w:t>
      </w:r>
      <w:r w:rsidR="00F55DF8">
        <w:rPr>
          <w:rFonts w:ascii="Times New Roman" w:eastAsia="Times New Roman" w:hAnsi="Times New Roman" w:cs="David" w:hint="cs"/>
          <w:sz w:val="24"/>
          <w:szCs w:val="24"/>
          <w:rtl/>
          <w:lang w:eastAsia="he-IL"/>
        </w:rPr>
        <w:t>מודל.</w:t>
      </w:r>
    </w:p>
    <w:p w14:paraId="79182A7F" w14:textId="77777777" w:rsidR="00B27B4C" w:rsidRPr="00B27B4C" w:rsidRDefault="00B27B4C" w:rsidP="00B27B4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 xml:space="preserve">ראש הצוות ישתתף בכל ישיבות התכנון שיזומן אליהן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w:t>
      </w:r>
    </w:p>
    <w:p w14:paraId="2F234073" w14:textId="77777777" w:rsidR="00B27B4C" w:rsidRPr="00B27B4C" w:rsidRDefault="00B27B4C" w:rsidP="00B27B4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4"/>
          <w:szCs w:val="24"/>
          <w:rtl/>
          <w:lang w:eastAsia="he-IL"/>
        </w:rPr>
        <w:t>ר</w:t>
      </w:r>
      <w:r w:rsidRPr="00B27B4C">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B27B4C">
        <w:rPr>
          <w:rFonts w:ascii="Times New Roman" w:eastAsia="Times New Roman" w:hAnsi="Times New Roman" w:cs="David" w:hint="cs"/>
          <w:sz w:val="24"/>
          <w:szCs w:val="24"/>
          <w:rtl/>
          <w:lang w:eastAsia="he-IL"/>
        </w:rPr>
        <w:t>. ככל ויתבקש ,אי השתתפות תאושר קודם לכן אצל מנהל הפרויקט.</w:t>
      </w:r>
    </w:p>
    <w:p w14:paraId="766C4E6C" w14:textId="77777777" w:rsidR="00B27B4C" w:rsidRPr="00B27B4C" w:rsidRDefault="00B27B4C" w:rsidP="00B1421E">
      <w:pPr>
        <w:widowControl w:val="0"/>
        <w:spacing w:before="0" w:beforeAutospacing="0" w:after="0" w:afterAutospacing="0" w:line="240" w:lineRule="auto"/>
        <w:ind w:left="1927" w:hanging="42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sz w:val="24"/>
          <w:szCs w:val="24"/>
          <w:rtl/>
          <w:lang w:eastAsia="he-IL"/>
        </w:rPr>
        <w:t>.</w:t>
      </w:r>
      <w:r w:rsidR="00B1421E">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sz w:val="24"/>
          <w:szCs w:val="24"/>
          <w:rtl/>
          <w:lang w:eastAsia="he-IL"/>
        </w:rPr>
        <w:t>צוות השרטטים של 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34096C7D"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6893B693"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1.3</w:t>
      </w:r>
      <w:r w:rsidRPr="00B27B4C">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05D003F7"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1834D70D" w14:textId="77777777" w:rsidR="00B27B4C" w:rsidRPr="00B27B4C" w:rsidRDefault="00B27B4C" w:rsidP="00B27B4C">
      <w:pPr>
        <w:widowControl w:val="0"/>
        <w:numPr>
          <w:ilvl w:val="0"/>
          <w:numId w:val="7"/>
        </w:numPr>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u w:val="single"/>
          <w:rtl/>
          <w:lang w:eastAsia="he-IL"/>
        </w:rPr>
        <w:t>פירוט השירותים</w:t>
      </w:r>
      <w:r w:rsidRPr="00B27B4C">
        <w:rPr>
          <w:rFonts w:ascii="Times New Roman" w:eastAsia="Times New Roman" w:hAnsi="Times New Roman" w:cs="David" w:hint="cs"/>
          <w:sz w:val="24"/>
          <w:szCs w:val="24"/>
          <w:rtl/>
          <w:lang w:eastAsia="he-IL"/>
        </w:rPr>
        <w:t>:</w:t>
      </w:r>
    </w:p>
    <w:p w14:paraId="3E2AC9AA"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A876497" w14:textId="77777777" w:rsidR="00B27B4C" w:rsidRPr="00B27B4C" w:rsidRDefault="00B27B4C" w:rsidP="00B27B4C">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שירותי המתכנן יבוצעו בקטעים לפי התקדמות הפרויקט והנחיות המנהל, לרבות להסדרי ביניים לבניה ואכלוס בשלבים. </w:t>
      </w:r>
    </w:p>
    <w:p w14:paraId="072AA291"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שירותי המתכנן יבוצעו בשלבים הכוללים את השירותים כלהלן:</w:t>
      </w:r>
    </w:p>
    <w:p w14:paraId="09AB4083"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9D69F09" w14:textId="36AFA798" w:rsidR="00B27B4C" w:rsidRPr="00B27B4C" w:rsidDel="00C9410D" w:rsidRDefault="00B27B4C" w:rsidP="00B27B4C">
      <w:pPr>
        <w:widowControl w:val="0"/>
        <w:spacing w:before="0" w:beforeAutospacing="0" w:after="0" w:afterAutospacing="0" w:line="240" w:lineRule="auto"/>
        <w:jc w:val="both"/>
        <w:rPr>
          <w:del w:id="56" w:author="Meryl Etman" w:date="2024-01-03T17:51:00Z"/>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2.1</w:t>
      </w:r>
      <w:r w:rsidRPr="00B27B4C">
        <w:rPr>
          <w:rFonts w:ascii="Times New Roman" w:eastAsia="Times New Roman" w:hAnsi="Times New Roman" w:cs="David" w:hint="cs"/>
          <w:sz w:val="24"/>
          <w:szCs w:val="24"/>
          <w:rtl/>
          <w:lang w:eastAsia="he-IL"/>
        </w:rPr>
        <w:tab/>
      </w:r>
      <w:ins w:id="57" w:author="Meryl Etman" w:date="2024-01-03T17:51:00Z">
        <w:r w:rsidR="00C9410D">
          <w:rPr>
            <w:rFonts w:ascii="Times New Roman" w:eastAsia="Times New Roman" w:hAnsi="Times New Roman" w:cs="David" w:hint="cs"/>
            <w:sz w:val="24"/>
            <w:szCs w:val="24"/>
            <w:u w:val="single"/>
            <w:rtl/>
            <w:lang w:eastAsia="he-IL"/>
          </w:rPr>
          <w:t>מבוטל</w:t>
        </w:r>
      </w:ins>
      <w:del w:id="58" w:author="Meryl Etman" w:date="2024-01-03T17:51:00Z">
        <w:r w:rsidRPr="00B27B4C" w:rsidDel="00C9410D">
          <w:rPr>
            <w:rFonts w:ascii="Times New Roman" w:eastAsia="Times New Roman" w:hAnsi="Times New Roman" w:cs="David" w:hint="cs"/>
            <w:sz w:val="24"/>
            <w:szCs w:val="24"/>
            <w:u w:val="single"/>
            <w:rtl/>
            <w:lang w:eastAsia="he-IL"/>
          </w:rPr>
          <w:delText>תכנית בנין עיר:</w:delText>
        </w:r>
      </w:del>
    </w:p>
    <w:p w14:paraId="099FCDA7" w14:textId="19DDA879" w:rsidR="00B27B4C" w:rsidRPr="00B27B4C" w:rsidDel="00C9410D" w:rsidRDefault="00B27B4C" w:rsidP="00B27B4C">
      <w:pPr>
        <w:widowControl w:val="0"/>
        <w:spacing w:before="0" w:beforeAutospacing="0" w:after="0" w:afterAutospacing="0" w:line="240" w:lineRule="auto"/>
        <w:jc w:val="both"/>
        <w:rPr>
          <w:del w:id="59" w:author="Meryl Etman" w:date="2024-01-03T17:51:00Z"/>
          <w:rFonts w:ascii="Times New Roman" w:eastAsia="Times New Roman" w:hAnsi="Times New Roman" w:cs="David"/>
          <w:sz w:val="24"/>
          <w:szCs w:val="24"/>
          <w:rtl/>
          <w:lang w:eastAsia="he-IL"/>
        </w:rPr>
      </w:pPr>
    </w:p>
    <w:p w14:paraId="52A127AE" w14:textId="56F3E67E" w:rsidR="00B27B4C" w:rsidRPr="00B27B4C" w:rsidDel="00C9410D" w:rsidRDefault="00B27B4C" w:rsidP="00B27B4C">
      <w:pPr>
        <w:widowControl w:val="0"/>
        <w:spacing w:before="0" w:beforeAutospacing="0" w:after="0" w:afterAutospacing="0" w:line="240" w:lineRule="auto"/>
        <w:ind w:left="2352" w:hanging="850"/>
        <w:jc w:val="both"/>
        <w:rPr>
          <w:del w:id="60" w:author="Meryl Etman" w:date="2024-01-03T17:51:00Z"/>
          <w:rFonts w:ascii="Times New Roman" w:eastAsia="Times New Roman" w:hAnsi="Times New Roman" w:cs="David"/>
          <w:sz w:val="24"/>
          <w:szCs w:val="24"/>
          <w:rtl/>
          <w:lang w:eastAsia="he-IL"/>
        </w:rPr>
      </w:pPr>
      <w:del w:id="61" w:author="Meryl Etman" w:date="2024-01-03T17:51:00Z">
        <w:r w:rsidRPr="00B27B4C" w:rsidDel="00C9410D">
          <w:rPr>
            <w:rFonts w:ascii="Times New Roman" w:eastAsia="Times New Roman" w:hAnsi="Times New Roman" w:cs="David" w:hint="cs"/>
            <w:sz w:val="24"/>
            <w:szCs w:val="24"/>
            <w:rtl/>
            <w:lang w:eastAsia="he-IL"/>
          </w:rPr>
          <w:delText>א.</w:delText>
        </w:r>
        <w:r w:rsidRPr="00B27B4C" w:rsidDel="00C9410D">
          <w:rPr>
            <w:rFonts w:ascii="Times New Roman" w:eastAsia="Times New Roman" w:hAnsi="Times New Roman" w:cs="David" w:hint="cs"/>
            <w:sz w:val="24"/>
            <w:szCs w:val="24"/>
            <w:rtl/>
            <w:lang w:eastAsia="he-IL"/>
          </w:rPr>
          <w:tab/>
          <w:delText>בירור הפרוגרמה עם המזמין, ביקורים באתר, חקירות מוקדמות, התייעצויות ותאום עם המתכננים ועם היועצים האחרים.</w:delText>
        </w:r>
      </w:del>
    </w:p>
    <w:p w14:paraId="0B7C17E7" w14:textId="65DE5500" w:rsidR="00B27B4C" w:rsidRPr="00B27B4C" w:rsidDel="00C9410D" w:rsidRDefault="00B27B4C" w:rsidP="00B27B4C">
      <w:pPr>
        <w:widowControl w:val="0"/>
        <w:spacing w:before="0" w:beforeAutospacing="0" w:after="0" w:afterAutospacing="0" w:line="240" w:lineRule="auto"/>
        <w:ind w:left="2352" w:hanging="850"/>
        <w:jc w:val="both"/>
        <w:rPr>
          <w:del w:id="62" w:author="Meryl Etman" w:date="2024-01-03T17:51:00Z"/>
          <w:rFonts w:ascii="Times New Roman" w:eastAsia="Times New Roman" w:hAnsi="Times New Roman" w:cs="David"/>
          <w:sz w:val="24"/>
          <w:szCs w:val="24"/>
          <w:rtl/>
          <w:lang w:eastAsia="he-IL"/>
        </w:rPr>
      </w:pPr>
    </w:p>
    <w:p w14:paraId="32ADBCA7" w14:textId="640C72F6" w:rsidR="00B27B4C" w:rsidRPr="00B27B4C" w:rsidDel="00C9410D" w:rsidRDefault="00B27B4C" w:rsidP="00B27B4C">
      <w:pPr>
        <w:widowControl w:val="0"/>
        <w:spacing w:before="0" w:beforeAutospacing="0" w:after="0" w:afterAutospacing="0" w:line="240" w:lineRule="auto"/>
        <w:ind w:left="2352" w:hanging="850"/>
        <w:jc w:val="both"/>
        <w:rPr>
          <w:del w:id="63" w:author="Meryl Etman" w:date="2024-01-03T17:51:00Z"/>
          <w:rFonts w:ascii="Times New Roman" w:eastAsia="Times New Roman" w:hAnsi="Times New Roman" w:cs="David"/>
          <w:sz w:val="24"/>
          <w:szCs w:val="24"/>
          <w:rtl/>
          <w:lang w:eastAsia="he-IL"/>
        </w:rPr>
      </w:pPr>
      <w:del w:id="64" w:author="Meryl Etman" w:date="2024-01-03T17:51:00Z">
        <w:r w:rsidRPr="00B27B4C" w:rsidDel="00C9410D">
          <w:rPr>
            <w:rFonts w:ascii="Times New Roman" w:eastAsia="Times New Roman" w:hAnsi="Times New Roman" w:cs="David" w:hint="cs"/>
            <w:sz w:val="24"/>
            <w:szCs w:val="24"/>
            <w:rtl/>
            <w:lang w:eastAsia="he-IL"/>
          </w:rPr>
          <w:delText>ב.</w:delText>
        </w:r>
        <w:r w:rsidRPr="00B27B4C" w:rsidDel="00C9410D">
          <w:rPr>
            <w:rFonts w:ascii="Times New Roman" w:eastAsia="Times New Roman" w:hAnsi="Times New Roman" w:cs="David" w:hint="cs"/>
            <w:sz w:val="24"/>
            <w:szCs w:val="24"/>
            <w:rtl/>
            <w:lang w:eastAsia="he-IL"/>
          </w:rPr>
          <w:tab/>
          <w:delText>בירור ברשויות המוסמכות ואצל גורמים אחרים בקשר לכל הנושאים הקשורים בתכנון הפרויקט ובקבלת אישור הרשויות לתכנונו ולביצועו, לרבות ריכוז נתונים לגבי תכניות בנין עיר תקפות, תכניות בהפקדה ותכניות בהכנה בכל רמות התכנון (ארציות, מחוזיות ומקומיות), ריכוז נתונים לגבי תכניות בינוי/עיצוב ארכיטקטוני, החלות על האתר ועל סביבתו, מיפוי עתיקות, ערכי נוף, בעלויות וזכויות בקרקע, קווי מתח גבוה, קווי תשתית למיניהם ומגבלותיהם, קווי בנין, מגבלות גובה, רדיוסי בטחון, מפגעי רעש, זיהום אויר וכו', וביקור בשטח התכנון.</w:delText>
        </w:r>
      </w:del>
    </w:p>
    <w:p w14:paraId="4E2B344D" w14:textId="4CA32135" w:rsidR="00B27B4C" w:rsidRPr="00B27B4C" w:rsidDel="00C9410D" w:rsidRDefault="00B27B4C" w:rsidP="00B27B4C">
      <w:pPr>
        <w:widowControl w:val="0"/>
        <w:spacing w:before="0" w:beforeAutospacing="0" w:after="0" w:afterAutospacing="0" w:line="240" w:lineRule="auto"/>
        <w:ind w:left="2352" w:hanging="850"/>
        <w:jc w:val="both"/>
        <w:rPr>
          <w:del w:id="65" w:author="Meryl Etman" w:date="2024-01-03T17:51:00Z"/>
          <w:rFonts w:ascii="Times New Roman" w:eastAsia="Times New Roman" w:hAnsi="Times New Roman" w:cs="David"/>
          <w:sz w:val="24"/>
          <w:szCs w:val="24"/>
          <w:rtl/>
          <w:lang w:eastAsia="he-IL"/>
        </w:rPr>
      </w:pPr>
    </w:p>
    <w:p w14:paraId="6A823B72" w14:textId="21FD49A3" w:rsidR="00B27B4C" w:rsidRPr="00B27B4C" w:rsidDel="00C9410D"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del w:id="66" w:author="Meryl Etman" w:date="2024-01-03T17:51:00Z"/>
          <w:rFonts w:ascii="Times New Roman" w:eastAsia="Times New Roman" w:hAnsi="Times New Roman" w:cs="David"/>
          <w:sz w:val="24"/>
          <w:szCs w:val="24"/>
          <w:rtl/>
          <w:lang w:eastAsia="he-IL"/>
        </w:rPr>
      </w:pPr>
      <w:del w:id="67" w:author="Meryl Etman" w:date="2024-01-03T17:51:00Z">
        <w:r w:rsidRPr="00B27B4C" w:rsidDel="00C9410D">
          <w:rPr>
            <w:rFonts w:ascii="Times New Roman" w:eastAsia="Times New Roman" w:hAnsi="Times New Roman" w:cs="David" w:hint="cs"/>
            <w:sz w:val="24"/>
            <w:szCs w:val="24"/>
            <w:rtl/>
            <w:lang w:eastAsia="he-IL"/>
          </w:rPr>
          <w:lastRenderedPageBreak/>
          <w:delText>ג.</w:delText>
        </w:r>
        <w:r w:rsidRPr="00B27B4C" w:rsidDel="00C9410D">
          <w:rPr>
            <w:rFonts w:ascii="Times New Roman" w:eastAsia="Times New Roman" w:hAnsi="Times New Roman" w:cs="David" w:hint="cs"/>
            <w:sz w:val="24"/>
            <w:szCs w:val="24"/>
            <w:rtl/>
            <w:lang w:eastAsia="he-IL"/>
          </w:rPr>
          <w:tab/>
          <w:delText>הגדרה ראשונית של מטרות, בעיות, אילוצים ויעדים לתכנון, לאישור המזמין. קבלה מהמזמין/ממודד האתר מפת רקע מדידה מצבית מעודכנת ברמת פרוט המאפשרת הכנת תכנית.</w:delText>
        </w:r>
      </w:del>
    </w:p>
    <w:p w14:paraId="212F7D93" w14:textId="0CFEBDF9" w:rsidR="00B27B4C" w:rsidRPr="00B27B4C" w:rsidDel="00C9410D"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del w:id="68" w:author="Meryl Etman" w:date="2024-01-03T17:51:00Z"/>
          <w:rFonts w:ascii="Times New Roman" w:eastAsia="Times New Roman" w:hAnsi="Times New Roman" w:cs="David"/>
          <w:sz w:val="24"/>
          <w:szCs w:val="24"/>
          <w:rtl/>
          <w:lang w:eastAsia="he-IL"/>
        </w:rPr>
      </w:pPr>
    </w:p>
    <w:p w14:paraId="35F13F3A" w14:textId="121141C2" w:rsidR="00B27B4C" w:rsidRPr="00B27B4C" w:rsidDel="00C9410D"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del w:id="69" w:author="Meryl Etman" w:date="2024-01-03T17:51:00Z"/>
          <w:rFonts w:ascii="Times New Roman" w:eastAsia="Times New Roman" w:hAnsi="Times New Roman" w:cs="David"/>
          <w:sz w:val="24"/>
          <w:szCs w:val="24"/>
          <w:rtl/>
          <w:lang w:eastAsia="he-IL"/>
        </w:rPr>
      </w:pPr>
      <w:del w:id="70" w:author="Meryl Etman" w:date="2024-01-03T17:51:00Z">
        <w:r w:rsidRPr="00B27B4C" w:rsidDel="00C9410D">
          <w:rPr>
            <w:rFonts w:ascii="Times New Roman" w:eastAsia="Times New Roman" w:hAnsi="Times New Roman" w:cs="David" w:hint="cs"/>
            <w:sz w:val="24"/>
            <w:szCs w:val="24"/>
            <w:rtl/>
            <w:lang w:eastAsia="he-IL"/>
          </w:rPr>
          <w:delText>ד.</w:delText>
        </w:r>
        <w:r w:rsidRPr="00B27B4C" w:rsidDel="00C9410D">
          <w:rPr>
            <w:rFonts w:ascii="Times New Roman" w:eastAsia="Times New Roman" w:hAnsi="Times New Roman" w:cs="David" w:hint="cs"/>
            <w:sz w:val="24"/>
            <w:szCs w:val="24"/>
            <w:rtl/>
            <w:lang w:eastAsia="he-IL"/>
          </w:rPr>
          <w:tab/>
          <w:delText>עריכת הצעה לביצוע סקרים, ריכוז סקרים של היועצים, ניתוח הסקרים, הכנת תחזיות על סמך הסקרים והכנת דו"ח מסכם להכנת הפרוגרמה. השתתפות בדיונים עם צוות התכנון ונציג המזמין לצורך ניתוח הנתונים והגדרת המטרות והצרכים התכנוניים.</w:delText>
        </w:r>
      </w:del>
    </w:p>
    <w:p w14:paraId="03137136" w14:textId="3B145EC2" w:rsidR="00B27B4C" w:rsidRPr="00B27B4C" w:rsidDel="00C9410D"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del w:id="71" w:author="Meryl Etman" w:date="2024-01-03T17:51:00Z"/>
          <w:rFonts w:ascii="Times New Roman" w:eastAsia="Times New Roman" w:hAnsi="Times New Roman" w:cs="David"/>
          <w:sz w:val="24"/>
          <w:szCs w:val="24"/>
          <w:rtl/>
          <w:lang w:eastAsia="he-IL"/>
        </w:rPr>
      </w:pPr>
    </w:p>
    <w:p w14:paraId="1BEACFA1" w14:textId="3E893893" w:rsidR="00B27B4C" w:rsidRPr="00B27B4C" w:rsidDel="00C9410D"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del w:id="72" w:author="Meryl Etman" w:date="2024-01-03T17:51:00Z"/>
          <w:rFonts w:ascii="Times New Roman" w:eastAsia="Times New Roman" w:hAnsi="Times New Roman" w:cs="David"/>
          <w:sz w:val="24"/>
          <w:szCs w:val="24"/>
          <w:rtl/>
          <w:lang w:eastAsia="he-IL"/>
        </w:rPr>
      </w:pPr>
      <w:del w:id="73" w:author="Meryl Etman" w:date="2024-01-03T17:51:00Z">
        <w:r w:rsidRPr="00B27B4C" w:rsidDel="00C9410D">
          <w:rPr>
            <w:rFonts w:ascii="Times New Roman" w:eastAsia="Times New Roman" w:hAnsi="Times New Roman" w:cs="David" w:hint="cs"/>
            <w:sz w:val="24"/>
            <w:szCs w:val="24"/>
            <w:rtl/>
            <w:lang w:eastAsia="he-IL"/>
          </w:rPr>
          <w:delText>ה.</w:delText>
        </w:r>
        <w:r w:rsidRPr="00B27B4C" w:rsidDel="00C9410D">
          <w:rPr>
            <w:rFonts w:ascii="Times New Roman" w:eastAsia="Times New Roman" w:hAnsi="Times New Roman" w:cs="David" w:hint="cs"/>
            <w:sz w:val="24"/>
            <w:szCs w:val="24"/>
            <w:rtl/>
            <w:lang w:eastAsia="he-IL"/>
          </w:rPr>
          <w:tab/>
          <w:delText>הכנת פרוגרמה לתכנון, הכוללת: מטרות, בעיות, אילוצים, יעדים, נתונים כמותיים ואיכותיים וניתוח שפועים מפורט, בתאום עם המתכננים והיועצים ובאישור המזמין.</w:delText>
        </w:r>
      </w:del>
    </w:p>
    <w:p w14:paraId="1A2C1102" w14:textId="314C3F03" w:rsidR="00B27B4C" w:rsidRPr="00B27B4C" w:rsidDel="00C9410D"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del w:id="74" w:author="Meryl Etman" w:date="2024-01-03T17:51:00Z"/>
          <w:rFonts w:ascii="Times New Roman" w:eastAsia="Times New Roman" w:hAnsi="Times New Roman" w:cs="David"/>
          <w:sz w:val="24"/>
          <w:szCs w:val="24"/>
          <w:rtl/>
          <w:lang w:eastAsia="he-IL"/>
        </w:rPr>
      </w:pPr>
    </w:p>
    <w:p w14:paraId="27954914" w14:textId="153ACB32" w:rsidR="00B27B4C" w:rsidRPr="00B27B4C" w:rsidDel="00C9410D"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del w:id="75" w:author="Meryl Etman" w:date="2024-01-03T17:51:00Z"/>
          <w:rFonts w:ascii="Times New Roman" w:eastAsia="Times New Roman" w:hAnsi="Times New Roman" w:cs="David"/>
          <w:sz w:val="24"/>
          <w:szCs w:val="24"/>
          <w:rtl/>
          <w:lang w:eastAsia="he-IL"/>
        </w:rPr>
      </w:pPr>
      <w:del w:id="76" w:author="Meryl Etman" w:date="2024-01-03T17:51:00Z">
        <w:r w:rsidRPr="00B27B4C" w:rsidDel="00C9410D">
          <w:rPr>
            <w:rFonts w:ascii="Times New Roman" w:eastAsia="Times New Roman" w:hAnsi="Times New Roman" w:cs="David" w:hint="cs"/>
            <w:sz w:val="24"/>
            <w:szCs w:val="24"/>
            <w:rtl/>
            <w:lang w:eastAsia="he-IL"/>
          </w:rPr>
          <w:delText>ו.</w:delText>
        </w:r>
        <w:r w:rsidRPr="00B27B4C" w:rsidDel="00C9410D">
          <w:rPr>
            <w:rFonts w:ascii="Times New Roman" w:eastAsia="Times New Roman" w:hAnsi="Times New Roman" w:cs="David" w:hint="cs"/>
            <w:sz w:val="24"/>
            <w:szCs w:val="24"/>
            <w:rtl/>
            <w:lang w:eastAsia="he-IL"/>
          </w:rPr>
          <w:tab/>
          <w:delText>הכנת תכניות מוקדמות במספר חלופות, המתארות את פ</w:delText>
        </w:r>
        <w:r w:rsidR="00E95AE9" w:rsidDel="00C9410D">
          <w:rPr>
            <w:rFonts w:ascii="Times New Roman" w:eastAsia="Times New Roman" w:hAnsi="Times New Roman" w:cs="David" w:hint="cs"/>
            <w:sz w:val="24"/>
            <w:szCs w:val="24"/>
            <w:rtl/>
            <w:lang w:eastAsia="he-IL"/>
          </w:rPr>
          <w:delText>ריסת שימושי הקרקע, פריסת צפיפו</w:delText>
        </w:r>
        <w:r w:rsidRPr="00B27B4C" w:rsidDel="00C9410D">
          <w:rPr>
            <w:rFonts w:ascii="Times New Roman" w:eastAsia="Times New Roman" w:hAnsi="Times New Roman" w:cs="David" w:hint="cs"/>
            <w:sz w:val="24"/>
            <w:szCs w:val="24"/>
            <w:rtl/>
            <w:lang w:eastAsia="he-IL"/>
          </w:rPr>
          <w:delText>ת הבניה, רשת הדרכים המוצעת, חלוקת משנה למגרשים, הגדרת זיקות הנאה והצמדות, את הבינוי המוצע, את האפשרויות להעברת זכויות בניה בין מגרשים ובין יעודים לשיפור הבינוי וכלכליות הפרויקט ולתוספת יחידות דיור לניצול מיטבי של אפשרויות הבניה, לרבות הכנת חתכים, מודלים, הדמיות, מבטים אל ומתוך שטח התכנון ופרספקטיבות (באיכות לצרכי תכנון ואישור להבדיל מאיכות לצרכי שיווק).</w:delText>
        </w:r>
      </w:del>
    </w:p>
    <w:p w14:paraId="25214575" w14:textId="7D99988D" w:rsidR="00B27B4C" w:rsidRPr="00B27B4C" w:rsidDel="00C9410D"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del w:id="77" w:author="Meryl Etman" w:date="2024-01-03T17:51:00Z"/>
          <w:rFonts w:ascii="Times New Roman" w:eastAsia="Times New Roman" w:hAnsi="Times New Roman" w:cs="David"/>
          <w:sz w:val="24"/>
          <w:szCs w:val="24"/>
          <w:rtl/>
          <w:lang w:eastAsia="he-IL"/>
        </w:rPr>
      </w:pPr>
      <w:del w:id="78" w:author="Meryl Etman" w:date="2024-01-03T17:51:00Z">
        <w:r w:rsidRPr="00B27B4C" w:rsidDel="00C9410D">
          <w:rPr>
            <w:rFonts w:ascii="Times New Roman" w:eastAsia="Times New Roman" w:hAnsi="Times New Roman" w:cs="David" w:hint="cs"/>
            <w:sz w:val="24"/>
            <w:szCs w:val="24"/>
            <w:rtl/>
            <w:lang w:eastAsia="he-IL"/>
          </w:rPr>
          <w:tab/>
          <w:delText xml:space="preserve">תכניות הבינוי יגדירו את עקרונות העמדת המבנים, עקרונות החניה, הפנית המבנים, גבהים, תכסיות, חתכים עקרוניים ואיורים מוגדלים לקטעים אופייניים. </w:delText>
        </w:r>
      </w:del>
    </w:p>
    <w:p w14:paraId="08724E08" w14:textId="087E64D1" w:rsidR="00B27B4C" w:rsidRPr="00B27B4C" w:rsidDel="00C9410D"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del w:id="79" w:author="Meryl Etman" w:date="2024-01-03T17:51:00Z"/>
          <w:rFonts w:ascii="Times New Roman" w:eastAsia="Times New Roman" w:hAnsi="Times New Roman" w:cs="David"/>
          <w:sz w:val="24"/>
          <w:szCs w:val="24"/>
          <w:rtl/>
          <w:lang w:eastAsia="he-IL"/>
        </w:rPr>
      </w:pPr>
    </w:p>
    <w:p w14:paraId="2428490C" w14:textId="6AEF2B96" w:rsidR="00B27B4C" w:rsidRPr="00B27B4C" w:rsidDel="00C9410D"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del w:id="80" w:author="Meryl Etman" w:date="2024-01-03T17:51:00Z"/>
          <w:rFonts w:ascii="Times New Roman" w:eastAsia="Times New Roman" w:hAnsi="Times New Roman" w:cs="David"/>
          <w:sz w:val="24"/>
          <w:szCs w:val="24"/>
          <w:rtl/>
          <w:lang w:eastAsia="he-IL"/>
        </w:rPr>
      </w:pPr>
      <w:del w:id="81" w:author="Meryl Etman" w:date="2024-01-03T17:51:00Z">
        <w:r w:rsidRPr="00B27B4C" w:rsidDel="00C9410D">
          <w:rPr>
            <w:rFonts w:ascii="Times New Roman" w:eastAsia="Times New Roman" w:hAnsi="Times New Roman" w:cs="David" w:hint="cs"/>
            <w:sz w:val="24"/>
            <w:szCs w:val="24"/>
            <w:rtl/>
            <w:lang w:eastAsia="he-IL"/>
          </w:rPr>
          <w:delText>ז.</w:delText>
        </w:r>
        <w:r w:rsidRPr="00B27B4C" w:rsidDel="00C9410D">
          <w:rPr>
            <w:rFonts w:ascii="Times New Roman" w:eastAsia="Times New Roman" w:hAnsi="Times New Roman" w:cs="David" w:hint="cs"/>
            <w:sz w:val="24"/>
            <w:szCs w:val="24"/>
            <w:rtl/>
            <w:lang w:eastAsia="he-IL"/>
          </w:rPr>
          <w:tab/>
          <w:delText xml:space="preserve">הכנת טבלאות המפרטות בכל חלופה את מספר יחידות הבינוי המוצע, שטחי הבניה, שטחי המגרשים בכל יעוד והשוואת הנתונים אל מול תכנית בנין העיר התקפה. בחינת התאמת התכנון לפרוגרמה להקצאת שטחים למוסדות ציבור, מבני ציבור, מסחר, משרדים ושטחים פתוחים. </w:delText>
        </w:r>
      </w:del>
    </w:p>
    <w:p w14:paraId="3887176B" w14:textId="74681BB7" w:rsidR="00B27B4C" w:rsidRPr="00B27B4C" w:rsidDel="00C9410D"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del w:id="82" w:author="Meryl Etman" w:date="2024-01-03T17:51:00Z"/>
          <w:rFonts w:ascii="Times New Roman" w:eastAsia="Times New Roman" w:hAnsi="Times New Roman" w:cs="David"/>
          <w:sz w:val="24"/>
          <w:szCs w:val="24"/>
          <w:rtl/>
          <w:lang w:eastAsia="he-IL"/>
        </w:rPr>
      </w:pPr>
    </w:p>
    <w:p w14:paraId="319A3758" w14:textId="5DCA0E7F" w:rsidR="00B27B4C" w:rsidRPr="00B27B4C" w:rsidDel="00C9410D"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del w:id="83" w:author="Meryl Etman" w:date="2024-01-03T17:51:00Z"/>
          <w:rFonts w:ascii="Times New Roman" w:eastAsia="Times New Roman" w:hAnsi="Times New Roman" w:cs="David"/>
          <w:sz w:val="24"/>
          <w:szCs w:val="24"/>
          <w:rtl/>
          <w:lang w:eastAsia="he-IL"/>
        </w:rPr>
      </w:pPr>
      <w:del w:id="84" w:author="Meryl Etman" w:date="2024-01-03T17:51:00Z">
        <w:r w:rsidRPr="00B27B4C" w:rsidDel="00C9410D">
          <w:rPr>
            <w:rFonts w:ascii="Times New Roman" w:eastAsia="Times New Roman" w:hAnsi="Times New Roman" w:cs="David" w:hint="cs"/>
            <w:sz w:val="24"/>
            <w:szCs w:val="24"/>
            <w:rtl/>
            <w:lang w:eastAsia="he-IL"/>
          </w:rPr>
          <w:delText>ח.</w:delText>
        </w:r>
        <w:r w:rsidRPr="00B27B4C" w:rsidDel="00C9410D">
          <w:rPr>
            <w:rFonts w:ascii="Times New Roman" w:eastAsia="Times New Roman" w:hAnsi="Times New Roman" w:cs="David" w:hint="cs"/>
            <w:sz w:val="24"/>
            <w:szCs w:val="24"/>
            <w:rtl/>
            <w:lang w:eastAsia="he-IL"/>
          </w:rPr>
          <w:tab/>
          <w:delText>הצגת החלופות בפני המזמין תוך ניתוחן, פרוט היתרונות והחסרונות של כל חלופה, מידת התאמתן לפרוגרמה והמלצה על חלופה מועדפת.</w:delText>
        </w:r>
      </w:del>
    </w:p>
    <w:p w14:paraId="0449EBC9" w14:textId="2B9AF534" w:rsidR="00B27B4C" w:rsidRPr="00B27B4C" w:rsidDel="00C9410D"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del w:id="85" w:author="Meryl Etman" w:date="2024-01-03T17:51:00Z"/>
          <w:rFonts w:ascii="Times New Roman" w:eastAsia="Times New Roman" w:hAnsi="Times New Roman" w:cs="David"/>
          <w:sz w:val="24"/>
          <w:szCs w:val="24"/>
          <w:rtl/>
          <w:lang w:eastAsia="he-IL"/>
        </w:rPr>
      </w:pPr>
    </w:p>
    <w:p w14:paraId="22E73611" w14:textId="70ED8435" w:rsidR="00B27B4C" w:rsidRPr="00B27B4C" w:rsidDel="00C9410D"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del w:id="86" w:author="Meryl Etman" w:date="2024-01-03T17:51:00Z"/>
          <w:rFonts w:ascii="Times New Roman" w:eastAsia="Times New Roman" w:hAnsi="Times New Roman" w:cs="David"/>
          <w:sz w:val="24"/>
          <w:szCs w:val="24"/>
          <w:rtl/>
          <w:lang w:eastAsia="he-IL"/>
        </w:rPr>
      </w:pPr>
      <w:del w:id="87" w:author="Meryl Etman" w:date="2024-01-03T17:51:00Z">
        <w:r w:rsidRPr="00B27B4C" w:rsidDel="00C9410D">
          <w:rPr>
            <w:rFonts w:ascii="Times New Roman" w:eastAsia="Times New Roman" w:hAnsi="Times New Roman" w:cs="David" w:hint="cs"/>
            <w:sz w:val="24"/>
            <w:szCs w:val="24"/>
            <w:rtl/>
            <w:lang w:eastAsia="he-IL"/>
          </w:rPr>
          <w:delText>ט.</w:delText>
        </w:r>
        <w:r w:rsidRPr="00B27B4C" w:rsidDel="00C9410D">
          <w:rPr>
            <w:rFonts w:ascii="Times New Roman" w:eastAsia="Times New Roman" w:hAnsi="Times New Roman" w:cs="David" w:hint="cs"/>
            <w:sz w:val="24"/>
            <w:szCs w:val="24"/>
            <w:rtl/>
            <w:lang w:eastAsia="he-IL"/>
          </w:rPr>
          <w:tab/>
          <w:delText>הכנסת שינויים בתכניות המוקדמות, בהתאם לדרישת המזמין ו/או לפי דרישת הרשויות המוסמכות, באישור המזמין.</w:delText>
        </w:r>
      </w:del>
    </w:p>
    <w:p w14:paraId="1B11FEEC" w14:textId="62F5CBFB" w:rsidR="00B27B4C" w:rsidRPr="00B27B4C" w:rsidDel="00C9410D"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del w:id="88" w:author="Meryl Etman" w:date="2024-01-03T17:51:00Z"/>
          <w:rFonts w:ascii="Times New Roman" w:eastAsia="Times New Roman" w:hAnsi="Times New Roman" w:cs="David"/>
          <w:sz w:val="24"/>
          <w:szCs w:val="24"/>
          <w:rtl/>
          <w:lang w:eastAsia="he-IL"/>
        </w:rPr>
      </w:pPr>
    </w:p>
    <w:p w14:paraId="1C6D67EC" w14:textId="089903D7" w:rsidR="00B27B4C" w:rsidRPr="00B27B4C" w:rsidDel="00C9410D"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del w:id="89" w:author="Meryl Etman" w:date="2024-01-03T17:51:00Z"/>
          <w:rFonts w:ascii="Times New Roman" w:eastAsia="Times New Roman" w:hAnsi="Times New Roman" w:cs="David"/>
          <w:sz w:val="24"/>
          <w:szCs w:val="24"/>
          <w:rtl/>
          <w:lang w:eastAsia="he-IL"/>
        </w:rPr>
      </w:pPr>
      <w:del w:id="90" w:author="Meryl Etman" w:date="2024-01-03T17:51:00Z">
        <w:r w:rsidRPr="00B27B4C" w:rsidDel="00C9410D">
          <w:rPr>
            <w:rFonts w:ascii="Times New Roman" w:eastAsia="Times New Roman" w:hAnsi="Times New Roman" w:cs="David" w:hint="cs"/>
            <w:sz w:val="24"/>
            <w:szCs w:val="24"/>
            <w:rtl/>
            <w:lang w:eastAsia="he-IL"/>
          </w:rPr>
          <w:delText>י.</w:delText>
        </w:r>
        <w:r w:rsidRPr="00B27B4C" w:rsidDel="00C9410D">
          <w:rPr>
            <w:rFonts w:ascii="Times New Roman" w:eastAsia="Times New Roman" w:hAnsi="Times New Roman" w:cs="David" w:hint="cs"/>
            <w:sz w:val="24"/>
            <w:szCs w:val="24"/>
            <w:rtl/>
            <w:lang w:eastAsia="he-IL"/>
          </w:rPr>
          <w:tab/>
          <w:delText>פגישות והתייעצויות עם המזמין, יועציו המשפטיים והרשויות לבחינת האפשרויות לקדום אישור התכנון במסגרת סמכויות הועדה המקומית, או במסגרת סמכויות הועדה המחוזית.</w:delText>
        </w:r>
      </w:del>
    </w:p>
    <w:p w14:paraId="2C388773" w14:textId="7134FCF5" w:rsidR="00B27B4C" w:rsidRPr="00B27B4C" w:rsidDel="00C9410D"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del w:id="91" w:author="Meryl Etman" w:date="2024-01-03T17:51:00Z"/>
          <w:rFonts w:ascii="Times New Roman" w:eastAsia="Times New Roman" w:hAnsi="Times New Roman" w:cs="David"/>
          <w:sz w:val="24"/>
          <w:szCs w:val="24"/>
          <w:rtl/>
          <w:lang w:eastAsia="he-IL"/>
        </w:rPr>
      </w:pPr>
    </w:p>
    <w:p w14:paraId="0FB121E5" w14:textId="570EE494" w:rsidR="00B27B4C" w:rsidRPr="00B27B4C" w:rsidDel="00C9410D" w:rsidRDefault="00B27B4C" w:rsidP="002D7834">
      <w:pPr>
        <w:widowControl w:val="0"/>
        <w:tabs>
          <w:tab w:val="left" w:pos="720"/>
          <w:tab w:val="center" w:pos="4153"/>
          <w:tab w:val="right" w:pos="8306"/>
        </w:tabs>
        <w:spacing w:before="0" w:beforeAutospacing="0" w:after="0" w:afterAutospacing="0" w:line="240" w:lineRule="auto"/>
        <w:ind w:left="2352" w:hanging="850"/>
        <w:jc w:val="both"/>
        <w:rPr>
          <w:del w:id="92" w:author="Meryl Etman" w:date="2024-01-03T17:51:00Z"/>
          <w:rFonts w:ascii="Times New Roman" w:eastAsia="Times New Roman" w:hAnsi="Times New Roman" w:cs="David"/>
          <w:sz w:val="24"/>
          <w:szCs w:val="24"/>
          <w:rtl/>
          <w:lang w:eastAsia="he-IL"/>
        </w:rPr>
      </w:pPr>
      <w:del w:id="93" w:author="Meryl Etman" w:date="2024-01-03T17:51:00Z">
        <w:r w:rsidRPr="00B27B4C" w:rsidDel="00C9410D">
          <w:rPr>
            <w:rFonts w:ascii="Times New Roman" w:eastAsia="Times New Roman" w:hAnsi="Times New Roman" w:cs="David" w:hint="cs"/>
            <w:sz w:val="24"/>
            <w:szCs w:val="24"/>
            <w:rtl/>
            <w:lang w:eastAsia="he-IL"/>
          </w:rPr>
          <w:delText>יא.</w:delText>
        </w:r>
        <w:r w:rsidRPr="00B27B4C" w:rsidDel="00C9410D">
          <w:rPr>
            <w:rFonts w:ascii="Times New Roman" w:eastAsia="Times New Roman" w:hAnsi="Times New Roman" w:cs="David" w:hint="cs"/>
            <w:sz w:val="24"/>
            <w:szCs w:val="24"/>
            <w:rtl/>
            <w:lang w:eastAsia="he-IL"/>
          </w:rPr>
          <w:tab/>
          <w:delText xml:space="preserve">מסירת נתונים ליועצים האחרים לרבות </w:delText>
        </w:r>
        <w:r w:rsidR="002D7834" w:rsidDel="00C9410D">
          <w:rPr>
            <w:rFonts w:ascii="Times New Roman" w:eastAsia="Times New Roman" w:hAnsi="Times New Roman" w:cs="David" w:hint="cs"/>
            <w:sz w:val="24"/>
            <w:szCs w:val="24"/>
            <w:rtl/>
            <w:lang w:eastAsia="he-IL"/>
          </w:rPr>
          <w:delText>מתכנן</w:delText>
        </w:r>
        <w:r w:rsidRPr="00B27B4C" w:rsidDel="00C9410D">
          <w:rPr>
            <w:rFonts w:ascii="Times New Roman" w:eastAsia="Times New Roman" w:hAnsi="Times New Roman" w:cs="David" w:hint="cs"/>
            <w:sz w:val="24"/>
            <w:szCs w:val="24"/>
            <w:rtl/>
            <w:lang w:eastAsia="he-IL"/>
          </w:rPr>
          <w:delText xml:space="preserve"> תנועה, אדריכל נוף, יועצים סביבתיים ומהנדסי תשתיות (ככל שהמזמין יחליט שיש צורך בהפעלתם) לבדיקת השלכות החלופות המוצעות על הנושאים שבתחום מומחיותם. תאום התכניות המוקדמות של היועצים עם תכניות המתכנן ובינן לבין עצמן, בכל הנוגע למפלסי הפתוח ומערכות הדרכים והתשתית, תנועת כלי הרכב, התנועה הציבורית והפרטית, מסלולי אופניים והולכי הרגל, מיקום מתקני תשתית ראשיים וחיבורים מחוץ לשטח התכנון, מתקני אשפה וכו'.</w:delText>
        </w:r>
      </w:del>
    </w:p>
    <w:p w14:paraId="196DFCE0" w14:textId="7163F860" w:rsidR="00B27B4C" w:rsidRPr="00B27B4C" w:rsidDel="00C9410D"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del w:id="94" w:author="Meryl Etman" w:date="2024-01-03T17:51:00Z"/>
          <w:rFonts w:ascii="Times New Roman" w:eastAsia="Times New Roman" w:hAnsi="Times New Roman" w:cs="David"/>
          <w:sz w:val="24"/>
          <w:szCs w:val="24"/>
          <w:rtl/>
          <w:lang w:eastAsia="he-IL"/>
        </w:rPr>
      </w:pPr>
    </w:p>
    <w:p w14:paraId="2B8AD712" w14:textId="47F0AB3B" w:rsidR="00B27B4C" w:rsidRPr="00B27B4C" w:rsidDel="00C9410D"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del w:id="95" w:author="Meryl Etman" w:date="2024-01-03T17:51:00Z"/>
          <w:rFonts w:ascii="Times New Roman" w:eastAsia="Times New Roman" w:hAnsi="Times New Roman" w:cs="David"/>
          <w:sz w:val="24"/>
          <w:szCs w:val="24"/>
          <w:rtl/>
          <w:lang w:eastAsia="he-IL"/>
        </w:rPr>
      </w:pPr>
      <w:del w:id="96" w:author="Meryl Etman" w:date="2024-01-03T17:51:00Z">
        <w:r w:rsidRPr="00B27B4C" w:rsidDel="00C9410D">
          <w:rPr>
            <w:rFonts w:ascii="Times New Roman" w:eastAsia="Times New Roman" w:hAnsi="Times New Roman" w:cs="David" w:hint="cs"/>
            <w:sz w:val="24"/>
            <w:szCs w:val="24"/>
            <w:rtl/>
            <w:lang w:eastAsia="he-IL"/>
          </w:rPr>
          <w:delText>יב.</w:delText>
        </w:r>
        <w:r w:rsidRPr="00B27B4C" w:rsidDel="00C9410D">
          <w:rPr>
            <w:rFonts w:ascii="Times New Roman" w:eastAsia="Times New Roman" w:hAnsi="Times New Roman" w:cs="David" w:hint="cs"/>
            <w:sz w:val="24"/>
            <w:szCs w:val="24"/>
            <w:rtl/>
            <w:lang w:eastAsia="he-IL"/>
          </w:rPr>
          <w:tab/>
          <w:delText>הכנת תכנית סופית, המפרטת את החלופה, אשר נבחרה על ידי המזמין, וניתוח מסכם לרבות טבלאות נתונים לאישור המזמין. תיאום עם היועצים, תיאום עם הרשויות המוסמכות וגורמים אחרים.</w:delText>
        </w:r>
      </w:del>
    </w:p>
    <w:p w14:paraId="0869A223" w14:textId="76E5D6B7" w:rsidR="00B27B4C" w:rsidRPr="00B27B4C" w:rsidDel="00C9410D"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del w:id="97" w:author="Meryl Etman" w:date="2024-01-03T17:51:00Z"/>
          <w:rFonts w:ascii="Times New Roman" w:eastAsia="Times New Roman" w:hAnsi="Times New Roman" w:cs="David"/>
          <w:sz w:val="24"/>
          <w:szCs w:val="24"/>
          <w:rtl/>
          <w:lang w:eastAsia="he-IL"/>
        </w:rPr>
      </w:pPr>
    </w:p>
    <w:p w14:paraId="577DCEF6" w14:textId="28EA546F" w:rsidR="00B27B4C" w:rsidRPr="00B27B4C" w:rsidDel="00C9410D"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del w:id="98" w:author="Meryl Etman" w:date="2024-01-03T17:51:00Z"/>
          <w:rFonts w:ascii="Times New Roman" w:eastAsia="Times New Roman" w:hAnsi="Times New Roman" w:cs="David"/>
          <w:sz w:val="24"/>
          <w:szCs w:val="24"/>
          <w:rtl/>
          <w:lang w:eastAsia="he-IL"/>
        </w:rPr>
      </w:pPr>
      <w:del w:id="99" w:author="Meryl Etman" w:date="2024-01-03T17:51:00Z">
        <w:r w:rsidRPr="00B27B4C" w:rsidDel="00C9410D">
          <w:rPr>
            <w:rFonts w:ascii="Times New Roman" w:eastAsia="Times New Roman" w:hAnsi="Times New Roman" w:cs="David" w:hint="cs"/>
            <w:sz w:val="24"/>
            <w:szCs w:val="24"/>
            <w:rtl/>
            <w:lang w:eastAsia="he-IL"/>
          </w:rPr>
          <w:delText>יג.</w:delText>
        </w:r>
        <w:r w:rsidRPr="00B27B4C" w:rsidDel="00C9410D">
          <w:rPr>
            <w:rFonts w:ascii="Times New Roman" w:eastAsia="Times New Roman" w:hAnsi="Times New Roman" w:cs="David" w:hint="cs"/>
            <w:sz w:val="24"/>
            <w:szCs w:val="24"/>
            <w:rtl/>
            <w:lang w:eastAsia="he-IL"/>
          </w:rPr>
          <w:tab/>
          <w:delText xml:space="preserve">עבוד תכניות מפורטות הכוללות תשריטים, הוראות (תקנונים), תכניות בינוי, חתכים מנחים והסדרי החניה במגרשים מתואמות עם היועצים והמזמין. הכנת כל המסמכים והנספחים הדרושים עפ"י דרישת </w:delText>
        </w:r>
        <w:r w:rsidRPr="00B27B4C" w:rsidDel="00C9410D">
          <w:rPr>
            <w:rFonts w:ascii="Times New Roman" w:eastAsia="Times New Roman" w:hAnsi="Times New Roman" w:cs="David" w:hint="cs"/>
            <w:sz w:val="24"/>
            <w:szCs w:val="24"/>
            <w:rtl/>
            <w:lang w:eastAsia="he-IL"/>
          </w:rPr>
          <w:lastRenderedPageBreak/>
          <w:delText>הרשויות בתחום מומחיותו של המתכנן.</w:delText>
        </w:r>
      </w:del>
    </w:p>
    <w:p w14:paraId="1079A0B1" w14:textId="40B5EE68" w:rsidR="00B27B4C" w:rsidRPr="00B27B4C" w:rsidDel="00C9410D"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del w:id="100" w:author="Meryl Etman" w:date="2024-01-03T17:51:00Z"/>
          <w:rFonts w:ascii="Times New Roman" w:eastAsia="Times New Roman" w:hAnsi="Times New Roman" w:cs="David"/>
          <w:sz w:val="24"/>
          <w:szCs w:val="24"/>
          <w:rtl/>
          <w:lang w:eastAsia="he-IL"/>
        </w:rPr>
      </w:pPr>
    </w:p>
    <w:p w14:paraId="25165A4E" w14:textId="56D3CC5D" w:rsidR="00B27B4C" w:rsidRPr="00B27B4C" w:rsidDel="00C9410D"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del w:id="101" w:author="Meryl Etman" w:date="2024-01-03T17:51:00Z"/>
          <w:rFonts w:ascii="Times New Roman" w:eastAsia="Times New Roman" w:hAnsi="Times New Roman" w:cs="David"/>
          <w:sz w:val="24"/>
          <w:szCs w:val="24"/>
          <w:rtl/>
          <w:lang w:eastAsia="he-IL"/>
        </w:rPr>
      </w:pPr>
      <w:del w:id="102" w:author="Meryl Etman" w:date="2024-01-03T17:51:00Z">
        <w:r w:rsidRPr="00B27B4C" w:rsidDel="00C9410D">
          <w:rPr>
            <w:rFonts w:ascii="Times New Roman" w:eastAsia="Times New Roman" w:hAnsi="Times New Roman" w:cs="David" w:hint="cs"/>
            <w:sz w:val="24"/>
            <w:szCs w:val="24"/>
            <w:rtl/>
            <w:lang w:eastAsia="he-IL"/>
          </w:rPr>
          <w:delText>יד.</w:delText>
        </w:r>
        <w:r w:rsidRPr="00B27B4C" w:rsidDel="00C9410D">
          <w:rPr>
            <w:rFonts w:ascii="Times New Roman" w:eastAsia="Times New Roman" w:hAnsi="Times New Roman" w:cs="David" w:hint="cs"/>
            <w:sz w:val="24"/>
            <w:szCs w:val="24"/>
            <w:rtl/>
            <w:lang w:eastAsia="he-IL"/>
          </w:rPr>
          <w:tab/>
          <w:delText>הצגת אפשרויות מימוש הבינוי המוצע בשלבים.</w:delText>
        </w:r>
      </w:del>
    </w:p>
    <w:p w14:paraId="6593180F" w14:textId="1653F48A" w:rsidR="00B27B4C" w:rsidRPr="00B27B4C" w:rsidDel="00C9410D"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del w:id="103" w:author="Meryl Etman" w:date="2024-01-03T17:51:00Z"/>
          <w:rFonts w:ascii="Times New Roman" w:eastAsia="Times New Roman" w:hAnsi="Times New Roman" w:cs="David"/>
          <w:sz w:val="24"/>
          <w:szCs w:val="24"/>
          <w:rtl/>
          <w:lang w:eastAsia="he-IL"/>
        </w:rPr>
      </w:pPr>
    </w:p>
    <w:p w14:paraId="570EDA5A" w14:textId="24681014" w:rsidR="00B27B4C" w:rsidRPr="00B27B4C" w:rsidDel="00C9410D"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del w:id="104" w:author="Meryl Etman" w:date="2024-01-03T17:51:00Z"/>
          <w:rFonts w:ascii="Times New Roman" w:eastAsia="Times New Roman" w:hAnsi="Times New Roman" w:cs="David"/>
          <w:sz w:val="24"/>
          <w:szCs w:val="24"/>
          <w:rtl/>
          <w:lang w:eastAsia="he-IL"/>
        </w:rPr>
      </w:pPr>
      <w:del w:id="105" w:author="Meryl Etman" w:date="2024-01-03T17:51:00Z">
        <w:r w:rsidRPr="00B27B4C" w:rsidDel="00C9410D">
          <w:rPr>
            <w:rFonts w:ascii="Times New Roman" w:eastAsia="Times New Roman" w:hAnsi="Times New Roman" w:cs="David" w:hint="cs"/>
            <w:sz w:val="24"/>
            <w:szCs w:val="24"/>
            <w:rtl/>
            <w:lang w:eastAsia="he-IL"/>
          </w:rPr>
          <w:delText>טו.</w:delText>
        </w:r>
        <w:r w:rsidRPr="00B27B4C" w:rsidDel="00C9410D">
          <w:rPr>
            <w:rFonts w:ascii="Times New Roman" w:eastAsia="Times New Roman" w:hAnsi="Times New Roman" w:cs="David" w:hint="cs"/>
            <w:sz w:val="24"/>
            <w:szCs w:val="24"/>
            <w:rtl/>
            <w:lang w:eastAsia="he-IL"/>
          </w:rPr>
          <w:tab/>
          <w:delText>חתימה על מסמכי תכניות בנין העיר כעורך התכנית, טיפול באישור התכניות ברשויות ותיאום אישור תכניות היועצים. ייזום ו/או השתתפות בישיבות שיקיים המזמין, לרבות פגישות עם בעלי קרקע, עם גורמי התכנון ברשויות, הצגת התכנון ומתן הסברים, הופעה ומתן הסברים בפני ועדות התכנון ו/או הרשות המקומית ו/או צוותי התכנון מטעם הרשויות.</w:delText>
        </w:r>
      </w:del>
    </w:p>
    <w:p w14:paraId="6FDBA5E7" w14:textId="473D90D4" w:rsidR="00B27B4C" w:rsidRPr="00B27B4C" w:rsidDel="00C9410D"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del w:id="106" w:author="Meryl Etman" w:date="2024-01-03T17:51:00Z"/>
          <w:rFonts w:ascii="Times New Roman" w:eastAsia="Times New Roman" w:hAnsi="Times New Roman" w:cs="David"/>
          <w:sz w:val="24"/>
          <w:szCs w:val="24"/>
          <w:rtl/>
          <w:lang w:eastAsia="he-IL"/>
        </w:rPr>
      </w:pPr>
    </w:p>
    <w:p w14:paraId="58788EBF" w14:textId="6C1E3D7F" w:rsidR="00B27B4C" w:rsidRPr="00B27B4C" w:rsidDel="00C9410D"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del w:id="107" w:author="Meryl Etman" w:date="2024-01-03T17:51:00Z"/>
          <w:rFonts w:ascii="Times New Roman" w:eastAsia="Times New Roman" w:hAnsi="Times New Roman" w:cs="David"/>
          <w:sz w:val="24"/>
          <w:szCs w:val="24"/>
          <w:rtl/>
          <w:lang w:eastAsia="he-IL"/>
        </w:rPr>
      </w:pPr>
      <w:del w:id="108" w:author="Meryl Etman" w:date="2024-01-03T17:51:00Z">
        <w:r w:rsidRPr="00B27B4C" w:rsidDel="00C9410D">
          <w:rPr>
            <w:rFonts w:ascii="Times New Roman" w:eastAsia="Times New Roman" w:hAnsi="Times New Roman" w:cs="David" w:hint="cs"/>
            <w:sz w:val="24"/>
            <w:szCs w:val="24"/>
            <w:rtl/>
            <w:lang w:eastAsia="he-IL"/>
          </w:rPr>
          <w:delText>טז.</w:delText>
        </w:r>
        <w:r w:rsidRPr="00B27B4C" w:rsidDel="00C9410D">
          <w:rPr>
            <w:rFonts w:ascii="Times New Roman" w:eastAsia="Times New Roman" w:hAnsi="Times New Roman" w:cs="David" w:hint="cs"/>
            <w:sz w:val="24"/>
            <w:szCs w:val="24"/>
            <w:rtl/>
            <w:lang w:eastAsia="he-IL"/>
          </w:rPr>
          <w:tab/>
          <w:delText>השלמת מסמכים ונתונים, הכנסת תיקונים ושינויים במסמכי התכניות, הכנת חלופות חדשות נוספות, הכל לפי דרישת המזמין ו/או לפי דרישת הרשויות המוסמכות, באישור המזמין, עד למתן תוקף לתכנית.</w:delText>
        </w:r>
      </w:del>
    </w:p>
    <w:p w14:paraId="24090ABB" w14:textId="5F2A1F6E" w:rsidR="00B27B4C" w:rsidRPr="00B27B4C" w:rsidDel="00C9410D"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del w:id="109" w:author="Meryl Etman" w:date="2024-01-03T17:51:00Z"/>
          <w:rFonts w:ascii="Times New Roman" w:eastAsia="Times New Roman" w:hAnsi="Times New Roman" w:cs="David"/>
          <w:sz w:val="24"/>
          <w:szCs w:val="24"/>
          <w:rtl/>
          <w:lang w:eastAsia="he-IL"/>
        </w:rPr>
      </w:pPr>
    </w:p>
    <w:p w14:paraId="09ED7D81" w14:textId="530249FD" w:rsidR="00B27B4C" w:rsidRPr="00B27B4C" w:rsidDel="00C9410D"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del w:id="110" w:author="Meryl Etman" w:date="2024-01-03T17:51:00Z"/>
          <w:rFonts w:ascii="Times New Roman" w:eastAsia="Times New Roman" w:hAnsi="Times New Roman" w:cs="David"/>
          <w:sz w:val="24"/>
          <w:szCs w:val="24"/>
          <w:rtl/>
          <w:lang w:eastAsia="he-IL"/>
        </w:rPr>
      </w:pPr>
      <w:del w:id="111" w:author="Meryl Etman" w:date="2024-01-03T17:51:00Z">
        <w:r w:rsidRPr="00B27B4C" w:rsidDel="00C9410D">
          <w:rPr>
            <w:rFonts w:ascii="Times New Roman" w:eastAsia="Times New Roman" w:hAnsi="Times New Roman" w:cs="David" w:hint="cs"/>
            <w:sz w:val="24"/>
            <w:szCs w:val="24"/>
            <w:rtl/>
            <w:lang w:eastAsia="he-IL"/>
          </w:rPr>
          <w:delText>יז.</w:delText>
        </w:r>
        <w:r w:rsidRPr="00B27B4C" w:rsidDel="00C9410D">
          <w:rPr>
            <w:rFonts w:ascii="Times New Roman" w:eastAsia="Times New Roman" w:hAnsi="Times New Roman" w:cs="David" w:hint="cs"/>
            <w:sz w:val="24"/>
            <w:szCs w:val="24"/>
            <w:rtl/>
            <w:lang w:eastAsia="he-IL"/>
          </w:rPr>
          <w:tab/>
          <w:delText>סיוע למזמין בהכנת תשובות להתנגדויות לתכניות המוצעות, הצעת פתרונות להסרת ההתנגדויות, שינויים במסמכי התכניות כתוצאה מההתנגדויות ו/או מקבלת התנגדויות, באישור המזמין, לרבות הופעה בפני ועדות ערר ובפני בית המשפט.</w:delText>
        </w:r>
      </w:del>
    </w:p>
    <w:p w14:paraId="76F481F8" w14:textId="19DD4647" w:rsidR="00B27B4C" w:rsidRPr="00B27B4C" w:rsidDel="00C9410D"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del w:id="112" w:author="Meryl Etman" w:date="2024-01-03T17:51:00Z"/>
          <w:rFonts w:ascii="Times New Roman" w:eastAsia="Times New Roman" w:hAnsi="Times New Roman" w:cs="David"/>
          <w:sz w:val="24"/>
          <w:szCs w:val="24"/>
          <w:rtl/>
          <w:lang w:eastAsia="he-IL"/>
        </w:rPr>
      </w:pPr>
    </w:p>
    <w:p w14:paraId="1D2B0B92" w14:textId="41BF50A9" w:rsidR="00B27B4C" w:rsidRPr="00B27B4C" w:rsidDel="00C9410D"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del w:id="113" w:author="Meryl Etman" w:date="2024-01-03T17:51:00Z"/>
          <w:rFonts w:ascii="Times New Roman" w:eastAsia="Times New Roman" w:hAnsi="Times New Roman" w:cs="David"/>
          <w:sz w:val="24"/>
          <w:szCs w:val="24"/>
          <w:rtl/>
          <w:lang w:eastAsia="he-IL"/>
        </w:rPr>
      </w:pPr>
      <w:del w:id="114" w:author="Meryl Etman" w:date="2024-01-03T17:51:00Z">
        <w:r w:rsidRPr="00B27B4C" w:rsidDel="00C9410D">
          <w:rPr>
            <w:rFonts w:ascii="Times New Roman" w:eastAsia="Times New Roman" w:hAnsi="Times New Roman" w:cs="David" w:hint="cs"/>
            <w:sz w:val="24"/>
            <w:szCs w:val="24"/>
            <w:rtl/>
            <w:lang w:eastAsia="he-IL"/>
          </w:rPr>
          <w:delText>יח.</w:delText>
        </w:r>
        <w:r w:rsidRPr="00B27B4C" w:rsidDel="00C9410D">
          <w:rPr>
            <w:rFonts w:ascii="Times New Roman" w:eastAsia="Times New Roman" w:hAnsi="Times New Roman" w:cs="David" w:hint="cs"/>
            <w:sz w:val="24"/>
            <w:szCs w:val="24"/>
            <w:rtl/>
            <w:lang w:eastAsia="he-IL"/>
          </w:rPr>
          <w:tab/>
          <w:delText>מתן הסברים והנחיות, לאור התכניות, למתכננים וליועצים האחרים.</w:delText>
        </w:r>
      </w:del>
    </w:p>
    <w:p w14:paraId="176798EA" w14:textId="63863045" w:rsidR="00B27B4C" w:rsidRPr="00B27B4C" w:rsidDel="00C9410D"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del w:id="115" w:author="Meryl Etman" w:date="2024-01-03T17:51:00Z"/>
          <w:rFonts w:ascii="Times New Roman" w:eastAsia="Times New Roman" w:hAnsi="Times New Roman" w:cs="David"/>
          <w:sz w:val="24"/>
          <w:szCs w:val="24"/>
          <w:rtl/>
          <w:lang w:eastAsia="he-IL"/>
        </w:rPr>
      </w:pPr>
    </w:p>
    <w:p w14:paraId="7C61F74F" w14:textId="6B9E5DE5" w:rsidR="00B27B4C" w:rsidRPr="00B27B4C" w:rsidDel="00C9410D"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del w:id="116" w:author="Meryl Etman" w:date="2024-01-03T17:51:00Z"/>
          <w:rFonts w:ascii="Times New Roman" w:eastAsia="Times New Roman" w:hAnsi="Times New Roman" w:cs="David"/>
          <w:sz w:val="24"/>
          <w:szCs w:val="24"/>
          <w:rtl/>
          <w:lang w:eastAsia="he-IL"/>
        </w:rPr>
      </w:pPr>
      <w:del w:id="117" w:author="Meryl Etman" w:date="2024-01-03T17:51:00Z">
        <w:r w:rsidRPr="00B27B4C" w:rsidDel="00C9410D">
          <w:rPr>
            <w:rFonts w:ascii="Times New Roman" w:eastAsia="Times New Roman" w:hAnsi="Times New Roman" w:cs="David" w:hint="cs"/>
            <w:sz w:val="24"/>
            <w:szCs w:val="24"/>
            <w:rtl/>
            <w:lang w:eastAsia="he-IL"/>
          </w:rPr>
          <w:delText>יט.</w:delText>
        </w:r>
        <w:r w:rsidRPr="00B27B4C" w:rsidDel="00C9410D">
          <w:rPr>
            <w:rFonts w:ascii="Times New Roman" w:eastAsia="Times New Roman" w:hAnsi="Times New Roman" w:cs="David" w:hint="cs"/>
            <w:sz w:val="24"/>
            <w:szCs w:val="24"/>
            <w:rtl/>
            <w:lang w:eastAsia="he-IL"/>
          </w:rPr>
          <w:tab/>
          <w:delText>הכנת כל המסמכים הנדרשים למתן תוקף לתכנית, מעקב וטיפול בהליך מתן התוקף לתכנית עד לפרסום ברשומות ובעיתונות.</w:delText>
        </w:r>
      </w:del>
    </w:p>
    <w:p w14:paraId="55599BA4" w14:textId="35851AB2" w:rsidR="00B27B4C" w:rsidRPr="00B27B4C" w:rsidDel="00C9410D"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del w:id="118" w:author="Meryl Etman" w:date="2024-01-03T17:51:00Z"/>
          <w:rFonts w:ascii="Times New Roman" w:eastAsia="Times New Roman" w:hAnsi="Times New Roman" w:cs="David"/>
          <w:sz w:val="24"/>
          <w:szCs w:val="24"/>
          <w:rtl/>
          <w:lang w:eastAsia="he-IL"/>
        </w:rPr>
      </w:pPr>
    </w:p>
    <w:p w14:paraId="69B4CBDA" w14:textId="0BBD4F6F" w:rsidR="00B27B4C" w:rsidRPr="00B27B4C" w:rsidRDefault="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Change w:id="119" w:author="Meryl Etman" w:date="2024-01-03T17:51:00Z">
          <w:pPr>
            <w:widowControl w:val="0"/>
            <w:tabs>
              <w:tab w:val="left" w:pos="720"/>
              <w:tab w:val="center" w:pos="4153"/>
              <w:tab w:val="right" w:pos="8306"/>
            </w:tabs>
            <w:spacing w:before="0" w:beforeAutospacing="0" w:after="0" w:afterAutospacing="0" w:line="240" w:lineRule="auto"/>
            <w:ind w:left="2352" w:hanging="850"/>
            <w:jc w:val="both"/>
          </w:pPr>
        </w:pPrChange>
      </w:pPr>
      <w:del w:id="120" w:author="Meryl Etman" w:date="2024-01-03T17:51:00Z">
        <w:r w:rsidRPr="00B27B4C" w:rsidDel="00C9410D">
          <w:rPr>
            <w:rFonts w:ascii="Times New Roman" w:eastAsia="Times New Roman" w:hAnsi="Times New Roman" w:cs="David" w:hint="cs"/>
            <w:sz w:val="24"/>
            <w:szCs w:val="24"/>
            <w:rtl/>
            <w:lang w:eastAsia="he-IL"/>
          </w:rPr>
          <w:delText>כ.</w:delText>
        </w:r>
        <w:r w:rsidRPr="00B27B4C" w:rsidDel="00C9410D">
          <w:rPr>
            <w:rFonts w:ascii="Times New Roman" w:eastAsia="Times New Roman" w:hAnsi="Times New Roman" w:cs="David" w:hint="cs"/>
            <w:sz w:val="24"/>
            <w:szCs w:val="24"/>
            <w:rtl/>
            <w:lang w:eastAsia="he-IL"/>
          </w:rPr>
          <w:tab/>
          <w:delText xml:space="preserve">העברת נתונים, הבהרות ותכניות וכן סיוע לשמאים שיועסקו ע"י המזמין להכנת טבלאות איזון וחלוקה, להכנת הערכות שווי, לדיונים בעניין השבחה, תשלומים למנהל מקרקעי ישראל ולדיונים בעניין שווי זכויות בעלי קרקע. </w:delText>
        </w:r>
      </w:del>
    </w:p>
    <w:p w14:paraId="57FD4BE7"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p>
    <w:p w14:paraId="2B55B15D" w14:textId="7CC48E8E" w:rsidR="00B27B4C" w:rsidRPr="00B27B4C" w:rsidRDefault="00B27B4C" w:rsidP="00C9410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2.2</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u w:val="single"/>
          <w:rtl/>
          <w:lang w:eastAsia="he-IL"/>
        </w:rPr>
        <w:t xml:space="preserve">תכנון מוקדם לבינוי ופתוח/עיצוב ארכיטקטוני </w:t>
      </w:r>
      <w:del w:id="121" w:author="Meryl Etman" w:date="2024-01-03T17:52:00Z">
        <w:r w:rsidRPr="00B27B4C" w:rsidDel="00C9410D">
          <w:rPr>
            <w:rFonts w:ascii="Times New Roman" w:eastAsia="Times New Roman" w:hAnsi="Times New Roman" w:cs="David" w:hint="cs"/>
            <w:sz w:val="24"/>
            <w:szCs w:val="24"/>
            <w:u w:val="single"/>
            <w:rtl/>
            <w:lang w:eastAsia="he-IL"/>
          </w:rPr>
          <w:delText>ו</w:delText>
        </w:r>
      </w:del>
      <w:r w:rsidRPr="00B27B4C">
        <w:rPr>
          <w:rFonts w:ascii="Times New Roman" w:eastAsia="Times New Roman" w:hAnsi="Times New Roman" w:cs="David" w:hint="cs"/>
          <w:sz w:val="24"/>
          <w:szCs w:val="24"/>
          <w:u w:val="single"/>
          <w:rtl/>
          <w:lang w:eastAsia="he-IL"/>
        </w:rPr>
        <w:t>למבנ</w:t>
      </w:r>
      <w:del w:id="122" w:author="Meryl Etman" w:date="2024-01-03T17:52:00Z">
        <w:r w:rsidRPr="00B27B4C" w:rsidDel="00C9410D">
          <w:rPr>
            <w:rFonts w:ascii="Times New Roman" w:eastAsia="Times New Roman" w:hAnsi="Times New Roman" w:cs="David" w:hint="cs"/>
            <w:sz w:val="24"/>
            <w:szCs w:val="24"/>
            <w:u w:val="single"/>
            <w:rtl/>
            <w:lang w:eastAsia="he-IL"/>
          </w:rPr>
          <w:delText>ים</w:delText>
        </w:r>
      </w:del>
      <w:ins w:id="123" w:author="Meryl Etman" w:date="2024-01-03T17:52:00Z">
        <w:r w:rsidR="00C9410D">
          <w:rPr>
            <w:rFonts w:ascii="Times New Roman" w:eastAsia="Times New Roman" w:hAnsi="Times New Roman" w:cs="David" w:hint="cs"/>
            <w:sz w:val="24"/>
            <w:szCs w:val="24"/>
            <w:u w:val="single"/>
            <w:rtl/>
            <w:lang w:eastAsia="he-IL"/>
          </w:rPr>
          <w:t>ה</w:t>
        </w:r>
      </w:ins>
      <w:r w:rsidRPr="00B27B4C">
        <w:rPr>
          <w:rFonts w:ascii="Times New Roman" w:eastAsia="Times New Roman" w:hAnsi="Times New Roman" w:cs="David" w:hint="cs"/>
          <w:sz w:val="24"/>
          <w:szCs w:val="24"/>
          <w:u w:val="single"/>
          <w:rtl/>
          <w:lang w:eastAsia="he-IL"/>
        </w:rPr>
        <w:t>:</w:t>
      </w:r>
    </w:p>
    <w:p w14:paraId="11820B7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4FE7D11" w14:textId="77777777" w:rsidR="00B27B4C" w:rsidRPr="00B27B4C" w:rsidDel="0064576F" w:rsidRDefault="00B27B4C" w:rsidP="00B27B4C">
      <w:pPr>
        <w:widowControl w:val="0"/>
        <w:spacing w:before="0" w:beforeAutospacing="0" w:after="0" w:afterAutospacing="0" w:line="240" w:lineRule="auto"/>
        <w:ind w:left="2160" w:hanging="720"/>
        <w:jc w:val="both"/>
        <w:rPr>
          <w:del w:id="124" w:author="מרול אטמן" w:date="2024-01-04T14:41:00Z"/>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בירור הפרוגרמה עם המנהל, ביקורים באתר, חקירות מוקדמות, התייעצויות ותיאום עם המתכננים והיועצים.</w:t>
      </w:r>
    </w:p>
    <w:p w14:paraId="7210CECA" w14:textId="77777777" w:rsidR="00B27B4C" w:rsidRPr="00B27B4C" w:rsidDel="0064576F" w:rsidRDefault="00B27B4C" w:rsidP="00B27B4C">
      <w:pPr>
        <w:widowControl w:val="0"/>
        <w:spacing w:before="0" w:beforeAutospacing="0" w:after="0" w:afterAutospacing="0" w:line="240" w:lineRule="auto"/>
        <w:ind w:left="720" w:hanging="720"/>
        <w:jc w:val="both"/>
        <w:rPr>
          <w:del w:id="125" w:author="מרול אטמן" w:date="2024-01-04T14:41:00Z"/>
          <w:rFonts w:ascii="Times New Roman" w:eastAsia="Times New Roman" w:hAnsi="Times New Roman" w:cs="David"/>
          <w:sz w:val="20"/>
          <w:szCs w:val="24"/>
          <w:rtl/>
          <w:lang w:eastAsia="he-IL"/>
        </w:rPr>
      </w:pPr>
    </w:p>
    <w:p w14:paraId="09D9FE84" w14:textId="77777777" w:rsidR="00B27B4C" w:rsidRPr="00B27B4C" w:rsidRDefault="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Change w:id="126" w:author="מרול אטמן" w:date="2024-01-04T14:41:00Z">
          <w:pPr>
            <w:widowControl w:val="0"/>
            <w:spacing w:before="0" w:beforeAutospacing="0" w:after="0" w:afterAutospacing="0" w:line="240" w:lineRule="auto"/>
            <w:ind w:left="720" w:hanging="720"/>
            <w:jc w:val="both"/>
          </w:pPr>
        </w:pPrChange>
      </w:pPr>
    </w:p>
    <w:p w14:paraId="0B05CD6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8A655F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color w:val="000000"/>
          <w:sz w:val="24"/>
          <w:szCs w:val="24"/>
          <w:rtl/>
          <w:lang w:eastAsia="he-IL"/>
        </w:rPr>
        <w:t xml:space="preserve">ניהול תהליך הרישוי מול כל הרשויות (לרבות, אך לא רק, הרשות המקומית, כיבוי אש, חברת חשמל, ובזק, הג"א, איכות/הגנת הסביבה, תאגיד המים, רשות שדות התעופה, רשות העתיקות, אישור משרד העבודה (אישור גז)  </w:t>
      </w:r>
      <w:proofErr w:type="spellStart"/>
      <w:r w:rsidRPr="00B27B4C">
        <w:rPr>
          <w:rFonts w:ascii="Times New Roman" w:eastAsia="Times New Roman" w:hAnsi="Times New Roman" w:cs="David" w:hint="cs"/>
          <w:color w:val="000000"/>
          <w:sz w:val="24"/>
          <w:szCs w:val="24"/>
          <w:rtl/>
          <w:lang w:eastAsia="he-IL"/>
        </w:rPr>
        <w:t>וכיוצ"ב</w:t>
      </w:r>
      <w:proofErr w:type="spellEnd"/>
      <w:r w:rsidRPr="00B27B4C">
        <w:rPr>
          <w:rFonts w:ascii="Times New Roman" w:eastAsia="Times New Roman" w:hAnsi="Times New Roman" w:cs="David" w:hint="cs"/>
          <w:color w:val="000000"/>
          <w:sz w:val="24"/>
          <w:szCs w:val="24"/>
          <w:rtl/>
          <w:lang w:eastAsia="he-IL"/>
        </w:rPr>
        <w:t>), וקבלה בפועל של כל האישורים הנדרשים.</w:t>
      </w:r>
    </w:p>
    <w:p w14:paraId="203BD0C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1C4134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מבלי לגרוע מכלליות האמור, בירור ברשויות המוסמכות ו/או גורמים אחרים, בקשר לנושאים הקשורים בתכנון או בקבלת אישור הרשויות הנ"ל לביצועו.</w:t>
      </w:r>
    </w:p>
    <w:p w14:paraId="4A23F66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0B10AC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הכנת תכניות מוקדמות במספר חלופות לפי דרישת המנהל המתארות את הבינוי והפתוח/עיצוב ארכיטקטוני, חישובי ניצול שטחי הבניה,</w:t>
      </w:r>
      <w:r w:rsidRPr="00B27B4C" w:rsidDel="00424095">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את המבנים והכנסת השינויים בהם בהתאם לדרישות המזמין ו/או לפי דרישת הרשויות המוסמכות באישור המזמין, לרבות הכנת חתכים, מודלים, הדמיות ופרספקטיבות (באיכות לצרכי תכנון והצגה לרשויות להבדיל מאיכות לצרכי שיווק).</w:t>
      </w:r>
    </w:p>
    <w:p w14:paraId="02F6B4E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D86E87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 xml:space="preserve">התכניות, החתכים והמבטים יכללו בין היתר את אופן העמדת הבניינים תוך התייחסות למפלס 0.00+ העקרוניים של המבנים ושל מפלסי פתוח המגרשים והחניות. מיקום המפלסים העקרוניים של הכניסות לבניינים ביחס למפלסי הדרכים והמדרכות, ומפלסים עקרוניים של קירות </w:t>
      </w:r>
      <w:r w:rsidRPr="00B27B4C">
        <w:rPr>
          <w:rFonts w:ascii="Times New Roman" w:eastAsia="Times New Roman" w:hAnsi="Times New Roman" w:cs="David" w:hint="cs"/>
          <w:sz w:val="24"/>
          <w:szCs w:val="24"/>
          <w:rtl/>
          <w:lang w:eastAsia="he-IL"/>
        </w:rPr>
        <w:lastRenderedPageBreak/>
        <w:t xml:space="preserve">תומכים, מיקום ומפלסים עקרוניים של חניות, כניסות רכב למגרשים ופריסת החניות במגרשים, מיקום מתקני האשפה, </w:t>
      </w:r>
      <w:proofErr w:type="spellStart"/>
      <w:r w:rsidRPr="00B27B4C">
        <w:rPr>
          <w:rFonts w:ascii="Times New Roman" w:eastAsia="Times New Roman" w:hAnsi="Times New Roman" w:cs="David" w:hint="cs"/>
          <w:sz w:val="24"/>
          <w:szCs w:val="24"/>
          <w:rtl/>
          <w:lang w:eastAsia="he-IL"/>
        </w:rPr>
        <w:t>פילרים</w:t>
      </w:r>
      <w:proofErr w:type="spellEnd"/>
      <w:r w:rsidRPr="00B27B4C">
        <w:rPr>
          <w:rFonts w:ascii="Times New Roman" w:eastAsia="Times New Roman" w:hAnsi="Times New Roman" w:cs="David" w:hint="cs"/>
          <w:sz w:val="24"/>
          <w:szCs w:val="24"/>
          <w:rtl/>
          <w:lang w:eastAsia="he-IL"/>
        </w:rPr>
        <w:t>, מונים, תחנות טרנספורמציה, חדרי בזק.</w:t>
      </w:r>
    </w:p>
    <w:p w14:paraId="4B921D2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F75BA9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 xml:space="preserve">חישובי שטחים לרישוי ובדיקת התאמתם </w:t>
      </w:r>
      <w:proofErr w:type="spellStart"/>
      <w:r w:rsidRPr="00B27B4C">
        <w:rPr>
          <w:rFonts w:ascii="Times New Roman" w:eastAsia="Times New Roman" w:hAnsi="Times New Roman" w:cs="David" w:hint="cs"/>
          <w:sz w:val="24"/>
          <w:szCs w:val="24"/>
          <w:rtl/>
          <w:lang w:eastAsia="he-IL"/>
        </w:rPr>
        <w:t>לתב"ע</w:t>
      </w:r>
      <w:proofErr w:type="spellEnd"/>
      <w:r w:rsidRPr="00B27B4C">
        <w:rPr>
          <w:rFonts w:ascii="Times New Roman" w:eastAsia="Times New Roman" w:hAnsi="Times New Roman" w:cs="David" w:hint="cs"/>
          <w:sz w:val="24"/>
          <w:szCs w:val="24"/>
          <w:rtl/>
          <w:lang w:eastAsia="he-IL"/>
        </w:rPr>
        <w:t>.</w:t>
      </w:r>
    </w:p>
    <w:p w14:paraId="2284D12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C58C73E" w14:textId="0108EF56" w:rsidR="00B27B4C" w:rsidRPr="00B27B4C" w:rsidRDefault="00B27B4C" w:rsidP="00C9410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r>
      <w:del w:id="127" w:author="Meryl Etman" w:date="2024-01-03T17:52:00Z">
        <w:r w:rsidRPr="00B27B4C" w:rsidDel="00C9410D">
          <w:rPr>
            <w:rFonts w:ascii="Times New Roman" w:eastAsia="Times New Roman" w:hAnsi="Times New Roman" w:cs="David" w:hint="cs"/>
            <w:sz w:val="24"/>
            <w:szCs w:val="24"/>
            <w:rtl/>
            <w:lang w:eastAsia="he-IL"/>
          </w:rPr>
          <w:delText>חישובי שטחים למכירה/להשכרה בהתאם להנחיות המזמין והתאמת התכנון לשטחי המכירה/השכרה כפי שיקבעו ע"י המזמין</w:delText>
        </w:r>
      </w:del>
      <w:ins w:id="128" w:author="Meryl Etman" w:date="2024-01-03T17:52:00Z">
        <w:r w:rsidR="00C9410D">
          <w:rPr>
            <w:rFonts w:ascii="Times New Roman" w:eastAsia="Times New Roman" w:hAnsi="Times New Roman" w:cs="David" w:hint="cs"/>
            <w:sz w:val="24"/>
            <w:szCs w:val="24"/>
            <w:rtl/>
            <w:lang w:eastAsia="he-IL"/>
          </w:rPr>
          <w:t>מבוטל</w:t>
        </w:r>
      </w:ins>
      <w:r w:rsidRPr="00B27B4C">
        <w:rPr>
          <w:rFonts w:ascii="Times New Roman" w:eastAsia="Times New Roman" w:hAnsi="Times New Roman" w:cs="David" w:hint="cs"/>
          <w:sz w:val="24"/>
          <w:szCs w:val="24"/>
          <w:rtl/>
          <w:lang w:eastAsia="he-IL"/>
        </w:rPr>
        <w:t>.</w:t>
      </w:r>
    </w:p>
    <w:p w14:paraId="54E07BF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2FFFEB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סיוע להכנת אומדן משוער של מחיר הקמת הפרויקט.</w:t>
      </w:r>
    </w:p>
    <w:p w14:paraId="71DC238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54BB27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מסירת נתונים ליועצים, בכדי שיכינו אומדן משוער של מחיר הקמת הפרויקט, כל אחד בתחומו.</w:t>
      </w:r>
    </w:p>
    <w:p w14:paraId="640AFA9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43D426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תאום עם המתכננים והיועצים והנחית היועצים לצורך קביעת מפלסי פתוח אפשריים, אפשרויות לפתרונות הניקוז, פתרונות למעבר תשתיות, פתוח שטחים ציבוריים ומגרשים המיועדים למבני ציבור, אישור תכנון מוקדם של היועצים.</w:t>
      </w:r>
    </w:p>
    <w:p w14:paraId="0D28924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8807E1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מבלי לגרוע מכלליות האמור לעיל, ביצוע כל יתר הפעולות ועריכת כל המסמכים הדרושים להשלמת התכנון המוקדם.</w:t>
      </w:r>
    </w:p>
    <w:p w14:paraId="247313F3"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6DD11CF4" w14:textId="3B519197" w:rsidR="00B27B4C" w:rsidRPr="00B27B4C" w:rsidRDefault="00B27B4C" w:rsidP="009F237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2.3</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u w:val="single"/>
          <w:rtl/>
          <w:lang w:eastAsia="he-IL"/>
        </w:rPr>
        <w:t xml:space="preserve">תכנון סופי לבינוי ולפתוח/עיצוב ארכיטקטוני </w:t>
      </w:r>
      <w:del w:id="129" w:author="Meryl Etman" w:date="2024-01-03T17:53:00Z">
        <w:r w:rsidRPr="00B27B4C" w:rsidDel="009F2373">
          <w:rPr>
            <w:rFonts w:ascii="Times New Roman" w:eastAsia="Times New Roman" w:hAnsi="Times New Roman" w:cs="David" w:hint="cs"/>
            <w:sz w:val="24"/>
            <w:szCs w:val="24"/>
            <w:u w:val="single"/>
            <w:rtl/>
            <w:lang w:eastAsia="he-IL"/>
          </w:rPr>
          <w:delText>ו</w:delText>
        </w:r>
      </w:del>
      <w:r w:rsidRPr="00B27B4C">
        <w:rPr>
          <w:rFonts w:ascii="Times New Roman" w:eastAsia="Times New Roman" w:hAnsi="Times New Roman" w:cs="David" w:hint="cs"/>
          <w:sz w:val="24"/>
          <w:szCs w:val="24"/>
          <w:u w:val="single"/>
          <w:rtl/>
          <w:lang w:eastAsia="he-IL"/>
        </w:rPr>
        <w:t>למבנ</w:t>
      </w:r>
      <w:del w:id="130" w:author="Meryl Etman" w:date="2024-01-03T17:53:00Z">
        <w:r w:rsidRPr="00B27B4C" w:rsidDel="009F2373">
          <w:rPr>
            <w:rFonts w:ascii="Times New Roman" w:eastAsia="Times New Roman" w:hAnsi="Times New Roman" w:cs="David" w:hint="cs"/>
            <w:sz w:val="24"/>
            <w:szCs w:val="24"/>
            <w:u w:val="single"/>
            <w:rtl/>
            <w:lang w:eastAsia="he-IL"/>
          </w:rPr>
          <w:delText>ים</w:delText>
        </w:r>
      </w:del>
      <w:ins w:id="131" w:author="Meryl Etman" w:date="2024-01-03T17:53:00Z">
        <w:r w:rsidR="009F2373">
          <w:rPr>
            <w:rFonts w:ascii="Times New Roman" w:eastAsia="Times New Roman" w:hAnsi="Times New Roman" w:cs="David" w:hint="cs"/>
            <w:sz w:val="24"/>
            <w:szCs w:val="24"/>
            <w:u w:val="single"/>
            <w:rtl/>
            <w:lang w:eastAsia="he-IL"/>
          </w:rPr>
          <w:t>ה</w:t>
        </w:r>
      </w:ins>
      <w:r w:rsidRPr="00B27B4C">
        <w:rPr>
          <w:rFonts w:ascii="Times New Roman" w:eastAsia="Times New Roman" w:hAnsi="Times New Roman" w:cs="David" w:hint="cs"/>
          <w:sz w:val="24"/>
          <w:szCs w:val="24"/>
          <w:u w:val="single"/>
          <w:rtl/>
          <w:lang w:eastAsia="he-IL"/>
        </w:rPr>
        <w:t>:</w:t>
      </w:r>
    </w:p>
    <w:p w14:paraId="0A50A804"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34A602B"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הכנת תכניות סופיות, המתארות את הפרויקט ואישורן על ידי היועצים והמזמין. תאום התכניות האמורות עם היועצים והמזמין.</w:t>
      </w:r>
    </w:p>
    <w:p w14:paraId="67582CBB"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3CB8FD57" w14:textId="77777777" w:rsidR="00B27B4C" w:rsidRPr="00B27B4C" w:rsidRDefault="00B27B4C" w:rsidP="00B27B4C">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הכנת התכניות והמסמכים הנדרשים על ידי הרשויות המוסמכות למתן היתרי בניה, לרבות שינויים שיידרשו בהיתרי הבניה ו/או פיצול היתרי בניה והגשתם לרשויות – לאחר אישור המנהל - וטיפול באישורם. הכנת בקשות להקלות/שמושים חורגים (ככל שע"פ התכנון נדרשים הקלות/שמושים חורגים). חתימה על הבקשות לאישור תכניות הבנוי והפתוח/העיצוב הארכיטקטוני ולהיתרי בניה כעורך הבקשה הראשי, כאחראי לתכנון, לפיקוח עליון ולביקורת בתחום האדריכלות. כמו כן יחתום המתכנן על כל מסמך, תכנית ובקשה, שיידרשו עד לקבלת תעודות גמר.</w:t>
      </w:r>
    </w:p>
    <w:p w14:paraId="1FDBD2AA" w14:textId="77777777" w:rsidR="00B27B4C" w:rsidRPr="00B27B4C" w:rsidRDefault="00B27B4C" w:rsidP="00B27B4C">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הכנת הבקשות להיתרי בניה לבניה בקטעים לרבות בקטעי בניינים וטיפול באישורן.</w:t>
      </w:r>
    </w:p>
    <w:p w14:paraId="4F2D985A" w14:textId="77777777" w:rsidR="00B27B4C" w:rsidRPr="00B27B4C" w:rsidRDefault="00B27B4C" w:rsidP="00B27B4C">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p>
    <w:p w14:paraId="233A914F"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הכנסת תיקונים ושינויים בתכניות ובמסמכים האחרים, אשר נערכו על ידי המתכנן במהלך ביצוע התכנון, לפי דרישות המזמין ו/או לפי דרישת הרשויות המוסמכות, בהסכמת המנהל, הגשתם לרשויות,</w:t>
      </w:r>
      <w:r w:rsidR="002D7834">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וטיפול באישורם, כולל קבלת היתרי בניה מתוקנים, לרבות הכנת תכניות שינויים להיתר, לטופס 4 ותעודת גמר.</w:t>
      </w:r>
    </w:p>
    <w:p w14:paraId="18E54AA9"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2F6DE965"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תיאום, ביקורת ואישור התאמת תכניות היועצים לתכניות האדריכלות.</w:t>
      </w:r>
    </w:p>
    <w:p w14:paraId="269FA3C8"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555AEC33"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עדכון חשובי השטחים לרישוי.</w:t>
      </w:r>
    </w:p>
    <w:p w14:paraId="1C243161"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33870957" w14:textId="3ECA0121"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r>
      <w:del w:id="132" w:author="מרול אטמן" w:date="2024-01-04T14:22:00Z">
        <w:r w:rsidRPr="00B27B4C" w:rsidDel="00307515">
          <w:rPr>
            <w:rFonts w:ascii="Times New Roman" w:eastAsia="Times New Roman" w:hAnsi="Times New Roman" w:cs="David" w:hint="cs"/>
            <w:sz w:val="24"/>
            <w:szCs w:val="24"/>
            <w:rtl/>
            <w:lang w:eastAsia="he-IL"/>
          </w:rPr>
          <w:delText>עדכון חשובי השטחים למכירה/להשכרה</w:delText>
        </w:r>
      </w:del>
      <w:ins w:id="133" w:author="מרול אטמן" w:date="2024-01-04T14:22:00Z">
        <w:r w:rsidR="00307515">
          <w:rPr>
            <w:rFonts w:ascii="Times New Roman" w:eastAsia="Times New Roman" w:hAnsi="Times New Roman" w:cs="David" w:hint="cs"/>
            <w:sz w:val="24"/>
            <w:szCs w:val="24"/>
            <w:rtl/>
            <w:lang w:eastAsia="he-IL"/>
          </w:rPr>
          <w:t>מבוטל</w:t>
        </w:r>
      </w:ins>
      <w:r w:rsidRPr="00B27B4C">
        <w:rPr>
          <w:rFonts w:ascii="Times New Roman" w:eastAsia="Times New Roman" w:hAnsi="Times New Roman" w:cs="David" w:hint="cs"/>
          <w:sz w:val="24"/>
          <w:szCs w:val="24"/>
          <w:rtl/>
          <w:lang w:eastAsia="he-IL"/>
        </w:rPr>
        <w:t>.</w:t>
      </w:r>
    </w:p>
    <w:p w14:paraId="5E7E23CC"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2830371B"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חשובי שטחים לצורך התחשבנות עם הקבלנים בהתאם להנחיות המזמין.</w:t>
      </w:r>
    </w:p>
    <w:p w14:paraId="5CBED329"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1FB7A942" w14:textId="4ABDAC15" w:rsidR="00B27B4C" w:rsidRPr="00B27B4C" w:rsidRDefault="00B27B4C" w:rsidP="002059A9">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r>
      <w:del w:id="134" w:author="Meryl Etman" w:date="2024-01-03T17:54:00Z">
        <w:r w:rsidRPr="00B27B4C" w:rsidDel="002059A9">
          <w:rPr>
            <w:rFonts w:ascii="Times New Roman" w:eastAsia="Times New Roman" w:hAnsi="Times New Roman" w:cs="David" w:hint="cs"/>
            <w:sz w:val="24"/>
            <w:szCs w:val="24"/>
            <w:rtl/>
            <w:lang w:eastAsia="he-IL"/>
          </w:rPr>
          <w:delText xml:space="preserve">הכנת תכניות לשיווק הפרויקט. תכניות מכירה/השכרה (תכניות המתארות כל דירה ודירה בקנ"מ שיקבע ע"י המנהל עם הצעה לסדור רהוט). תכניות המתארות אפשרויות שונות לשינויים בחלוקת מחיצות הפנים ובמיקום חללים בדירות (ללא שינוי בתכניות מעטפת הבניין) ותכניות מכר עפ"י הנחיות המזמין ובהתאם לנדרש עפ"י הדין (לא כולל </w:delText>
        </w:r>
        <w:r w:rsidRPr="00B27B4C" w:rsidDel="002059A9">
          <w:rPr>
            <w:rFonts w:ascii="Times New Roman" w:eastAsia="Times New Roman" w:hAnsi="Times New Roman" w:cs="David" w:hint="cs"/>
            <w:sz w:val="24"/>
            <w:szCs w:val="24"/>
            <w:rtl/>
            <w:lang w:eastAsia="he-IL"/>
          </w:rPr>
          <w:lastRenderedPageBreak/>
          <w:delText>גרפיקה, הדמיות ופרספקטיבות)</w:delText>
        </w:r>
      </w:del>
      <w:ins w:id="135" w:author="Meryl Etman" w:date="2024-01-03T17:54:00Z">
        <w:r w:rsidR="002059A9">
          <w:rPr>
            <w:rFonts w:ascii="Times New Roman" w:eastAsia="Times New Roman" w:hAnsi="Times New Roman" w:cs="David" w:hint="cs"/>
            <w:sz w:val="24"/>
            <w:szCs w:val="24"/>
            <w:rtl/>
            <w:lang w:eastAsia="he-IL"/>
          </w:rPr>
          <w:t>מבוטל</w:t>
        </w:r>
      </w:ins>
      <w:r w:rsidRPr="00B27B4C">
        <w:rPr>
          <w:rFonts w:ascii="Times New Roman" w:eastAsia="Times New Roman" w:hAnsi="Times New Roman" w:cs="David" w:hint="cs"/>
          <w:sz w:val="24"/>
          <w:szCs w:val="24"/>
          <w:rtl/>
          <w:lang w:eastAsia="he-IL"/>
        </w:rPr>
        <w:t>.</w:t>
      </w:r>
    </w:p>
    <w:p w14:paraId="63E508E3"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6492EA58" w14:textId="69247AB8" w:rsidR="00B27B4C" w:rsidRPr="00B27B4C" w:rsidRDefault="00B27B4C" w:rsidP="002059A9">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העברת הנחיות ומסמכים לבעלי מקצוע אחרים לשם הכנת הדמיות, </w:t>
      </w:r>
      <w:del w:id="136" w:author="Meryl Etman" w:date="2024-01-03T17:55:00Z">
        <w:r w:rsidRPr="00B27B4C" w:rsidDel="002059A9">
          <w:rPr>
            <w:rFonts w:ascii="Times New Roman" w:eastAsia="Times New Roman" w:hAnsi="Times New Roman" w:cs="David" w:hint="cs"/>
            <w:sz w:val="24"/>
            <w:szCs w:val="24"/>
            <w:rtl/>
            <w:lang w:eastAsia="he-IL"/>
          </w:rPr>
          <w:delText>פרספקטיביות, מודלים ותכניות מכירה משולבות בגרפיקה,</w:delText>
        </w:r>
      </w:del>
      <w:r w:rsidRPr="00B27B4C">
        <w:rPr>
          <w:rFonts w:ascii="Times New Roman" w:eastAsia="Times New Roman" w:hAnsi="Times New Roman" w:cs="David" w:hint="cs"/>
          <w:sz w:val="24"/>
          <w:szCs w:val="24"/>
          <w:rtl/>
          <w:lang w:eastAsia="he-IL"/>
        </w:rPr>
        <w:t xml:space="preserve"> בדיקת עבודתם של בעלי המקצוע, מתן הערות ואישור.</w:t>
      </w:r>
    </w:p>
    <w:p w14:paraId="733511CD"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55F8CB86" w14:textId="2862BE70" w:rsidR="00B27B4C" w:rsidRPr="00B27B4C" w:rsidRDefault="00B27B4C" w:rsidP="002059A9">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r>
      <w:del w:id="137" w:author="Meryl Etman" w:date="2024-01-03T17:55:00Z">
        <w:r w:rsidRPr="00B27B4C" w:rsidDel="002059A9">
          <w:rPr>
            <w:rFonts w:ascii="Times New Roman" w:eastAsia="Times New Roman" w:hAnsi="Times New Roman" w:cs="David" w:hint="cs"/>
            <w:sz w:val="24"/>
            <w:szCs w:val="24"/>
            <w:rtl/>
            <w:lang w:eastAsia="he-IL"/>
          </w:rPr>
          <w:delText>בדיקת ואישור נוסח מפרטי המכר והתאמתם לתכנון</w:delText>
        </w:r>
      </w:del>
      <w:ins w:id="138" w:author="Meryl Etman" w:date="2024-01-03T17:55:00Z">
        <w:r w:rsidR="002059A9">
          <w:rPr>
            <w:rFonts w:ascii="Times New Roman" w:eastAsia="Times New Roman" w:hAnsi="Times New Roman" w:cs="David" w:hint="cs"/>
            <w:sz w:val="24"/>
            <w:szCs w:val="24"/>
            <w:rtl/>
            <w:lang w:eastAsia="he-IL"/>
          </w:rPr>
          <w:t>מבוטל</w:t>
        </w:r>
      </w:ins>
      <w:r w:rsidRPr="00B27B4C">
        <w:rPr>
          <w:rFonts w:ascii="Times New Roman" w:eastAsia="Times New Roman" w:hAnsi="Times New Roman" w:cs="David" w:hint="cs"/>
          <w:sz w:val="24"/>
          <w:szCs w:val="24"/>
          <w:rtl/>
          <w:lang w:eastAsia="he-IL"/>
        </w:rPr>
        <w:t>.</w:t>
      </w:r>
    </w:p>
    <w:p w14:paraId="44A4BCCE"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b/>
          <w:bCs/>
          <w:sz w:val="24"/>
          <w:szCs w:val="28"/>
          <w:u w:val="single"/>
          <w:rtl/>
          <w:lang w:eastAsia="he-IL"/>
        </w:rPr>
      </w:pPr>
    </w:p>
    <w:p w14:paraId="7EEBFE9A"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הכנת תכניות לאישור סופי של המזמין לפני התחלת שלב תכניות עבודה.</w:t>
      </w:r>
    </w:p>
    <w:p w14:paraId="3E935CFF"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366370A3"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יא.</w:t>
      </w:r>
      <w:r w:rsidRPr="00B27B4C">
        <w:rPr>
          <w:rFonts w:ascii="Times New Roman" w:eastAsia="Times New Roman" w:hAnsi="Times New Roman" w:cs="David" w:hint="cs"/>
          <w:sz w:val="24"/>
          <w:szCs w:val="24"/>
          <w:rtl/>
          <w:lang w:eastAsia="he-IL"/>
        </w:rPr>
        <w:tab/>
        <w:t>עדכון האומדן המשוער של ערך העבודה האדריכלית.</w:t>
      </w:r>
    </w:p>
    <w:p w14:paraId="1FE4FA6E"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2E67FFF1"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יב</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מבלי לגרוע מכלליות האמור לעיל, ביצוע כל יתר הפעולות ועריכת כל המסמכים הדרושים להשלמת התכנון הסופי.</w:t>
      </w:r>
    </w:p>
    <w:p w14:paraId="66D279F2"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339D1800" w14:textId="1E04B456" w:rsidR="00B27B4C" w:rsidRPr="00B27B4C" w:rsidRDefault="00B27B4C" w:rsidP="002059A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2.4</w:t>
      </w:r>
      <w:r w:rsidRPr="00B27B4C">
        <w:rPr>
          <w:rFonts w:ascii="Times New Roman" w:eastAsia="Times New Roman" w:hAnsi="Times New Roman" w:cs="David" w:hint="cs"/>
          <w:b/>
          <w:bCs/>
          <w:sz w:val="24"/>
          <w:szCs w:val="24"/>
          <w:rtl/>
          <w:lang w:eastAsia="he-IL"/>
        </w:rPr>
        <w:tab/>
      </w:r>
      <w:r w:rsidRPr="00B27B4C">
        <w:rPr>
          <w:rFonts w:ascii="Times New Roman" w:eastAsia="Times New Roman" w:hAnsi="Times New Roman" w:cs="David" w:hint="cs"/>
          <w:sz w:val="24"/>
          <w:szCs w:val="24"/>
          <w:u w:val="single"/>
          <w:rtl/>
          <w:lang w:eastAsia="he-IL"/>
        </w:rPr>
        <w:t xml:space="preserve">תכנון מפורט </w:t>
      </w:r>
      <w:del w:id="139" w:author="Meryl Etman" w:date="2024-01-03T17:55:00Z">
        <w:r w:rsidRPr="00B27B4C" w:rsidDel="002059A9">
          <w:rPr>
            <w:rFonts w:ascii="Times New Roman" w:eastAsia="Times New Roman" w:hAnsi="Times New Roman" w:cs="David" w:hint="cs"/>
            <w:sz w:val="24"/>
            <w:szCs w:val="24"/>
            <w:u w:val="single"/>
            <w:rtl/>
            <w:lang w:eastAsia="he-IL"/>
          </w:rPr>
          <w:delText>לבניינים</w:delText>
        </w:r>
      </w:del>
      <w:ins w:id="140" w:author="Meryl Etman" w:date="2024-01-03T17:55:00Z">
        <w:r w:rsidR="002059A9">
          <w:rPr>
            <w:rFonts w:ascii="Times New Roman" w:eastAsia="Times New Roman" w:hAnsi="Times New Roman" w:cs="David" w:hint="cs"/>
            <w:sz w:val="24"/>
            <w:szCs w:val="24"/>
            <w:u w:val="single"/>
            <w:rtl/>
            <w:lang w:eastAsia="he-IL"/>
          </w:rPr>
          <w:t>למבנה</w:t>
        </w:r>
      </w:ins>
      <w:r w:rsidRPr="00B27B4C">
        <w:rPr>
          <w:rFonts w:ascii="Times New Roman" w:eastAsia="Times New Roman" w:hAnsi="Times New Roman" w:cs="David" w:hint="cs"/>
          <w:sz w:val="24"/>
          <w:szCs w:val="24"/>
          <w:u w:val="single"/>
          <w:rtl/>
          <w:lang w:eastAsia="he-IL"/>
        </w:rPr>
        <w:t>:</w:t>
      </w:r>
    </w:p>
    <w:p w14:paraId="2CAE7EB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
          <w:bCs/>
          <w:sz w:val="24"/>
          <w:szCs w:val="28"/>
          <w:u w:val="single"/>
          <w:rtl/>
          <w:lang w:eastAsia="he-IL"/>
        </w:rPr>
      </w:pPr>
    </w:p>
    <w:p w14:paraId="3D40B7C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הכנת תכניות עבודה מ</w:t>
      </w:r>
      <w:r w:rsidR="00E95AE9">
        <w:rPr>
          <w:rFonts w:ascii="Times New Roman" w:eastAsia="Times New Roman" w:hAnsi="Times New Roman" w:cs="David" w:hint="cs"/>
          <w:sz w:val="24"/>
          <w:szCs w:val="24"/>
          <w:rtl/>
          <w:lang w:eastAsia="he-IL"/>
        </w:rPr>
        <w:t>וקדמות מפורטות ומוסברות של הפרו</w:t>
      </w:r>
      <w:r w:rsidRPr="00B27B4C">
        <w:rPr>
          <w:rFonts w:ascii="Times New Roman" w:eastAsia="Times New Roman" w:hAnsi="Times New Roman" w:cs="David" w:hint="cs"/>
          <w:sz w:val="24"/>
          <w:szCs w:val="24"/>
          <w:rtl/>
          <w:lang w:eastAsia="he-IL"/>
        </w:rPr>
        <w:t xml:space="preserve">יקט, כדרוש לביצוע העבודה, לרבות הכנת תכניות מנחות לעבודות היועצים, </w:t>
      </w:r>
      <w:proofErr w:type="spellStart"/>
      <w:r w:rsidRPr="00B27B4C">
        <w:rPr>
          <w:rFonts w:ascii="Times New Roman" w:eastAsia="Times New Roman" w:hAnsi="Times New Roman" w:cs="David" w:hint="cs"/>
          <w:sz w:val="24"/>
          <w:szCs w:val="24"/>
          <w:rtl/>
          <w:lang w:eastAsia="he-IL"/>
        </w:rPr>
        <w:t>הכל</w:t>
      </w:r>
      <w:proofErr w:type="spellEnd"/>
      <w:r w:rsidRPr="00B27B4C">
        <w:rPr>
          <w:rFonts w:ascii="Times New Roman" w:eastAsia="Times New Roman" w:hAnsi="Times New Roman" w:cs="David" w:hint="cs"/>
          <w:sz w:val="24"/>
          <w:szCs w:val="24"/>
          <w:rtl/>
          <w:lang w:eastAsia="he-IL"/>
        </w:rPr>
        <w:t xml:space="preserve"> </w:t>
      </w:r>
      <w:proofErr w:type="spellStart"/>
      <w:r w:rsidRPr="00B27B4C">
        <w:rPr>
          <w:rFonts w:ascii="Times New Roman" w:eastAsia="Times New Roman" w:hAnsi="Times New Roman" w:cs="David" w:hint="cs"/>
          <w:sz w:val="24"/>
          <w:szCs w:val="24"/>
          <w:rtl/>
          <w:lang w:eastAsia="he-IL"/>
        </w:rPr>
        <w:t>בקנ"מ</w:t>
      </w:r>
      <w:proofErr w:type="spellEnd"/>
      <w:r w:rsidRPr="00B27B4C">
        <w:rPr>
          <w:rFonts w:ascii="Times New Roman" w:eastAsia="Times New Roman" w:hAnsi="Times New Roman" w:cs="David" w:hint="cs"/>
          <w:sz w:val="24"/>
          <w:szCs w:val="24"/>
          <w:rtl/>
          <w:lang w:eastAsia="he-IL"/>
        </w:rPr>
        <w:t xml:space="preserve"> המאפשר ביצוע מושלם של העבודה. תיאום התכניות עם היועצים.</w:t>
      </w:r>
    </w:p>
    <w:p w14:paraId="76D64F8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6B7291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השלמת תכניות עבודה מפ</w:t>
      </w:r>
      <w:r w:rsidR="00E95AE9">
        <w:rPr>
          <w:rFonts w:ascii="Times New Roman" w:eastAsia="Times New Roman" w:hAnsi="Times New Roman" w:cs="David" w:hint="cs"/>
          <w:sz w:val="24"/>
          <w:szCs w:val="24"/>
          <w:rtl/>
          <w:lang w:eastAsia="he-IL"/>
        </w:rPr>
        <w:t>ורטות ומוסברות של כל חלקי הפרוי</w:t>
      </w:r>
      <w:r w:rsidRPr="00B27B4C">
        <w:rPr>
          <w:rFonts w:ascii="Times New Roman" w:eastAsia="Times New Roman" w:hAnsi="Times New Roman" w:cs="David" w:hint="cs"/>
          <w:sz w:val="24"/>
          <w:szCs w:val="24"/>
          <w:rtl/>
          <w:lang w:eastAsia="he-IL"/>
        </w:rPr>
        <w:t xml:space="preserve">קט כולל פרטי בניין </w:t>
      </w:r>
      <w:proofErr w:type="spellStart"/>
      <w:r w:rsidRPr="00B27B4C">
        <w:rPr>
          <w:rFonts w:ascii="Times New Roman" w:eastAsia="Times New Roman" w:hAnsi="Times New Roman" w:cs="David" w:hint="cs"/>
          <w:sz w:val="24"/>
          <w:szCs w:val="24"/>
          <w:rtl/>
          <w:lang w:eastAsia="he-IL"/>
        </w:rPr>
        <w:t>בקנ"מ</w:t>
      </w:r>
      <w:proofErr w:type="spellEnd"/>
      <w:r w:rsidRPr="00B27B4C">
        <w:rPr>
          <w:rFonts w:ascii="Times New Roman" w:eastAsia="Times New Roman" w:hAnsi="Times New Roman" w:cs="David" w:hint="cs"/>
          <w:sz w:val="24"/>
          <w:szCs w:val="24"/>
          <w:rtl/>
          <w:lang w:eastAsia="he-IL"/>
        </w:rPr>
        <w:t xml:space="preserve"> מתאים ורשימות.</w:t>
      </w:r>
    </w:p>
    <w:p w14:paraId="0BB0593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75B17C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ביקורת ואישור התאמת תכניות היועצים לתכניות האדריכלות וביניהן.</w:t>
      </w:r>
    </w:p>
    <w:p w14:paraId="4CABF8B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C728DD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סיוע להכנת מפרטים וכתבי כמויות המתאימים למפרטים הכלליים ולכתבי הכמויות המקובלים על המזמין, שיכללו את כל העבודות המתוכננות, תוך בדיקה של העדר כפילות עם מפרט מלאכה אחר בפרויקט ובדיקה של תכניות, מתקנים ומערכות, אף אם תוכננו ונערכו על ידי מי מהמתכננים או מהיועצים האחרים.</w:t>
      </w:r>
    </w:p>
    <w:p w14:paraId="51B8D59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כתבי הכמויות יוכנו לפי מתכונת הנהוגה אצל המזמין של מכלולי עבודות ו/או כמויות מפורטות למדידה. לפי דרישת המנהל יוכנו כתבי כמויות בחלוקה לפי אזורים.</w:t>
      </w:r>
    </w:p>
    <w:p w14:paraId="3AE5C86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C46287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תאום המפרטים וכתבי הכמויות של היועצים האחרים ושילובם במפרטים וכתבי הכמויות דלעיל.</w:t>
      </w:r>
    </w:p>
    <w:p w14:paraId="4A8BC35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ED18D1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כל יתר הדרוש להשלמת התכנון האדריכלי המפורט ולעריכת המסמכים האדריכליים, אשר דרושים לעריכת המכרזים.</w:t>
      </w:r>
    </w:p>
    <w:p w14:paraId="781F675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7CBDA9A" w14:textId="2F7998FE" w:rsidR="00B27B4C" w:rsidRPr="00B27B4C" w:rsidRDefault="00B27B4C" w:rsidP="002059A9">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r>
      <w:del w:id="141" w:author="Meryl Etman" w:date="2024-01-03T17:56:00Z">
        <w:r w:rsidRPr="00B27B4C" w:rsidDel="002059A9">
          <w:rPr>
            <w:rFonts w:ascii="Times New Roman" w:eastAsia="Times New Roman" w:hAnsi="Times New Roman" w:cs="David" w:hint="cs"/>
            <w:sz w:val="24"/>
            <w:szCs w:val="24"/>
            <w:rtl/>
            <w:lang w:eastAsia="he-IL"/>
          </w:rPr>
          <w:delText>עדכון תכניות המכירה ותכניות המכר</w:delText>
        </w:r>
      </w:del>
      <w:ins w:id="142" w:author="Meryl Etman" w:date="2024-01-03T17:56:00Z">
        <w:r w:rsidR="002059A9">
          <w:rPr>
            <w:rFonts w:ascii="Times New Roman" w:eastAsia="Times New Roman" w:hAnsi="Times New Roman" w:cs="David" w:hint="cs"/>
            <w:sz w:val="24"/>
            <w:szCs w:val="24"/>
            <w:rtl/>
            <w:lang w:eastAsia="he-IL"/>
          </w:rPr>
          <w:t>מבוטל</w:t>
        </w:r>
      </w:ins>
      <w:r w:rsidRPr="00B27B4C">
        <w:rPr>
          <w:rFonts w:ascii="Times New Roman" w:eastAsia="Times New Roman" w:hAnsi="Times New Roman" w:cs="David" w:hint="cs"/>
          <w:sz w:val="24"/>
          <w:szCs w:val="24"/>
          <w:rtl/>
          <w:lang w:eastAsia="he-IL"/>
        </w:rPr>
        <w:t>.</w:t>
      </w:r>
    </w:p>
    <w:p w14:paraId="128E451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6FDB34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עדכון חשובי השטחים לרישוי, למכירה ולהתחשבנות עם הקבלנים.</w:t>
      </w:r>
    </w:p>
    <w:p w14:paraId="7DD3E43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4E7E794" w14:textId="2D749E97" w:rsidR="00B27B4C" w:rsidRPr="00B27B4C" w:rsidRDefault="00B27B4C" w:rsidP="002059A9">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r>
      <w:del w:id="143" w:author="Meryl Etman" w:date="2024-01-03T17:56:00Z">
        <w:r w:rsidRPr="00B27B4C" w:rsidDel="002059A9">
          <w:rPr>
            <w:rFonts w:ascii="Times New Roman" w:eastAsia="Times New Roman" w:hAnsi="Times New Roman" w:cs="David" w:hint="cs"/>
            <w:sz w:val="24"/>
            <w:szCs w:val="24"/>
            <w:rtl/>
            <w:lang w:eastAsia="he-IL"/>
          </w:rPr>
          <w:delText>סיוע לעדכון מפרטי המכר ואישור הנוסח וההתאמה לתכנון</w:delText>
        </w:r>
      </w:del>
      <w:ins w:id="144" w:author="Meryl Etman" w:date="2024-01-03T17:56:00Z">
        <w:r w:rsidR="002059A9">
          <w:rPr>
            <w:rFonts w:ascii="Times New Roman" w:eastAsia="Times New Roman" w:hAnsi="Times New Roman" w:cs="David" w:hint="cs"/>
            <w:sz w:val="24"/>
            <w:szCs w:val="24"/>
            <w:rtl/>
            <w:lang w:eastAsia="he-IL"/>
          </w:rPr>
          <w:t>מבוטל</w:t>
        </w:r>
      </w:ins>
      <w:r w:rsidRPr="00B27B4C">
        <w:rPr>
          <w:rFonts w:ascii="Times New Roman" w:eastAsia="Times New Roman" w:hAnsi="Times New Roman" w:cs="David" w:hint="cs"/>
          <w:sz w:val="24"/>
          <w:szCs w:val="24"/>
          <w:rtl/>
          <w:lang w:eastAsia="he-IL"/>
        </w:rPr>
        <w:t>.</w:t>
      </w:r>
    </w:p>
    <w:p w14:paraId="0FABF68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31C6F4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סיוע להכנת אומדן מפורט של ערך העבודה האדריכלית המבוסס על המפרטים וכתבי הכמויות.</w:t>
      </w:r>
    </w:p>
    <w:p w14:paraId="04E4F9E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F535B2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יא.</w:t>
      </w:r>
      <w:r w:rsidRPr="00B27B4C">
        <w:rPr>
          <w:rFonts w:ascii="Times New Roman" w:eastAsia="Times New Roman" w:hAnsi="Times New Roman" w:cs="David" w:hint="cs"/>
          <w:sz w:val="24"/>
          <w:szCs w:val="24"/>
          <w:rtl/>
          <w:lang w:eastAsia="he-IL"/>
        </w:rPr>
        <w:tab/>
        <w:t>הכנסת שינויים בתכניות ככל שיתחייב להתאמת התכנון למסגרת התקציבית, אשר תקבע על ידי המזמין.</w:t>
      </w:r>
    </w:p>
    <w:p w14:paraId="1BDD7B6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AD4F9A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roofErr w:type="spellStart"/>
      <w:r w:rsidRPr="00B27B4C">
        <w:rPr>
          <w:rFonts w:ascii="Times New Roman" w:eastAsia="Times New Roman" w:hAnsi="Times New Roman" w:cs="David" w:hint="cs"/>
          <w:sz w:val="24"/>
          <w:szCs w:val="24"/>
          <w:rtl/>
          <w:lang w:eastAsia="he-IL"/>
        </w:rPr>
        <w:t>יב</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הכנסת שינויים בתכניות לפי דרישת המזמין.</w:t>
      </w:r>
    </w:p>
    <w:p w14:paraId="7779B16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298092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roofErr w:type="spellStart"/>
      <w:r w:rsidRPr="00B27B4C">
        <w:rPr>
          <w:rFonts w:ascii="Times New Roman" w:eastAsia="Times New Roman" w:hAnsi="Times New Roman" w:cs="David" w:hint="cs"/>
          <w:sz w:val="24"/>
          <w:szCs w:val="24"/>
          <w:rtl/>
          <w:lang w:eastAsia="he-IL"/>
        </w:rPr>
        <w:t>יג</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מתן חוות דעת ויעוץ בכל הקשור בהכנת המכרזים ופרסומם.</w:t>
      </w:r>
    </w:p>
    <w:p w14:paraId="6DA2CD6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9AE5B1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w:t>
      </w:r>
      <w:r w:rsidRPr="00B27B4C">
        <w:rPr>
          <w:rFonts w:ascii="Times New Roman" w:eastAsia="Times New Roman" w:hAnsi="Times New Roman" w:cs="David" w:hint="cs"/>
          <w:sz w:val="24"/>
          <w:szCs w:val="24"/>
          <w:rtl/>
          <w:lang w:eastAsia="he-IL"/>
        </w:rPr>
        <w:tab/>
        <w:t>השתתפות בסיורי קבלנים, הכנת תשובות לשאלות הקבלנים והגשתן למנהל.</w:t>
      </w:r>
    </w:p>
    <w:p w14:paraId="50E901E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5F9F8F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טו.</w:t>
      </w:r>
      <w:r w:rsidRPr="00B27B4C">
        <w:rPr>
          <w:rFonts w:ascii="Times New Roman" w:eastAsia="Times New Roman" w:hAnsi="Times New Roman" w:cs="David" w:hint="cs"/>
          <w:sz w:val="24"/>
          <w:szCs w:val="24"/>
          <w:rtl/>
          <w:lang w:eastAsia="he-IL"/>
        </w:rPr>
        <w:tab/>
        <w:t xml:space="preserve">מתן חוות דעת בכל הקשור להצעות הקבלנים. </w:t>
      </w:r>
    </w:p>
    <w:p w14:paraId="31D2037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0DBA1E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roofErr w:type="spellStart"/>
      <w:r w:rsidRPr="00B27B4C">
        <w:rPr>
          <w:rFonts w:ascii="Times New Roman" w:eastAsia="Times New Roman" w:hAnsi="Times New Roman" w:cs="David" w:hint="cs"/>
          <w:sz w:val="24"/>
          <w:szCs w:val="24"/>
          <w:rtl/>
          <w:lang w:eastAsia="he-IL"/>
        </w:rPr>
        <w:t>טז</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השלמת תכניות עבודה ופרטי בניה, רשימות ומפרטים משלימים כפי שי</w:t>
      </w:r>
      <w:r w:rsidR="00E95AE9">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 xml:space="preserve">דרש לביצוע </w:t>
      </w:r>
      <w:r w:rsidR="00E95AE9">
        <w:rPr>
          <w:rFonts w:ascii="Times New Roman" w:eastAsia="Times New Roman" w:hAnsi="Times New Roman" w:cs="David" w:hint="cs"/>
          <w:sz w:val="24"/>
          <w:szCs w:val="24"/>
          <w:rtl/>
          <w:lang w:eastAsia="he-IL"/>
        </w:rPr>
        <w:t>הפרו</w:t>
      </w:r>
      <w:r w:rsidRPr="00B27B4C">
        <w:rPr>
          <w:rFonts w:ascii="Times New Roman" w:eastAsia="Times New Roman" w:hAnsi="Times New Roman" w:cs="David" w:hint="cs"/>
          <w:sz w:val="24"/>
          <w:szCs w:val="24"/>
          <w:rtl/>
          <w:lang w:eastAsia="he-IL"/>
        </w:rPr>
        <w:t>יקט.</w:t>
      </w:r>
    </w:p>
    <w:p w14:paraId="64DE10A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63291D1" w14:textId="77777777" w:rsidR="00B27B4C" w:rsidRDefault="00B27B4C" w:rsidP="003F2F80">
      <w:pPr>
        <w:widowControl w:val="0"/>
        <w:spacing w:before="0" w:beforeAutospacing="0" w:after="0" w:afterAutospacing="0" w:line="240" w:lineRule="auto"/>
        <w:ind w:left="1440"/>
        <w:jc w:val="both"/>
        <w:rPr>
          <w:ins w:id="145" w:author="Meryl Etman" w:date="2024-01-03T17:56:00Z"/>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מובהר בזאת שהמתכנן יכין, באם יידרש, מסמכים למכרזים</w:t>
      </w:r>
      <w:r w:rsidR="003F2F80">
        <w:rPr>
          <w:rFonts w:ascii="Times New Roman" w:eastAsia="Times New Roman" w:hAnsi="Times New Roman" w:cs="David"/>
          <w:sz w:val="24"/>
          <w:szCs w:val="24"/>
          <w:lang w:eastAsia="he-IL"/>
        </w:rPr>
        <w:t xml:space="preserve">- </w:t>
      </w:r>
      <w:r w:rsidR="003F2F80">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עוד לפני השלמת התכנון המפורט והמסמכים המפורטים לביצוע.</w:t>
      </w:r>
    </w:p>
    <w:p w14:paraId="6DF4D5C1" w14:textId="77777777" w:rsidR="002059A9" w:rsidRPr="00B27B4C" w:rsidRDefault="002059A9" w:rsidP="003F2F80">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4D10D804"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p>
    <w:p w14:paraId="1A3BEA2C"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2.5</w:t>
      </w:r>
      <w:r w:rsidRPr="00B27B4C">
        <w:rPr>
          <w:rFonts w:ascii="Times New Roman" w:eastAsia="Times New Roman" w:hAnsi="Times New Roman" w:cs="David" w:hint="cs"/>
          <w:sz w:val="20"/>
          <w:szCs w:val="24"/>
          <w:rtl/>
          <w:lang w:eastAsia="he-IL"/>
        </w:rPr>
        <w:tab/>
        <w:t>תכניות לצרכי רישום ורישום בתים משותפים:</w:t>
      </w:r>
    </w:p>
    <w:p w14:paraId="07934FDD"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96B7567" w14:textId="77777777" w:rsidR="00FE5392"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rtl/>
          <w:lang w:eastAsia="he-IL"/>
        </w:rPr>
        <w:tab/>
        <w:t xml:space="preserve">העברת תכניות ומסמכים לבעלי מקצוע אחרים מטעם המזמין לשם הכנת </w:t>
      </w:r>
    </w:p>
    <w:p w14:paraId="6A83B905" w14:textId="77777777" w:rsidR="00FE5392" w:rsidRDefault="00FE5392" w:rsidP="00FE5392">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רש</w:t>
      </w:r>
      <w:r w:rsidR="00B27B4C" w:rsidRPr="00B27B4C">
        <w:rPr>
          <w:rFonts w:ascii="Times New Roman" w:eastAsia="Times New Roman" w:hAnsi="Times New Roman" w:cs="David" w:hint="cs"/>
          <w:sz w:val="24"/>
          <w:szCs w:val="24"/>
          <w:rtl/>
          <w:lang w:eastAsia="he-IL"/>
        </w:rPr>
        <w:t>מים</w:t>
      </w:r>
      <w:r>
        <w:rPr>
          <w:rFonts w:ascii="Times New Roman" w:eastAsia="Times New Roman" w:hAnsi="Times New Roman" w:cs="David" w:hint="cs"/>
          <w:sz w:val="24"/>
          <w:szCs w:val="24"/>
          <w:rtl/>
          <w:lang w:eastAsia="he-IL"/>
        </w:rPr>
        <w:t xml:space="preserve"> </w:t>
      </w:r>
      <w:r w:rsidR="00B27B4C" w:rsidRPr="00B27B4C">
        <w:rPr>
          <w:rFonts w:ascii="Times New Roman" w:eastAsia="Times New Roman" w:hAnsi="Times New Roman" w:cs="David" w:hint="cs"/>
          <w:sz w:val="24"/>
          <w:szCs w:val="24"/>
          <w:rtl/>
          <w:lang w:eastAsia="he-IL"/>
        </w:rPr>
        <w:tab/>
      </w:r>
      <w:proofErr w:type="spellStart"/>
      <w:r w:rsidR="00B27B4C" w:rsidRPr="00B27B4C">
        <w:rPr>
          <w:rFonts w:ascii="Times New Roman" w:eastAsia="Times New Roman" w:hAnsi="Times New Roman" w:cs="David" w:hint="cs"/>
          <w:sz w:val="24"/>
          <w:szCs w:val="24"/>
          <w:rtl/>
          <w:lang w:eastAsia="he-IL"/>
        </w:rPr>
        <w:t>ותשריטים</w:t>
      </w:r>
      <w:proofErr w:type="spellEnd"/>
      <w:r w:rsidR="00B27B4C" w:rsidRPr="00B27B4C">
        <w:rPr>
          <w:rFonts w:ascii="Times New Roman" w:eastAsia="Times New Roman" w:hAnsi="Times New Roman" w:cs="David" w:hint="cs"/>
          <w:sz w:val="24"/>
          <w:szCs w:val="24"/>
          <w:rtl/>
          <w:lang w:eastAsia="he-IL"/>
        </w:rPr>
        <w:t xml:space="preserve"> לפרצלציה, </w:t>
      </w:r>
      <w:proofErr w:type="spellStart"/>
      <w:r w:rsidR="00B27B4C" w:rsidRPr="00B27B4C">
        <w:rPr>
          <w:rFonts w:ascii="Times New Roman" w:eastAsia="Times New Roman" w:hAnsi="Times New Roman" w:cs="David" w:hint="cs"/>
          <w:sz w:val="24"/>
          <w:szCs w:val="24"/>
          <w:rtl/>
          <w:lang w:eastAsia="he-IL"/>
        </w:rPr>
        <w:t>תכניות</w:t>
      </w:r>
      <w:proofErr w:type="spellEnd"/>
      <w:r w:rsidR="00B27B4C" w:rsidRPr="00B27B4C">
        <w:rPr>
          <w:rFonts w:ascii="Times New Roman" w:eastAsia="Times New Roman" w:hAnsi="Times New Roman" w:cs="David" w:hint="cs"/>
          <w:sz w:val="24"/>
          <w:szCs w:val="24"/>
          <w:rtl/>
          <w:lang w:eastAsia="he-IL"/>
        </w:rPr>
        <w:t xml:space="preserve"> לצרכי רישום ורישום בתים </w:t>
      </w:r>
    </w:p>
    <w:p w14:paraId="5A5DF564" w14:textId="77777777" w:rsidR="00FE5392" w:rsidRDefault="00FE5392" w:rsidP="00FE5392">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B27B4C" w:rsidRPr="00B27B4C">
        <w:rPr>
          <w:rFonts w:ascii="Times New Roman" w:eastAsia="Times New Roman" w:hAnsi="Times New Roman" w:cs="David" w:hint="cs"/>
          <w:sz w:val="24"/>
          <w:szCs w:val="24"/>
          <w:rtl/>
          <w:lang w:eastAsia="he-IL"/>
        </w:rPr>
        <w:t>משותפים.</w:t>
      </w:r>
      <w:r>
        <w:rPr>
          <w:rFonts w:ascii="Times New Roman" w:eastAsia="Times New Roman" w:hAnsi="Times New Roman" w:cs="David" w:hint="cs"/>
          <w:sz w:val="24"/>
          <w:szCs w:val="24"/>
          <w:rtl/>
          <w:lang w:eastAsia="he-IL"/>
        </w:rPr>
        <w:t xml:space="preserve"> </w:t>
      </w:r>
    </w:p>
    <w:p w14:paraId="619BF1D7" w14:textId="77777777" w:rsidR="00B27B4C" w:rsidRPr="00B27B4C" w:rsidRDefault="00FE5392" w:rsidP="00FE5392">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br/>
        <w:t xml:space="preserve">וידוא נכונות </w:t>
      </w:r>
      <w:r w:rsidR="00B27B4C" w:rsidRPr="00B27B4C">
        <w:rPr>
          <w:rFonts w:ascii="Times New Roman" w:eastAsia="Times New Roman" w:hAnsi="Times New Roman" w:cs="David" w:hint="cs"/>
          <w:sz w:val="24"/>
          <w:szCs w:val="24"/>
          <w:rtl/>
          <w:lang w:eastAsia="he-IL"/>
        </w:rPr>
        <w:t xml:space="preserve">תרשים מגרש </w:t>
      </w:r>
      <w:proofErr w:type="spellStart"/>
      <w:r w:rsidR="00B27B4C" w:rsidRPr="00B27B4C">
        <w:rPr>
          <w:rFonts w:ascii="Times New Roman" w:eastAsia="Times New Roman" w:hAnsi="Times New Roman" w:cs="David" w:hint="cs"/>
          <w:sz w:val="24"/>
          <w:szCs w:val="24"/>
          <w:rtl/>
          <w:lang w:eastAsia="he-IL"/>
        </w:rPr>
        <w:t>ותשריט</w:t>
      </w:r>
      <w:proofErr w:type="spellEnd"/>
      <w:r w:rsidR="00B27B4C" w:rsidRPr="00B27B4C">
        <w:rPr>
          <w:rFonts w:ascii="Times New Roman" w:eastAsia="Times New Roman" w:hAnsi="Times New Roman" w:cs="David" w:hint="cs"/>
          <w:sz w:val="24"/>
          <w:szCs w:val="24"/>
          <w:rtl/>
          <w:lang w:eastAsia="he-IL"/>
        </w:rPr>
        <w:t xml:space="preserve"> בית משותף. הכנת בקשות לשינויים בהיתרי הבניה בהתאם</w:t>
      </w:r>
      <w:r>
        <w:rPr>
          <w:rFonts w:ascii="Times New Roman" w:eastAsia="Times New Roman" w:hAnsi="Times New Roman" w:cs="David" w:hint="cs"/>
          <w:sz w:val="24"/>
          <w:szCs w:val="24"/>
          <w:rtl/>
          <w:lang w:eastAsia="he-IL"/>
        </w:rPr>
        <w:t xml:space="preserve"> </w:t>
      </w:r>
      <w:r w:rsidR="00B27B4C" w:rsidRPr="00B27B4C">
        <w:rPr>
          <w:rFonts w:ascii="Times New Roman" w:eastAsia="Times New Roman" w:hAnsi="Times New Roman" w:cs="David" w:hint="cs"/>
          <w:sz w:val="24"/>
          <w:szCs w:val="24"/>
          <w:rtl/>
          <w:lang w:eastAsia="he-IL"/>
        </w:rPr>
        <w:t>לתכניות הביצוע וטיפול באישורן. הכנת בקשות ל</w:t>
      </w:r>
      <w:r>
        <w:rPr>
          <w:rFonts w:ascii="Times New Roman" w:eastAsia="Times New Roman" w:hAnsi="Times New Roman" w:cs="David" w:hint="cs"/>
          <w:sz w:val="24"/>
          <w:szCs w:val="24"/>
          <w:rtl/>
          <w:lang w:eastAsia="he-IL"/>
        </w:rPr>
        <w:t xml:space="preserve">הפרדת היתרי בניה בהתאם לבניה </w:t>
      </w:r>
      <w:r w:rsidR="00B27B4C" w:rsidRPr="00B27B4C">
        <w:rPr>
          <w:rFonts w:ascii="Times New Roman" w:eastAsia="Times New Roman" w:hAnsi="Times New Roman" w:cs="David" w:hint="cs"/>
          <w:sz w:val="24"/>
          <w:szCs w:val="24"/>
          <w:rtl/>
          <w:lang w:eastAsia="he-IL"/>
        </w:rPr>
        <w:t>בשלבים וטיפול באישורן.</w:t>
      </w:r>
    </w:p>
    <w:p w14:paraId="3699B041"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10B7DB6"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2.6</w:t>
      </w:r>
      <w:r w:rsidRPr="00B27B4C">
        <w:rPr>
          <w:rFonts w:ascii="Times New Roman" w:eastAsia="Times New Roman" w:hAnsi="Times New Roman" w:cs="David" w:hint="cs"/>
          <w:sz w:val="20"/>
          <w:szCs w:val="24"/>
          <w:rtl/>
          <w:lang w:eastAsia="he-IL"/>
        </w:rPr>
        <w:tab/>
        <w:t>פיקוח עליון:</w:t>
      </w:r>
    </w:p>
    <w:p w14:paraId="70E28F9F" w14:textId="77777777" w:rsidR="00B27B4C" w:rsidRPr="00B27B4C" w:rsidRDefault="00B27B4C" w:rsidP="00B27B4C">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p>
    <w:p w14:paraId="3EACC52B" w14:textId="77777777" w:rsidR="00B27B4C" w:rsidRPr="00B27B4C" w:rsidRDefault="00B27B4C" w:rsidP="00B27B4C">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הפיקוח העליון של המתכנן על ביצוע העבודה האדריכלית יכלול:</w:t>
      </w:r>
    </w:p>
    <w:p w14:paraId="0514C696"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913124E"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פיקוח עליון על ביצוע העבודה האדריכלית,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3BB1FB73"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36083EB3"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שילוב הפיקוח העליון של היועצים עם הפיקוח העליון על ביצוע העבודה האדריכלית.</w:t>
      </w:r>
    </w:p>
    <w:p w14:paraId="755A1D49"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D226592"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 הדרכה ומתן הסברים למנהל, ליועצים, לקבלנים ולמפקח, במידה ונתמנה כזה לפיקוח על העבודות, הדרכה ומתן הסברים לקבלני העבודות באתר ומחוצה לו.</w:t>
      </w:r>
    </w:p>
    <w:p w14:paraId="4B9F42D1"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37D32F48" w14:textId="77777777" w:rsidR="00B27B4C" w:rsidRPr="00B27B4C" w:rsidRDefault="00B27B4C" w:rsidP="00B27B4C">
      <w:pPr>
        <w:widowControl w:val="0"/>
        <w:tabs>
          <w:tab w:val="left" w:pos="902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ייעוץ והמלצה לגבי בחירה, בדיקה ואישור של חומרים וציוד.</w:t>
      </w:r>
    </w:p>
    <w:p w14:paraId="3BC9B173"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3A96FE1"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דווח למנהל על הממצאים ועל התקדמות ביצוע העבודה האדריכלית לאחר כל ביקור של המתכנן באתר ו/או בבית המלאכה.</w:t>
      </w:r>
    </w:p>
    <w:p w14:paraId="5635E22E"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C32D793"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עדכון התכניות, הפרטים וכל יתר המסמכים הדרושים, בהתאם לשינויים שיתחייבו מדרישות הרשויות או שינויים שיתגלה בהם צורך במהלך התכנון. כל עדכון יבוצע בתאום עם המנהל בכתב.</w:t>
      </w:r>
    </w:p>
    <w:p w14:paraId="75850C93"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0C404C15"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אשרור תכניות </w:t>
      </w:r>
      <w:r w:rsidRPr="00B27B4C">
        <w:rPr>
          <w:rFonts w:ascii="Times New Roman" w:eastAsia="Times New Roman" w:hAnsi="Times New Roman" w:cs="David"/>
          <w:sz w:val="24"/>
          <w:szCs w:val="24"/>
          <w:lang w:eastAsia="he-IL"/>
        </w:rPr>
        <w:t>AS MADE</w:t>
      </w:r>
      <w:r w:rsidRPr="00B27B4C">
        <w:rPr>
          <w:rFonts w:ascii="Times New Roman" w:eastAsia="Times New Roman" w:hAnsi="Times New Roman" w:cs="David" w:hint="cs"/>
          <w:sz w:val="24"/>
          <w:szCs w:val="24"/>
          <w:rtl/>
          <w:lang w:eastAsia="he-IL"/>
        </w:rPr>
        <w:t xml:space="preserve"> שיוכנו ע"י הקבלנים על רקע תכניות המתכנן ושיכללו שנויים שבוצעו בתכנון ו/או בביצוע בזמן ביצוע העבודה האדריכלית. </w:t>
      </w:r>
    </w:p>
    <w:p w14:paraId="19B36BAB"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13362EC7"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השתתפות בקבלת העבודות ואישור גמר ביצוע העבודות, בתיאום עם היועצים. העברת רשימות ליקויים לתיקון.</w:t>
      </w:r>
    </w:p>
    <w:p w14:paraId="20AD4FDA"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3DD2394"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ייעוץ למנהל והשתתפות בדיונים ובבירורים עם הקבלנים בקשר עם ביצוע העבודה האדריכלית ובפיקוח העליון עליהן ועל התאמתן לתנאי החוזים עם קבלני העבודות, הן לפני מסירת העבודות והן בתקופת הבדק.</w:t>
      </w:r>
    </w:p>
    <w:p w14:paraId="45AAC63F"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438444CA"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ייעוץ לפתרונות במקרים בהם יתגלו כשלים בביצוע העבודות לעומת התכנון.</w:t>
      </w:r>
    </w:p>
    <w:p w14:paraId="444FD46C"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4595014F" w14:textId="1FC36438" w:rsidR="00B27B4C" w:rsidRPr="00B27B4C" w:rsidRDefault="00B27B4C" w:rsidP="002059A9">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r>
      <w:del w:id="146" w:author="Meryl Etman" w:date="2024-01-03T17:58:00Z">
        <w:r w:rsidRPr="00B27B4C" w:rsidDel="002059A9">
          <w:rPr>
            <w:rFonts w:ascii="Times New Roman" w:eastAsia="Times New Roman" w:hAnsi="Times New Roman" w:cs="David" w:hint="cs"/>
            <w:sz w:val="24"/>
            <w:szCs w:val="24"/>
            <w:rtl/>
            <w:lang w:eastAsia="he-IL"/>
          </w:rPr>
          <w:delText>אישור תכניות שינויי דיירים (התכניות יוכנו ע"י הקבלן/הדיירים).</w:delText>
        </w:r>
      </w:del>
      <w:ins w:id="147" w:author="Meryl Etman" w:date="2024-01-03T17:58:00Z">
        <w:r w:rsidR="002059A9">
          <w:rPr>
            <w:rFonts w:ascii="Times New Roman" w:eastAsia="Times New Roman" w:hAnsi="Times New Roman" w:cs="David" w:hint="cs"/>
            <w:sz w:val="24"/>
            <w:szCs w:val="24"/>
            <w:rtl/>
            <w:lang w:eastAsia="he-IL"/>
          </w:rPr>
          <w:t>מ</w:t>
        </w:r>
      </w:ins>
      <w:ins w:id="148" w:author="Meryl Etman" w:date="2024-01-03T17:59:00Z">
        <w:r w:rsidR="002059A9">
          <w:rPr>
            <w:rFonts w:ascii="Times New Roman" w:eastAsia="Times New Roman" w:hAnsi="Times New Roman" w:cs="David" w:hint="cs"/>
            <w:sz w:val="24"/>
            <w:szCs w:val="24"/>
            <w:rtl/>
            <w:lang w:eastAsia="he-IL"/>
          </w:rPr>
          <w:t>בוטל.</w:t>
        </w:r>
      </w:ins>
    </w:p>
    <w:p w14:paraId="006017E2"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p>
    <w:p w14:paraId="0180E6F6"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יעוץ למפקח בבדיקה ואישור של החשבונות החלקיים והחשבונות הסופיים של קבלני העבודות, בהסתמך על ההסכמים עימם, ולאחר אישור הכמויות ע"י המפקח. יעוץ למזמין והשתתפות בבירורים עם קבלני העבודות הן במהלך ביצוע העבודות והן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49292523"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A8299A6"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הכנת וחתימה על כל מסמך שיידרש ע"י הרשויות מהמתכנן במהלך הביצוע, עד קבלת אישור לחיבור הפרויקט למערכות, אישור לאכלוס וקבלת תעודת גמר/רישיון עסק.</w:t>
      </w:r>
    </w:p>
    <w:p w14:paraId="0F4D63FA"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7012C2A"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בדיקת ביצוע עבודות הבדק לקבלה סופית של העבודות בגמר אחריות קבלני העבודות.</w:t>
      </w:r>
    </w:p>
    <w:p w14:paraId="7307FF87"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14E2C7B2"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חשוב שטחים לפי דרישות הרשות המקומית (לצרכי חיוב בארנונה).</w:t>
      </w:r>
    </w:p>
    <w:p w14:paraId="5B13AFA2"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D45CDFE"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סיוע ככל הנדרש לשם אישור הרשויות להשלמת העבודות ולקבלת תעודת גמר.</w:t>
      </w:r>
    </w:p>
    <w:p w14:paraId="19FC5195"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7FD27F77"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סיוע למזמין במתן מענה לפניות, אשר יופנו אליו, בקשר לתכנון וביצוע העבודה האדריכלית.</w:t>
      </w:r>
    </w:p>
    <w:p w14:paraId="4970FD3A"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EAF83CC"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השתתפות עם המזמין בהגנה בפני תביעות בקשר עם תכנון וביצוע העבודה האדריכלית, על דרך של הצטרפות כנתבע ו/או מסירת עדות מטעם המזמין והמצאת כל מסמך בקשר עם התכנון, אשר דרוש למזמין לשם ניהול ההגנה, לפי דרישת המזמין ומיד עם דרישתו הראשונה.</w:t>
      </w:r>
    </w:p>
    <w:p w14:paraId="7E5FE7E5"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05044A3"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כל יתר הדרוש לפיקוח עליון, ולביקורת על הביצוע.</w:t>
      </w:r>
    </w:p>
    <w:p w14:paraId="6265F23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C09E90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כדי למלא משימות אלה, יבקר המתכנן באתר הבניה ובמקורות החומרים והציוד באופן תדיר ו/או לפי הזמנת המנהל או המפקח ולפחות בכל אחד מהשלבים הבאים:</w:t>
      </w:r>
    </w:p>
    <w:p w14:paraId="233D31C5"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DAB1B05"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יציקת יסודות.</w:t>
      </w:r>
    </w:p>
    <w:p w14:paraId="28388175"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במהלך ביצוע השלד.</w:t>
      </w:r>
    </w:p>
    <w:p w14:paraId="1ACB3C0C"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בעת בניית המחיצות.</w:t>
      </w:r>
    </w:p>
    <w:p w14:paraId="01CB6A56"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לבדיקת ואישור חפוי קירות החוץ.</w:t>
      </w:r>
    </w:p>
    <w:p w14:paraId="73BB0DC7"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במהלך ביצוע עבודות האלומיניום.</w:t>
      </w:r>
    </w:p>
    <w:p w14:paraId="6A0C6F66"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השתתפות בבחירת חומרי הריצוף והחיפוי. </w:t>
      </w:r>
    </w:p>
    <w:p w14:paraId="7A1A8061" w14:textId="1DCAF52C" w:rsidR="00B27B4C" w:rsidRPr="00B27B4C" w:rsidRDefault="00B27B4C" w:rsidP="002059A9">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השתתפות בבחירת ספק</w:t>
      </w:r>
      <w:del w:id="149" w:author="Meryl Etman" w:date="2024-01-03T18:00:00Z">
        <w:r w:rsidRPr="00B27B4C" w:rsidDel="002059A9">
          <w:rPr>
            <w:rFonts w:ascii="Times New Roman" w:eastAsia="Times New Roman" w:hAnsi="Times New Roman" w:cs="David" w:hint="cs"/>
            <w:sz w:val="24"/>
            <w:szCs w:val="24"/>
            <w:rtl/>
            <w:lang w:eastAsia="he-IL"/>
          </w:rPr>
          <w:delText xml:space="preserve"> המטבחים</w:delText>
        </w:r>
      </w:del>
      <w:ins w:id="150" w:author="Meryl Etman" w:date="2024-01-03T18:00:00Z">
        <w:r w:rsidR="002059A9">
          <w:rPr>
            <w:rFonts w:ascii="Times New Roman" w:eastAsia="Times New Roman" w:hAnsi="Times New Roman" w:cs="David" w:hint="cs"/>
            <w:sz w:val="24"/>
            <w:szCs w:val="24"/>
            <w:rtl/>
            <w:lang w:eastAsia="he-IL"/>
          </w:rPr>
          <w:t>ים</w:t>
        </w:r>
      </w:ins>
      <w:r w:rsidRPr="00B27B4C">
        <w:rPr>
          <w:rFonts w:ascii="Times New Roman" w:eastAsia="Times New Roman" w:hAnsi="Times New Roman" w:cs="David" w:hint="cs"/>
          <w:sz w:val="24"/>
          <w:szCs w:val="24"/>
          <w:rtl/>
          <w:lang w:eastAsia="he-IL"/>
        </w:rPr>
        <w:t xml:space="preserve">. </w:t>
      </w:r>
    </w:p>
    <w:p w14:paraId="65BC11C1"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לבדיקת ואישור דלתות כניסה ודלתות פנים.</w:t>
      </w:r>
    </w:p>
    <w:p w14:paraId="7B021784" w14:textId="25E888E5" w:rsidR="00B27B4C" w:rsidRPr="00B27B4C" w:rsidRDefault="00B27B4C" w:rsidP="002059A9">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w:t>
      </w:r>
      <w:r w:rsidRPr="00B27B4C">
        <w:rPr>
          <w:rFonts w:ascii="Times New Roman" w:eastAsia="Times New Roman" w:hAnsi="Times New Roman" w:cs="David" w:hint="cs"/>
          <w:sz w:val="24"/>
          <w:szCs w:val="24"/>
          <w:rtl/>
          <w:lang w:eastAsia="he-IL"/>
        </w:rPr>
        <w:tab/>
        <w:t>לבדיקת ואישור פריטים אופייניים</w:t>
      </w:r>
      <w:del w:id="151" w:author="Meryl Etman" w:date="2024-01-03T17:59:00Z">
        <w:r w:rsidRPr="00B27B4C" w:rsidDel="002059A9">
          <w:rPr>
            <w:rFonts w:ascii="Times New Roman" w:eastAsia="Times New Roman" w:hAnsi="Times New Roman" w:cs="David" w:hint="cs"/>
            <w:sz w:val="24"/>
            <w:szCs w:val="24"/>
            <w:rtl/>
            <w:lang w:eastAsia="he-IL"/>
          </w:rPr>
          <w:delText xml:space="preserve"> בדירה אופיינית</w:delText>
        </w:r>
      </w:del>
      <w:r w:rsidRPr="00B27B4C">
        <w:rPr>
          <w:rFonts w:ascii="Times New Roman" w:eastAsia="Times New Roman" w:hAnsi="Times New Roman" w:cs="David" w:hint="cs"/>
          <w:sz w:val="24"/>
          <w:szCs w:val="24"/>
          <w:rtl/>
          <w:lang w:eastAsia="he-IL"/>
        </w:rPr>
        <w:t>.</w:t>
      </w:r>
    </w:p>
    <w:p w14:paraId="1A4D0D34" w14:textId="357C3E50" w:rsidR="00B27B4C" w:rsidRPr="00B27B4C" w:rsidRDefault="00B27B4C" w:rsidP="002059A9">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בעת ביצוע עבודות</w:t>
      </w:r>
      <w:r w:rsidR="00E95AE9">
        <w:rPr>
          <w:rFonts w:ascii="Times New Roman" w:eastAsia="Times New Roman" w:hAnsi="Times New Roman" w:cs="David" w:hint="cs"/>
          <w:sz w:val="24"/>
          <w:szCs w:val="24"/>
          <w:rtl/>
          <w:lang w:eastAsia="he-IL"/>
        </w:rPr>
        <w:t xml:space="preserve"> גמר</w:t>
      </w:r>
      <w:del w:id="152" w:author="Meryl Etman" w:date="2024-01-03T18:00:00Z">
        <w:r w:rsidR="00E95AE9" w:rsidDel="002059A9">
          <w:rPr>
            <w:rFonts w:ascii="Times New Roman" w:eastAsia="Times New Roman" w:hAnsi="Times New Roman" w:cs="David" w:hint="cs"/>
            <w:sz w:val="24"/>
            <w:szCs w:val="24"/>
            <w:rtl/>
            <w:lang w:eastAsia="he-IL"/>
          </w:rPr>
          <w:delText xml:space="preserve"> במבואת הכניסה ובמבואת הקומ</w:delText>
        </w:r>
        <w:r w:rsidRPr="00B27B4C" w:rsidDel="002059A9">
          <w:rPr>
            <w:rFonts w:ascii="Times New Roman" w:eastAsia="Times New Roman" w:hAnsi="Times New Roman" w:cs="David" w:hint="cs"/>
            <w:sz w:val="24"/>
            <w:szCs w:val="24"/>
            <w:rtl/>
            <w:lang w:eastAsia="he-IL"/>
          </w:rPr>
          <w:delText>תיות</w:delText>
        </w:r>
      </w:del>
      <w:r w:rsidRPr="00B27B4C">
        <w:rPr>
          <w:rFonts w:ascii="Times New Roman" w:eastAsia="Times New Roman" w:hAnsi="Times New Roman" w:cs="David" w:hint="cs"/>
          <w:sz w:val="24"/>
          <w:szCs w:val="24"/>
          <w:rtl/>
          <w:lang w:eastAsia="he-IL"/>
        </w:rPr>
        <w:t>.</w:t>
      </w:r>
    </w:p>
    <w:p w14:paraId="19004D40"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לפני צבע.</w:t>
      </w:r>
    </w:p>
    <w:p w14:paraId="3BA03D0F"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D5333C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אין המתכנן רשאי לתת הוראות לקבלנים ו/או לנהל משא ומתן עם הקבלנים, לרבות ביחס למחירים ו/או לדרכי ביצוע, אלא באמצעות נציגו המוסמך של המזמין.</w:t>
      </w:r>
    </w:p>
    <w:p w14:paraId="4BF53BA5"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9FDFC3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לאחר כל בקור של המתכנן באתר יגיש המתכנן לנציג המזמין דו"ח בכתב ובו יציין את התרשמותו ואת הערותיו לגבי ביצוע העבודות. בגמר ביצוע העבודות יגיש המתכנן לנציג המזמין הצהרה, בנוסח נספח ט', כי בדק את ביצוע העבודות ומצא אותן תואמות לתכניותיו ולתקנים מחייבים וכי בוצעו לשביעות רצונו. ללא דו"חות והצהרה אלה לא תשולם למתכנן יתרת שכרו עבור פיקוח עליון.</w:t>
      </w:r>
    </w:p>
    <w:p w14:paraId="3FC08FB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955FD8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rtl/>
          <w:lang w:eastAsia="he-IL"/>
        </w:rPr>
        <w:tab/>
        <w:t>ה.</w:t>
      </w:r>
      <w:r w:rsidRPr="00B27B4C">
        <w:rPr>
          <w:rFonts w:ascii="Times New Roman" w:eastAsia="Times New Roman" w:hAnsi="Times New Roman" w:cs="David" w:hint="cs"/>
          <w:sz w:val="24"/>
          <w:szCs w:val="24"/>
          <w:rtl/>
          <w:lang w:eastAsia="he-IL"/>
        </w:rPr>
        <w:tab/>
        <w:t>יעוץ למזמין בדבר תפעול ואחזקת המתקן.</w:t>
      </w:r>
    </w:p>
    <w:p w14:paraId="52EBF7AA"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41890382"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4058686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3.</w:t>
      </w:r>
      <w:r w:rsidRPr="00B27B4C">
        <w:rPr>
          <w:rFonts w:ascii="Times New Roman" w:eastAsia="Times New Roman" w:hAnsi="Times New Roman" w:cs="David" w:hint="cs"/>
          <w:sz w:val="24"/>
          <w:szCs w:val="24"/>
          <w:rtl/>
          <w:lang w:eastAsia="he-IL"/>
        </w:rPr>
        <w:tab/>
        <w:t>המתכנן מתחייב להעלות לאתר ניהול הקבצים את כל הקבצים ולשמור על קבצים וסט תכניות עד לאחר סיום הביצוע בשטח של העבודות נשוא התכנון, כך שניתן יהיה לבצע מהם העתקות, צילומים וכו' וכן כך שניתן יהיה לבצע בהם תיקונים ושינויים.</w:t>
      </w:r>
    </w:p>
    <w:p w14:paraId="1AA9C030"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D3EAE93"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4.</w:t>
      </w:r>
      <w:r w:rsidRPr="00B27B4C">
        <w:rPr>
          <w:rFonts w:ascii="Times New Roman" w:eastAsia="Times New Roman" w:hAnsi="Times New Roman" w:cs="David" w:hint="cs"/>
          <w:sz w:val="24"/>
          <w:szCs w:val="24"/>
          <w:rtl/>
          <w:lang w:eastAsia="he-IL"/>
        </w:rPr>
        <w:tab/>
        <w:t>נציג המזמין רשאי להזמין מהמתכנן את כל שלבי התכנון המפורטים בנספח זה ו/או חלק מהם ו/או שירותים נוספים מעבר להם.</w:t>
      </w:r>
    </w:p>
    <w:p w14:paraId="68BC45FF"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br w:type="page"/>
      </w:r>
    </w:p>
    <w:p w14:paraId="19D62693"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sidR="00DA0366">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ג'</w:t>
      </w:r>
      <w:r w:rsidR="00DA0366">
        <w:rPr>
          <w:rFonts w:ascii="Times New Roman" w:eastAsia="Times New Roman" w:hAnsi="Times New Roman" w:cs="David" w:hint="cs"/>
          <w:bCs/>
          <w:sz w:val="20"/>
          <w:szCs w:val="24"/>
          <w:u w:val="single"/>
          <w:rtl/>
          <w:lang w:eastAsia="he-IL"/>
        </w:rPr>
        <w:t>'</w:t>
      </w:r>
    </w:p>
    <w:p w14:paraId="47928E33"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C66083A"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לוח זמנים ושלבי עבודה</w:t>
      </w:r>
    </w:p>
    <w:p w14:paraId="515680C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E96EE63"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7F445096"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לוח הזמנים לתכנון כל אחד מהשלבים של הפרויקט יהיה כפי שייקבע מעת לעת ע"י המנהל. לוח הזמנים לפיקוח העליון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ברציפות מתחילת ביצוע העבודות ועד להשלמתן כולל תקופת הבדק, ככל שיידרש ע"י המנהל.</w:t>
      </w:r>
    </w:p>
    <w:p w14:paraId="7AD477CF"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4054100"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המתכנן ימסור את התכניות לאישור המזמין בהתאם ללוח הזמנים והתכניות לא תיחשבנה כמושלמות עד לקבלת אישור המזמין.</w:t>
      </w:r>
    </w:p>
    <w:p w14:paraId="189B8022"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08F57BE"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3625E120"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63A5EF1"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אם לא יקבע לוח זמנים במעמד חתימת החוזה יעביר המתכנן לוח זמנים ראשוני לאישור המנהל תוך 7 ימים ממועד החתימה.</w:t>
      </w:r>
    </w:p>
    <w:p w14:paraId="685926FA"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F394672"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3506666" w14:textId="77777777" w:rsidR="006F07FB" w:rsidRDefault="006F07FB" w:rsidP="00B27B4C">
      <w:pPr>
        <w:widowControl w:val="0"/>
        <w:spacing w:before="0" w:beforeAutospacing="0" w:after="0" w:afterAutospacing="0" w:line="240" w:lineRule="auto"/>
        <w:jc w:val="center"/>
        <w:outlineLvl w:val="1"/>
        <w:rPr>
          <w:rFonts w:ascii="Times New Roman" w:eastAsia="Times New Roman" w:hAnsi="Times New Roman" w:cs="David"/>
          <w:bCs/>
          <w:sz w:val="20"/>
          <w:szCs w:val="24"/>
          <w:u w:val="single"/>
          <w:rtl/>
          <w:lang w:eastAsia="he-IL"/>
        </w:rPr>
      </w:pPr>
    </w:p>
    <w:p w14:paraId="0E750883" w14:textId="77777777" w:rsidR="006F07FB" w:rsidRPr="006F07FB" w:rsidRDefault="006F07FB" w:rsidP="006F07FB">
      <w:pPr>
        <w:rPr>
          <w:rFonts w:ascii="Times New Roman" w:eastAsia="Times New Roman" w:hAnsi="Times New Roman" w:cs="David"/>
          <w:sz w:val="20"/>
          <w:szCs w:val="24"/>
          <w:rtl/>
          <w:lang w:eastAsia="he-IL"/>
        </w:rPr>
      </w:pPr>
    </w:p>
    <w:p w14:paraId="3AD43892" w14:textId="77777777" w:rsidR="006F07FB" w:rsidRPr="006F07FB" w:rsidRDefault="006F07FB" w:rsidP="006F07FB">
      <w:pPr>
        <w:rPr>
          <w:rFonts w:ascii="Times New Roman" w:eastAsia="Times New Roman" w:hAnsi="Times New Roman" w:cs="David"/>
          <w:sz w:val="20"/>
          <w:szCs w:val="24"/>
          <w:rtl/>
          <w:lang w:eastAsia="he-IL"/>
        </w:rPr>
      </w:pPr>
    </w:p>
    <w:p w14:paraId="7A8B0E9B" w14:textId="77777777" w:rsidR="006F07FB" w:rsidRPr="006F07FB" w:rsidRDefault="006F07FB" w:rsidP="006F07FB">
      <w:pPr>
        <w:rPr>
          <w:rFonts w:ascii="Times New Roman" w:eastAsia="Times New Roman" w:hAnsi="Times New Roman" w:cs="David"/>
          <w:sz w:val="20"/>
          <w:szCs w:val="24"/>
          <w:rtl/>
          <w:lang w:eastAsia="he-IL"/>
        </w:rPr>
      </w:pPr>
    </w:p>
    <w:p w14:paraId="43BC3AC8" w14:textId="77777777" w:rsidR="006F07FB" w:rsidRPr="006F07FB" w:rsidRDefault="006F07FB" w:rsidP="006F07FB">
      <w:pPr>
        <w:rPr>
          <w:rFonts w:ascii="Times New Roman" w:eastAsia="Times New Roman" w:hAnsi="Times New Roman" w:cs="David"/>
          <w:sz w:val="20"/>
          <w:szCs w:val="24"/>
          <w:rtl/>
          <w:lang w:eastAsia="he-IL"/>
        </w:rPr>
      </w:pPr>
    </w:p>
    <w:p w14:paraId="2727E8D8" w14:textId="77777777" w:rsidR="006F07FB" w:rsidRPr="006F07FB" w:rsidRDefault="006F07FB" w:rsidP="006F07FB">
      <w:pPr>
        <w:rPr>
          <w:rFonts w:ascii="Times New Roman" w:eastAsia="Times New Roman" w:hAnsi="Times New Roman" w:cs="David"/>
          <w:sz w:val="20"/>
          <w:szCs w:val="24"/>
          <w:rtl/>
          <w:lang w:eastAsia="he-IL"/>
        </w:rPr>
      </w:pPr>
    </w:p>
    <w:p w14:paraId="411C664F" w14:textId="77777777" w:rsidR="006F07FB" w:rsidRPr="006F07FB" w:rsidRDefault="006F07FB" w:rsidP="006F07FB">
      <w:pPr>
        <w:rPr>
          <w:rFonts w:ascii="Times New Roman" w:eastAsia="Times New Roman" w:hAnsi="Times New Roman" w:cs="David"/>
          <w:sz w:val="20"/>
          <w:szCs w:val="24"/>
          <w:rtl/>
          <w:lang w:eastAsia="he-IL"/>
        </w:rPr>
      </w:pPr>
    </w:p>
    <w:p w14:paraId="798DB53E" w14:textId="77777777" w:rsidR="006F07FB" w:rsidRPr="006F07FB" w:rsidRDefault="006F07FB" w:rsidP="006F07FB">
      <w:pPr>
        <w:rPr>
          <w:rFonts w:ascii="Times New Roman" w:eastAsia="Times New Roman" w:hAnsi="Times New Roman" w:cs="David"/>
          <w:sz w:val="20"/>
          <w:szCs w:val="24"/>
          <w:rtl/>
          <w:lang w:eastAsia="he-IL"/>
        </w:rPr>
      </w:pPr>
    </w:p>
    <w:p w14:paraId="4C6F15D7" w14:textId="77777777" w:rsidR="006F07FB" w:rsidRPr="006F07FB" w:rsidRDefault="006F07FB" w:rsidP="006F07FB">
      <w:pPr>
        <w:rPr>
          <w:rFonts w:ascii="Times New Roman" w:eastAsia="Times New Roman" w:hAnsi="Times New Roman" w:cs="David"/>
          <w:sz w:val="20"/>
          <w:szCs w:val="24"/>
          <w:rtl/>
          <w:lang w:eastAsia="he-IL"/>
        </w:rPr>
      </w:pPr>
    </w:p>
    <w:p w14:paraId="5CA5BEEE" w14:textId="77777777" w:rsidR="00672C76" w:rsidRDefault="00B27B4C" w:rsidP="00F3375F">
      <w:pPr>
        <w:spacing w:line="276" w:lineRule="auto"/>
        <w:jc w:val="center"/>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lastRenderedPageBreak/>
        <w:t xml:space="preserve">נספח </w:t>
      </w:r>
      <w:r w:rsidR="00672C76">
        <w:rPr>
          <w:rFonts w:ascii="Times New Roman" w:eastAsia="Times New Roman" w:hAnsi="Times New Roman" w:cs="David" w:hint="cs"/>
          <w:bCs/>
          <w:sz w:val="24"/>
          <w:szCs w:val="24"/>
          <w:u w:val="single"/>
          <w:rtl/>
          <w:lang w:eastAsia="he-IL"/>
        </w:rPr>
        <w:t>"</w:t>
      </w:r>
      <w:r w:rsidRPr="00B27B4C">
        <w:rPr>
          <w:rFonts w:ascii="Times New Roman" w:eastAsia="Times New Roman" w:hAnsi="Times New Roman" w:cs="David" w:hint="cs"/>
          <w:bCs/>
          <w:sz w:val="24"/>
          <w:szCs w:val="24"/>
          <w:u w:val="single"/>
          <w:rtl/>
          <w:lang w:eastAsia="he-IL"/>
        </w:rPr>
        <w:t>ד'</w:t>
      </w:r>
      <w:r w:rsidR="00672C76">
        <w:rPr>
          <w:rFonts w:ascii="Times New Roman" w:eastAsia="Times New Roman" w:hAnsi="Times New Roman" w:cs="David" w:hint="cs"/>
          <w:bCs/>
          <w:sz w:val="24"/>
          <w:szCs w:val="24"/>
          <w:u w:val="single"/>
          <w:rtl/>
          <w:lang w:eastAsia="he-IL"/>
        </w:rPr>
        <w:t>'</w:t>
      </w:r>
    </w:p>
    <w:p w14:paraId="5D9AAAE4" w14:textId="77777777" w:rsidR="00B27B4C" w:rsidRPr="00B27B4C" w:rsidRDefault="00B27B4C" w:rsidP="00F3375F">
      <w:pPr>
        <w:spacing w:line="276" w:lineRule="auto"/>
        <w:jc w:val="center"/>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שכר המתכנן</w:t>
      </w:r>
    </w:p>
    <w:p w14:paraId="119AE564" w14:textId="77777777" w:rsidR="00B27B4C" w:rsidRPr="00B27B4C" w:rsidRDefault="00B27B4C" w:rsidP="00B27B4C">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E5EEAC4" w14:textId="77777777" w:rsidR="00B27B4C" w:rsidRPr="00B27B4C" w:rsidRDefault="00B27B4C" w:rsidP="00B27B4C">
      <w:pPr>
        <w:widowControl w:val="0"/>
        <w:numPr>
          <w:ilvl w:val="0"/>
          <w:numId w:val="9"/>
        </w:numPr>
        <w:spacing w:before="0" w:beforeAutospacing="0" w:after="0" w:afterAutospacing="0" w:line="240" w:lineRule="auto"/>
        <w:ind w:right="51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תמורת ביצוע מלוא שרותי המתכנן, כמפורט בנספח ב', ישלם המזמין למתכנן את שכר המתכנן בשעורים ובמועדים כדלקמן:</w:t>
      </w:r>
    </w:p>
    <w:p w14:paraId="1A615F4F" w14:textId="77777777" w:rsidR="00B27B4C" w:rsidRPr="00B27B4C" w:rsidRDefault="00B27B4C" w:rsidP="00B27B4C">
      <w:pPr>
        <w:widowControl w:val="0"/>
        <w:tabs>
          <w:tab w:val="num" w:pos="2160"/>
        </w:tabs>
        <w:spacing w:before="0" w:beforeAutospacing="0" w:after="0" w:afterAutospacing="0" w:line="240" w:lineRule="auto"/>
        <w:ind w:left="360" w:right="515"/>
        <w:jc w:val="both"/>
        <w:rPr>
          <w:rFonts w:ascii="Times New Roman" w:eastAsia="Times New Roman" w:hAnsi="Times New Roman" w:cs="David"/>
          <w:sz w:val="20"/>
          <w:szCs w:val="24"/>
          <w:lang w:eastAsia="he-IL"/>
        </w:rPr>
      </w:pPr>
    </w:p>
    <w:p w14:paraId="24922827" w14:textId="184E581A" w:rsidR="00B27B4C" w:rsidRPr="00B27B4C" w:rsidRDefault="00B27B4C" w:rsidP="002059A9">
      <w:pPr>
        <w:widowControl w:val="0"/>
        <w:spacing w:before="0" w:beforeAutospacing="0" w:after="0" w:afterAutospacing="0" w:line="240" w:lineRule="auto"/>
        <w:ind w:left="793" w:hanging="433"/>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1.1</w:t>
      </w:r>
      <w:r w:rsidRPr="00B27B4C">
        <w:rPr>
          <w:rFonts w:ascii="Times New Roman" w:eastAsia="Times New Roman" w:hAnsi="Times New Roman" w:cs="David" w:hint="cs"/>
          <w:sz w:val="20"/>
          <w:szCs w:val="24"/>
          <w:rtl/>
          <w:lang w:eastAsia="he-IL"/>
        </w:rPr>
        <w:tab/>
      </w:r>
      <w:del w:id="153" w:author="Meryl Etman" w:date="2024-01-03T18:00:00Z">
        <w:r w:rsidRPr="00B27B4C" w:rsidDel="002059A9">
          <w:rPr>
            <w:rFonts w:ascii="Times New Roman" w:eastAsia="Times New Roman" w:hAnsi="Times New Roman" w:cs="David" w:hint="cs"/>
            <w:sz w:val="20"/>
            <w:szCs w:val="24"/>
            <w:rtl/>
            <w:lang w:eastAsia="he-IL"/>
          </w:rPr>
          <w:delText>עבור עריכת ואישור תכנית בנין עיר מפורטת בסמכות ועדה מקומית: _________ ש"ח.</w:delText>
        </w:r>
        <w:r w:rsidR="00672C76" w:rsidDel="002059A9">
          <w:rPr>
            <w:rFonts w:ascii="Times New Roman" w:eastAsia="Times New Roman" w:hAnsi="Times New Roman" w:cs="David" w:hint="cs"/>
            <w:sz w:val="20"/>
            <w:szCs w:val="24"/>
            <w:rtl/>
            <w:lang w:eastAsia="he-IL"/>
          </w:rPr>
          <w:delText xml:space="preserve"> </w:delText>
        </w:r>
        <w:r w:rsidRPr="00B27B4C" w:rsidDel="002059A9">
          <w:rPr>
            <w:rFonts w:ascii="Times New Roman" w:eastAsia="Times New Roman" w:hAnsi="Times New Roman" w:cs="David" w:hint="cs"/>
            <w:sz w:val="20"/>
            <w:szCs w:val="24"/>
            <w:rtl/>
            <w:lang w:eastAsia="he-IL"/>
          </w:rPr>
          <w:delText>במידה והמזמין יזמין מהמתכנן תכנון בניינים שיכיל</w:delText>
        </w:r>
        <w:r w:rsidR="00672C76" w:rsidDel="002059A9">
          <w:rPr>
            <w:rFonts w:ascii="Times New Roman" w:eastAsia="Times New Roman" w:hAnsi="Times New Roman" w:cs="David" w:hint="cs"/>
            <w:sz w:val="20"/>
            <w:szCs w:val="24"/>
            <w:rtl/>
            <w:lang w:eastAsia="he-IL"/>
          </w:rPr>
          <w:delText xml:space="preserve">ו במצטבר למעלה מ- 200 יח"ד אזי </w:delText>
        </w:r>
        <w:r w:rsidRPr="00B27B4C" w:rsidDel="002059A9">
          <w:rPr>
            <w:rFonts w:ascii="Times New Roman" w:eastAsia="Times New Roman" w:hAnsi="Times New Roman" w:cs="David" w:hint="cs"/>
            <w:sz w:val="20"/>
            <w:szCs w:val="24"/>
            <w:rtl/>
            <w:lang w:eastAsia="he-IL"/>
          </w:rPr>
          <w:delText>יקוזז סכום זה מהתשלום האמור בסעיף 1.2 להלן עבור תכנון הבניינים</w:delText>
        </w:r>
      </w:del>
      <w:ins w:id="154" w:author="Meryl Etman" w:date="2024-01-03T18:00:00Z">
        <w:r w:rsidR="002059A9">
          <w:rPr>
            <w:rFonts w:ascii="Times New Roman" w:eastAsia="Times New Roman" w:hAnsi="Times New Roman" w:cs="David" w:hint="cs"/>
            <w:sz w:val="20"/>
            <w:szCs w:val="24"/>
            <w:rtl/>
            <w:lang w:eastAsia="he-IL"/>
          </w:rPr>
          <w:t>מבוטל</w:t>
        </w:r>
      </w:ins>
      <w:r w:rsidRPr="00B27B4C">
        <w:rPr>
          <w:rFonts w:ascii="Times New Roman" w:eastAsia="Times New Roman" w:hAnsi="Times New Roman" w:cs="David" w:hint="cs"/>
          <w:sz w:val="20"/>
          <w:szCs w:val="24"/>
          <w:rtl/>
          <w:lang w:eastAsia="he-IL"/>
        </w:rPr>
        <w:t>.</w:t>
      </w:r>
    </w:p>
    <w:p w14:paraId="161B1A77"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28D306D9" w14:textId="5B9457B8" w:rsidR="00B27B4C" w:rsidRPr="00B27B4C" w:rsidRDefault="00B27B4C" w:rsidP="002059A9">
      <w:pPr>
        <w:widowControl w:val="0"/>
        <w:spacing w:before="0" w:beforeAutospacing="0" w:after="0" w:afterAutospacing="0" w:line="240" w:lineRule="auto"/>
        <w:ind w:left="793" w:hanging="433"/>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w:t>
      </w:r>
      <w:r w:rsidRPr="00B27B4C">
        <w:rPr>
          <w:rFonts w:ascii="Times New Roman" w:eastAsia="Times New Roman" w:hAnsi="Times New Roman" w:cs="David" w:hint="cs"/>
          <w:sz w:val="20"/>
          <w:szCs w:val="24"/>
          <w:rtl/>
          <w:lang w:eastAsia="he-IL"/>
        </w:rPr>
        <w:tab/>
        <w:t>עבור הכנת תכני</w:t>
      </w:r>
      <w:del w:id="155" w:author="Meryl Etman" w:date="2024-01-03T18:01:00Z">
        <w:r w:rsidRPr="00B27B4C" w:rsidDel="002059A9">
          <w:rPr>
            <w:rFonts w:ascii="Times New Roman" w:eastAsia="Times New Roman" w:hAnsi="Times New Roman" w:cs="David" w:hint="cs"/>
            <w:sz w:val="20"/>
            <w:szCs w:val="24"/>
            <w:rtl/>
            <w:lang w:eastAsia="he-IL"/>
          </w:rPr>
          <w:delText>ת בינוי ופיתוח לביצוע/תכנית עיצוב ארכיטקטוני, תכנון</w:delText>
        </w:r>
      </w:del>
      <w:ins w:id="156" w:author="Meryl Etman" w:date="2024-01-03T18:01:00Z">
        <w:r w:rsidR="002059A9">
          <w:rPr>
            <w:rFonts w:ascii="Times New Roman" w:eastAsia="Times New Roman" w:hAnsi="Times New Roman" w:cs="David" w:hint="cs"/>
            <w:sz w:val="20"/>
            <w:szCs w:val="24"/>
            <w:rtl/>
            <w:lang w:eastAsia="he-IL"/>
          </w:rPr>
          <w:t>ות שיפוץ והרחבת בית הכנסת כולל</w:t>
        </w:r>
      </w:ins>
      <w:r w:rsidRPr="00B27B4C">
        <w:rPr>
          <w:rFonts w:ascii="Times New Roman" w:eastAsia="Times New Roman" w:hAnsi="Times New Roman" w:cs="David" w:hint="cs"/>
          <w:sz w:val="20"/>
          <w:szCs w:val="24"/>
          <w:rtl/>
          <w:lang w:eastAsia="he-IL"/>
        </w:rPr>
        <w:t xml:space="preserve"> </w:t>
      </w:r>
      <w:del w:id="157" w:author="Meryl Etman" w:date="2024-01-03T18:02:00Z">
        <w:r w:rsidRPr="00B27B4C" w:rsidDel="002059A9">
          <w:rPr>
            <w:rFonts w:ascii="Times New Roman" w:eastAsia="Times New Roman" w:hAnsi="Times New Roman" w:cs="David" w:hint="cs"/>
            <w:sz w:val="20"/>
            <w:szCs w:val="24"/>
            <w:rtl/>
            <w:lang w:eastAsia="he-IL"/>
          </w:rPr>
          <w:delText>ו</w:delText>
        </w:r>
      </w:del>
      <w:r w:rsidRPr="00B27B4C">
        <w:rPr>
          <w:rFonts w:ascii="Times New Roman" w:eastAsia="Times New Roman" w:hAnsi="Times New Roman" w:cs="David" w:hint="cs"/>
          <w:sz w:val="20"/>
          <w:szCs w:val="24"/>
          <w:rtl/>
          <w:lang w:eastAsia="he-IL"/>
        </w:rPr>
        <w:t>פיקוח</w:t>
      </w:r>
      <w:del w:id="158" w:author="מרול אטמן" w:date="2024-01-04T14:46:00Z">
        <w:r w:rsidRPr="00B27B4C" w:rsidDel="0064576F">
          <w:rPr>
            <w:rFonts w:ascii="Times New Roman" w:eastAsia="Times New Roman" w:hAnsi="Times New Roman" w:cs="David" w:hint="cs"/>
            <w:sz w:val="20"/>
            <w:szCs w:val="24"/>
            <w:rtl/>
            <w:lang w:eastAsia="he-IL"/>
          </w:rPr>
          <w:delText xml:space="preserve"> </w:delText>
        </w:r>
      </w:del>
      <w:del w:id="159" w:author="Meryl Etman" w:date="2024-01-03T18:01:00Z">
        <w:r w:rsidRPr="00B27B4C" w:rsidDel="002059A9">
          <w:rPr>
            <w:rFonts w:ascii="Times New Roman" w:eastAsia="Times New Roman" w:hAnsi="Times New Roman" w:cs="David" w:hint="cs"/>
            <w:sz w:val="20"/>
            <w:szCs w:val="24"/>
            <w:rtl/>
            <w:lang w:eastAsia="he-IL"/>
          </w:rPr>
          <w:delText xml:space="preserve">בנייני </w:delText>
        </w:r>
        <w:r w:rsidRPr="00B27B4C" w:rsidDel="002059A9">
          <w:rPr>
            <w:rFonts w:ascii="Times New Roman" w:eastAsia="Times New Roman" w:hAnsi="Times New Roman" w:cs="David" w:hint="cs"/>
            <w:sz w:val="20"/>
            <w:szCs w:val="24"/>
            <w:rtl/>
            <w:lang w:eastAsia="he-IL"/>
          </w:rPr>
          <w:tab/>
          <w:delText xml:space="preserve">מגורים לרבות מבני עזר במגרשים, תחנות טרנספורמציה במגרשים פרטיים ו/או ציבוריים, </w:delText>
        </w:r>
        <w:r w:rsidRPr="00B27B4C" w:rsidDel="002059A9">
          <w:rPr>
            <w:rFonts w:ascii="Times New Roman" w:eastAsia="Times New Roman" w:hAnsi="Times New Roman" w:cs="David" w:hint="cs"/>
            <w:sz w:val="20"/>
            <w:szCs w:val="24"/>
            <w:rtl/>
            <w:lang w:eastAsia="he-IL"/>
          </w:rPr>
          <w:tab/>
          <w:delText>מבנה מכירות ו/או דירה לדוגמא בסמוך למבנה המכירות</w:delText>
        </w:r>
      </w:del>
      <w:ins w:id="160" w:author="Meryl Etman" w:date="2024-01-03T18:01:00Z">
        <w:del w:id="161" w:author="מרול אטמן" w:date="2024-01-04T14:46:00Z">
          <w:r w:rsidR="002059A9" w:rsidDel="0064576F">
            <w:rPr>
              <w:rFonts w:ascii="Times New Roman" w:eastAsia="Times New Roman" w:hAnsi="Times New Roman" w:cs="David" w:hint="cs"/>
              <w:sz w:val="20"/>
              <w:szCs w:val="24"/>
              <w:rtl/>
              <w:lang w:eastAsia="he-IL"/>
            </w:rPr>
            <w:delText>מבנה בית הכנסת</w:delText>
          </w:r>
        </w:del>
      </w:ins>
      <w:r w:rsidRPr="00B27B4C">
        <w:rPr>
          <w:rFonts w:ascii="Times New Roman" w:eastAsia="Times New Roman" w:hAnsi="Times New Roman" w:cs="David" w:hint="cs"/>
          <w:sz w:val="20"/>
          <w:szCs w:val="24"/>
          <w:rtl/>
          <w:lang w:eastAsia="he-IL"/>
        </w:rPr>
        <w:t>:</w:t>
      </w:r>
    </w:p>
    <w:p w14:paraId="42BA6E7A"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052D0847" w14:textId="79273F3C" w:rsidR="003F2F80" w:rsidRDefault="00B27B4C"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1.2.1</w:t>
      </w:r>
      <w:r w:rsidRPr="00B27B4C">
        <w:rPr>
          <w:rFonts w:ascii="Times New Roman" w:eastAsia="Times New Roman" w:hAnsi="Times New Roman" w:cs="David" w:hint="cs"/>
          <w:sz w:val="20"/>
          <w:szCs w:val="24"/>
          <w:rtl/>
          <w:lang w:eastAsia="he-IL"/>
        </w:rPr>
        <w:tab/>
        <w:t xml:space="preserve">סכום קבוע ומוחלט של </w:t>
      </w:r>
      <w:del w:id="162" w:author="מרול אטמן" w:date="2024-01-04T14:46:00Z">
        <w:r w:rsidRPr="00B27B4C" w:rsidDel="0064576F">
          <w:rPr>
            <w:rFonts w:ascii="Times New Roman" w:eastAsia="Times New Roman" w:hAnsi="Times New Roman" w:cs="David" w:hint="cs"/>
            <w:sz w:val="20"/>
            <w:szCs w:val="24"/>
            <w:rtl/>
            <w:lang w:eastAsia="he-IL"/>
          </w:rPr>
          <w:delText xml:space="preserve">_________ </w:delText>
        </w:r>
      </w:del>
      <w:ins w:id="163" w:author="מרול אטמן" w:date="2024-01-04T14:46:00Z">
        <w:r w:rsidR="0064576F">
          <w:rPr>
            <w:rFonts w:ascii="Times New Roman" w:eastAsia="Times New Roman" w:hAnsi="Times New Roman" w:cs="David" w:hint="cs"/>
            <w:sz w:val="20"/>
            <w:szCs w:val="24"/>
            <w:rtl/>
            <w:lang w:eastAsia="he-IL"/>
          </w:rPr>
          <w:t xml:space="preserve">175,000 </w:t>
        </w:r>
      </w:ins>
      <w:r w:rsidRPr="00B27B4C">
        <w:rPr>
          <w:rFonts w:ascii="Times New Roman" w:eastAsia="Times New Roman" w:hAnsi="Times New Roman" w:cs="David" w:hint="cs"/>
          <w:sz w:val="20"/>
          <w:szCs w:val="24"/>
          <w:rtl/>
          <w:lang w:eastAsia="he-IL"/>
        </w:rPr>
        <w:t xml:space="preserve">ש"ח (במילים: </w:t>
      </w:r>
      <w:del w:id="164" w:author="מרול אטמן" w:date="2024-01-04T14:46:00Z">
        <w:r w:rsidRPr="00B27B4C" w:rsidDel="0064576F">
          <w:rPr>
            <w:rFonts w:ascii="Times New Roman" w:eastAsia="Times New Roman" w:hAnsi="Times New Roman" w:cs="David" w:hint="cs"/>
            <w:sz w:val="20"/>
            <w:szCs w:val="24"/>
            <w:rtl/>
            <w:lang w:eastAsia="he-IL"/>
          </w:rPr>
          <w:delText xml:space="preserve">__________ </w:delText>
        </w:r>
      </w:del>
      <w:ins w:id="165" w:author="מרול אטמן" w:date="2024-01-04T14:46:00Z">
        <w:r w:rsidR="0064576F">
          <w:rPr>
            <w:rFonts w:ascii="Times New Roman" w:eastAsia="Times New Roman" w:hAnsi="Times New Roman" w:cs="David" w:hint="cs"/>
            <w:sz w:val="20"/>
            <w:szCs w:val="24"/>
            <w:rtl/>
            <w:lang w:eastAsia="he-IL"/>
          </w:rPr>
          <w:t>מאה שבעים וחמישה אלף</w:t>
        </w:r>
        <w:r w:rsidR="0064576F" w:rsidRPr="00B27B4C">
          <w:rPr>
            <w:rFonts w:ascii="Times New Roman" w:eastAsia="Times New Roman" w:hAnsi="Times New Roman" w:cs="David" w:hint="cs"/>
            <w:sz w:val="20"/>
            <w:szCs w:val="24"/>
            <w:rtl/>
            <w:lang w:eastAsia="he-IL"/>
          </w:rPr>
          <w:t xml:space="preserve"> </w:t>
        </w:r>
      </w:ins>
      <w:r w:rsidRPr="00B27B4C">
        <w:rPr>
          <w:rFonts w:ascii="Times New Roman" w:eastAsia="Times New Roman" w:hAnsi="Times New Roman" w:cs="David" w:hint="cs"/>
          <w:sz w:val="20"/>
          <w:szCs w:val="24"/>
          <w:rtl/>
          <w:lang w:eastAsia="he-IL"/>
        </w:rPr>
        <w:t xml:space="preserve">ש"ח) </w:t>
      </w:r>
      <w:r w:rsidR="003F2F80">
        <w:rPr>
          <w:rFonts w:ascii="Times New Roman" w:eastAsia="Times New Roman" w:hAnsi="Times New Roman" w:cs="David" w:hint="cs"/>
          <w:sz w:val="20"/>
          <w:szCs w:val="24"/>
          <w:rtl/>
          <w:lang w:eastAsia="he-IL"/>
        </w:rPr>
        <w:t xml:space="preserve"> </w:t>
      </w:r>
    </w:p>
    <w:p w14:paraId="2BA349FC" w14:textId="7253CA4F" w:rsidR="00B27B4C" w:rsidRPr="00B27B4C" w:rsidRDefault="003F2F80"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del w:id="166" w:author="מרול אטמן" w:date="2024-01-04T14:47:00Z">
        <w:r w:rsidR="00B27B4C" w:rsidRPr="00B27B4C" w:rsidDel="0064576F">
          <w:rPr>
            <w:rFonts w:ascii="Times New Roman" w:eastAsia="Times New Roman" w:hAnsi="Times New Roman" w:cs="David" w:hint="cs"/>
            <w:sz w:val="20"/>
            <w:szCs w:val="24"/>
            <w:rtl/>
            <w:lang w:eastAsia="he-IL"/>
          </w:rPr>
          <w:delText>לכל יחידת דיור במבנה ראשוני.</w:delText>
        </w:r>
      </w:del>
      <w:ins w:id="167" w:author="מרול אטמן" w:date="2024-01-04T14:47:00Z">
        <w:r w:rsidR="0064576F">
          <w:rPr>
            <w:rFonts w:ascii="Times New Roman" w:eastAsia="Times New Roman" w:hAnsi="Times New Roman" w:cs="David" w:hint="cs"/>
            <w:sz w:val="20"/>
            <w:szCs w:val="24"/>
            <w:rtl/>
            <w:lang w:eastAsia="he-IL"/>
          </w:rPr>
          <w:t>סה"כ.</w:t>
        </w:r>
      </w:ins>
    </w:p>
    <w:p w14:paraId="325A193F"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4587516A" w14:textId="77777777" w:rsidR="003F2F80" w:rsidDel="0064576F" w:rsidRDefault="00B27B4C" w:rsidP="00DA0366">
      <w:pPr>
        <w:widowControl w:val="0"/>
        <w:spacing w:before="0" w:beforeAutospacing="0" w:after="0" w:afterAutospacing="0" w:line="240" w:lineRule="auto"/>
        <w:ind w:left="1223" w:hanging="425"/>
        <w:jc w:val="both"/>
        <w:rPr>
          <w:del w:id="168" w:author="מרול אטמן" w:date="2024-01-04T14:47:00Z"/>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1.2.2</w:t>
      </w:r>
      <w:r w:rsidRPr="00B27B4C">
        <w:rPr>
          <w:rFonts w:ascii="Times New Roman" w:eastAsia="Times New Roman" w:hAnsi="Times New Roman" w:cs="David" w:hint="cs"/>
          <w:sz w:val="20"/>
          <w:szCs w:val="24"/>
          <w:rtl/>
          <w:lang w:eastAsia="he-IL"/>
        </w:rPr>
        <w:tab/>
      </w:r>
      <w:del w:id="169" w:author="מרול אטמן" w:date="2024-01-04T14:47:00Z">
        <w:r w:rsidRPr="00B27B4C" w:rsidDel="0064576F">
          <w:rPr>
            <w:rFonts w:ascii="Times New Roman" w:eastAsia="Times New Roman" w:hAnsi="Times New Roman" w:cs="David" w:hint="cs"/>
            <w:sz w:val="20"/>
            <w:szCs w:val="24"/>
            <w:rtl/>
            <w:lang w:eastAsia="he-IL"/>
          </w:rPr>
          <w:delText xml:space="preserve">סכום קבוע ומוחלט של _________ ש"ח (במילים: __________ ש"ח) </w:delText>
        </w:r>
      </w:del>
    </w:p>
    <w:p w14:paraId="734B2CF1" w14:textId="4F80B6D9" w:rsidR="00B27B4C" w:rsidRPr="00B27B4C" w:rsidRDefault="003F2F80" w:rsidP="0064576F">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del w:id="170" w:author="מרול אטמן" w:date="2024-01-04T14:47:00Z">
        <w:r w:rsidDel="0064576F">
          <w:rPr>
            <w:rFonts w:ascii="Times New Roman" w:eastAsia="Times New Roman" w:hAnsi="Times New Roman" w:cs="David" w:hint="cs"/>
            <w:sz w:val="20"/>
            <w:szCs w:val="24"/>
            <w:rtl/>
            <w:lang w:eastAsia="he-IL"/>
          </w:rPr>
          <w:delText xml:space="preserve">            </w:delText>
        </w:r>
        <w:r w:rsidR="00B27B4C" w:rsidRPr="00B27B4C" w:rsidDel="0064576F">
          <w:rPr>
            <w:rFonts w:ascii="Times New Roman" w:eastAsia="Times New Roman" w:hAnsi="Times New Roman" w:cs="David" w:hint="cs"/>
            <w:sz w:val="20"/>
            <w:szCs w:val="24"/>
            <w:rtl/>
            <w:lang w:eastAsia="he-IL"/>
          </w:rPr>
          <w:delText xml:space="preserve">לכל </w:delText>
        </w:r>
        <w:r w:rsidDel="0064576F">
          <w:rPr>
            <w:rFonts w:ascii="Times New Roman" w:eastAsia="Times New Roman" w:hAnsi="Times New Roman" w:cs="David" w:hint="cs"/>
            <w:sz w:val="20"/>
            <w:szCs w:val="24"/>
            <w:rtl/>
            <w:lang w:eastAsia="he-IL"/>
          </w:rPr>
          <w:delText>י</w:delText>
        </w:r>
        <w:r w:rsidR="00B27B4C" w:rsidRPr="00B27B4C" w:rsidDel="0064576F">
          <w:rPr>
            <w:rFonts w:ascii="Times New Roman" w:eastAsia="Times New Roman" w:hAnsi="Times New Roman" w:cs="David" w:hint="cs"/>
            <w:sz w:val="20"/>
            <w:szCs w:val="24"/>
            <w:rtl/>
            <w:lang w:eastAsia="he-IL"/>
          </w:rPr>
          <w:delText>חידת דיור במבנה חוזר</w:delText>
        </w:r>
      </w:del>
      <w:ins w:id="171" w:author="מרול אטמן" w:date="2024-01-04T14:47:00Z">
        <w:r w:rsidR="0064576F">
          <w:rPr>
            <w:rFonts w:ascii="Times New Roman" w:eastAsia="Times New Roman" w:hAnsi="Times New Roman" w:cs="David" w:hint="cs"/>
            <w:sz w:val="20"/>
            <w:szCs w:val="24"/>
            <w:rtl/>
            <w:lang w:eastAsia="he-IL"/>
          </w:rPr>
          <w:t>מבוטל</w:t>
        </w:r>
      </w:ins>
      <w:r w:rsidR="00B27B4C" w:rsidRPr="00B27B4C">
        <w:rPr>
          <w:rFonts w:ascii="Times New Roman" w:eastAsia="Times New Roman" w:hAnsi="Times New Roman" w:cs="David" w:hint="cs"/>
          <w:sz w:val="20"/>
          <w:szCs w:val="24"/>
          <w:rtl/>
          <w:lang w:eastAsia="he-IL"/>
        </w:rPr>
        <w:t>.</w:t>
      </w:r>
    </w:p>
    <w:p w14:paraId="260806CC"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1CF993A8" w14:textId="77777777" w:rsidR="003F2F80" w:rsidDel="0064576F" w:rsidRDefault="00B27B4C" w:rsidP="00DA0366">
      <w:pPr>
        <w:widowControl w:val="0"/>
        <w:spacing w:before="0" w:beforeAutospacing="0" w:after="0" w:afterAutospacing="0" w:line="240" w:lineRule="auto"/>
        <w:ind w:left="1223" w:hanging="425"/>
        <w:jc w:val="both"/>
        <w:rPr>
          <w:del w:id="172" w:author="מרול אטמן" w:date="2024-01-04T14:47:00Z"/>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1.2.3</w:t>
      </w:r>
      <w:r w:rsidRPr="00B27B4C">
        <w:rPr>
          <w:rFonts w:ascii="Times New Roman" w:eastAsia="Times New Roman" w:hAnsi="Times New Roman" w:cs="David" w:hint="cs"/>
          <w:sz w:val="20"/>
          <w:szCs w:val="24"/>
          <w:rtl/>
          <w:lang w:eastAsia="he-IL"/>
        </w:rPr>
        <w:tab/>
      </w:r>
      <w:del w:id="173" w:author="מרול אטמן" w:date="2024-01-04T14:47:00Z">
        <w:r w:rsidRPr="00B27B4C" w:rsidDel="0064576F">
          <w:rPr>
            <w:rFonts w:ascii="Times New Roman" w:eastAsia="Times New Roman" w:hAnsi="Times New Roman" w:cs="David" w:hint="cs"/>
            <w:sz w:val="20"/>
            <w:szCs w:val="24"/>
            <w:rtl/>
            <w:lang w:eastAsia="he-IL"/>
          </w:rPr>
          <w:delText xml:space="preserve">סכום קבוע ומוחלט של _________ ש"ח (במילים: __________ ש"ח) </w:delText>
        </w:r>
      </w:del>
    </w:p>
    <w:p w14:paraId="2DA25BD0" w14:textId="41D1B4EB" w:rsidR="00B27B4C" w:rsidRPr="00B27B4C" w:rsidRDefault="003F2F80" w:rsidP="0064576F">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del w:id="174" w:author="מרול אטמן" w:date="2024-01-04T14:47:00Z">
        <w:r w:rsidDel="0064576F">
          <w:rPr>
            <w:rFonts w:ascii="Times New Roman" w:eastAsia="Times New Roman" w:hAnsi="Times New Roman" w:cs="David" w:hint="cs"/>
            <w:sz w:val="20"/>
            <w:szCs w:val="24"/>
            <w:rtl/>
            <w:lang w:eastAsia="he-IL"/>
          </w:rPr>
          <w:delText xml:space="preserve">            </w:delText>
        </w:r>
        <w:r w:rsidR="00B27B4C" w:rsidRPr="00B27B4C" w:rsidDel="0064576F">
          <w:rPr>
            <w:rFonts w:ascii="Times New Roman" w:eastAsia="Times New Roman" w:hAnsi="Times New Roman" w:cs="David" w:hint="cs"/>
            <w:sz w:val="20"/>
            <w:szCs w:val="24"/>
            <w:rtl/>
            <w:lang w:eastAsia="he-IL"/>
          </w:rPr>
          <w:delText>לכל</w:delText>
        </w:r>
        <w:r w:rsidDel="0064576F">
          <w:rPr>
            <w:rFonts w:ascii="Times New Roman" w:eastAsia="Times New Roman" w:hAnsi="Times New Roman" w:cs="David" w:hint="cs"/>
            <w:sz w:val="20"/>
            <w:szCs w:val="24"/>
            <w:rtl/>
            <w:lang w:eastAsia="he-IL"/>
          </w:rPr>
          <w:delText xml:space="preserve"> </w:delText>
        </w:r>
        <w:r w:rsidR="00B27B4C" w:rsidRPr="00B27B4C" w:rsidDel="0064576F">
          <w:rPr>
            <w:rFonts w:ascii="Times New Roman" w:eastAsia="Times New Roman" w:hAnsi="Times New Roman" w:cs="David" w:hint="cs"/>
            <w:sz w:val="20"/>
            <w:szCs w:val="24"/>
            <w:rtl/>
            <w:lang w:eastAsia="he-IL"/>
          </w:rPr>
          <w:delText>מ"ר בנוי ומקורה מתחת למפלס הכניסה לבניינים</w:delText>
        </w:r>
      </w:del>
      <w:ins w:id="175" w:author="מרול אטמן" w:date="2024-01-04T14:47:00Z">
        <w:r w:rsidR="0064576F">
          <w:rPr>
            <w:rFonts w:ascii="Times New Roman" w:eastAsia="Times New Roman" w:hAnsi="Times New Roman" w:cs="David" w:hint="cs"/>
            <w:sz w:val="20"/>
            <w:szCs w:val="24"/>
            <w:rtl/>
            <w:lang w:eastAsia="he-IL"/>
          </w:rPr>
          <w:t>מבוטל</w:t>
        </w:r>
      </w:ins>
      <w:r w:rsidR="00B27B4C" w:rsidRPr="00B27B4C">
        <w:rPr>
          <w:rFonts w:ascii="Times New Roman" w:eastAsia="Times New Roman" w:hAnsi="Times New Roman" w:cs="David" w:hint="cs"/>
          <w:sz w:val="20"/>
          <w:szCs w:val="24"/>
          <w:rtl/>
          <w:lang w:eastAsia="he-IL"/>
        </w:rPr>
        <w:t>.</w:t>
      </w:r>
    </w:p>
    <w:p w14:paraId="48A914DA" w14:textId="77777777" w:rsidR="00B27B4C" w:rsidRPr="00B27B4C" w:rsidRDefault="00B27B4C" w:rsidP="00B27B4C">
      <w:pPr>
        <w:widowControl w:val="0"/>
        <w:spacing w:before="0" w:beforeAutospacing="0" w:after="0" w:afterAutospacing="0" w:line="240" w:lineRule="auto"/>
        <w:ind w:left="1509" w:hanging="789"/>
        <w:jc w:val="both"/>
        <w:rPr>
          <w:rFonts w:ascii="Times New Roman" w:eastAsia="Times New Roman" w:hAnsi="Times New Roman" w:cs="David"/>
          <w:sz w:val="20"/>
          <w:szCs w:val="24"/>
          <w:rtl/>
          <w:lang w:eastAsia="he-IL"/>
        </w:rPr>
      </w:pPr>
    </w:p>
    <w:p w14:paraId="1991C451" w14:textId="77777777" w:rsidR="00B27B4C" w:rsidRPr="00B27B4C" w:rsidDel="0064576F" w:rsidRDefault="00B27B4C" w:rsidP="00B27B4C">
      <w:pPr>
        <w:widowControl w:val="0"/>
        <w:spacing w:before="0" w:beforeAutospacing="0" w:after="0" w:afterAutospacing="0" w:line="240" w:lineRule="auto"/>
        <w:ind w:left="1509" w:hanging="789"/>
        <w:jc w:val="both"/>
        <w:rPr>
          <w:del w:id="176" w:author="מרול אטמן" w:date="2024-01-04T14:47:00Z"/>
          <w:rFonts w:ascii="Times New Roman" w:eastAsia="Times New Roman" w:hAnsi="Times New Roman" w:cs="David"/>
          <w:sz w:val="20"/>
          <w:szCs w:val="24"/>
          <w:rtl/>
          <w:lang w:eastAsia="he-IL"/>
        </w:rPr>
      </w:pPr>
      <w:del w:id="177" w:author="מרול אטמן" w:date="2024-01-04T14:47:00Z">
        <w:r w:rsidRPr="00B27B4C" w:rsidDel="0064576F">
          <w:rPr>
            <w:rFonts w:ascii="Times New Roman" w:eastAsia="Times New Roman" w:hAnsi="Times New Roman" w:cs="David" w:hint="cs"/>
            <w:sz w:val="20"/>
            <w:szCs w:val="24"/>
            <w:rtl/>
            <w:lang w:eastAsia="he-IL"/>
          </w:rPr>
          <w:delText>בסעיף זה:</w:delText>
        </w:r>
      </w:del>
    </w:p>
    <w:p w14:paraId="08251818" w14:textId="77777777" w:rsidR="00B27B4C" w:rsidRPr="00B27B4C" w:rsidDel="0064576F" w:rsidRDefault="00B27B4C" w:rsidP="00B27B4C">
      <w:pPr>
        <w:widowControl w:val="0"/>
        <w:spacing w:before="0" w:beforeAutospacing="0" w:after="0" w:afterAutospacing="0" w:line="240" w:lineRule="auto"/>
        <w:ind w:left="720" w:hanging="789"/>
        <w:jc w:val="both"/>
        <w:rPr>
          <w:del w:id="178" w:author="מרול אטמן" w:date="2024-01-04T14:47:00Z"/>
          <w:rFonts w:ascii="Times New Roman" w:eastAsia="Times New Roman" w:hAnsi="Times New Roman" w:cs="David"/>
          <w:sz w:val="20"/>
          <w:szCs w:val="24"/>
          <w:rtl/>
          <w:lang w:eastAsia="he-IL"/>
        </w:rPr>
      </w:pPr>
    </w:p>
    <w:p w14:paraId="1219FAD5" w14:textId="77777777" w:rsidR="00B27B4C" w:rsidRPr="00B27B4C" w:rsidDel="0064576F" w:rsidRDefault="00B27B4C" w:rsidP="00B27B4C">
      <w:pPr>
        <w:widowControl w:val="0"/>
        <w:spacing w:before="0" w:beforeAutospacing="0" w:after="0" w:afterAutospacing="0" w:line="240" w:lineRule="auto"/>
        <w:ind w:left="720" w:hanging="789"/>
        <w:jc w:val="both"/>
        <w:rPr>
          <w:del w:id="179" w:author="מרול אטמן" w:date="2024-01-04T14:47:00Z"/>
          <w:rFonts w:ascii="Times New Roman" w:eastAsia="Times New Roman" w:hAnsi="Times New Roman" w:cs="David"/>
          <w:sz w:val="20"/>
          <w:szCs w:val="24"/>
          <w:rtl/>
          <w:lang w:eastAsia="he-IL"/>
        </w:rPr>
      </w:pPr>
      <w:del w:id="180" w:author="מרול אטמן" w:date="2024-01-04T14:47:00Z">
        <w:r w:rsidRPr="00B27B4C" w:rsidDel="0064576F">
          <w:rPr>
            <w:rFonts w:ascii="Times New Roman" w:eastAsia="Times New Roman" w:hAnsi="Times New Roman" w:cs="David" w:hint="cs"/>
            <w:sz w:val="20"/>
            <w:szCs w:val="24"/>
            <w:rtl/>
            <w:lang w:eastAsia="he-IL"/>
          </w:rPr>
          <w:tab/>
          <w:delText xml:space="preserve">מבנה ראשוני </w:delText>
        </w:r>
        <w:r w:rsidRPr="00B27B4C" w:rsidDel="0064576F">
          <w:rPr>
            <w:rFonts w:ascii="Times New Roman" w:eastAsia="Times New Roman" w:hAnsi="Times New Roman" w:cs="David"/>
            <w:sz w:val="20"/>
            <w:szCs w:val="24"/>
            <w:lang w:eastAsia="he-IL"/>
          </w:rPr>
          <w:delText>–</w:delText>
        </w:r>
        <w:r w:rsidRPr="00B27B4C" w:rsidDel="0064576F">
          <w:rPr>
            <w:rFonts w:ascii="Times New Roman" w:eastAsia="Times New Roman" w:hAnsi="Times New Roman" w:cs="David" w:hint="cs"/>
            <w:sz w:val="20"/>
            <w:szCs w:val="24"/>
            <w:rtl/>
            <w:lang w:eastAsia="he-IL"/>
          </w:rPr>
          <w:delText xml:space="preserve"> המבנה שהוקם לראשונה עפ"י תכניותיו של המתכנן. במקרים בהם מתוכננים במקביל מספר מבנים ראשונים וחוזרים יחשב המבנה שבו מספר היחידות הרב ביותר כמבנה ראשוני.</w:delText>
        </w:r>
      </w:del>
    </w:p>
    <w:p w14:paraId="09B87401" w14:textId="77777777" w:rsidR="00B27B4C" w:rsidRPr="00B27B4C" w:rsidDel="0064576F" w:rsidRDefault="00B27B4C" w:rsidP="00B27B4C">
      <w:pPr>
        <w:widowControl w:val="0"/>
        <w:spacing w:before="0" w:beforeAutospacing="0" w:after="0" w:afterAutospacing="0" w:line="240" w:lineRule="auto"/>
        <w:ind w:left="720" w:hanging="789"/>
        <w:jc w:val="both"/>
        <w:rPr>
          <w:del w:id="181" w:author="מרול אטמן" w:date="2024-01-04T14:47:00Z"/>
          <w:rFonts w:ascii="Times New Roman" w:eastAsia="Times New Roman" w:hAnsi="Times New Roman" w:cs="David"/>
          <w:sz w:val="20"/>
          <w:szCs w:val="24"/>
          <w:rtl/>
          <w:lang w:eastAsia="he-IL"/>
        </w:rPr>
      </w:pPr>
    </w:p>
    <w:p w14:paraId="04470DCD" w14:textId="77777777" w:rsidR="00B27B4C" w:rsidRPr="00B27B4C" w:rsidDel="0064576F" w:rsidRDefault="00B27B4C" w:rsidP="00B27B4C">
      <w:pPr>
        <w:widowControl w:val="0"/>
        <w:spacing w:before="0" w:beforeAutospacing="0" w:after="0" w:afterAutospacing="0" w:line="240" w:lineRule="auto"/>
        <w:ind w:left="720" w:hanging="789"/>
        <w:jc w:val="both"/>
        <w:rPr>
          <w:del w:id="182" w:author="מרול אטמן" w:date="2024-01-04T14:47:00Z"/>
          <w:rFonts w:ascii="Times New Roman" w:eastAsia="Times New Roman" w:hAnsi="Times New Roman" w:cs="David"/>
          <w:sz w:val="20"/>
          <w:szCs w:val="24"/>
          <w:rtl/>
          <w:lang w:eastAsia="he-IL"/>
        </w:rPr>
      </w:pPr>
      <w:del w:id="183" w:author="מרול אטמן" w:date="2024-01-04T14:47:00Z">
        <w:r w:rsidRPr="00B27B4C" w:rsidDel="0064576F">
          <w:rPr>
            <w:rFonts w:ascii="Times New Roman" w:eastAsia="Times New Roman" w:hAnsi="Times New Roman" w:cs="David" w:hint="cs"/>
            <w:sz w:val="20"/>
            <w:szCs w:val="24"/>
            <w:rtl/>
            <w:lang w:eastAsia="he-IL"/>
          </w:rPr>
          <w:tab/>
          <w:delText xml:space="preserve">מבנה חוזר </w:delText>
        </w:r>
        <w:r w:rsidRPr="00B27B4C" w:rsidDel="0064576F">
          <w:rPr>
            <w:rFonts w:ascii="Times New Roman" w:eastAsia="Times New Roman" w:hAnsi="Times New Roman" w:cs="David"/>
            <w:sz w:val="20"/>
            <w:szCs w:val="24"/>
            <w:lang w:eastAsia="he-IL"/>
          </w:rPr>
          <w:delText>–</w:delText>
        </w:r>
        <w:r w:rsidRPr="00B27B4C" w:rsidDel="0064576F">
          <w:rPr>
            <w:rFonts w:ascii="Times New Roman" w:eastAsia="Times New Roman" w:hAnsi="Times New Roman" w:cs="David" w:hint="cs"/>
            <w:sz w:val="20"/>
            <w:szCs w:val="24"/>
            <w:rtl/>
            <w:lang w:eastAsia="he-IL"/>
          </w:rPr>
          <w:delText xml:space="preserve"> מבנה נוסף, המוקם בשלמותו או בחלקו עפ"י תכניותיו של המתכנן ביחס למבנה הראשוני, על אותו המגרש או במגרש אחר, בין אם על פי תכניות קיימות על כל פרטיהן ובין אם לצורך הקמתו התבקש המתכנן להכניס שינויים והתאמות בתכניות הקיימות, כגון: התאמת התכנון לשינויים בחקיקה, בתקנים, בתקנות ו/או בהנחיות הרשויות, תמונת ראי, קומת עמודים, התאמה למרתפים, הצמדת זוג מבנים, תוספת ו/או הפחתת עד שתי קומות טיפוסיות, שינויים קלים במידות.</w:delText>
        </w:r>
      </w:del>
    </w:p>
    <w:p w14:paraId="34E9373B" w14:textId="77777777" w:rsidR="00B27B4C" w:rsidRPr="00B27B4C" w:rsidRDefault="00B27B4C" w:rsidP="00B27B4C">
      <w:pPr>
        <w:widowControl w:val="0"/>
        <w:spacing w:before="0" w:beforeAutospacing="0" w:after="0" w:afterAutospacing="0" w:line="240" w:lineRule="auto"/>
        <w:ind w:left="360" w:right="515"/>
        <w:jc w:val="both"/>
        <w:rPr>
          <w:rFonts w:ascii="Times New Roman" w:eastAsia="Times New Roman" w:hAnsi="Times New Roman" w:cs="David"/>
          <w:sz w:val="20"/>
          <w:szCs w:val="24"/>
          <w:rtl/>
          <w:lang w:eastAsia="he-IL"/>
        </w:rPr>
      </w:pPr>
      <w:del w:id="184" w:author="מרול אטמן" w:date="2024-01-04T14:47:00Z">
        <w:r w:rsidRPr="00B27B4C" w:rsidDel="0064576F">
          <w:rPr>
            <w:rFonts w:ascii="Times New Roman" w:eastAsia="Times New Roman" w:hAnsi="Times New Roman" w:cs="David" w:hint="cs"/>
            <w:sz w:val="20"/>
            <w:szCs w:val="24"/>
            <w:rtl/>
            <w:lang w:eastAsia="he-IL"/>
          </w:rPr>
          <w:tab/>
        </w:r>
      </w:del>
    </w:p>
    <w:p w14:paraId="71F8B064" w14:textId="7F27FF77" w:rsidR="00B27B4C" w:rsidRPr="00B27B4C" w:rsidRDefault="00B27B4C" w:rsidP="009A29EA">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8A1FF8E09B7C4E439BA2096A006BCA9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C9701C">
            <w:rPr>
              <w:rFonts w:ascii="Times New Roman" w:eastAsia="Times New Roman" w:hAnsi="Times New Roman" w:cs="David" w:hint="cs"/>
              <w:color w:val="008000"/>
              <w:sz w:val="24"/>
              <w:szCs w:val="24"/>
              <w:rtl/>
            </w:rPr>
            <w:t>מדד נומינלי</w:t>
          </w:r>
        </w:sdtContent>
      </w:sdt>
      <w:r w:rsidRPr="00B27B4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7E88FD9D4A894B78AE2B3CA0B0E3742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C9701C">
            <w:rPr>
              <w:rFonts w:ascii="Times New Roman" w:eastAsia="Times New Roman" w:hAnsi="Times New Roman" w:cs="David" w:hint="cs"/>
              <w:color w:val="008000"/>
              <w:sz w:val="24"/>
              <w:szCs w:val="24"/>
              <w:rtl/>
            </w:rPr>
            <w:t>ידוע</w:t>
          </w:r>
        </w:sdtContent>
      </w:sdt>
      <w:r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F37BF645784A4FBB8CB2604D72F44CE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3-10-16T00:00:00Z">
            <w:dateFormat w:val="dd/MM/yyyy"/>
            <w:lid w:val="he-IL"/>
            <w:storeMappedDataAs w:val="dateTime"/>
            <w:calendar w:val="gregorian"/>
          </w:date>
        </w:sdtPr>
        <w:sdtEndPr/>
        <w:sdtContent>
          <w:r w:rsidR="00C9701C">
            <w:rPr>
              <w:rFonts w:ascii="Times New Roman" w:eastAsia="Times New Roman" w:hAnsi="Times New Roman" w:cs="David" w:hint="cs"/>
              <w:color w:val="008000"/>
              <w:sz w:val="24"/>
              <w:szCs w:val="24"/>
              <w:rtl/>
            </w:rPr>
            <w:t>‏16/10/2023</w:t>
          </w:r>
        </w:sdtContent>
      </w:sdt>
      <w:r w:rsidRPr="00B27B4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44C123D9408C400DADA79C21767B175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proofErr w:type="spellStart"/>
          <w:r w:rsidR="00C9701C">
            <w:rPr>
              <w:rFonts w:ascii="Times New Roman" w:eastAsia="Times New Roman" w:hAnsi="Times New Roman" w:cs="David" w:hint="cs"/>
              <w:color w:val="008000"/>
              <w:sz w:val="24"/>
              <w:szCs w:val="24"/>
            </w:rPr>
            <w:t>NaN</w:t>
          </w:r>
          <w:proofErr w:type="spellEnd"/>
        </w:sdtContent>
      </w:sdt>
      <w:r w:rsidRPr="00B27B4C">
        <w:rPr>
          <w:rFonts w:ascii="Times New Roman" w:eastAsia="Times New Roman" w:hAnsi="Times New Roman" w:cs="David" w:hint="cs"/>
          <w:sz w:val="24"/>
          <w:szCs w:val="24"/>
          <w:rtl/>
        </w:rPr>
        <w:t xml:space="preserve"> נקודות) </w:t>
      </w:r>
      <w:r w:rsidRPr="00B27B4C">
        <w:rPr>
          <w:rFonts w:ascii="Times New Roman" w:eastAsia="Times New Roman" w:hAnsi="Times New Roman" w:cs="David" w:hint="cs"/>
          <w:sz w:val="24"/>
          <w:szCs w:val="24"/>
          <w:rtl/>
          <w:lang w:eastAsia="he-IL"/>
        </w:rPr>
        <w:t xml:space="preserve"> עד למדד הידוע ביום הגשת כל חשבון.</w:t>
      </w:r>
    </w:p>
    <w:p w14:paraId="6C93E3FC" w14:textId="77777777" w:rsidR="00B27B4C" w:rsidRPr="00B27B4C" w:rsidRDefault="00B27B4C" w:rsidP="00B27B4C">
      <w:pPr>
        <w:widowControl w:val="0"/>
        <w:spacing w:before="0" w:beforeAutospacing="0" w:after="0" w:afterAutospacing="0" w:line="240" w:lineRule="auto"/>
        <w:ind w:left="360" w:right="515"/>
        <w:jc w:val="both"/>
        <w:rPr>
          <w:rFonts w:ascii="Times New Roman" w:eastAsia="Times New Roman" w:hAnsi="Times New Roman" w:cs="David"/>
          <w:sz w:val="24"/>
          <w:szCs w:val="24"/>
          <w:lang w:eastAsia="he-IL"/>
        </w:rPr>
      </w:pPr>
    </w:p>
    <w:p w14:paraId="009E3DE6" w14:textId="77777777" w:rsidR="00B27B4C" w:rsidRPr="00B27B4C" w:rsidRDefault="00B27B4C" w:rsidP="00B27B4C">
      <w:pPr>
        <w:widowControl w:val="0"/>
        <w:numPr>
          <w:ilvl w:val="0"/>
          <w:numId w:val="9"/>
        </w:numPr>
        <w:spacing w:before="0" w:beforeAutospacing="0" w:after="0" w:afterAutospacing="0" w:line="240" w:lineRule="auto"/>
        <w:ind w:right="515"/>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t>למען הסר ספק:</w:t>
      </w:r>
    </w:p>
    <w:p w14:paraId="51B96410" w14:textId="77777777" w:rsidR="00B27B4C" w:rsidRPr="00B27B4C" w:rsidRDefault="00B27B4C" w:rsidP="00B27B4C">
      <w:pPr>
        <w:widowControl w:val="0"/>
        <w:tabs>
          <w:tab w:val="left" w:pos="9020"/>
        </w:tabs>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040ACE7" w14:textId="1F438F49" w:rsidR="00B27B4C" w:rsidRPr="00B27B4C" w:rsidRDefault="00B27B4C" w:rsidP="00B27B4C">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rtl/>
          <w:lang w:eastAsia="he-IL"/>
        </w:rPr>
      </w:pPr>
      <w:del w:id="185" w:author="מרול אטמן" w:date="2024-01-04T14:47:00Z">
        <w:r w:rsidRPr="00B27B4C" w:rsidDel="0064576F">
          <w:rPr>
            <w:rFonts w:ascii="Times New Roman" w:eastAsia="Times New Roman" w:hAnsi="Times New Roman" w:cs="David" w:hint="cs"/>
            <w:sz w:val="20"/>
            <w:szCs w:val="24"/>
            <w:rtl/>
            <w:lang w:eastAsia="he-IL"/>
          </w:rPr>
          <w:delText>שכר המתכנן יחושב על פי מספר יחידות הדיור שבתכנון ושבכוונת המזמין לבצעם בכל קטע וקטע של הפרויקט במועדו (לשם ההמחשה: אם בקטע א' בכוונת המזמין לבצע 50 יח"ד, והמתכנן נדרש לתכנן להקמת 50 יח"ד, יהיה חייב המזמין בתשלום עבור אותן יח"ד בלבד, גם אם התכנון יתאים לקטעים הבאים). אין באמור לגרוע מחובת המתכנן לבדוק ולוודא התאמת תכנון המבנים להעמדה על המגרשים בקטעים הבאים</w:delText>
        </w:r>
      </w:del>
      <w:ins w:id="186" w:author="מרול אטמן" w:date="2024-01-04T14:47:00Z">
        <w:r w:rsidR="0064576F">
          <w:rPr>
            <w:rFonts w:ascii="Times New Roman" w:eastAsia="Times New Roman" w:hAnsi="Times New Roman" w:cs="David" w:hint="cs"/>
            <w:sz w:val="20"/>
            <w:szCs w:val="24"/>
            <w:rtl/>
            <w:lang w:eastAsia="he-IL"/>
          </w:rPr>
          <w:t>מבוטל</w:t>
        </w:r>
      </w:ins>
      <w:r w:rsidRPr="00B27B4C">
        <w:rPr>
          <w:rFonts w:ascii="Times New Roman" w:eastAsia="Times New Roman" w:hAnsi="Times New Roman" w:cs="David" w:hint="cs"/>
          <w:sz w:val="20"/>
          <w:szCs w:val="24"/>
          <w:rtl/>
          <w:lang w:eastAsia="he-IL"/>
        </w:rPr>
        <w:t>.</w:t>
      </w:r>
    </w:p>
    <w:p w14:paraId="5C35FF38"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E8CF75D" w14:textId="77777777" w:rsidR="00B27B4C" w:rsidRPr="00B27B4C" w:rsidRDefault="00B27B4C" w:rsidP="00B27B4C">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מובהר כי שכר המתכנן ומועדי התשלום הינם סופיים ומוחלטים, והם לא ישתנו מכל גורם שהוא, לרבות ומבלי לפגוע בכלליות האמור לעיל, הקטנת היקף היחידות בפרויקט, כמות טיפוסי המבנים שיוזמנו ע"י המזמין, קצב הבניה, צורת ביצוע הבניה (קונבנציונלי ו/או טרומי ו/או מתועש) ו/או מידת, אופי וסוג השינויים שידרשו ע"י המזמין.</w:t>
      </w:r>
    </w:p>
    <w:p w14:paraId="20FA7378" w14:textId="77777777" w:rsidR="00B27B4C" w:rsidRPr="00B27B4C" w:rsidRDefault="00B27B4C" w:rsidP="00B27B4C">
      <w:pPr>
        <w:widowControl w:val="0"/>
        <w:spacing w:before="0" w:beforeAutospacing="0" w:after="0" w:afterAutospacing="0" w:line="240" w:lineRule="auto"/>
        <w:ind w:left="360"/>
        <w:jc w:val="both"/>
        <w:rPr>
          <w:rFonts w:ascii="Times New Roman" w:eastAsia="Times New Roman" w:hAnsi="Times New Roman" w:cs="David"/>
          <w:sz w:val="20"/>
          <w:szCs w:val="24"/>
          <w:lang w:eastAsia="he-IL"/>
        </w:rPr>
      </w:pPr>
    </w:p>
    <w:p w14:paraId="432C7D6A" w14:textId="77777777" w:rsidR="00B27B4C" w:rsidRPr="00B27B4C" w:rsidRDefault="00B27B4C" w:rsidP="00B27B4C">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t>שכר המתכנן כולל את כל המפורט בחוזה על כל נספחיו, לרבות נספח ב'.</w:t>
      </w:r>
    </w:p>
    <w:p w14:paraId="1CD4158A" w14:textId="77777777" w:rsidR="00B27B4C" w:rsidRPr="00B27B4C" w:rsidRDefault="00B27B4C" w:rsidP="00B27B4C">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0F4B144C"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4E564DD2" w14:textId="77777777" w:rsidR="00B27B4C" w:rsidRPr="00B27B4C" w:rsidRDefault="00B27B4C" w:rsidP="00B27B4C">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אישור על ניהול ספרים ואישור על ניכוי מס במקור.</w:t>
      </w:r>
    </w:p>
    <w:p w14:paraId="5FF4638E" w14:textId="77777777" w:rsidR="00B27B4C" w:rsidRPr="00B27B4C" w:rsidRDefault="00B27B4C" w:rsidP="00B27B4C">
      <w:pPr>
        <w:widowControl w:val="0"/>
        <w:spacing w:before="0" w:beforeAutospacing="0" w:after="0" w:afterAutospacing="0" w:line="240" w:lineRule="auto"/>
        <w:ind w:left="656" w:hanging="708"/>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3D9C1880" w14:textId="77777777" w:rsidR="00B27B4C" w:rsidRPr="00B27B4C" w:rsidRDefault="00B27B4C" w:rsidP="00B27B4C">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תנאי מוקדם לביצוע התשלומים לפי נספח זה הוא קיום כל התחייבויות המתכנן על פי חוזה זה, השלמת כל עבודות התכנון הכלולות בשכר המתכנן ומסירת כל המסמכים והתכניות למזמין.</w:t>
      </w:r>
    </w:p>
    <w:p w14:paraId="2864BF24"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3C059D59"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3E722DE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4"/>
          <w:rtl/>
          <w:lang w:eastAsia="he-IL"/>
        </w:rPr>
        <w:br w:type="page"/>
      </w:r>
    </w:p>
    <w:p w14:paraId="3D58F20E" w14:textId="77777777" w:rsidR="00B27B4C" w:rsidRPr="00B27B4C" w:rsidRDefault="00B27B4C" w:rsidP="00B27B4C">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184AE0D3" w14:textId="77777777" w:rsidR="00B27B4C" w:rsidRPr="00B27B4C" w:rsidRDefault="00B27B4C" w:rsidP="00B27B4C">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 xml:space="preserve">נספח </w:t>
      </w:r>
      <w:r w:rsidR="00672C76">
        <w:rPr>
          <w:rFonts w:ascii="Times New Roman" w:eastAsia="Times New Roman" w:hAnsi="Times New Roman" w:cs="David" w:hint="cs"/>
          <w:bCs/>
          <w:sz w:val="24"/>
          <w:szCs w:val="24"/>
          <w:u w:val="single"/>
          <w:rtl/>
          <w:lang w:eastAsia="he-IL"/>
        </w:rPr>
        <w:t>"</w:t>
      </w:r>
      <w:r w:rsidRPr="00B27B4C">
        <w:rPr>
          <w:rFonts w:ascii="Times New Roman" w:eastAsia="Times New Roman" w:hAnsi="Times New Roman" w:cs="David" w:hint="cs"/>
          <w:bCs/>
          <w:sz w:val="24"/>
          <w:szCs w:val="24"/>
          <w:u w:val="single"/>
          <w:rtl/>
          <w:lang w:eastAsia="he-IL"/>
        </w:rPr>
        <w:t>ה'</w:t>
      </w:r>
      <w:r w:rsidR="00672C76">
        <w:rPr>
          <w:rFonts w:ascii="Times New Roman" w:eastAsia="Times New Roman" w:hAnsi="Times New Roman" w:cs="David" w:hint="cs"/>
          <w:bCs/>
          <w:sz w:val="24"/>
          <w:szCs w:val="24"/>
          <w:u w:val="single"/>
          <w:rtl/>
          <w:lang w:eastAsia="he-IL"/>
        </w:rPr>
        <w:t>'</w:t>
      </w:r>
    </w:p>
    <w:p w14:paraId="0B9FBB0C" w14:textId="77777777" w:rsidR="00B27B4C" w:rsidRPr="00B27B4C" w:rsidRDefault="00B27B4C" w:rsidP="00B27B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9D77E46" w14:textId="77777777" w:rsidR="00B27B4C" w:rsidRPr="00B27B4C" w:rsidRDefault="00B27B4C" w:rsidP="00B27B4C">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תשלומי שכר המתכנן</w:t>
      </w:r>
    </w:p>
    <w:p w14:paraId="2B13FEC6" w14:textId="77777777" w:rsidR="00B27B4C" w:rsidRPr="00B27B4C" w:rsidRDefault="00B27B4C" w:rsidP="00B27B4C">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3921C660" w14:textId="77777777" w:rsidR="00B27B4C" w:rsidRPr="00B27B4C" w:rsidRDefault="00B27B4C" w:rsidP="00B27B4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5FC41F8C" w14:textId="77777777" w:rsidR="00B27B4C" w:rsidRPr="00B27B4C" w:rsidRDefault="00B27B4C" w:rsidP="00B27B4C">
      <w:pPr>
        <w:widowControl w:val="0"/>
        <w:numPr>
          <w:ilvl w:val="0"/>
          <w:numId w:val="10"/>
        </w:numPr>
        <w:spacing w:before="0" w:beforeAutospacing="0" w:after="0" w:afterAutospacing="0" w:line="240" w:lineRule="auto"/>
        <w:ind w:hanging="63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שכר המתכנן ישולם לשיעורין כנגד גמר כל שלב ושלב של שרותי המתכנן כמוגדר בחוזה לרבות בנספחים ב' ו- ח' כדלקמן:</w:t>
      </w:r>
    </w:p>
    <w:p w14:paraId="01FB336D"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CF08FDA" w14:textId="77777777" w:rsidR="00B27B4C" w:rsidRPr="00B27B4C" w:rsidDel="0064576F" w:rsidRDefault="00B27B4C" w:rsidP="00B27B4C">
      <w:pPr>
        <w:widowControl w:val="0"/>
        <w:spacing w:before="0" w:beforeAutospacing="0" w:after="0" w:afterAutospacing="0" w:line="240" w:lineRule="auto"/>
        <w:ind w:left="720" w:hanging="720"/>
        <w:jc w:val="both"/>
        <w:rPr>
          <w:del w:id="187" w:author="מרול אטמן" w:date="2024-01-04T14:48:00Z"/>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1.1</w:t>
      </w:r>
      <w:r w:rsidRPr="00B27B4C">
        <w:rPr>
          <w:rFonts w:ascii="Times New Roman" w:eastAsia="Times New Roman" w:hAnsi="Times New Roman" w:cs="David" w:hint="cs"/>
          <w:sz w:val="20"/>
          <w:szCs w:val="24"/>
          <w:rtl/>
          <w:lang w:eastAsia="he-IL"/>
        </w:rPr>
        <w:tab/>
      </w:r>
      <w:del w:id="188" w:author="מרול אטמן" w:date="2024-01-04T14:48:00Z">
        <w:r w:rsidRPr="00B27B4C" w:rsidDel="0064576F">
          <w:rPr>
            <w:rFonts w:ascii="Times New Roman" w:eastAsia="Times New Roman" w:hAnsi="Times New Roman" w:cs="David" w:hint="cs"/>
            <w:sz w:val="20"/>
            <w:szCs w:val="24"/>
            <w:rtl/>
            <w:lang w:eastAsia="he-IL"/>
          </w:rPr>
          <w:delText xml:space="preserve">עבור תכנית בנין עיר בסמכות ועדה מקומית (באחוזים משכר המתכנן הנקוב בסעיף 1.1 </w:delText>
        </w:r>
        <w:r w:rsidRPr="00B27B4C" w:rsidDel="0064576F">
          <w:rPr>
            <w:rFonts w:ascii="Times New Roman" w:eastAsia="Times New Roman" w:hAnsi="Times New Roman" w:cs="David" w:hint="cs"/>
            <w:sz w:val="20"/>
            <w:szCs w:val="24"/>
            <w:rtl/>
            <w:lang w:eastAsia="he-IL"/>
          </w:rPr>
          <w:tab/>
          <w:delText>לנספח ד' לעיל):</w:delText>
        </w:r>
      </w:del>
    </w:p>
    <w:p w14:paraId="53CB5AF7" w14:textId="77777777" w:rsidR="00B27B4C" w:rsidRPr="00B27B4C" w:rsidDel="0064576F" w:rsidRDefault="00B27B4C" w:rsidP="00B27B4C">
      <w:pPr>
        <w:widowControl w:val="0"/>
        <w:spacing w:before="0" w:beforeAutospacing="0" w:after="0" w:afterAutospacing="0" w:line="240" w:lineRule="auto"/>
        <w:ind w:left="720" w:hanging="720"/>
        <w:jc w:val="both"/>
        <w:rPr>
          <w:del w:id="189" w:author="מרול אטמן" w:date="2024-01-04T14:48:00Z"/>
          <w:rFonts w:ascii="Times New Roman" w:eastAsia="Times New Roman" w:hAnsi="Times New Roman" w:cs="David"/>
          <w:sz w:val="20"/>
          <w:szCs w:val="24"/>
          <w:rtl/>
          <w:lang w:eastAsia="he-IL"/>
        </w:rPr>
      </w:pPr>
      <w:del w:id="190" w:author="מרול אטמן" w:date="2024-01-04T14:48:00Z">
        <w:r w:rsidRPr="00B27B4C" w:rsidDel="0064576F">
          <w:rPr>
            <w:rFonts w:ascii="Times New Roman" w:eastAsia="Times New Roman" w:hAnsi="Times New Roman" w:cs="David" w:hint="cs"/>
            <w:sz w:val="20"/>
            <w:szCs w:val="24"/>
            <w:rtl/>
            <w:lang w:eastAsia="he-IL"/>
          </w:rPr>
          <w:tab/>
        </w:r>
      </w:del>
    </w:p>
    <w:p w14:paraId="3B6D8C20" w14:textId="77777777" w:rsidR="00B27B4C" w:rsidRPr="00B27B4C" w:rsidDel="0064576F" w:rsidRDefault="00B27B4C" w:rsidP="00B27B4C">
      <w:pPr>
        <w:widowControl w:val="0"/>
        <w:spacing w:before="0" w:beforeAutospacing="0" w:after="0" w:afterAutospacing="0" w:line="240" w:lineRule="auto"/>
        <w:ind w:left="720" w:hanging="720"/>
        <w:jc w:val="both"/>
        <w:rPr>
          <w:del w:id="191" w:author="מרול אטמן" w:date="2024-01-04T14:48:00Z"/>
          <w:rFonts w:ascii="Times New Roman" w:eastAsia="Times New Roman" w:hAnsi="Times New Roman" w:cs="David"/>
          <w:sz w:val="20"/>
          <w:szCs w:val="24"/>
          <w:rtl/>
          <w:lang w:eastAsia="he-IL"/>
        </w:rPr>
      </w:pPr>
      <w:del w:id="192" w:author="מרול אטמן" w:date="2024-01-04T14:48:00Z">
        <w:r w:rsidRPr="00B27B4C" w:rsidDel="0064576F">
          <w:rPr>
            <w:rFonts w:ascii="Times New Roman" w:eastAsia="Times New Roman" w:hAnsi="Times New Roman" w:cs="David" w:hint="cs"/>
            <w:sz w:val="20"/>
            <w:szCs w:val="24"/>
            <w:rtl/>
            <w:lang w:eastAsia="he-IL"/>
          </w:rPr>
          <w:tab/>
        </w:r>
        <w:r w:rsidRPr="00B27B4C" w:rsidDel="0064576F">
          <w:rPr>
            <w:rFonts w:ascii="Times New Roman" w:eastAsia="Times New Roman" w:hAnsi="Times New Roman" w:cs="David" w:hint="cs"/>
            <w:sz w:val="20"/>
            <w:szCs w:val="24"/>
            <w:rtl/>
            <w:lang w:eastAsia="he-IL"/>
          </w:rPr>
          <w:tab/>
          <w:delText>א.</w:delText>
        </w:r>
        <w:r w:rsidRPr="00B27B4C" w:rsidDel="0064576F">
          <w:rPr>
            <w:rFonts w:ascii="Times New Roman" w:eastAsia="Times New Roman" w:hAnsi="Times New Roman" w:cs="David" w:hint="cs"/>
            <w:sz w:val="20"/>
            <w:szCs w:val="24"/>
            <w:rtl/>
            <w:lang w:eastAsia="he-IL"/>
          </w:rPr>
          <w:tab/>
          <w:delText xml:space="preserve">לאחר הגשת מסמכי התכנון, באישור המזמין </w:delText>
        </w:r>
      </w:del>
    </w:p>
    <w:p w14:paraId="74A56BA8" w14:textId="77777777" w:rsidR="00B27B4C" w:rsidRPr="00B27B4C" w:rsidDel="0064576F" w:rsidRDefault="00B27B4C" w:rsidP="00E95AE9">
      <w:pPr>
        <w:widowControl w:val="0"/>
        <w:spacing w:before="0" w:beforeAutospacing="0" w:after="0" w:afterAutospacing="0" w:line="240" w:lineRule="auto"/>
        <w:ind w:left="6480" w:hanging="4320"/>
        <w:jc w:val="both"/>
        <w:rPr>
          <w:del w:id="193" w:author="מרול אטמן" w:date="2024-01-04T14:48:00Z"/>
          <w:rFonts w:ascii="Times New Roman" w:eastAsia="Times New Roman" w:hAnsi="Times New Roman" w:cs="David"/>
          <w:sz w:val="20"/>
          <w:szCs w:val="24"/>
          <w:rtl/>
          <w:lang w:eastAsia="he-IL"/>
        </w:rPr>
      </w:pPr>
      <w:del w:id="194" w:author="מרול אטמן" w:date="2024-01-04T14:48:00Z">
        <w:r w:rsidRPr="00B27B4C" w:rsidDel="0064576F">
          <w:rPr>
            <w:rFonts w:ascii="Times New Roman" w:eastAsia="Times New Roman" w:hAnsi="Times New Roman" w:cs="David" w:hint="cs"/>
            <w:sz w:val="20"/>
            <w:szCs w:val="24"/>
            <w:rtl/>
            <w:lang w:eastAsia="he-IL"/>
          </w:rPr>
          <w:delText>לאי</w:delText>
        </w:r>
        <w:r w:rsidR="00E95AE9" w:rsidDel="0064576F">
          <w:rPr>
            <w:rFonts w:ascii="Times New Roman" w:eastAsia="Times New Roman" w:hAnsi="Times New Roman" w:cs="David" w:hint="cs"/>
            <w:sz w:val="20"/>
            <w:szCs w:val="24"/>
            <w:rtl/>
            <w:lang w:eastAsia="he-IL"/>
          </w:rPr>
          <w:delText>שור הועדה המקומית לתכנון ובניה......</w:delText>
        </w:r>
        <w:r w:rsidR="003F2F80" w:rsidDel="0064576F">
          <w:rPr>
            <w:rFonts w:ascii="Times New Roman" w:eastAsia="Times New Roman" w:hAnsi="Times New Roman" w:cs="David" w:hint="cs"/>
            <w:sz w:val="20"/>
            <w:szCs w:val="24"/>
            <w:rtl/>
            <w:lang w:eastAsia="he-IL"/>
          </w:rPr>
          <w:delText>..</w:delText>
        </w:r>
        <w:r w:rsidR="00E95AE9" w:rsidDel="0064576F">
          <w:rPr>
            <w:rFonts w:ascii="Times New Roman" w:eastAsia="Times New Roman" w:hAnsi="Times New Roman" w:cs="David" w:hint="cs"/>
            <w:sz w:val="20"/>
            <w:szCs w:val="24"/>
            <w:rtl/>
            <w:lang w:eastAsia="he-IL"/>
          </w:rPr>
          <w:delText>...........</w:delText>
        </w:r>
        <w:r w:rsidRPr="00B27B4C" w:rsidDel="0064576F">
          <w:rPr>
            <w:rFonts w:ascii="Times New Roman" w:eastAsia="Times New Roman" w:hAnsi="Times New Roman" w:cs="David" w:hint="cs"/>
            <w:sz w:val="20"/>
            <w:szCs w:val="24"/>
            <w:rtl/>
            <w:lang w:eastAsia="he-IL"/>
          </w:rPr>
          <w:delText xml:space="preserve"> 33% משכר המתכנן</w:delText>
        </w:r>
      </w:del>
    </w:p>
    <w:p w14:paraId="0920098A" w14:textId="77777777" w:rsidR="00B27B4C" w:rsidRPr="00B27B4C" w:rsidDel="0064576F" w:rsidRDefault="00B27B4C" w:rsidP="00B27B4C">
      <w:pPr>
        <w:widowControl w:val="0"/>
        <w:spacing w:before="0" w:beforeAutospacing="0" w:after="0" w:afterAutospacing="0" w:line="240" w:lineRule="auto"/>
        <w:ind w:left="6481" w:hanging="4321"/>
        <w:jc w:val="both"/>
        <w:rPr>
          <w:del w:id="195" w:author="מרול אטמן" w:date="2024-01-04T14:48:00Z"/>
          <w:rFonts w:ascii="Times New Roman" w:eastAsia="Times New Roman" w:hAnsi="Times New Roman" w:cs="David"/>
          <w:sz w:val="20"/>
          <w:szCs w:val="24"/>
          <w:rtl/>
          <w:lang w:eastAsia="he-IL"/>
        </w:rPr>
      </w:pPr>
    </w:p>
    <w:p w14:paraId="2D1AB033" w14:textId="77777777" w:rsidR="00B27B4C" w:rsidRPr="00B27B4C" w:rsidDel="0064576F" w:rsidRDefault="00B27B4C" w:rsidP="00B27B4C">
      <w:pPr>
        <w:widowControl w:val="0"/>
        <w:spacing w:before="0" w:beforeAutospacing="0" w:after="0" w:afterAutospacing="0" w:line="240" w:lineRule="auto"/>
        <w:ind w:left="720" w:hanging="720"/>
        <w:jc w:val="both"/>
        <w:rPr>
          <w:del w:id="196" w:author="מרול אטמן" w:date="2024-01-04T14:48:00Z"/>
          <w:rFonts w:ascii="Times New Roman" w:eastAsia="Times New Roman" w:hAnsi="Times New Roman" w:cs="David"/>
          <w:sz w:val="20"/>
          <w:szCs w:val="24"/>
          <w:rtl/>
          <w:lang w:eastAsia="he-IL"/>
        </w:rPr>
      </w:pPr>
      <w:del w:id="197" w:author="מרול אטמן" w:date="2024-01-04T14:48:00Z">
        <w:r w:rsidRPr="00B27B4C" w:rsidDel="0064576F">
          <w:rPr>
            <w:rFonts w:ascii="Times New Roman" w:eastAsia="Times New Roman" w:hAnsi="Times New Roman" w:cs="David" w:hint="cs"/>
            <w:sz w:val="20"/>
            <w:szCs w:val="24"/>
            <w:rtl/>
            <w:lang w:eastAsia="he-IL"/>
          </w:rPr>
          <w:tab/>
        </w:r>
        <w:r w:rsidRPr="00B27B4C" w:rsidDel="0064576F">
          <w:rPr>
            <w:rFonts w:ascii="Times New Roman" w:eastAsia="Times New Roman" w:hAnsi="Times New Roman" w:cs="David" w:hint="cs"/>
            <w:sz w:val="20"/>
            <w:szCs w:val="24"/>
            <w:rtl/>
            <w:lang w:eastAsia="he-IL"/>
          </w:rPr>
          <w:tab/>
          <w:delText>ב.</w:delText>
        </w:r>
        <w:r w:rsidRPr="00B27B4C" w:rsidDel="0064576F">
          <w:rPr>
            <w:rFonts w:ascii="Times New Roman" w:eastAsia="Times New Roman" w:hAnsi="Times New Roman" w:cs="David" w:hint="cs"/>
            <w:sz w:val="20"/>
            <w:szCs w:val="24"/>
            <w:rtl/>
            <w:lang w:eastAsia="he-IL"/>
          </w:rPr>
          <w:tab/>
          <w:delText xml:space="preserve">לאחר אישור הועדה המקומית להפקדת התכנית </w:delText>
        </w:r>
      </w:del>
    </w:p>
    <w:p w14:paraId="73E66FCA" w14:textId="77777777" w:rsidR="00B27B4C" w:rsidRPr="00B27B4C" w:rsidDel="0064576F" w:rsidRDefault="00B27B4C" w:rsidP="00B27B4C">
      <w:pPr>
        <w:widowControl w:val="0"/>
        <w:spacing w:before="0" w:beforeAutospacing="0" w:after="0" w:afterAutospacing="0" w:line="240" w:lineRule="auto"/>
        <w:ind w:left="2160" w:hanging="720"/>
        <w:jc w:val="both"/>
        <w:rPr>
          <w:del w:id="198" w:author="מרול אטמן" w:date="2024-01-04T14:48:00Z"/>
          <w:rFonts w:ascii="Times New Roman" w:eastAsia="Times New Roman" w:hAnsi="Times New Roman" w:cs="David"/>
          <w:sz w:val="20"/>
          <w:szCs w:val="24"/>
          <w:rtl/>
          <w:lang w:eastAsia="he-IL"/>
        </w:rPr>
      </w:pPr>
      <w:del w:id="199" w:author="מרול אטמן" w:date="2024-01-04T14:48:00Z">
        <w:r w:rsidRPr="00B27B4C" w:rsidDel="0064576F">
          <w:rPr>
            <w:rFonts w:ascii="Times New Roman" w:eastAsia="Times New Roman" w:hAnsi="Times New Roman" w:cs="David" w:hint="cs"/>
            <w:sz w:val="20"/>
            <w:szCs w:val="24"/>
            <w:rtl/>
            <w:lang w:eastAsia="he-IL"/>
          </w:rPr>
          <w:tab/>
          <w:delText>להתנגדויות ופרסו</w:delText>
        </w:r>
        <w:r w:rsidR="00E95AE9" w:rsidDel="0064576F">
          <w:rPr>
            <w:rFonts w:ascii="Times New Roman" w:eastAsia="Times New Roman" w:hAnsi="Times New Roman" w:cs="David" w:hint="cs"/>
            <w:sz w:val="20"/>
            <w:szCs w:val="24"/>
            <w:rtl/>
            <w:lang w:eastAsia="he-IL"/>
          </w:rPr>
          <w:delText>ם ההפקדה ברשומות ובעיתונות....</w:delText>
        </w:r>
        <w:r w:rsidRPr="00B27B4C" w:rsidDel="0064576F">
          <w:rPr>
            <w:rFonts w:ascii="Times New Roman" w:eastAsia="Times New Roman" w:hAnsi="Times New Roman" w:cs="David" w:hint="cs"/>
            <w:sz w:val="20"/>
            <w:szCs w:val="24"/>
            <w:rtl/>
            <w:lang w:eastAsia="he-IL"/>
          </w:rPr>
          <w:delText xml:space="preserve">33% משכר המתכנן </w:delText>
        </w:r>
      </w:del>
    </w:p>
    <w:p w14:paraId="6A5B7B5C" w14:textId="77777777" w:rsidR="00B27B4C" w:rsidRPr="00B27B4C" w:rsidDel="0064576F" w:rsidRDefault="00B27B4C" w:rsidP="00B27B4C">
      <w:pPr>
        <w:widowControl w:val="0"/>
        <w:spacing w:before="0" w:beforeAutospacing="0" w:after="0" w:afterAutospacing="0" w:line="240" w:lineRule="auto"/>
        <w:ind w:left="720" w:firstLine="720"/>
        <w:jc w:val="both"/>
        <w:rPr>
          <w:del w:id="200" w:author="מרול אטמן" w:date="2024-01-04T14:48:00Z"/>
          <w:rFonts w:ascii="Times New Roman" w:eastAsia="Times New Roman" w:hAnsi="Times New Roman" w:cs="David"/>
          <w:sz w:val="20"/>
          <w:szCs w:val="24"/>
          <w:rtl/>
          <w:lang w:eastAsia="he-IL"/>
        </w:rPr>
      </w:pPr>
    </w:p>
    <w:p w14:paraId="529876AD" w14:textId="77777777" w:rsidR="00B27B4C" w:rsidRPr="00B27B4C" w:rsidDel="0064576F" w:rsidRDefault="00B27B4C" w:rsidP="00B27B4C">
      <w:pPr>
        <w:widowControl w:val="0"/>
        <w:spacing w:before="0" w:beforeAutospacing="0" w:after="0" w:afterAutospacing="0" w:line="240" w:lineRule="auto"/>
        <w:ind w:left="720" w:hanging="720"/>
        <w:jc w:val="both"/>
        <w:rPr>
          <w:del w:id="201" w:author="מרול אטמן" w:date="2024-01-04T14:48:00Z"/>
          <w:rFonts w:ascii="Times New Roman" w:eastAsia="Times New Roman" w:hAnsi="Times New Roman" w:cs="David"/>
          <w:sz w:val="20"/>
          <w:szCs w:val="24"/>
          <w:rtl/>
          <w:lang w:eastAsia="he-IL"/>
        </w:rPr>
      </w:pPr>
      <w:del w:id="202" w:author="מרול אטמן" w:date="2024-01-04T14:48:00Z">
        <w:r w:rsidRPr="00B27B4C" w:rsidDel="0064576F">
          <w:rPr>
            <w:rFonts w:ascii="Times New Roman" w:eastAsia="Times New Roman" w:hAnsi="Times New Roman" w:cs="David" w:hint="cs"/>
            <w:sz w:val="20"/>
            <w:szCs w:val="24"/>
            <w:rtl/>
            <w:lang w:eastAsia="he-IL"/>
          </w:rPr>
          <w:tab/>
        </w:r>
        <w:r w:rsidRPr="00B27B4C" w:rsidDel="0064576F">
          <w:rPr>
            <w:rFonts w:ascii="Times New Roman" w:eastAsia="Times New Roman" w:hAnsi="Times New Roman" w:cs="David" w:hint="cs"/>
            <w:sz w:val="20"/>
            <w:szCs w:val="24"/>
            <w:rtl/>
            <w:lang w:eastAsia="he-IL"/>
          </w:rPr>
          <w:tab/>
          <w:delText>ג.</w:delText>
        </w:r>
        <w:r w:rsidRPr="00B27B4C" w:rsidDel="0064576F">
          <w:rPr>
            <w:rFonts w:ascii="Times New Roman" w:eastAsia="Times New Roman" w:hAnsi="Times New Roman" w:cs="David" w:hint="cs"/>
            <w:sz w:val="20"/>
            <w:szCs w:val="24"/>
            <w:rtl/>
            <w:lang w:eastAsia="he-IL"/>
          </w:rPr>
          <w:tab/>
          <w:delText xml:space="preserve">לאחר מתן תוקף לתכנית, פרסום מתן התוקף </w:delText>
        </w:r>
      </w:del>
    </w:p>
    <w:p w14:paraId="3E0DA729" w14:textId="77777777" w:rsidR="00B27B4C" w:rsidRPr="00B27B4C" w:rsidDel="0064576F" w:rsidRDefault="00E95AE9" w:rsidP="00B27B4C">
      <w:pPr>
        <w:widowControl w:val="0"/>
        <w:spacing w:before="0" w:beforeAutospacing="0" w:after="0" w:afterAutospacing="0" w:line="240" w:lineRule="auto"/>
        <w:ind w:left="720" w:firstLine="720"/>
        <w:jc w:val="both"/>
        <w:rPr>
          <w:del w:id="203" w:author="מרול אטמן" w:date="2024-01-04T14:48:00Z"/>
          <w:rFonts w:ascii="Times New Roman" w:eastAsia="Times New Roman" w:hAnsi="Times New Roman" w:cs="David"/>
          <w:sz w:val="20"/>
          <w:szCs w:val="24"/>
          <w:rtl/>
          <w:lang w:eastAsia="he-IL"/>
        </w:rPr>
      </w:pPr>
      <w:del w:id="204" w:author="מרול אטמן" w:date="2024-01-04T14:48:00Z">
        <w:r w:rsidDel="0064576F">
          <w:rPr>
            <w:rFonts w:ascii="Times New Roman" w:eastAsia="Times New Roman" w:hAnsi="Times New Roman" w:cs="David" w:hint="cs"/>
            <w:sz w:val="20"/>
            <w:szCs w:val="24"/>
            <w:rtl/>
            <w:lang w:eastAsia="he-IL"/>
          </w:rPr>
          <w:tab/>
          <w:delText>ברשומות  ובעיתונות ............................................</w:delText>
        </w:r>
        <w:r w:rsidR="00B27B4C" w:rsidRPr="00B27B4C" w:rsidDel="0064576F">
          <w:rPr>
            <w:rFonts w:ascii="Times New Roman" w:eastAsia="Times New Roman" w:hAnsi="Times New Roman" w:cs="David" w:hint="cs"/>
            <w:sz w:val="20"/>
            <w:szCs w:val="24"/>
            <w:rtl/>
            <w:lang w:eastAsia="he-IL"/>
          </w:rPr>
          <w:delText xml:space="preserve">34% משכר המתכנן </w:delText>
        </w:r>
      </w:del>
    </w:p>
    <w:p w14:paraId="2CD2A158" w14:textId="77777777" w:rsidR="00B27B4C" w:rsidRPr="00B27B4C" w:rsidDel="0064576F" w:rsidRDefault="00B27B4C" w:rsidP="00B27B4C">
      <w:pPr>
        <w:widowControl w:val="0"/>
        <w:spacing w:before="0" w:beforeAutospacing="0" w:after="0" w:afterAutospacing="0" w:line="240" w:lineRule="auto"/>
        <w:ind w:left="5040" w:firstLine="720"/>
        <w:jc w:val="both"/>
        <w:rPr>
          <w:del w:id="205" w:author="מרול אטמן" w:date="2024-01-04T14:48:00Z"/>
          <w:rFonts w:ascii="Times New Roman" w:eastAsia="Times New Roman" w:hAnsi="Times New Roman" w:cs="David"/>
          <w:b/>
          <w:bCs/>
          <w:sz w:val="20"/>
          <w:szCs w:val="24"/>
          <w:rtl/>
          <w:lang w:eastAsia="he-IL"/>
        </w:rPr>
      </w:pPr>
    </w:p>
    <w:p w14:paraId="27847174" w14:textId="77777777" w:rsidR="00B27B4C" w:rsidRPr="00B27B4C" w:rsidDel="0064576F" w:rsidRDefault="00B27B4C" w:rsidP="00B27B4C">
      <w:pPr>
        <w:widowControl w:val="0"/>
        <w:spacing w:before="0" w:beforeAutospacing="0" w:after="0" w:afterAutospacing="0" w:line="240" w:lineRule="auto"/>
        <w:ind w:left="6480" w:hanging="720"/>
        <w:jc w:val="both"/>
        <w:rPr>
          <w:del w:id="206" w:author="מרול אטמן" w:date="2024-01-04T14:48:00Z"/>
          <w:rFonts w:ascii="Times New Roman" w:eastAsia="Times New Roman" w:hAnsi="Times New Roman" w:cs="David"/>
          <w:b/>
          <w:bCs/>
          <w:sz w:val="20"/>
          <w:szCs w:val="24"/>
          <w:rtl/>
          <w:lang w:eastAsia="he-IL"/>
        </w:rPr>
      </w:pPr>
      <w:del w:id="207" w:author="מרול אטמן" w:date="2024-01-04T14:48:00Z">
        <w:r w:rsidRPr="00B27B4C" w:rsidDel="0064576F">
          <w:rPr>
            <w:rFonts w:ascii="Times New Roman" w:eastAsia="Times New Roman" w:hAnsi="Times New Roman" w:cs="David" w:hint="cs"/>
            <w:b/>
            <w:bCs/>
            <w:sz w:val="20"/>
            <w:szCs w:val="24"/>
            <w:u w:val="single"/>
            <w:rtl/>
            <w:lang w:eastAsia="he-IL"/>
          </w:rPr>
          <w:delText>סה"כ</w:delText>
        </w:r>
        <w:r w:rsidR="00E95AE9" w:rsidDel="0064576F">
          <w:rPr>
            <w:rFonts w:ascii="Times New Roman" w:eastAsia="Times New Roman" w:hAnsi="Times New Roman" w:cs="David" w:hint="cs"/>
            <w:b/>
            <w:bCs/>
            <w:sz w:val="20"/>
            <w:szCs w:val="24"/>
            <w:rtl/>
            <w:lang w:eastAsia="he-IL"/>
          </w:rPr>
          <w:delText>:</w:delText>
        </w:r>
        <w:r w:rsidR="00E95AE9" w:rsidDel="0064576F">
          <w:rPr>
            <w:rFonts w:ascii="Times New Roman" w:eastAsia="Times New Roman" w:hAnsi="Times New Roman" w:cs="David" w:hint="cs"/>
            <w:b/>
            <w:bCs/>
            <w:sz w:val="20"/>
            <w:szCs w:val="24"/>
            <w:rtl/>
            <w:lang w:eastAsia="he-IL"/>
          </w:rPr>
          <w:tab/>
        </w:r>
        <w:r w:rsidRPr="00B27B4C" w:rsidDel="0064576F">
          <w:rPr>
            <w:rFonts w:ascii="Times New Roman" w:eastAsia="Times New Roman" w:hAnsi="Times New Roman" w:cs="David" w:hint="cs"/>
            <w:b/>
            <w:bCs/>
            <w:sz w:val="20"/>
            <w:szCs w:val="24"/>
            <w:rtl/>
            <w:lang w:eastAsia="he-IL"/>
          </w:rPr>
          <w:delText xml:space="preserve">100% משכר המתכנן </w:delText>
        </w:r>
      </w:del>
    </w:p>
    <w:p w14:paraId="1F0149BB" w14:textId="454BC28C" w:rsidR="00B27B4C" w:rsidRPr="00B27B4C" w:rsidRDefault="0064576F" w:rsidP="0064576F">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ins w:id="208" w:author="מרול אטמן" w:date="2024-01-04T14:48:00Z">
        <w:r>
          <w:rPr>
            <w:rFonts w:ascii="Times New Roman" w:eastAsia="Times New Roman" w:hAnsi="Times New Roman" w:cs="David" w:hint="cs"/>
            <w:sz w:val="20"/>
            <w:szCs w:val="24"/>
            <w:rtl/>
            <w:lang w:eastAsia="he-IL"/>
          </w:rPr>
          <w:t>מבוטל</w:t>
        </w:r>
      </w:ins>
    </w:p>
    <w:p w14:paraId="0F765591"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9BD4BDB"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1.2</w:t>
      </w:r>
      <w:r w:rsidRPr="00B27B4C">
        <w:rPr>
          <w:rFonts w:ascii="Times New Roman" w:eastAsia="Times New Roman" w:hAnsi="Times New Roman" w:cs="David" w:hint="cs"/>
          <w:sz w:val="20"/>
          <w:szCs w:val="24"/>
          <w:rtl/>
          <w:lang w:eastAsia="he-IL"/>
        </w:rPr>
        <w:tab/>
        <w:t>לתכנון בנייני מגורים (באחוזים משכר המתכנן הנקוב בסעיף 1.2 לנספח ד לעיל):</w:t>
      </w:r>
    </w:p>
    <w:p w14:paraId="7E13E287"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BE64A4E"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1.2.1</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למבנה ראשוני</w:t>
      </w:r>
      <w:r w:rsidRPr="00B27B4C">
        <w:rPr>
          <w:rFonts w:ascii="Times New Roman" w:eastAsia="Times New Roman" w:hAnsi="Times New Roman" w:cs="David" w:hint="cs"/>
          <w:sz w:val="20"/>
          <w:szCs w:val="24"/>
          <w:rtl/>
          <w:lang w:eastAsia="he-IL"/>
        </w:rPr>
        <w:t>:</w:t>
      </w:r>
    </w:p>
    <w:p w14:paraId="2CBD7684"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B787A2B"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א.</w:t>
      </w:r>
      <w:r w:rsidRPr="00B27B4C">
        <w:rPr>
          <w:rFonts w:ascii="Times New Roman" w:eastAsia="Times New Roman" w:hAnsi="Times New Roman" w:cs="David" w:hint="cs"/>
          <w:sz w:val="20"/>
          <w:szCs w:val="24"/>
          <w:rtl/>
          <w:lang w:eastAsia="he-IL"/>
        </w:rPr>
        <w:tab/>
        <w:t>לאחר גמר התכנון המוקדם, ואישור עבודות</w:t>
      </w:r>
    </w:p>
    <w:p w14:paraId="57F3CA1E" w14:textId="77777777"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שלב זה על ידי המזמין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10% משכר המתכנן.</w:t>
      </w:r>
    </w:p>
    <w:p w14:paraId="3E9DBC8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4456B33A"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ב.</w:t>
      </w:r>
      <w:r w:rsidRPr="00B27B4C">
        <w:rPr>
          <w:rFonts w:ascii="Times New Roman" w:eastAsia="Times New Roman" w:hAnsi="Times New Roman" w:cs="David" w:hint="cs"/>
          <w:sz w:val="20"/>
          <w:szCs w:val="24"/>
          <w:rtl/>
          <w:lang w:eastAsia="he-IL"/>
        </w:rPr>
        <w:tab/>
        <w:t>לאחר גמר התכנון הסופי, ואישור עבודות</w:t>
      </w:r>
    </w:p>
    <w:p w14:paraId="4D26A1A5" w14:textId="77777777" w:rsidR="00B27B4C" w:rsidRDefault="00B27B4C" w:rsidP="003F2F80">
      <w:pPr>
        <w:widowControl w:val="0"/>
        <w:spacing w:before="0" w:beforeAutospacing="0" w:after="0" w:afterAutospacing="0" w:line="240" w:lineRule="auto"/>
        <w:ind w:left="720" w:firstLine="720"/>
        <w:jc w:val="both"/>
        <w:rPr>
          <w:ins w:id="209" w:author="מרול אטמן" w:date="2024-01-04T15:39:00Z"/>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שלב זה על ידי המזמין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15% משכר המתכנן.</w:t>
      </w:r>
    </w:p>
    <w:p w14:paraId="7E935AA2" w14:textId="77777777" w:rsidR="008E7D94" w:rsidRDefault="008E7D94" w:rsidP="003F2F80">
      <w:pPr>
        <w:widowControl w:val="0"/>
        <w:spacing w:before="0" w:beforeAutospacing="0" w:after="0" w:afterAutospacing="0" w:line="240" w:lineRule="auto"/>
        <w:ind w:left="720" w:firstLine="720"/>
        <w:jc w:val="both"/>
        <w:rPr>
          <w:ins w:id="210" w:author="מרול אטמן" w:date="2024-01-04T15:39:00Z"/>
          <w:rFonts w:ascii="Times New Roman" w:eastAsia="Times New Roman" w:hAnsi="Times New Roman" w:cs="David"/>
          <w:sz w:val="20"/>
          <w:szCs w:val="24"/>
          <w:rtl/>
          <w:lang w:eastAsia="he-IL"/>
        </w:rPr>
      </w:pPr>
    </w:p>
    <w:p w14:paraId="21EB166B" w14:textId="32D485CD" w:rsidR="008E7D94" w:rsidRDefault="008E7D94" w:rsidP="008E7D94">
      <w:pPr>
        <w:widowControl w:val="0"/>
        <w:spacing w:before="0" w:beforeAutospacing="0" w:after="0" w:afterAutospacing="0" w:line="240" w:lineRule="auto"/>
        <w:ind w:left="720" w:hanging="720"/>
        <w:jc w:val="both"/>
        <w:rPr>
          <w:ins w:id="211" w:author="מרול אטמן" w:date="2024-01-04T15:40:00Z"/>
          <w:rFonts w:ascii="Times New Roman" w:eastAsia="Times New Roman" w:hAnsi="Times New Roman" w:cs="David"/>
          <w:sz w:val="20"/>
          <w:szCs w:val="24"/>
          <w:rtl/>
          <w:lang w:eastAsia="he-IL"/>
        </w:rPr>
      </w:pPr>
      <w:ins w:id="212" w:author="מרול אטמן" w:date="2024-01-04T15:39:00Z">
        <w:r>
          <w:rPr>
            <w:rFonts w:ascii="Times New Roman" w:eastAsia="Times New Roman" w:hAnsi="Times New Roman" w:cs="David"/>
            <w:sz w:val="20"/>
            <w:szCs w:val="24"/>
            <w:rtl/>
            <w:lang w:eastAsia="he-IL"/>
          </w:rPr>
          <w:tab/>
        </w:r>
      </w:ins>
      <w:ins w:id="213" w:author="מרול אטמן" w:date="2024-01-04T15:40:00Z">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ins>
      <w:ins w:id="214" w:author="מרול אטמן" w:date="2024-01-04T15:39:00Z">
        <w:r>
          <w:rPr>
            <w:rFonts w:ascii="Times New Roman" w:eastAsia="Times New Roman" w:hAnsi="Times New Roman" w:cs="David" w:hint="cs"/>
            <w:sz w:val="20"/>
            <w:szCs w:val="24"/>
            <w:rtl/>
            <w:lang w:eastAsia="he-IL"/>
          </w:rPr>
          <w:t>ג.</w:t>
        </w:r>
        <w:r>
          <w:rPr>
            <w:rFonts w:ascii="Times New Roman" w:eastAsia="Times New Roman" w:hAnsi="Times New Roman" w:cs="David"/>
            <w:sz w:val="20"/>
            <w:szCs w:val="24"/>
            <w:rtl/>
            <w:lang w:eastAsia="he-IL"/>
          </w:rPr>
          <w:tab/>
        </w:r>
        <w:r>
          <w:rPr>
            <w:rFonts w:ascii="Times New Roman" w:eastAsia="Times New Roman" w:hAnsi="Times New Roman" w:cs="David" w:hint="cs"/>
            <w:sz w:val="20"/>
            <w:szCs w:val="24"/>
            <w:rtl/>
            <w:lang w:eastAsia="he-IL"/>
          </w:rPr>
          <w:t>לאחר הכנת הבקשה להיתר בניה</w:t>
        </w:r>
      </w:ins>
      <w:ins w:id="215" w:author="מרול אטמן" w:date="2024-01-04T15:40:00Z">
        <w:r>
          <w:rPr>
            <w:rFonts w:ascii="Times New Roman" w:eastAsia="Times New Roman" w:hAnsi="Times New Roman" w:cs="David" w:hint="cs"/>
            <w:sz w:val="20"/>
            <w:szCs w:val="24"/>
            <w:rtl/>
            <w:lang w:eastAsia="he-IL"/>
          </w:rPr>
          <w:t>...............10%</w:t>
        </w:r>
        <w:r w:rsidRPr="00B27B4C">
          <w:rPr>
            <w:rFonts w:ascii="Times New Roman" w:eastAsia="Times New Roman" w:hAnsi="Times New Roman" w:cs="David" w:hint="cs"/>
            <w:sz w:val="20"/>
            <w:szCs w:val="24"/>
            <w:rtl/>
            <w:lang w:eastAsia="he-IL"/>
          </w:rPr>
          <w:t xml:space="preserve"> משכר</w:t>
        </w:r>
        <w:r>
          <w:rPr>
            <w:rFonts w:ascii="Times New Roman" w:eastAsia="Times New Roman" w:hAnsi="Times New Roman" w:cs="David" w:hint="cs"/>
            <w:sz w:val="20"/>
            <w:szCs w:val="24"/>
            <w:rtl/>
            <w:lang w:eastAsia="he-IL"/>
          </w:rPr>
          <w:t xml:space="preserve"> ה</w:t>
        </w:r>
        <w:r w:rsidRPr="00B27B4C">
          <w:rPr>
            <w:rFonts w:ascii="Times New Roman" w:eastAsia="Times New Roman" w:hAnsi="Times New Roman" w:cs="David" w:hint="cs"/>
            <w:sz w:val="20"/>
            <w:szCs w:val="24"/>
            <w:rtl/>
            <w:lang w:eastAsia="he-IL"/>
          </w:rPr>
          <w:t>מתכנן.</w:t>
        </w:r>
      </w:ins>
    </w:p>
    <w:p w14:paraId="5A5E1E76" w14:textId="52C7D386" w:rsidR="008E7D94" w:rsidRPr="00B27B4C" w:rsidRDefault="008E7D94"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p>
    <w:p w14:paraId="5E140E28"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26FFEDB" w14:textId="174678B0" w:rsidR="003F2F80" w:rsidDel="00B22331" w:rsidRDefault="00B27B4C" w:rsidP="003F2F80">
      <w:pPr>
        <w:widowControl w:val="0"/>
        <w:spacing w:before="0" w:beforeAutospacing="0" w:after="0" w:afterAutospacing="0" w:line="240" w:lineRule="auto"/>
        <w:ind w:left="720" w:hanging="720"/>
        <w:jc w:val="both"/>
        <w:rPr>
          <w:del w:id="216" w:author="מרול אטמן" w:date="2024-01-04T14:56:00Z"/>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del w:id="217" w:author="מרול אטמן" w:date="2024-01-04T15:42:00Z">
        <w:r w:rsidRPr="00B27B4C" w:rsidDel="008E7D94">
          <w:rPr>
            <w:rFonts w:ascii="Times New Roman" w:eastAsia="Times New Roman" w:hAnsi="Times New Roman" w:cs="David" w:hint="cs"/>
            <w:sz w:val="20"/>
            <w:szCs w:val="24"/>
            <w:rtl/>
            <w:lang w:eastAsia="he-IL"/>
          </w:rPr>
          <w:delText>ג</w:delText>
        </w:r>
      </w:del>
      <w:ins w:id="218" w:author="מרול אטמן" w:date="2024-01-04T15:42:00Z">
        <w:r w:rsidR="008E7D94">
          <w:rPr>
            <w:rFonts w:ascii="Times New Roman" w:eastAsia="Times New Roman" w:hAnsi="Times New Roman" w:cs="David" w:hint="cs"/>
            <w:sz w:val="20"/>
            <w:szCs w:val="24"/>
            <w:rtl/>
            <w:lang w:eastAsia="he-IL"/>
          </w:rPr>
          <w:t>ד</w:t>
        </w:r>
      </w:ins>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ab/>
        <w:t xml:space="preserve">לאחר </w:t>
      </w:r>
      <w:del w:id="219" w:author="מרול אטמן" w:date="2024-01-04T14:55:00Z">
        <w:r w:rsidRPr="00B27B4C" w:rsidDel="00B22331">
          <w:rPr>
            <w:rFonts w:ascii="Times New Roman" w:eastAsia="Times New Roman" w:hAnsi="Times New Roman" w:cs="David" w:hint="cs"/>
            <w:sz w:val="20"/>
            <w:szCs w:val="24"/>
            <w:rtl/>
            <w:lang w:eastAsia="he-IL"/>
          </w:rPr>
          <w:delText>אישור בנוי לביצוע ע"י הועדה המקומית</w:delText>
        </w:r>
      </w:del>
      <w:ins w:id="220" w:author="מרול אטמן" w:date="2024-01-04T14:55:00Z">
        <w:r w:rsidR="00B22331">
          <w:rPr>
            <w:rFonts w:ascii="Times New Roman" w:eastAsia="Times New Roman" w:hAnsi="Times New Roman" w:cs="David" w:hint="cs"/>
            <w:sz w:val="20"/>
            <w:szCs w:val="24"/>
            <w:rtl/>
            <w:lang w:eastAsia="he-IL"/>
          </w:rPr>
          <w:t>הגשת הבקשה להיתר בניה</w:t>
        </w:r>
      </w:ins>
      <w:r w:rsidRPr="00B27B4C">
        <w:rPr>
          <w:rFonts w:ascii="Times New Roman" w:eastAsia="Times New Roman" w:hAnsi="Times New Roman" w:cs="David" w:hint="cs"/>
          <w:sz w:val="20"/>
          <w:szCs w:val="24"/>
          <w:rtl/>
          <w:lang w:eastAsia="he-IL"/>
        </w:rPr>
        <w:t xml:space="preserve"> </w:t>
      </w:r>
      <w:r w:rsidR="003F2F80">
        <w:rPr>
          <w:rFonts w:ascii="Times New Roman" w:eastAsia="Times New Roman" w:hAnsi="Times New Roman" w:cs="David" w:hint="cs"/>
          <w:sz w:val="20"/>
          <w:szCs w:val="24"/>
          <w:rtl/>
          <w:lang w:eastAsia="he-IL"/>
        </w:rPr>
        <w:t>..</w:t>
      </w:r>
      <w:ins w:id="221" w:author="מרול אטמן" w:date="2024-01-04T14:55:00Z">
        <w:r w:rsidR="00B22331">
          <w:rPr>
            <w:rFonts w:ascii="Times New Roman" w:eastAsia="Times New Roman" w:hAnsi="Times New Roman" w:cs="David" w:hint="cs"/>
            <w:sz w:val="20"/>
            <w:szCs w:val="24"/>
            <w:rtl/>
            <w:lang w:eastAsia="he-IL"/>
          </w:rPr>
          <w:t>......</w:t>
        </w:r>
      </w:ins>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5% משכר</w:t>
      </w:r>
      <w:ins w:id="222" w:author="מרול אטמן" w:date="2024-01-04T14:56:00Z">
        <w:r w:rsidR="00B22331">
          <w:rPr>
            <w:rFonts w:ascii="Times New Roman" w:eastAsia="Times New Roman" w:hAnsi="Times New Roman" w:cs="David" w:hint="cs"/>
            <w:sz w:val="20"/>
            <w:szCs w:val="24"/>
            <w:rtl/>
            <w:lang w:eastAsia="he-IL"/>
          </w:rPr>
          <w:t xml:space="preserve"> ה</w:t>
        </w:r>
      </w:ins>
      <w:del w:id="223" w:author="מרול אטמן" w:date="2024-01-04T14:56:00Z">
        <w:r w:rsidRPr="00B27B4C" w:rsidDel="00B22331">
          <w:rPr>
            <w:rFonts w:ascii="Times New Roman" w:eastAsia="Times New Roman" w:hAnsi="Times New Roman" w:cs="David" w:hint="cs"/>
            <w:sz w:val="20"/>
            <w:szCs w:val="24"/>
            <w:rtl/>
            <w:lang w:eastAsia="he-IL"/>
          </w:rPr>
          <w:delText xml:space="preserve"> </w:delText>
        </w:r>
      </w:del>
    </w:p>
    <w:p w14:paraId="5D90E7BB" w14:textId="77777777" w:rsidR="00B27B4C" w:rsidRDefault="003F2F80" w:rsidP="00B22331">
      <w:pPr>
        <w:widowControl w:val="0"/>
        <w:spacing w:before="0" w:beforeAutospacing="0" w:after="0" w:afterAutospacing="0" w:line="240" w:lineRule="auto"/>
        <w:ind w:left="720" w:hanging="720"/>
        <w:jc w:val="both"/>
        <w:rPr>
          <w:ins w:id="224" w:author="מרול אטמן" w:date="2024-01-04T14:57:00Z"/>
          <w:rFonts w:ascii="Times New Roman" w:eastAsia="Times New Roman" w:hAnsi="Times New Roman" w:cs="David"/>
          <w:sz w:val="20"/>
          <w:szCs w:val="24"/>
          <w:rtl/>
          <w:lang w:eastAsia="he-IL"/>
        </w:rPr>
      </w:pPr>
      <w:del w:id="225" w:author="מרול אטמן" w:date="2024-01-04T14:56:00Z">
        <w:r w:rsidDel="00B22331">
          <w:rPr>
            <w:rFonts w:ascii="Times New Roman" w:eastAsia="Times New Roman" w:hAnsi="Times New Roman" w:cs="David" w:hint="cs"/>
            <w:sz w:val="20"/>
            <w:szCs w:val="24"/>
            <w:rtl/>
            <w:lang w:eastAsia="he-IL"/>
          </w:rPr>
          <w:delText xml:space="preserve">                                                      </w:delText>
        </w:r>
        <w:r w:rsidR="00B27B4C" w:rsidRPr="00B27B4C" w:rsidDel="00B22331">
          <w:rPr>
            <w:rFonts w:ascii="Times New Roman" w:eastAsia="Times New Roman" w:hAnsi="Times New Roman" w:cs="David" w:hint="cs"/>
            <w:sz w:val="20"/>
            <w:szCs w:val="24"/>
            <w:rtl/>
            <w:lang w:eastAsia="he-IL"/>
          </w:rPr>
          <w:delText>ה</w:delText>
        </w:r>
      </w:del>
      <w:r w:rsidR="00B27B4C" w:rsidRPr="00B27B4C">
        <w:rPr>
          <w:rFonts w:ascii="Times New Roman" w:eastAsia="Times New Roman" w:hAnsi="Times New Roman" w:cs="David" w:hint="cs"/>
          <w:sz w:val="20"/>
          <w:szCs w:val="24"/>
          <w:rtl/>
          <w:lang w:eastAsia="he-IL"/>
        </w:rPr>
        <w:t>מתכנן.</w:t>
      </w:r>
    </w:p>
    <w:p w14:paraId="7BCC7BFE" w14:textId="77777777" w:rsidR="00B22331" w:rsidRDefault="00B22331" w:rsidP="00B22331">
      <w:pPr>
        <w:widowControl w:val="0"/>
        <w:spacing w:before="0" w:beforeAutospacing="0" w:after="0" w:afterAutospacing="0" w:line="240" w:lineRule="auto"/>
        <w:ind w:left="720" w:hanging="720"/>
        <w:jc w:val="both"/>
        <w:rPr>
          <w:ins w:id="226" w:author="מרול אטמן" w:date="2024-01-04T14:57:00Z"/>
          <w:rFonts w:ascii="Times New Roman" w:eastAsia="Times New Roman" w:hAnsi="Times New Roman" w:cs="David"/>
          <w:sz w:val="20"/>
          <w:szCs w:val="24"/>
          <w:rtl/>
          <w:lang w:eastAsia="he-IL"/>
        </w:rPr>
      </w:pPr>
    </w:p>
    <w:p w14:paraId="6135DFC2" w14:textId="589EB016" w:rsidR="00B22331" w:rsidRDefault="00B22331" w:rsidP="00B22331">
      <w:pPr>
        <w:widowControl w:val="0"/>
        <w:spacing w:before="0" w:beforeAutospacing="0" w:after="0" w:afterAutospacing="0" w:line="240" w:lineRule="auto"/>
        <w:ind w:left="720" w:hanging="720"/>
        <w:jc w:val="both"/>
        <w:rPr>
          <w:ins w:id="227" w:author="מרול אטמן" w:date="2024-01-04T14:58:00Z"/>
          <w:rFonts w:ascii="Times New Roman" w:eastAsia="Times New Roman" w:hAnsi="Times New Roman" w:cs="David"/>
          <w:sz w:val="20"/>
          <w:szCs w:val="24"/>
          <w:rtl/>
          <w:lang w:eastAsia="he-IL"/>
        </w:rPr>
      </w:pPr>
      <w:ins w:id="228" w:author="מרול אטמן" w:date="2024-01-04T14:57:00Z">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ins>
      <w:ins w:id="229" w:author="מרול אטמן" w:date="2024-01-04T15:42:00Z">
        <w:r w:rsidR="008E7D94">
          <w:rPr>
            <w:rFonts w:ascii="Times New Roman" w:eastAsia="Times New Roman" w:hAnsi="Times New Roman" w:cs="David" w:hint="cs"/>
            <w:sz w:val="20"/>
            <w:szCs w:val="24"/>
            <w:rtl/>
            <w:lang w:eastAsia="he-IL"/>
          </w:rPr>
          <w:t>ה</w:t>
        </w:r>
      </w:ins>
      <w:ins w:id="230" w:author="מרול אטמן" w:date="2024-01-04T14:57:00Z">
        <w:r>
          <w:rPr>
            <w:rFonts w:ascii="Times New Roman" w:eastAsia="Times New Roman" w:hAnsi="Times New Roman" w:cs="David" w:hint="cs"/>
            <w:sz w:val="20"/>
            <w:szCs w:val="24"/>
            <w:rtl/>
            <w:lang w:eastAsia="he-IL"/>
          </w:rPr>
          <w:t>.</w:t>
        </w:r>
        <w:r>
          <w:rPr>
            <w:rFonts w:ascii="Times New Roman" w:eastAsia="Times New Roman" w:hAnsi="Times New Roman" w:cs="David"/>
            <w:sz w:val="20"/>
            <w:szCs w:val="24"/>
            <w:rtl/>
            <w:lang w:eastAsia="he-IL"/>
          </w:rPr>
          <w:tab/>
        </w:r>
        <w:r>
          <w:rPr>
            <w:rFonts w:ascii="Times New Roman" w:eastAsia="Times New Roman" w:hAnsi="Times New Roman" w:cs="David" w:hint="cs"/>
            <w:sz w:val="20"/>
            <w:szCs w:val="24"/>
            <w:rtl/>
            <w:lang w:eastAsia="he-IL"/>
          </w:rPr>
          <w:t xml:space="preserve">לאחר  השלמת התנאים לפתיחת תיק </w:t>
        </w:r>
      </w:ins>
    </w:p>
    <w:p w14:paraId="3138FFAB" w14:textId="09ADEA6F" w:rsidR="00B22331" w:rsidRPr="00B27B4C" w:rsidRDefault="00B22331" w:rsidP="00B22331">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ins w:id="231" w:author="מרול אטמן" w:date="2024-01-04T14:58:00Z">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ins>
      <w:ins w:id="232" w:author="מרול אטמן" w:date="2024-01-04T15:41:00Z">
        <w:r w:rsidR="008E7D94">
          <w:rPr>
            <w:rFonts w:ascii="Times New Roman" w:eastAsia="Times New Roman" w:hAnsi="Times New Roman" w:cs="David" w:hint="cs"/>
            <w:sz w:val="20"/>
            <w:szCs w:val="24"/>
            <w:rtl/>
            <w:lang w:eastAsia="he-IL"/>
          </w:rPr>
          <w:t>הבקשה להיתר בניה</w:t>
        </w:r>
      </w:ins>
      <w:ins w:id="233" w:author="מרול אטמן" w:date="2024-01-04T14:58:00Z">
        <w:r>
          <w:rPr>
            <w:rFonts w:ascii="Times New Roman" w:eastAsia="Times New Roman" w:hAnsi="Times New Roman" w:cs="David" w:hint="cs"/>
            <w:sz w:val="20"/>
            <w:szCs w:val="24"/>
            <w:rtl/>
            <w:lang w:eastAsia="he-IL"/>
          </w:rPr>
          <w:t>....</w:t>
        </w:r>
      </w:ins>
      <w:ins w:id="234" w:author="מרול אטמן" w:date="2024-01-04T15:41:00Z">
        <w:r w:rsidR="008E7D94">
          <w:rPr>
            <w:rFonts w:ascii="Times New Roman" w:eastAsia="Times New Roman" w:hAnsi="Times New Roman" w:cs="David" w:hint="cs"/>
            <w:sz w:val="20"/>
            <w:szCs w:val="24"/>
            <w:rtl/>
            <w:lang w:eastAsia="he-IL"/>
          </w:rPr>
          <w:t>.....</w:t>
        </w:r>
      </w:ins>
      <w:ins w:id="235" w:author="מרול אטמן" w:date="2024-01-04T14:58:00Z">
        <w:r>
          <w:rPr>
            <w:rFonts w:ascii="Times New Roman" w:eastAsia="Times New Roman" w:hAnsi="Times New Roman" w:cs="David" w:hint="cs"/>
            <w:sz w:val="20"/>
            <w:szCs w:val="24"/>
            <w:rtl/>
            <w:lang w:eastAsia="he-IL"/>
          </w:rPr>
          <w:t>........................</w:t>
        </w:r>
        <w:r w:rsidRPr="00B22331">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hint="cs"/>
            <w:sz w:val="20"/>
            <w:szCs w:val="24"/>
            <w:rtl/>
            <w:lang w:eastAsia="he-IL"/>
          </w:rPr>
          <w:t>5% משכר</w:t>
        </w:r>
        <w:r>
          <w:rPr>
            <w:rFonts w:ascii="Times New Roman" w:eastAsia="Times New Roman" w:hAnsi="Times New Roman" w:cs="David" w:hint="cs"/>
            <w:sz w:val="20"/>
            <w:szCs w:val="24"/>
            <w:rtl/>
            <w:lang w:eastAsia="he-IL"/>
          </w:rPr>
          <w:t xml:space="preserve"> ה</w:t>
        </w:r>
        <w:r w:rsidRPr="00B27B4C">
          <w:rPr>
            <w:rFonts w:ascii="Times New Roman" w:eastAsia="Times New Roman" w:hAnsi="Times New Roman" w:cs="David" w:hint="cs"/>
            <w:sz w:val="20"/>
            <w:szCs w:val="24"/>
            <w:rtl/>
            <w:lang w:eastAsia="he-IL"/>
          </w:rPr>
          <w:t>מתכנן.</w:t>
        </w:r>
      </w:ins>
    </w:p>
    <w:p w14:paraId="1B16D86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56790810" w14:textId="6D4B7D13" w:rsidR="00B27B4C" w:rsidRPr="00B27B4C" w:rsidDel="00B22331" w:rsidRDefault="00B27B4C" w:rsidP="00B27B4C">
      <w:pPr>
        <w:widowControl w:val="0"/>
        <w:spacing w:before="0" w:beforeAutospacing="0" w:after="0" w:afterAutospacing="0" w:line="240" w:lineRule="auto"/>
        <w:ind w:left="720" w:firstLine="720"/>
        <w:jc w:val="both"/>
        <w:rPr>
          <w:del w:id="236" w:author="מרול אטמן" w:date="2024-01-04T14:59:00Z"/>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del w:id="237" w:author="מרול אטמן" w:date="2024-01-04T14:59:00Z">
        <w:r w:rsidRPr="00B27B4C" w:rsidDel="00B22331">
          <w:rPr>
            <w:rFonts w:ascii="Times New Roman" w:eastAsia="Times New Roman" w:hAnsi="Times New Roman" w:cs="David" w:hint="cs"/>
            <w:sz w:val="20"/>
            <w:szCs w:val="24"/>
            <w:rtl/>
            <w:lang w:eastAsia="he-IL"/>
          </w:rPr>
          <w:delText>ד</w:delText>
        </w:r>
      </w:del>
      <w:ins w:id="238" w:author="מרול אטמן" w:date="2024-01-04T15:42:00Z">
        <w:r w:rsidR="008E7D94">
          <w:rPr>
            <w:rFonts w:ascii="Times New Roman" w:eastAsia="Times New Roman" w:hAnsi="Times New Roman" w:cs="David" w:hint="cs"/>
            <w:sz w:val="20"/>
            <w:szCs w:val="24"/>
            <w:rtl/>
            <w:lang w:eastAsia="he-IL"/>
          </w:rPr>
          <w:t>ו</w:t>
        </w:r>
      </w:ins>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ab/>
        <w:t xml:space="preserve">לאחר </w:t>
      </w:r>
      <w:del w:id="239" w:author="מרול אטמן" w:date="2024-01-04T14:59:00Z">
        <w:r w:rsidRPr="00B27B4C" w:rsidDel="00B22331">
          <w:rPr>
            <w:rFonts w:ascii="Times New Roman" w:eastAsia="Times New Roman" w:hAnsi="Times New Roman" w:cs="David" w:hint="cs"/>
            <w:sz w:val="20"/>
            <w:szCs w:val="24"/>
            <w:rtl/>
            <w:lang w:eastAsia="he-IL"/>
          </w:rPr>
          <w:delText>אישור הבקשות להיתרי בניה והוצאת</w:delText>
        </w:r>
      </w:del>
      <w:ins w:id="240" w:author="מרול אטמן" w:date="2024-01-04T14:59:00Z">
        <w:r w:rsidR="00B22331">
          <w:rPr>
            <w:rFonts w:ascii="Times New Roman" w:eastAsia="Times New Roman" w:hAnsi="Times New Roman" w:cs="David" w:hint="cs"/>
            <w:sz w:val="20"/>
            <w:szCs w:val="24"/>
            <w:rtl/>
            <w:lang w:eastAsia="he-IL"/>
          </w:rPr>
          <w:t xml:space="preserve">קבלת </w:t>
        </w:r>
      </w:ins>
    </w:p>
    <w:p w14:paraId="7C37386F" w14:textId="4F44D5A9" w:rsidR="00B27B4C" w:rsidRPr="00B27B4C" w:rsidRDefault="00B27B4C" w:rsidP="00B22331">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del w:id="241" w:author="מרול אטמן" w:date="2024-01-04T14:59:00Z">
        <w:r w:rsidRPr="00B27B4C" w:rsidDel="00B22331">
          <w:rPr>
            <w:rFonts w:ascii="Times New Roman" w:eastAsia="Times New Roman" w:hAnsi="Times New Roman" w:cs="David" w:hint="cs"/>
            <w:sz w:val="20"/>
            <w:szCs w:val="24"/>
            <w:rtl/>
            <w:lang w:eastAsia="he-IL"/>
          </w:rPr>
          <w:tab/>
        </w:r>
        <w:r w:rsidRPr="00B27B4C" w:rsidDel="00B22331">
          <w:rPr>
            <w:rFonts w:ascii="Times New Roman" w:eastAsia="Times New Roman" w:hAnsi="Times New Roman" w:cs="David" w:hint="cs"/>
            <w:sz w:val="20"/>
            <w:szCs w:val="24"/>
            <w:rtl/>
            <w:lang w:eastAsia="he-IL"/>
          </w:rPr>
          <w:tab/>
        </w:r>
      </w:del>
      <w:r w:rsidRPr="00B27B4C">
        <w:rPr>
          <w:rFonts w:ascii="Times New Roman" w:eastAsia="Times New Roman" w:hAnsi="Times New Roman" w:cs="David" w:hint="cs"/>
          <w:sz w:val="20"/>
          <w:szCs w:val="24"/>
          <w:rtl/>
          <w:lang w:eastAsia="he-IL"/>
        </w:rPr>
        <w:t>היתר</w:t>
      </w:r>
      <w:del w:id="242" w:author="מרול אטמן" w:date="2024-01-04T14:59:00Z">
        <w:r w:rsidRPr="00B27B4C" w:rsidDel="00B22331">
          <w:rPr>
            <w:rFonts w:ascii="Times New Roman" w:eastAsia="Times New Roman" w:hAnsi="Times New Roman" w:cs="David" w:hint="cs"/>
            <w:sz w:val="20"/>
            <w:szCs w:val="24"/>
            <w:rtl/>
            <w:lang w:eastAsia="he-IL"/>
          </w:rPr>
          <w:delText>י</w:delText>
        </w:r>
      </w:del>
      <w:r w:rsidRPr="00B27B4C">
        <w:rPr>
          <w:rFonts w:ascii="Times New Roman" w:eastAsia="Times New Roman" w:hAnsi="Times New Roman" w:cs="David" w:hint="cs"/>
          <w:sz w:val="20"/>
          <w:szCs w:val="24"/>
          <w:rtl/>
          <w:lang w:eastAsia="he-IL"/>
        </w:rPr>
        <w:t xml:space="preserve"> בניה </w:t>
      </w:r>
      <w:r w:rsidR="003F2F80">
        <w:rPr>
          <w:rFonts w:ascii="Times New Roman" w:eastAsia="Times New Roman" w:hAnsi="Times New Roman" w:cs="David" w:hint="cs"/>
          <w:sz w:val="20"/>
          <w:szCs w:val="24"/>
          <w:rtl/>
          <w:lang w:eastAsia="he-IL"/>
        </w:rPr>
        <w:t>.......</w:t>
      </w:r>
      <w:ins w:id="243" w:author="מרול אטמן" w:date="2024-01-04T14:59:00Z">
        <w:r w:rsidR="00B22331">
          <w:rPr>
            <w:rFonts w:ascii="Times New Roman" w:eastAsia="Times New Roman" w:hAnsi="Times New Roman" w:cs="David" w:hint="cs"/>
            <w:sz w:val="20"/>
            <w:szCs w:val="24"/>
            <w:rtl/>
            <w:lang w:eastAsia="he-IL"/>
          </w:rPr>
          <w:t>..</w:t>
        </w:r>
      </w:ins>
      <w:del w:id="244" w:author="מרול אטמן" w:date="2024-01-04T14:59:00Z">
        <w:r w:rsidR="003F2F80" w:rsidDel="00B22331">
          <w:rPr>
            <w:rFonts w:ascii="Times New Roman" w:eastAsia="Times New Roman" w:hAnsi="Times New Roman" w:cs="David" w:hint="cs"/>
            <w:sz w:val="20"/>
            <w:szCs w:val="24"/>
            <w:rtl/>
            <w:lang w:eastAsia="he-IL"/>
          </w:rPr>
          <w:delText>.....................</w:delText>
        </w:r>
      </w:del>
      <w:r w:rsidR="003F2F80">
        <w:rPr>
          <w:rFonts w:ascii="Times New Roman" w:eastAsia="Times New Roman" w:hAnsi="Times New Roman" w:cs="David" w:hint="cs"/>
          <w:sz w:val="20"/>
          <w:szCs w:val="24"/>
          <w:rtl/>
          <w:lang w:eastAsia="he-IL"/>
        </w:rPr>
        <w:t>...................</w:t>
      </w:r>
      <w:del w:id="245" w:author="מרול אטמן" w:date="2024-01-04T15:00:00Z">
        <w:r w:rsidRPr="00B27B4C" w:rsidDel="00B22331">
          <w:rPr>
            <w:rFonts w:ascii="Times New Roman" w:eastAsia="Times New Roman" w:hAnsi="Times New Roman" w:cs="David" w:hint="cs"/>
            <w:sz w:val="20"/>
            <w:szCs w:val="24"/>
            <w:rtl/>
            <w:lang w:eastAsia="he-IL"/>
          </w:rPr>
          <w:delText>8</w:delText>
        </w:r>
      </w:del>
      <w:ins w:id="246" w:author="מרול אטמן" w:date="2024-01-04T15:00:00Z">
        <w:r w:rsidR="00B22331">
          <w:rPr>
            <w:rFonts w:ascii="Times New Roman" w:eastAsia="Times New Roman" w:hAnsi="Times New Roman" w:cs="David" w:hint="cs"/>
            <w:sz w:val="20"/>
            <w:szCs w:val="24"/>
            <w:rtl/>
            <w:lang w:eastAsia="he-IL"/>
          </w:rPr>
          <w:t>10</w:t>
        </w:r>
      </w:ins>
      <w:r w:rsidRPr="00B27B4C">
        <w:rPr>
          <w:rFonts w:ascii="Times New Roman" w:eastAsia="Times New Roman" w:hAnsi="Times New Roman" w:cs="David" w:hint="cs"/>
          <w:sz w:val="20"/>
          <w:szCs w:val="24"/>
          <w:rtl/>
          <w:lang w:eastAsia="he-IL"/>
        </w:rPr>
        <w:t>% משכר המתכנן.</w:t>
      </w:r>
    </w:p>
    <w:p w14:paraId="6D7CE65E"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B9EA1A7" w14:textId="4984DC2D"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del w:id="247" w:author="מרול אטמן" w:date="2024-01-04T15:42:00Z">
        <w:r w:rsidRPr="00B27B4C" w:rsidDel="008E7D94">
          <w:rPr>
            <w:rFonts w:ascii="Times New Roman" w:eastAsia="Times New Roman" w:hAnsi="Times New Roman" w:cs="David" w:hint="cs"/>
            <w:sz w:val="20"/>
            <w:szCs w:val="24"/>
            <w:rtl/>
            <w:lang w:eastAsia="he-IL"/>
          </w:rPr>
          <w:delText>ה</w:delText>
        </w:r>
      </w:del>
      <w:ins w:id="248" w:author="מרול אטמן" w:date="2024-01-04T15:42:00Z">
        <w:r w:rsidR="008E7D94">
          <w:rPr>
            <w:rFonts w:ascii="Times New Roman" w:eastAsia="Times New Roman" w:hAnsi="Times New Roman" w:cs="David" w:hint="cs"/>
            <w:sz w:val="20"/>
            <w:szCs w:val="24"/>
            <w:rtl/>
            <w:lang w:eastAsia="he-IL"/>
          </w:rPr>
          <w:t>ז</w:t>
        </w:r>
      </w:ins>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ab/>
        <w:t xml:space="preserve">לאחר גמר התכנון המפורט והמכרזים, </w:t>
      </w:r>
      <w:del w:id="249" w:author="מרול אטמן" w:date="2024-01-04T15:42:00Z">
        <w:r w:rsidRPr="00B27B4C" w:rsidDel="008E7D94">
          <w:rPr>
            <w:rFonts w:ascii="Times New Roman" w:eastAsia="Times New Roman" w:hAnsi="Times New Roman" w:cs="David" w:hint="cs"/>
            <w:sz w:val="20"/>
            <w:szCs w:val="24"/>
            <w:rtl/>
            <w:lang w:eastAsia="he-IL"/>
          </w:rPr>
          <w:delText>ואישור</w:delText>
        </w:r>
      </w:del>
    </w:p>
    <w:p w14:paraId="3FAC6719" w14:textId="3DE821E1"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ins w:id="250" w:author="מרול אטמן" w:date="2024-01-04T15:41:00Z">
        <w:r w:rsidR="008E7D94">
          <w:rPr>
            <w:rFonts w:ascii="Times New Roman" w:eastAsia="Times New Roman" w:hAnsi="Times New Roman" w:cs="David" w:hint="cs"/>
            <w:sz w:val="20"/>
            <w:szCs w:val="24"/>
            <w:rtl/>
            <w:lang w:eastAsia="he-IL"/>
          </w:rPr>
          <w:t xml:space="preserve">ואישור </w:t>
        </w:r>
      </w:ins>
      <w:r w:rsidRPr="00B27B4C">
        <w:rPr>
          <w:rFonts w:ascii="Times New Roman" w:eastAsia="Times New Roman" w:hAnsi="Times New Roman" w:cs="David" w:hint="cs"/>
          <w:sz w:val="20"/>
          <w:szCs w:val="24"/>
          <w:rtl/>
          <w:lang w:eastAsia="he-IL"/>
        </w:rPr>
        <w:t>עבודות שלב  זה על ידי המזמין</w:t>
      </w:r>
      <w:r w:rsidR="003F2F80">
        <w:rPr>
          <w:rFonts w:ascii="Times New Roman" w:eastAsia="Times New Roman" w:hAnsi="Times New Roman" w:cs="David" w:hint="cs"/>
          <w:sz w:val="20"/>
          <w:szCs w:val="24"/>
          <w:rtl/>
          <w:lang w:eastAsia="he-IL"/>
        </w:rPr>
        <w:t>..</w:t>
      </w:r>
      <w:del w:id="251" w:author="מרול אטמן" w:date="2024-01-04T15:41:00Z">
        <w:r w:rsidR="003F2F80" w:rsidDel="008E7D94">
          <w:rPr>
            <w:rFonts w:ascii="Times New Roman" w:eastAsia="Times New Roman" w:hAnsi="Times New Roman" w:cs="David" w:hint="cs"/>
            <w:sz w:val="20"/>
            <w:szCs w:val="24"/>
            <w:rtl/>
            <w:lang w:eastAsia="he-IL"/>
          </w:rPr>
          <w:delText>...........</w:delText>
        </w:r>
      </w:del>
      <w:r w:rsidR="003F2F80">
        <w:rPr>
          <w:rFonts w:ascii="Times New Roman" w:eastAsia="Times New Roman" w:hAnsi="Times New Roman" w:cs="David" w:hint="cs"/>
          <w:sz w:val="20"/>
          <w:szCs w:val="24"/>
          <w:rtl/>
          <w:lang w:eastAsia="he-IL"/>
        </w:rPr>
        <w:t>......</w:t>
      </w:r>
      <w:del w:id="252" w:author="מרול אטמן" w:date="2024-01-04T15:00:00Z">
        <w:r w:rsidRPr="00B27B4C" w:rsidDel="00B22331">
          <w:rPr>
            <w:rFonts w:ascii="Times New Roman" w:eastAsia="Times New Roman" w:hAnsi="Times New Roman" w:cs="David" w:hint="cs"/>
            <w:sz w:val="20"/>
            <w:szCs w:val="24"/>
            <w:rtl/>
            <w:lang w:eastAsia="he-IL"/>
          </w:rPr>
          <w:delText>28</w:delText>
        </w:r>
      </w:del>
      <w:ins w:id="253" w:author="מרול אטמן" w:date="2024-01-04T15:00:00Z">
        <w:r w:rsidR="00B22331">
          <w:rPr>
            <w:rFonts w:ascii="Times New Roman" w:eastAsia="Times New Roman" w:hAnsi="Times New Roman" w:cs="David" w:hint="cs"/>
            <w:sz w:val="20"/>
            <w:szCs w:val="24"/>
            <w:rtl/>
            <w:lang w:eastAsia="he-IL"/>
          </w:rPr>
          <w:t>15</w:t>
        </w:r>
      </w:ins>
      <w:r w:rsidRPr="00B27B4C">
        <w:rPr>
          <w:rFonts w:ascii="Times New Roman" w:eastAsia="Times New Roman" w:hAnsi="Times New Roman" w:cs="David" w:hint="cs"/>
          <w:sz w:val="20"/>
          <w:szCs w:val="24"/>
          <w:rtl/>
          <w:lang w:eastAsia="he-IL"/>
        </w:rPr>
        <w:t>% משכר המתכנן.</w:t>
      </w:r>
    </w:p>
    <w:p w14:paraId="53FC056B"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668C3D3" w14:textId="34B64243" w:rsidR="00B27B4C" w:rsidRPr="00B27B4C" w:rsidRDefault="00B27B4C" w:rsidP="003F2F8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del w:id="254" w:author="מרול אטמן" w:date="2024-01-04T15:42:00Z">
        <w:r w:rsidRPr="00B27B4C" w:rsidDel="008E7D94">
          <w:rPr>
            <w:rFonts w:ascii="Times New Roman" w:eastAsia="Times New Roman" w:hAnsi="Times New Roman" w:cs="David" w:hint="cs"/>
            <w:sz w:val="20"/>
            <w:szCs w:val="24"/>
            <w:rtl/>
            <w:lang w:eastAsia="he-IL"/>
          </w:rPr>
          <w:delText>ו</w:delText>
        </w:r>
      </w:del>
      <w:ins w:id="255" w:author="מרול אטמן" w:date="2024-01-04T15:42:00Z">
        <w:r w:rsidR="008E7D94">
          <w:rPr>
            <w:rFonts w:ascii="Times New Roman" w:eastAsia="Times New Roman" w:hAnsi="Times New Roman" w:cs="David" w:hint="cs"/>
            <w:sz w:val="20"/>
            <w:szCs w:val="24"/>
            <w:rtl/>
            <w:lang w:eastAsia="he-IL"/>
          </w:rPr>
          <w:t>ח</w:t>
        </w:r>
      </w:ins>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ab/>
        <w:t>לאחר גמר הוצאת תכניות לביצוע</w:t>
      </w:r>
      <w:r w:rsidR="003F2F80">
        <w:rPr>
          <w:rFonts w:ascii="Times New Roman" w:eastAsia="Times New Roman" w:hAnsi="Times New Roman" w:cs="David" w:hint="cs"/>
          <w:sz w:val="20"/>
          <w:szCs w:val="24"/>
          <w:rtl/>
          <w:lang w:eastAsia="he-IL"/>
        </w:rPr>
        <w:t>..............</w:t>
      </w:r>
      <w:del w:id="256" w:author="מרול אטמן" w:date="2024-01-04T15:00:00Z">
        <w:r w:rsidRPr="00B27B4C" w:rsidDel="00B22331">
          <w:rPr>
            <w:rFonts w:ascii="Times New Roman" w:eastAsia="Times New Roman" w:hAnsi="Times New Roman" w:cs="David" w:hint="cs"/>
            <w:sz w:val="20"/>
            <w:szCs w:val="24"/>
            <w:rtl/>
            <w:lang w:eastAsia="he-IL"/>
          </w:rPr>
          <w:delText>12</w:delText>
        </w:r>
      </w:del>
      <w:ins w:id="257" w:author="מרול אטמן" w:date="2024-01-04T15:00:00Z">
        <w:r w:rsidR="00B22331" w:rsidRPr="00B27B4C">
          <w:rPr>
            <w:rFonts w:ascii="Times New Roman" w:eastAsia="Times New Roman" w:hAnsi="Times New Roman" w:cs="David" w:hint="cs"/>
            <w:sz w:val="20"/>
            <w:szCs w:val="24"/>
            <w:rtl/>
            <w:lang w:eastAsia="he-IL"/>
          </w:rPr>
          <w:t>1</w:t>
        </w:r>
        <w:r w:rsidR="00B22331">
          <w:rPr>
            <w:rFonts w:ascii="Times New Roman" w:eastAsia="Times New Roman" w:hAnsi="Times New Roman" w:cs="David" w:hint="cs"/>
            <w:sz w:val="20"/>
            <w:szCs w:val="24"/>
            <w:rtl/>
            <w:lang w:eastAsia="he-IL"/>
          </w:rPr>
          <w:t>0</w:t>
        </w:r>
      </w:ins>
      <w:r w:rsidRPr="00B27B4C">
        <w:rPr>
          <w:rFonts w:ascii="Times New Roman" w:eastAsia="Times New Roman" w:hAnsi="Times New Roman" w:cs="David" w:hint="cs"/>
          <w:sz w:val="20"/>
          <w:szCs w:val="24"/>
          <w:rtl/>
          <w:lang w:eastAsia="he-IL"/>
        </w:rPr>
        <w:t>% משכר המתכנן.</w:t>
      </w:r>
    </w:p>
    <w:p w14:paraId="7C2D22FB"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AA3F343" w14:textId="13ACD9A0"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del w:id="258" w:author="מרול אטמן" w:date="2024-01-04T15:42:00Z">
        <w:r w:rsidRPr="00B27B4C" w:rsidDel="008E7D94">
          <w:rPr>
            <w:rFonts w:ascii="Times New Roman" w:eastAsia="Times New Roman" w:hAnsi="Times New Roman" w:cs="David" w:hint="cs"/>
            <w:sz w:val="20"/>
            <w:szCs w:val="24"/>
            <w:rtl/>
            <w:lang w:eastAsia="he-IL"/>
          </w:rPr>
          <w:delText>ז</w:delText>
        </w:r>
      </w:del>
      <w:ins w:id="259" w:author="מרול אטמן" w:date="2024-01-04T15:42:00Z">
        <w:r w:rsidR="008E7D94">
          <w:rPr>
            <w:rFonts w:ascii="Times New Roman" w:eastAsia="Times New Roman" w:hAnsi="Times New Roman" w:cs="David" w:hint="cs"/>
            <w:sz w:val="20"/>
            <w:szCs w:val="24"/>
            <w:rtl/>
            <w:lang w:eastAsia="he-IL"/>
          </w:rPr>
          <w:t>ט</w:t>
        </w:r>
      </w:ins>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ab/>
        <w:t>במהלך ביצוע הפיקוח העליון,</w:t>
      </w:r>
    </w:p>
    <w:p w14:paraId="2EB849C0" w14:textId="77777777"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לפי שיקול דעת המזמין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15% משכר המתכנן.</w:t>
      </w:r>
    </w:p>
    <w:p w14:paraId="6EF2209E"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9DA2D61" w14:textId="3B2C7121"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del w:id="260" w:author="מרול אטמן" w:date="2024-01-04T15:42:00Z">
        <w:r w:rsidRPr="00B27B4C" w:rsidDel="008E7D94">
          <w:rPr>
            <w:rFonts w:ascii="Times New Roman" w:eastAsia="Times New Roman" w:hAnsi="Times New Roman" w:cs="David" w:hint="cs"/>
            <w:sz w:val="20"/>
            <w:szCs w:val="24"/>
            <w:rtl/>
            <w:lang w:eastAsia="he-IL"/>
          </w:rPr>
          <w:delText>ח</w:delText>
        </w:r>
      </w:del>
      <w:ins w:id="261" w:author="מרול אטמן" w:date="2024-01-04T15:42:00Z">
        <w:r w:rsidR="008E7D94">
          <w:rPr>
            <w:rFonts w:ascii="Times New Roman" w:eastAsia="Times New Roman" w:hAnsi="Times New Roman" w:cs="David" w:hint="cs"/>
            <w:sz w:val="20"/>
            <w:szCs w:val="24"/>
            <w:rtl/>
            <w:lang w:eastAsia="he-IL"/>
          </w:rPr>
          <w:t>י</w:t>
        </w:r>
      </w:ins>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ab/>
        <w:t>לאחר גמר ביצוע העבודות בהתאם לחוזה זה,</w:t>
      </w:r>
    </w:p>
    <w:p w14:paraId="220BD64E" w14:textId="77777777" w:rsidR="00B27B4C" w:rsidRPr="00B27B4C" w:rsidRDefault="003F2F80"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הפעלת הפרוי</w:t>
      </w:r>
      <w:r w:rsidR="00B27B4C" w:rsidRPr="00B27B4C">
        <w:rPr>
          <w:rFonts w:ascii="Times New Roman" w:eastAsia="Times New Roman" w:hAnsi="Times New Roman" w:cs="David" w:hint="cs"/>
          <w:sz w:val="20"/>
          <w:szCs w:val="24"/>
          <w:rtl/>
          <w:lang w:eastAsia="he-IL"/>
        </w:rPr>
        <w:t xml:space="preserve">קט וקבלתו על ידי המזמין, </w:t>
      </w:r>
    </w:p>
    <w:p w14:paraId="3B292FAD"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ולאחר בדיקת החשבונות הסופיים של העבודות </w:t>
      </w:r>
    </w:p>
    <w:p w14:paraId="3616C24F"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ושל הספקים בתכנון המתכנן ואישורם על ידי</w:t>
      </w:r>
    </w:p>
    <w:p w14:paraId="22292EF6" w14:textId="05F50A97"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000B4F06">
        <w:rPr>
          <w:rFonts w:ascii="Times New Roman" w:eastAsia="Times New Roman" w:hAnsi="Times New Roman" w:cs="David" w:hint="cs"/>
          <w:sz w:val="20"/>
          <w:szCs w:val="24"/>
          <w:rtl/>
          <w:lang w:eastAsia="he-IL"/>
        </w:rPr>
        <w:tab/>
        <w:t>המזמין, וקבלת אישור לאכלוס</w:t>
      </w:r>
      <w:r w:rsidR="003F2F80">
        <w:rPr>
          <w:rFonts w:ascii="Times New Roman" w:eastAsia="Times New Roman" w:hAnsi="Times New Roman" w:cs="David" w:hint="cs"/>
          <w:sz w:val="20"/>
          <w:szCs w:val="24"/>
          <w:rtl/>
          <w:lang w:eastAsia="he-IL"/>
        </w:rPr>
        <w:t>...................</w:t>
      </w:r>
      <w:del w:id="262" w:author="מרול אטמן" w:date="2024-01-04T15:01:00Z">
        <w:r w:rsidRPr="00B27B4C" w:rsidDel="00B22331">
          <w:rPr>
            <w:rFonts w:ascii="Times New Roman" w:eastAsia="Times New Roman" w:hAnsi="Times New Roman" w:cs="David" w:hint="cs"/>
            <w:sz w:val="20"/>
            <w:szCs w:val="24"/>
            <w:rtl/>
            <w:lang w:eastAsia="he-IL"/>
          </w:rPr>
          <w:delText>5</w:delText>
        </w:r>
      </w:del>
      <w:ins w:id="263" w:author="מרול אטמן" w:date="2024-01-04T15:01:00Z">
        <w:r w:rsidR="00B22331">
          <w:rPr>
            <w:rFonts w:ascii="Times New Roman" w:eastAsia="Times New Roman" w:hAnsi="Times New Roman" w:cs="David" w:hint="cs"/>
            <w:sz w:val="20"/>
            <w:szCs w:val="24"/>
            <w:rtl/>
            <w:lang w:eastAsia="he-IL"/>
          </w:rPr>
          <w:t>3</w:t>
        </w:r>
      </w:ins>
      <w:r w:rsidRPr="00B27B4C">
        <w:rPr>
          <w:rFonts w:ascii="Times New Roman" w:eastAsia="Times New Roman" w:hAnsi="Times New Roman" w:cs="David" w:hint="cs"/>
          <w:sz w:val="20"/>
          <w:szCs w:val="24"/>
          <w:rtl/>
          <w:lang w:eastAsia="he-IL"/>
        </w:rPr>
        <w:t>% משכר המתכנן.</w:t>
      </w:r>
    </w:p>
    <w:p w14:paraId="20FB5A2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65BF3CC6" w14:textId="0045EBDB" w:rsidR="00B27B4C" w:rsidRPr="00B27B4C" w:rsidRDefault="00B27B4C" w:rsidP="00B27B4C">
      <w:pPr>
        <w:widowControl w:val="0"/>
        <w:spacing w:before="0" w:beforeAutospacing="0" w:after="0" w:afterAutospacing="0" w:line="240" w:lineRule="auto"/>
        <w:ind w:left="793" w:firstLine="647"/>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del w:id="264" w:author="מרול אטמן" w:date="2024-01-04T15:42:00Z">
        <w:r w:rsidRPr="00B27B4C" w:rsidDel="008E7D94">
          <w:rPr>
            <w:rFonts w:ascii="Times New Roman" w:eastAsia="Times New Roman" w:hAnsi="Times New Roman" w:cs="David" w:hint="cs"/>
            <w:sz w:val="20"/>
            <w:szCs w:val="24"/>
            <w:rtl/>
            <w:lang w:eastAsia="he-IL"/>
          </w:rPr>
          <w:delText>ט</w:delText>
        </w:r>
      </w:del>
      <w:ins w:id="265" w:author="מרול אטמן" w:date="2024-01-04T15:42:00Z">
        <w:r w:rsidR="008E7D94">
          <w:rPr>
            <w:rFonts w:ascii="Times New Roman" w:eastAsia="Times New Roman" w:hAnsi="Times New Roman" w:cs="David" w:hint="cs"/>
            <w:sz w:val="20"/>
            <w:szCs w:val="24"/>
            <w:rtl/>
            <w:lang w:eastAsia="he-IL"/>
          </w:rPr>
          <w:t>י"א</w:t>
        </w:r>
      </w:ins>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ab/>
        <w:t>לאחר גמר הפיקוח העליון, תיקוני הבדק וקבלת</w:t>
      </w:r>
    </w:p>
    <w:p w14:paraId="748B5C41" w14:textId="77777777" w:rsidR="00B27B4C" w:rsidRPr="00B27B4C" w:rsidRDefault="00124F1F"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תעודת גמר לפרו</w:t>
      </w:r>
      <w:r w:rsidR="00B27B4C" w:rsidRPr="00B27B4C">
        <w:rPr>
          <w:rFonts w:ascii="Times New Roman" w:eastAsia="Times New Roman" w:hAnsi="Times New Roman" w:cs="David" w:hint="cs"/>
          <w:sz w:val="20"/>
          <w:szCs w:val="24"/>
          <w:rtl/>
          <w:lang w:eastAsia="he-IL"/>
        </w:rPr>
        <w:t xml:space="preserve">יקט, אישור המתכנן בכתב </w:t>
      </w:r>
    </w:p>
    <w:p w14:paraId="215F3223"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להשלמת הפרויקט בהתאם לתכניותיו, לתקנים </w:t>
      </w:r>
    </w:p>
    <w:p w14:paraId="5C131A64" w14:textId="77777777" w:rsidR="00B27B4C" w:rsidRPr="00B27B4C" w:rsidRDefault="000B4F06"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 xml:space="preserve">מחייבים ולשביעות רצונו </w:t>
      </w:r>
      <w:r w:rsidR="003F2F80">
        <w:rPr>
          <w:rFonts w:ascii="Times New Roman" w:eastAsia="Times New Roman" w:hAnsi="Times New Roman" w:cs="David" w:hint="cs"/>
          <w:sz w:val="20"/>
          <w:szCs w:val="24"/>
          <w:rtl/>
          <w:lang w:eastAsia="he-IL"/>
        </w:rPr>
        <w:t>...........................</w:t>
      </w:r>
      <w:r w:rsidR="00B27B4C" w:rsidRPr="000B4F06">
        <w:rPr>
          <w:rFonts w:ascii="Times New Roman" w:eastAsia="Times New Roman" w:hAnsi="Times New Roman" w:cs="David" w:hint="cs"/>
          <w:sz w:val="20"/>
          <w:szCs w:val="24"/>
          <w:rtl/>
          <w:lang w:eastAsia="he-IL"/>
        </w:rPr>
        <w:t xml:space="preserve"> 2% משכר המתכנן.</w:t>
      </w:r>
    </w:p>
    <w:p w14:paraId="63E85893"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39AEEF8" w14:textId="77777777" w:rsidR="00B27B4C" w:rsidRPr="00B27B4C" w:rsidRDefault="00B27B4C" w:rsidP="00B27B4C">
      <w:pPr>
        <w:widowControl w:val="0"/>
        <w:spacing w:before="0" w:beforeAutospacing="0" w:after="0" w:afterAutospacing="0" w:line="240" w:lineRule="auto"/>
        <w:ind w:right="-142"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b/>
          <w:bCs/>
          <w:sz w:val="20"/>
          <w:szCs w:val="24"/>
          <w:u w:val="single"/>
          <w:rtl/>
          <w:lang w:eastAsia="he-IL"/>
        </w:rPr>
        <w:t>סה"כ</w:t>
      </w:r>
      <w:r w:rsidR="000B4F06">
        <w:rPr>
          <w:rFonts w:ascii="Times New Roman" w:eastAsia="Times New Roman" w:hAnsi="Times New Roman" w:cs="David" w:hint="cs"/>
          <w:sz w:val="20"/>
          <w:szCs w:val="24"/>
          <w:rtl/>
          <w:lang w:eastAsia="he-IL"/>
        </w:rPr>
        <w:t>:</w:t>
      </w:r>
      <w:r w:rsidR="000B4F06">
        <w:rPr>
          <w:rFonts w:ascii="Times New Roman" w:eastAsia="Times New Roman" w:hAnsi="Times New Roman" w:cs="David" w:hint="cs"/>
          <w:sz w:val="20"/>
          <w:szCs w:val="24"/>
          <w:rtl/>
          <w:lang w:eastAsia="he-IL"/>
        </w:rPr>
        <w:tab/>
      </w:r>
      <w:r w:rsidR="000B4F06">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100% משכר המתכנן.</w:t>
      </w:r>
    </w:p>
    <w:p w14:paraId="49CE8BB1" w14:textId="77777777" w:rsidR="00B27B4C" w:rsidRPr="00B27B4C" w:rsidRDefault="00B27B4C" w:rsidP="00B27B4C">
      <w:pPr>
        <w:widowControl w:val="0"/>
        <w:spacing w:before="0" w:beforeAutospacing="0" w:after="0" w:afterAutospacing="0" w:line="240" w:lineRule="auto"/>
        <w:ind w:right="-142" w:hanging="720"/>
        <w:jc w:val="both"/>
        <w:rPr>
          <w:rFonts w:ascii="Times New Roman" w:eastAsia="Times New Roman" w:hAnsi="Times New Roman" w:cs="David"/>
          <w:sz w:val="20"/>
          <w:szCs w:val="24"/>
          <w:rtl/>
          <w:lang w:eastAsia="he-IL"/>
        </w:rPr>
      </w:pPr>
    </w:p>
    <w:p w14:paraId="13D1D8D9" w14:textId="77777777" w:rsidR="00B27B4C" w:rsidRPr="008E7D94" w:rsidDel="008E7D94" w:rsidRDefault="00B27B4C" w:rsidP="00B27B4C">
      <w:pPr>
        <w:widowControl w:val="0"/>
        <w:spacing w:before="0" w:beforeAutospacing="0" w:after="0" w:afterAutospacing="0" w:line="360" w:lineRule="auto"/>
        <w:ind w:hanging="720"/>
        <w:jc w:val="both"/>
        <w:rPr>
          <w:del w:id="266" w:author="מרול אטמן" w:date="2024-01-04T15:43:00Z"/>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1.2.2</w:t>
      </w:r>
      <w:r w:rsidRPr="00B27B4C">
        <w:rPr>
          <w:rFonts w:ascii="Times New Roman" w:eastAsia="Times New Roman" w:hAnsi="Times New Roman" w:cs="David" w:hint="cs"/>
          <w:sz w:val="20"/>
          <w:szCs w:val="24"/>
          <w:rtl/>
          <w:lang w:eastAsia="he-IL"/>
        </w:rPr>
        <w:tab/>
      </w:r>
      <w:del w:id="267" w:author="מרול אטמן" w:date="2024-01-04T15:43:00Z">
        <w:r w:rsidRPr="008E7D94" w:rsidDel="008E7D94">
          <w:rPr>
            <w:rFonts w:ascii="Times New Roman" w:eastAsia="Times New Roman" w:hAnsi="Times New Roman" w:cs="David" w:hint="eastAsia"/>
            <w:sz w:val="20"/>
            <w:szCs w:val="24"/>
            <w:rtl/>
            <w:lang w:eastAsia="he-IL"/>
            <w:rPrChange w:id="268" w:author="מרול אטמן" w:date="2024-01-04T15:43:00Z">
              <w:rPr>
                <w:rFonts w:ascii="Times New Roman" w:eastAsia="Times New Roman" w:hAnsi="Times New Roman" w:cs="David" w:hint="eastAsia"/>
                <w:sz w:val="20"/>
                <w:szCs w:val="24"/>
                <w:u w:val="single"/>
                <w:rtl/>
                <w:lang w:eastAsia="he-IL"/>
              </w:rPr>
            </w:rPrChange>
          </w:rPr>
          <w:delText>למבנה</w:delText>
        </w:r>
        <w:r w:rsidRPr="008E7D94" w:rsidDel="008E7D94">
          <w:rPr>
            <w:rFonts w:ascii="Times New Roman" w:eastAsia="Times New Roman" w:hAnsi="Times New Roman" w:cs="David"/>
            <w:sz w:val="20"/>
            <w:szCs w:val="24"/>
            <w:rtl/>
            <w:lang w:eastAsia="he-IL"/>
            <w:rPrChange w:id="269" w:author="מרול אטמן" w:date="2024-01-04T15:43:00Z">
              <w:rPr>
                <w:rFonts w:ascii="Times New Roman" w:eastAsia="Times New Roman" w:hAnsi="Times New Roman" w:cs="David"/>
                <w:sz w:val="20"/>
                <w:szCs w:val="24"/>
                <w:u w:val="single"/>
                <w:rtl/>
                <w:lang w:eastAsia="he-IL"/>
              </w:rPr>
            </w:rPrChange>
          </w:rPr>
          <w:delText xml:space="preserve"> </w:delText>
        </w:r>
        <w:r w:rsidRPr="008E7D94" w:rsidDel="008E7D94">
          <w:rPr>
            <w:rFonts w:ascii="Times New Roman" w:eastAsia="Times New Roman" w:hAnsi="Times New Roman" w:cs="David" w:hint="eastAsia"/>
            <w:sz w:val="20"/>
            <w:szCs w:val="24"/>
            <w:rtl/>
            <w:lang w:eastAsia="he-IL"/>
            <w:rPrChange w:id="270" w:author="מרול אטמן" w:date="2024-01-04T15:43:00Z">
              <w:rPr>
                <w:rFonts w:ascii="Times New Roman" w:eastAsia="Times New Roman" w:hAnsi="Times New Roman" w:cs="David" w:hint="eastAsia"/>
                <w:sz w:val="20"/>
                <w:szCs w:val="24"/>
                <w:u w:val="single"/>
                <w:rtl/>
                <w:lang w:eastAsia="he-IL"/>
              </w:rPr>
            </w:rPrChange>
          </w:rPr>
          <w:delText>חוזר</w:delText>
        </w:r>
        <w:r w:rsidRPr="008E7D94" w:rsidDel="008E7D94">
          <w:rPr>
            <w:rFonts w:ascii="Times New Roman" w:eastAsia="Times New Roman" w:hAnsi="Times New Roman" w:cs="David" w:hint="cs"/>
            <w:sz w:val="20"/>
            <w:szCs w:val="24"/>
            <w:rtl/>
            <w:lang w:eastAsia="he-IL"/>
          </w:rPr>
          <w:delText>:</w:delText>
        </w:r>
      </w:del>
    </w:p>
    <w:p w14:paraId="7478C49C" w14:textId="77777777" w:rsidR="00B27B4C" w:rsidRPr="008E7D94" w:rsidDel="008E7D94" w:rsidRDefault="00B27B4C" w:rsidP="00B27B4C">
      <w:pPr>
        <w:widowControl w:val="0"/>
        <w:spacing w:before="0" w:beforeAutospacing="0" w:after="0" w:afterAutospacing="0" w:line="240" w:lineRule="auto"/>
        <w:ind w:hanging="720"/>
        <w:jc w:val="both"/>
        <w:rPr>
          <w:del w:id="271" w:author="מרול אטמן" w:date="2024-01-04T15:43:00Z"/>
          <w:rFonts w:ascii="Times New Roman" w:eastAsia="Times New Roman" w:hAnsi="Times New Roman" w:cs="David"/>
          <w:sz w:val="20"/>
          <w:szCs w:val="24"/>
          <w:rtl/>
          <w:lang w:eastAsia="he-IL"/>
        </w:rPr>
      </w:pPr>
    </w:p>
    <w:p w14:paraId="581B9553" w14:textId="77777777" w:rsidR="00BB267C" w:rsidRPr="008E7D94" w:rsidDel="008E7D94" w:rsidRDefault="00B27B4C" w:rsidP="00844490">
      <w:pPr>
        <w:pStyle w:val="af8"/>
        <w:widowControl w:val="0"/>
        <w:numPr>
          <w:ilvl w:val="0"/>
          <w:numId w:val="23"/>
        </w:numPr>
        <w:spacing w:before="0" w:beforeAutospacing="0" w:after="0" w:afterAutospacing="0" w:line="240" w:lineRule="auto"/>
        <w:jc w:val="both"/>
        <w:rPr>
          <w:del w:id="272" w:author="מרול אטמן" w:date="2024-01-04T15:43:00Z"/>
          <w:rFonts w:ascii="Times New Roman" w:eastAsia="Times New Roman" w:hAnsi="Times New Roman" w:cs="David"/>
          <w:sz w:val="20"/>
          <w:szCs w:val="24"/>
          <w:rtl/>
          <w:lang w:eastAsia="he-IL"/>
        </w:rPr>
      </w:pPr>
      <w:del w:id="273" w:author="מרול אטמן" w:date="2024-01-04T15:43:00Z">
        <w:r w:rsidRPr="008E7D94" w:rsidDel="008E7D94">
          <w:rPr>
            <w:rFonts w:ascii="Times New Roman" w:eastAsia="Times New Roman" w:hAnsi="Times New Roman" w:cs="David" w:hint="cs"/>
            <w:sz w:val="20"/>
            <w:szCs w:val="24"/>
            <w:rtl/>
            <w:lang w:eastAsia="he-IL"/>
          </w:rPr>
          <w:delText>לאחר אישור בינוי לביצוע ע"י הועדה המקומית</w:delText>
        </w:r>
        <w:r w:rsidR="00844490" w:rsidRPr="008E7D94" w:rsidDel="008E7D94">
          <w:rPr>
            <w:rFonts w:ascii="Times New Roman" w:eastAsia="Times New Roman" w:hAnsi="Times New Roman" w:cs="David" w:hint="cs"/>
            <w:sz w:val="20"/>
            <w:szCs w:val="24"/>
            <w:rtl/>
            <w:lang w:eastAsia="he-IL"/>
          </w:rPr>
          <w:delText>......</w:delText>
        </w:r>
        <w:r w:rsidRPr="008E7D94" w:rsidDel="008E7D94">
          <w:rPr>
            <w:rFonts w:ascii="Times New Roman" w:eastAsia="Times New Roman" w:hAnsi="Times New Roman" w:cs="David" w:hint="cs"/>
            <w:sz w:val="20"/>
            <w:szCs w:val="24"/>
            <w:rtl/>
            <w:lang w:eastAsia="he-IL"/>
          </w:rPr>
          <w:delText xml:space="preserve">15% משכר </w:delText>
        </w:r>
      </w:del>
    </w:p>
    <w:p w14:paraId="353C6659" w14:textId="77777777" w:rsidR="00B27B4C" w:rsidRPr="008E7D94" w:rsidDel="008E7D94" w:rsidRDefault="00B27B4C" w:rsidP="00844490">
      <w:pPr>
        <w:pStyle w:val="af8"/>
        <w:widowControl w:val="0"/>
        <w:spacing w:before="0" w:beforeAutospacing="0" w:after="0" w:afterAutospacing="0" w:line="240" w:lineRule="auto"/>
        <w:ind w:left="2880"/>
        <w:jc w:val="both"/>
        <w:rPr>
          <w:del w:id="274" w:author="מרול אטמן" w:date="2024-01-04T15:43:00Z"/>
          <w:rFonts w:ascii="Times New Roman" w:eastAsia="Times New Roman" w:hAnsi="Times New Roman" w:cs="David"/>
          <w:sz w:val="20"/>
          <w:szCs w:val="24"/>
          <w:rtl/>
          <w:lang w:eastAsia="he-IL"/>
        </w:rPr>
      </w:pPr>
      <w:del w:id="275" w:author="מרול אטמן" w:date="2024-01-04T15:43:00Z">
        <w:r w:rsidRPr="008E7D94" w:rsidDel="008E7D94">
          <w:rPr>
            <w:rFonts w:ascii="Times New Roman" w:eastAsia="Times New Roman" w:hAnsi="Times New Roman" w:cs="David" w:hint="cs"/>
            <w:sz w:val="20"/>
            <w:szCs w:val="24"/>
            <w:rtl/>
            <w:lang w:eastAsia="he-IL"/>
          </w:rPr>
          <w:delText>המתכנן.</w:delText>
        </w:r>
      </w:del>
    </w:p>
    <w:p w14:paraId="692F2BF6" w14:textId="77777777" w:rsidR="00B27B4C" w:rsidRPr="008E7D94" w:rsidDel="008E7D94" w:rsidRDefault="00B27B4C" w:rsidP="00B27B4C">
      <w:pPr>
        <w:widowControl w:val="0"/>
        <w:spacing w:before="0" w:beforeAutospacing="0" w:after="0" w:afterAutospacing="0" w:line="240" w:lineRule="auto"/>
        <w:ind w:hanging="720"/>
        <w:jc w:val="both"/>
        <w:rPr>
          <w:del w:id="276" w:author="מרול אטמן" w:date="2024-01-04T15:43:00Z"/>
          <w:rFonts w:ascii="Times New Roman" w:eastAsia="Times New Roman" w:hAnsi="Times New Roman" w:cs="David"/>
          <w:sz w:val="20"/>
          <w:szCs w:val="24"/>
          <w:rtl/>
          <w:lang w:eastAsia="he-IL"/>
        </w:rPr>
      </w:pPr>
    </w:p>
    <w:p w14:paraId="51B66F15" w14:textId="77777777" w:rsidR="00B27B4C" w:rsidRPr="008E7D94" w:rsidDel="008E7D94" w:rsidRDefault="00B27B4C" w:rsidP="00B27B4C">
      <w:pPr>
        <w:widowControl w:val="0"/>
        <w:spacing w:before="0" w:beforeAutospacing="0" w:after="0" w:afterAutospacing="0" w:line="240" w:lineRule="auto"/>
        <w:ind w:hanging="720"/>
        <w:jc w:val="both"/>
        <w:rPr>
          <w:del w:id="277" w:author="מרול אטמן" w:date="2024-01-04T15:43:00Z"/>
          <w:rFonts w:ascii="Times New Roman" w:eastAsia="Times New Roman" w:hAnsi="Times New Roman" w:cs="David"/>
          <w:sz w:val="20"/>
          <w:szCs w:val="24"/>
          <w:rtl/>
          <w:lang w:eastAsia="he-IL"/>
        </w:rPr>
      </w:pPr>
      <w:del w:id="278" w:author="מרול אטמן" w:date="2024-01-04T15:43:00Z">
        <w:r w:rsidRPr="008E7D94" w:rsidDel="008E7D94">
          <w:rPr>
            <w:rFonts w:ascii="Times New Roman" w:eastAsia="Times New Roman" w:hAnsi="Times New Roman" w:cs="David" w:hint="cs"/>
            <w:sz w:val="20"/>
            <w:szCs w:val="24"/>
            <w:rtl/>
            <w:lang w:eastAsia="he-IL"/>
          </w:rPr>
          <w:tab/>
        </w:r>
        <w:r w:rsidRPr="008E7D94" w:rsidDel="008E7D94">
          <w:rPr>
            <w:rFonts w:ascii="Times New Roman" w:eastAsia="Times New Roman" w:hAnsi="Times New Roman" w:cs="David" w:hint="cs"/>
            <w:sz w:val="20"/>
            <w:szCs w:val="24"/>
            <w:rtl/>
            <w:lang w:eastAsia="he-IL"/>
          </w:rPr>
          <w:tab/>
        </w:r>
        <w:r w:rsidRPr="008E7D94" w:rsidDel="008E7D94">
          <w:rPr>
            <w:rFonts w:ascii="Times New Roman" w:eastAsia="Times New Roman" w:hAnsi="Times New Roman" w:cs="David" w:hint="cs"/>
            <w:sz w:val="20"/>
            <w:szCs w:val="24"/>
            <w:rtl/>
            <w:lang w:eastAsia="he-IL"/>
          </w:rPr>
          <w:tab/>
        </w:r>
        <w:r w:rsidRPr="008E7D94" w:rsidDel="008E7D94">
          <w:rPr>
            <w:rFonts w:ascii="Times New Roman" w:eastAsia="Times New Roman" w:hAnsi="Times New Roman" w:cs="David" w:hint="cs"/>
            <w:sz w:val="20"/>
            <w:szCs w:val="24"/>
            <w:rtl/>
            <w:lang w:eastAsia="he-IL"/>
          </w:rPr>
          <w:tab/>
          <w:delText>ב.</w:delText>
        </w:r>
        <w:r w:rsidRPr="008E7D94" w:rsidDel="008E7D94">
          <w:rPr>
            <w:rFonts w:ascii="Times New Roman" w:eastAsia="Times New Roman" w:hAnsi="Times New Roman" w:cs="David" w:hint="cs"/>
            <w:sz w:val="20"/>
            <w:szCs w:val="24"/>
            <w:rtl/>
            <w:lang w:eastAsia="he-IL"/>
          </w:rPr>
          <w:tab/>
          <w:delText xml:space="preserve">לאחר אישור הבקשות להיתרי בניה </w:delText>
        </w:r>
      </w:del>
    </w:p>
    <w:p w14:paraId="5ED055FD" w14:textId="77777777" w:rsidR="00B27B4C" w:rsidRPr="008E7D94" w:rsidDel="008E7D94" w:rsidRDefault="00BB267C" w:rsidP="00844490">
      <w:pPr>
        <w:widowControl w:val="0"/>
        <w:spacing w:before="0" w:beforeAutospacing="0" w:after="60" w:afterAutospacing="0" w:line="360" w:lineRule="auto"/>
        <w:ind w:left="720" w:firstLine="720"/>
        <w:jc w:val="both"/>
        <w:rPr>
          <w:del w:id="279" w:author="מרול אטמן" w:date="2024-01-04T15:43:00Z"/>
          <w:rFonts w:ascii="Times New Roman" w:eastAsia="Times New Roman" w:hAnsi="Times New Roman" w:cs="David"/>
          <w:sz w:val="20"/>
          <w:szCs w:val="24"/>
          <w:rtl/>
          <w:lang w:eastAsia="he-IL"/>
        </w:rPr>
      </w:pPr>
      <w:del w:id="280" w:author="מרול אטמן" w:date="2024-01-04T15:43:00Z">
        <w:r w:rsidRPr="008E7D94" w:rsidDel="008E7D94">
          <w:rPr>
            <w:rFonts w:ascii="Times New Roman" w:eastAsia="Times New Roman" w:hAnsi="Times New Roman" w:cs="David" w:hint="cs"/>
            <w:sz w:val="20"/>
            <w:szCs w:val="24"/>
            <w:rtl/>
            <w:lang w:eastAsia="he-IL"/>
          </w:rPr>
          <w:tab/>
        </w:r>
        <w:r w:rsidRPr="008E7D94" w:rsidDel="008E7D94">
          <w:rPr>
            <w:rFonts w:ascii="Times New Roman" w:eastAsia="Times New Roman" w:hAnsi="Times New Roman" w:cs="David" w:hint="cs"/>
            <w:sz w:val="20"/>
            <w:szCs w:val="24"/>
            <w:rtl/>
            <w:lang w:eastAsia="he-IL"/>
          </w:rPr>
          <w:tab/>
          <w:delText>והוצאת היתרי בניה</w:delText>
        </w:r>
        <w:r w:rsidR="00844490" w:rsidRPr="008E7D94" w:rsidDel="008E7D94">
          <w:rPr>
            <w:rFonts w:ascii="Times New Roman" w:eastAsia="Times New Roman" w:hAnsi="Times New Roman" w:cs="David" w:hint="cs"/>
            <w:sz w:val="20"/>
            <w:szCs w:val="24"/>
            <w:rtl/>
            <w:lang w:eastAsia="he-IL"/>
          </w:rPr>
          <w:delText>................................</w:delText>
        </w:r>
        <w:r w:rsidR="00B27B4C" w:rsidRPr="008E7D94" w:rsidDel="008E7D94">
          <w:rPr>
            <w:rFonts w:ascii="Times New Roman" w:eastAsia="Times New Roman" w:hAnsi="Times New Roman" w:cs="David" w:hint="cs"/>
            <w:sz w:val="20"/>
            <w:szCs w:val="24"/>
            <w:rtl/>
            <w:lang w:eastAsia="he-IL"/>
          </w:rPr>
          <w:delText>20% משכר המתכנן.</w:delText>
        </w:r>
      </w:del>
    </w:p>
    <w:p w14:paraId="797FB12F" w14:textId="77777777" w:rsidR="00B27B4C" w:rsidRPr="008E7D94" w:rsidDel="008E7D94" w:rsidRDefault="00B27B4C" w:rsidP="00B27B4C">
      <w:pPr>
        <w:widowControl w:val="0"/>
        <w:spacing w:before="0" w:beforeAutospacing="0" w:after="0" w:afterAutospacing="0" w:line="240" w:lineRule="auto"/>
        <w:ind w:left="720" w:hanging="720"/>
        <w:jc w:val="both"/>
        <w:rPr>
          <w:del w:id="281" w:author="מרול אטמן" w:date="2024-01-04T15:43:00Z"/>
          <w:rFonts w:ascii="Times New Roman" w:eastAsia="Times New Roman" w:hAnsi="Times New Roman" w:cs="David"/>
          <w:sz w:val="20"/>
          <w:szCs w:val="24"/>
          <w:rtl/>
          <w:lang w:eastAsia="he-IL"/>
        </w:rPr>
      </w:pPr>
      <w:del w:id="282" w:author="מרול אטמן" w:date="2024-01-04T15:43:00Z">
        <w:r w:rsidRPr="008E7D94" w:rsidDel="008E7D94">
          <w:rPr>
            <w:rFonts w:ascii="Times New Roman" w:eastAsia="Times New Roman" w:hAnsi="Times New Roman" w:cs="David" w:hint="cs"/>
            <w:sz w:val="20"/>
            <w:szCs w:val="24"/>
            <w:rtl/>
            <w:lang w:eastAsia="he-IL"/>
          </w:rPr>
          <w:tab/>
        </w:r>
        <w:r w:rsidRPr="008E7D94" w:rsidDel="008E7D94">
          <w:rPr>
            <w:rFonts w:ascii="Times New Roman" w:eastAsia="Times New Roman" w:hAnsi="Times New Roman" w:cs="David" w:hint="cs"/>
            <w:sz w:val="20"/>
            <w:szCs w:val="24"/>
            <w:rtl/>
            <w:lang w:eastAsia="he-IL"/>
          </w:rPr>
          <w:tab/>
        </w:r>
        <w:r w:rsidRPr="008E7D94" w:rsidDel="008E7D94">
          <w:rPr>
            <w:rFonts w:ascii="Times New Roman" w:eastAsia="Times New Roman" w:hAnsi="Times New Roman" w:cs="David" w:hint="cs"/>
            <w:sz w:val="20"/>
            <w:szCs w:val="24"/>
            <w:rtl/>
            <w:lang w:eastAsia="he-IL"/>
          </w:rPr>
          <w:tab/>
          <w:delText>ג.</w:delText>
        </w:r>
        <w:r w:rsidRPr="008E7D94" w:rsidDel="008E7D94">
          <w:rPr>
            <w:rFonts w:ascii="Times New Roman" w:eastAsia="Times New Roman" w:hAnsi="Times New Roman" w:cs="David" w:hint="cs"/>
            <w:sz w:val="20"/>
            <w:szCs w:val="24"/>
            <w:rtl/>
            <w:lang w:eastAsia="he-IL"/>
          </w:rPr>
          <w:tab/>
          <w:delText xml:space="preserve">לאחר גמר התאמת התכנון המפורט והמכרזים </w:delText>
        </w:r>
        <w:r w:rsidRPr="008E7D94" w:rsidDel="008E7D94">
          <w:rPr>
            <w:rFonts w:ascii="Times New Roman" w:eastAsia="Times New Roman" w:hAnsi="Times New Roman" w:cs="David" w:hint="cs"/>
            <w:sz w:val="20"/>
            <w:szCs w:val="24"/>
            <w:rtl/>
            <w:lang w:eastAsia="he-IL"/>
          </w:rPr>
          <w:tab/>
        </w:r>
      </w:del>
    </w:p>
    <w:p w14:paraId="32BD55F4" w14:textId="77777777" w:rsidR="00B27B4C" w:rsidRPr="008E7D94" w:rsidDel="008E7D94" w:rsidRDefault="00B27B4C" w:rsidP="00844490">
      <w:pPr>
        <w:widowControl w:val="0"/>
        <w:spacing w:before="0" w:beforeAutospacing="0" w:after="0" w:afterAutospacing="0" w:line="240" w:lineRule="auto"/>
        <w:ind w:left="720" w:firstLine="720"/>
        <w:jc w:val="both"/>
        <w:rPr>
          <w:del w:id="283" w:author="מרול אטמן" w:date="2024-01-04T15:43:00Z"/>
          <w:rFonts w:ascii="Times New Roman" w:eastAsia="Times New Roman" w:hAnsi="Times New Roman" w:cs="David"/>
          <w:sz w:val="20"/>
          <w:szCs w:val="24"/>
          <w:rtl/>
          <w:lang w:eastAsia="he-IL"/>
        </w:rPr>
      </w:pPr>
      <w:del w:id="284" w:author="מרול אטמן" w:date="2024-01-04T15:43:00Z">
        <w:r w:rsidRPr="008E7D94" w:rsidDel="008E7D94">
          <w:rPr>
            <w:rFonts w:ascii="Times New Roman" w:eastAsia="Times New Roman" w:hAnsi="Times New Roman" w:cs="David" w:hint="cs"/>
            <w:sz w:val="20"/>
            <w:szCs w:val="24"/>
            <w:rtl/>
            <w:lang w:eastAsia="he-IL"/>
          </w:rPr>
          <w:tab/>
        </w:r>
        <w:r w:rsidRPr="008E7D94" w:rsidDel="008E7D94">
          <w:rPr>
            <w:rFonts w:ascii="Times New Roman" w:eastAsia="Times New Roman" w:hAnsi="Times New Roman" w:cs="David" w:hint="cs"/>
            <w:sz w:val="20"/>
            <w:szCs w:val="24"/>
            <w:rtl/>
            <w:lang w:eastAsia="he-IL"/>
          </w:rPr>
          <w:tab/>
          <w:delText>ואישו</w:delText>
        </w:r>
        <w:r w:rsidR="00BB267C" w:rsidRPr="008E7D94" w:rsidDel="008E7D94">
          <w:rPr>
            <w:rFonts w:ascii="Times New Roman" w:eastAsia="Times New Roman" w:hAnsi="Times New Roman" w:cs="David" w:hint="cs"/>
            <w:sz w:val="20"/>
            <w:szCs w:val="24"/>
            <w:rtl/>
            <w:lang w:eastAsia="he-IL"/>
          </w:rPr>
          <w:delText>ר עבודות שלב זה ע"י המזמין</w:delText>
        </w:r>
        <w:r w:rsidR="00844490" w:rsidRPr="008E7D94" w:rsidDel="008E7D94">
          <w:rPr>
            <w:rFonts w:ascii="Times New Roman" w:eastAsia="Times New Roman" w:hAnsi="Times New Roman" w:cs="David" w:hint="cs"/>
            <w:sz w:val="20"/>
            <w:szCs w:val="24"/>
            <w:rtl/>
            <w:lang w:eastAsia="he-IL"/>
          </w:rPr>
          <w:delText>............</w:delText>
        </w:r>
        <w:r w:rsidRPr="008E7D94" w:rsidDel="008E7D94">
          <w:rPr>
            <w:rFonts w:ascii="Times New Roman" w:eastAsia="Times New Roman" w:hAnsi="Times New Roman" w:cs="David" w:hint="cs"/>
            <w:sz w:val="20"/>
            <w:szCs w:val="24"/>
            <w:rtl/>
            <w:lang w:eastAsia="he-IL"/>
          </w:rPr>
          <w:delText>15% משכר המתכנן.</w:delText>
        </w:r>
      </w:del>
    </w:p>
    <w:p w14:paraId="2497517A" w14:textId="77777777" w:rsidR="00B27B4C" w:rsidRPr="008E7D94" w:rsidDel="008E7D94" w:rsidRDefault="00B27B4C" w:rsidP="00B27B4C">
      <w:pPr>
        <w:widowControl w:val="0"/>
        <w:spacing w:before="0" w:beforeAutospacing="0" w:after="0" w:afterAutospacing="0" w:line="240" w:lineRule="auto"/>
        <w:ind w:left="720" w:firstLine="720"/>
        <w:jc w:val="both"/>
        <w:rPr>
          <w:del w:id="285" w:author="מרול אטמן" w:date="2024-01-04T15:43:00Z"/>
          <w:rFonts w:ascii="Times New Roman" w:eastAsia="Times New Roman" w:hAnsi="Times New Roman" w:cs="David"/>
          <w:sz w:val="20"/>
          <w:szCs w:val="24"/>
          <w:rtl/>
          <w:lang w:eastAsia="he-IL"/>
        </w:rPr>
      </w:pPr>
    </w:p>
    <w:p w14:paraId="5C1D7502" w14:textId="77777777" w:rsidR="00B27B4C" w:rsidRPr="008E7D94" w:rsidDel="008E7D94" w:rsidRDefault="00B27B4C" w:rsidP="00B27B4C">
      <w:pPr>
        <w:widowControl w:val="0"/>
        <w:spacing w:before="0" w:beforeAutospacing="0" w:after="60" w:afterAutospacing="0" w:line="360" w:lineRule="auto"/>
        <w:ind w:left="720" w:hanging="720"/>
        <w:jc w:val="both"/>
        <w:rPr>
          <w:del w:id="286" w:author="מרול אטמן" w:date="2024-01-04T15:43:00Z"/>
          <w:rFonts w:ascii="Times New Roman" w:eastAsia="Times New Roman" w:hAnsi="Times New Roman" w:cs="David"/>
          <w:sz w:val="20"/>
          <w:szCs w:val="24"/>
          <w:rtl/>
          <w:lang w:eastAsia="he-IL"/>
        </w:rPr>
      </w:pPr>
      <w:del w:id="287" w:author="מרול אטמן" w:date="2024-01-04T15:43:00Z">
        <w:r w:rsidRPr="008E7D94" w:rsidDel="008E7D94">
          <w:rPr>
            <w:rFonts w:ascii="Times New Roman" w:eastAsia="Times New Roman" w:hAnsi="Times New Roman" w:cs="David" w:hint="cs"/>
            <w:sz w:val="20"/>
            <w:szCs w:val="24"/>
            <w:rtl/>
            <w:lang w:eastAsia="he-IL"/>
          </w:rPr>
          <w:tab/>
        </w:r>
        <w:r w:rsidRPr="008E7D94" w:rsidDel="008E7D94">
          <w:rPr>
            <w:rFonts w:ascii="Times New Roman" w:eastAsia="Times New Roman" w:hAnsi="Times New Roman" w:cs="David" w:hint="cs"/>
            <w:sz w:val="20"/>
            <w:szCs w:val="24"/>
            <w:rtl/>
            <w:lang w:eastAsia="he-IL"/>
          </w:rPr>
          <w:tab/>
        </w:r>
        <w:r w:rsidRPr="008E7D94" w:rsidDel="008E7D94">
          <w:rPr>
            <w:rFonts w:ascii="Times New Roman" w:eastAsia="Times New Roman" w:hAnsi="Times New Roman" w:cs="David" w:hint="cs"/>
            <w:sz w:val="20"/>
            <w:szCs w:val="24"/>
            <w:rtl/>
            <w:lang w:eastAsia="he-IL"/>
          </w:rPr>
          <w:tab/>
          <w:delText>ד.</w:delText>
        </w:r>
        <w:r w:rsidRPr="008E7D94" w:rsidDel="008E7D94">
          <w:rPr>
            <w:rFonts w:ascii="Times New Roman" w:eastAsia="Times New Roman" w:hAnsi="Times New Roman" w:cs="David" w:hint="cs"/>
            <w:sz w:val="20"/>
            <w:szCs w:val="24"/>
            <w:rtl/>
            <w:lang w:eastAsia="he-IL"/>
          </w:rPr>
          <w:tab/>
          <w:delText>במהלך ביצוע הפיקוח העליון,</w:delText>
        </w:r>
      </w:del>
    </w:p>
    <w:p w14:paraId="711EB6B3" w14:textId="77777777" w:rsidR="00B27B4C" w:rsidRPr="008E7D94" w:rsidDel="008E7D94" w:rsidRDefault="00BB267C" w:rsidP="00844490">
      <w:pPr>
        <w:widowControl w:val="0"/>
        <w:spacing w:before="0" w:beforeAutospacing="0" w:after="60" w:afterAutospacing="0" w:line="360" w:lineRule="auto"/>
        <w:ind w:left="720" w:firstLine="720"/>
        <w:jc w:val="both"/>
        <w:rPr>
          <w:del w:id="288" w:author="מרול אטמן" w:date="2024-01-04T15:43:00Z"/>
          <w:rFonts w:ascii="Times New Roman" w:eastAsia="Times New Roman" w:hAnsi="Times New Roman" w:cs="David"/>
          <w:sz w:val="20"/>
          <w:szCs w:val="24"/>
          <w:rtl/>
          <w:lang w:eastAsia="he-IL"/>
        </w:rPr>
      </w:pPr>
      <w:del w:id="289" w:author="מרול אטמן" w:date="2024-01-04T15:43:00Z">
        <w:r w:rsidRPr="008E7D94" w:rsidDel="008E7D94">
          <w:rPr>
            <w:rFonts w:ascii="Times New Roman" w:eastAsia="Times New Roman" w:hAnsi="Times New Roman" w:cs="David" w:hint="cs"/>
            <w:sz w:val="20"/>
            <w:szCs w:val="24"/>
            <w:rtl/>
            <w:lang w:eastAsia="he-IL"/>
          </w:rPr>
          <w:tab/>
        </w:r>
        <w:r w:rsidRPr="008E7D94" w:rsidDel="008E7D94">
          <w:rPr>
            <w:rFonts w:ascii="Times New Roman" w:eastAsia="Times New Roman" w:hAnsi="Times New Roman" w:cs="David" w:hint="cs"/>
            <w:sz w:val="20"/>
            <w:szCs w:val="24"/>
            <w:rtl/>
            <w:lang w:eastAsia="he-IL"/>
          </w:rPr>
          <w:tab/>
          <w:delText xml:space="preserve">לפי שיקול דעת המזמין </w:delText>
        </w:r>
        <w:r w:rsidR="00844490" w:rsidRPr="008E7D94" w:rsidDel="008E7D94">
          <w:rPr>
            <w:rFonts w:ascii="Times New Roman" w:eastAsia="Times New Roman" w:hAnsi="Times New Roman" w:cs="David" w:hint="cs"/>
            <w:sz w:val="20"/>
            <w:szCs w:val="24"/>
            <w:rtl/>
            <w:lang w:eastAsia="he-IL"/>
          </w:rPr>
          <w:delText>............................</w:delText>
        </w:r>
        <w:r w:rsidR="00B27B4C" w:rsidRPr="008E7D94" w:rsidDel="008E7D94">
          <w:rPr>
            <w:rFonts w:ascii="Times New Roman" w:eastAsia="Times New Roman" w:hAnsi="Times New Roman" w:cs="David" w:hint="cs"/>
            <w:sz w:val="20"/>
            <w:szCs w:val="24"/>
            <w:rtl/>
            <w:lang w:eastAsia="he-IL"/>
          </w:rPr>
          <w:delText>35% משכר המתכנן.</w:delText>
        </w:r>
      </w:del>
    </w:p>
    <w:p w14:paraId="4253DD39" w14:textId="77777777" w:rsidR="00B27B4C" w:rsidRPr="008E7D94" w:rsidDel="008E7D94" w:rsidRDefault="00B27B4C" w:rsidP="00B27B4C">
      <w:pPr>
        <w:widowControl w:val="0"/>
        <w:spacing w:before="0" w:beforeAutospacing="0" w:after="0" w:afterAutospacing="0" w:line="240" w:lineRule="auto"/>
        <w:ind w:left="720" w:firstLine="720"/>
        <w:jc w:val="both"/>
        <w:rPr>
          <w:del w:id="290" w:author="מרול אטמן" w:date="2024-01-04T15:43:00Z"/>
          <w:rFonts w:ascii="Times New Roman" w:eastAsia="Times New Roman" w:hAnsi="Times New Roman" w:cs="David"/>
          <w:sz w:val="20"/>
          <w:szCs w:val="24"/>
          <w:rtl/>
          <w:lang w:eastAsia="he-IL"/>
        </w:rPr>
      </w:pPr>
      <w:del w:id="291" w:author="מרול אטמן" w:date="2024-01-04T15:43:00Z">
        <w:r w:rsidRPr="008E7D94" w:rsidDel="008E7D94">
          <w:rPr>
            <w:rFonts w:ascii="Times New Roman" w:eastAsia="Times New Roman" w:hAnsi="Times New Roman" w:cs="David" w:hint="cs"/>
            <w:sz w:val="20"/>
            <w:szCs w:val="24"/>
            <w:rtl/>
            <w:lang w:eastAsia="he-IL"/>
          </w:rPr>
          <w:tab/>
          <w:delText>ה.</w:delText>
        </w:r>
        <w:r w:rsidRPr="008E7D94" w:rsidDel="008E7D94">
          <w:rPr>
            <w:rFonts w:ascii="Times New Roman" w:eastAsia="Times New Roman" w:hAnsi="Times New Roman" w:cs="David" w:hint="cs"/>
            <w:sz w:val="20"/>
            <w:szCs w:val="24"/>
            <w:rtl/>
            <w:lang w:eastAsia="he-IL"/>
          </w:rPr>
          <w:tab/>
          <w:delText>לאחר גמר ביצוע העבודות בהתאם לחוזה זה,</w:delText>
        </w:r>
      </w:del>
    </w:p>
    <w:p w14:paraId="265AB8A3" w14:textId="77777777" w:rsidR="00B27B4C" w:rsidRPr="008E7D94" w:rsidDel="008E7D94" w:rsidRDefault="00B27B4C" w:rsidP="00B27B4C">
      <w:pPr>
        <w:widowControl w:val="0"/>
        <w:spacing w:before="0" w:beforeAutospacing="0" w:after="0" w:afterAutospacing="0" w:line="240" w:lineRule="auto"/>
        <w:ind w:left="720" w:firstLine="720"/>
        <w:jc w:val="both"/>
        <w:rPr>
          <w:del w:id="292" w:author="מרול אטמן" w:date="2024-01-04T15:43:00Z"/>
          <w:rFonts w:ascii="Times New Roman" w:eastAsia="Times New Roman" w:hAnsi="Times New Roman" w:cs="David"/>
          <w:sz w:val="20"/>
          <w:szCs w:val="24"/>
          <w:rtl/>
          <w:lang w:eastAsia="he-IL"/>
        </w:rPr>
      </w:pPr>
      <w:del w:id="293" w:author="מרול אטמן" w:date="2024-01-04T15:43:00Z">
        <w:r w:rsidRPr="008E7D94" w:rsidDel="008E7D94">
          <w:rPr>
            <w:rFonts w:ascii="Times New Roman" w:eastAsia="Times New Roman" w:hAnsi="Times New Roman" w:cs="David" w:hint="cs"/>
            <w:sz w:val="20"/>
            <w:szCs w:val="24"/>
            <w:rtl/>
            <w:lang w:eastAsia="he-IL"/>
          </w:rPr>
          <w:tab/>
        </w:r>
        <w:r w:rsidRPr="008E7D94" w:rsidDel="008E7D94">
          <w:rPr>
            <w:rFonts w:ascii="Times New Roman" w:eastAsia="Times New Roman" w:hAnsi="Times New Roman" w:cs="David" w:hint="cs"/>
            <w:sz w:val="20"/>
            <w:szCs w:val="24"/>
            <w:rtl/>
            <w:lang w:eastAsia="he-IL"/>
          </w:rPr>
          <w:tab/>
          <w:delText xml:space="preserve">הפעלת הפרויקט וקבלתו על ידי המזמין, </w:delText>
        </w:r>
      </w:del>
    </w:p>
    <w:p w14:paraId="016A1265" w14:textId="77777777" w:rsidR="00B27B4C" w:rsidRPr="008E7D94" w:rsidDel="008E7D94" w:rsidRDefault="00B27B4C" w:rsidP="00B27B4C">
      <w:pPr>
        <w:widowControl w:val="0"/>
        <w:spacing w:before="0" w:beforeAutospacing="0" w:after="0" w:afterAutospacing="0" w:line="240" w:lineRule="auto"/>
        <w:ind w:left="720" w:firstLine="720"/>
        <w:jc w:val="both"/>
        <w:rPr>
          <w:del w:id="294" w:author="מרול אטמן" w:date="2024-01-04T15:43:00Z"/>
          <w:rFonts w:ascii="Times New Roman" w:eastAsia="Times New Roman" w:hAnsi="Times New Roman" w:cs="David"/>
          <w:sz w:val="20"/>
          <w:szCs w:val="24"/>
          <w:rtl/>
          <w:lang w:eastAsia="he-IL"/>
        </w:rPr>
      </w:pPr>
      <w:del w:id="295" w:author="מרול אטמן" w:date="2024-01-04T15:43:00Z">
        <w:r w:rsidRPr="008E7D94" w:rsidDel="008E7D94">
          <w:rPr>
            <w:rFonts w:ascii="Times New Roman" w:eastAsia="Times New Roman" w:hAnsi="Times New Roman" w:cs="David" w:hint="cs"/>
            <w:sz w:val="20"/>
            <w:szCs w:val="24"/>
            <w:rtl/>
            <w:lang w:eastAsia="he-IL"/>
          </w:rPr>
          <w:tab/>
        </w:r>
        <w:r w:rsidRPr="008E7D94" w:rsidDel="008E7D94">
          <w:rPr>
            <w:rFonts w:ascii="Times New Roman" w:eastAsia="Times New Roman" w:hAnsi="Times New Roman" w:cs="David" w:hint="cs"/>
            <w:sz w:val="20"/>
            <w:szCs w:val="24"/>
            <w:rtl/>
            <w:lang w:eastAsia="he-IL"/>
          </w:rPr>
          <w:tab/>
          <w:delText xml:space="preserve">ולאחר בדיקת החשבונות הסופיים של העבודות </w:delText>
        </w:r>
      </w:del>
    </w:p>
    <w:p w14:paraId="5D50639D" w14:textId="77777777" w:rsidR="00B27B4C" w:rsidRPr="008E7D94" w:rsidDel="008E7D94" w:rsidRDefault="00B27B4C" w:rsidP="00B27B4C">
      <w:pPr>
        <w:widowControl w:val="0"/>
        <w:spacing w:before="0" w:beforeAutospacing="0" w:after="0" w:afterAutospacing="0" w:line="240" w:lineRule="auto"/>
        <w:ind w:left="720" w:firstLine="720"/>
        <w:jc w:val="both"/>
        <w:rPr>
          <w:del w:id="296" w:author="מרול אטמן" w:date="2024-01-04T15:43:00Z"/>
          <w:rFonts w:ascii="Times New Roman" w:eastAsia="Times New Roman" w:hAnsi="Times New Roman" w:cs="David"/>
          <w:sz w:val="20"/>
          <w:szCs w:val="24"/>
          <w:rtl/>
          <w:lang w:eastAsia="he-IL"/>
        </w:rPr>
      </w:pPr>
      <w:del w:id="297" w:author="מרול אטמן" w:date="2024-01-04T15:43:00Z">
        <w:r w:rsidRPr="008E7D94" w:rsidDel="008E7D94">
          <w:rPr>
            <w:rFonts w:ascii="Times New Roman" w:eastAsia="Times New Roman" w:hAnsi="Times New Roman" w:cs="David" w:hint="cs"/>
            <w:sz w:val="20"/>
            <w:szCs w:val="24"/>
            <w:rtl/>
            <w:lang w:eastAsia="he-IL"/>
          </w:rPr>
          <w:tab/>
        </w:r>
        <w:r w:rsidRPr="008E7D94" w:rsidDel="008E7D94">
          <w:rPr>
            <w:rFonts w:ascii="Times New Roman" w:eastAsia="Times New Roman" w:hAnsi="Times New Roman" w:cs="David" w:hint="cs"/>
            <w:sz w:val="20"/>
            <w:szCs w:val="24"/>
            <w:rtl/>
            <w:lang w:eastAsia="he-IL"/>
          </w:rPr>
          <w:tab/>
          <w:delText>ושל הספקים בתכנון המתכנן ואישורם על ידי</w:delText>
        </w:r>
      </w:del>
    </w:p>
    <w:p w14:paraId="700A5D58" w14:textId="77777777" w:rsidR="00B27B4C" w:rsidRPr="008E7D94" w:rsidDel="008E7D94" w:rsidRDefault="00B27B4C" w:rsidP="00844490">
      <w:pPr>
        <w:widowControl w:val="0"/>
        <w:spacing w:before="0" w:beforeAutospacing="0" w:after="0" w:afterAutospacing="0" w:line="240" w:lineRule="auto"/>
        <w:ind w:left="720" w:firstLine="720"/>
        <w:jc w:val="both"/>
        <w:rPr>
          <w:del w:id="298" w:author="מרול אטמן" w:date="2024-01-04T15:43:00Z"/>
          <w:rFonts w:ascii="Times New Roman" w:eastAsia="Times New Roman" w:hAnsi="Times New Roman" w:cs="David"/>
          <w:sz w:val="20"/>
          <w:szCs w:val="24"/>
          <w:rtl/>
          <w:lang w:eastAsia="he-IL"/>
        </w:rPr>
      </w:pPr>
      <w:del w:id="299" w:author="מרול אטמן" w:date="2024-01-04T15:43:00Z">
        <w:r w:rsidRPr="008E7D94" w:rsidDel="008E7D94">
          <w:rPr>
            <w:rFonts w:ascii="Times New Roman" w:eastAsia="Times New Roman" w:hAnsi="Times New Roman" w:cs="David" w:hint="cs"/>
            <w:sz w:val="20"/>
            <w:szCs w:val="24"/>
            <w:rtl/>
            <w:lang w:eastAsia="he-IL"/>
          </w:rPr>
          <w:tab/>
        </w:r>
        <w:r w:rsidRPr="008E7D94" w:rsidDel="008E7D94">
          <w:rPr>
            <w:rFonts w:ascii="Times New Roman" w:eastAsia="Times New Roman" w:hAnsi="Times New Roman" w:cs="David" w:hint="cs"/>
            <w:sz w:val="20"/>
            <w:szCs w:val="24"/>
            <w:rtl/>
            <w:lang w:eastAsia="he-IL"/>
          </w:rPr>
          <w:tab/>
          <w:delText xml:space="preserve">המזמין, וקבלת </w:delText>
        </w:r>
        <w:r w:rsidR="00BB267C" w:rsidRPr="008E7D94" w:rsidDel="008E7D94">
          <w:rPr>
            <w:rFonts w:ascii="Times New Roman" w:eastAsia="Times New Roman" w:hAnsi="Times New Roman" w:cs="David" w:hint="cs"/>
            <w:sz w:val="20"/>
            <w:szCs w:val="24"/>
            <w:rtl/>
            <w:lang w:eastAsia="he-IL"/>
          </w:rPr>
          <w:delText>אישור לאכלוס</w:delText>
        </w:r>
        <w:r w:rsidR="00844490" w:rsidRPr="008E7D94" w:rsidDel="008E7D94">
          <w:rPr>
            <w:rFonts w:ascii="Times New Roman" w:eastAsia="Times New Roman" w:hAnsi="Times New Roman" w:cs="David" w:hint="cs"/>
            <w:sz w:val="20"/>
            <w:szCs w:val="24"/>
            <w:rtl/>
            <w:lang w:eastAsia="he-IL"/>
          </w:rPr>
          <w:delText>..................</w:delText>
        </w:r>
        <w:r w:rsidRPr="008E7D94" w:rsidDel="008E7D94">
          <w:rPr>
            <w:rFonts w:ascii="Times New Roman" w:eastAsia="Times New Roman" w:hAnsi="Times New Roman" w:cs="David" w:hint="cs"/>
            <w:sz w:val="20"/>
            <w:szCs w:val="24"/>
            <w:rtl/>
            <w:lang w:eastAsia="he-IL"/>
          </w:rPr>
          <w:delText>10% משכר המתכנן.</w:delText>
        </w:r>
      </w:del>
    </w:p>
    <w:p w14:paraId="58ABE012" w14:textId="77777777" w:rsidR="00B27B4C" w:rsidRPr="008E7D94" w:rsidDel="008E7D94" w:rsidRDefault="00B27B4C" w:rsidP="00B27B4C">
      <w:pPr>
        <w:widowControl w:val="0"/>
        <w:spacing w:before="0" w:beforeAutospacing="0" w:after="0" w:afterAutospacing="0" w:line="240" w:lineRule="auto"/>
        <w:ind w:left="794" w:firstLine="646"/>
        <w:jc w:val="both"/>
        <w:rPr>
          <w:del w:id="300" w:author="מרול אטמן" w:date="2024-01-04T15:43:00Z"/>
          <w:rFonts w:ascii="Times New Roman" w:eastAsia="Times New Roman" w:hAnsi="Times New Roman" w:cs="David"/>
          <w:sz w:val="20"/>
          <w:szCs w:val="24"/>
          <w:rtl/>
          <w:lang w:eastAsia="he-IL"/>
        </w:rPr>
      </w:pPr>
    </w:p>
    <w:p w14:paraId="54BFE9FB" w14:textId="77777777" w:rsidR="00B27B4C" w:rsidRPr="008E7D94" w:rsidDel="008E7D94" w:rsidRDefault="00B27B4C" w:rsidP="00B27B4C">
      <w:pPr>
        <w:widowControl w:val="0"/>
        <w:spacing w:before="0" w:beforeAutospacing="0" w:after="0" w:afterAutospacing="0" w:line="240" w:lineRule="auto"/>
        <w:ind w:left="793" w:firstLine="647"/>
        <w:jc w:val="both"/>
        <w:rPr>
          <w:del w:id="301" w:author="מרול אטמן" w:date="2024-01-04T15:43:00Z"/>
          <w:rFonts w:ascii="Times New Roman" w:eastAsia="Times New Roman" w:hAnsi="Times New Roman" w:cs="David"/>
          <w:sz w:val="20"/>
          <w:szCs w:val="24"/>
          <w:rtl/>
          <w:lang w:eastAsia="he-IL"/>
        </w:rPr>
      </w:pPr>
      <w:del w:id="302" w:author="מרול אטמן" w:date="2024-01-04T15:43:00Z">
        <w:r w:rsidRPr="008E7D94" w:rsidDel="008E7D94">
          <w:rPr>
            <w:rFonts w:ascii="Times New Roman" w:eastAsia="Times New Roman" w:hAnsi="Times New Roman" w:cs="David" w:hint="cs"/>
            <w:sz w:val="20"/>
            <w:szCs w:val="24"/>
            <w:rtl/>
            <w:lang w:eastAsia="he-IL"/>
          </w:rPr>
          <w:tab/>
          <w:delText>ו.</w:delText>
        </w:r>
        <w:r w:rsidRPr="008E7D94" w:rsidDel="008E7D94">
          <w:rPr>
            <w:rFonts w:ascii="Times New Roman" w:eastAsia="Times New Roman" w:hAnsi="Times New Roman" w:cs="David" w:hint="cs"/>
            <w:sz w:val="20"/>
            <w:szCs w:val="24"/>
            <w:rtl/>
            <w:lang w:eastAsia="he-IL"/>
          </w:rPr>
          <w:tab/>
          <w:delText>לאחר גמר הפיקוח העליון, תיקוני הבדק וקבלת</w:delText>
        </w:r>
      </w:del>
    </w:p>
    <w:p w14:paraId="61801B0C" w14:textId="77777777" w:rsidR="00B27B4C" w:rsidRPr="008E7D94" w:rsidDel="008E7D94" w:rsidRDefault="00B27B4C" w:rsidP="00B27B4C">
      <w:pPr>
        <w:widowControl w:val="0"/>
        <w:spacing w:before="0" w:beforeAutospacing="0" w:after="0" w:afterAutospacing="0" w:line="240" w:lineRule="auto"/>
        <w:ind w:left="720" w:firstLine="720"/>
        <w:jc w:val="both"/>
        <w:rPr>
          <w:del w:id="303" w:author="מרול אטמן" w:date="2024-01-04T15:43:00Z"/>
          <w:rFonts w:ascii="Times New Roman" w:eastAsia="Times New Roman" w:hAnsi="Times New Roman" w:cs="David"/>
          <w:sz w:val="20"/>
          <w:szCs w:val="24"/>
          <w:rtl/>
          <w:lang w:eastAsia="he-IL"/>
        </w:rPr>
      </w:pPr>
      <w:del w:id="304" w:author="מרול אטמן" w:date="2024-01-04T15:43:00Z">
        <w:r w:rsidRPr="008E7D94" w:rsidDel="008E7D94">
          <w:rPr>
            <w:rFonts w:ascii="Times New Roman" w:eastAsia="Times New Roman" w:hAnsi="Times New Roman" w:cs="David" w:hint="cs"/>
            <w:sz w:val="20"/>
            <w:szCs w:val="24"/>
            <w:rtl/>
            <w:lang w:eastAsia="he-IL"/>
          </w:rPr>
          <w:tab/>
        </w:r>
        <w:r w:rsidRPr="008E7D94" w:rsidDel="008E7D94">
          <w:rPr>
            <w:rFonts w:ascii="Times New Roman" w:eastAsia="Times New Roman" w:hAnsi="Times New Roman" w:cs="David" w:hint="cs"/>
            <w:sz w:val="20"/>
            <w:szCs w:val="24"/>
            <w:rtl/>
            <w:lang w:eastAsia="he-IL"/>
          </w:rPr>
          <w:tab/>
          <w:delText xml:space="preserve">תעודת גמר לפרויקט, אישור המתכנן בכתב </w:delText>
        </w:r>
      </w:del>
    </w:p>
    <w:p w14:paraId="0A9A8589" w14:textId="77777777" w:rsidR="00B27B4C" w:rsidRPr="008E7D94" w:rsidDel="008E7D94" w:rsidRDefault="00B27B4C" w:rsidP="00B27B4C">
      <w:pPr>
        <w:widowControl w:val="0"/>
        <w:spacing w:before="0" w:beforeAutospacing="0" w:after="0" w:afterAutospacing="0" w:line="240" w:lineRule="auto"/>
        <w:ind w:left="720" w:firstLine="720"/>
        <w:jc w:val="both"/>
        <w:rPr>
          <w:del w:id="305" w:author="מרול אטמן" w:date="2024-01-04T15:43:00Z"/>
          <w:rFonts w:ascii="Times New Roman" w:eastAsia="Times New Roman" w:hAnsi="Times New Roman" w:cs="David"/>
          <w:sz w:val="20"/>
          <w:szCs w:val="24"/>
          <w:rtl/>
          <w:lang w:eastAsia="he-IL"/>
        </w:rPr>
      </w:pPr>
      <w:del w:id="306" w:author="מרול אטמן" w:date="2024-01-04T15:43:00Z">
        <w:r w:rsidRPr="008E7D94" w:rsidDel="008E7D94">
          <w:rPr>
            <w:rFonts w:ascii="Times New Roman" w:eastAsia="Times New Roman" w:hAnsi="Times New Roman" w:cs="David" w:hint="cs"/>
            <w:sz w:val="20"/>
            <w:szCs w:val="24"/>
            <w:rtl/>
            <w:lang w:eastAsia="he-IL"/>
          </w:rPr>
          <w:tab/>
        </w:r>
        <w:r w:rsidRPr="008E7D94" w:rsidDel="008E7D94">
          <w:rPr>
            <w:rFonts w:ascii="Times New Roman" w:eastAsia="Times New Roman" w:hAnsi="Times New Roman" w:cs="David" w:hint="cs"/>
            <w:sz w:val="20"/>
            <w:szCs w:val="24"/>
            <w:rtl/>
            <w:lang w:eastAsia="he-IL"/>
          </w:rPr>
          <w:tab/>
          <w:delText xml:space="preserve">להשלמת הפרויקט בהתאם לתכניותיו, לתקנים </w:delText>
        </w:r>
      </w:del>
    </w:p>
    <w:p w14:paraId="65019B01" w14:textId="77777777" w:rsidR="00B27B4C" w:rsidRPr="008E7D94" w:rsidDel="008E7D94" w:rsidRDefault="00BB267C" w:rsidP="00844490">
      <w:pPr>
        <w:widowControl w:val="0"/>
        <w:spacing w:before="0" w:beforeAutospacing="0" w:after="0" w:afterAutospacing="0" w:line="240" w:lineRule="auto"/>
        <w:ind w:left="720" w:right="-142" w:firstLine="720"/>
        <w:jc w:val="both"/>
        <w:rPr>
          <w:del w:id="307" w:author="מרול אטמן" w:date="2024-01-04T15:43:00Z"/>
          <w:rFonts w:ascii="Times New Roman" w:eastAsia="Times New Roman" w:hAnsi="Times New Roman" w:cs="David"/>
          <w:sz w:val="20"/>
          <w:szCs w:val="24"/>
          <w:rtl/>
          <w:lang w:eastAsia="he-IL"/>
        </w:rPr>
      </w:pPr>
      <w:del w:id="308" w:author="מרול אטמן" w:date="2024-01-04T15:43:00Z">
        <w:r w:rsidRPr="008E7D94" w:rsidDel="008E7D94">
          <w:rPr>
            <w:rFonts w:ascii="Times New Roman" w:eastAsia="Times New Roman" w:hAnsi="Times New Roman" w:cs="David" w:hint="cs"/>
            <w:sz w:val="20"/>
            <w:szCs w:val="24"/>
            <w:rtl/>
            <w:lang w:eastAsia="he-IL"/>
          </w:rPr>
          <w:tab/>
        </w:r>
        <w:r w:rsidRPr="008E7D94" w:rsidDel="008E7D94">
          <w:rPr>
            <w:rFonts w:ascii="Times New Roman" w:eastAsia="Times New Roman" w:hAnsi="Times New Roman" w:cs="David" w:hint="cs"/>
            <w:sz w:val="20"/>
            <w:szCs w:val="24"/>
            <w:rtl/>
            <w:lang w:eastAsia="he-IL"/>
          </w:rPr>
          <w:tab/>
          <w:delText xml:space="preserve">מחייבים ולשביעות רצונו </w:delText>
        </w:r>
        <w:r w:rsidR="00844490" w:rsidRPr="008E7D94" w:rsidDel="008E7D94">
          <w:rPr>
            <w:rFonts w:ascii="Times New Roman" w:eastAsia="Times New Roman" w:hAnsi="Times New Roman" w:cs="David" w:hint="cs"/>
            <w:sz w:val="20"/>
            <w:szCs w:val="24"/>
            <w:rtl/>
            <w:lang w:eastAsia="he-IL"/>
          </w:rPr>
          <w:delText>..........................</w:delText>
        </w:r>
        <w:r w:rsidR="00B27B4C" w:rsidRPr="008E7D94" w:rsidDel="008E7D94">
          <w:rPr>
            <w:rFonts w:ascii="Times New Roman" w:eastAsia="Times New Roman" w:hAnsi="Times New Roman" w:cs="David" w:hint="cs"/>
            <w:sz w:val="20"/>
            <w:szCs w:val="24"/>
            <w:rtl/>
            <w:lang w:eastAsia="he-IL"/>
          </w:rPr>
          <w:delText>5% משכר המתכנן.</w:delText>
        </w:r>
      </w:del>
    </w:p>
    <w:p w14:paraId="09A46516" w14:textId="77777777" w:rsidR="00B27B4C" w:rsidRPr="008E7D94" w:rsidDel="008E7D94" w:rsidRDefault="00B27B4C" w:rsidP="00B27B4C">
      <w:pPr>
        <w:widowControl w:val="0"/>
        <w:spacing w:before="0" w:beforeAutospacing="0" w:after="0" w:afterAutospacing="0" w:line="360" w:lineRule="auto"/>
        <w:ind w:left="720" w:right="-284" w:hanging="720"/>
        <w:jc w:val="both"/>
        <w:rPr>
          <w:del w:id="309" w:author="מרול אטמן" w:date="2024-01-04T15:43:00Z"/>
          <w:rFonts w:ascii="Times New Roman" w:eastAsia="Times New Roman" w:hAnsi="Times New Roman" w:cs="David"/>
          <w:sz w:val="20"/>
          <w:szCs w:val="24"/>
          <w:rtl/>
          <w:lang w:eastAsia="he-IL"/>
        </w:rPr>
      </w:pPr>
      <w:del w:id="310" w:author="מרול אטמן" w:date="2024-01-04T15:43:00Z">
        <w:r w:rsidRPr="008E7D94" w:rsidDel="008E7D94">
          <w:rPr>
            <w:rFonts w:ascii="Times New Roman" w:eastAsia="Times New Roman" w:hAnsi="Times New Roman" w:cs="David" w:hint="cs"/>
            <w:sz w:val="20"/>
            <w:szCs w:val="24"/>
            <w:rtl/>
            <w:lang w:eastAsia="he-IL"/>
          </w:rPr>
          <w:tab/>
        </w:r>
        <w:r w:rsidRPr="008E7D94" w:rsidDel="008E7D94">
          <w:rPr>
            <w:rFonts w:ascii="Times New Roman" w:eastAsia="Times New Roman" w:hAnsi="Times New Roman" w:cs="David" w:hint="cs"/>
            <w:sz w:val="20"/>
            <w:szCs w:val="24"/>
            <w:rtl/>
            <w:lang w:eastAsia="he-IL"/>
          </w:rPr>
          <w:tab/>
        </w:r>
        <w:r w:rsidRPr="008E7D94" w:rsidDel="008E7D94">
          <w:rPr>
            <w:rFonts w:ascii="Times New Roman" w:eastAsia="Times New Roman" w:hAnsi="Times New Roman" w:cs="David" w:hint="cs"/>
            <w:sz w:val="20"/>
            <w:szCs w:val="24"/>
            <w:rtl/>
            <w:lang w:eastAsia="he-IL"/>
          </w:rPr>
          <w:tab/>
        </w:r>
        <w:r w:rsidRPr="008E7D94" w:rsidDel="008E7D94">
          <w:rPr>
            <w:rFonts w:ascii="Times New Roman" w:eastAsia="Times New Roman" w:hAnsi="Times New Roman" w:cs="David" w:hint="cs"/>
            <w:sz w:val="20"/>
            <w:szCs w:val="24"/>
            <w:rtl/>
            <w:lang w:eastAsia="he-IL"/>
          </w:rPr>
          <w:tab/>
        </w:r>
        <w:r w:rsidRPr="008E7D94" w:rsidDel="008E7D94">
          <w:rPr>
            <w:rFonts w:ascii="Times New Roman" w:eastAsia="Times New Roman" w:hAnsi="Times New Roman" w:cs="David" w:hint="cs"/>
            <w:sz w:val="20"/>
            <w:szCs w:val="24"/>
            <w:rtl/>
            <w:lang w:eastAsia="he-IL"/>
          </w:rPr>
          <w:tab/>
        </w:r>
      </w:del>
    </w:p>
    <w:p w14:paraId="02C6A9CE" w14:textId="15F8CA92" w:rsidR="00B27B4C" w:rsidRPr="008E7D94" w:rsidRDefault="00B27B4C">
      <w:pPr>
        <w:widowControl w:val="0"/>
        <w:spacing w:before="0" w:beforeAutospacing="0" w:after="0" w:afterAutospacing="0" w:line="360" w:lineRule="auto"/>
        <w:ind w:hanging="720"/>
        <w:jc w:val="both"/>
        <w:rPr>
          <w:rFonts w:ascii="Times New Roman" w:eastAsia="Times New Roman" w:hAnsi="Times New Roman" w:cs="David"/>
          <w:sz w:val="20"/>
          <w:szCs w:val="24"/>
          <w:rtl/>
          <w:lang w:eastAsia="he-IL"/>
        </w:rPr>
        <w:pPrChange w:id="311" w:author="מרול אטמן" w:date="2024-01-04T15:43:00Z">
          <w:pPr>
            <w:widowControl w:val="0"/>
            <w:spacing w:before="0" w:beforeAutospacing="0" w:after="0" w:afterAutospacing="0" w:line="360" w:lineRule="auto"/>
            <w:ind w:left="2160" w:right="-284" w:hanging="720"/>
            <w:jc w:val="both"/>
          </w:pPr>
        </w:pPrChange>
      </w:pPr>
      <w:del w:id="312" w:author="מרול אטמן" w:date="2024-01-04T15:43:00Z">
        <w:r w:rsidRPr="008E7D94" w:rsidDel="008E7D94">
          <w:rPr>
            <w:rFonts w:ascii="Times New Roman" w:eastAsia="Times New Roman" w:hAnsi="Times New Roman" w:cs="David" w:hint="cs"/>
            <w:sz w:val="20"/>
            <w:szCs w:val="24"/>
            <w:rtl/>
            <w:lang w:eastAsia="he-IL"/>
          </w:rPr>
          <w:tab/>
        </w:r>
        <w:r w:rsidRPr="008E7D94" w:rsidDel="008E7D94">
          <w:rPr>
            <w:rFonts w:ascii="Times New Roman" w:eastAsia="Times New Roman" w:hAnsi="Times New Roman" w:cs="David" w:hint="cs"/>
            <w:sz w:val="20"/>
            <w:szCs w:val="24"/>
            <w:rtl/>
            <w:lang w:eastAsia="he-IL"/>
          </w:rPr>
          <w:tab/>
        </w:r>
        <w:r w:rsidRPr="008E7D94" w:rsidDel="008E7D94">
          <w:rPr>
            <w:rFonts w:ascii="Times New Roman" w:eastAsia="Times New Roman" w:hAnsi="Times New Roman" w:cs="David" w:hint="cs"/>
            <w:sz w:val="20"/>
            <w:szCs w:val="24"/>
            <w:rtl/>
            <w:lang w:eastAsia="he-IL"/>
          </w:rPr>
          <w:tab/>
        </w:r>
        <w:r w:rsidRPr="008E7D94" w:rsidDel="008E7D94">
          <w:rPr>
            <w:rFonts w:ascii="Times New Roman" w:eastAsia="Times New Roman" w:hAnsi="Times New Roman" w:cs="David" w:hint="cs"/>
            <w:sz w:val="20"/>
            <w:szCs w:val="24"/>
            <w:rtl/>
            <w:lang w:eastAsia="he-IL"/>
          </w:rPr>
          <w:tab/>
        </w:r>
        <w:r w:rsidRPr="008E7D94" w:rsidDel="008E7D94">
          <w:rPr>
            <w:rFonts w:ascii="Times New Roman" w:eastAsia="Times New Roman" w:hAnsi="Times New Roman" w:cs="David" w:hint="cs"/>
            <w:sz w:val="20"/>
            <w:szCs w:val="24"/>
            <w:rtl/>
            <w:lang w:eastAsia="he-IL"/>
          </w:rPr>
          <w:tab/>
        </w:r>
        <w:r w:rsidRPr="008E7D94" w:rsidDel="008E7D94">
          <w:rPr>
            <w:rFonts w:ascii="Times New Roman" w:eastAsia="Times New Roman" w:hAnsi="Times New Roman" w:cs="David" w:hint="cs"/>
            <w:sz w:val="20"/>
            <w:szCs w:val="24"/>
            <w:rtl/>
            <w:lang w:eastAsia="he-IL"/>
          </w:rPr>
          <w:tab/>
        </w:r>
        <w:r w:rsidRPr="008E7D94" w:rsidDel="008E7D94">
          <w:rPr>
            <w:rFonts w:ascii="Times New Roman" w:eastAsia="Times New Roman" w:hAnsi="Times New Roman" w:cs="David" w:hint="eastAsia"/>
            <w:b/>
            <w:bCs/>
            <w:sz w:val="20"/>
            <w:szCs w:val="24"/>
            <w:rtl/>
            <w:lang w:eastAsia="he-IL"/>
            <w:rPrChange w:id="313" w:author="מרול אטמן" w:date="2024-01-04T15:43:00Z">
              <w:rPr>
                <w:rFonts w:ascii="Times New Roman" w:eastAsia="Times New Roman" w:hAnsi="Times New Roman" w:cs="David" w:hint="eastAsia"/>
                <w:b/>
                <w:bCs/>
                <w:sz w:val="20"/>
                <w:szCs w:val="24"/>
                <w:u w:val="single"/>
                <w:rtl/>
                <w:lang w:eastAsia="he-IL"/>
              </w:rPr>
            </w:rPrChange>
          </w:rPr>
          <w:delText>סה</w:delText>
        </w:r>
        <w:r w:rsidRPr="008E7D94" w:rsidDel="008E7D94">
          <w:rPr>
            <w:rFonts w:ascii="Times New Roman" w:eastAsia="Times New Roman" w:hAnsi="Times New Roman" w:cs="David"/>
            <w:b/>
            <w:bCs/>
            <w:sz w:val="20"/>
            <w:szCs w:val="24"/>
            <w:rtl/>
            <w:lang w:eastAsia="he-IL"/>
            <w:rPrChange w:id="314" w:author="מרול אטמן" w:date="2024-01-04T15:43:00Z">
              <w:rPr>
                <w:rFonts w:ascii="Times New Roman" w:eastAsia="Times New Roman" w:hAnsi="Times New Roman" w:cs="David"/>
                <w:b/>
                <w:bCs/>
                <w:sz w:val="20"/>
                <w:szCs w:val="24"/>
                <w:u w:val="single"/>
                <w:rtl/>
                <w:lang w:eastAsia="he-IL"/>
              </w:rPr>
            </w:rPrChange>
          </w:rPr>
          <w:delText>"כ</w:delText>
        </w:r>
        <w:r w:rsidR="00BB267C" w:rsidRPr="008E7D94" w:rsidDel="008E7D94">
          <w:rPr>
            <w:rFonts w:ascii="Times New Roman" w:eastAsia="Times New Roman" w:hAnsi="Times New Roman" w:cs="David" w:hint="cs"/>
            <w:sz w:val="20"/>
            <w:szCs w:val="24"/>
            <w:rtl/>
            <w:lang w:eastAsia="he-IL"/>
          </w:rPr>
          <w:delText>:</w:delText>
        </w:r>
        <w:r w:rsidR="00BB267C" w:rsidRPr="008E7D94" w:rsidDel="008E7D94">
          <w:rPr>
            <w:rFonts w:ascii="Times New Roman" w:eastAsia="Times New Roman" w:hAnsi="Times New Roman" w:cs="David" w:hint="cs"/>
            <w:sz w:val="20"/>
            <w:szCs w:val="24"/>
            <w:rtl/>
            <w:lang w:eastAsia="he-IL"/>
          </w:rPr>
          <w:tab/>
        </w:r>
        <w:r w:rsidRPr="008E7D94" w:rsidDel="008E7D94">
          <w:rPr>
            <w:rFonts w:ascii="Times New Roman" w:eastAsia="Times New Roman" w:hAnsi="Times New Roman" w:cs="David" w:hint="cs"/>
            <w:sz w:val="20"/>
            <w:szCs w:val="24"/>
            <w:rtl/>
            <w:lang w:eastAsia="he-IL"/>
          </w:rPr>
          <w:delText>100% משכר המתכנן.</w:delText>
        </w:r>
      </w:del>
      <w:ins w:id="315" w:author="מרול אטמן" w:date="2024-01-04T15:43:00Z">
        <w:r w:rsidR="008E7D94" w:rsidRPr="008E7D94">
          <w:rPr>
            <w:rFonts w:ascii="Times New Roman" w:eastAsia="Times New Roman" w:hAnsi="Times New Roman" w:cs="David" w:hint="eastAsia"/>
            <w:sz w:val="20"/>
            <w:szCs w:val="24"/>
            <w:rtl/>
            <w:lang w:eastAsia="he-IL"/>
            <w:rPrChange w:id="316" w:author="מרול אטמן" w:date="2024-01-04T15:43:00Z">
              <w:rPr>
                <w:rFonts w:ascii="Times New Roman" w:eastAsia="Times New Roman" w:hAnsi="Times New Roman" w:cs="David" w:hint="eastAsia"/>
                <w:sz w:val="20"/>
                <w:szCs w:val="24"/>
                <w:u w:val="single"/>
                <w:rtl/>
                <w:lang w:eastAsia="he-IL"/>
              </w:rPr>
            </w:rPrChange>
          </w:rPr>
          <w:t>מבוטל</w:t>
        </w:r>
      </w:ins>
    </w:p>
    <w:p w14:paraId="1A6CE8C7" w14:textId="77777777" w:rsidR="00BB267C" w:rsidRPr="00B27B4C" w:rsidRDefault="00BB267C" w:rsidP="00BB267C">
      <w:pPr>
        <w:widowControl w:val="0"/>
        <w:spacing w:before="0" w:beforeAutospacing="0" w:after="0" w:afterAutospacing="0" w:line="360" w:lineRule="auto"/>
        <w:ind w:left="2160" w:right="-284" w:hanging="720"/>
        <w:jc w:val="both"/>
        <w:rPr>
          <w:rFonts w:ascii="Times New Roman" w:eastAsia="Times New Roman" w:hAnsi="Times New Roman" w:cs="David"/>
          <w:sz w:val="20"/>
          <w:szCs w:val="24"/>
          <w:rtl/>
          <w:lang w:eastAsia="he-IL"/>
        </w:rPr>
      </w:pPr>
    </w:p>
    <w:p w14:paraId="5F2AE2D3" w14:textId="77777777" w:rsidR="00EF442B" w:rsidRPr="00EF442B" w:rsidRDefault="00B27B4C" w:rsidP="00EF442B">
      <w:pPr>
        <w:pStyle w:val="af8"/>
        <w:widowControl w:val="0"/>
        <w:numPr>
          <w:ilvl w:val="0"/>
          <w:numId w:val="10"/>
        </w:numPr>
        <w:spacing w:before="0" w:beforeAutospacing="0" w:after="0" w:afterAutospacing="0" w:line="36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 xml:space="preserve">על אף האמור בסעיף 1 לעיל, רשאי המזמין לשלם למתכנן מקדמות בגין קידום התכנון </w:t>
      </w:r>
    </w:p>
    <w:p w14:paraId="0B4CA2E7" w14:textId="77777777" w:rsidR="00B27B4C" w:rsidRPr="00EF442B" w:rsidRDefault="00B27B4C" w:rsidP="00EF442B">
      <w:pPr>
        <w:pStyle w:val="af8"/>
        <w:widowControl w:val="0"/>
        <w:spacing w:before="0" w:beforeAutospacing="0" w:after="0" w:afterAutospacing="0" w:line="36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 xml:space="preserve">אשר </w:t>
      </w:r>
      <w:r w:rsidR="00EF442B">
        <w:rPr>
          <w:rFonts w:ascii="Times New Roman" w:eastAsia="Times New Roman" w:hAnsi="Times New Roman" w:cs="David" w:hint="cs"/>
          <w:sz w:val="20"/>
          <w:szCs w:val="24"/>
          <w:rtl/>
          <w:lang w:eastAsia="he-IL"/>
        </w:rPr>
        <w:t xml:space="preserve"> </w:t>
      </w:r>
      <w:r w:rsidRPr="00EF442B">
        <w:rPr>
          <w:rFonts w:ascii="Times New Roman" w:eastAsia="Times New Roman" w:hAnsi="Times New Roman" w:cs="David" w:hint="cs"/>
          <w:sz w:val="20"/>
          <w:szCs w:val="24"/>
          <w:rtl/>
          <w:lang w:eastAsia="he-IL"/>
        </w:rPr>
        <w:t>יקוזזו משלבי התשלום, וזאת עפ"י קביעתו ושקול דעתו הבלעדי של המזמין.</w:t>
      </w:r>
    </w:p>
    <w:p w14:paraId="16124120"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5592DDC" w14:textId="77777777" w:rsidR="00EF442B" w:rsidRPr="00EF442B" w:rsidRDefault="00B27B4C" w:rsidP="00EF442B">
      <w:pPr>
        <w:pStyle w:val="af8"/>
        <w:widowControl w:val="0"/>
        <w:numPr>
          <w:ilvl w:val="0"/>
          <w:numId w:val="10"/>
        </w:numPr>
        <w:spacing w:before="0" w:beforeAutospacing="0" w:after="0" w:afterAutospacing="0" w:line="24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 xml:space="preserve">המתכנן יגיש חשבון לא יותר מאשר פעם בחודש. לכל חשבון יצרף המתכנן אישור מאת </w:t>
      </w:r>
    </w:p>
    <w:p w14:paraId="59412477" w14:textId="77777777" w:rsidR="00B27B4C" w:rsidRPr="00EF442B" w:rsidRDefault="00B27B4C" w:rsidP="00EF442B">
      <w:pPr>
        <w:pStyle w:val="af8"/>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חברת</w:t>
      </w:r>
      <w:r w:rsidR="00EF442B">
        <w:rPr>
          <w:rFonts w:ascii="Times New Roman" w:eastAsia="Times New Roman" w:hAnsi="Times New Roman" w:cs="David" w:hint="cs"/>
          <w:sz w:val="20"/>
          <w:szCs w:val="24"/>
          <w:rtl/>
          <w:lang w:eastAsia="he-IL"/>
        </w:rPr>
        <w:t xml:space="preserve"> </w:t>
      </w:r>
      <w:r w:rsidRPr="00EF442B">
        <w:rPr>
          <w:rFonts w:ascii="Times New Roman" w:eastAsia="Times New Roman" w:hAnsi="Times New Roman" w:cs="David" w:hint="cs"/>
          <w:sz w:val="20"/>
          <w:szCs w:val="24"/>
          <w:rtl/>
          <w:lang w:eastAsia="he-IL"/>
        </w:rPr>
        <w:t xml:space="preserve">הביטוח על קיומם של הביטוחים המפורטים בחוזה בנוסח </w:t>
      </w:r>
      <w:proofErr w:type="spellStart"/>
      <w:r w:rsidRPr="00EF442B">
        <w:rPr>
          <w:rFonts w:ascii="Times New Roman" w:eastAsia="Times New Roman" w:hAnsi="Times New Roman" w:cs="David" w:hint="cs"/>
          <w:sz w:val="20"/>
          <w:szCs w:val="24"/>
          <w:rtl/>
          <w:lang w:eastAsia="he-IL"/>
        </w:rPr>
        <w:t>המצ"ב</w:t>
      </w:r>
      <w:proofErr w:type="spellEnd"/>
      <w:r w:rsidRPr="00EF442B">
        <w:rPr>
          <w:rFonts w:ascii="Times New Roman" w:eastAsia="Times New Roman" w:hAnsi="Times New Roman" w:cs="David" w:hint="cs"/>
          <w:sz w:val="20"/>
          <w:szCs w:val="24"/>
          <w:rtl/>
          <w:lang w:eastAsia="he-IL"/>
        </w:rPr>
        <w:t xml:space="preserve"> כנספח ז' לחוזה.</w:t>
      </w:r>
    </w:p>
    <w:p w14:paraId="3320D760" w14:textId="77777777" w:rsidR="00B27B4C" w:rsidRPr="00B27B4C" w:rsidRDefault="00B27B4C" w:rsidP="00B27B4C">
      <w:pPr>
        <w:widowControl w:val="0"/>
        <w:spacing w:before="0" w:beforeAutospacing="0" w:after="0" w:afterAutospacing="0" w:line="240" w:lineRule="auto"/>
        <w:ind w:left="798" w:hanging="709"/>
        <w:jc w:val="both"/>
        <w:rPr>
          <w:rFonts w:ascii="Times New Roman" w:eastAsia="Times New Roman" w:hAnsi="Times New Roman" w:cs="David"/>
          <w:sz w:val="20"/>
          <w:szCs w:val="24"/>
          <w:rtl/>
          <w:lang w:eastAsia="he-IL"/>
        </w:rPr>
      </w:pPr>
    </w:p>
    <w:p w14:paraId="0DF3582B"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tab/>
        <w:t xml:space="preserve">המזמין ישלם את שכר המתכנן תוך </w:t>
      </w:r>
      <w:r w:rsidRPr="00B27B4C">
        <w:rPr>
          <w:rFonts w:ascii="Times New Roman" w:eastAsia="Times New Roman" w:hAnsi="Times New Roman" w:cs="David" w:hint="cs"/>
          <w:sz w:val="24"/>
          <w:szCs w:val="24"/>
          <w:rtl/>
        </w:rPr>
        <w:t xml:space="preserve">60 </w:t>
      </w:r>
      <w:r w:rsidRPr="00B27B4C">
        <w:rPr>
          <w:rFonts w:ascii="Times New Roman" w:eastAsia="Times New Roman" w:hAnsi="Times New Roman" w:cs="David" w:hint="cs"/>
          <w:sz w:val="20"/>
          <w:szCs w:val="24"/>
          <w:rtl/>
          <w:lang w:eastAsia="he-IL"/>
        </w:rPr>
        <w:t>יום מתאריך אישור החשבון ע"י המנהל.</w:t>
      </w:r>
    </w:p>
    <w:p w14:paraId="4B8A1860" w14:textId="77777777" w:rsidR="00B27B4C" w:rsidRPr="00672C76" w:rsidRDefault="00B27B4C" w:rsidP="00672C76">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
          <w:bCs/>
          <w:sz w:val="20"/>
          <w:szCs w:val="20"/>
          <w:u w:val="single"/>
          <w:rtl/>
          <w:lang w:eastAsia="he-IL"/>
        </w:rPr>
        <w:br w:type="page"/>
      </w:r>
      <w:r w:rsidRPr="00B27B4C">
        <w:rPr>
          <w:rFonts w:ascii="Times New Roman" w:eastAsia="Times New Roman" w:hAnsi="Times New Roman" w:cs="David" w:hint="cs"/>
          <w:bCs/>
          <w:sz w:val="20"/>
          <w:szCs w:val="24"/>
          <w:u w:val="single"/>
          <w:rtl/>
          <w:lang w:eastAsia="he-IL"/>
        </w:rPr>
        <w:lastRenderedPageBreak/>
        <w:t xml:space="preserve">נספח </w:t>
      </w:r>
      <w:r w:rsidR="00672C76">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sidR="00672C76">
        <w:rPr>
          <w:rFonts w:ascii="Times New Roman" w:eastAsia="Times New Roman" w:hAnsi="Times New Roman" w:cs="David" w:hint="cs"/>
          <w:bCs/>
          <w:sz w:val="20"/>
          <w:szCs w:val="24"/>
          <w:u w:val="single"/>
          <w:rtl/>
          <w:lang w:eastAsia="he-IL"/>
        </w:rPr>
        <w:t>'</w:t>
      </w:r>
    </w:p>
    <w:p w14:paraId="0BD601E8" w14:textId="4925B593" w:rsidR="00B27B4C" w:rsidRPr="00B27B4C" w:rsidRDefault="00B27B4C" w:rsidP="00B27B4C">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6B199B9AAEAF477195FF18AFA2F1566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4-03-06T00:00:00Z">
            <w:dateFormat w:val="dd/MM/yyyy"/>
            <w:lid w:val="he-IL"/>
            <w:storeMappedDataAs w:val="dateTime"/>
            <w:calendar w:val="gregorian"/>
          </w:date>
        </w:sdtPr>
        <w:sdtEndPr>
          <w:rPr>
            <w:rFonts w:hint="cs"/>
          </w:rPr>
        </w:sdtEndPr>
        <w:sdtContent>
          <w:ins w:id="317" w:author="Meryl Etman" w:date="2024-03-06T16:59:00Z">
            <w:r w:rsidR="004A3370">
              <w:rPr>
                <w:rFonts w:ascii="Times New Roman" w:eastAsia="Times New Roman" w:hAnsi="Times New Roman" w:cs="David" w:hint="cs"/>
                <w:color w:val="008000"/>
                <w:sz w:val="24"/>
                <w:szCs w:val="24"/>
                <w:rtl/>
                <w:lang w:eastAsia="he-IL"/>
              </w:rPr>
              <w:t>‏06/03/2024</w:t>
            </w:r>
          </w:ins>
        </w:sdtContent>
      </w:sdt>
      <w:r w:rsidRPr="00B27B4C">
        <w:rPr>
          <w:rFonts w:ascii="Times New Roman" w:eastAsia="Times New Roman" w:hAnsi="Times New Roman" w:cs="David" w:hint="cs"/>
          <w:bCs/>
          <w:color w:val="FF0000"/>
          <w:sz w:val="24"/>
          <w:szCs w:val="24"/>
          <w:rtl/>
          <w:lang w:eastAsia="he-IL"/>
        </w:rPr>
        <w:br/>
      </w:r>
    </w:p>
    <w:p w14:paraId="2C13CB64" w14:textId="77777777" w:rsidR="00B27B4C" w:rsidRPr="00B27B4C" w:rsidRDefault="00B27B4C">
      <w:pPr>
        <w:widowControl w:val="0"/>
        <w:spacing w:before="0" w:beforeAutospacing="0" w:after="0" w:afterAutospacing="0" w:line="240" w:lineRule="auto"/>
        <w:rPr>
          <w:rFonts w:ascii="Times New Roman" w:eastAsia="Times New Roman" w:hAnsi="Times New Roman" w:cs="David"/>
          <w:sz w:val="24"/>
          <w:szCs w:val="24"/>
          <w:rtl/>
          <w:lang w:eastAsia="he-IL"/>
        </w:rPr>
        <w:pPrChange w:id="318" w:author="מרול אטמן" w:date="2024-01-04T15:43:00Z">
          <w:pPr>
            <w:widowControl w:val="0"/>
            <w:spacing w:before="0" w:beforeAutospacing="0" w:after="0" w:afterAutospacing="0" w:line="240" w:lineRule="auto"/>
            <w:jc w:val="both"/>
          </w:pPr>
        </w:pPrChange>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9135925F52F94233967D84746B7B4DE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0E6E9851" w14:textId="4135C324" w:rsidR="00B27B4C" w:rsidRPr="00B27B4C" w:rsidRDefault="00493BA5" w:rsidP="00493BA5">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
          <w:del w:id="319" w:author="מרול אטמן" w:date="2024-01-07T12:35:00Z">
            <w:r w:rsidDel="00182945">
              <w:rPr>
                <w:rFonts w:ascii="Times New Roman" w:eastAsia="Times New Roman" w:hAnsi="Times New Roman" w:cs="David"/>
                <w:color w:val="008000"/>
                <w:sz w:val="24"/>
                <w:szCs w:val="24"/>
                <w:rtl/>
                <w:lang w:eastAsia="he-IL"/>
              </w:rPr>
              <w:br/>
              <w:delText>אפריקה התחדשות עירונית בע"מ</w:delText>
            </w:r>
            <w:r w:rsidDel="00182945">
              <w:rPr>
                <w:rFonts w:ascii="Times New Roman" w:eastAsia="Times New Roman" w:hAnsi="Times New Roman" w:cs="David"/>
                <w:color w:val="008000"/>
                <w:sz w:val="24"/>
                <w:szCs w:val="24"/>
                <w:rtl/>
                <w:lang w:eastAsia="he-IL"/>
              </w:rPr>
              <w:br/>
            </w:r>
            <w:r w:rsidDel="00182945">
              <w:rPr>
                <w:rFonts w:ascii="Times New Roman" w:eastAsia="Times New Roman" w:hAnsi="Times New Roman" w:cs="David"/>
                <w:color w:val="008000"/>
                <w:sz w:val="24"/>
                <w:szCs w:val="24"/>
                <w:rtl/>
                <w:lang w:eastAsia="he-IL"/>
              </w:rPr>
              <w:br/>
              <w:delText>514639525</w:delText>
            </w:r>
            <w:r w:rsidDel="00182945">
              <w:rPr>
                <w:rFonts w:ascii="Times New Roman" w:eastAsia="Times New Roman" w:hAnsi="Times New Roman" w:cs="David"/>
                <w:color w:val="008000"/>
                <w:sz w:val="24"/>
                <w:szCs w:val="24"/>
                <w:rtl/>
                <w:lang w:eastAsia="he-IL"/>
              </w:rPr>
              <w:br/>
            </w:r>
            <w:r w:rsidDel="00182945">
              <w:rPr>
                <w:rFonts w:ascii="Times New Roman" w:eastAsia="Times New Roman" w:hAnsi="Times New Roman" w:cs="David"/>
                <w:color w:val="008000"/>
                <w:sz w:val="24"/>
                <w:szCs w:val="24"/>
                <w:rtl/>
                <w:lang w:eastAsia="he-IL"/>
              </w:rPr>
              <w:br/>
              <w:delText>מצלאוי חברה לבנין בע"מ</w:delText>
            </w:r>
            <w:r w:rsidDel="00182945">
              <w:rPr>
                <w:rFonts w:ascii="Times New Roman" w:eastAsia="Times New Roman" w:hAnsi="Times New Roman" w:cs="David"/>
                <w:color w:val="008000"/>
                <w:sz w:val="24"/>
                <w:szCs w:val="24"/>
                <w:rtl/>
                <w:lang w:eastAsia="he-IL"/>
              </w:rPr>
              <w:br/>
              <w:delText>דרך רפאל איתן 1, קרית אונו</w:delText>
            </w:r>
            <w:r w:rsidDel="00182945">
              <w:rPr>
                <w:rFonts w:ascii="Times New Roman" w:eastAsia="Times New Roman" w:hAnsi="Times New Roman" w:cs="David"/>
                <w:color w:val="008000"/>
                <w:sz w:val="24"/>
                <w:szCs w:val="24"/>
                <w:rtl/>
                <w:lang w:eastAsia="he-IL"/>
              </w:rPr>
              <w:br/>
              <w:delText>512726712</w:delText>
            </w:r>
            <w:r w:rsidDel="00182945">
              <w:rPr>
                <w:rFonts w:ascii="Times New Roman" w:eastAsia="Times New Roman" w:hAnsi="Times New Roman" w:cs="David"/>
                <w:color w:val="008000"/>
                <w:sz w:val="24"/>
                <w:szCs w:val="24"/>
                <w:rtl/>
                <w:lang w:eastAsia="he-IL"/>
              </w:rPr>
              <w:br/>
            </w:r>
          </w:del>
          <w:ins w:id="320" w:author="מרול אטמן" w:date="2024-01-07T12:37:00Z">
            <w:r w:rsidR="00182945">
              <w:rPr>
                <w:rFonts w:ascii="Times New Roman" w:eastAsia="Times New Roman" w:hAnsi="Times New Roman" w:cs="David"/>
                <w:color w:val="008000"/>
                <w:sz w:val="24"/>
                <w:szCs w:val="24"/>
                <w:rtl/>
                <w:lang w:eastAsia="he-IL"/>
              </w:rPr>
              <w:t>אפריקה התחדשות עירונית בע"מ</w:t>
            </w:r>
            <w:r w:rsidR="00182945">
              <w:rPr>
                <w:rFonts w:ascii="Times New Roman" w:eastAsia="Times New Roman" w:hAnsi="Times New Roman" w:cs="David"/>
                <w:color w:val="008000"/>
                <w:sz w:val="24"/>
                <w:szCs w:val="24"/>
                <w:rtl/>
                <w:lang w:eastAsia="he-IL"/>
              </w:rPr>
              <w:br/>
              <w:t>רח' יוני נתניהו 1, אור יהודה</w:t>
            </w:r>
            <w:r w:rsidR="00182945">
              <w:rPr>
                <w:rFonts w:ascii="Times New Roman" w:eastAsia="Times New Roman" w:hAnsi="Times New Roman" w:cs="David"/>
                <w:color w:val="008000"/>
                <w:sz w:val="24"/>
                <w:szCs w:val="24"/>
                <w:rtl/>
                <w:lang w:eastAsia="he-IL"/>
              </w:rPr>
              <w:br/>
              <w:t>514639525</w:t>
            </w:r>
            <w:r w:rsidR="00182945">
              <w:rPr>
                <w:rFonts w:ascii="Times New Roman" w:eastAsia="Times New Roman" w:hAnsi="Times New Roman" w:cs="David"/>
                <w:color w:val="008000"/>
                <w:sz w:val="24"/>
                <w:szCs w:val="24"/>
                <w:rtl/>
                <w:lang w:eastAsia="he-IL"/>
              </w:rPr>
              <w:br/>
            </w:r>
            <w:r w:rsidR="00182945">
              <w:rPr>
                <w:rFonts w:ascii="Times New Roman" w:eastAsia="Times New Roman" w:hAnsi="Times New Roman" w:cs="David"/>
                <w:color w:val="008000"/>
                <w:sz w:val="24"/>
                <w:szCs w:val="24"/>
                <w:rtl/>
                <w:lang w:eastAsia="he-IL"/>
              </w:rPr>
              <w:br/>
            </w:r>
            <w:proofErr w:type="spellStart"/>
            <w:r w:rsidR="00182945">
              <w:rPr>
                <w:rFonts w:ascii="Times New Roman" w:eastAsia="Times New Roman" w:hAnsi="Times New Roman" w:cs="David"/>
                <w:color w:val="008000"/>
                <w:sz w:val="24"/>
                <w:szCs w:val="24"/>
                <w:rtl/>
                <w:lang w:eastAsia="he-IL"/>
              </w:rPr>
              <w:t>מצלאוי</w:t>
            </w:r>
            <w:proofErr w:type="spellEnd"/>
            <w:r w:rsidR="00182945">
              <w:rPr>
                <w:rFonts w:ascii="Times New Roman" w:eastAsia="Times New Roman" w:hAnsi="Times New Roman" w:cs="David"/>
                <w:color w:val="008000"/>
                <w:sz w:val="24"/>
                <w:szCs w:val="24"/>
                <w:rtl/>
                <w:lang w:eastAsia="he-IL"/>
              </w:rPr>
              <w:t xml:space="preserve"> חברה </w:t>
            </w:r>
            <w:proofErr w:type="spellStart"/>
            <w:r w:rsidR="00182945">
              <w:rPr>
                <w:rFonts w:ascii="Times New Roman" w:eastAsia="Times New Roman" w:hAnsi="Times New Roman" w:cs="David"/>
                <w:color w:val="008000"/>
                <w:sz w:val="24"/>
                <w:szCs w:val="24"/>
                <w:rtl/>
                <w:lang w:eastAsia="he-IL"/>
              </w:rPr>
              <w:t>לבנין</w:t>
            </w:r>
            <w:proofErr w:type="spellEnd"/>
            <w:r w:rsidR="00182945">
              <w:rPr>
                <w:rFonts w:ascii="Times New Roman" w:eastAsia="Times New Roman" w:hAnsi="Times New Roman" w:cs="David"/>
                <w:color w:val="008000"/>
                <w:sz w:val="24"/>
                <w:szCs w:val="24"/>
                <w:rtl/>
                <w:lang w:eastAsia="he-IL"/>
              </w:rPr>
              <w:t xml:space="preserve"> בע"מ</w:t>
            </w:r>
            <w:r w:rsidR="00182945">
              <w:rPr>
                <w:rFonts w:ascii="Times New Roman" w:eastAsia="Times New Roman" w:hAnsi="Times New Roman" w:cs="David"/>
                <w:color w:val="008000"/>
                <w:sz w:val="24"/>
                <w:szCs w:val="24"/>
                <w:rtl/>
                <w:lang w:eastAsia="he-IL"/>
              </w:rPr>
              <w:br/>
              <w:t xml:space="preserve">דרך רפאל איתן 1, </w:t>
            </w:r>
            <w:proofErr w:type="spellStart"/>
            <w:r w:rsidR="00182945">
              <w:rPr>
                <w:rFonts w:ascii="Times New Roman" w:eastAsia="Times New Roman" w:hAnsi="Times New Roman" w:cs="David"/>
                <w:color w:val="008000"/>
                <w:sz w:val="24"/>
                <w:szCs w:val="24"/>
                <w:rtl/>
                <w:lang w:eastAsia="he-IL"/>
              </w:rPr>
              <w:t>קרית</w:t>
            </w:r>
            <w:proofErr w:type="spellEnd"/>
            <w:r w:rsidR="00182945">
              <w:rPr>
                <w:rFonts w:ascii="Times New Roman" w:eastAsia="Times New Roman" w:hAnsi="Times New Roman" w:cs="David"/>
                <w:color w:val="008000"/>
                <w:sz w:val="24"/>
                <w:szCs w:val="24"/>
                <w:rtl/>
                <w:lang w:eastAsia="he-IL"/>
              </w:rPr>
              <w:t xml:space="preserve"> אונו</w:t>
            </w:r>
            <w:r w:rsidR="00182945">
              <w:rPr>
                <w:rFonts w:ascii="Times New Roman" w:eastAsia="Times New Roman" w:hAnsi="Times New Roman" w:cs="David"/>
                <w:color w:val="008000"/>
                <w:sz w:val="24"/>
                <w:szCs w:val="24"/>
                <w:rtl/>
                <w:lang w:eastAsia="he-IL"/>
              </w:rPr>
              <w:br/>
              <w:t>512726712</w:t>
            </w:r>
          </w:ins>
        </w:p>
      </w:sdtContent>
    </w:sdt>
    <w:p w14:paraId="43D61EDD"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086ACA0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03D5E5F6"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3FE3B94D" w14:textId="77777777" w:rsidR="00B27B4C" w:rsidRPr="00B27B4C" w:rsidRDefault="00B27B4C" w:rsidP="00B27B4C">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1E489BE3"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2910FEE" w14:textId="07C8CE83" w:rsidR="00B27B4C" w:rsidRPr="00B27B4C" w:rsidRDefault="00B27B4C" w:rsidP="00116D8E">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A8E939AA715F4A88B51F450C0FA7106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C9701C">
            <w:rPr>
              <w:rFonts w:ascii="Times New Roman" w:eastAsia="Times New Roman" w:hAnsi="Times New Roman" w:cs="David"/>
              <w:color w:val="008000"/>
              <w:sz w:val="24"/>
              <w:szCs w:val="24"/>
              <w:rtl/>
              <w:lang w:eastAsia="he-IL"/>
            </w:rPr>
            <w:t>סטיו אדריכלים</w:t>
          </w:r>
        </w:sdtContent>
      </w:sdt>
      <w:r w:rsidRPr="00B27B4C">
        <w:rPr>
          <w:rFonts w:ascii="Times New Roman" w:eastAsia="Times New Roman" w:hAnsi="Times New Roman" w:cs="David" w:hint="cs"/>
          <w:sz w:val="24"/>
          <w:szCs w:val="24"/>
          <w:rtl/>
          <w:lang w:eastAsia="he-IL"/>
        </w:rPr>
        <w:t xml:space="preserve"> </w:t>
      </w:r>
      <w:del w:id="321" w:author="Meryl Etman" w:date="2024-03-06T16:52:00Z">
        <w:r w:rsidRPr="00B27B4C" w:rsidDel="00116D8E">
          <w:rPr>
            <w:rFonts w:ascii="Times New Roman" w:eastAsia="Times New Roman" w:hAnsi="Times New Roman" w:cs="David" w:hint="cs"/>
            <w:sz w:val="24"/>
            <w:szCs w:val="24"/>
            <w:rtl/>
            <w:lang w:eastAsia="he-IL"/>
          </w:rPr>
          <w:delText xml:space="preserve">/ הפועל בשם חברת </w:delText>
        </w:r>
        <w:r w:rsidRPr="00B27B4C" w:rsidDel="00116D8E">
          <w:rPr>
            <w:rFonts w:ascii="Times New Roman" w:eastAsia="Times New Roman" w:hAnsi="Times New Roman" w:cs="David" w:hint="cs"/>
            <w:sz w:val="24"/>
            <w:szCs w:val="24"/>
            <w:lang w:eastAsia="he-IL"/>
          </w:rPr>
          <w:delText xml:space="preserve"> </w:delText>
        </w:r>
      </w:del>
      <w:customXmlDelRangeStart w:id="322" w:author="Meryl Etman" w:date="2024-03-06T16:52:00Z"/>
      <w:sdt>
        <w:sdtPr>
          <w:rPr>
            <w:rFonts w:ascii="Times New Roman" w:eastAsia="Times New Roman" w:hAnsi="Times New Roman" w:cs="David"/>
            <w:color w:val="008000"/>
            <w:sz w:val="24"/>
            <w:szCs w:val="24"/>
            <w:rtl/>
            <w:lang w:eastAsia="he-IL"/>
          </w:rPr>
          <w:alias w:val="שם ספק"/>
          <w:tag w:val="cntSupllierName"/>
          <w:id w:val="-582374609"/>
          <w:placeholder>
            <w:docPart w:val="232DB535FCD646F881DB7DF30D1C157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customXmlDelRangeEnd w:id="322"/>
          <w:del w:id="323" w:author="Meryl Etman" w:date="2024-03-06T16:52:00Z">
            <w:r w:rsidR="00C9701C" w:rsidDel="00116D8E">
              <w:rPr>
                <w:rFonts w:ascii="Times New Roman" w:eastAsia="Times New Roman" w:hAnsi="Times New Roman" w:cs="David"/>
                <w:color w:val="008000"/>
                <w:sz w:val="24"/>
                <w:szCs w:val="24"/>
                <w:rtl/>
                <w:lang w:eastAsia="he-IL"/>
              </w:rPr>
              <w:delText>סטיו אדריכלים</w:delText>
            </w:r>
          </w:del>
          <w:customXmlDelRangeStart w:id="324" w:author="Meryl Etman" w:date="2024-03-06T16:52:00Z"/>
        </w:sdtContent>
      </w:sdt>
      <w:customXmlDelRangeEnd w:id="324"/>
      <w:del w:id="325" w:author="Meryl Etman" w:date="2024-03-06T16:52:00Z">
        <w:r w:rsidRPr="00B27B4C" w:rsidDel="00116D8E">
          <w:rPr>
            <w:rFonts w:ascii="Times New Roman" w:eastAsia="Times New Roman" w:hAnsi="Times New Roman" w:cs="David" w:hint="cs"/>
            <w:bCs/>
            <w:sz w:val="24"/>
            <w:szCs w:val="24"/>
            <w:rtl/>
            <w:lang w:eastAsia="he-IL"/>
          </w:rPr>
          <w:delText xml:space="preserve"> /</w:delText>
        </w:r>
        <w:r w:rsidRPr="00B27B4C" w:rsidDel="00116D8E">
          <w:rPr>
            <w:rFonts w:ascii="Times New Roman" w:eastAsia="Times New Roman" w:hAnsi="Times New Roman" w:cs="David" w:hint="cs"/>
            <w:sz w:val="24"/>
            <w:szCs w:val="24"/>
            <w:rtl/>
            <w:lang w:eastAsia="he-IL"/>
          </w:rPr>
          <w:delText xml:space="preserve"> המספק שירותים לחברת </w:delText>
        </w:r>
        <w:r w:rsidRPr="00B27B4C" w:rsidDel="00116D8E">
          <w:rPr>
            <w:rFonts w:ascii="Times New Roman" w:eastAsia="Times New Roman" w:hAnsi="Times New Roman" w:cs="David"/>
            <w:color w:val="008000"/>
            <w:sz w:val="24"/>
            <w:szCs w:val="24"/>
            <w:lang w:eastAsia="he-IL"/>
          </w:rPr>
          <w:delText xml:space="preserve"> </w:delText>
        </w:r>
      </w:del>
      <w:customXmlDelRangeStart w:id="326" w:author="Meryl Etman" w:date="2024-03-06T16:52:00Z"/>
      <w:sdt>
        <w:sdtPr>
          <w:rPr>
            <w:rFonts w:ascii="Times New Roman" w:eastAsia="Times New Roman" w:hAnsi="Times New Roman" w:cs="David"/>
            <w:color w:val="008000"/>
            <w:sz w:val="24"/>
            <w:szCs w:val="24"/>
            <w:rtl/>
            <w:lang w:eastAsia="he-IL"/>
          </w:rPr>
          <w:alias w:val="שם ספק"/>
          <w:tag w:val="cntSupllierName"/>
          <w:id w:val="637914054"/>
          <w:placeholder>
            <w:docPart w:val="93A29CBF09264146A742663AD690F14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customXmlDelRangeEnd w:id="326"/>
          <w:del w:id="327" w:author="Meryl Etman" w:date="2024-03-06T16:52:00Z">
            <w:r w:rsidR="00C9701C" w:rsidDel="00116D8E">
              <w:rPr>
                <w:rFonts w:ascii="Times New Roman" w:eastAsia="Times New Roman" w:hAnsi="Times New Roman" w:cs="David"/>
                <w:color w:val="008000"/>
                <w:sz w:val="24"/>
                <w:szCs w:val="24"/>
                <w:rtl/>
                <w:lang w:eastAsia="he-IL"/>
              </w:rPr>
              <w:delText>סטיו אדריכלים</w:delText>
            </w:r>
          </w:del>
          <w:customXmlDelRangeStart w:id="328" w:author="Meryl Etman" w:date="2024-03-06T16:52:00Z"/>
        </w:sdtContent>
      </w:sdt>
      <w:customXmlDelRangeEnd w:id="328"/>
      <w:del w:id="329" w:author="Meryl Etman" w:date="2024-03-06T16:52:00Z">
        <w:r w:rsidRPr="00B27B4C" w:rsidDel="00116D8E">
          <w:rPr>
            <w:rFonts w:ascii="Times New Roman" w:eastAsia="Times New Roman" w:hAnsi="Times New Roman" w:cs="David" w:hint="cs"/>
            <w:sz w:val="24"/>
            <w:szCs w:val="24"/>
            <w:rtl/>
            <w:lang w:eastAsia="he-IL"/>
          </w:rPr>
          <w:delText xml:space="preserve"> *,</w:delText>
        </w:r>
      </w:del>
      <w:ins w:id="330" w:author="Meryl Etman" w:date="2024-03-06T16:52:00Z">
        <w:r w:rsidR="00116D8E">
          <w:rPr>
            <w:rFonts w:ascii="Times New Roman" w:eastAsia="Times New Roman" w:hAnsi="Times New Roman" w:cs="David" w:hint="cs"/>
            <w:sz w:val="24"/>
            <w:szCs w:val="24"/>
            <w:rtl/>
            <w:lang w:eastAsia="he-IL"/>
          </w:rPr>
          <w:t xml:space="preserve">, </w:t>
        </w:r>
      </w:ins>
      <w:r w:rsidRPr="00B27B4C">
        <w:rPr>
          <w:rFonts w:ascii="Times New Roman" w:eastAsia="Times New Roman" w:hAnsi="Times New Roman" w:cs="David" w:hint="cs"/>
          <w:sz w:val="24"/>
          <w:szCs w:val="24"/>
          <w:rtl/>
          <w:lang w:eastAsia="he-IL"/>
        </w:rPr>
        <w:t>מצהיר בזאת ומתחייב כלפיכם כדלקמן:</w:t>
      </w:r>
    </w:p>
    <w:p w14:paraId="721D0DB3"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FA38FF9" w14:textId="48A13198" w:rsidR="00B27B4C" w:rsidRPr="00B27B4C" w:rsidDel="00C330C8" w:rsidRDefault="00B27B4C" w:rsidP="009E0EE6">
      <w:pPr>
        <w:widowControl w:val="0"/>
        <w:numPr>
          <w:ilvl w:val="0"/>
          <w:numId w:val="11"/>
        </w:numPr>
        <w:tabs>
          <w:tab w:val="num" w:pos="515"/>
        </w:tabs>
        <w:spacing w:before="0" w:beforeAutospacing="0" w:after="0" w:afterAutospacing="0" w:line="360" w:lineRule="auto"/>
        <w:ind w:left="515" w:hanging="515"/>
        <w:jc w:val="both"/>
        <w:rPr>
          <w:del w:id="331" w:author="מרול אטמן" w:date="2024-03-06T17:02:00Z"/>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D957E5EA60764A62B05C37BC96DAF1F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C9701C">
            <w:rPr>
              <w:rFonts w:ascii="Times New Roman" w:eastAsia="Times New Roman" w:hAnsi="Times New Roman" w:cs="David"/>
              <w:color w:val="008000"/>
              <w:sz w:val="24"/>
              <w:szCs w:val="24"/>
              <w:rtl/>
              <w:lang w:eastAsia="he-IL"/>
            </w:rPr>
            <w:t>סטיו אדריכלים</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BF36EE9703D64E94A348A9367BA471B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001551B5">
            <w:rPr>
              <w:rFonts w:ascii="Times New Roman" w:eastAsia="Times New Roman" w:hAnsi="Times New Roman" w:cs="David" w:hint="cs"/>
              <w:bCs/>
              <w:color w:val="00B0F0"/>
              <w:sz w:val="24"/>
              <w:szCs w:val="24"/>
              <w:rtl/>
              <w:lang w:eastAsia="he-IL"/>
            </w:rPr>
            <w:t>אדריכל ראשי</w:t>
          </w:r>
        </w:sdtContent>
      </w:sdt>
      <w:r w:rsidRPr="00B27B4C">
        <w:rPr>
          <w:rFonts w:ascii="Times New Roman" w:eastAsia="Times New Roman" w:hAnsi="Times New Roman" w:cs="David" w:hint="cs"/>
          <w:bCs/>
          <w:color w:val="008000"/>
          <w:sz w:val="24"/>
          <w:szCs w:val="24"/>
          <w:rtl/>
          <w:lang w:eastAsia="he-IL"/>
        </w:rPr>
        <w:t xml:space="preserve"> </w:t>
      </w:r>
      <w:ins w:id="332" w:author="מרול אטמן" w:date="2024-01-07T12:42:00Z">
        <w:r w:rsidR="00182945">
          <w:rPr>
            <w:rFonts w:ascii="Times New Roman" w:eastAsia="Times New Roman" w:hAnsi="Times New Roman" w:cs="David" w:hint="cs"/>
            <w:sz w:val="24"/>
            <w:szCs w:val="24"/>
            <w:rtl/>
            <w:lang w:eastAsia="he-IL"/>
          </w:rPr>
          <w:t xml:space="preserve">לשיפוץ והרחבת בית הכנסת </w:t>
        </w:r>
      </w:ins>
      <w:r w:rsidR="007E5EEA">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C48A7EE2680C43A2B9A9AD5B64D5CF9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124523">
            <w:rPr>
              <w:rFonts w:ascii="Times New Roman" w:eastAsia="Times New Roman" w:hAnsi="Times New Roman" w:cs="David" w:hint="cs"/>
              <w:bCs/>
              <w:color w:val="008000"/>
              <w:sz w:val="24"/>
              <w:szCs w:val="24"/>
              <w:rtl/>
              <w:lang w:eastAsia="he-IL"/>
            </w:rPr>
            <w:t>הכוזרי</w:t>
          </w:r>
        </w:sdtContent>
      </w:sdt>
      <w:r w:rsidRPr="00B27B4C">
        <w:rPr>
          <w:rFonts w:ascii="Times New Roman" w:eastAsia="Times New Roman" w:hAnsi="Times New Roman" w:cs="David" w:hint="cs"/>
          <w:color w:val="008000"/>
          <w:sz w:val="24"/>
          <w:szCs w:val="24"/>
          <w:rtl/>
          <w:lang w:eastAsia="he-IL"/>
        </w:rPr>
        <w:t>.</w:t>
      </w:r>
    </w:p>
    <w:p w14:paraId="20D73EB7" w14:textId="77777777" w:rsidR="00B27B4C" w:rsidRPr="00C330C8" w:rsidRDefault="00B27B4C" w:rsidP="00C330C8">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Change w:id="333" w:author="מרול אטמן" w:date="2024-03-06T17:02:00Z">
          <w:pPr>
            <w:widowControl w:val="0"/>
            <w:spacing w:before="0" w:beforeAutospacing="0" w:after="0" w:afterAutospacing="0" w:line="360" w:lineRule="auto"/>
            <w:jc w:val="both"/>
          </w:pPr>
        </w:pPrChange>
      </w:pPr>
    </w:p>
    <w:p w14:paraId="7C8DC499" w14:textId="3D2457EF" w:rsidR="00B27B4C" w:rsidRPr="00B27B4C" w:rsidDel="00C330C8" w:rsidRDefault="00B27B4C" w:rsidP="00B27B4C">
      <w:pPr>
        <w:widowControl w:val="0"/>
        <w:numPr>
          <w:ilvl w:val="0"/>
          <w:numId w:val="11"/>
        </w:numPr>
        <w:tabs>
          <w:tab w:val="num" w:pos="515"/>
        </w:tabs>
        <w:spacing w:before="0" w:beforeAutospacing="0" w:after="0" w:afterAutospacing="0" w:line="360" w:lineRule="auto"/>
        <w:ind w:left="515" w:hanging="515"/>
        <w:jc w:val="both"/>
        <w:rPr>
          <w:del w:id="334" w:author="מרול אטמן" w:date="2024-03-06T17:02:00Z"/>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D3B76E8AF18B4CEB9E0F10485BC65AA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C9701C">
            <w:rPr>
              <w:rFonts w:ascii="Times New Roman" w:eastAsia="Times New Roman" w:hAnsi="Times New Roman" w:cs="David"/>
              <w:color w:val="008000"/>
              <w:sz w:val="24"/>
              <w:szCs w:val="24"/>
              <w:rtl/>
              <w:lang w:eastAsia="he-IL"/>
            </w:rPr>
            <w:t>סטיו אדריכלים</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65BC24C8" w14:textId="77777777" w:rsidR="00B27B4C" w:rsidRPr="00C330C8" w:rsidRDefault="00B27B4C" w:rsidP="00C330C8">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Change w:id="335" w:author="מרול אטמן" w:date="2024-03-06T17:02:00Z">
          <w:pPr>
            <w:widowControl w:val="0"/>
            <w:tabs>
              <w:tab w:val="right" w:pos="2216"/>
            </w:tabs>
            <w:spacing w:before="0" w:beforeAutospacing="0" w:after="0" w:afterAutospacing="0" w:line="360" w:lineRule="auto"/>
            <w:jc w:val="both"/>
          </w:pPr>
        </w:pPrChange>
      </w:pPr>
    </w:p>
    <w:p w14:paraId="7DDBE897" w14:textId="300D04F6" w:rsidR="00B27B4C" w:rsidRPr="00B27B4C" w:rsidDel="00C330C8" w:rsidRDefault="00B27B4C" w:rsidP="00B27B4C">
      <w:pPr>
        <w:widowControl w:val="0"/>
        <w:tabs>
          <w:tab w:val="left" w:pos="515"/>
        </w:tabs>
        <w:spacing w:before="0" w:beforeAutospacing="0" w:after="0" w:afterAutospacing="0" w:line="360" w:lineRule="auto"/>
        <w:ind w:left="1790" w:hanging="1790"/>
        <w:jc w:val="both"/>
        <w:rPr>
          <w:del w:id="336" w:author="מרול אטמן" w:date="2024-03-06T17:02:00Z"/>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476E03A35A694B298F896315E279F82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C9701C">
            <w:rPr>
              <w:rFonts w:ascii="Times New Roman" w:eastAsia="Times New Roman" w:hAnsi="Times New Roman" w:cs="David"/>
              <w:color w:val="008000"/>
              <w:sz w:val="24"/>
              <w:szCs w:val="24"/>
              <w:rtl/>
              <w:lang w:eastAsia="he-IL"/>
            </w:rPr>
            <w:t>סטיו אדריכלים</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7876E42F" w14:textId="77777777" w:rsidR="00B27B4C" w:rsidRPr="00B27B4C" w:rsidRDefault="00B27B4C" w:rsidP="00C330C8">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Change w:id="337" w:author="מרול אטמן" w:date="2024-03-06T17:02:00Z">
          <w:pPr>
            <w:widowControl w:val="0"/>
            <w:tabs>
              <w:tab w:val="right" w:pos="2216"/>
            </w:tabs>
            <w:spacing w:before="0" w:beforeAutospacing="0" w:after="0" w:afterAutospacing="0" w:line="360" w:lineRule="auto"/>
            <w:jc w:val="both"/>
          </w:pPr>
        </w:pPrChange>
      </w:pPr>
    </w:p>
    <w:p w14:paraId="041CDEAE" w14:textId="77777777" w:rsidR="00B27B4C" w:rsidRPr="00B27B4C" w:rsidDel="00C330C8" w:rsidRDefault="00B27B4C" w:rsidP="00B27B4C">
      <w:pPr>
        <w:widowControl w:val="0"/>
        <w:numPr>
          <w:ilvl w:val="0"/>
          <w:numId w:val="11"/>
        </w:numPr>
        <w:tabs>
          <w:tab w:val="num" w:pos="515"/>
        </w:tabs>
        <w:spacing w:before="0" w:beforeAutospacing="0" w:after="0" w:afterAutospacing="0" w:line="360" w:lineRule="auto"/>
        <w:ind w:left="515" w:hanging="515"/>
        <w:jc w:val="both"/>
        <w:rPr>
          <w:del w:id="338" w:author="מרול אטמן" w:date="2024-03-06T17:02:00Z"/>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62977993" w14:textId="77777777" w:rsidR="00B27B4C" w:rsidRPr="00C330C8" w:rsidRDefault="00B27B4C" w:rsidP="00C330C8">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Change w:id="339" w:author="מרול אטמן" w:date="2024-03-06T17:02:00Z">
          <w:pPr>
            <w:widowControl w:val="0"/>
            <w:spacing w:before="0" w:beforeAutospacing="0" w:after="0" w:afterAutospacing="0" w:line="360" w:lineRule="auto"/>
            <w:jc w:val="both"/>
          </w:pPr>
        </w:pPrChange>
      </w:pPr>
    </w:p>
    <w:p w14:paraId="681FD75D" w14:textId="77777777" w:rsidR="00B27B4C" w:rsidRPr="00B27B4C" w:rsidDel="00C330C8" w:rsidRDefault="00B27B4C" w:rsidP="00B27B4C">
      <w:pPr>
        <w:widowControl w:val="0"/>
        <w:numPr>
          <w:ilvl w:val="0"/>
          <w:numId w:val="11"/>
        </w:numPr>
        <w:tabs>
          <w:tab w:val="num" w:pos="515"/>
        </w:tabs>
        <w:spacing w:before="0" w:beforeAutospacing="0" w:after="0" w:afterAutospacing="0" w:line="360" w:lineRule="auto"/>
        <w:ind w:left="515" w:hanging="515"/>
        <w:jc w:val="both"/>
        <w:rPr>
          <w:del w:id="340" w:author="מרול אטמן" w:date="2024-03-06T17:02:00Z"/>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2895F842" w14:textId="77777777" w:rsidR="00B27B4C" w:rsidRPr="00C330C8" w:rsidRDefault="00B27B4C" w:rsidP="00C330C8">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Change w:id="341" w:author="מרול אטמן" w:date="2024-03-06T17:02:00Z">
          <w:pPr>
            <w:widowControl w:val="0"/>
            <w:spacing w:before="0" w:beforeAutospacing="0" w:after="0" w:afterAutospacing="0" w:line="360" w:lineRule="auto"/>
            <w:jc w:val="both"/>
          </w:pPr>
        </w:pPrChange>
      </w:pPr>
    </w:p>
    <w:p w14:paraId="1C61BDEA" w14:textId="77777777"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sidR="00EF442B">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6CBF8DDA"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BB1C7DA"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בכבוד רב,</w:t>
      </w:r>
    </w:p>
    <w:p w14:paraId="3E4CC026" w14:textId="77777777" w:rsidR="00672C76" w:rsidRPr="00435A20" w:rsidRDefault="00672C76" w:rsidP="00C330C8">
      <w:pPr>
        <w:widowControl w:val="0"/>
        <w:spacing w:before="0" w:beforeAutospacing="0" w:after="0" w:afterAutospacing="0" w:line="360" w:lineRule="auto"/>
        <w:jc w:val="both"/>
        <w:rPr>
          <w:rFonts w:ascii="Times New Roman" w:eastAsia="Times New Roman" w:hAnsi="Times New Roman" w:cs="David"/>
          <w:sz w:val="24"/>
          <w:szCs w:val="24"/>
          <w:rtl/>
          <w:lang w:eastAsia="he-IL"/>
        </w:rPr>
        <w:pPrChange w:id="342" w:author="מרול אטמן" w:date="2024-03-06T17:02:00Z">
          <w:pPr>
            <w:widowControl w:val="0"/>
            <w:spacing w:before="0" w:beforeAutospacing="0" w:after="0" w:afterAutospacing="0" w:line="360" w:lineRule="auto"/>
            <w:ind w:left="5040"/>
            <w:jc w:val="both"/>
          </w:pPr>
        </w:pPrChange>
      </w:pPr>
    </w:p>
    <w:p w14:paraId="2174565C" w14:textId="77777777" w:rsidR="00672C76" w:rsidRPr="009130F0" w:rsidRDefault="00672C76" w:rsidP="00672C7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0721D820" w14:textId="58F80422" w:rsidR="00672C76" w:rsidRPr="009130F0" w:rsidRDefault="00672C76" w:rsidP="004E078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460642670"/>
          <w:placeholder>
            <w:docPart w:val="47AE1B7D36614706AD77066DE4DA19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C9701C">
            <w:rPr>
              <w:rFonts w:ascii="Times New Roman" w:eastAsia="Times New Roman" w:hAnsi="Times New Roman" w:cs="David"/>
              <w:color w:val="00B0F0"/>
              <w:sz w:val="20"/>
              <w:szCs w:val="24"/>
              <w:u w:val="single"/>
              <w:rtl/>
              <w:lang w:eastAsia="he-IL"/>
            </w:rPr>
            <w:t>סטיו אדריכלים</w:t>
          </w:r>
        </w:sdtContent>
      </w:sdt>
    </w:p>
    <w:p w14:paraId="386CE8CA" w14:textId="77777777" w:rsidR="00672C76" w:rsidRDefault="00672C76"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452B6AD2"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2DADC12C"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7DD88860"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76F4D171" w14:textId="522EB135" w:rsidR="00B27B4C" w:rsidRPr="00B27B4C" w:rsidDel="00116D8E" w:rsidRDefault="00B27B4C" w:rsidP="001551B5">
      <w:pPr>
        <w:widowControl w:val="0"/>
        <w:spacing w:before="0" w:beforeAutospacing="0" w:after="0" w:afterAutospacing="0" w:line="240" w:lineRule="auto"/>
        <w:ind w:left="1151" w:hanging="1151"/>
        <w:jc w:val="both"/>
        <w:rPr>
          <w:del w:id="343" w:author="Meryl Etman" w:date="2024-03-06T16:53:00Z"/>
          <w:rFonts w:ascii="Times New Roman" w:eastAsia="Times New Roman" w:hAnsi="Times New Roman" w:cs="David"/>
          <w:bCs/>
          <w:sz w:val="24"/>
          <w:szCs w:val="24"/>
          <w:u w:val="single"/>
          <w:rtl/>
          <w:lang w:eastAsia="he-IL"/>
        </w:rPr>
      </w:pPr>
      <w:del w:id="344" w:author="Meryl Etman" w:date="2024-03-06T16:53:00Z">
        <w:r w:rsidRPr="008955F4" w:rsidDel="00116D8E">
          <w:rPr>
            <w:rFonts w:ascii="Times New Roman" w:eastAsia="Times New Roman" w:hAnsi="Times New Roman" w:cs="David" w:hint="cs"/>
            <w:sz w:val="24"/>
            <w:szCs w:val="24"/>
            <w:highlight w:val="yellow"/>
            <w:rtl/>
            <w:lang w:eastAsia="he-IL"/>
          </w:rPr>
          <w:delText>*מחק את המיותר</w:delText>
        </w:r>
      </w:del>
    </w:p>
    <w:p w14:paraId="2913E4F2"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br w:type="page"/>
      </w:r>
    </w:p>
    <w:p w14:paraId="7B42EC5B" w14:textId="77777777" w:rsidR="00E034F9" w:rsidRPr="00232692" w:rsidRDefault="00E034F9" w:rsidP="001A2CBF">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51725419" w14:textId="77777777" w:rsidR="00E034F9" w:rsidRPr="0009511C" w:rsidRDefault="00E034F9" w:rsidP="00E034F9">
      <w:pPr>
        <w:widowControl w:val="0"/>
        <w:spacing w:before="0" w:beforeAutospacing="0" w:after="0" w:afterAutospacing="0" w:line="240" w:lineRule="auto"/>
        <w:jc w:val="center"/>
        <w:rPr>
          <w:rFonts w:ascii="David" w:eastAsia="Times New Roman" w:hAnsi="David" w:cs="David"/>
          <w:sz w:val="24"/>
          <w:szCs w:val="24"/>
          <w:lang w:eastAsia="he-IL"/>
        </w:rPr>
      </w:pPr>
    </w:p>
    <w:p w14:paraId="2A11126F" w14:textId="77777777" w:rsidR="00E034F9" w:rsidRPr="002419E5" w:rsidRDefault="00E034F9" w:rsidP="00E034F9">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p>
    <w:p w14:paraId="6BFCED82" w14:textId="77777777" w:rsidR="00DF17A4" w:rsidRPr="00DF17A4" w:rsidRDefault="00DF17A4" w:rsidP="00DF17A4">
      <w:pPr>
        <w:spacing w:before="0" w:beforeAutospacing="0" w:after="0" w:afterAutospacing="0" w:line="240" w:lineRule="auto"/>
        <w:jc w:val="right"/>
        <w:rPr>
          <w:rFonts w:ascii="David" w:eastAsia="Times New Roman" w:hAnsi="David" w:cs="David"/>
          <w:sz w:val="24"/>
          <w:szCs w:val="24"/>
          <w:rtl/>
          <w:lang w:eastAsia="he-IL"/>
        </w:rPr>
      </w:pPr>
      <w:r w:rsidRPr="00DF17A4">
        <w:rPr>
          <w:rFonts w:ascii="David" w:eastAsia="Times New Roman" w:hAnsi="David" w:cs="David" w:hint="eastAsia"/>
          <w:sz w:val="24"/>
          <w:szCs w:val="24"/>
          <w:rtl/>
          <w:lang w:eastAsia="he-IL"/>
        </w:rPr>
        <w:t>תאריך</w:t>
      </w:r>
      <w:r w:rsidRPr="00DF17A4">
        <w:rPr>
          <w:rFonts w:ascii="David" w:eastAsia="Times New Roman" w:hAnsi="David" w:cs="David"/>
          <w:sz w:val="24"/>
          <w:szCs w:val="24"/>
          <w:rtl/>
          <w:lang w:eastAsia="he-IL"/>
        </w:rPr>
        <w:t>: ________________</w:t>
      </w:r>
    </w:p>
    <w:p w14:paraId="6130957A"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r w:rsidRPr="00DF17A4">
        <w:rPr>
          <w:rFonts w:ascii="David" w:eastAsia="Times New Roman" w:hAnsi="David" w:cs="David" w:hint="eastAsia"/>
          <w:sz w:val="24"/>
          <w:szCs w:val="24"/>
          <w:rtl/>
          <w:lang w:eastAsia="he-IL"/>
        </w:rPr>
        <w:t>לכבוד</w:t>
      </w:r>
    </w:p>
    <w:p w14:paraId="1FE34FE6" w14:textId="77777777" w:rsidR="00DF17A4" w:rsidRPr="00DF17A4" w:rsidRDefault="00DF17A4" w:rsidP="00DF17A4">
      <w:pPr>
        <w:spacing w:before="0" w:beforeAutospacing="0" w:after="0" w:afterAutospacing="0" w:line="240" w:lineRule="auto"/>
        <w:jc w:val="both"/>
        <w:rPr>
          <w:rFonts w:ascii="David" w:eastAsia="Times New Roman" w:hAnsi="David" w:cs="David"/>
          <w:b/>
          <w:bCs/>
          <w:sz w:val="24"/>
          <w:szCs w:val="24"/>
          <w:rtl/>
          <w:lang w:eastAsia="he-IL"/>
        </w:rPr>
      </w:pPr>
      <w:r w:rsidRPr="00DF17A4">
        <w:rPr>
          <w:rFonts w:ascii="David" w:eastAsia="Times New Roman" w:hAnsi="David" w:cs="David" w:hint="cs"/>
          <w:b/>
          <w:bCs/>
          <w:sz w:val="24"/>
          <w:szCs w:val="24"/>
          <w:rtl/>
          <w:lang w:eastAsia="he-IL"/>
        </w:rPr>
        <w:t>אפריקה ישראל מגורים בע"מ</w:t>
      </w:r>
    </w:p>
    <w:p w14:paraId="6E7CF794" w14:textId="77777777" w:rsidR="00DF17A4" w:rsidRPr="00DF17A4" w:rsidRDefault="00DF17A4" w:rsidP="00DF17A4">
      <w:pPr>
        <w:spacing w:before="0" w:beforeAutospacing="0" w:after="0" w:afterAutospacing="0" w:line="240" w:lineRule="auto"/>
        <w:jc w:val="both"/>
        <w:rPr>
          <w:rFonts w:ascii="David" w:eastAsia="Times New Roman" w:hAnsi="David" w:cs="David"/>
          <w:b/>
          <w:bCs/>
          <w:sz w:val="24"/>
          <w:szCs w:val="24"/>
          <w:u w:val="single"/>
          <w:rtl/>
          <w:lang w:eastAsia="he-IL"/>
        </w:rPr>
      </w:pPr>
      <w:r w:rsidRPr="00DF17A4">
        <w:rPr>
          <w:rFonts w:ascii="David" w:eastAsia="Times New Roman" w:hAnsi="David" w:cs="David" w:hint="cs"/>
          <w:b/>
          <w:bCs/>
          <w:sz w:val="24"/>
          <w:szCs w:val="24"/>
          <w:u w:val="single"/>
          <w:rtl/>
          <w:lang w:eastAsia="he-IL"/>
        </w:rPr>
        <w:t>מרח' יהונתן נתניהו 1ג', אור-יהודה (להלן: "החברה")</w:t>
      </w:r>
    </w:p>
    <w:p w14:paraId="4B32DE7A"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p>
    <w:p w14:paraId="798DD5F1"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proofErr w:type="spellStart"/>
      <w:r w:rsidRPr="00DF17A4">
        <w:rPr>
          <w:rFonts w:ascii="David" w:eastAsia="Times New Roman" w:hAnsi="David" w:cs="David" w:hint="eastAsia"/>
          <w:sz w:val="24"/>
          <w:szCs w:val="24"/>
          <w:rtl/>
          <w:lang w:eastAsia="he-IL"/>
        </w:rPr>
        <w:t>א</w:t>
      </w:r>
      <w:r w:rsidRPr="00DF17A4">
        <w:rPr>
          <w:rFonts w:ascii="David" w:eastAsia="Times New Roman" w:hAnsi="David" w:cs="David"/>
          <w:sz w:val="24"/>
          <w:szCs w:val="24"/>
          <w:rtl/>
          <w:lang w:eastAsia="he-IL"/>
        </w:rPr>
        <w:t>.ג.נ</w:t>
      </w:r>
      <w:proofErr w:type="spellEnd"/>
      <w:r w:rsidRPr="00DF17A4">
        <w:rPr>
          <w:rFonts w:ascii="David" w:eastAsia="Times New Roman" w:hAnsi="David" w:cs="David"/>
          <w:sz w:val="24"/>
          <w:szCs w:val="24"/>
          <w:rtl/>
          <w:lang w:eastAsia="he-IL"/>
        </w:rPr>
        <w:t>.,</w:t>
      </w:r>
    </w:p>
    <w:p w14:paraId="515586C5" w14:textId="77777777" w:rsidR="00DF17A4" w:rsidRPr="00DF17A4" w:rsidRDefault="00DF17A4" w:rsidP="00DF17A4">
      <w:pPr>
        <w:spacing w:before="0" w:beforeAutospacing="0" w:after="0" w:afterAutospacing="0" w:line="240" w:lineRule="auto"/>
        <w:ind w:left="720"/>
        <w:jc w:val="both"/>
        <w:rPr>
          <w:rFonts w:ascii="David" w:eastAsia="Times New Roman" w:hAnsi="David" w:cs="David"/>
          <w:sz w:val="24"/>
          <w:szCs w:val="24"/>
          <w:rtl/>
          <w:lang w:eastAsia="he-IL"/>
        </w:rPr>
      </w:pPr>
    </w:p>
    <w:p w14:paraId="59201619" w14:textId="77777777" w:rsidR="00DF17A4" w:rsidRPr="00DF17A4" w:rsidRDefault="00DF17A4" w:rsidP="00DF17A4">
      <w:pPr>
        <w:spacing w:before="0" w:beforeAutospacing="0" w:after="0" w:afterAutospacing="0" w:line="240" w:lineRule="auto"/>
        <w:ind w:left="720"/>
        <w:jc w:val="both"/>
        <w:rPr>
          <w:rFonts w:ascii="David" w:eastAsia="Times New Roman" w:hAnsi="David" w:cs="David"/>
          <w:sz w:val="24"/>
          <w:szCs w:val="24"/>
          <w:rtl/>
          <w:lang w:eastAsia="he-IL"/>
        </w:rPr>
      </w:pPr>
      <w:r w:rsidRPr="00DF17A4">
        <w:rPr>
          <w:rFonts w:ascii="David" w:eastAsia="Times New Roman" w:hAnsi="David" w:cs="David" w:hint="eastAsia"/>
          <w:sz w:val="24"/>
          <w:szCs w:val="24"/>
          <w:rtl/>
          <w:lang w:eastAsia="he-IL"/>
        </w:rPr>
        <w:t>הנדון</w:t>
      </w:r>
      <w:r w:rsidRPr="00DF17A4">
        <w:rPr>
          <w:rFonts w:ascii="David" w:eastAsia="Times New Roman" w:hAnsi="David" w:cs="David"/>
          <w:sz w:val="24"/>
          <w:szCs w:val="24"/>
          <w:rtl/>
          <w:lang w:eastAsia="he-IL"/>
        </w:rPr>
        <w:t>:</w:t>
      </w:r>
      <w:r w:rsidRPr="00DF17A4">
        <w:rPr>
          <w:rFonts w:ascii="David" w:eastAsia="Times New Roman" w:hAnsi="David" w:cs="David"/>
          <w:sz w:val="24"/>
          <w:szCs w:val="24"/>
          <w:rtl/>
          <w:lang w:eastAsia="he-IL"/>
        </w:rPr>
        <w:tab/>
      </w:r>
      <w:r w:rsidRPr="00DF17A4">
        <w:rPr>
          <w:rFonts w:ascii="David" w:eastAsia="Times New Roman" w:hAnsi="David" w:cs="David" w:hint="eastAsia"/>
          <w:sz w:val="24"/>
          <w:szCs w:val="24"/>
          <w:rtl/>
          <w:lang w:eastAsia="he-IL"/>
        </w:rPr>
        <w:t>מבוטחנו</w:t>
      </w:r>
      <w:r w:rsidRPr="00DF17A4">
        <w:rPr>
          <w:rFonts w:ascii="David" w:eastAsia="Times New Roman" w:hAnsi="David" w:cs="David"/>
          <w:sz w:val="24"/>
          <w:szCs w:val="24"/>
          <w:rtl/>
          <w:lang w:eastAsia="he-IL"/>
        </w:rPr>
        <w:t xml:space="preserve">: _____________________ (להלן: </w:t>
      </w:r>
      <w:r w:rsidRPr="00DF17A4">
        <w:rPr>
          <w:rFonts w:ascii="David" w:eastAsia="Times New Roman" w:hAnsi="David" w:cs="David"/>
          <w:b/>
          <w:bCs/>
          <w:sz w:val="24"/>
          <w:szCs w:val="24"/>
          <w:rtl/>
          <w:lang w:eastAsia="he-IL"/>
        </w:rPr>
        <w:t>"</w:t>
      </w:r>
      <w:r w:rsidRPr="00DF17A4">
        <w:rPr>
          <w:rFonts w:ascii="David" w:eastAsia="Times New Roman" w:hAnsi="David" w:cs="David" w:hint="eastAsia"/>
          <w:b/>
          <w:bCs/>
          <w:sz w:val="24"/>
          <w:szCs w:val="24"/>
          <w:rtl/>
          <w:lang w:eastAsia="he-IL"/>
        </w:rPr>
        <w:t>היועץ</w:t>
      </w:r>
      <w:r w:rsidRPr="00DF17A4">
        <w:rPr>
          <w:rFonts w:ascii="David" w:eastAsia="Times New Roman" w:hAnsi="David" w:cs="David"/>
          <w:b/>
          <w:bCs/>
          <w:sz w:val="24"/>
          <w:szCs w:val="24"/>
          <w:rtl/>
          <w:lang w:eastAsia="he-IL"/>
        </w:rPr>
        <w:t>"</w:t>
      </w:r>
      <w:r w:rsidRPr="00DF17A4">
        <w:rPr>
          <w:rFonts w:ascii="David" w:eastAsia="Times New Roman" w:hAnsi="David" w:cs="David"/>
          <w:sz w:val="24"/>
          <w:szCs w:val="24"/>
          <w:rtl/>
          <w:lang w:eastAsia="he-IL"/>
        </w:rPr>
        <w:t>)</w:t>
      </w:r>
    </w:p>
    <w:p w14:paraId="3EFC9174" w14:textId="77777777" w:rsidR="00DF17A4" w:rsidRPr="00DF17A4" w:rsidRDefault="00DF17A4" w:rsidP="00DF17A4">
      <w:pPr>
        <w:spacing w:before="0" w:beforeAutospacing="0" w:after="0" w:afterAutospacing="0" w:line="240" w:lineRule="auto"/>
        <w:ind w:left="720"/>
        <w:jc w:val="both"/>
        <w:rPr>
          <w:rFonts w:ascii="David" w:eastAsia="Times New Roman" w:hAnsi="David" w:cs="David"/>
          <w:sz w:val="24"/>
          <w:szCs w:val="24"/>
          <w:rtl/>
          <w:lang w:eastAsia="he-IL"/>
        </w:rPr>
      </w:pPr>
      <w:r w:rsidRPr="00DF17A4">
        <w:rPr>
          <w:rFonts w:ascii="David" w:eastAsia="Times New Roman" w:hAnsi="David" w:cs="David"/>
          <w:sz w:val="24"/>
          <w:szCs w:val="24"/>
          <w:rtl/>
          <w:lang w:eastAsia="he-IL"/>
        </w:rPr>
        <w:tab/>
      </w:r>
      <w:r w:rsidRPr="00DF17A4">
        <w:rPr>
          <w:rFonts w:ascii="David" w:eastAsia="Times New Roman" w:hAnsi="David" w:cs="David" w:hint="eastAsia"/>
          <w:sz w:val="24"/>
          <w:szCs w:val="24"/>
          <w:rtl/>
          <w:lang w:eastAsia="he-IL"/>
        </w:rPr>
        <w:t>אישור</w:t>
      </w:r>
      <w:r w:rsidRPr="00DF17A4">
        <w:rPr>
          <w:rFonts w:ascii="David" w:eastAsia="Times New Roman" w:hAnsi="David" w:cs="David"/>
          <w:sz w:val="24"/>
          <w:szCs w:val="24"/>
          <w:rtl/>
          <w:lang w:eastAsia="he-IL"/>
        </w:rPr>
        <w:t xml:space="preserve"> עריכת פוליסות ביטוח בקשר להסכם מיום __</w:t>
      </w:r>
      <w:r w:rsidRPr="00DF17A4">
        <w:rPr>
          <w:rFonts w:ascii="David" w:eastAsia="Times New Roman" w:hAnsi="David" w:cs="David" w:hint="cs"/>
          <w:sz w:val="24"/>
          <w:szCs w:val="24"/>
          <w:rtl/>
          <w:lang w:eastAsia="he-IL"/>
        </w:rPr>
        <w:t>_</w:t>
      </w:r>
      <w:r w:rsidRPr="00DF17A4">
        <w:rPr>
          <w:rFonts w:ascii="David" w:eastAsia="Times New Roman" w:hAnsi="David" w:cs="David"/>
          <w:sz w:val="24"/>
          <w:szCs w:val="24"/>
          <w:rtl/>
          <w:lang w:eastAsia="he-IL"/>
        </w:rPr>
        <w:t>______</w:t>
      </w:r>
      <w:r w:rsidRPr="00DF17A4">
        <w:rPr>
          <w:rFonts w:ascii="David" w:eastAsia="Times New Roman" w:hAnsi="David" w:cs="David" w:hint="cs"/>
          <w:sz w:val="24"/>
          <w:szCs w:val="24"/>
          <w:rtl/>
          <w:lang w:eastAsia="he-IL"/>
        </w:rPr>
        <w:t>____</w:t>
      </w:r>
    </w:p>
    <w:p w14:paraId="7A64D6D8" w14:textId="77777777" w:rsidR="00DF17A4" w:rsidRPr="00DF17A4" w:rsidRDefault="00DF17A4" w:rsidP="00DF17A4">
      <w:pPr>
        <w:spacing w:before="0" w:beforeAutospacing="0" w:after="0" w:afterAutospacing="0" w:line="240" w:lineRule="auto"/>
        <w:ind w:left="1440"/>
        <w:rPr>
          <w:rFonts w:ascii="David" w:eastAsia="Times New Roman" w:hAnsi="David" w:cs="David"/>
          <w:sz w:val="24"/>
          <w:szCs w:val="24"/>
          <w:rtl/>
          <w:lang w:eastAsia="he-IL"/>
        </w:rPr>
      </w:pPr>
      <w:r w:rsidRPr="00DF17A4">
        <w:rPr>
          <w:rFonts w:ascii="David" w:eastAsia="Times New Roman" w:hAnsi="David" w:cs="David"/>
          <w:sz w:val="24"/>
          <w:szCs w:val="24"/>
          <w:rtl/>
          <w:lang w:eastAsia="he-IL"/>
        </w:rPr>
        <w:t>ל</w:t>
      </w:r>
      <w:r w:rsidRPr="00DF17A4">
        <w:rPr>
          <w:rFonts w:ascii="David" w:eastAsia="Times New Roman" w:hAnsi="David" w:cs="David" w:hint="cs"/>
          <w:sz w:val="24"/>
          <w:szCs w:val="24"/>
          <w:rtl/>
          <w:lang w:eastAsia="he-IL"/>
        </w:rPr>
        <w:t>מתן שירותי ______________________</w:t>
      </w:r>
      <w:r w:rsidRPr="00DF17A4">
        <w:rPr>
          <w:rFonts w:ascii="David" w:eastAsia="Times New Roman" w:hAnsi="David" w:cs="David"/>
          <w:sz w:val="24"/>
          <w:szCs w:val="24"/>
          <w:rtl/>
          <w:lang w:eastAsia="he-IL"/>
        </w:rPr>
        <w:t xml:space="preserve"> (להלן: </w:t>
      </w:r>
      <w:r w:rsidRPr="00DF17A4">
        <w:rPr>
          <w:rFonts w:ascii="David" w:eastAsia="Times New Roman" w:hAnsi="David" w:cs="David"/>
          <w:b/>
          <w:bCs/>
          <w:sz w:val="24"/>
          <w:szCs w:val="24"/>
          <w:rtl/>
          <w:lang w:eastAsia="he-IL"/>
        </w:rPr>
        <w:t>"</w:t>
      </w:r>
      <w:r w:rsidRPr="00DF17A4">
        <w:rPr>
          <w:rFonts w:ascii="David" w:eastAsia="Times New Roman" w:hAnsi="David" w:cs="David" w:hint="eastAsia"/>
          <w:b/>
          <w:bCs/>
          <w:sz w:val="24"/>
          <w:szCs w:val="24"/>
          <w:rtl/>
          <w:lang w:eastAsia="he-IL"/>
        </w:rPr>
        <w:t>ה</w:t>
      </w:r>
      <w:r w:rsidRPr="00DF17A4">
        <w:rPr>
          <w:rFonts w:ascii="David" w:eastAsia="Times New Roman" w:hAnsi="David" w:cs="David" w:hint="cs"/>
          <w:b/>
          <w:bCs/>
          <w:sz w:val="24"/>
          <w:szCs w:val="24"/>
          <w:rtl/>
          <w:lang w:eastAsia="he-IL"/>
        </w:rPr>
        <w:t>שירותים</w:t>
      </w:r>
      <w:r w:rsidRPr="00DF17A4">
        <w:rPr>
          <w:rFonts w:ascii="David" w:eastAsia="Times New Roman" w:hAnsi="David" w:cs="David"/>
          <w:b/>
          <w:bCs/>
          <w:sz w:val="24"/>
          <w:szCs w:val="24"/>
          <w:rtl/>
          <w:lang w:eastAsia="he-IL"/>
        </w:rPr>
        <w:t xml:space="preserve">" </w:t>
      </w:r>
      <w:r w:rsidRPr="00DF17A4">
        <w:rPr>
          <w:rFonts w:ascii="David" w:eastAsia="Times New Roman" w:hAnsi="David" w:cs="David" w:hint="eastAsia"/>
          <w:sz w:val="24"/>
          <w:szCs w:val="24"/>
          <w:rtl/>
          <w:lang w:eastAsia="he-IL"/>
        </w:rPr>
        <w:t>ו</w:t>
      </w:r>
      <w:r w:rsidRPr="00DF17A4">
        <w:rPr>
          <w:rFonts w:ascii="David" w:eastAsia="Times New Roman" w:hAnsi="David" w:cs="David"/>
          <w:sz w:val="24"/>
          <w:szCs w:val="24"/>
          <w:rtl/>
          <w:lang w:eastAsia="he-IL"/>
        </w:rPr>
        <w:t xml:space="preserve">/או </w:t>
      </w:r>
      <w:r w:rsidRPr="00DF17A4">
        <w:rPr>
          <w:rFonts w:ascii="David" w:eastAsia="Times New Roman" w:hAnsi="David" w:cs="David"/>
          <w:b/>
          <w:bCs/>
          <w:sz w:val="24"/>
          <w:szCs w:val="24"/>
          <w:rtl/>
          <w:lang w:eastAsia="he-IL"/>
        </w:rPr>
        <w:t>"</w:t>
      </w:r>
      <w:r w:rsidRPr="00DF17A4">
        <w:rPr>
          <w:rFonts w:ascii="David" w:eastAsia="Times New Roman" w:hAnsi="David" w:cs="David" w:hint="eastAsia"/>
          <w:b/>
          <w:bCs/>
          <w:sz w:val="24"/>
          <w:szCs w:val="24"/>
          <w:rtl/>
          <w:lang w:eastAsia="he-IL"/>
        </w:rPr>
        <w:t>ההסכם</w:t>
      </w:r>
      <w:r w:rsidRPr="00DF17A4">
        <w:rPr>
          <w:rFonts w:ascii="David" w:eastAsia="Times New Roman" w:hAnsi="David" w:cs="David"/>
          <w:b/>
          <w:bCs/>
          <w:sz w:val="24"/>
          <w:szCs w:val="24"/>
          <w:rtl/>
          <w:lang w:eastAsia="he-IL"/>
        </w:rPr>
        <w:t>"</w:t>
      </w:r>
      <w:r w:rsidRPr="00DF17A4">
        <w:rPr>
          <w:rFonts w:ascii="David" w:eastAsia="Times New Roman" w:hAnsi="David" w:cs="David"/>
          <w:sz w:val="24"/>
          <w:szCs w:val="24"/>
          <w:rtl/>
          <w:lang w:eastAsia="he-IL"/>
        </w:rPr>
        <w:t xml:space="preserve">, </w:t>
      </w:r>
      <w:r w:rsidRPr="00DF17A4">
        <w:rPr>
          <w:rFonts w:ascii="David" w:eastAsia="Times New Roman" w:hAnsi="David" w:cs="David" w:hint="eastAsia"/>
          <w:sz w:val="24"/>
          <w:szCs w:val="24"/>
          <w:rtl/>
          <w:lang w:eastAsia="he-IL"/>
        </w:rPr>
        <w:t>לפי</w:t>
      </w:r>
      <w:r w:rsidRPr="00DF17A4">
        <w:rPr>
          <w:rFonts w:ascii="David" w:eastAsia="Times New Roman" w:hAnsi="David" w:cs="David"/>
          <w:sz w:val="24"/>
          <w:szCs w:val="24"/>
          <w:rtl/>
          <w:lang w:eastAsia="he-IL"/>
        </w:rPr>
        <w:t xml:space="preserve"> העניין)</w:t>
      </w:r>
    </w:p>
    <w:p w14:paraId="09931628"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p>
    <w:p w14:paraId="6AC5AF68"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lang w:eastAsia="he-IL"/>
        </w:rPr>
      </w:pPr>
    </w:p>
    <w:p w14:paraId="3CE70F6F"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r w:rsidRPr="00DF17A4">
        <w:rPr>
          <w:rFonts w:ascii="David" w:eastAsia="Times New Roman" w:hAnsi="David" w:cs="David" w:hint="eastAsia"/>
          <w:sz w:val="24"/>
          <w:szCs w:val="24"/>
          <w:rtl/>
          <w:lang w:eastAsia="he-IL"/>
        </w:rPr>
        <w:t>הננו</w:t>
      </w:r>
      <w:r w:rsidRPr="00DF17A4">
        <w:rPr>
          <w:rFonts w:ascii="David" w:eastAsia="Times New Roman" w:hAnsi="David" w:cs="David"/>
          <w:sz w:val="24"/>
          <w:szCs w:val="24"/>
          <w:rtl/>
          <w:lang w:eastAsia="he-IL"/>
        </w:rPr>
        <w:t xml:space="preserve"> מאשרים בזאת כי החל מיום ________ ועד ליום ________ ערכנו את הביטוחים המפורטים להלן בגין פעילות ה</w:t>
      </w:r>
      <w:r w:rsidRPr="00DF17A4">
        <w:rPr>
          <w:rFonts w:ascii="David" w:eastAsia="Times New Roman" w:hAnsi="David" w:cs="David" w:hint="cs"/>
          <w:sz w:val="24"/>
          <w:szCs w:val="24"/>
          <w:rtl/>
          <w:lang w:eastAsia="he-IL"/>
        </w:rPr>
        <w:t>יועץ</w:t>
      </w:r>
      <w:r w:rsidRPr="00DF17A4">
        <w:rPr>
          <w:rFonts w:ascii="David" w:eastAsia="Times New Roman" w:hAnsi="David" w:cs="David"/>
          <w:sz w:val="24"/>
          <w:szCs w:val="24"/>
          <w:rtl/>
          <w:lang w:eastAsia="he-IL"/>
        </w:rPr>
        <w:t xml:space="preserve">, </w:t>
      </w:r>
      <w:r w:rsidRPr="00DF17A4">
        <w:rPr>
          <w:rFonts w:ascii="David" w:eastAsia="Times New Roman" w:hAnsi="David" w:cs="David" w:hint="eastAsia"/>
          <w:sz w:val="24"/>
          <w:szCs w:val="24"/>
          <w:rtl/>
          <w:lang w:eastAsia="he-IL"/>
        </w:rPr>
        <w:t>לרבות</w:t>
      </w:r>
      <w:r w:rsidRPr="00DF17A4">
        <w:rPr>
          <w:rFonts w:ascii="David" w:eastAsia="Times New Roman" w:hAnsi="David" w:cs="David"/>
          <w:sz w:val="24"/>
          <w:szCs w:val="24"/>
          <w:rtl/>
          <w:lang w:eastAsia="he-IL"/>
        </w:rPr>
        <w:t xml:space="preserve"> ב</w:t>
      </w:r>
      <w:r w:rsidRPr="00DF17A4">
        <w:rPr>
          <w:rFonts w:ascii="David" w:eastAsia="Times New Roman" w:hAnsi="David" w:cs="David" w:hint="cs"/>
          <w:sz w:val="24"/>
          <w:szCs w:val="24"/>
          <w:rtl/>
          <w:lang w:eastAsia="he-IL"/>
        </w:rPr>
        <w:t>גין השירותים הניתנים</w:t>
      </w:r>
      <w:r w:rsidRPr="00DF17A4">
        <w:rPr>
          <w:rFonts w:ascii="David" w:eastAsia="Times New Roman" w:hAnsi="David" w:cs="David" w:hint="cs"/>
          <w:b/>
          <w:bCs/>
          <w:sz w:val="24"/>
          <w:szCs w:val="24"/>
          <w:rtl/>
          <w:lang w:eastAsia="he-IL"/>
        </w:rPr>
        <w:t xml:space="preserve"> </w:t>
      </w:r>
      <w:r w:rsidRPr="00DF17A4">
        <w:rPr>
          <w:rFonts w:ascii="David" w:eastAsia="Times New Roman" w:hAnsi="David" w:cs="David" w:hint="cs"/>
          <w:sz w:val="24"/>
          <w:szCs w:val="24"/>
          <w:rtl/>
          <w:lang w:eastAsia="he-IL"/>
        </w:rPr>
        <w:t>לחברה</w:t>
      </w:r>
      <w:r w:rsidRPr="00DF17A4">
        <w:rPr>
          <w:rFonts w:ascii="David" w:eastAsia="Times New Roman" w:hAnsi="David" w:cs="David"/>
          <w:sz w:val="24"/>
          <w:szCs w:val="24"/>
          <w:rtl/>
          <w:lang w:eastAsia="he-IL"/>
        </w:rPr>
        <w:t>:-</w:t>
      </w:r>
    </w:p>
    <w:p w14:paraId="0747E979"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p>
    <w:p w14:paraId="6CD479C2" w14:textId="77777777" w:rsidR="00DF17A4" w:rsidRPr="00DF17A4" w:rsidRDefault="00DF17A4" w:rsidP="00DF17A4">
      <w:pPr>
        <w:keepNext/>
        <w:spacing w:before="0" w:beforeAutospacing="0" w:after="0" w:afterAutospacing="0" w:line="240" w:lineRule="auto"/>
        <w:ind w:left="720" w:hanging="720"/>
        <w:jc w:val="both"/>
        <w:outlineLvl w:val="0"/>
        <w:rPr>
          <w:rFonts w:ascii="David" w:eastAsia="Arial Unicode MS" w:hAnsi="David" w:cs="David"/>
          <w:sz w:val="24"/>
          <w:szCs w:val="24"/>
          <w:rtl/>
          <w:lang w:eastAsia="he-IL"/>
        </w:rPr>
      </w:pPr>
      <w:r w:rsidRPr="00DF17A4">
        <w:rPr>
          <w:rFonts w:ascii="David" w:eastAsia="Times New Roman" w:hAnsi="David" w:cs="David" w:hint="cs"/>
          <w:sz w:val="24"/>
          <w:szCs w:val="24"/>
          <w:rtl/>
          <w:lang w:eastAsia="he-IL"/>
        </w:rPr>
        <w:t>1.</w:t>
      </w:r>
      <w:r w:rsidRPr="00DF17A4">
        <w:rPr>
          <w:rFonts w:ascii="David" w:eastAsia="Times New Roman" w:hAnsi="David" w:cs="David" w:hint="cs"/>
          <w:sz w:val="24"/>
          <w:szCs w:val="24"/>
          <w:rtl/>
          <w:lang w:eastAsia="he-IL"/>
        </w:rPr>
        <w:tab/>
      </w:r>
      <w:r w:rsidRPr="00DF17A4">
        <w:rPr>
          <w:rFonts w:ascii="David" w:eastAsia="Times New Roman" w:hAnsi="David" w:cs="David" w:hint="eastAsia"/>
          <w:b/>
          <w:bCs/>
          <w:sz w:val="24"/>
          <w:szCs w:val="24"/>
          <w:u w:val="single"/>
          <w:rtl/>
          <w:lang w:eastAsia="he-IL"/>
        </w:rPr>
        <w:t>ביטוח</w:t>
      </w:r>
      <w:r w:rsidRPr="00DF17A4">
        <w:rPr>
          <w:rFonts w:ascii="David" w:eastAsia="Times New Roman" w:hAnsi="David" w:cs="David"/>
          <w:b/>
          <w:bCs/>
          <w:sz w:val="24"/>
          <w:szCs w:val="24"/>
          <w:u w:val="single"/>
          <w:rtl/>
          <w:lang w:eastAsia="he-IL"/>
        </w:rPr>
        <w:t xml:space="preserve"> אחריות מקצועית</w:t>
      </w:r>
      <w:r w:rsidRPr="00DF17A4">
        <w:rPr>
          <w:rFonts w:ascii="David" w:eastAsia="Times New Roman" w:hAnsi="David" w:cs="David" w:hint="cs"/>
          <w:sz w:val="24"/>
          <w:szCs w:val="24"/>
          <w:rtl/>
          <w:lang w:eastAsia="he-IL"/>
        </w:rPr>
        <w:t xml:space="preserve"> </w:t>
      </w:r>
      <w:r w:rsidRPr="00DF17A4">
        <w:rPr>
          <w:rFonts w:ascii="David" w:eastAsia="Times New Roman" w:hAnsi="David" w:cs="David" w:hint="eastAsia"/>
          <w:sz w:val="24"/>
          <w:szCs w:val="24"/>
          <w:rtl/>
          <w:lang w:eastAsia="he-IL"/>
        </w:rPr>
        <w:t>לכיסוי</w:t>
      </w:r>
      <w:r w:rsidRPr="00DF17A4">
        <w:rPr>
          <w:rFonts w:ascii="David" w:eastAsia="Times New Roman" w:hAnsi="David" w:cs="David"/>
          <w:sz w:val="24"/>
          <w:szCs w:val="24"/>
          <w:rtl/>
          <w:lang w:eastAsia="he-IL"/>
        </w:rPr>
        <w:t xml:space="preserve"> אחריותו ש</w:t>
      </w:r>
      <w:r w:rsidRPr="00DF17A4">
        <w:rPr>
          <w:rFonts w:ascii="David" w:eastAsia="Times New Roman" w:hAnsi="David" w:cs="David" w:hint="eastAsia"/>
          <w:sz w:val="24"/>
          <w:szCs w:val="24"/>
          <w:rtl/>
          <w:lang w:eastAsia="he-IL"/>
        </w:rPr>
        <w:t>ל</w:t>
      </w:r>
      <w:r w:rsidRPr="00DF17A4">
        <w:rPr>
          <w:rFonts w:ascii="David" w:eastAsia="Times New Roman" w:hAnsi="David" w:cs="David"/>
          <w:sz w:val="24"/>
          <w:szCs w:val="24"/>
          <w:rtl/>
          <w:lang w:eastAsia="he-IL"/>
        </w:rPr>
        <w:t xml:space="preserve"> היועץ </w:t>
      </w:r>
      <w:r w:rsidRPr="00DF17A4">
        <w:rPr>
          <w:rFonts w:ascii="David" w:eastAsia="Times New Roman" w:hAnsi="David" w:cs="David" w:hint="eastAsia"/>
          <w:sz w:val="24"/>
          <w:szCs w:val="24"/>
          <w:rtl/>
          <w:lang w:eastAsia="he-IL"/>
        </w:rPr>
        <w:t>על</w:t>
      </w:r>
      <w:r w:rsidRPr="00DF17A4">
        <w:rPr>
          <w:rFonts w:ascii="David" w:eastAsia="Times New Roman" w:hAnsi="David" w:cs="David"/>
          <w:sz w:val="24"/>
          <w:szCs w:val="24"/>
          <w:rtl/>
          <w:lang w:eastAsia="he-IL"/>
        </w:rPr>
        <w:t xml:space="preserve"> פי דין בגין אובדן ו/או נזק העלולים להיגרם לכל אדם ו/או גוף כלשהו </w:t>
      </w:r>
      <w:r w:rsidRPr="00DF17A4">
        <w:rPr>
          <w:rFonts w:ascii="David" w:eastAsia="Times New Roman" w:hAnsi="David" w:cs="David" w:hint="cs"/>
          <w:sz w:val="24"/>
          <w:szCs w:val="24"/>
          <w:rtl/>
          <w:lang w:eastAsia="he-IL"/>
        </w:rPr>
        <w:t>(</w:t>
      </w:r>
      <w:r w:rsidRPr="00DF17A4">
        <w:rPr>
          <w:rFonts w:ascii="David" w:eastAsia="Times New Roman" w:hAnsi="David" w:cs="David"/>
          <w:sz w:val="24"/>
          <w:szCs w:val="24"/>
          <w:rtl/>
          <w:lang w:eastAsia="he-IL"/>
        </w:rPr>
        <w:t xml:space="preserve">לרבות </w:t>
      </w:r>
      <w:r w:rsidRPr="00DF17A4">
        <w:rPr>
          <w:rFonts w:ascii="David" w:eastAsia="Times New Roman" w:hAnsi="David" w:cs="David" w:hint="cs"/>
          <w:sz w:val="24"/>
          <w:szCs w:val="24"/>
          <w:rtl/>
          <w:lang w:eastAsia="he-IL"/>
        </w:rPr>
        <w:t>במפורש</w:t>
      </w:r>
      <w:r w:rsidRPr="00DF17A4">
        <w:rPr>
          <w:rFonts w:ascii="David" w:eastAsia="Times New Roman" w:hAnsi="David" w:cs="David"/>
          <w:sz w:val="24"/>
          <w:szCs w:val="24"/>
          <w:rtl/>
          <w:lang w:eastAsia="he-IL"/>
        </w:rPr>
        <w:t xml:space="preserve"> </w:t>
      </w:r>
      <w:r w:rsidRPr="00DF17A4">
        <w:rPr>
          <w:rFonts w:ascii="David" w:eastAsia="Times New Roman" w:hAnsi="David" w:cs="David" w:hint="cs"/>
          <w:sz w:val="24"/>
          <w:szCs w:val="24"/>
          <w:rtl/>
          <w:lang w:eastAsia="he-IL"/>
        </w:rPr>
        <w:t>ל</w:t>
      </w:r>
      <w:r w:rsidRPr="00DF17A4">
        <w:rPr>
          <w:rFonts w:ascii="David" w:eastAsia="Times New Roman" w:hAnsi="David" w:cs="David"/>
          <w:sz w:val="24"/>
          <w:szCs w:val="24"/>
          <w:rtl/>
          <w:lang w:eastAsia="he-IL"/>
        </w:rPr>
        <w:t>חברה</w:t>
      </w:r>
      <w:r w:rsidRPr="00DF17A4">
        <w:rPr>
          <w:rFonts w:ascii="David" w:eastAsia="Times New Roman" w:hAnsi="David" w:cs="David" w:hint="cs"/>
          <w:sz w:val="24"/>
          <w:szCs w:val="24"/>
          <w:rtl/>
          <w:lang w:eastAsia="he-IL"/>
        </w:rPr>
        <w:t>)</w:t>
      </w:r>
      <w:r w:rsidRPr="00DF17A4">
        <w:rPr>
          <w:rFonts w:ascii="David" w:eastAsia="Times New Roman" w:hAnsi="David" w:cs="David"/>
          <w:sz w:val="24"/>
          <w:szCs w:val="24"/>
          <w:rtl/>
          <w:lang w:eastAsia="he-IL"/>
        </w:rPr>
        <w:t xml:space="preserve">, כתוצאה ממעשה ו/או מחדל מקצועי של </w:t>
      </w:r>
      <w:r w:rsidRPr="00DF17A4">
        <w:rPr>
          <w:rFonts w:ascii="David" w:eastAsia="Times New Roman" w:hAnsi="David" w:cs="David" w:hint="eastAsia"/>
          <w:sz w:val="24"/>
          <w:szCs w:val="24"/>
          <w:rtl/>
          <w:lang w:eastAsia="he-IL"/>
        </w:rPr>
        <w:t>היועץ</w:t>
      </w:r>
      <w:r w:rsidRPr="00DF17A4">
        <w:rPr>
          <w:rFonts w:ascii="David" w:eastAsia="Times New Roman" w:hAnsi="David" w:cs="David"/>
          <w:sz w:val="24"/>
          <w:szCs w:val="24"/>
          <w:rtl/>
          <w:lang w:eastAsia="he-IL"/>
        </w:rPr>
        <w:t xml:space="preserve"> ו/או עובדיו ו/או מי מטעמו לרבות טעות ו/או השמטה בקשר עם מתן השירותים, </w:t>
      </w:r>
      <w:r w:rsidRPr="00DF17A4">
        <w:rPr>
          <w:rFonts w:ascii="David" w:eastAsia="Times New Roman" w:hAnsi="David" w:cs="David" w:hint="eastAsia"/>
          <w:sz w:val="24"/>
          <w:szCs w:val="24"/>
          <w:rtl/>
          <w:lang w:eastAsia="he-IL"/>
        </w:rPr>
        <w:t>בגבולות</w:t>
      </w:r>
      <w:r w:rsidRPr="00DF17A4">
        <w:rPr>
          <w:rFonts w:ascii="David" w:eastAsia="Times New Roman" w:hAnsi="David" w:cs="David"/>
          <w:sz w:val="24"/>
          <w:szCs w:val="24"/>
          <w:rtl/>
          <w:lang w:eastAsia="he-IL"/>
        </w:rPr>
        <w:t xml:space="preserve"> אחריות של </w:t>
      </w:r>
      <w:r w:rsidRPr="00DF17A4">
        <w:rPr>
          <w:rFonts w:ascii="David" w:eastAsia="Times New Roman" w:hAnsi="David" w:cs="David" w:hint="cs"/>
          <w:sz w:val="24"/>
          <w:szCs w:val="24"/>
          <w:rtl/>
          <w:lang w:eastAsia="he-IL"/>
        </w:rPr>
        <w:t xml:space="preserve">4,000,000 ₪ </w:t>
      </w:r>
      <w:r w:rsidRPr="00DF17A4">
        <w:rPr>
          <w:rFonts w:ascii="David" w:eastAsia="Times New Roman" w:hAnsi="David" w:cs="David"/>
          <w:sz w:val="24"/>
          <w:szCs w:val="24"/>
          <w:rtl/>
          <w:lang w:eastAsia="he-IL"/>
        </w:rPr>
        <w:t xml:space="preserve">למקרה ובמצטבר לתקופת </w:t>
      </w:r>
      <w:r w:rsidRPr="00DF17A4">
        <w:rPr>
          <w:rFonts w:ascii="David" w:eastAsia="Times New Roman" w:hAnsi="David" w:cs="David" w:hint="cs"/>
          <w:sz w:val="24"/>
          <w:szCs w:val="24"/>
          <w:rtl/>
          <w:lang w:eastAsia="he-IL"/>
        </w:rPr>
        <w:t>ה</w:t>
      </w:r>
      <w:r w:rsidRPr="00DF17A4">
        <w:rPr>
          <w:rFonts w:ascii="David" w:eastAsia="Times New Roman" w:hAnsi="David" w:cs="David"/>
          <w:sz w:val="24"/>
          <w:szCs w:val="24"/>
          <w:rtl/>
          <w:lang w:eastAsia="he-IL"/>
        </w:rPr>
        <w:t xml:space="preserve">ביטוח. הביטוח אינו </w:t>
      </w:r>
      <w:r w:rsidRPr="00DF17A4">
        <w:rPr>
          <w:rFonts w:ascii="David" w:eastAsia="Times New Roman" w:hAnsi="David" w:cs="David" w:hint="eastAsia"/>
          <w:sz w:val="24"/>
          <w:szCs w:val="24"/>
          <w:rtl/>
          <w:lang w:eastAsia="he-IL"/>
        </w:rPr>
        <w:t>כולל</w:t>
      </w:r>
      <w:r w:rsidRPr="00DF17A4">
        <w:rPr>
          <w:rFonts w:ascii="David" w:eastAsia="Times New Roman" w:hAnsi="David" w:cs="David"/>
          <w:sz w:val="24"/>
          <w:szCs w:val="24"/>
          <w:rtl/>
          <w:lang w:eastAsia="he-IL"/>
        </w:rPr>
        <w:t xml:space="preserve"> כל סייג בדבר אובדן שימוש ו/או עיכוב בעקבות מקרה ביטוח, אובדן ו/או שחזור </w:t>
      </w:r>
      <w:r w:rsidRPr="00DF17A4">
        <w:rPr>
          <w:rFonts w:ascii="David" w:eastAsia="Times New Roman" w:hAnsi="David" w:cs="David" w:hint="eastAsia"/>
          <w:sz w:val="24"/>
          <w:szCs w:val="24"/>
          <w:rtl/>
          <w:lang w:eastAsia="he-IL"/>
        </w:rPr>
        <w:t>מסמכים</w:t>
      </w:r>
      <w:r w:rsidRPr="00DF17A4">
        <w:rPr>
          <w:rFonts w:ascii="David" w:eastAsia="Times New Roman" w:hAnsi="David" w:cs="David"/>
          <w:sz w:val="24"/>
          <w:szCs w:val="24"/>
          <w:rtl/>
          <w:lang w:eastAsia="he-IL"/>
        </w:rPr>
        <w:t xml:space="preserve">, הפרת סודיות ואי יושר של עובדים. </w:t>
      </w:r>
    </w:p>
    <w:p w14:paraId="2E4FE729" w14:textId="77777777" w:rsidR="00DF17A4" w:rsidRPr="00DF17A4" w:rsidRDefault="00DF17A4" w:rsidP="00DF17A4">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DF17A4">
        <w:rPr>
          <w:rFonts w:ascii="David" w:eastAsia="Times New Roman" w:hAnsi="David" w:cs="David" w:hint="eastAsia"/>
          <w:sz w:val="24"/>
          <w:szCs w:val="24"/>
          <w:rtl/>
          <w:lang w:eastAsia="he-IL"/>
        </w:rPr>
        <w:t>הביטוח</w:t>
      </w:r>
      <w:r w:rsidRPr="00DF17A4">
        <w:rPr>
          <w:rFonts w:ascii="David" w:eastAsia="Times New Roman" w:hAnsi="David" w:cs="David"/>
          <w:sz w:val="24"/>
          <w:szCs w:val="24"/>
          <w:rtl/>
          <w:lang w:eastAsia="he-IL"/>
        </w:rPr>
        <w:t xml:space="preserve"> הינו בעל תחולה רטרואקטיבית </w:t>
      </w:r>
      <w:r w:rsidRPr="00DF17A4">
        <w:rPr>
          <w:rFonts w:ascii="David" w:eastAsia="Times New Roman" w:hAnsi="David" w:cs="David" w:hint="eastAsia"/>
          <w:sz w:val="24"/>
          <w:szCs w:val="24"/>
          <w:rtl/>
          <w:lang w:eastAsia="he-IL"/>
        </w:rPr>
        <w:t>מיום</w:t>
      </w:r>
      <w:r w:rsidRPr="00DF17A4">
        <w:rPr>
          <w:rFonts w:ascii="David" w:eastAsia="Times New Roman" w:hAnsi="David" w:cs="David"/>
          <w:sz w:val="24"/>
          <w:szCs w:val="24"/>
          <w:rtl/>
          <w:lang w:eastAsia="he-IL"/>
        </w:rPr>
        <w:t xml:space="preserve"> תחילת מתן השירותים, אף אם ניתנו בטרם נחתם ההסכם אך לא לפני התאריך _________ (להלן: </w:t>
      </w:r>
      <w:r w:rsidRPr="00DF17A4">
        <w:rPr>
          <w:rFonts w:ascii="David" w:eastAsia="Times New Roman" w:hAnsi="David" w:cs="David"/>
          <w:b/>
          <w:bCs/>
          <w:sz w:val="24"/>
          <w:szCs w:val="24"/>
          <w:rtl/>
          <w:lang w:eastAsia="he-IL"/>
        </w:rPr>
        <w:t>"</w:t>
      </w:r>
      <w:r w:rsidRPr="00DF17A4">
        <w:rPr>
          <w:rFonts w:ascii="David" w:eastAsia="Times New Roman" w:hAnsi="David" w:cs="David" w:hint="eastAsia"/>
          <w:b/>
          <w:bCs/>
          <w:sz w:val="24"/>
          <w:szCs w:val="24"/>
          <w:rtl/>
          <w:lang w:eastAsia="he-IL"/>
        </w:rPr>
        <w:t>התאריך</w:t>
      </w:r>
      <w:r w:rsidRPr="00DF17A4">
        <w:rPr>
          <w:rFonts w:ascii="David" w:eastAsia="Times New Roman" w:hAnsi="David" w:cs="David"/>
          <w:b/>
          <w:bCs/>
          <w:sz w:val="24"/>
          <w:szCs w:val="24"/>
          <w:rtl/>
          <w:lang w:eastAsia="he-IL"/>
        </w:rPr>
        <w:t xml:space="preserve"> הרטרואקטיבי"</w:t>
      </w:r>
      <w:r w:rsidRPr="00DF17A4">
        <w:rPr>
          <w:rFonts w:ascii="David" w:eastAsia="Times New Roman" w:hAnsi="David" w:cs="David"/>
          <w:sz w:val="24"/>
          <w:szCs w:val="24"/>
          <w:rtl/>
          <w:lang w:eastAsia="he-IL"/>
        </w:rPr>
        <w:t xml:space="preserve">), וכולל תקופת גילוי </w:t>
      </w:r>
      <w:r w:rsidRPr="00DF17A4">
        <w:rPr>
          <w:rFonts w:ascii="David" w:eastAsia="Times New Roman" w:hAnsi="David" w:cs="David" w:hint="eastAsia"/>
          <w:sz w:val="24"/>
          <w:szCs w:val="24"/>
          <w:rtl/>
          <w:lang w:eastAsia="he-IL"/>
        </w:rPr>
        <w:t>מורחבת</w:t>
      </w:r>
      <w:r w:rsidRPr="00DF17A4">
        <w:rPr>
          <w:rFonts w:ascii="David" w:eastAsia="Times New Roman" w:hAnsi="David" w:cs="David"/>
          <w:sz w:val="24"/>
          <w:szCs w:val="24"/>
          <w:rtl/>
          <w:lang w:eastAsia="he-IL"/>
        </w:rPr>
        <w:t xml:space="preserve"> של </w:t>
      </w:r>
      <w:r w:rsidRPr="00DF17A4">
        <w:rPr>
          <w:rFonts w:ascii="David" w:eastAsia="Times New Roman" w:hAnsi="David" w:cs="David" w:hint="cs"/>
          <w:sz w:val="24"/>
          <w:szCs w:val="24"/>
          <w:rtl/>
          <w:lang w:eastAsia="he-IL"/>
        </w:rPr>
        <w:t>6</w:t>
      </w:r>
      <w:r w:rsidRPr="00DF17A4">
        <w:rPr>
          <w:rFonts w:ascii="David" w:eastAsia="Times New Roman" w:hAnsi="David" w:cs="David"/>
          <w:sz w:val="24"/>
          <w:szCs w:val="24"/>
          <w:rtl/>
          <w:lang w:eastAsia="he-IL"/>
        </w:rPr>
        <w:t xml:space="preserve"> חודשים.</w:t>
      </w:r>
    </w:p>
    <w:p w14:paraId="4A63E816" w14:textId="77777777" w:rsidR="00DF17A4" w:rsidRPr="00DF17A4" w:rsidRDefault="00DF17A4" w:rsidP="00DF17A4">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DF17A4">
        <w:rPr>
          <w:rFonts w:ascii="David" w:eastAsia="Times New Roman" w:hAnsi="David" w:cs="David" w:hint="eastAsia"/>
          <w:sz w:val="24"/>
          <w:szCs w:val="24"/>
          <w:rtl/>
          <w:lang w:eastAsia="he-IL"/>
        </w:rPr>
        <w:t>הביטוח</w:t>
      </w:r>
      <w:r w:rsidRPr="00DF17A4">
        <w:rPr>
          <w:rFonts w:ascii="David" w:eastAsia="Times New Roman" w:hAnsi="David" w:cs="David"/>
          <w:sz w:val="24"/>
          <w:szCs w:val="24"/>
          <w:rtl/>
          <w:lang w:eastAsia="he-IL"/>
        </w:rPr>
        <w:t xml:space="preserve"> כאמור הורחב לכלול את </w:t>
      </w:r>
      <w:r w:rsidRPr="00DF17A4">
        <w:rPr>
          <w:rFonts w:ascii="David" w:eastAsia="Times New Roman" w:hAnsi="David" w:cs="David" w:hint="eastAsia"/>
          <w:sz w:val="24"/>
          <w:szCs w:val="24"/>
          <w:rtl/>
          <w:lang w:eastAsia="he-IL"/>
        </w:rPr>
        <w:t xml:space="preserve">החברה </w:t>
      </w:r>
      <w:r w:rsidRPr="00DF17A4">
        <w:rPr>
          <w:rFonts w:ascii="David" w:eastAsia="Times New Roman" w:hAnsi="David" w:cs="David"/>
          <w:sz w:val="24"/>
          <w:szCs w:val="24"/>
          <w:rtl/>
          <w:lang w:eastAsia="he-IL"/>
        </w:rPr>
        <w:t xml:space="preserve">כמבוטח נוסף לעניין אחריותה למעשי ו/או מחדלי היועץ ו/או עובדיו ו/או מי </w:t>
      </w:r>
      <w:r w:rsidRPr="00DF17A4">
        <w:rPr>
          <w:rFonts w:ascii="David" w:eastAsia="Times New Roman" w:hAnsi="David" w:cs="David" w:hint="eastAsia"/>
          <w:sz w:val="24"/>
          <w:szCs w:val="24"/>
          <w:rtl/>
          <w:lang w:eastAsia="he-IL"/>
        </w:rPr>
        <w:t>מטעמו</w:t>
      </w:r>
      <w:r w:rsidRPr="00DF17A4">
        <w:rPr>
          <w:rFonts w:ascii="David" w:eastAsia="Times New Roman" w:hAnsi="David" w:cs="David"/>
          <w:sz w:val="24"/>
          <w:szCs w:val="24"/>
          <w:rtl/>
          <w:lang w:eastAsia="he-IL"/>
        </w:rPr>
        <w:t xml:space="preserve">, בכפוף לסעיף אחריות צולבת לפיו ייחשב הביטוח כאילו נערך בנפרד עבור כל אחד </w:t>
      </w:r>
      <w:r w:rsidRPr="00DF17A4">
        <w:rPr>
          <w:rFonts w:ascii="David" w:eastAsia="Times New Roman" w:hAnsi="David" w:cs="David" w:hint="eastAsia"/>
          <w:sz w:val="24"/>
          <w:szCs w:val="24"/>
          <w:rtl/>
          <w:lang w:eastAsia="he-IL"/>
        </w:rPr>
        <w:t>מיחידי</w:t>
      </w:r>
      <w:r w:rsidRPr="00DF17A4">
        <w:rPr>
          <w:rFonts w:ascii="David" w:eastAsia="Times New Roman" w:hAnsi="David" w:cs="David"/>
          <w:sz w:val="24"/>
          <w:szCs w:val="24"/>
          <w:rtl/>
          <w:lang w:eastAsia="he-IL"/>
        </w:rPr>
        <w:t xml:space="preserve"> המבוטח. ואולם, מובהר כי הפוליסה אינה מכסה את אחריותה המקצועית של החברה </w:t>
      </w:r>
      <w:r w:rsidRPr="00DF17A4">
        <w:rPr>
          <w:rFonts w:ascii="David" w:eastAsia="Times New Roman" w:hAnsi="David" w:cs="David" w:hint="eastAsia"/>
          <w:sz w:val="24"/>
          <w:szCs w:val="24"/>
          <w:rtl/>
          <w:lang w:eastAsia="he-IL"/>
        </w:rPr>
        <w:t>כלפי</w:t>
      </w:r>
      <w:r w:rsidRPr="00DF17A4">
        <w:rPr>
          <w:rFonts w:ascii="David" w:eastAsia="Times New Roman" w:hAnsi="David" w:cs="David"/>
          <w:sz w:val="24"/>
          <w:szCs w:val="24"/>
          <w:rtl/>
          <w:lang w:eastAsia="he-IL"/>
        </w:rPr>
        <w:t xml:space="preserve"> היועץ.</w:t>
      </w:r>
    </w:p>
    <w:p w14:paraId="75CB65D0"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p>
    <w:p w14:paraId="170DC3E4" w14:textId="77777777" w:rsidR="00DF17A4" w:rsidRPr="00DF17A4" w:rsidRDefault="00DF17A4" w:rsidP="00DF17A4">
      <w:pPr>
        <w:spacing w:before="0" w:beforeAutospacing="0" w:after="0" w:afterAutospacing="0" w:line="240" w:lineRule="auto"/>
        <w:ind w:left="720" w:hanging="720"/>
        <w:jc w:val="both"/>
        <w:rPr>
          <w:rFonts w:ascii="David" w:eastAsia="Times New Roman" w:hAnsi="David" w:cs="David"/>
          <w:sz w:val="24"/>
          <w:szCs w:val="24"/>
          <w:rtl/>
          <w:lang w:eastAsia="he-IL"/>
        </w:rPr>
      </w:pPr>
      <w:r w:rsidRPr="00DF17A4">
        <w:rPr>
          <w:rFonts w:ascii="David" w:eastAsia="Times New Roman" w:hAnsi="David" w:cs="David" w:hint="cs"/>
          <w:sz w:val="24"/>
          <w:szCs w:val="24"/>
          <w:rtl/>
          <w:lang w:eastAsia="he-IL"/>
        </w:rPr>
        <w:t>2</w:t>
      </w:r>
      <w:r w:rsidRPr="00DF17A4">
        <w:rPr>
          <w:rFonts w:ascii="David" w:eastAsia="Times New Roman" w:hAnsi="David" w:cs="David"/>
          <w:sz w:val="24"/>
          <w:szCs w:val="24"/>
          <w:rtl/>
          <w:lang w:eastAsia="he-IL"/>
        </w:rPr>
        <w:t>.</w:t>
      </w:r>
      <w:r w:rsidRPr="00DF17A4">
        <w:rPr>
          <w:rFonts w:ascii="David" w:eastAsia="Times New Roman" w:hAnsi="David" w:cs="David"/>
          <w:sz w:val="24"/>
          <w:szCs w:val="24"/>
          <w:rtl/>
          <w:lang w:eastAsia="he-IL"/>
        </w:rPr>
        <w:tab/>
      </w:r>
      <w:r w:rsidRPr="00DF17A4">
        <w:rPr>
          <w:rFonts w:ascii="David" w:eastAsia="Times New Roman" w:hAnsi="David" w:cs="David" w:hint="eastAsia"/>
          <w:b/>
          <w:bCs/>
          <w:sz w:val="24"/>
          <w:szCs w:val="24"/>
          <w:u w:val="single"/>
          <w:rtl/>
          <w:lang w:eastAsia="he-IL"/>
        </w:rPr>
        <w:t>ביטוח</w:t>
      </w:r>
      <w:r w:rsidRPr="00DF17A4">
        <w:rPr>
          <w:rFonts w:ascii="David" w:eastAsia="Times New Roman" w:hAnsi="David" w:cs="David"/>
          <w:b/>
          <w:bCs/>
          <w:sz w:val="24"/>
          <w:szCs w:val="24"/>
          <w:u w:val="single"/>
          <w:rtl/>
          <w:lang w:eastAsia="he-IL"/>
        </w:rPr>
        <w:t xml:space="preserve"> אחריות מעבידים</w:t>
      </w:r>
      <w:r w:rsidRPr="00DF17A4">
        <w:rPr>
          <w:rFonts w:ascii="David" w:eastAsia="Times New Roman" w:hAnsi="David" w:cs="David"/>
          <w:sz w:val="24"/>
          <w:szCs w:val="24"/>
          <w:rtl/>
          <w:lang w:eastAsia="he-IL"/>
        </w:rPr>
        <w:t xml:space="preserve"> </w:t>
      </w:r>
      <w:r w:rsidRPr="00DF17A4">
        <w:rPr>
          <w:rFonts w:ascii="David" w:eastAsia="Times New Roman" w:hAnsi="David" w:cs="David" w:hint="eastAsia"/>
          <w:sz w:val="24"/>
          <w:szCs w:val="24"/>
          <w:rtl/>
          <w:lang w:eastAsia="he-IL"/>
        </w:rPr>
        <w:t>לכיסוי</w:t>
      </w:r>
      <w:r w:rsidRPr="00DF17A4">
        <w:rPr>
          <w:rFonts w:ascii="David" w:eastAsia="Times New Roman" w:hAnsi="David" w:cs="David"/>
          <w:sz w:val="24"/>
          <w:szCs w:val="24"/>
          <w:rtl/>
          <w:lang w:eastAsia="he-IL"/>
        </w:rPr>
        <w:t xml:space="preserve"> </w:t>
      </w:r>
      <w:proofErr w:type="spellStart"/>
      <w:r w:rsidRPr="00DF17A4">
        <w:rPr>
          <w:rFonts w:ascii="David" w:eastAsia="Times New Roman" w:hAnsi="David" w:cs="David" w:hint="eastAsia"/>
          <w:sz w:val="24"/>
          <w:szCs w:val="24"/>
          <w:rtl/>
          <w:lang w:eastAsia="he-IL"/>
        </w:rPr>
        <w:t>חבותו</w:t>
      </w:r>
      <w:proofErr w:type="spellEnd"/>
      <w:r w:rsidRPr="00DF17A4">
        <w:rPr>
          <w:rFonts w:ascii="David" w:eastAsia="Times New Roman" w:hAnsi="David" w:cs="David"/>
          <w:sz w:val="24"/>
          <w:szCs w:val="24"/>
          <w:rtl/>
          <w:lang w:eastAsia="he-IL"/>
        </w:rPr>
        <w:t xml:space="preserve"> של היועץ על פי פקודת </w:t>
      </w:r>
      <w:proofErr w:type="spellStart"/>
      <w:r w:rsidRPr="00DF17A4">
        <w:rPr>
          <w:rFonts w:ascii="David" w:eastAsia="Times New Roman" w:hAnsi="David" w:cs="David"/>
          <w:sz w:val="24"/>
          <w:szCs w:val="24"/>
          <w:rtl/>
          <w:lang w:eastAsia="he-IL"/>
        </w:rPr>
        <w:t>הנזיקין</w:t>
      </w:r>
      <w:proofErr w:type="spellEnd"/>
      <w:r w:rsidRPr="00DF17A4">
        <w:rPr>
          <w:rFonts w:ascii="David" w:eastAsia="Times New Roman" w:hAnsi="David" w:cs="David"/>
          <w:sz w:val="24"/>
          <w:szCs w:val="24"/>
          <w:rtl/>
          <w:lang w:eastAsia="he-IL"/>
        </w:rPr>
        <w:t xml:space="preserve"> [נוסח חדש] ו/או חוק האחריות למוצרים פגומים, התש"</w:t>
      </w:r>
      <w:r w:rsidRPr="00DF17A4">
        <w:rPr>
          <w:rFonts w:ascii="David" w:eastAsia="Times New Roman" w:hAnsi="David" w:cs="David" w:hint="eastAsia"/>
          <w:sz w:val="24"/>
          <w:szCs w:val="24"/>
          <w:rtl/>
          <w:lang w:eastAsia="he-IL"/>
        </w:rPr>
        <w:t>ם</w:t>
      </w:r>
      <w:r w:rsidRPr="00DF17A4">
        <w:rPr>
          <w:rFonts w:ascii="David" w:eastAsia="Times New Roman" w:hAnsi="David" w:cs="David"/>
          <w:sz w:val="24"/>
          <w:szCs w:val="24"/>
          <w:rtl/>
          <w:lang w:eastAsia="he-IL"/>
        </w:rPr>
        <w:t xml:space="preserve">-1980 </w:t>
      </w:r>
      <w:r w:rsidRPr="00DF17A4">
        <w:rPr>
          <w:rFonts w:ascii="David" w:eastAsia="Times New Roman" w:hAnsi="David" w:cs="David" w:hint="eastAsia"/>
          <w:sz w:val="24"/>
          <w:szCs w:val="24"/>
          <w:rtl/>
          <w:lang w:eastAsia="he-IL"/>
        </w:rPr>
        <w:t>כלפי</w:t>
      </w:r>
      <w:r w:rsidRPr="00DF17A4">
        <w:rPr>
          <w:rFonts w:ascii="David" w:eastAsia="Times New Roman" w:hAnsi="David" w:cs="David"/>
          <w:sz w:val="24"/>
          <w:szCs w:val="24"/>
          <w:rtl/>
          <w:lang w:eastAsia="he-IL"/>
        </w:rPr>
        <w:t xml:space="preserve"> </w:t>
      </w:r>
      <w:r w:rsidRPr="00DF17A4">
        <w:rPr>
          <w:rFonts w:ascii="David" w:eastAsia="Times New Roman" w:hAnsi="David"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DF17A4">
        <w:rPr>
          <w:rFonts w:ascii="David" w:eastAsia="Times New Roman" w:hAnsi="David" w:cs="David"/>
          <w:sz w:val="24"/>
          <w:szCs w:val="24"/>
          <w:rtl/>
          <w:lang w:eastAsia="he-IL"/>
        </w:rPr>
        <w:t>בגבולות אחריות של</w:t>
      </w:r>
      <w:r w:rsidRPr="00DF17A4">
        <w:rPr>
          <w:rFonts w:ascii="David" w:eastAsia="Times New Roman" w:hAnsi="David" w:cs="David" w:hint="cs"/>
          <w:sz w:val="24"/>
          <w:szCs w:val="24"/>
          <w:rtl/>
          <w:lang w:eastAsia="he-IL"/>
        </w:rPr>
        <w:t xml:space="preserve"> 20,000,000 ₪ לתובע, </w:t>
      </w:r>
      <w:r w:rsidRPr="00DF17A4">
        <w:rPr>
          <w:rFonts w:ascii="David" w:eastAsia="Times New Roman" w:hAnsi="David" w:cs="David" w:hint="eastAsia"/>
          <w:sz w:val="24"/>
          <w:szCs w:val="24"/>
          <w:rtl/>
          <w:lang w:eastAsia="he-IL"/>
        </w:rPr>
        <w:t>למקרה</w:t>
      </w:r>
      <w:r w:rsidRPr="00DF17A4">
        <w:rPr>
          <w:rFonts w:ascii="David" w:eastAsia="Times New Roman" w:hAnsi="David" w:cs="David"/>
          <w:sz w:val="24"/>
          <w:szCs w:val="24"/>
          <w:rtl/>
          <w:lang w:eastAsia="he-IL"/>
        </w:rPr>
        <w:t xml:space="preserve"> ובמצטבר ל</w:t>
      </w:r>
      <w:r w:rsidRPr="00DF17A4">
        <w:rPr>
          <w:rFonts w:ascii="David" w:eastAsia="Times New Roman" w:hAnsi="David" w:cs="David" w:hint="cs"/>
          <w:sz w:val="24"/>
          <w:szCs w:val="24"/>
          <w:rtl/>
          <w:lang w:eastAsia="he-IL"/>
        </w:rPr>
        <w:t>תקופת הביטוח</w:t>
      </w:r>
      <w:r w:rsidRPr="00DF17A4">
        <w:rPr>
          <w:rFonts w:ascii="David" w:eastAsia="Times New Roman" w:hAnsi="David" w:cs="David"/>
          <w:sz w:val="24"/>
          <w:szCs w:val="24"/>
          <w:rtl/>
          <w:lang w:eastAsia="he-IL"/>
        </w:rPr>
        <w:t xml:space="preserve">. הביטוח אינו כולל כל סייג בדבר </w:t>
      </w:r>
      <w:r w:rsidRPr="00DF17A4">
        <w:rPr>
          <w:rFonts w:ascii="David" w:eastAsia="Times New Roman" w:hAnsi="David" w:cs="David" w:hint="cs"/>
          <w:sz w:val="24"/>
          <w:szCs w:val="24"/>
          <w:rtl/>
          <w:lang w:eastAsia="he-IL"/>
        </w:rPr>
        <w:t xml:space="preserve">שעות עבודה, העסקת נוער וכן בדבר </w:t>
      </w:r>
      <w:r w:rsidRPr="00DF17A4">
        <w:rPr>
          <w:rFonts w:ascii="David" w:eastAsia="Times New Roman" w:hAnsi="David" w:cs="David"/>
          <w:sz w:val="24"/>
          <w:szCs w:val="24"/>
          <w:rtl/>
          <w:lang w:eastAsia="he-IL"/>
        </w:rPr>
        <w:t xml:space="preserve">חבות היועץ כלפי קבלנים, </w:t>
      </w:r>
      <w:r w:rsidRPr="00DF17A4">
        <w:rPr>
          <w:rFonts w:ascii="David" w:eastAsia="Times New Roman" w:hAnsi="David" w:cs="David" w:hint="eastAsia"/>
          <w:sz w:val="24"/>
          <w:szCs w:val="24"/>
          <w:rtl/>
          <w:lang w:eastAsia="he-IL"/>
        </w:rPr>
        <w:t>קבלני</w:t>
      </w:r>
      <w:r w:rsidRPr="00DF17A4">
        <w:rPr>
          <w:rFonts w:ascii="David" w:eastAsia="Times New Roman" w:hAnsi="David" w:cs="David"/>
          <w:sz w:val="24"/>
          <w:szCs w:val="24"/>
          <w:rtl/>
          <w:lang w:eastAsia="he-IL"/>
        </w:rPr>
        <w:t xml:space="preserve"> משנה ועובדיהם</w:t>
      </w:r>
      <w:r w:rsidRPr="00DF17A4">
        <w:rPr>
          <w:rFonts w:ascii="David" w:eastAsia="Times New Roman" w:hAnsi="David" w:cs="David" w:hint="cs"/>
          <w:sz w:val="24"/>
          <w:szCs w:val="24"/>
          <w:rtl/>
          <w:lang w:eastAsia="he-IL"/>
        </w:rPr>
        <w:t xml:space="preserve"> היה וייחשבו לעובדי היועץ</w:t>
      </w:r>
      <w:r w:rsidRPr="00DF17A4">
        <w:rPr>
          <w:rFonts w:ascii="David" w:eastAsia="Times New Roman" w:hAnsi="David" w:cs="David"/>
          <w:sz w:val="24"/>
          <w:szCs w:val="24"/>
          <w:rtl/>
          <w:lang w:eastAsia="he-IL"/>
        </w:rPr>
        <w:t>. הביטוח מורחב ל</w:t>
      </w:r>
      <w:r w:rsidRPr="00DF17A4">
        <w:rPr>
          <w:rFonts w:ascii="David" w:eastAsia="Times New Roman" w:hAnsi="David" w:cs="David" w:hint="cs"/>
          <w:sz w:val="24"/>
          <w:szCs w:val="24"/>
          <w:rtl/>
          <w:lang w:eastAsia="he-IL"/>
        </w:rPr>
        <w:t xml:space="preserve">שפות את החברה </w:t>
      </w:r>
      <w:r w:rsidRPr="00DF17A4">
        <w:rPr>
          <w:rFonts w:ascii="David" w:eastAsia="Times New Roman" w:hAnsi="David" w:cs="David"/>
          <w:sz w:val="24"/>
          <w:szCs w:val="24"/>
          <w:rtl/>
          <w:lang w:eastAsia="he-IL"/>
        </w:rPr>
        <w:t xml:space="preserve">היה ותיחשב למעביד של </w:t>
      </w:r>
      <w:r w:rsidRPr="00DF17A4">
        <w:rPr>
          <w:rFonts w:ascii="David" w:eastAsia="Times New Roman" w:hAnsi="David" w:cs="David" w:hint="eastAsia"/>
          <w:sz w:val="24"/>
          <w:szCs w:val="24"/>
          <w:rtl/>
          <w:lang w:eastAsia="he-IL"/>
        </w:rPr>
        <w:t>מי</w:t>
      </w:r>
      <w:r w:rsidRPr="00DF17A4">
        <w:rPr>
          <w:rFonts w:ascii="David" w:eastAsia="Times New Roman" w:hAnsi="David" w:cs="David"/>
          <w:sz w:val="24"/>
          <w:szCs w:val="24"/>
          <w:rtl/>
          <w:lang w:eastAsia="he-IL"/>
        </w:rPr>
        <w:t xml:space="preserve"> מ</w:t>
      </w:r>
      <w:r w:rsidRPr="00DF17A4">
        <w:rPr>
          <w:rFonts w:ascii="David" w:eastAsia="Times New Roman" w:hAnsi="David" w:cs="David" w:hint="cs"/>
          <w:sz w:val="24"/>
          <w:szCs w:val="24"/>
          <w:rtl/>
          <w:lang w:eastAsia="he-IL"/>
        </w:rPr>
        <w:t>עובדי</w:t>
      </w:r>
      <w:r w:rsidRPr="00DF17A4">
        <w:rPr>
          <w:rFonts w:ascii="David" w:eastAsia="Times New Roman" w:hAnsi="David" w:cs="David"/>
          <w:sz w:val="24"/>
          <w:szCs w:val="24"/>
          <w:rtl/>
          <w:lang w:eastAsia="he-IL"/>
        </w:rPr>
        <w:t xml:space="preserve"> היועץ או אם ייקבע כי היא נושאת באחריות </w:t>
      </w:r>
      <w:proofErr w:type="spellStart"/>
      <w:r w:rsidRPr="00DF17A4">
        <w:rPr>
          <w:rFonts w:ascii="David" w:eastAsia="Times New Roman" w:hAnsi="David" w:cs="David"/>
          <w:sz w:val="24"/>
          <w:szCs w:val="24"/>
          <w:rtl/>
          <w:lang w:eastAsia="he-IL"/>
        </w:rPr>
        <w:t>שילוחית</w:t>
      </w:r>
      <w:proofErr w:type="spellEnd"/>
      <w:r w:rsidRPr="00DF17A4">
        <w:rPr>
          <w:rFonts w:ascii="David" w:eastAsia="Times New Roman" w:hAnsi="David" w:cs="David"/>
          <w:sz w:val="24"/>
          <w:szCs w:val="24"/>
          <w:rtl/>
          <w:lang w:eastAsia="he-IL"/>
        </w:rPr>
        <w:t xml:space="preserve"> לעניין חבות היועץ כלפי </w:t>
      </w:r>
      <w:r w:rsidRPr="00DF17A4">
        <w:rPr>
          <w:rFonts w:ascii="David" w:eastAsia="Times New Roman" w:hAnsi="David" w:cs="David" w:hint="eastAsia"/>
          <w:sz w:val="24"/>
          <w:szCs w:val="24"/>
          <w:rtl/>
          <w:lang w:eastAsia="he-IL"/>
        </w:rPr>
        <w:t>מי</w:t>
      </w:r>
      <w:r w:rsidRPr="00DF17A4">
        <w:rPr>
          <w:rFonts w:ascii="David" w:eastAsia="Times New Roman" w:hAnsi="David" w:cs="David"/>
          <w:sz w:val="24"/>
          <w:szCs w:val="24"/>
          <w:rtl/>
          <w:lang w:eastAsia="he-IL"/>
        </w:rPr>
        <w:t xml:space="preserve"> מ</w:t>
      </w:r>
      <w:r w:rsidRPr="00DF17A4">
        <w:rPr>
          <w:rFonts w:ascii="David" w:eastAsia="Times New Roman" w:hAnsi="David" w:cs="David" w:hint="cs"/>
          <w:sz w:val="24"/>
          <w:szCs w:val="24"/>
          <w:rtl/>
          <w:lang w:eastAsia="he-IL"/>
        </w:rPr>
        <w:t>עובדיו</w:t>
      </w:r>
      <w:r w:rsidRPr="00DF17A4">
        <w:rPr>
          <w:rFonts w:ascii="David" w:eastAsia="Times New Roman" w:hAnsi="David" w:cs="David"/>
          <w:sz w:val="24"/>
          <w:szCs w:val="24"/>
          <w:rtl/>
          <w:lang w:eastAsia="he-IL"/>
        </w:rPr>
        <w:t>.</w:t>
      </w:r>
    </w:p>
    <w:p w14:paraId="0620C7E4"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p>
    <w:p w14:paraId="32A122F0" w14:textId="77777777" w:rsidR="00DF17A4" w:rsidRPr="00DF17A4" w:rsidRDefault="00DF17A4" w:rsidP="00DF17A4">
      <w:pPr>
        <w:spacing w:before="0" w:beforeAutospacing="0" w:after="0" w:afterAutospacing="0" w:line="240" w:lineRule="exact"/>
        <w:ind w:left="720" w:hanging="720"/>
        <w:jc w:val="both"/>
        <w:rPr>
          <w:rFonts w:ascii="David" w:eastAsia="Times New Roman" w:hAnsi="David" w:cs="David"/>
          <w:sz w:val="24"/>
          <w:szCs w:val="24"/>
          <w:rtl/>
          <w:lang w:eastAsia="he-IL"/>
        </w:rPr>
      </w:pPr>
      <w:r w:rsidRPr="00DF17A4">
        <w:rPr>
          <w:rFonts w:ascii="David" w:eastAsia="Times New Roman" w:hAnsi="David" w:cs="David" w:hint="cs"/>
          <w:sz w:val="24"/>
          <w:szCs w:val="24"/>
          <w:rtl/>
          <w:lang w:eastAsia="he-IL"/>
        </w:rPr>
        <w:t>3</w:t>
      </w:r>
      <w:r w:rsidRPr="00DF17A4">
        <w:rPr>
          <w:rFonts w:ascii="David" w:eastAsia="Times New Roman" w:hAnsi="David" w:cs="David"/>
          <w:sz w:val="24"/>
          <w:szCs w:val="24"/>
          <w:rtl/>
          <w:lang w:eastAsia="he-IL"/>
        </w:rPr>
        <w:t>.</w:t>
      </w:r>
      <w:r w:rsidRPr="00DF17A4">
        <w:rPr>
          <w:rFonts w:ascii="David" w:eastAsia="Times New Roman" w:hAnsi="David" w:cs="David"/>
          <w:sz w:val="24"/>
          <w:szCs w:val="24"/>
          <w:rtl/>
          <w:lang w:eastAsia="he-IL"/>
        </w:rPr>
        <w:tab/>
      </w:r>
      <w:r w:rsidRPr="00DF17A4">
        <w:rPr>
          <w:rFonts w:ascii="David" w:eastAsia="Times New Roman" w:hAnsi="David" w:cs="David" w:hint="eastAsia"/>
          <w:b/>
          <w:bCs/>
          <w:sz w:val="24"/>
          <w:szCs w:val="24"/>
          <w:u w:val="single"/>
          <w:rtl/>
          <w:lang w:eastAsia="he-IL"/>
        </w:rPr>
        <w:t>ביטוח</w:t>
      </w:r>
      <w:r w:rsidRPr="00DF17A4">
        <w:rPr>
          <w:rFonts w:ascii="David" w:eastAsia="Times New Roman" w:hAnsi="David" w:cs="David"/>
          <w:b/>
          <w:bCs/>
          <w:sz w:val="24"/>
          <w:szCs w:val="24"/>
          <w:u w:val="single"/>
          <w:rtl/>
          <w:lang w:eastAsia="he-IL"/>
        </w:rPr>
        <w:t xml:space="preserve"> אחריות כלפי צד שלישי</w:t>
      </w:r>
      <w:r w:rsidRPr="00DF17A4">
        <w:rPr>
          <w:rFonts w:ascii="David" w:eastAsia="Times New Roman" w:hAnsi="David" w:cs="David"/>
          <w:sz w:val="24"/>
          <w:szCs w:val="24"/>
          <w:rtl/>
          <w:lang w:eastAsia="he-IL"/>
        </w:rPr>
        <w:t xml:space="preserve"> </w:t>
      </w:r>
      <w:r w:rsidRPr="00DF17A4">
        <w:rPr>
          <w:rFonts w:ascii="David" w:eastAsia="Times New Roman" w:hAnsi="David" w:cs="David" w:hint="eastAsia"/>
          <w:sz w:val="24"/>
          <w:szCs w:val="24"/>
          <w:rtl/>
          <w:lang w:eastAsia="he-IL"/>
        </w:rPr>
        <w:t>לכיסוי</w:t>
      </w:r>
      <w:r w:rsidRPr="00DF17A4">
        <w:rPr>
          <w:rFonts w:ascii="David" w:eastAsia="Times New Roman" w:hAnsi="David" w:cs="David"/>
          <w:sz w:val="24"/>
          <w:szCs w:val="24"/>
          <w:rtl/>
          <w:lang w:eastAsia="he-IL"/>
        </w:rPr>
        <w:t xml:space="preserve"> אחריות היועץ על פי דין </w:t>
      </w:r>
      <w:r w:rsidRPr="00DF17A4">
        <w:rPr>
          <w:rFonts w:ascii="David" w:eastAsia="Times New Roman" w:hAnsi="David" w:cs="David" w:hint="eastAsia"/>
          <w:sz w:val="24"/>
          <w:szCs w:val="24"/>
          <w:rtl/>
          <w:lang w:eastAsia="he-IL"/>
        </w:rPr>
        <w:t>בגין</w:t>
      </w:r>
      <w:r w:rsidRPr="00DF17A4">
        <w:rPr>
          <w:rFonts w:ascii="David" w:eastAsia="Times New Roman" w:hAnsi="David" w:cs="David"/>
          <w:sz w:val="24"/>
          <w:szCs w:val="24"/>
          <w:rtl/>
          <w:lang w:eastAsia="he-IL"/>
        </w:rPr>
        <w:t xml:space="preserve"> פגיעה ו/או נזק העלולים להיגרם לגופו ו/או לרכושו של כל אדם ו/או גוף כלשהו </w:t>
      </w:r>
      <w:r w:rsidRPr="00DF17A4">
        <w:rPr>
          <w:rFonts w:ascii="David" w:eastAsia="Times New Roman" w:hAnsi="David" w:cs="David" w:hint="cs"/>
          <w:sz w:val="24"/>
          <w:szCs w:val="24"/>
          <w:rtl/>
          <w:lang w:eastAsia="he-IL"/>
        </w:rPr>
        <w:t>(</w:t>
      </w:r>
      <w:r w:rsidRPr="00DF17A4">
        <w:rPr>
          <w:rFonts w:ascii="David" w:eastAsia="Times New Roman" w:hAnsi="David" w:cs="David" w:hint="eastAsia"/>
          <w:sz w:val="24"/>
          <w:szCs w:val="24"/>
          <w:rtl/>
          <w:lang w:eastAsia="he-IL"/>
        </w:rPr>
        <w:t>לרבות</w:t>
      </w:r>
      <w:r w:rsidRPr="00DF17A4">
        <w:rPr>
          <w:rFonts w:ascii="David" w:eastAsia="Times New Roman" w:hAnsi="David" w:cs="David"/>
          <w:sz w:val="24"/>
          <w:szCs w:val="24"/>
          <w:rtl/>
          <w:lang w:eastAsia="he-IL"/>
        </w:rPr>
        <w:t xml:space="preserve"> </w:t>
      </w:r>
      <w:r w:rsidRPr="00DF17A4">
        <w:rPr>
          <w:rFonts w:ascii="David" w:eastAsia="Times New Roman" w:hAnsi="David" w:cs="David" w:hint="cs"/>
          <w:sz w:val="24"/>
          <w:szCs w:val="24"/>
          <w:rtl/>
          <w:lang w:eastAsia="he-IL"/>
        </w:rPr>
        <w:t>במפורש החברה)</w:t>
      </w:r>
      <w:r w:rsidRPr="00DF17A4">
        <w:rPr>
          <w:rFonts w:ascii="David" w:eastAsia="Times New Roman" w:hAnsi="David" w:cs="David"/>
          <w:sz w:val="24"/>
          <w:szCs w:val="24"/>
          <w:rtl/>
          <w:lang w:eastAsia="he-IL"/>
        </w:rPr>
        <w:t>, בג</w:t>
      </w:r>
      <w:r w:rsidRPr="00DF17A4">
        <w:rPr>
          <w:rFonts w:ascii="David" w:eastAsia="Times New Roman" w:hAnsi="David" w:cs="David" w:hint="eastAsia"/>
          <w:sz w:val="24"/>
          <w:szCs w:val="24"/>
          <w:rtl/>
          <w:lang w:eastAsia="he-IL"/>
        </w:rPr>
        <w:t>בולות</w:t>
      </w:r>
      <w:r w:rsidRPr="00DF17A4">
        <w:rPr>
          <w:rFonts w:ascii="David" w:eastAsia="Times New Roman" w:hAnsi="David" w:cs="David"/>
          <w:sz w:val="24"/>
          <w:szCs w:val="24"/>
          <w:rtl/>
          <w:lang w:eastAsia="he-IL"/>
        </w:rPr>
        <w:t xml:space="preserve"> אחריות של </w:t>
      </w:r>
      <w:r w:rsidRPr="00DF17A4">
        <w:rPr>
          <w:rFonts w:ascii="David" w:eastAsia="Times New Roman" w:hAnsi="David" w:cs="David" w:hint="cs"/>
          <w:sz w:val="24"/>
          <w:szCs w:val="24"/>
          <w:rtl/>
          <w:lang w:eastAsia="he-IL"/>
        </w:rPr>
        <w:t xml:space="preserve">4,000,000 ₪ </w:t>
      </w:r>
      <w:r w:rsidRPr="00DF17A4">
        <w:rPr>
          <w:rFonts w:ascii="David" w:eastAsia="Times New Roman" w:hAnsi="David" w:cs="David"/>
          <w:sz w:val="24"/>
          <w:szCs w:val="24"/>
          <w:rtl/>
          <w:lang w:eastAsia="he-IL"/>
        </w:rPr>
        <w:t xml:space="preserve">למקרה ובמצטבר לתקופת </w:t>
      </w:r>
      <w:r w:rsidRPr="00DF17A4">
        <w:rPr>
          <w:rFonts w:ascii="David" w:eastAsia="Times New Roman" w:hAnsi="David" w:cs="David" w:hint="eastAsia"/>
          <w:sz w:val="24"/>
          <w:szCs w:val="24"/>
          <w:rtl/>
          <w:lang w:eastAsia="he-IL"/>
        </w:rPr>
        <w:t>ביטוח</w:t>
      </w:r>
      <w:r w:rsidRPr="00DF17A4">
        <w:rPr>
          <w:rFonts w:ascii="David" w:eastAsia="Times New Roman" w:hAnsi="David" w:cs="David"/>
          <w:sz w:val="24"/>
          <w:szCs w:val="24"/>
          <w:rtl/>
          <w:lang w:eastAsia="he-IL"/>
        </w:rPr>
        <w:t xml:space="preserve"> שנתית. </w:t>
      </w:r>
      <w:r w:rsidRPr="00DF17A4">
        <w:rPr>
          <w:rFonts w:ascii="David" w:eastAsia="Times New Roman" w:hAnsi="David" w:cs="David" w:hint="eastAsia"/>
          <w:sz w:val="24"/>
          <w:szCs w:val="24"/>
          <w:rtl/>
          <w:lang w:eastAsia="he-IL"/>
        </w:rPr>
        <w:t>הביטוח</w:t>
      </w:r>
      <w:r w:rsidRPr="00DF17A4">
        <w:rPr>
          <w:rFonts w:ascii="David" w:eastAsia="Times New Roman" w:hAnsi="David" w:cs="David"/>
          <w:sz w:val="24"/>
          <w:szCs w:val="24"/>
          <w:rtl/>
          <w:lang w:eastAsia="he-IL"/>
        </w:rPr>
        <w:t xml:space="preserve"> אינו כולל כל סייג בדבר חבות בגין וכלפי קבלנים, </w:t>
      </w:r>
      <w:r w:rsidRPr="00DF17A4">
        <w:rPr>
          <w:rFonts w:ascii="David" w:eastAsia="Times New Roman" w:hAnsi="David" w:cs="David" w:hint="eastAsia"/>
          <w:sz w:val="24"/>
          <w:szCs w:val="24"/>
          <w:rtl/>
          <w:lang w:eastAsia="he-IL"/>
        </w:rPr>
        <w:t>קבלני</w:t>
      </w:r>
      <w:r w:rsidRPr="00DF17A4">
        <w:rPr>
          <w:rFonts w:ascii="David" w:eastAsia="Times New Roman" w:hAnsi="David" w:cs="David"/>
          <w:sz w:val="24"/>
          <w:szCs w:val="24"/>
          <w:rtl/>
          <w:lang w:eastAsia="he-IL"/>
        </w:rPr>
        <w:t xml:space="preserve"> משנה ועובדיהם וכן תביעות תחלוף מצד המוסד לביטוח לאומי. הביטוח מורחב ל</w:t>
      </w:r>
      <w:r w:rsidRPr="00DF17A4">
        <w:rPr>
          <w:rFonts w:ascii="David" w:eastAsia="Times New Roman" w:hAnsi="David" w:cs="David" w:hint="cs"/>
          <w:sz w:val="24"/>
          <w:szCs w:val="24"/>
          <w:rtl/>
          <w:lang w:eastAsia="he-IL"/>
        </w:rPr>
        <w:t xml:space="preserve">שפות את החברה בגין </w:t>
      </w:r>
      <w:r w:rsidRPr="00DF17A4">
        <w:rPr>
          <w:rFonts w:ascii="David" w:eastAsia="Times New Roman" w:hAnsi="David" w:cs="David"/>
          <w:sz w:val="24"/>
          <w:szCs w:val="24"/>
          <w:rtl/>
          <w:lang w:eastAsia="he-IL"/>
        </w:rPr>
        <w:t xml:space="preserve">אחריותה למעשי ו/או מחדלי היועץ ו/או מי מטעמו, בכפוף </w:t>
      </w:r>
      <w:r w:rsidRPr="00DF17A4">
        <w:rPr>
          <w:rFonts w:ascii="David" w:eastAsia="Times New Roman" w:hAnsi="David" w:cs="David" w:hint="eastAsia"/>
          <w:sz w:val="24"/>
          <w:szCs w:val="24"/>
          <w:rtl/>
          <w:lang w:eastAsia="he-IL"/>
        </w:rPr>
        <w:t>לסעיף</w:t>
      </w:r>
      <w:r w:rsidRPr="00DF17A4">
        <w:rPr>
          <w:rFonts w:ascii="David" w:eastAsia="Times New Roman" w:hAnsi="David" w:cs="David"/>
          <w:sz w:val="24"/>
          <w:szCs w:val="24"/>
          <w:rtl/>
          <w:lang w:eastAsia="he-IL"/>
        </w:rPr>
        <w:t xml:space="preserve"> אחריות צולבת.</w:t>
      </w:r>
    </w:p>
    <w:p w14:paraId="6AC61200" w14:textId="77777777" w:rsidR="00DF17A4" w:rsidRPr="00DF17A4" w:rsidRDefault="00DF17A4" w:rsidP="00DF17A4">
      <w:pPr>
        <w:spacing w:before="0" w:beforeAutospacing="0" w:after="0" w:afterAutospacing="0" w:line="240" w:lineRule="auto"/>
        <w:ind w:left="709" w:hanging="720"/>
        <w:jc w:val="center"/>
        <w:rPr>
          <w:rFonts w:ascii="David" w:eastAsia="Times New Roman" w:hAnsi="David" w:cs="David"/>
          <w:sz w:val="24"/>
          <w:szCs w:val="24"/>
          <w:rtl/>
          <w:lang w:eastAsia="he-IL"/>
        </w:rPr>
      </w:pPr>
    </w:p>
    <w:p w14:paraId="4BAD6869" w14:textId="77777777" w:rsidR="00DF17A4" w:rsidRPr="00DF17A4" w:rsidRDefault="00DF17A4" w:rsidP="00DF17A4">
      <w:pPr>
        <w:spacing w:before="0" w:beforeAutospacing="0" w:after="0" w:afterAutospacing="0" w:line="240" w:lineRule="auto"/>
        <w:jc w:val="both"/>
        <w:rPr>
          <w:rFonts w:ascii="David" w:eastAsia="Times New Roman" w:hAnsi="David" w:cs="David"/>
          <w:b/>
          <w:bCs/>
          <w:sz w:val="24"/>
          <w:szCs w:val="24"/>
          <w:rtl/>
          <w:lang w:eastAsia="he-IL"/>
        </w:rPr>
      </w:pPr>
      <w:r w:rsidRPr="00DF17A4">
        <w:rPr>
          <w:rFonts w:ascii="David" w:eastAsia="Times New Roman" w:hAnsi="David" w:cs="David" w:hint="eastAsia"/>
          <w:b/>
          <w:bCs/>
          <w:sz w:val="24"/>
          <w:szCs w:val="24"/>
          <w:u w:val="single"/>
          <w:rtl/>
          <w:lang w:eastAsia="he-IL"/>
        </w:rPr>
        <w:t>כללי</w:t>
      </w:r>
      <w:r w:rsidRPr="00DF17A4">
        <w:rPr>
          <w:rFonts w:ascii="David" w:eastAsia="Times New Roman" w:hAnsi="David" w:cs="David"/>
          <w:b/>
          <w:bCs/>
          <w:sz w:val="24"/>
          <w:szCs w:val="24"/>
          <w:u w:val="single"/>
          <w:rtl/>
          <w:lang w:eastAsia="he-IL"/>
        </w:rPr>
        <w:t xml:space="preserve"> לכל הפוליסות</w:t>
      </w:r>
      <w:r w:rsidRPr="00DF17A4">
        <w:rPr>
          <w:rFonts w:ascii="David" w:eastAsia="Times New Roman" w:hAnsi="David" w:cs="David"/>
          <w:b/>
          <w:bCs/>
          <w:sz w:val="24"/>
          <w:szCs w:val="24"/>
          <w:rtl/>
          <w:lang w:eastAsia="he-IL"/>
        </w:rPr>
        <w:t xml:space="preserve"> </w:t>
      </w:r>
      <w:r w:rsidRPr="00DF17A4">
        <w:rPr>
          <w:rFonts w:ascii="David" w:eastAsia="Times New Roman" w:hAnsi="David" w:cs="David" w:hint="eastAsia"/>
          <w:b/>
          <w:bCs/>
          <w:sz w:val="24"/>
          <w:szCs w:val="24"/>
          <w:rtl/>
          <w:lang w:eastAsia="he-IL"/>
        </w:rPr>
        <w:t>–</w:t>
      </w:r>
      <w:r w:rsidRPr="00DF17A4">
        <w:rPr>
          <w:rFonts w:ascii="David" w:eastAsia="Times New Roman" w:hAnsi="David" w:cs="David"/>
          <w:b/>
          <w:bCs/>
          <w:sz w:val="24"/>
          <w:szCs w:val="24"/>
          <w:rtl/>
          <w:lang w:eastAsia="he-IL"/>
        </w:rPr>
        <w:t xml:space="preserve"> </w:t>
      </w:r>
    </w:p>
    <w:p w14:paraId="568B58E3"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p>
    <w:p w14:paraId="3ADDE703" w14:textId="77777777" w:rsidR="00DF17A4" w:rsidRPr="00DF17A4" w:rsidRDefault="00DF17A4" w:rsidP="00DF17A4">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DF17A4">
        <w:rPr>
          <w:rFonts w:ascii="David" w:eastAsia="Times New Roman" w:hAnsi="David" w:cs="David"/>
          <w:b/>
          <w:bCs/>
          <w:sz w:val="24"/>
          <w:szCs w:val="24"/>
          <w:rtl/>
          <w:lang w:eastAsia="he-IL"/>
        </w:rPr>
        <w:t>"</w:t>
      </w:r>
      <w:r w:rsidRPr="00DF17A4">
        <w:rPr>
          <w:rFonts w:ascii="David" w:eastAsia="Times New Roman" w:hAnsi="David" w:cs="David" w:hint="cs"/>
          <w:b/>
          <w:bCs/>
          <w:sz w:val="24"/>
          <w:szCs w:val="24"/>
          <w:rtl/>
          <w:lang w:eastAsia="he-IL"/>
        </w:rPr>
        <w:t>החברה</w:t>
      </w:r>
      <w:r w:rsidRPr="00DF17A4">
        <w:rPr>
          <w:rFonts w:ascii="David" w:eastAsia="Times New Roman" w:hAnsi="David" w:cs="David"/>
          <w:b/>
          <w:bCs/>
          <w:sz w:val="24"/>
          <w:szCs w:val="24"/>
          <w:rtl/>
          <w:lang w:eastAsia="he-IL"/>
        </w:rPr>
        <w:t>"</w:t>
      </w:r>
      <w:r w:rsidRPr="00DF17A4">
        <w:rPr>
          <w:rFonts w:ascii="David" w:eastAsia="Times New Roman" w:hAnsi="David" w:cs="David"/>
          <w:sz w:val="24"/>
          <w:szCs w:val="24"/>
          <w:rtl/>
          <w:lang w:eastAsia="he-IL"/>
        </w:rPr>
        <w:t xml:space="preserve"> </w:t>
      </w:r>
      <w:r w:rsidRPr="00DF17A4">
        <w:rPr>
          <w:rFonts w:ascii="David" w:eastAsia="Times New Roman" w:hAnsi="David" w:cs="David" w:hint="eastAsia"/>
          <w:sz w:val="24"/>
          <w:szCs w:val="24"/>
          <w:rtl/>
          <w:lang w:eastAsia="he-IL"/>
        </w:rPr>
        <w:t>לצורך</w:t>
      </w:r>
      <w:r w:rsidRPr="00DF17A4">
        <w:rPr>
          <w:rFonts w:ascii="David" w:eastAsia="Times New Roman" w:hAnsi="David" w:cs="David"/>
          <w:sz w:val="24"/>
          <w:szCs w:val="24"/>
          <w:rtl/>
          <w:lang w:eastAsia="he-IL"/>
        </w:rPr>
        <w:t xml:space="preserve"> הביטוחים הנ"</w:t>
      </w:r>
      <w:r w:rsidRPr="00DF17A4">
        <w:rPr>
          <w:rFonts w:ascii="David" w:eastAsia="Times New Roman" w:hAnsi="David" w:cs="David" w:hint="eastAsia"/>
          <w:sz w:val="24"/>
          <w:szCs w:val="24"/>
          <w:rtl/>
          <w:lang w:eastAsia="he-IL"/>
        </w:rPr>
        <w:t>ל</w:t>
      </w:r>
      <w:r w:rsidRPr="00DF17A4">
        <w:rPr>
          <w:rFonts w:ascii="David" w:eastAsia="Times New Roman" w:hAnsi="David" w:cs="David"/>
          <w:sz w:val="24"/>
          <w:szCs w:val="24"/>
          <w:rtl/>
          <w:lang w:eastAsia="he-IL"/>
        </w:rPr>
        <w:t xml:space="preserve"> </w:t>
      </w:r>
      <w:r w:rsidRPr="00DF17A4">
        <w:rPr>
          <w:rFonts w:ascii="David" w:eastAsia="Times New Roman" w:hAnsi="David" w:cs="David" w:hint="eastAsia"/>
          <w:sz w:val="24"/>
          <w:szCs w:val="24"/>
          <w:rtl/>
          <w:lang w:eastAsia="he-IL"/>
        </w:rPr>
        <w:t>ו</w:t>
      </w:r>
      <w:r w:rsidRPr="00DF17A4">
        <w:rPr>
          <w:rFonts w:ascii="David" w:eastAsia="Times New Roman" w:hAnsi="David" w:cs="David"/>
          <w:sz w:val="24"/>
          <w:szCs w:val="24"/>
          <w:rtl/>
          <w:lang w:eastAsia="he-IL"/>
        </w:rPr>
        <w:t>/או אישור זה הינ</w:t>
      </w:r>
      <w:r w:rsidRPr="00DF17A4">
        <w:rPr>
          <w:rFonts w:ascii="David" w:eastAsia="Times New Roman" w:hAnsi="David" w:cs="David" w:hint="cs"/>
          <w:sz w:val="24"/>
          <w:szCs w:val="24"/>
          <w:rtl/>
          <w:lang w:eastAsia="he-IL"/>
        </w:rPr>
        <w:t>ה</w:t>
      </w:r>
      <w:r w:rsidRPr="00DF17A4">
        <w:rPr>
          <w:rFonts w:ascii="David" w:eastAsia="Times New Roman" w:hAnsi="David" w:cs="David"/>
          <w:sz w:val="24"/>
          <w:szCs w:val="24"/>
          <w:rtl/>
          <w:lang w:eastAsia="he-IL"/>
        </w:rPr>
        <w:t xml:space="preserve"> לרבות חברת אם ו/או חברות בנות ו/או חברות שלובות</w:t>
      </w:r>
      <w:r w:rsidRPr="00DF17A4">
        <w:rPr>
          <w:rFonts w:ascii="David" w:eastAsia="Times New Roman" w:hAnsi="David" w:cs="David" w:hint="cs"/>
          <w:sz w:val="24"/>
          <w:szCs w:val="24"/>
          <w:rtl/>
          <w:lang w:eastAsia="he-IL"/>
        </w:rPr>
        <w:t xml:space="preserve"> ו/או עובדיהן ו/או מנהליהן</w:t>
      </w:r>
      <w:r w:rsidRPr="00DF17A4">
        <w:rPr>
          <w:rFonts w:ascii="David" w:eastAsia="Times New Roman" w:hAnsi="David" w:cs="David"/>
          <w:sz w:val="24"/>
          <w:szCs w:val="24"/>
          <w:rtl/>
          <w:lang w:eastAsia="he-IL"/>
        </w:rPr>
        <w:t>.</w:t>
      </w:r>
    </w:p>
    <w:p w14:paraId="6DF4432A" w14:textId="77777777" w:rsidR="00DF17A4" w:rsidRPr="00DF17A4" w:rsidRDefault="00DF17A4" w:rsidP="00DF17A4">
      <w:pPr>
        <w:spacing w:before="0" w:beforeAutospacing="0" w:after="0" w:afterAutospacing="0" w:line="240" w:lineRule="auto"/>
        <w:ind w:right="720"/>
        <w:jc w:val="both"/>
        <w:rPr>
          <w:rFonts w:ascii="David" w:eastAsia="Times New Roman" w:hAnsi="David" w:cs="David"/>
          <w:sz w:val="24"/>
          <w:szCs w:val="24"/>
          <w:lang w:eastAsia="he-IL"/>
        </w:rPr>
      </w:pPr>
    </w:p>
    <w:p w14:paraId="4EC1A3BC" w14:textId="77777777" w:rsidR="00DF17A4" w:rsidRPr="00DF17A4" w:rsidRDefault="00DF17A4" w:rsidP="00DF17A4">
      <w:pPr>
        <w:numPr>
          <w:ilvl w:val="0"/>
          <w:numId w:val="21"/>
        </w:numPr>
        <w:spacing w:before="0" w:beforeAutospacing="0" w:after="0" w:afterAutospacing="0" w:line="240" w:lineRule="auto"/>
        <w:jc w:val="both"/>
        <w:rPr>
          <w:rFonts w:ascii="David" w:eastAsia="Times New Roman" w:hAnsi="David" w:cs="David"/>
          <w:sz w:val="24"/>
          <w:szCs w:val="24"/>
          <w:rtl/>
          <w:lang w:eastAsia="he-IL"/>
        </w:rPr>
      </w:pPr>
      <w:r w:rsidRPr="00DF17A4">
        <w:rPr>
          <w:rFonts w:ascii="David" w:eastAsia="Times New Roman" w:hAnsi="David" w:cs="David" w:hint="cs"/>
          <w:sz w:val="24"/>
          <w:szCs w:val="24"/>
          <w:rtl/>
          <w:lang w:eastAsia="he-IL"/>
        </w:rPr>
        <w:t>נוסח הפוליסות (למעט אחריות מקצועית) לא יפחת מהנוסח הידוע כביט במהדורה הרלוונטית לעת עריכת הביטוח.</w:t>
      </w:r>
    </w:p>
    <w:p w14:paraId="75B33856" w14:textId="77777777" w:rsidR="00DF17A4" w:rsidRPr="00DF17A4" w:rsidRDefault="00DF17A4" w:rsidP="00DF17A4">
      <w:pPr>
        <w:spacing w:before="0" w:beforeAutospacing="0" w:after="0" w:afterAutospacing="0" w:line="240" w:lineRule="auto"/>
        <w:ind w:right="720"/>
        <w:jc w:val="both"/>
        <w:rPr>
          <w:rFonts w:ascii="David" w:eastAsia="Times New Roman" w:hAnsi="David" w:cs="David"/>
          <w:sz w:val="24"/>
          <w:szCs w:val="24"/>
          <w:rtl/>
          <w:lang w:eastAsia="he-IL"/>
        </w:rPr>
      </w:pPr>
    </w:p>
    <w:p w14:paraId="778541A9" w14:textId="77777777" w:rsidR="00DF17A4" w:rsidRPr="00DF17A4" w:rsidRDefault="00DF17A4" w:rsidP="00DF17A4">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DF17A4">
        <w:rPr>
          <w:rFonts w:ascii="David" w:eastAsia="Times New Roman" w:hAnsi="David" w:cs="David" w:hint="eastAsia"/>
          <w:sz w:val="24"/>
          <w:szCs w:val="24"/>
          <w:rtl/>
          <w:lang w:eastAsia="he-IL"/>
        </w:rPr>
        <w:lastRenderedPageBreak/>
        <w:t>הננו</w:t>
      </w:r>
      <w:r w:rsidRPr="00DF17A4">
        <w:rPr>
          <w:rFonts w:ascii="David" w:eastAsia="Times New Roman" w:hAnsi="David" w:cs="David"/>
          <w:sz w:val="24"/>
          <w:szCs w:val="24"/>
          <w:rtl/>
          <w:lang w:eastAsia="he-IL"/>
        </w:rPr>
        <w:t xml:space="preserve"> מאשרים כי ידוע לנו שהאחריות </w:t>
      </w:r>
      <w:r w:rsidRPr="00DF17A4">
        <w:rPr>
          <w:rFonts w:ascii="David" w:eastAsia="Times New Roman" w:hAnsi="David" w:cs="David" w:hint="eastAsia"/>
          <w:sz w:val="24"/>
          <w:szCs w:val="24"/>
          <w:rtl/>
          <w:lang w:eastAsia="he-IL"/>
        </w:rPr>
        <w:t>לתשלום</w:t>
      </w:r>
      <w:r w:rsidRPr="00DF17A4">
        <w:rPr>
          <w:rFonts w:ascii="David" w:eastAsia="Times New Roman" w:hAnsi="David" w:cs="David"/>
          <w:sz w:val="24"/>
          <w:szCs w:val="24"/>
          <w:rtl/>
          <w:lang w:eastAsia="he-IL"/>
        </w:rPr>
        <w:t xml:space="preserve"> פרמיות הביטוח והשתתפות עצמית חלה על </w:t>
      </w:r>
      <w:r w:rsidRPr="00DF17A4">
        <w:rPr>
          <w:rFonts w:ascii="David" w:eastAsia="Times New Roman" w:hAnsi="David" w:cs="David" w:hint="cs"/>
          <w:sz w:val="24"/>
          <w:szCs w:val="24"/>
          <w:rtl/>
          <w:lang w:eastAsia="he-IL"/>
        </w:rPr>
        <w:t>היועץ</w:t>
      </w:r>
      <w:r w:rsidRPr="00DF17A4">
        <w:rPr>
          <w:rFonts w:ascii="David" w:eastAsia="Times New Roman" w:hAnsi="David" w:cs="David"/>
          <w:sz w:val="24"/>
          <w:szCs w:val="24"/>
          <w:rtl/>
          <w:lang w:eastAsia="he-IL"/>
        </w:rPr>
        <w:t xml:space="preserve"> בלבד</w:t>
      </w:r>
      <w:r w:rsidRPr="00DF17A4">
        <w:rPr>
          <w:rFonts w:ascii="David" w:eastAsia="Times New Roman" w:hAnsi="David" w:cs="David" w:hint="cs"/>
          <w:sz w:val="24"/>
          <w:szCs w:val="24"/>
          <w:rtl/>
          <w:lang w:eastAsia="he-IL"/>
        </w:rPr>
        <w:t>, ובשום מקרה לא על החברה</w:t>
      </w:r>
      <w:r w:rsidRPr="00DF17A4">
        <w:rPr>
          <w:rFonts w:ascii="David" w:eastAsia="Times New Roman" w:hAnsi="David" w:cs="David"/>
          <w:sz w:val="24"/>
          <w:szCs w:val="24"/>
          <w:rtl/>
          <w:lang w:eastAsia="he-IL"/>
        </w:rPr>
        <w:t>.</w:t>
      </w:r>
    </w:p>
    <w:p w14:paraId="4E34EB80" w14:textId="77777777" w:rsidR="00DF17A4" w:rsidRPr="00DF17A4" w:rsidRDefault="00DF17A4" w:rsidP="00DF17A4">
      <w:pPr>
        <w:spacing w:before="0" w:beforeAutospacing="0" w:after="0" w:afterAutospacing="0" w:line="240" w:lineRule="auto"/>
        <w:ind w:left="720"/>
        <w:rPr>
          <w:rFonts w:ascii="David" w:eastAsia="Times New Roman" w:hAnsi="David" w:cs="David"/>
          <w:sz w:val="24"/>
          <w:szCs w:val="24"/>
          <w:rtl/>
          <w:lang w:eastAsia="he-IL"/>
        </w:rPr>
      </w:pPr>
    </w:p>
    <w:p w14:paraId="5F3B781F" w14:textId="77777777" w:rsidR="00DF17A4" w:rsidRPr="00DF17A4" w:rsidRDefault="00DF17A4" w:rsidP="00DF17A4">
      <w:pPr>
        <w:numPr>
          <w:ilvl w:val="0"/>
          <w:numId w:val="21"/>
        </w:numPr>
        <w:tabs>
          <w:tab w:val="left" w:pos="8306"/>
        </w:tabs>
        <w:spacing w:before="0" w:beforeAutospacing="0" w:after="0" w:afterAutospacing="0" w:line="260" w:lineRule="exact"/>
        <w:jc w:val="both"/>
        <w:rPr>
          <w:rFonts w:ascii="David" w:eastAsia="Times New Roman" w:hAnsi="David" w:cs="David"/>
          <w:sz w:val="24"/>
          <w:szCs w:val="24"/>
          <w:rtl/>
          <w:lang w:eastAsia="he-IL"/>
        </w:rPr>
      </w:pPr>
      <w:r w:rsidRPr="00DF17A4">
        <w:rPr>
          <w:rFonts w:ascii="David" w:eastAsia="Times New Roman" w:hAnsi="David" w:cs="David" w:hint="eastAsia"/>
          <w:sz w:val="24"/>
          <w:szCs w:val="24"/>
          <w:rtl/>
          <w:lang w:eastAsia="he-IL"/>
        </w:rPr>
        <w:t>הפרת</w:t>
      </w:r>
      <w:r w:rsidRPr="00DF17A4">
        <w:rPr>
          <w:rFonts w:ascii="David" w:eastAsia="Times New Roman" w:hAnsi="David" w:cs="David"/>
          <w:sz w:val="24"/>
          <w:szCs w:val="24"/>
          <w:rtl/>
          <w:lang w:eastAsia="he-IL"/>
        </w:rPr>
        <w:t xml:space="preserve"> תנאי הפוליסות על ידי </w:t>
      </w:r>
      <w:r w:rsidRPr="00DF17A4">
        <w:rPr>
          <w:rFonts w:ascii="David" w:eastAsia="Times New Roman" w:hAnsi="David" w:cs="David" w:hint="cs"/>
          <w:sz w:val="24"/>
          <w:szCs w:val="24"/>
          <w:rtl/>
          <w:lang w:eastAsia="he-IL"/>
        </w:rPr>
        <w:t>היועץ</w:t>
      </w:r>
      <w:r w:rsidRPr="00DF17A4">
        <w:rPr>
          <w:rFonts w:ascii="David" w:eastAsia="Times New Roman" w:hAnsi="David" w:cs="David"/>
          <w:sz w:val="24"/>
          <w:szCs w:val="24"/>
          <w:rtl/>
          <w:lang w:eastAsia="he-IL"/>
        </w:rPr>
        <w:t xml:space="preserve"> בתום </w:t>
      </w:r>
      <w:r w:rsidRPr="00DF17A4">
        <w:rPr>
          <w:rFonts w:ascii="David" w:eastAsia="Times New Roman" w:hAnsi="David" w:cs="David" w:hint="eastAsia"/>
          <w:sz w:val="24"/>
          <w:szCs w:val="24"/>
          <w:rtl/>
          <w:lang w:eastAsia="he-IL"/>
        </w:rPr>
        <w:t>לב</w:t>
      </w:r>
      <w:r w:rsidRPr="00DF17A4">
        <w:rPr>
          <w:rFonts w:ascii="David" w:eastAsia="Times New Roman" w:hAnsi="David" w:cs="David"/>
          <w:sz w:val="24"/>
          <w:szCs w:val="24"/>
          <w:rtl/>
          <w:lang w:eastAsia="he-IL"/>
        </w:rPr>
        <w:t xml:space="preserve"> לא תפגע בזכויות </w:t>
      </w:r>
      <w:r w:rsidRPr="00DF17A4">
        <w:rPr>
          <w:rFonts w:ascii="David" w:eastAsia="Times New Roman" w:hAnsi="David" w:cs="David" w:hint="cs"/>
          <w:sz w:val="24"/>
          <w:szCs w:val="24"/>
          <w:rtl/>
          <w:lang w:eastAsia="he-IL"/>
        </w:rPr>
        <w:t>החברה</w:t>
      </w:r>
      <w:r w:rsidRPr="00DF17A4">
        <w:rPr>
          <w:rFonts w:ascii="David" w:eastAsia="Times New Roman" w:hAnsi="David" w:cs="David"/>
          <w:sz w:val="24"/>
          <w:szCs w:val="24"/>
          <w:rtl/>
          <w:lang w:eastAsia="he-IL"/>
        </w:rPr>
        <w:t xml:space="preserve"> על פי הפוליסות.</w:t>
      </w:r>
    </w:p>
    <w:p w14:paraId="077C2950"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p>
    <w:p w14:paraId="414992B1" w14:textId="77777777" w:rsidR="00DF17A4" w:rsidRPr="00DF17A4" w:rsidRDefault="00DF17A4" w:rsidP="00DF17A4">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DF17A4">
        <w:rPr>
          <w:rFonts w:ascii="David" w:eastAsia="Times New Roman" w:hAnsi="David" w:cs="David" w:hint="eastAsia"/>
          <w:sz w:val="24"/>
          <w:szCs w:val="24"/>
          <w:rtl/>
          <w:lang w:eastAsia="he-IL"/>
        </w:rPr>
        <w:t>הננו</w:t>
      </w:r>
      <w:r w:rsidRPr="00DF17A4">
        <w:rPr>
          <w:rFonts w:ascii="David" w:eastAsia="Times New Roman" w:hAnsi="David" w:cs="David"/>
          <w:sz w:val="24"/>
          <w:szCs w:val="24"/>
          <w:rtl/>
          <w:lang w:eastAsia="he-IL"/>
        </w:rPr>
        <w:t xml:space="preserve"> מאשרים כי כל הביטוחים הנ"</w:t>
      </w:r>
      <w:r w:rsidRPr="00DF17A4">
        <w:rPr>
          <w:rFonts w:ascii="David" w:eastAsia="Times New Roman" w:hAnsi="David" w:cs="David" w:hint="eastAsia"/>
          <w:sz w:val="24"/>
          <w:szCs w:val="24"/>
          <w:rtl/>
          <w:lang w:eastAsia="he-IL"/>
        </w:rPr>
        <w:t>ל</w:t>
      </w:r>
      <w:r w:rsidRPr="00DF17A4">
        <w:rPr>
          <w:rFonts w:ascii="David" w:eastAsia="Times New Roman" w:hAnsi="David" w:cs="David"/>
          <w:sz w:val="24"/>
          <w:szCs w:val="24"/>
          <w:rtl/>
          <w:lang w:eastAsia="he-IL"/>
        </w:rPr>
        <w:t xml:space="preserve"> </w:t>
      </w:r>
      <w:r w:rsidRPr="00DF17A4">
        <w:rPr>
          <w:rFonts w:ascii="David" w:eastAsia="Times New Roman" w:hAnsi="David" w:cs="David" w:hint="eastAsia"/>
          <w:sz w:val="24"/>
          <w:szCs w:val="24"/>
          <w:rtl/>
          <w:lang w:eastAsia="he-IL"/>
        </w:rPr>
        <w:t>הינם</w:t>
      </w:r>
      <w:r w:rsidRPr="00DF17A4">
        <w:rPr>
          <w:rFonts w:ascii="David" w:eastAsia="Times New Roman" w:hAnsi="David" w:cs="David"/>
          <w:sz w:val="24"/>
          <w:szCs w:val="24"/>
          <w:rtl/>
          <w:lang w:eastAsia="he-IL"/>
        </w:rPr>
        <w:t xml:space="preserve"> ראשוניים וקודמים לכל ביטוח הנערך על ידי </w:t>
      </w:r>
      <w:r w:rsidRPr="00DF17A4">
        <w:rPr>
          <w:rFonts w:ascii="David" w:eastAsia="Times New Roman" w:hAnsi="David" w:cs="David" w:hint="cs"/>
          <w:sz w:val="24"/>
          <w:szCs w:val="24"/>
          <w:rtl/>
          <w:lang w:eastAsia="he-IL"/>
        </w:rPr>
        <w:t>החברה</w:t>
      </w:r>
      <w:r w:rsidRPr="00DF17A4">
        <w:rPr>
          <w:rFonts w:ascii="David" w:eastAsia="Times New Roman" w:hAnsi="David" w:cs="David"/>
          <w:sz w:val="24"/>
          <w:szCs w:val="24"/>
          <w:rtl/>
          <w:lang w:eastAsia="he-IL"/>
        </w:rPr>
        <w:t xml:space="preserve"> ו/או לטובתה, ואנו מוותרים על </w:t>
      </w:r>
      <w:r w:rsidRPr="00DF17A4">
        <w:rPr>
          <w:rFonts w:ascii="David" w:eastAsia="Times New Roman" w:hAnsi="David" w:cs="David" w:hint="eastAsia"/>
          <w:sz w:val="24"/>
          <w:szCs w:val="24"/>
          <w:rtl/>
          <w:lang w:eastAsia="he-IL"/>
        </w:rPr>
        <w:t>כל</w:t>
      </w:r>
      <w:r w:rsidRPr="00DF17A4">
        <w:rPr>
          <w:rFonts w:ascii="David" w:eastAsia="Times New Roman" w:hAnsi="David" w:cs="David"/>
          <w:sz w:val="24"/>
          <w:szCs w:val="24"/>
          <w:rtl/>
          <w:lang w:eastAsia="he-IL"/>
        </w:rPr>
        <w:t xml:space="preserve"> טענה ו/או דרישה ו/או תביעה בדבר שיתוף ביטוחי </w:t>
      </w:r>
      <w:r w:rsidRPr="00DF17A4">
        <w:rPr>
          <w:rFonts w:ascii="David" w:eastAsia="Times New Roman" w:hAnsi="David" w:cs="David" w:hint="cs"/>
          <w:sz w:val="24"/>
          <w:szCs w:val="24"/>
          <w:rtl/>
          <w:lang w:eastAsia="he-IL"/>
        </w:rPr>
        <w:t>החברה</w:t>
      </w:r>
      <w:r w:rsidRPr="00DF17A4">
        <w:rPr>
          <w:rFonts w:ascii="David" w:eastAsia="Times New Roman" w:hAnsi="David" w:cs="David"/>
          <w:sz w:val="24"/>
          <w:szCs w:val="24"/>
          <w:rtl/>
          <w:lang w:eastAsia="he-IL"/>
        </w:rPr>
        <w:t>.</w:t>
      </w:r>
    </w:p>
    <w:p w14:paraId="3E8D65B8" w14:textId="77777777" w:rsidR="00DF17A4" w:rsidRPr="00DF17A4" w:rsidRDefault="00DF17A4" w:rsidP="00DF17A4">
      <w:pPr>
        <w:spacing w:before="0" w:beforeAutospacing="0" w:after="0" w:afterAutospacing="0" w:line="240" w:lineRule="auto"/>
        <w:ind w:left="720"/>
        <w:rPr>
          <w:rFonts w:ascii="David" w:eastAsia="Times New Roman" w:hAnsi="David" w:cs="David"/>
          <w:sz w:val="24"/>
          <w:szCs w:val="24"/>
          <w:rtl/>
          <w:lang w:eastAsia="he-IL"/>
        </w:rPr>
      </w:pPr>
    </w:p>
    <w:p w14:paraId="51842061" w14:textId="77777777" w:rsidR="00DF17A4" w:rsidRPr="00DF17A4" w:rsidRDefault="00DF17A4" w:rsidP="00DF17A4">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DF17A4">
        <w:rPr>
          <w:rFonts w:ascii="David" w:eastAsia="Times New Roman" w:hAnsi="David" w:cs="David" w:hint="cs"/>
          <w:sz w:val="24"/>
          <w:szCs w:val="24"/>
          <w:rtl/>
          <w:lang w:eastAsia="he-IL"/>
        </w:rPr>
        <w:t xml:space="preserve">הפוליסות כוללות ויתור על זכות התחלוף כלפי החברה, עובדיה ומנהליה, ובלבד </w:t>
      </w:r>
      <w:proofErr w:type="spellStart"/>
      <w:r w:rsidRPr="00DF17A4">
        <w:rPr>
          <w:rFonts w:ascii="David" w:eastAsia="Times New Roman" w:hAnsi="David" w:cs="David" w:hint="cs"/>
          <w:sz w:val="24"/>
          <w:szCs w:val="24"/>
          <w:rtl/>
          <w:lang w:eastAsia="he-IL"/>
        </w:rPr>
        <w:t>שהויתור</w:t>
      </w:r>
      <w:proofErr w:type="spellEnd"/>
      <w:r w:rsidRPr="00DF17A4">
        <w:rPr>
          <w:rFonts w:ascii="David" w:eastAsia="Times New Roman" w:hAnsi="David" w:cs="David" w:hint="cs"/>
          <w:sz w:val="24"/>
          <w:szCs w:val="24"/>
          <w:rtl/>
          <w:lang w:eastAsia="he-IL"/>
        </w:rPr>
        <w:t xml:space="preserve"> על זכות התחלוף כאמור לא יחול לטובת מי שגרם לנזק בזדון.</w:t>
      </w:r>
    </w:p>
    <w:p w14:paraId="54DB0F97"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p>
    <w:p w14:paraId="72F1F256" w14:textId="77777777" w:rsidR="00DF17A4" w:rsidRPr="00DF17A4" w:rsidRDefault="00DF17A4" w:rsidP="00DF17A4">
      <w:pPr>
        <w:numPr>
          <w:ilvl w:val="0"/>
          <w:numId w:val="21"/>
        </w:numPr>
        <w:spacing w:before="0" w:beforeAutospacing="0" w:after="0" w:afterAutospacing="0" w:line="240" w:lineRule="auto"/>
        <w:jc w:val="both"/>
        <w:rPr>
          <w:rFonts w:ascii="David" w:eastAsia="Times New Roman" w:hAnsi="David" w:cs="David"/>
          <w:sz w:val="24"/>
          <w:szCs w:val="24"/>
          <w:rtl/>
          <w:lang w:eastAsia="he-IL"/>
        </w:rPr>
      </w:pPr>
      <w:r w:rsidRPr="00DF17A4">
        <w:rPr>
          <w:rFonts w:ascii="David" w:eastAsia="Times New Roman" w:hAnsi="David" w:cs="David" w:hint="eastAsia"/>
          <w:sz w:val="24"/>
          <w:szCs w:val="24"/>
          <w:rtl/>
          <w:lang w:eastAsia="he-IL"/>
        </w:rPr>
        <w:t>הננו</w:t>
      </w:r>
      <w:r w:rsidRPr="00DF17A4">
        <w:rPr>
          <w:rFonts w:ascii="David" w:eastAsia="Times New Roman" w:hAnsi="David" w:cs="David"/>
          <w:sz w:val="24"/>
          <w:szCs w:val="24"/>
          <w:rtl/>
          <w:lang w:eastAsia="he-IL"/>
        </w:rPr>
        <w:t xml:space="preserve"> מתחייבים כי הביטוחים הנ"</w:t>
      </w:r>
      <w:r w:rsidRPr="00DF17A4">
        <w:rPr>
          <w:rFonts w:ascii="David" w:eastAsia="Times New Roman" w:hAnsi="David" w:cs="David" w:hint="eastAsia"/>
          <w:sz w:val="24"/>
          <w:szCs w:val="24"/>
          <w:rtl/>
          <w:lang w:eastAsia="he-IL"/>
        </w:rPr>
        <w:t>ל</w:t>
      </w:r>
      <w:r w:rsidRPr="00DF17A4">
        <w:rPr>
          <w:rFonts w:ascii="David" w:eastAsia="Times New Roman" w:hAnsi="David" w:cs="David"/>
          <w:sz w:val="24"/>
          <w:szCs w:val="24"/>
          <w:rtl/>
          <w:lang w:eastAsia="he-IL"/>
        </w:rPr>
        <w:t xml:space="preserve"> </w:t>
      </w:r>
      <w:r w:rsidRPr="00DF17A4">
        <w:rPr>
          <w:rFonts w:ascii="David" w:eastAsia="Times New Roman" w:hAnsi="David" w:cs="David" w:hint="eastAsia"/>
          <w:sz w:val="24"/>
          <w:szCs w:val="24"/>
          <w:rtl/>
          <w:lang w:eastAsia="he-IL"/>
        </w:rPr>
        <w:t>לא</w:t>
      </w:r>
      <w:r w:rsidRPr="00DF17A4">
        <w:rPr>
          <w:rFonts w:ascii="David" w:eastAsia="Times New Roman" w:hAnsi="David" w:cs="David"/>
          <w:sz w:val="24"/>
          <w:szCs w:val="24"/>
          <w:rtl/>
          <w:lang w:eastAsia="he-IL"/>
        </w:rPr>
        <w:t xml:space="preserve"> יבוטלו ולא יצומצמו במשך תקופת הביטוח, אלא בהודעה מראש של 60 יום </w:t>
      </w:r>
      <w:r w:rsidRPr="00DF17A4">
        <w:rPr>
          <w:rFonts w:ascii="David" w:eastAsia="Times New Roman" w:hAnsi="David" w:cs="David" w:hint="cs"/>
          <w:sz w:val="24"/>
          <w:szCs w:val="24"/>
          <w:rtl/>
          <w:lang w:eastAsia="he-IL"/>
        </w:rPr>
        <w:t>לחברה</w:t>
      </w:r>
      <w:r w:rsidRPr="00DF17A4">
        <w:rPr>
          <w:rFonts w:ascii="David" w:eastAsia="Times New Roman" w:hAnsi="David" w:cs="David"/>
          <w:sz w:val="24"/>
          <w:szCs w:val="24"/>
          <w:rtl/>
          <w:lang w:eastAsia="he-IL"/>
        </w:rPr>
        <w:t xml:space="preserve">, בכתב, </w:t>
      </w:r>
      <w:r w:rsidRPr="00DF17A4">
        <w:rPr>
          <w:rFonts w:ascii="David" w:eastAsia="Times New Roman" w:hAnsi="David" w:cs="David" w:hint="eastAsia"/>
          <w:sz w:val="24"/>
          <w:szCs w:val="24"/>
          <w:rtl/>
          <w:lang w:eastAsia="he-IL"/>
        </w:rPr>
        <w:t>בדואר</w:t>
      </w:r>
      <w:r w:rsidRPr="00DF17A4">
        <w:rPr>
          <w:rFonts w:ascii="David" w:eastAsia="Times New Roman" w:hAnsi="David" w:cs="David"/>
          <w:sz w:val="24"/>
          <w:szCs w:val="24"/>
          <w:rtl/>
          <w:lang w:eastAsia="he-IL"/>
        </w:rPr>
        <w:t xml:space="preserve"> רשום.</w:t>
      </w:r>
    </w:p>
    <w:p w14:paraId="46EACF51"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p>
    <w:p w14:paraId="39203CDA"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p>
    <w:p w14:paraId="24CB5CA6"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r w:rsidRPr="00DF17A4">
        <w:rPr>
          <w:rFonts w:ascii="David" w:eastAsia="Times New Roman" w:hAnsi="David" w:cs="David" w:hint="eastAsia"/>
          <w:bCs/>
          <w:sz w:val="24"/>
          <w:szCs w:val="24"/>
          <w:rtl/>
          <w:lang w:eastAsia="he-IL"/>
        </w:rPr>
        <w:t>אישורנו</w:t>
      </w:r>
      <w:r w:rsidRPr="00DF17A4">
        <w:rPr>
          <w:rFonts w:ascii="David" w:eastAsia="Times New Roman" w:hAnsi="David" w:cs="David"/>
          <w:bCs/>
          <w:sz w:val="24"/>
          <w:szCs w:val="24"/>
          <w:rtl/>
          <w:lang w:eastAsia="he-IL"/>
        </w:rPr>
        <w:t xml:space="preserve"> זה הינו בכפוף לתנאי </w:t>
      </w:r>
      <w:r w:rsidRPr="00DF17A4">
        <w:rPr>
          <w:rFonts w:ascii="David" w:eastAsia="Times New Roman" w:hAnsi="David" w:cs="David" w:hint="eastAsia"/>
          <w:bCs/>
          <w:sz w:val="24"/>
          <w:szCs w:val="24"/>
          <w:rtl/>
          <w:lang w:eastAsia="he-IL"/>
        </w:rPr>
        <w:t>פוליסות</w:t>
      </w:r>
      <w:r w:rsidRPr="00DF17A4">
        <w:rPr>
          <w:rFonts w:ascii="David" w:eastAsia="Times New Roman" w:hAnsi="David" w:cs="David"/>
          <w:bCs/>
          <w:sz w:val="24"/>
          <w:szCs w:val="24"/>
          <w:rtl/>
          <w:lang w:eastAsia="he-IL"/>
        </w:rPr>
        <w:t xml:space="preserve"> הביטוח המקוריות ולסייגיהן, עד כמה שלא שונו על פי האמור באישור זה.</w:t>
      </w:r>
    </w:p>
    <w:p w14:paraId="28AE23E6"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p>
    <w:p w14:paraId="3BA3EEFE"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p>
    <w:p w14:paraId="1B146835"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p>
    <w:p w14:paraId="78EE7C3D"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p>
    <w:p w14:paraId="702118D5"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lang w:eastAsia="he-IL"/>
        </w:rPr>
      </w:pPr>
      <w:r w:rsidRPr="00DF17A4">
        <w:rPr>
          <w:rFonts w:ascii="David" w:eastAsia="Times New Roman" w:hAnsi="David" w:cs="David"/>
          <w:sz w:val="24"/>
          <w:szCs w:val="24"/>
          <w:rtl/>
          <w:lang w:eastAsia="he-IL"/>
        </w:rPr>
        <w:t>______________</w:t>
      </w:r>
      <w:r w:rsidRPr="00DF17A4">
        <w:rPr>
          <w:rFonts w:ascii="David" w:eastAsia="Times New Roman" w:hAnsi="David" w:cs="David"/>
          <w:sz w:val="24"/>
          <w:szCs w:val="24"/>
          <w:rtl/>
          <w:lang w:eastAsia="he-IL"/>
        </w:rPr>
        <w:tab/>
        <w:t>______________</w:t>
      </w:r>
      <w:r w:rsidRPr="00DF17A4">
        <w:rPr>
          <w:rFonts w:ascii="David" w:eastAsia="Times New Roman" w:hAnsi="David" w:cs="David"/>
          <w:sz w:val="24"/>
          <w:szCs w:val="24"/>
          <w:rtl/>
          <w:lang w:eastAsia="he-IL"/>
        </w:rPr>
        <w:tab/>
        <w:t>______________</w:t>
      </w:r>
      <w:r w:rsidRPr="00DF17A4">
        <w:rPr>
          <w:rFonts w:ascii="David" w:eastAsia="Times New Roman" w:hAnsi="David" w:cs="David"/>
          <w:sz w:val="24"/>
          <w:szCs w:val="24"/>
          <w:rtl/>
          <w:lang w:eastAsia="he-IL"/>
        </w:rPr>
        <w:tab/>
        <w:t>______________</w:t>
      </w:r>
    </w:p>
    <w:p w14:paraId="40C29A24"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r w:rsidRPr="00DF17A4">
        <w:rPr>
          <w:rFonts w:ascii="David" w:eastAsia="Times New Roman" w:hAnsi="David" w:cs="David"/>
          <w:sz w:val="24"/>
          <w:szCs w:val="24"/>
          <w:rtl/>
          <w:lang w:eastAsia="he-IL"/>
        </w:rPr>
        <w:t xml:space="preserve">(חותמת </w:t>
      </w:r>
      <w:r w:rsidRPr="00DF17A4">
        <w:rPr>
          <w:rFonts w:ascii="David" w:eastAsia="Times New Roman" w:hAnsi="David" w:cs="David" w:hint="eastAsia"/>
          <w:sz w:val="24"/>
          <w:szCs w:val="24"/>
          <w:rtl/>
          <w:lang w:eastAsia="he-IL"/>
        </w:rPr>
        <w:t>המבטח</w:t>
      </w:r>
      <w:r w:rsidRPr="00DF17A4">
        <w:rPr>
          <w:rFonts w:ascii="David" w:eastAsia="Times New Roman" w:hAnsi="David" w:cs="David"/>
          <w:sz w:val="24"/>
          <w:szCs w:val="24"/>
          <w:rtl/>
          <w:lang w:eastAsia="he-IL"/>
        </w:rPr>
        <w:t>)</w:t>
      </w:r>
      <w:r w:rsidRPr="00DF17A4">
        <w:rPr>
          <w:rFonts w:ascii="David" w:eastAsia="Times New Roman" w:hAnsi="David" w:cs="David"/>
          <w:sz w:val="24"/>
          <w:szCs w:val="24"/>
          <w:rtl/>
          <w:lang w:eastAsia="he-IL"/>
        </w:rPr>
        <w:tab/>
        <w:t>(חתימת המבטח)</w:t>
      </w:r>
      <w:r w:rsidRPr="00DF17A4">
        <w:rPr>
          <w:rFonts w:ascii="David" w:eastAsia="Times New Roman" w:hAnsi="David" w:cs="David"/>
          <w:sz w:val="24"/>
          <w:szCs w:val="24"/>
          <w:rtl/>
          <w:lang w:eastAsia="he-IL"/>
        </w:rPr>
        <w:tab/>
        <w:t>(שם החותם)</w:t>
      </w:r>
      <w:r w:rsidRPr="00DF17A4">
        <w:rPr>
          <w:rFonts w:ascii="David" w:eastAsia="Times New Roman" w:hAnsi="David" w:cs="David"/>
          <w:sz w:val="24"/>
          <w:szCs w:val="24"/>
          <w:rtl/>
          <w:lang w:eastAsia="he-IL"/>
        </w:rPr>
        <w:tab/>
      </w:r>
      <w:r w:rsidRPr="00DF17A4">
        <w:rPr>
          <w:rFonts w:ascii="David" w:eastAsia="Times New Roman" w:hAnsi="David" w:cs="David"/>
          <w:sz w:val="24"/>
          <w:szCs w:val="24"/>
          <w:rtl/>
          <w:lang w:eastAsia="he-IL"/>
        </w:rPr>
        <w:tab/>
        <w:t xml:space="preserve">(תפקיד החותם) </w:t>
      </w:r>
    </w:p>
    <w:p w14:paraId="04A02D2D"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u w:val="single"/>
          <w:rtl/>
          <w:lang w:eastAsia="he-IL"/>
        </w:rPr>
      </w:pPr>
    </w:p>
    <w:p w14:paraId="0FF1BF83" w14:textId="77777777" w:rsidR="00DF17A4" w:rsidRPr="00DF17A4" w:rsidRDefault="00DF17A4" w:rsidP="00DF17A4">
      <w:pPr>
        <w:bidi w:val="0"/>
        <w:spacing w:before="0" w:beforeAutospacing="0" w:after="0" w:afterAutospacing="0" w:line="240" w:lineRule="auto"/>
        <w:jc w:val="both"/>
        <w:rPr>
          <w:rFonts w:ascii="David" w:eastAsia="Times New Roman" w:hAnsi="David" w:cs="David"/>
          <w:sz w:val="24"/>
          <w:szCs w:val="24"/>
          <w:u w:val="single"/>
          <w:rtl/>
          <w:lang w:eastAsia="he-IL"/>
        </w:rPr>
      </w:pPr>
    </w:p>
    <w:p w14:paraId="484CC5DA"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44F1E0D"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A40BB1B"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056C13F"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B403778"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99CEF88"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49DEE7A"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9D28F65"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DD3DDB3"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3ECE4DC"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21494AE"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A9898FF"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B325AE8"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5D6792E"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FF3C024"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51EE42A"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D241D36"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D81876C"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D34F5CE"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3C6A2D2"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6613AF7"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B1FE60E"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1C97623"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8C5E864"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B712FB3"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03FCB07"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A5CC60D"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426B9F7"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CB8F905"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F3608CF"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6FCDECB" w14:textId="77777777" w:rsidR="00E034F9" w:rsidRPr="002419E5" w:rsidRDefault="00E034F9" w:rsidP="006B583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2DFBD34F" w14:textId="77777777" w:rsidR="00E034F9" w:rsidRDefault="00E034F9" w:rsidP="00E034F9">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30E65511" w14:textId="77777777" w:rsidR="006519CD" w:rsidRPr="006519CD" w:rsidRDefault="006519CD" w:rsidP="006519CD">
      <w:pPr>
        <w:spacing w:before="0" w:beforeAutospacing="0" w:after="0" w:afterAutospacing="0" w:line="360" w:lineRule="auto"/>
        <w:jc w:val="center"/>
        <w:outlineLvl w:val="0"/>
        <w:rPr>
          <w:rFonts w:ascii="David" w:eastAsia="Times New Roman" w:hAnsi="David" w:cs="David"/>
          <w:b/>
          <w:bCs/>
          <w:sz w:val="25"/>
          <w:szCs w:val="25"/>
          <w:u w:val="single"/>
          <w:rtl/>
        </w:rPr>
      </w:pPr>
    </w:p>
    <w:tbl>
      <w:tblPr>
        <w:tblStyle w:val="23"/>
        <w:tblpPr w:leftFromText="180" w:rightFromText="180" w:vertAnchor="page" w:horzAnchor="margin" w:tblpXSpec="center" w:tblpY="1"/>
        <w:bidiVisual/>
        <w:tblW w:w="12125" w:type="dxa"/>
        <w:tblLook w:val="04A0" w:firstRow="1" w:lastRow="0" w:firstColumn="1" w:lastColumn="0" w:noHBand="0" w:noVBand="1"/>
        <w:tblCaption w:val="אישור קיום ביטוח"/>
      </w:tblPr>
      <w:tblGrid>
        <w:gridCol w:w="2720"/>
        <w:gridCol w:w="2817"/>
        <w:gridCol w:w="2898"/>
        <w:gridCol w:w="3690"/>
      </w:tblGrid>
      <w:tr w:rsidR="006519CD" w:rsidRPr="006519CD" w14:paraId="051E8930" w14:textId="77777777" w:rsidTr="00C01CFF">
        <w:trPr>
          <w:trHeight w:val="463"/>
          <w:tblHeader/>
        </w:trPr>
        <w:tc>
          <w:tcPr>
            <w:tcW w:w="8435" w:type="dxa"/>
            <w:gridSpan w:val="3"/>
            <w:shd w:val="clear" w:color="auto" w:fill="F2F2F2"/>
          </w:tcPr>
          <w:p w14:paraId="0F5A3F13" w14:textId="77777777" w:rsidR="006519CD" w:rsidRPr="006519CD" w:rsidRDefault="006519CD" w:rsidP="006519CD">
            <w:pPr>
              <w:spacing w:before="0" w:beforeAutospacing="0" w:after="0" w:afterAutospacing="0" w:line="360" w:lineRule="auto"/>
              <w:jc w:val="center"/>
              <w:rPr>
                <w:rFonts w:ascii="David" w:hAnsi="David" w:cs="David"/>
                <w:sz w:val="25"/>
                <w:szCs w:val="25"/>
                <w:rtl/>
              </w:rPr>
            </w:pPr>
            <w:r w:rsidRPr="006519CD">
              <w:rPr>
                <w:rFonts w:ascii="David" w:hAnsi="David" w:cs="David"/>
                <w:sz w:val="25"/>
                <w:szCs w:val="25"/>
                <w:rtl/>
              </w:rPr>
              <w:lastRenderedPageBreak/>
              <w:t>אישור קיום ביטוחים</w:t>
            </w:r>
          </w:p>
        </w:tc>
        <w:tc>
          <w:tcPr>
            <w:tcW w:w="3690" w:type="dxa"/>
          </w:tcPr>
          <w:p w14:paraId="143283D6"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p w14:paraId="70F86A9A"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r w:rsidRPr="006519CD">
              <w:rPr>
                <w:rFonts w:ascii="David" w:hAnsi="David" w:cs="David"/>
                <w:sz w:val="25"/>
                <w:szCs w:val="25"/>
                <w:rtl/>
              </w:rPr>
              <w:t>תאריך הנפקת האישור(</w:t>
            </w:r>
            <w:r w:rsidRPr="006519CD">
              <w:rPr>
                <w:rFonts w:ascii="David" w:hAnsi="David" w:cs="David"/>
                <w:sz w:val="25"/>
                <w:szCs w:val="25"/>
              </w:rPr>
              <w:t>DD/MM/YYYY</w:t>
            </w:r>
            <w:r w:rsidRPr="006519CD">
              <w:rPr>
                <w:rFonts w:ascii="David" w:hAnsi="David" w:cs="David"/>
                <w:sz w:val="25"/>
                <w:szCs w:val="25"/>
                <w:rtl/>
              </w:rPr>
              <w:t>)</w:t>
            </w:r>
          </w:p>
        </w:tc>
      </w:tr>
      <w:tr w:rsidR="006519CD" w:rsidRPr="006519CD" w14:paraId="2E7CAF5E" w14:textId="77777777" w:rsidTr="00C01CFF">
        <w:trPr>
          <w:trHeight w:val="315"/>
        </w:trPr>
        <w:tc>
          <w:tcPr>
            <w:tcW w:w="12125" w:type="dxa"/>
            <w:gridSpan w:val="4"/>
          </w:tcPr>
          <w:p w14:paraId="7F81B7FF"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r w:rsidRPr="006519CD">
              <w:rPr>
                <w:rFonts w:ascii="David" w:hAnsi="David" w:cs="David"/>
                <w:sz w:val="25"/>
                <w:szCs w:val="25"/>
                <w:rt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6519CD" w:rsidRPr="006519CD" w14:paraId="2AC2BB18" w14:textId="77777777" w:rsidTr="00C01CFF">
        <w:trPr>
          <w:trHeight w:val="278"/>
        </w:trPr>
        <w:tc>
          <w:tcPr>
            <w:tcW w:w="2720" w:type="dxa"/>
            <w:shd w:val="clear" w:color="auto" w:fill="F2F2F2"/>
          </w:tcPr>
          <w:p w14:paraId="00607B33" w14:textId="77777777" w:rsidR="006519CD" w:rsidRPr="006519CD" w:rsidRDefault="006519CD" w:rsidP="006519CD">
            <w:pPr>
              <w:spacing w:before="0" w:beforeAutospacing="0" w:after="0" w:afterAutospacing="0" w:line="360" w:lineRule="auto"/>
              <w:jc w:val="center"/>
              <w:rPr>
                <w:rFonts w:ascii="David" w:hAnsi="David" w:cs="David"/>
                <w:sz w:val="25"/>
                <w:szCs w:val="25"/>
                <w:rtl/>
              </w:rPr>
            </w:pPr>
            <w:r w:rsidRPr="006519CD">
              <w:rPr>
                <w:rFonts w:ascii="David" w:hAnsi="David" w:cs="David"/>
                <w:sz w:val="25"/>
                <w:szCs w:val="25"/>
                <w:rtl/>
              </w:rPr>
              <w:t>מבקש האישור*</w:t>
            </w:r>
          </w:p>
        </w:tc>
        <w:tc>
          <w:tcPr>
            <w:tcW w:w="2817" w:type="dxa"/>
            <w:shd w:val="clear" w:color="auto" w:fill="F2F2F2"/>
          </w:tcPr>
          <w:p w14:paraId="10630309" w14:textId="77777777" w:rsidR="006519CD" w:rsidRPr="006519CD" w:rsidRDefault="006519CD" w:rsidP="006519CD">
            <w:pPr>
              <w:spacing w:before="0" w:beforeAutospacing="0" w:after="0" w:afterAutospacing="0" w:line="360" w:lineRule="auto"/>
              <w:jc w:val="center"/>
              <w:rPr>
                <w:rFonts w:ascii="David" w:hAnsi="David" w:cs="David"/>
                <w:sz w:val="25"/>
                <w:szCs w:val="25"/>
                <w:rtl/>
              </w:rPr>
            </w:pPr>
            <w:r w:rsidRPr="006519CD" w:rsidDel="009955DA">
              <w:rPr>
                <w:rFonts w:ascii="David" w:hAnsi="David" w:cs="David"/>
                <w:sz w:val="25"/>
                <w:szCs w:val="25"/>
                <w:rtl/>
              </w:rPr>
              <w:t>ה</w:t>
            </w:r>
            <w:r w:rsidRPr="006519CD">
              <w:rPr>
                <w:rFonts w:ascii="David" w:hAnsi="David" w:cs="David"/>
                <w:sz w:val="25"/>
                <w:szCs w:val="25"/>
                <w:rtl/>
              </w:rPr>
              <w:t>מבוטח</w:t>
            </w:r>
          </w:p>
        </w:tc>
        <w:tc>
          <w:tcPr>
            <w:tcW w:w="2898" w:type="dxa"/>
            <w:shd w:val="clear" w:color="auto" w:fill="F2F2F2"/>
          </w:tcPr>
          <w:p w14:paraId="417829E4" w14:textId="77777777" w:rsidR="006519CD" w:rsidRPr="006519CD" w:rsidRDefault="006519CD" w:rsidP="006519CD">
            <w:pPr>
              <w:spacing w:before="0" w:beforeAutospacing="0" w:after="0" w:afterAutospacing="0" w:line="360" w:lineRule="auto"/>
              <w:jc w:val="center"/>
              <w:rPr>
                <w:rFonts w:ascii="David" w:hAnsi="David" w:cs="David"/>
                <w:sz w:val="25"/>
                <w:szCs w:val="25"/>
                <w:rtl/>
              </w:rPr>
            </w:pPr>
            <w:r w:rsidRPr="006519CD">
              <w:rPr>
                <w:rFonts w:ascii="David" w:hAnsi="David" w:cs="David"/>
                <w:sz w:val="25"/>
                <w:szCs w:val="25"/>
                <w:rtl/>
              </w:rPr>
              <w:t>אופי העסקה*</w:t>
            </w:r>
          </w:p>
        </w:tc>
        <w:tc>
          <w:tcPr>
            <w:tcW w:w="3690" w:type="dxa"/>
            <w:shd w:val="clear" w:color="auto" w:fill="F2F2F2"/>
          </w:tcPr>
          <w:p w14:paraId="39EBEBD2" w14:textId="77777777" w:rsidR="006519CD" w:rsidRPr="006519CD" w:rsidRDefault="006519CD" w:rsidP="006519CD">
            <w:pPr>
              <w:spacing w:before="0" w:beforeAutospacing="0" w:after="0" w:afterAutospacing="0" w:line="360" w:lineRule="auto"/>
              <w:jc w:val="center"/>
              <w:rPr>
                <w:rFonts w:ascii="David" w:hAnsi="David" w:cs="David"/>
                <w:sz w:val="25"/>
                <w:szCs w:val="25"/>
                <w:rtl/>
              </w:rPr>
            </w:pPr>
            <w:r w:rsidRPr="006519CD">
              <w:rPr>
                <w:rFonts w:ascii="David" w:hAnsi="David" w:cs="David"/>
                <w:sz w:val="25"/>
                <w:szCs w:val="25"/>
                <w:rtl/>
              </w:rPr>
              <w:t>מעמד מבקש האישור*</w:t>
            </w:r>
          </w:p>
        </w:tc>
      </w:tr>
      <w:tr w:rsidR="006519CD" w:rsidRPr="006519CD" w14:paraId="2F7C580D" w14:textId="77777777" w:rsidTr="00C01CFF">
        <w:trPr>
          <w:trHeight w:val="551"/>
        </w:trPr>
        <w:tc>
          <w:tcPr>
            <w:tcW w:w="2720" w:type="dxa"/>
          </w:tcPr>
          <w:p w14:paraId="0B905F77" w14:textId="77777777" w:rsidR="006519CD" w:rsidRPr="006519CD" w:rsidRDefault="006519CD" w:rsidP="006519CD">
            <w:pPr>
              <w:spacing w:before="0" w:beforeAutospacing="0" w:after="0" w:afterAutospacing="0" w:line="220" w:lineRule="exact"/>
              <w:jc w:val="both"/>
              <w:rPr>
                <w:rFonts w:ascii="David" w:hAnsi="David" w:cs="David"/>
                <w:sz w:val="25"/>
                <w:szCs w:val="25"/>
              </w:rPr>
            </w:pPr>
            <w:r w:rsidRPr="006519CD">
              <w:rPr>
                <w:rFonts w:ascii="David" w:hAnsi="David" w:cs="David"/>
                <w:sz w:val="25"/>
                <w:szCs w:val="25"/>
                <w:rtl/>
              </w:rPr>
              <w:t xml:space="preserve">שם: </w:t>
            </w:r>
            <w:r w:rsidRPr="006519CD">
              <w:rPr>
                <w:rFonts w:ascii="David" w:hAnsi="David" w:cs="David" w:hint="cs"/>
                <w:sz w:val="25"/>
                <w:szCs w:val="25"/>
                <w:rtl/>
              </w:rPr>
              <w:t>אפריקה י</w:t>
            </w:r>
            <w:r w:rsidRPr="006519CD">
              <w:rPr>
                <w:rFonts w:ascii="David" w:hAnsi="David" w:cs="David"/>
                <w:sz w:val="25"/>
                <w:szCs w:val="25"/>
                <w:rtl/>
              </w:rPr>
              <w:t>שראל מג</w:t>
            </w:r>
            <w:r w:rsidRPr="006519CD">
              <w:rPr>
                <w:rFonts w:ascii="David" w:hAnsi="David" w:cs="David" w:hint="cs"/>
                <w:sz w:val="25"/>
                <w:szCs w:val="25"/>
                <w:rtl/>
              </w:rPr>
              <w:t>ו</w:t>
            </w:r>
            <w:r w:rsidRPr="006519CD">
              <w:rPr>
                <w:rFonts w:ascii="David" w:hAnsi="David" w:cs="David"/>
                <w:sz w:val="25"/>
                <w:szCs w:val="25"/>
                <w:rtl/>
              </w:rPr>
              <w:t xml:space="preserve">רים  בע"מ </w:t>
            </w:r>
            <w:r w:rsidRPr="006519CD">
              <w:rPr>
                <w:rFonts w:ascii="David" w:hAnsi="David" w:cs="David" w:hint="cs"/>
                <w:sz w:val="25"/>
                <w:szCs w:val="25"/>
                <w:rtl/>
              </w:rPr>
              <w:t xml:space="preserve">ו/או </w:t>
            </w:r>
            <w:proofErr w:type="spellStart"/>
            <w:r w:rsidRPr="006519CD">
              <w:rPr>
                <w:rFonts w:ascii="David" w:hAnsi="David" w:cs="David"/>
                <w:sz w:val="25"/>
                <w:szCs w:val="25"/>
                <w:rtl/>
              </w:rPr>
              <w:t>ו/או</w:t>
            </w:r>
            <w:proofErr w:type="spellEnd"/>
            <w:r w:rsidRPr="006519CD">
              <w:rPr>
                <w:rFonts w:ascii="David" w:hAnsi="David" w:cs="David"/>
                <w:sz w:val="25"/>
                <w:szCs w:val="25"/>
                <w:rtl/>
              </w:rPr>
              <w:t xml:space="preserve"> חברות בנות ו/או חברות שלובות </w:t>
            </w:r>
          </w:p>
          <w:p w14:paraId="3CAB003E" w14:textId="77777777" w:rsidR="006519CD" w:rsidRPr="006519CD" w:rsidRDefault="006519CD" w:rsidP="006519CD">
            <w:pPr>
              <w:spacing w:before="0" w:beforeAutospacing="0" w:after="0" w:afterAutospacing="0" w:line="220" w:lineRule="exact"/>
              <w:jc w:val="both"/>
              <w:rPr>
                <w:rFonts w:ascii="David" w:hAnsi="David" w:cs="David"/>
                <w:sz w:val="25"/>
                <w:szCs w:val="25"/>
                <w:rtl/>
              </w:rPr>
            </w:pPr>
            <w:r w:rsidRPr="006519CD">
              <w:rPr>
                <w:rFonts w:ascii="David" w:hAnsi="David" w:cs="David"/>
                <w:sz w:val="25"/>
                <w:szCs w:val="25"/>
                <w:rtl/>
              </w:rPr>
              <w:t>ו/או חברות קשורות ו/או שותפויות</w:t>
            </w:r>
          </w:p>
        </w:tc>
        <w:tc>
          <w:tcPr>
            <w:tcW w:w="2817" w:type="dxa"/>
          </w:tcPr>
          <w:p w14:paraId="07352437"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r w:rsidRPr="006519CD">
              <w:rPr>
                <w:rFonts w:ascii="David" w:hAnsi="David" w:cs="David"/>
                <w:sz w:val="25"/>
                <w:szCs w:val="25"/>
                <w:rtl/>
              </w:rPr>
              <w:t>שם</w:t>
            </w:r>
          </w:p>
        </w:tc>
        <w:tc>
          <w:tcPr>
            <w:tcW w:w="2898" w:type="dxa"/>
            <w:vMerge w:val="restart"/>
            <w:shd w:val="clear" w:color="auto" w:fill="auto"/>
          </w:tcPr>
          <w:p w14:paraId="1CBB15B8" w14:textId="77777777" w:rsidR="006519CD" w:rsidRPr="006519CD" w:rsidRDefault="006519CD" w:rsidP="006519CD">
            <w:pPr>
              <w:spacing w:before="0" w:beforeAutospacing="0" w:after="0" w:afterAutospacing="0" w:line="360" w:lineRule="auto"/>
              <w:ind w:left="50" w:right="78"/>
              <w:jc w:val="both"/>
              <w:rPr>
                <w:rFonts w:ascii="David" w:hAnsi="David" w:cs="David"/>
                <w:b/>
                <w:sz w:val="25"/>
                <w:szCs w:val="25"/>
                <w:rtl/>
              </w:rPr>
            </w:pPr>
          </w:p>
          <w:p w14:paraId="503CEF1D" w14:textId="77777777" w:rsidR="006519CD" w:rsidRPr="006519CD" w:rsidRDefault="00C330C8" w:rsidP="006519CD">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63300434"/>
                <w14:checkbox>
                  <w14:checked w14:val="0"/>
                  <w14:checkedState w14:val="2612" w14:font="MS Gothic"/>
                  <w14:uncheckedState w14:val="2610" w14:font="MS Gothic"/>
                </w14:checkbox>
              </w:sdtPr>
              <w:sdtEndPr/>
              <w:sdtContent>
                <w:r w:rsidR="006519CD" w:rsidRPr="006519CD">
                  <w:rPr>
                    <w:rFonts w:ascii="Segoe UI Symbol" w:hAnsi="Segoe UI Symbol" w:cs="Segoe UI Symbol" w:hint="cs"/>
                    <w:b/>
                    <w:sz w:val="25"/>
                    <w:szCs w:val="25"/>
                    <w:rtl/>
                  </w:rPr>
                  <w:t>☐</w:t>
                </w:r>
              </w:sdtContent>
            </w:sdt>
            <w:r w:rsidR="006519CD" w:rsidRPr="006519CD">
              <w:rPr>
                <w:rFonts w:ascii="David" w:hAnsi="David" w:cs="David"/>
                <w:b/>
                <w:sz w:val="25"/>
                <w:szCs w:val="25"/>
                <w:rtl/>
              </w:rPr>
              <w:t>נדל"ן</w:t>
            </w:r>
          </w:p>
          <w:p w14:paraId="4CADF903" w14:textId="77777777" w:rsidR="006519CD" w:rsidRPr="006519CD" w:rsidRDefault="00C330C8" w:rsidP="006519CD">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819157208"/>
                <w14:checkbox>
                  <w14:checked w14:val="1"/>
                  <w14:checkedState w14:val="2612" w14:font="MS Gothic"/>
                  <w14:uncheckedState w14:val="2610" w14:font="MS Gothic"/>
                </w14:checkbox>
              </w:sdtPr>
              <w:sdtEndPr/>
              <w:sdtContent>
                <w:r w:rsidR="006519CD" w:rsidRPr="006519CD">
                  <w:rPr>
                    <w:rFonts w:ascii="Segoe UI Symbol" w:hAnsi="Segoe UI Symbol" w:cs="Segoe UI Symbol" w:hint="cs"/>
                    <w:b/>
                    <w:sz w:val="25"/>
                    <w:szCs w:val="25"/>
                    <w:rtl/>
                  </w:rPr>
                  <w:t>☒</w:t>
                </w:r>
              </w:sdtContent>
            </w:sdt>
            <w:r w:rsidR="006519CD" w:rsidRPr="006519CD">
              <w:rPr>
                <w:rFonts w:ascii="David" w:hAnsi="David" w:cs="David"/>
                <w:b/>
                <w:sz w:val="25"/>
                <w:szCs w:val="25"/>
                <w:rtl/>
              </w:rPr>
              <w:t xml:space="preserve">שירותים </w:t>
            </w:r>
          </w:p>
          <w:p w14:paraId="4936BAE3" w14:textId="77777777" w:rsidR="006519CD" w:rsidRPr="006519CD" w:rsidRDefault="00C330C8" w:rsidP="006519CD">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082979763"/>
                <w14:checkbox>
                  <w14:checked w14:val="0"/>
                  <w14:checkedState w14:val="2612" w14:font="MS Gothic"/>
                  <w14:uncheckedState w14:val="2610" w14:font="MS Gothic"/>
                </w14:checkbox>
              </w:sdtPr>
              <w:sdtEndPr/>
              <w:sdtContent>
                <w:r w:rsidR="006519CD" w:rsidRPr="006519CD">
                  <w:rPr>
                    <w:rFonts w:ascii="Segoe UI Symbol" w:hAnsi="Segoe UI Symbol" w:cs="Segoe UI Symbol" w:hint="cs"/>
                    <w:b/>
                    <w:sz w:val="25"/>
                    <w:szCs w:val="25"/>
                    <w:rtl/>
                  </w:rPr>
                  <w:t>☐</w:t>
                </w:r>
              </w:sdtContent>
            </w:sdt>
            <w:r w:rsidR="006519CD" w:rsidRPr="006519CD">
              <w:rPr>
                <w:rFonts w:ascii="David" w:hAnsi="David" w:cs="David"/>
                <w:b/>
                <w:sz w:val="25"/>
                <w:szCs w:val="25"/>
                <w:rtl/>
              </w:rPr>
              <w:t>אספקת מוצרים</w:t>
            </w:r>
          </w:p>
          <w:p w14:paraId="53AC654A" w14:textId="77777777" w:rsidR="006519CD" w:rsidRPr="006519CD" w:rsidRDefault="00C330C8" w:rsidP="006519CD">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95552756"/>
                <w14:checkbox>
                  <w14:checked w14:val="0"/>
                  <w14:checkedState w14:val="2612" w14:font="MS Gothic"/>
                  <w14:uncheckedState w14:val="2610" w14:font="MS Gothic"/>
                </w14:checkbox>
              </w:sdtPr>
              <w:sdtEndPr/>
              <w:sdtContent>
                <w:r w:rsidR="006519CD" w:rsidRPr="006519CD">
                  <w:rPr>
                    <w:rFonts w:ascii="Segoe UI Symbol" w:hAnsi="Segoe UI Symbol" w:cs="Segoe UI Symbol" w:hint="cs"/>
                    <w:b/>
                    <w:sz w:val="25"/>
                    <w:szCs w:val="25"/>
                    <w:rtl/>
                  </w:rPr>
                  <w:t>☐</w:t>
                </w:r>
              </w:sdtContent>
            </w:sdt>
            <w:r w:rsidR="006519CD" w:rsidRPr="006519CD">
              <w:rPr>
                <w:rFonts w:ascii="David" w:hAnsi="David" w:cs="David"/>
                <w:b/>
                <w:sz w:val="25"/>
                <w:szCs w:val="25"/>
                <w:rtl/>
              </w:rPr>
              <w:t xml:space="preserve">אחר: </w:t>
            </w:r>
            <w:sdt>
              <w:sdtPr>
                <w:rPr>
                  <w:rFonts w:ascii="David" w:hAnsi="David" w:cs="David"/>
                  <w:b/>
                  <w:sz w:val="25"/>
                  <w:szCs w:val="25"/>
                  <w:rtl/>
                </w:rPr>
                <w:id w:val="-165097029"/>
              </w:sdtPr>
              <w:sdtEndPr/>
              <w:sdtContent>
                <w:r w:rsidR="006519CD" w:rsidRPr="006519CD">
                  <w:rPr>
                    <w:rFonts w:ascii="David" w:hAnsi="David" w:cs="David"/>
                    <w:b/>
                    <w:sz w:val="25"/>
                    <w:szCs w:val="25"/>
                    <w:rtl/>
                  </w:rPr>
                  <w:t>שכירות נכס ברחוב___________</w:t>
                </w:r>
              </w:sdtContent>
            </w:sdt>
          </w:p>
          <w:p w14:paraId="17B6A505" w14:textId="77777777" w:rsidR="006519CD" w:rsidRPr="006519CD" w:rsidRDefault="006519CD" w:rsidP="006519CD">
            <w:pPr>
              <w:spacing w:before="0" w:beforeAutospacing="0" w:after="0" w:afterAutospacing="0" w:line="360" w:lineRule="auto"/>
              <w:ind w:left="50" w:right="78"/>
              <w:jc w:val="both"/>
              <w:rPr>
                <w:rFonts w:ascii="David" w:hAnsi="David" w:cs="David"/>
                <w:b/>
                <w:sz w:val="25"/>
                <w:szCs w:val="25"/>
                <w:rtl/>
              </w:rPr>
            </w:pPr>
          </w:p>
          <w:p w14:paraId="54E58230" w14:textId="77777777" w:rsidR="006519CD" w:rsidRPr="006519CD" w:rsidRDefault="006519CD" w:rsidP="006519CD">
            <w:pPr>
              <w:spacing w:before="0" w:beforeAutospacing="0" w:after="0" w:afterAutospacing="0" w:line="360" w:lineRule="auto"/>
              <w:ind w:left="50" w:right="78"/>
              <w:jc w:val="both"/>
              <w:rPr>
                <w:rFonts w:ascii="David" w:hAnsi="David" w:cs="David"/>
                <w:b/>
                <w:sz w:val="25"/>
                <w:szCs w:val="25"/>
                <w:rtl/>
              </w:rPr>
            </w:pPr>
          </w:p>
        </w:tc>
        <w:tc>
          <w:tcPr>
            <w:tcW w:w="3690" w:type="dxa"/>
            <w:vMerge w:val="restart"/>
          </w:tcPr>
          <w:p w14:paraId="03C04F52" w14:textId="77777777" w:rsidR="006519CD" w:rsidRPr="006519CD" w:rsidRDefault="006519CD" w:rsidP="006519CD">
            <w:pPr>
              <w:spacing w:before="0" w:beforeAutospacing="0" w:after="0" w:afterAutospacing="0" w:line="360" w:lineRule="auto"/>
              <w:ind w:left="50" w:right="78"/>
              <w:jc w:val="both"/>
              <w:rPr>
                <w:rFonts w:ascii="David" w:hAnsi="David" w:cs="David"/>
                <w:b/>
                <w:sz w:val="25"/>
                <w:szCs w:val="25"/>
                <w:rtl/>
              </w:rPr>
            </w:pPr>
          </w:p>
          <w:p w14:paraId="03AFB524" w14:textId="77777777" w:rsidR="006519CD" w:rsidRPr="006519CD" w:rsidRDefault="00C330C8" w:rsidP="006519CD">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159690115"/>
                <w14:checkbox>
                  <w14:checked w14:val="0"/>
                  <w14:checkedState w14:val="2612" w14:font="MS Gothic"/>
                  <w14:uncheckedState w14:val="2610" w14:font="MS Gothic"/>
                </w14:checkbox>
              </w:sdtPr>
              <w:sdtEndPr/>
              <w:sdtContent>
                <w:r w:rsidR="006519CD" w:rsidRPr="006519CD">
                  <w:rPr>
                    <w:rFonts w:ascii="Segoe UI Symbol" w:hAnsi="Segoe UI Symbol" w:cs="Segoe UI Symbol" w:hint="cs"/>
                    <w:b/>
                    <w:sz w:val="25"/>
                    <w:szCs w:val="25"/>
                    <w:rtl/>
                  </w:rPr>
                  <w:t>☐</w:t>
                </w:r>
              </w:sdtContent>
            </w:sdt>
            <w:r w:rsidR="006519CD" w:rsidRPr="006519CD">
              <w:rPr>
                <w:rFonts w:ascii="David" w:hAnsi="David" w:cs="David"/>
                <w:b/>
                <w:sz w:val="25"/>
                <w:szCs w:val="25"/>
                <w:rtl/>
              </w:rPr>
              <w:t>משכיר</w:t>
            </w:r>
          </w:p>
          <w:p w14:paraId="06C4C9F9" w14:textId="77777777" w:rsidR="006519CD" w:rsidRPr="006519CD" w:rsidRDefault="00C330C8" w:rsidP="006519CD">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704603622"/>
                <w14:checkbox>
                  <w14:checked w14:val="0"/>
                  <w14:checkedState w14:val="2612" w14:font="MS Gothic"/>
                  <w14:uncheckedState w14:val="2610" w14:font="MS Gothic"/>
                </w14:checkbox>
              </w:sdtPr>
              <w:sdtEndPr/>
              <w:sdtContent>
                <w:r w:rsidR="006519CD" w:rsidRPr="006519CD">
                  <w:rPr>
                    <w:rFonts w:ascii="Segoe UI Symbol" w:hAnsi="Segoe UI Symbol" w:cs="Segoe UI Symbol" w:hint="cs"/>
                    <w:b/>
                    <w:sz w:val="25"/>
                    <w:szCs w:val="25"/>
                    <w:rtl/>
                  </w:rPr>
                  <w:t>☐</w:t>
                </w:r>
              </w:sdtContent>
            </w:sdt>
            <w:r w:rsidR="006519CD" w:rsidRPr="006519CD">
              <w:rPr>
                <w:rFonts w:ascii="David" w:hAnsi="David" w:cs="David"/>
                <w:b/>
                <w:sz w:val="25"/>
                <w:szCs w:val="25"/>
                <w:rtl/>
              </w:rPr>
              <w:t>שוכר</w:t>
            </w:r>
          </w:p>
          <w:p w14:paraId="46850928" w14:textId="77777777" w:rsidR="006519CD" w:rsidRPr="006519CD" w:rsidRDefault="00C330C8" w:rsidP="006519CD">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07819856"/>
                <w14:checkbox>
                  <w14:checked w14:val="0"/>
                  <w14:checkedState w14:val="2612" w14:font="MS Gothic"/>
                  <w14:uncheckedState w14:val="2610" w14:font="MS Gothic"/>
                </w14:checkbox>
              </w:sdtPr>
              <w:sdtEndPr/>
              <w:sdtContent>
                <w:r w:rsidR="006519CD" w:rsidRPr="006519CD">
                  <w:rPr>
                    <w:rFonts w:ascii="Segoe UI Symbol" w:hAnsi="Segoe UI Symbol" w:cs="Segoe UI Symbol" w:hint="cs"/>
                    <w:b/>
                    <w:sz w:val="25"/>
                    <w:szCs w:val="25"/>
                    <w:rtl/>
                  </w:rPr>
                  <w:t>☐</w:t>
                </w:r>
              </w:sdtContent>
            </w:sdt>
            <w:r w:rsidR="006519CD" w:rsidRPr="006519CD">
              <w:rPr>
                <w:rFonts w:ascii="David" w:hAnsi="David" w:cs="David"/>
                <w:b/>
                <w:sz w:val="25"/>
                <w:szCs w:val="25"/>
                <w:rtl/>
              </w:rPr>
              <w:t>זכיין</w:t>
            </w:r>
          </w:p>
          <w:p w14:paraId="78BD2A1B" w14:textId="77777777" w:rsidR="006519CD" w:rsidRPr="006519CD" w:rsidRDefault="00C330C8" w:rsidP="006519CD">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02819348"/>
                <w14:checkbox>
                  <w14:checked w14:val="0"/>
                  <w14:checkedState w14:val="2612" w14:font="MS Gothic"/>
                  <w14:uncheckedState w14:val="2610" w14:font="MS Gothic"/>
                </w14:checkbox>
              </w:sdtPr>
              <w:sdtEndPr/>
              <w:sdtContent>
                <w:r w:rsidR="006519CD" w:rsidRPr="006519CD">
                  <w:rPr>
                    <w:rFonts w:ascii="Segoe UI Symbol" w:hAnsi="Segoe UI Symbol" w:cs="Segoe UI Symbol" w:hint="cs"/>
                    <w:b/>
                    <w:sz w:val="25"/>
                    <w:szCs w:val="25"/>
                    <w:rtl/>
                  </w:rPr>
                  <w:t>☐</w:t>
                </w:r>
              </w:sdtContent>
            </w:sdt>
            <w:r w:rsidR="006519CD" w:rsidRPr="006519CD">
              <w:rPr>
                <w:rFonts w:ascii="David" w:hAnsi="David" w:cs="David"/>
                <w:b/>
                <w:sz w:val="25"/>
                <w:szCs w:val="25"/>
                <w:rtl/>
              </w:rPr>
              <w:t>קבלני משנה</w:t>
            </w:r>
          </w:p>
          <w:p w14:paraId="0C054134" w14:textId="77777777" w:rsidR="006519CD" w:rsidRPr="006519CD" w:rsidRDefault="00C330C8" w:rsidP="006519CD">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4735466"/>
                <w14:checkbox>
                  <w14:checked w14:val="1"/>
                  <w14:checkedState w14:val="2612" w14:font="MS Gothic"/>
                  <w14:uncheckedState w14:val="2610" w14:font="MS Gothic"/>
                </w14:checkbox>
              </w:sdtPr>
              <w:sdtEndPr/>
              <w:sdtContent>
                <w:r w:rsidR="006519CD" w:rsidRPr="006519CD">
                  <w:rPr>
                    <w:rFonts w:ascii="Segoe UI Symbol" w:hAnsi="Segoe UI Symbol" w:cs="Segoe UI Symbol" w:hint="cs"/>
                    <w:b/>
                    <w:sz w:val="25"/>
                    <w:szCs w:val="25"/>
                    <w:rtl/>
                  </w:rPr>
                  <w:t>☒</w:t>
                </w:r>
              </w:sdtContent>
            </w:sdt>
            <w:r w:rsidR="006519CD" w:rsidRPr="006519CD">
              <w:rPr>
                <w:rFonts w:ascii="David" w:hAnsi="David" w:cs="David"/>
                <w:b/>
                <w:sz w:val="25"/>
                <w:szCs w:val="25"/>
                <w:rtl/>
              </w:rPr>
              <w:t>מזמין שירותים</w:t>
            </w:r>
          </w:p>
          <w:p w14:paraId="40A310E0" w14:textId="77777777" w:rsidR="006519CD" w:rsidRPr="006519CD" w:rsidRDefault="00C330C8" w:rsidP="006519CD">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76176948"/>
                <w14:checkbox>
                  <w14:checked w14:val="0"/>
                  <w14:checkedState w14:val="2612" w14:font="MS Gothic"/>
                  <w14:uncheckedState w14:val="2610" w14:font="MS Gothic"/>
                </w14:checkbox>
              </w:sdtPr>
              <w:sdtEndPr/>
              <w:sdtContent>
                <w:r w:rsidR="006519CD" w:rsidRPr="006519CD">
                  <w:rPr>
                    <w:rFonts w:ascii="Segoe UI Symbol" w:hAnsi="Segoe UI Symbol" w:cs="Segoe UI Symbol" w:hint="cs"/>
                    <w:b/>
                    <w:sz w:val="25"/>
                    <w:szCs w:val="25"/>
                    <w:rtl/>
                  </w:rPr>
                  <w:t>☐</w:t>
                </w:r>
              </w:sdtContent>
            </w:sdt>
            <w:r w:rsidR="006519CD" w:rsidRPr="006519CD">
              <w:rPr>
                <w:rFonts w:ascii="David" w:hAnsi="David" w:cs="David"/>
                <w:b/>
                <w:sz w:val="25"/>
                <w:szCs w:val="25"/>
                <w:rtl/>
              </w:rPr>
              <w:t>מזמין מוצרים</w:t>
            </w:r>
          </w:p>
          <w:p w14:paraId="4ACB48ED" w14:textId="77777777" w:rsidR="006519CD" w:rsidRPr="006519CD" w:rsidRDefault="00C330C8" w:rsidP="006519CD">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82527796"/>
                <w14:checkbox>
                  <w14:checked w14:val="0"/>
                  <w14:checkedState w14:val="2612" w14:font="MS Gothic"/>
                  <w14:uncheckedState w14:val="2610" w14:font="MS Gothic"/>
                </w14:checkbox>
              </w:sdtPr>
              <w:sdtEndPr/>
              <w:sdtContent>
                <w:r w:rsidR="006519CD" w:rsidRPr="006519CD">
                  <w:rPr>
                    <w:rFonts w:ascii="Segoe UI Symbol" w:hAnsi="Segoe UI Symbol" w:cs="Segoe UI Symbol" w:hint="cs"/>
                    <w:b/>
                    <w:sz w:val="25"/>
                    <w:szCs w:val="25"/>
                    <w:rtl/>
                  </w:rPr>
                  <w:t>☐</w:t>
                </w:r>
              </w:sdtContent>
            </w:sdt>
            <w:r w:rsidR="006519CD" w:rsidRPr="006519CD">
              <w:rPr>
                <w:rFonts w:ascii="David" w:hAnsi="David" w:cs="David"/>
                <w:b/>
                <w:sz w:val="25"/>
                <w:szCs w:val="25"/>
                <w:rtl/>
              </w:rPr>
              <w:t xml:space="preserve">אחר: </w:t>
            </w:r>
            <w:sdt>
              <w:sdtPr>
                <w:rPr>
                  <w:rFonts w:ascii="David" w:hAnsi="David" w:cs="David"/>
                  <w:b/>
                  <w:sz w:val="25"/>
                  <w:szCs w:val="25"/>
                  <w:rtl/>
                </w:rPr>
                <w:id w:val="121199404"/>
                <w:showingPlcHdr/>
              </w:sdtPr>
              <w:sdtEndPr/>
              <w:sdtContent>
                <w:r w:rsidR="006519CD" w:rsidRPr="006519CD">
                  <w:rPr>
                    <w:rFonts w:ascii="David" w:hAnsi="David" w:cs="David"/>
                    <w:b/>
                    <w:sz w:val="25"/>
                    <w:szCs w:val="25"/>
                    <w:rtl/>
                  </w:rPr>
                  <w:t>______</w:t>
                </w:r>
              </w:sdtContent>
            </w:sdt>
          </w:p>
          <w:p w14:paraId="73B986FC" w14:textId="77777777" w:rsidR="006519CD" w:rsidRPr="006519CD" w:rsidRDefault="006519CD" w:rsidP="006519CD">
            <w:pPr>
              <w:spacing w:before="0" w:beforeAutospacing="0" w:after="0" w:afterAutospacing="0" w:line="360" w:lineRule="auto"/>
              <w:ind w:left="50" w:right="78"/>
              <w:jc w:val="both"/>
              <w:rPr>
                <w:rFonts w:ascii="David" w:hAnsi="David" w:cs="David"/>
                <w:b/>
                <w:sz w:val="25"/>
                <w:szCs w:val="25"/>
                <w:rtl/>
              </w:rPr>
            </w:pPr>
          </w:p>
        </w:tc>
      </w:tr>
      <w:tr w:rsidR="006519CD" w:rsidRPr="006519CD" w14:paraId="343F1188" w14:textId="77777777" w:rsidTr="00C01CFF">
        <w:trPr>
          <w:trHeight w:val="571"/>
        </w:trPr>
        <w:tc>
          <w:tcPr>
            <w:tcW w:w="2720" w:type="dxa"/>
          </w:tcPr>
          <w:p w14:paraId="504AB0C8" w14:textId="77777777" w:rsidR="006519CD" w:rsidRPr="006519CD" w:rsidRDefault="006519CD" w:rsidP="006519CD">
            <w:pPr>
              <w:spacing w:before="0" w:beforeAutospacing="0" w:after="0" w:afterAutospacing="0" w:line="360" w:lineRule="auto"/>
              <w:jc w:val="both"/>
              <w:rPr>
                <w:rFonts w:ascii="David" w:eastAsia="Calibri" w:hAnsi="David" w:cs="Arial"/>
                <w:sz w:val="25"/>
                <w:szCs w:val="25"/>
                <w:rtl/>
              </w:rPr>
            </w:pPr>
            <w:r w:rsidRPr="006519CD">
              <w:rPr>
                <w:rFonts w:ascii="David" w:eastAsia="Calibri" w:hAnsi="David" w:cs="Arial"/>
                <w:sz w:val="25"/>
                <w:szCs w:val="25"/>
                <w:rtl/>
              </w:rPr>
              <w:t>ת.ז./ח.פ.</w:t>
            </w:r>
          </w:p>
          <w:p w14:paraId="5C6CBC20" w14:textId="77777777" w:rsidR="006519CD" w:rsidRPr="006519CD" w:rsidRDefault="006519CD" w:rsidP="006519CD">
            <w:pPr>
              <w:spacing w:before="0" w:beforeAutospacing="0" w:after="0" w:afterAutospacing="0" w:line="360" w:lineRule="auto"/>
              <w:jc w:val="both"/>
              <w:rPr>
                <w:rFonts w:ascii="David" w:eastAsia="Calibri" w:hAnsi="David" w:cs="Arial"/>
                <w:sz w:val="25"/>
                <w:szCs w:val="25"/>
                <w:rtl/>
              </w:rPr>
            </w:pPr>
            <w:r w:rsidRPr="006519CD">
              <w:rPr>
                <w:rFonts w:ascii="David" w:eastAsia="Calibri" w:hAnsi="David" w:cs="Arial" w:hint="cs"/>
                <w:sz w:val="25"/>
                <w:szCs w:val="25"/>
                <w:rtl/>
              </w:rPr>
              <w:t>520034760</w:t>
            </w:r>
          </w:p>
          <w:p w14:paraId="5279FECD" w14:textId="77777777" w:rsidR="006519CD" w:rsidRPr="006519CD" w:rsidRDefault="006519CD" w:rsidP="006519CD">
            <w:pPr>
              <w:spacing w:before="0" w:beforeAutospacing="0" w:after="0" w:afterAutospacing="0" w:line="360" w:lineRule="auto"/>
              <w:jc w:val="both"/>
              <w:rPr>
                <w:rFonts w:ascii="David" w:eastAsia="Calibri" w:hAnsi="David" w:cs="Arial"/>
                <w:sz w:val="25"/>
                <w:szCs w:val="25"/>
                <w:rtl/>
              </w:rPr>
            </w:pPr>
            <w:r w:rsidRPr="006519CD">
              <w:rPr>
                <w:rFonts w:ascii="David" w:eastAsia="Calibri" w:hAnsi="David" w:cs="Arial" w:hint="cs"/>
                <w:sz w:val="25"/>
                <w:szCs w:val="25"/>
                <w:rtl/>
              </w:rPr>
              <w:t>516438462</w:t>
            </w:r>
          </w:p>
        </w:tc>
        <w:tc>
          <w:tcPr>
            <w:tcW w:w="2817" w:type="dxa"/>
          </w:tcPr>
          <w:p w14:paraId="2D30DCE2"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r w:rsidRPr="006519CD">
              <w:rPr>
                <w:rFonts w:ascii="David" w:hAnsi="David" w:cs="David"/>
                <w:sz w:val="25"/>
                <w:szCs w:val="25"/>
                <w:rtl/>
              </w:rPr>
              <w:t>ת.ז./ח.פ.</w:t>
            </w:r>
          </w:p>
        </w:tc>
        <w:tc>
          <w:tcPr>
            <w:tcW w:w="2898" w:type="dxa"/>
            <w:vMerge/>
            <w:shd w:val="clear" w:color="auto" w:fill="auto"/>
          </w:tcPr>
          <w:p w14:paraId="46969ED8" w14:textId="77777777" w:rsidR="006519CD" w:rsidRPr="006519CD" w:rsidRDefault="006519CD" w:rsidP="006519CD">
            <w:pPr>
              <w:spacing w:before="0" w:beforeAutospacing="0" w:after="0" w:afterAutospacing="0" w:line="360" w:lineRule="auto"/>
              <w:ind w:left="50" w:right="78"/>
              <w:jc w:val="both"/>
              <w:rPr>
                <w:rFonts w:ascii="David" w:hAnsi="David" w:cs="David"/>
                <w:b/>
                <w:sz w:val="25"/>
                <w:szCs w:val="25"/>
                <w:rtl/>
              </w:rPr>
            </w:pPr>
          </w:p>
        </w:tc>
        <w:tc>
          <w:tcPr>
            <w:tcW w:w="3690" w:type="dxa"/>
            <w:vMerge/>
          </w:tcPr>
          <w:p w14:paraId="1B58AF05" w14:textId="77777777" w:rsidR="006519CD" w:rsidRPr="006519CD" w:rsidRDefault="006519CD" w:rsidP="006519CD">
            <w:pPr>
              <w:spacing w:before="0" w:beforeAutospacing="0" w:after="0" w:afterAutospacing="0" w:line="360" w:lineRule="auto"/>
              <w:ind w:left="50" w:right="78"/>
              <w:jc w:val="both"/>
              <w:rPr>
                <w:rFonts w:ascii="David" w:hAnsi="David" w:cs="David"/>
                <w:b/>
                <w:sz w:val="25"/>
                <w:szCs w:val="25"/>
                <w:rtl/>
              </w:rPr>
            </w:pPr>
          </w:p>
        </w:tc>
      </w:tr>
      <w:tr w:rsidR="006519CD" w:rsidRPr="006519CD" w14:paraId="405FE043" w14:textId="77777777" w:rsidTr="00C01CFF">
        <w:trPr>
          <w:trHeight w:val="391"/>
        </w:trPr>
        <w:tc>
          <w:tcPr>
            <w:tcW w:w="2720" w:type="dxa"/>
          </w:tcPr>
          <w:p w14:paraId="72906984" w14:textId="77777777" w:rsidR="006519CD" w:rsidRPr="006519CD" w:rsidRDefault="006519CD" w:rsidP="006519CD">
            <w:pPr>
              <w:spacing w:before="0" w:beforeAutospacing="0" w:after="0" w:afterAutospacing="0" w:line="220" w:lineRule="exact"/>
              <w:jc w:val="both"/>
              <w:rPr>
                <w:rFonts w:ascii="David" w:hAnsi="David" w:cs="David"/>
                <w:sz w:val="25"/>
                <w:szCs w:val="25"/>
                <w:rtl/>
              </w:rPr>
            </w:pPr>
            <w:r w:rsidRPr="006519CD">
              <w:rPr>
                <w:rFonts w:ascii="David" w:hAnsi="David" w:cs="David"/>
                <w:sz w:val="25"/>
                <w:szCs w:val="25"/>
                <w:rtl/>
              </w:rPr>
              <w:t xml:space="preserve">מען </w:t>
            </w:r>
          </w:p>
          <w:p w14:paraId="292CE85D" w14:textId="77777777" w:rsidR="006519CD" w:rsidRPr="006519CD" w:rsidRDefault="006519CD" w:rsidP="006519CD">
            <w:pPr>
              <w:spacing w:before="0" w:beforeAutospacing="0" w:after="0" w:afterAutospacing="0" w:line="220" w:lineRule="exact"/>
              <w:jc w:val="both"/>
              <w:rPr>
                <w:rFonts w:ascii="David" w:hAnsi="David" w:cs="David"/>
                <w:sz w:val="25"/>
                <w:szCs w:val="25"/>
                <w:rtl/>
              </w:rPr>
            </w:pPr>
            <w:r w:rsidRPr="006519CD">
              <w:rPr>
                <w:rFonts w:ascii="David" w:hAnsi="David" w:cs="David" w:hint="cs"/>
                <w:sz w:val="25"/>
                <w:szCs w:val="25"/>
                <w:rtl/>
              </w:rPr>
              <w:t>דרך החורש 4, יהוד</w:t>
            </w:r>
          </w:p>
          <w:p w14:paraId="3ADAF18E"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tc>
        <w:tc>
          <w:tcPr>
            <w:tcW w:w="2817" w:type="dxa"/>
          </w:tcPr>
          <w:p w14:paraId="7C71B025" w14:textId="77777777" w:rsidR="006519CD" w:rsidRPr="006519CD" w:rsidRDefault="006519CD" w:rsidP="006519CD">
            <w:pPr>
              <w:spacing w:before="0" w:beforeAutospacing="0" w:after="0" w:afterAutospacing="0" w:line="360" w:lineRule="auto"/>
              <w:jc w:val="both"/>
              <w:rPr>
                <w:rFonts w:ascii="David" w:hAnsi="David" w:cs="David"/>
                <w:sz w:val="25"/>
                <w:szCs w:val="25"/>
              </w:rPr>
            </w:pPr>
            <w:r w:rsidRPr="006519CD">
              <w:rPr>
                <w:rFonts w:ascii="David" w:hAnsi="David" w:cs="David"/>
                <w:sz w:val="25"/>
                <w:szCs w:val="25"/>
                <w:rtl/>
              </w:rPr>
              <w:t>מען</w:t>
            </w:r>
          </w:p>
        </w:tc>
        <w:tc>
          <w:tcPr>
            <w:tcW w:w="2898" w:type="dxa"/>
            <w:vMerge/>
            <w:shd w:val="clear" w:color="auto" w:fill="auto"/>
          </w:tcPr>
          <w:p w14:paraId="307F7A4C" w14:textId="77777777" w:rsidR="006519CD" w:rsidRPr="006519CD" w:rsidRDefault="006519CD" w:rsidP="006519CD">
            <w:pPr>
              <w:spacing w:before="0" w:beforeAutospacing="0" w:after="0" w:afterAutospacing="0" w:line="360" w:lineRule="auto"/>
              <w:ind w:left="50" w:right="78"/>
              <w:jc w:val="both"/>
              <w:rPr>
                <w:rFonts w:ascii="David" w:hAnsi="David" w:cs="David"/>
                <w:b/>
                <w:sz w:val="25"/>
                <w:szCs w:val="25"/>
                <w:rtl/>
              </w:rPr>
            </w:pPr>
          </w:p>
        </w:tc>
        <w:tc>
          <w:tcPr>
            <w:tcW w:w="3690" w:type="dxa"/>
            <w:vMerge/>
          </w:tcPr>
          <w:p w14:paraId="25837D05" w14:textId="77777777" w:rsidR="006519CD" w:rsidRPr="006519CD" w:rsidRDefault="006519CD" w:rsidP="006519CD">
            <w:pPr>
              <w:spacing w:before="0" w:beforeAutospacing="0" w:after="0" w:afterAutospacing="0" w:line="360" w:lineRule="auto"/>
              <w:ind w:left="50" w:right="78"/>
              <w:jc w:val="both"/>
              <w:rPr>
                <w:rFonts w:ascii="David" w:hAnsi="David" w:cs="David"/>
                <w:b/>
                <w:sz w:val="25"/>
                <w:szCs w:val="25"/>
                <w:rtl/>
              </w:rPr>
            </w:pPr>
          </w:p>
        </w:tc>
      </w:tr>
      <w:tr w:rsidR="006519CD" w:rsidRPr="006519CD" w14:paraId="2A61F114" w14:textId="77777777" w:rsidTr="00C01CFF">
        <w:trPr>
          <w:trHeight w:val="303"/>
          <w:tblHeader/>
        </w:trPr>
        <w:tc>
          <w:tcPr>
            <w:tcW w:w="12125" w:type="dxa"/>
            <w:gridSpan w:val="4"/>
          </w:tcPr>
          <w:p w14:paraId="392B5410" w14:textId="77777777" w:rsidR="006519CD" w:rsidRDefault="006519CD" w:rsidP="006519CD">
            <w:pPr>
              <w:spacing w:before="0" w:beforeAutospacing="0" w:after="0" w:afterAutospacing="0" w:line="360" w:lineRule="auto"/>
              <w:jc w:val="both"/>
              <w:rPr>
                <w:rFonts w:ascii="David" w:hAnsi="David" w:cs="David"/>
                <w:sz w:val="25"/>
                <w:szCs w:val="25"/>
                <w:rtl/>
              </w:rPr>
            </w:pPr>
          </w:p>
          <w:tbl>
            <w:tblPr>
              <w:tblStyle w:val="a8"/>
              <w:bidiVisual/>
              <w:tblW w:w="11482" w:type="dxa"/>
              <w:tblInd w:w="42" w:type="dxa"/>
              <w:tblLook w:val="04A0" w:firstRow="1" w:lastRow="0" w:firstColumn="1" w:lastColumn="0" w:noHBand="0" w:noVBand="1"/>
            </w:tblPr>
            <w:tblGrid>
              <w:gridCol w:w="6"/>
              <w:gridCol w:w="1178"/>
              <w:gridCol w:w="1292"/>
              <w:gridCol w:w="1196"/>
              <w:gridCol w:w="1175"/>
              <w:gridCol w:w="1085"/>
              <w:gridCol w:w="1186"/>
              <w:gridCol w:w="1186"/>
              <w:gridCol w:w="1121"/>
              <w:gridCol w:w="560"/>
              <w:gridCol w:w="1497"/>
            </w:tblGrid>
            <w:tr w:rsidR="00C01CFF" w:rsidRPr="00C01CFF" w14:paraId="40C4BBD0" w14:textId="77777777" w:rsidTr="00124523">
              <w:trPr>
                <w:trHeight w:val="268"/>
                <w:tblHeader/>
              </w:trPr>
              <w:tc>
                <w:tcPr>
                  <w:tcW w:w="11482" w:type="dxa"/>
                  <w:gridSpan w:val="11"/>
                </w:tcPr>
                <w:p w14:paraId="4E44CEF7" w14:textId="77777777" w:rsidR="00C01CFF" w:rsidRPr="00C01CFF" w:rsidRDefault="00C01CFF" w:rsidP="00C330C8">
                  <w:pPr>
                    <w:framePr w:hSpace="180" w:wrap="around" w:vAnchor="page" w:hAnchor="margin" w:xAlign="center" w:y="1"/>
                    <w:rPr>
                      <w:rFonts w:ascii="David" w:eastAsia="Times New Roman" w:hAnsi="David" w:cs="David"/>
                      <w:color w:val="000000"/>
                      <w:sz w:val="24"/>
                      <w:szCs w:val="24"/>
                      <w:rtl/>
                      <w:lang w:val="he-IL" w:eastAsia="he-IL"/>
                    </w:rPr>
                  </w:pPr>
                  <w:r w:rsidRPr="00C01CFF">
                    <w:rPr>
                      <w:rFonts w:ascii="David" w:eastAsia="Times New Roman" w:hAnsi="David" w:cs="David"/>
                      <w:color w:val="000000"/>
                      <w:sz w:val="24"/>
                      <w:szCs w:val="24"/>
                      <w:rtl/>
                      <w:lang w:val="he-IL" w:eastAsia="he-IL"/>
                    </w:rPr>
                    <w:t>כיסויים</w:t>
                  </w:r>
                </w:p>
              </w:tc>
            </w:tr>
            <w:tr w:rsidR="00C01CFF" w:rsidRPr="00C01CFF" w14:paraId="17DA1A80" w14:textId="77777777" w:rsidTr="00124523">
              <w:trPr>
                <w:gridBefore w:val="1"/>
                <w:wBefore w:w="7" w:type="dxa"/>
                <w:trHeight w:val="431"/>
              </w:trPr>
              <w:tc>
                <w:tcPr>
                  <w:tcW w:w="1277" w:type="dxa"/>
                  <w:vMerge w:val="restart"/>
                  <w:shd w:val="clear" w:color="auto" w:fill="F2F2F2" w:themeFill="background1" w:themeFillShade="F2"/>
                </w:tcPr>
                <w:p w14:paraId="5665EB7C"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C01CFF">
                    <w:rPr>
                      <w:rFonts w:ascii="David" w:eastAsia="Times New Roman" w:hAnsi="David" w:cs="David"/>
                      <w:color w:val="000000"/>
                      <w:sz w:val="24"/>
                      <w:szCs w:val="24"/>
                      <w:rtl/>
                      <w:lang w:val="he-IL" w:eastAsia="he-IL"/>
                    </w:rPr>
                    <w:t>סוג הביטוח</w:t>
                  </w:r>
                </w:p>
                <w:p w14:paraId="1F07D47B"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C01CFF">
                    <w:rPr>
                      <w:rFonts w:ascii="David" w:eastAsia="Times New Roman" w:hAnsi="David"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0A6F43C2"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C01CFF">
                    <w:rPr>
                      <w:rFonts w:ascii="David" w:eastAsia="Times New Roman" w:hAnsi="David"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6987317B"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C01CFF">
                    <w:rPr>
                      <w:rFonts w:ascii="David" w:eastAsia="Times New Roman" w:hAnsi="David" w:cs="David"/>
                      <w:color w:val="000000"/>
                      <w:sz w:val="24"/>
                      <w:szCs w:val="24"/>
                      <w:rtl/>
                      <w:lang w:val="he-IL" w:eastAsia="he-IL"/>
                    </w:rPr>
                    <w:t>נוסח ומהדורת הפוליסה</w:t>
                  </w:r>
                  <w:r w:rsidRPr="00C01CFF">
                    <w:rPr>
                      <w:rFonts w:ascii="David" w:eastAsia="Times New Roman" w:hAnsi="David" w:cs="David"/>
                      <w:color w:val="000000"/>
                      <w:sz w:val="20"/>
                      <w:szCs w:val="20"/>
                      <w:rtl/>
                      <w:lang w:val="he-IL" w:eastAsia="he-IL"/>
                    </w:rPr>
                    <w:t>***</w:t>
                  </w:r>
                </w:p>
              </w:tc>
              <w:tc>
                <w:tcPr>
                  <w:tcW w:w="1276" w:type="dxa"/>
                  <w:vMerge w:val="restart"/>
                  <w:shd w:val="clear" w:color="auto" w:fill="F2F2F2" w:themeFill="background1" w:themeFillShade="F2"/>
                </w:tcPr>
                <w:p w14:paraId="02822AE2"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C01CFF">
                    <w:rPr>
                      <w:rFonts w:ascii="David" w:eastAsia="Times New Roman" w:hAnsi="David" w:cs="David"/>
                      <w:color w:val="000000"/>
                      <w:sz w:val="24"/>
                      <w:szCs w:val="24"/>
                      <w:rtl/>
                      <w:lang w:val="he-IL" w:eastAsia="he-IL"/>
                    </w:rPr>
                    <w:t>תאריך תחילה</w:t>
                  </w:r>
                </w:p>
                <w:p w14:paraId="56B3C27E"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C01CFF">
                    <w:rPr>
                      <w:rFonts w:ascii="David" w:eastAsia="Times New Roman" w:hAnsi="David"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493943ED"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C01CFF">
                    <w:rPr>
                      <w:rFonts w:ascii="David" w:eastAsia="Times New Roman" w:hAnsi="David" w:cs="David"/>
                      <w:color w:val="000000"/>
                      <w:sz w:val="24"/>
                      <w:szCs w:val="24"/>
                      <w:rtl/>
                      <w:lang w:val="he-IL" w:eastAsia="he-IL"/>
                    </w:rPr>
                    <w:t>תאריך סיום</w:t>
                  </w:r>
                </w:p>
                <w:p w14:paraId="34EFB802"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C01CFF">
                    <w:rPr>
                      <w:rFonts w:ascii="David" w:eastAsia="Times New Roman" w:hAnsi="David"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6B73078E"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C01CFF">
                    <w:rPr>
                      <w:rFonts w:ascii="David" w:eastAsia="Times New Roman" w:hAnsi="David"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36F5C2D4"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C01CFF">
                    <w:rPr>
                      <w:rFonts w:ascii="David" w:eastAsia="Times New Roman" w:hAnsi="David" w:cs="David"/>
                      <w:color w:val="000000"/>
                      <w:sz w:val="24"/>
                      <w:szCs w:val="24"/>
                      <w:rtl/>
                      <w:lang w:val="he-IL" w:eastAsia="he-IL"/>
                    </w:rPr>
                    <w:t>השתתפות עצמית</w:t>
                  </w:r>
                </w:p>
                <w:p w14:paraId="0D401CC1"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C01CFF">
                    <w:rPr>
                      <w:rFonts w:ascii="David" w:eastAsia="Times New Roman" w:hAnsi="David" w:cs="David"/>
                      <w:color w:val="000000"/>
                      <w:sz w:val="18"/>
                      <w:szCs w:val="18"/>
                      <w:rtl/>
                      <w:lang w:val="he-IL" w:eastAsia="he-IL"/>
                    </w:rPr>
                    <w:t>(</w:t>
                  </w:r>
                  <w:r w:rsidRPr="00C01CFF">
                    <w:rPr>
                      <w:rFonts w:ascii="David" w:eastAsia="Times New Roman" w:hAnsi="David"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6F9BD481"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C01CFF">
                    <w:rPr>
                      <w:rFonts w:ascii="David" w:eastAsia="Times New Roman" w:hAnsi="David" w:cs="David"/>
                      <w:color w:val="000000"/>
                      <w:sz w:val="16"/>
                      <w:szCs w:val="16"/>
                      <w:rtl/>
                      <w:lang w:val="he-IL" w:eastAsia="he-IL"/>
                    </w:rPr>
                    <w:t>מטבע</w:t>
                  </w:r>
                </w:p>
              </w:tc>
              <w:tc>
                <w:tcPr>
                  <w:tcW w:w="1839" w:type="dxa"/>
                  <w:vMerge w:val="restart"/>
                  <w:shd w:val="clear" w:color="auto" w:fill="F2F2F2" w:themeFill="background1" w:themeFillShade="F2"/>
                </w:tcPr>
                <w:p w14:paraId="48344223"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b/>
                      <w:bCs/>
                      <w:color w:val="000000"/>
                      <w:sz w:val="16"/>
                      <w:szCs w:val="16"/>
                      <w:rtl/>
                      <w:lang w:val="he-IL" w:eastAsia="he-IL"/>
                    </w:rPr>
                  </w:pPr>
                  <w:r w:rsidRPr="00C01CFF">
                    <w:rPr>
                      <w:rFonts w:ascii="David" w:eastAsia="Times New Roman" w:hAnsi="David" w:cs="David"/>
                      <w:color w:val="000000"/>
                      <w:sz w:val="24"/>
                      <w:szCs w:val="24"/>
                      <w:rtl/>
                      <w:lang w:val="he-IL" w:eastAsia="he-IL"/>
                    </w:rPr>
                    <w:t xml:space="preserve">כיסויים נוספים בתוקף וביטול חריגים </w:t>
                  </w:r>
                  <w:r w:rsidRPr="00C01CFF">
                    <w:rPr>
                      <w:rFonts w:ascii="David" w:eastAsia="Times New Roman" w:hAnsi="David" w:cs="David"/>
                      <w:color w:val="000000"/>
                      <w:sz w:val="16"/>
                      <w:szCs w:val="16"/>
                      <w:rtl/>
                      <w:lang w:val="he-IL" w:eastAsia="he-IL"/>
                    </w:rPr>
                    <w:t xml:space="preserve">**** </w:t>
                  </w:r>
                </w:p>
              </w:tc>
            </w:tr>
            <w:tr w:rsidR="00C01CFF" w:rsidRPr="00C01CFF" w14:paraId="322C5A91" w14:textId="77777777" w:rsidTr="00124523">
              <w:trPr>
                <w:gridBefore w:val="1"/>
                <w:wBefore w:w="7" w:type="dxa"/>
                <w:trHeight w:val="367"/>
              </w:trPr>
              <w:tc>
                <w:tcPr>
                  <w:tcW w:w="1277" w:type="dxa"/>
                  <w:vMerge/>
                  <w:shd w:val="clear" w:color="auto" w:fill="F2F2F2" w:themeFill="background1" w:themeFillShade="F2"/>
                </w:tcPr>
                <w:p w14:paraId="2537558D"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56D9CCC6"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7C91BDDD"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7E2DC3BD"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3CBB1EA0"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7192A86E"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C01CFF">
                    <w:rPr>
                      <w:rFonts w:ascii="David" w:eastAsia="Times New Roman" w:hAnsi="David" w:cs="David"/>
                      <w:color w:val="000000"/>
                      <w:sz w:val="16"/>
                      <w:szCs w:val="16"/>
                      <w:rtl/>
                      <w:lang w:val="he-IL" w:eastAsia="he-IL"/>
                    </w:rPr>
                    <w:t xml:space="preserve">לתקופה </w:t>
                  </w:r>
                </w:p>
              </w:tc>
              <w:tc>
                <w:tcPr>
                  <w:tcW w:w="1126" w:type="dxa"/>
                  <w:shd w:val="clear" w:color="auto" w:fill="F2F2F2" w:themeFill="background1" w:themeFillShade="F2"/>
                </w:tcPr>
                <w:p w14:paraId="225468AB"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C01CFF">
                    <w:rPr>
                      <w:rFonts w:ascii="David" w:eastAsia="Times New Roman" w:hAnsi="David" w:cs="David"/>
                      <w:color w:val="000000"/>
                      <w:sz w:val="16"/>
                      <w:szCs w:val="16"/>
                      <w:rtl/>
                      <w:lang w:val="he-IL" w:eastAsia="he-IL"/>
                    </w:rPr>
                    <w:t xml:space="preserve">למקרה* </w:t>
                  </w:r>
                </w:p>
              </w:tc>
              <w:tc>
                <w:tcPr>
                  <w:tcW w:w="1138" w:type="dxa"/>
                  <w:vMerge/>
                  <w:shd w:val="clear" w:color="auto" w:fill="F2F2F2" w:themeFill="background1" w:themeFillShade="F2"/>
                </w:tcPr>
                <w:p w14:paraId="1B402065"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062785FB"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354BA602"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r>
            <w:tr w:rsidR="00C01CFF" w:rsidRPr="00C01CFF" w14:paraId="207435B5" w14:textId="77777777" w:rsidTr="00124523">
              <w:trPr>
                <w:gridBefore w:val="1"/>
                <w:wBefore w:w="7" w:type="dxa"/>
                <w:trHeight w:val="624"/>
              </w:trPr>
              <w:tc>
                <w:tcPr>
                  <w:tcW w:w="1277" w:type="dxa"/>
                  <w:shd w:val="clear" w:color="auto" w:fill="FFFFFF" w:themeFill="background1"/>
                </w:tcPr>
                <w:p w14:paraId="6A9B3D39"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C01CFF">
                    <w:rPr>
                      <w:rFonts w:ascii="David" w:eastAsia="Times New Roman" w:hAnsi="David" w:cs="David"/>
                      <w:color w:val="000000"/>
                      <w:sz w:val="24"/>
                      <w:szCs w:val="24"/>
                      <w:rtl/>
                      <w:lang w:val="he-IL" w:eastAsia="he-IL"/>
                    </w:rPr>
                    <w:t>רכוש "אש מורחב"</w:t>
                  </w:r>
                </w:p>
              </w:tc>
              <w:tc>
                <w:tcPr>
                  <w:tcW w:w="992" w:type="dxa"/>
                  <w:shd w:val="clear" w:color="auto" w:fill="FFFFFF" w:themeFill="background1"/>
                </w:tcPr>
                <w:p w14:paraId="608897A9"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732F1412"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7021E308"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5F0FAAB5"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7714C4E2" w14:textId="77777777" w:rsidR="00C01CFF" w:rsidRPr="00C01CFF" w:rsidDel="00C828C3" w:rsidRDefault="00C01CFF" w:rsidP="00C330C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26" w:type="dxa"/>
                  <w:shd w:val="clear" w:color="auto" w:fill="F2F2F2" w:themeFill="background1" w:themeFillShade="F2"/>
                </w:tcPr>
                <w:p w14:paraId="72D1F7DA" w14:textId="77777777" w:rsidR="00C01CFF" w:rsidRPr="00C01CFF" w:rsidDel="00C828C3" w:rsidRDefault="00C01CFF" w:rsidP="00C330C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8" w:type="dxa"/>
                  <w:shd w:val="clear" w:color="auto" w:fill="F2F2F2" w:themeFill="background1" w:themeFillShade="F2"/>
                </w:tcPr>
                <w:p w14:paraId="7C1E59CE"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33683E88"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C01CFF">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4133A346"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C01CFF">
                    <w:rPr>
                      <w:rFonts w:asciiTheme="minorBidi" w:eastAsia="Times New Roman" w:hAnsiTheme="minorBidi" w:cs="Arial"/>
                      <w:b/>
                      <w:bCs/>
                      <w:color w:val="000000"/>
                      <w:sz w:val="16"/>
                      <w:szCs w:val="16"/>
                      <w:rtl/>
                      <w:lang w:val="he-IL" w:eastAsia="he-IL"/>
                    </w:rPr>
                    <w:t>328</w:t>
                  </w:r>
                </w:p>
                <w:p w14:paraId="750B9349"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C01CFF">
                    <w:rPr>
                      <w:rFonts w:asciiTheme="minorBidi" w:eastAsia="Times New Roman" w:hAnsiTheme="minorBidi" w:cs="Arial"/>
                      <w:b/>
                      <w:bCs/>
                      <w:color w:val="000000"/>
                      <w:sz w:val="16"/>
                      <w:szCs w:val="16"/>
                      <w:rtl/>
                      <w:lang w:val="he-IL" w:eastAsia="he-IL"/>
                    </w:rPr>
                    <w:t>309</w:t>
                  </w:r>
                </w:p>
                <w:p w14:paraId="581E5613"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C01CFF">
                    <w:rPr>
                      <w:rFonts w:asciiTheme="minorBidi" w:eastAsia="Times New Roman" w:hAnsiTheme="minorBidi" w:cs="Arial"/>
                      <w:b/>
                      <w:bCs/>
                      <w:color w:val="000000"/>
                      <w:sz w:val="16"/>
                      <w:szCs w:val="16"/>
                      <w:rtl/>
                      <w:lang w:val="he-IL" w:eastAsia="he-IL"/>
                    </w:rPr>
                    <w:t>316</w:t>
                  </w:r>
                </w:p>
                <w:p w14:paraId="1ED8E8CD"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C01CFF">
                    <w:rPr>
                      <w:rFonts w:asciiTheme="minorBidi" w:eastAsia="Times New Roman" w:hAnsiTheme="minorBidi" w:cs="Arial"/>
                      <w:b/>
                      <w:bCs/>
                      <w:color w:val="000000"/>
                      <w:sz w:val="16"/>
                      <w:szCs w:val="16"/>
                      <w:rtl/>
                      <w:lang w:val="he-IL" w:eastAsia="he-IL"/>
                    </w:rPr>
                    <w:t>313</w:t>
                  </w:r>
                </w:p>
                <w:p w14:paraId="0267C868"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C01CFF">
                    <w:rPr>
                      <w:rFonts w:asciiTheme="minorBidi" w:eastAsia="Times New Roman" w:hAnsiTheme="minorBidi" w:cs="Arial"/>
                      <w:b/>
                      <w:bCs/>
                      <w:color w:val="000000"/>
                      <w:sz w:val="16"/>
                      <w:szCs w:val="16"/>
                      <w:rtl/>
                      <w:lang w:val="he-IL" w:eastAsia="he-IL"/>
                    </w:rPr>
                    <w:t>314</w:t>
                  </w:r>
                </w:p>
                <w:p w14:paraId="627FFFA4"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C01CFF">
                    <w:rPr>
                      <w:rFonts w:asciiTheme="minorBidi" w:eastAsia="Times New Roman" w:hAnsiTheme="minorBidi" w:cs="Arial"/>
                      <w:b/>
                      <w:bCs/>
                      <w:color w:val="000000"/>
                      <w:sz w:val="16"/>
                      <w:szCs w:val="16"/>
                      <w:rtl/>
                      <w:lang w:val="he-IL" w:eastAsia="he-IL"/>
                    </w:rPr>
                    <w:t>345</w:t>
                  </w:r>
                </w:p>
                <w:p w14:paraId="637F29D1"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David"/>
                      <w:b/>
                      <w:color w:val="000000"/>
                      <w:sz w:val="16"/>
                      <w:szCs w:val="16"/>
                      <w:rtl/>
                      <w:lang w:val="he-IL" w:eastAsia="he-IL"/>
                    </w:rPr>
                  </w:pPr>
                </w:p>
              </w:tc>
            </w:tr>
            <w:tr w:rsidR="00C01CFF" w:rsidRPr="00C01CFF" w14:paraId="5DB5AF70" w14:textId="77777777" w:rsidTr="00124523">
              <w:trPr>
                <w:gridBefore w:val="1"/>
                <w:wBefore w:w="7" w:type="dxa"/>
                <w:trHeight w:val="624"/>
              </w:trPr>
              <w:tc>
                <w:tcPr>
                  <w:tcW w:w="1277" w:type="dxa"/>
                  <w:shd w:val="clear" w:color="auto" w:fill="FFFFFF" w:themeFill="background1"/>
                </w:tcPr>
                <w:p w14:paraId="253D211F"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C01CFF">
                    <w:rPr>
                      <w:rFonts w:ascii="David" w:eastAsia="Times New Roman" w:hAnsi="David" w:cs="David"/>
                      <w:color w:val="000000"/>
                      <w:sz w:val="24"/>
                      <w:szCs w:val="24"/>
                      <w:rtl/>
                      <w:lang w:val="he-IL" w:eastAsia="he-IL"/>
                    </w:rPr>
                    <w:t xml:space="preserve">ביטוח חבות המוצר </w:t>
                  </w:r>
                </w:p>
              </w:tc>
              <w:tc>
                <w:tcPr>
                  <w:tcW w:w="992" w:type="dxa"/>
                  <w:shd w:val="clear" w:color="auto" w:fill="FFFFFF" w:themeFill="background1"/>
                </w:tcPr>
                <w:p w14:paraId="352C56DD"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010D2365"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70139BA0"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3B464356"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11920327"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C01CFF">
                    <w:rPr>
                      <w:rFonts w:ascii="David" w:eastAsia="Times New Roman" w:hAnsi="David" w:cs="David"/>
                      <w:color w:val="000000"/>
                      <w:sz w:val="24"/>
                      <w:szCs w:val="24"/>
                      <w:rtl/>
                      <w:lang w:val="he-IL" w:eastAsia="he-IL"/>
                    </w:rPr>
                    <w:t>16,000,000</w:t>
                  </w:r>
                </w:p>
              </w:tc>
              <w:tc>
                <w:tcPr>
                  <w:tcW w:w="1126" w:type="dxa"/>
                  <w:shd w:val="clear" w:color="auto" w:fill="F2F2F2" w:themeFill="background1" w:themeFillShade="F2"/>
                </w:tcPr>
                <w:p w14:paraId="298F9888"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C01CFF">
                    <w:rPr>
                      <w:rFonts w:ascii="David" w:eastAsia="Times New Roman" w:hAnsi="David" w:cs="David"/>
                      <w:color w:val="000000"/>
                      <w:sz w:val="24"/>
                      <w:szCs w:val="24"/>
                      <w:rtl/>
                      <w:lang w:val="he-IL" w:eastAsia="he-IL"/>
                    </w:rPr>
                    <w:t>16,000,000</w:t>
                  </w:r>
                </w:p>
              </w:tc>
              <w:tc>
                <w:tcPr>
                  <w:tcW w:w="1138" w:type="dxa"/>
                  <w:shd w:val="clear" w:color="auto" w:fill="F2F2F2" w:themeFill="background1" w:themeFillShade="F2"/>
                </w:tcPr>
                <w:p w14:paraId="04DB5714"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6DA83A2F"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C01CFF">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69CD0572"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C01CFF">
                    <w:rPr>
                      <w:rFonts w:asciiTheme="minorBidi" w:eastAsia="Times New Roman" w:hAnsiTheme="minorBidi" w:cs="David"/>
                      <w:b/>
                      <w:color w:val="000000"/>
                      <w:sz w:val="16"/>
                      <w:szCs w:val="16"/>
                      <w:rtl/>
                      <w:lang w:val="he-IL" w:eastAsia="he-IL"/>
                    </w:rPr>
                    <w:t>328</w:t>
                  </w:r>
                </w:p>
                <w:p w14:paraId="7956E7AA"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David"/>
                      <w:b/>
                      <w:color w:val="000000"/>
                      <w:sz w:val="16"/>
                      <w:szCs w:val="16"/>
                      <w:rtl/>
                      <w:lang w:val="he-IL" w:eastAsia="he-IL"/>
                    </w:rPr>
                  </w:pPr>
                </w:p>
                <w:p w14:paraId="16024B43"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David"/>
                      <w:b/>
                      <w:color w:val="000000"/>
                      <w:sz w:val="16"/>
                      <w:szCs w:val="16"/>
                      <w:rtl/>
                      <w:lang w:val="he-IL" w:eastAsia="he-IL"/>
                    </w:rPr>
                  </w:pPr>
                  <w:r w:rsidRPr="00C01CFF">
                    <w:rPr>
                      <w:rFonts w:asciiTheme="minorBidi" w:eastAsia="Times New Roman" w:hAnsiTheme="minorBidi" w:cs="Arial"/>
                      <w:b/>
                      <w:bCs/>
                      <w:color w:val="000000"/>
                      <w:sz w:val="16"/>
                      <w:szCs w:val="16"/>
                      <w:rtl/>
                      <w:lang w:val="he-IL" w:eastAsia="he-IL"/>
                    </w:rPr>
                    <w:t>321</w:t>
                  </w:r>
                </w:p>
                <w:p w14:paraId="710E0F65"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David"/>
                      <w:b/>
                      <w:color w:val="000000"/>
                      <w:sz w:val="16"/>
                      <w:szCs w:val="16"/>
                      <w:rtl/>
                      <w:lang w:val="he-IL" w:eastAsia="he-IL"/>
                    </w:rPr>
                  </w:pPr>
                </w:p>
                <w:p w14:paraId="43718F86"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C01CFF">
                    <w:rPr>
                      <w:rFonts w:asciiTheme="minorBidi" w:eastAsia="Times New Roman" w:hAnsiTheme="minorBidi" w:cs="David"/>
                      <w:b/>
                      <w:color w:val="000000"/>
                      <w:sz w:val="16"/>
                      <w:szCs w:val="16"/>
                      <w:rtl/>
                      <w:lang w:val="he-IL" w:eastAsia="he-IL"/>
                    </w:rPr>
                    <w:t>302</w:t>
                  </w:r>
                </w:p>
                <w:p w14:paraId="769BEF01"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David"/>
                      <w:b/>
                      <w:color w:val="000000"/>
                      <w:sz w:val="16"/>
                      <w:szCs w:val="16"/>
                      <w:rtl/>
                      <w:lang w:val="he-IL" w:eastAsia="he-IL"/>
                    </w:rPr>
                  </w:pPr>
                  <w:r w:rsidRPr="00C01CFF">
                    <w:rPr>
                      <w:rFonts w:asciiTheme="minorBidi" w:eastAsia="Times New Roman" w:hAnsiTheme="minorBidi" w:cs="David"/>
                      <w:b/>
                      <w:color w:val="000000"/>
                      <w:sz w:val="16"/>
                      <w:szCs w:val="16"/>
                      <w:rtl/>
                      <w:lang w:val="he-IL" w:eastAsia="he-IL"/>
                    </w:rPr>
                    <w:t>332 (12 חודשים)</w:t>
                  </w:r>
                </w:p>
                <w:p w14:paraId="572CE5B5"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C01CFF">
                    <w:rPr>
                      <w:rFonts w:asciiTheme="minorBidi" w:eastAsia="Times New Roman" w:hAnsiTheme="minorBidi" w:cs="David"/>
                      <w:b/>
                      <w:color w:val="000000"/>
                      <w:sz w:val="16"/>
                      <w:szCs w:val="16"/>
                      <w:rtl/>
                      <w:lang w:val="he-IL" w:eastAsia="he-IL"/>
                    </w:rPr>
                    <w:t>347</w:t>
                  </w:r>
                </w:p>
                <w:p w14:paraId="707543C4"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ind w:right="78"/>
                    <w:rPr>
                      <w:rFonts w:ascii="David" w:eastAsia="Times New Roman" w:hAnsi="David" w:cs="David"/>
                      <w:bCs/>
                      <w:color w:val="000000"/>
                      <w:sz w:val="16"/>
                      <w:szCs w:val="16"/>
                      <w:rtl/>
                      <w:lang w:val="he-IL" w:eastAsia="he-IL"/>
                    </w:rPr>
                  </w:pPr>
                  <w:r w:rsidRPr="00C01CFF">
                    <w:rPr>
                      <w:rFonts w:ascii="David" w:eastAsia="Times New Roman" w:hAnsi="David" w:cs="David"/>
                      <w:bCs/>
                      <w:color w:val="000000"/>
                      <w:sz w:val="16"/>
                      <w:szCs w:val="16"/>
                      <w:rtl/>
                      <w:lang w:val="he-IL" w:eastAsia="he-IL"/>
                    </w:rPr>
                    <w:t>309</w:t>
                  </w:r>
                </w:p>
              </w:tc>
            </w:tr>
            <w:tr w:rsidR="00C01CFF" w:rsidRPr="00C01CFF" w14:paraId="1B08074E" w14:textId="77777777" w:rsidTr="00124523">
              <w:trPr>
                <w:gridBefore w:val="1"/>
                <w:wBefore w:w="7" w:type="dxa"/>
                <w:trHeight w:val="624"/>
              </w:trPr>
              <w:tc>
                <w:tcPr>
                  <w:tcW w:w="1277" w:type="dxa"/>
                  <w:shd w:val="clear" w:color="auto" w:fill="FFFFFF" w:themeFill="background1"/>
                </w:tcPr>
                <w:p w14:paraId="1E1831A2"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C01CFF">
                    <w:rPr>
                      <w:rFonts w:ascii="David" w:eastAsia="Times New Roman" w:hAnsi="David" w:cs="David"/>
                      <w:color w:val="000000"/>
                      <w:sz w:val="24"/>
                      <w:szCs w:val="24"/>
                      <w:rtl/>
                      <w:lang w:val="he-IL" w:eastAsia="he-IL"/>
                    </w:rPr>
                    <w:t>אחריות מקצועית</w:t>
                  </w:r>
                </w:p>
              </w:tc>
              <w:tc>
                <w:tcPr>
                  <w:tcW w:w="992" w:type="dxa"/>
                  <w:shd w:val="clear" w:color="auto" w:fill="FFFFFF" w:themeFill="background1"/>
                </w:tcPr>
                <w:p w14:paraId="2134D471"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02C6BC8F"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1D3C74B2"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335593BA"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751126DA"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C01CFF">
                    <w:rPr>
                      <w:rFonts w:ascii="David" w:eastAsia="Times New Roman" w:hAnsi="David" w:cs="David"/>
                      <w:color w:val="000000"/>
                      <w:sz w:val="24"/>
                      <w:szCs w:val="24"/>
                      <w:rtl/>
                      <w:lang w:val="he-IL" w:eastAsia="he-IL"/>
                    </w:rPr>
                    <w:t>6,000,000</w:t>
                  </w:r>
                </w:p>
              </w:tc>
              <w:tc>
                <w:tcPr>
                  <w:tcW w:w="1126" w:type="dxa"/>
                  <w:shd w:val="clear" w:color="auto" w:fill="F2F2F2" w:themeFill="background1" w:themeFillShade="F2"/>
                </w:tcPr>
                <w:p w14:paraId="2E0C62B2"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C01CFF">
                    <w:rPr>
                      <w:rFonts w:ascii="David" w:eastAsia="Times New Roman" w:hAnsi="David" w:cs="David"/>
                      <w:color w:val="000000"/>
                      <w:sz w:val="24"/>
                      <w:szCs w:val="24"/>
                      <w:rtl/>
                      <w:lang w:val="he-IL" w:eastAsia="he-IL"/>
                    </w:rPr>
                    <w:t>6,000,000</w:t>
                  </w:r>
                </w:p>
              </w:tc>
              <w:tc>
                <w:tcPr>
                  <w:tcW w:w="1138" w:type="dxa"/>
                  <w:shd w:val="clear" w:color="auto" w:fill="F2F2F2" w:themeFill="background1" w:themeFillShade="F2"/>
                </w:tcPr>
                <w:p w14:paraId="2C3316EA"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3F02D717"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C01CFF">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6B025D27"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C01CFF">
                    <w:rPr>
                      <w:rFonts w:asciiTheme="minorBidi" w:eastAsia="Times New Roman" w:hAnsiTheme="minorBidi" w:cs="David"/>
                      <w:b/>
                      <w:color w:val="000000"/>
                      <w:sz w:val="16"/>
                      <w:szCs w:val="16"/>
                      <w:rtl/>
                      <w:lang w:val="he-IL" w:eastAsia="he-IL"/>
                    </w:rPr>
                    <w:t>321</w:t>
                  </w:r>
                </w:p>
                <w:p w14:paraId="54BC8C2A"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C01CFF">
                    <w:rPr>
                      <w:rFonts w:asciiTheme="minorBidi" w:eastAsia="Times New Roman" w:hAnsiTheme="minorBidi" w:cs="David"/>
                      <w:b/>
                      <w:color w:val="000000"/>
                      <w:sz w:val="16"/>
                      <w:szCs w:val="16"/>
                      <w:rtl/>
                      <w:lang w:val="he-IL" w:eastAsia="he-IL"/>
                    </w:rPr>
                    <w:t>328</w:t>
                  </w:r>
                </w:p>
                <w:p w14:paraId="605A0FC8"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C01CFF">
                    <w:rPr>
                      <w:rFonts w:asciiTheme="minorBidi" w:eastAsia="Times New Roman" w:hAnsiTheme="minorBidi" w:cs="David"/>
                      <w:b/>
                      <w:color w:val="000000"/>
                      <w:sz w:val="16"/>
                      <w:szCs w:val="16"/>
                      <w:rtl/>
                      <w:lang w:val="he-IL" w:eastAsia="he-IL"/>
                    </w:rPr>
                    <w:t>327</w:t>
                  </w:r>
                </w:p>
                <w:p w14:paraId="7A1C5467"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C01CFF">
                    <w:rPr>
                      <w:rFonts w:asciiTheme="minorBidi" w:eastAsia="Times New Roman" w:hAnsiTheme="minorBidi" w:cs="David"/>
                      <w:b/>
                      <w:color w:val="000000"/>
                      <w:sz w:val="16"/>
                      <w:szCs w:val="16"/>
                      <w:rtl/>
                      <w:lang w:val="he-IL" w:eastAsia="he-IL"/>
                    </w:rPr>
                    <w:t>332- 6 חודשים</w:t>
                  </w:r>
                </w:p>
                <w:p w14:paraId="2BDEF113"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ind w:left="50" w:right="78"/>
                    <w:jc w:val="right"/>
                    <w:rPr>
                      <w:rFonts w:ascii="David" w:eastAsia="Times New Roman" w:hAnsi="David" w:cs="David"/>
                      <w:bCs/>
                      <w:color w:val="000000"/>
                      <w:sz w:val="16"/>
                      <w:szCs w:val="16"/>
                      <w:rtl/>
                      <w:lang w:val="he-IL" w:eastAsia="he-IL"/>
                    </w:rPr>
                  </w:pPr>
                  <w:r w:rsidRPr="00C01CFF">
                    <w:rPr>
                      <w:rFonts w:ascii="David" w:eastAsia="Times New Roman" w:hAnsi="David" w:cs="David"/>
                      <w:bCs/>
                      <w:color w:val="000000"/>
                      <w:sz w:val="16"/>
                      <w:szCs w:val="16"/>
                      <w:rtl/>
                      <w:lang w:val="he-IL" w:eastAsia="he-IL"/>
                    </w:rPr>
                    <w:t>309</w:t>
                  </w:r>
                </w:p>
                <w:p w14:paraId="22D330E8"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C01CFF">
                    <w:rPr>
                      <w:rFonts w:asciiTheme="minorBidi" w:eastAsia="Times New Roman" w:hAnsiTheme="minorBidi" w:cs="David"/>
                      <w:b/>
                      <w:color w:val="000000"/>
                      <w:sz w:val="16"/>
                      <w:szCs w:val="16"/>
                      <w:rtl/>
                      <w:lang w:val="he-IL" w:eastAsia="he-IL"/>
                    </w:rPr>
                    <w:t>301</w:t>
                  </w:r>
                </w:p>
              </w:tc>
            </w:tr>
            <w:tr w:rsidR="00C01CFF" w:rsidRPr="00C01CFF" w14:paraId="07A3949B" w14:textId="77777777" w:rsidTr="00124523">
              <w:trPr>
                <w:gridBefore w:val="1"/>
                <w:wBefore w:w="7" w:type="dxa"/>
                <w:trHeight w:val="624"/>
              </w:trPr>
              <w:tc>
                <w:tcPr>
                  <w:tcW w:w="1277" w:type="dxa"/>
                  <w:shd w:val="clear" w:color="auto" w:fill="FFFFFF" w:themeFill="background1"/>
                </w:tcPr>
                <w:p w14:paraId="1E0CF8B4"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roofErr w:type="spellStart"/>
                  <w:r w:rsidRPr="00C01CFF">
                    <w:rPr>
                      <w:rFonts w:ascii="David" w:eastAsia="Times New Roman" w:hAnsi="David" w:cs="David"/>
                      <w:color w:val="000000"/>
                      <w:sz w:val="24"/>
                      <w:szCs w:val="24"/>
                      <w:rtl/>
                      <w:lang w:val="he-IL" w:eastAsia="he-IL"/>
                    </w:rPr>
                    <w:t>צמ"ה</w:t>
                  </w:r>
                  <w:proofErr w:type="spellEnd"/>
                  <w:r w:rsidRPr="00C01CFF">
                    <w:rPr>
                      <w:rFonts w:ascii="David" w:eastAsia="Times New Roman" w:hAnsi="David" w:cs="David"/>
                      <w:color w:val="000000"/>
                      <w:sz w:val="24"/>
                      <w:szCs w:val="24"/>
                      <w:rtl/>
                      <w:lang w:val="he-IL" w:eastAsia="he-IL"/>
                    </w:rPr>
                    <w:t xml:space="preserve"> </w:t>
                  </w:r>
                </w:p>
              </w:tc>
              <w:tc>
                <w:tcPr>
                  <w:tcW w:w="992" w:type="dxa"/>
                  <w:shd w:val="clear" w:color="auto" w:fill="FFFFFF" w:themeFill="background1"/>
                </w:tcPr>
                <w:p w14:paraId="72ADE229"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13CA37C2"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4FC9C081"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09EAE318"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1316B51C"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26" w:type="dxa"/>
                  <w:shd w:val="clear" w:color="auto" w:fill="F2F2F2" w:themeFill="background1" w:themeFillShade="F2"/>
                </w:tcPr>
                <w:p w14:paraId="692EBF26"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8" w:type="dxa"/>
                  <w:shd w:val="clear" w:color="auto" w:fill="F2F2F2" w:themeFill="background1" w:themeFillShade="F2"/>
                </w:tcPr>
                <w:p w14:paraId="4167F5B0"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4C493575"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C01CFF">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2F949F26"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C01CFF">
                    <w:rPr>
                      <w:rFonts w:asciiTheme="minorBidi" w:eastAsia="Times New Roman" w:hAnsiTheme="minorBidi" w:cs="David"/>
                      <w:b/>
                      <w:color w:val="000000"/>
                      <w:sz w:val="16"/>
                      <w:szCs w:val="16"/>
                      <w:rtl/>
                      <w:lang w:val="he-IL" w:eastAsia="he-IL"/>
                    </w:rPr>
                    <w:t>328</w:t>
                  </w:r>
                </w:p>
                <w:p w14:paraId="73AA3FE1"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C01CFF">
                    <w:rPr>
                      <w:rFonts w:asciiTheme="minorBidi" w:eastAsia="Times New Roman" w:hAnsiTheme="minorBidi" w:cs="David"/>
                      <w:b/>
                      <w:color w:val="000000"/>
                      <w:sz w:val="16"/>
                      <w:szCs w:val="16"/>
                      <w:rtl/>
                      <w:lang w:val="he-IL" w:eastAsia="he-IL"/>
                    </w:rPr>
                    <w:t>321</w:t>
                  </w:r>
                </w:p>
                <w:p w14:paraId="65619B17"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C01CFF">
                    <w:rPr>
                      <w:rFonts w:asciiTheme="minorBidi" w:eastAsia="Times New Roman" w:hAnsiTheme="minorBidi" w:cs="David"/>
                      <w:b/>
                      <w:color w:val="000000"/>
                      <w:sz w:val="16"/>
                      <w:szCs w:val="16"/>
                      <w:rtl/>
                      <w:lang w:val="he-IL" w:eastAsia="he-IL"/>
                    </w:rPr>
                    <w:t>312</w:t>
                  </w:r>
                </w:p>
                <w:p w14:paraId="6C87A109"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C01CFF">
                    <w:rPr>
                      <w:rFonts w:asciiTheme="minorBidi" w:eastAsia="Times New Roman" w:hAnsiTheme="minorBidi" w:cs="David"/>
                      <w:b/>
                      <w:color w:val="000000"/>
                      <w:sz w:val="16"/>
                      <w:szCs w:val="16"/>
                      <w:rtl/>
                      <w:lang w:val="he-IL" w:eastAsia="he-IL"/>
                    </w:rPr>
                    <w:t>307</w:t>
                  </w:r>
                </w:p>
                <w:p w14:paraId="2A39D4C0"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p>
              </w:tc>
            </w:tr>
          </w:tbl>
          <w:p w14:paraId="2988C365" w14:textId="77777777" w:rsidR="00C01CFF" w:rsidRPr="00C01CFF" w:rsidRDefault="00C01CFF" w:rsidP="00C01CFF">
            <w:pPr>
              <w:widowControl w:val="0"/>
              <w:bidi w:val="0"/>
              <w:spacing w:before="0" w:beforeAutospacing="0" w:after="0" w:afterAutospacing="0" w:line="240" w:lineRule="auto"/>
              <w:ind w:left="84" w:hanging="41"/>
              <w:jc w:val="right"/>
              <w:rPr>
                <w:rFonts w:ascii="David" w:hAnsi="David" w:cs="David"/>
                <w:color w:val="000000"/>
                <w:sz w:val="2"/>
                <w:szCs w:val="2"/>
                <w:rtl/>
                <w:lang w:val="he-IL" w:eastAsia="he-IL"/>
              </w:rPr>
            </w:pPr>
          </w:p>
          <w:tbl>
            <w:tblPr>
              <w:tblStyle w:val="a8"/>
              <w:bidiVisual/>
              <w:tblW w:w="0" w:type="auto"/>
              <w:tblInd w:w="84" w:type="dxa"/>
              <w:tblLook w:val="04A0" w:firstRow="1" w:lastRow="0" w:firstColumn="1" w:lastColumn="0" w:noHBand="0" w:noVBand="1"/>
            </w:tblPr>
            <w:tblGrid>
              <w:gridCol w:w="11530"/>
            </w:tblGrid>
            <w:tr w:rsidR="00C01CFF" w:rsidRPr="00C01CFF" w14:paraId="2A03BCFF" w14:textId="77777777" w:rsidTr="00124523">
              <w:trPr>
                <w:trHeight w:val="57"/>
                <w:tblHeader/>
              </w:trPr>
              <w:tc>
                <w:tcPr>
                  <w:tcW w:w="11530" w:type="dxa"/>
                  <w:shd w:val="clear" w:color="auto" w:fill="F2F2F2" w:themeFill="background1" w:themeFillShade="F2"/>
                </w:tcPr>
                <w:p w14:paraId="7EBCBF4C"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C01CFF">
                    <w:rPr>
                      <w:rFonts w:asciiTheme="minorBidi" w:eastAsia="Times New Roman" w:hAnsiTheme="minorBidi" w:cs="David"/>
                      <w:b/>
                      <w:color w:val="000000"/>
                      <w:sz w:val="24"/>
                      <w:szCs w:val="24"/>
                      <w:rtl/>
                      <w:lang w:val="he-IL" w:eastAsia="he-IL"/>
                    </w:rPr>
                    <w:lastRenderedPageBreak/>
                    <w:t xml:space="preserve">פירוט השירותים </w:t>
                  </w:r>
                  <w:r w:rsidRPr="00C01CFF">
                    <w:rPr>
                      <w:rFonts w:asciiTheme="minorBidi" w:eastAsia="Times New Roman" w:hAnsiTheme="minorBidi" w:cs="David"/>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C01CFF">
                    <w:rPr>
                      <w:rFonts w:asciiTheme="minorBidi" w:eastAsia="Times New Roman" w:hAnsiTheme="minorBidi" w:cs="David"/>
                      <w:bCs/>
                      <w:color w:val="000000"/>
                      <w:sz w:val="16"/>
                      <w:szCs w:val="16"/>
                      <w:rtl/>
                      <w:lang w:val="he-IL" w:eastAsia="he-IL"/>
                    </w:rPr>
                    <w:t>ג'</w:t>
                  </w:r>
                  <w:r w:rsidRPr="00C01CFF">
                    <w:rPr>
                      <w:rFonts w:ascii="David" w:eastAsia="Times New Roman" w:hAnsi="David" w:cs="David"/>
                      <w:color w:val="000000"/>
                      <w:sz w:val="16"/>
                      <w:szCs w:val="16"/>
                      <w:rtl/>
                      <w:lang w:val="he-IL" w:eastAsia="he-IL"/>
                    </w:rPr>
                    <w:t xml:space="preserve"> כפי שמפורסם על ידי רשות שוק ההון, ביטוח וחסכון</w:t>
                  </w:r>
                  <w:r w:rsidRPr="00C01CFF">
                    <w:rPr>
                      <w:rFonts w:asciiTheme="minorBidi" w:eastAsia="Times New Roman" w:hAnsiTheme="minorBidi" w:cs="David"/>
                      <w:b/>
                      <w:color w:val="000000"/>
                      <w:sz w:val="16"/>
                      <w:szCs w:val="16"/>
                      <w:rtl/>
                      <w:lang w:val="he-IL" w:eastAsia="he-IL"/>
                    </w:rPr>
                    <w:t xml:space="preserve">. </w:t>
                  </w:r>
                  <w:r w:rsidRPr="00C01CFF">
                    <w:rPr>
                      <w:rFonts w:ascii="David" w:eastAsia="Times New Roman" w:hAnsi="David" w:cs="David"/>
                      <w:color w:val="000000"/>
                      <w:sz w:val="16"/>
                      <w:szCs w:val="16"/>
                      <w:rtl/>
                      <w:lang w:val="he-IL" w:eastAsia="he-IL"/>
                    </w:rPr>
                    <w:t>ניתן להציג בנוסף גם המלל המוצג לצד הקוד ברשימה הסגורה</w:t>
                  </w:r>
                  <w:r w:rsidRPr="00C01CFF">
                    <w:rPr>
                      <w:rFonts w:asciiTheme="minorBidi" w:eastAsia="Times New Roman" w:hAnsiTheme="minorBidi" w:cs="David"/>
                      <w:b/>
                      <w:color w:val="FF0000"/>
                      <w:sz w:val="16"/>
                      <w:szCs w:val="16"/>
                      <w:rtl/>
                      <w:lang w:val="he-IL" w:eastAsia="he-IL"/>
                    </w:rPr>
                    <w:t>)*:</w:t>
                  </w:r>
                </w:p>
              </w:tc>
            </w:tr>
            <w:tr w:rsidR="00C01CFF" w:rsidRPr="00C01CFF" w14:paraId="13BB0683" w14:textId="77777777" w:rsidTr="00124523">
              <w:trPr>
                <w:trHeight w:val="798"/>
              </w:trPr>
              <w:tc>
                <w:tcPr>
                  <w:tcW w:w="11530" w:type="dxa"/>
                </w:tcPr>
                <w:p w14:paraId="6C765C2C"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ind w:right="78"/>
                    <w:jc w:val="right"/>
                    <w:rPr>
                      <w:rFonts w:asciiTheme="minorBidi" w:eastAsia="Times New Roman" w:hAnsiTheme="minorBidi" w:cs="David"/>
                      <w:b/>
                      <w:color w:val="000000"/>
                      <w:sz w:val="24"/>
                      <w:szCs w:val="24"/>
                      <w:rtl/>
                      <w:lang w:val="he-IL" w:eastAsia="he-IL"/>
                    </w:rPr>
                  </w:pPr>
                  <w:r w:rsidRPr="00C01CFF">
                    <w:rPr>
                      <w:rFonts w:asciiTheme="minorBidi" w:eastAsia="Times New Roman" w:hAnsiTheme="minorBidi" w:cs="David"/>
                      <w:b/>
                      <w:color w:val="000000"/>
                      <w:sz w:val="24"/>
                      <w:szCs w:val="24"/>
                      <w:rtl/>
                      <w:lang w:val="he-IL" w:eastAsia="he-IL"/>
                    </w:rPr>
                    <w:t>009</w:t>
                  </w:r>
                </w:p>
              </w:tc>
            </w:tr>
          </w:tbl>
          <w:p w14:paraId="08F59341" w14:textId="77777777" w:rsidR="00C01CFF" w:rsidRPr="00C01CFF" w:rsidRDefault="00C01CFF" w:rsidP="00C01CFF">
            <w:pPr>
              <w:widowControl w:val="0"/>
              <w:bidi w:val="0"/>
              <w:spacing w:before="0" w:beforeAutospacing="0" w:after="0" w:afterAutospacing="0" w:line="240" w:lineRule="auto"/>
              <w:jc w:val="right"/>
              <w:rPr>
                <w:rFonts w:ascii="Courier New" w:hAnsi="Courier New" w:cs="Courier New"/>
                <w:color w:val="000000"/>
                <w:sz w:val="2"/>
                <w:szCs w:val="2"/>
                <w:rtl/>
                <w:lang w:val="he-IL" w:eastAsia="he-IL"/>
              </w:rPr>
            </w:pPr>
          </w:p>
          <w:tbl>
            <w:tblPr>
              <w:tblStyle w:val="a8"/>
              <w:bidiVisual/>
              <w:tblW w:w="0" w:type="auto"/>
              <w:tblInd w:w="84" w:type="dxa"/>
              <w:tblLook w:val="04A0" w:firstRow="1" w:lastRow="0" w:firstColumn="1" w:lastColumn="0" w:noHBand="0" w:noVBand="1"/>
            </w:tblPr>
            <w:tblGrid>
              <w:gridCol w:w="11530"/>
            </w:tblGrid>
            <w:tr w:rsidR="00C01CFF" w:rsidRPr="00C01CFF" w14:paraId="4A745A9B" w14:textId="77777777" w:rsidTr="00124523">
              <w:trPr>
                <w:trHeight w:val="227"/>
                <w:tblHeader/>
              </w:trPr>
              <w:tc>
                <w:tcPr>
                  <w:tcW w:w="11530" w:type="dxa"/>
                  <w:shd w:val="clear" w:color="auto" w:fill="F2F2F2" w:themeFill="background1" w:themeFillShade="F2"/>
                </w:tcPr>
                <w:p w14:paraId="501ED8EA"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C01CFF">
                    <w:rPr>
                      <w:rFonts w:asciiTheme="minorBidi" w:eastAsia="Times New Roman" w:hAnsiTheme="minorBidi" w:cs="David"/>
                      <w:b/>
                      <w:color w:val="000000"/>
                      <w:sz w:val="24"/>
                      <w:szCs w:val="24"/>
                      <w:rtl/>
                      <w:lang w:val="he-IL" w:eastAsia="he-IL"/>
                    </w:rPr>
                    <w:t>ביטול/שינוי הפוליסה *</w:t>
                  </w:r>
                </w:p>
              </w:tc>
            </w:tr>
            <w:tr w:rsidR="00C01CFF" w:rsidRPr="00C01CFF" w14:paraId="52D5DE47" w14:textId="77777777" w:rsidTr="00124523">
              <w:trPr>
                <w:trHeight w:val="334"/>
              </w:trPr>
              <w:tc>
                <w:tcPr>
                  <w:tcW w:w="11530" w:type="dxa"/>
                  <w:vAlign w:val="center"/>
                </w:tcPr>
                <w:p w14:paraId="6CC4BEBA"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jc w:val="right"/>
                    <w:rPr>
                      <w:rFonts w:asciiTheme="minorBidi" w:eastAsia="Times New Roman" w:hAnsiTheme="minorBidi" w:cs="David"/>
                      <w:bCs/>
                      <w:color w:val="000000"/>
                      <w:sz w:val="20"/>
                      <w:szCs w:val="24"/>
                      <w:rtl/>
                      <w:lang w:val="he-IL" w:eastAsia="he-IL"/>
                    </w:rPr>
                  </w:pPr>
                  <w:r w:rsidRPr="00C01CFF">
                    <w:rPr>
                      <w:rFonts w:asciiTheme="minorBidi" w:eastAsia="Times New Roman" w:hAnsiTheme="minorBidi" w:cs="David"/>
                      <w:b/>
                      <w:color w:val="000000"/>
                      <w:sz w:val="20"/>
                      <w:szCs w:val="24"/>
                      <w:rtl/>
                      <w:lang w:val="he-IL" w:eastAsia="he-IL"/>
                    </w:rPr>
                    <w:t xml:space="preserve">שינוי לרעת מבקש האישור או ביטול של פוליסת ביטוח,  לא ייכנס לתוקף אלא </w:t>
                  </w:r>
                  <w:r w:rsidRPr="00C01CFF">
                    <w:rPr>
                      <w:rFonts w:asciiTheme="minorBidi" w:eastAsia="Times New Roman" w:hAnsiTheme="minorBidi" w:cs="David"/>
                      <w:bCs/>
                      <w:color w:val="000000"/>
                      <w:sz w:val="20"/>
                      <w:szCs w:val="24"/>
                      <w:rtl/>
                      <w:lang w:val="he-IL" w:eastAsia="he-IL"/>
                    </w:rPr>
                    <w:t>30 יום</w:t>
                  </w:r>
                  <w:r w:rsidRPr="00C01CFF">
                    <w:rPr>
                      <w:rFonts w:asciiTheme="minorBidi" w:eastAsia="Times New Roman" w:hAnsiTheme="minorBidi" w:cs="David"/>
                      <w:b/>
                      <w:color w:val="000000"/>
                      <w:sz w:val="20"/>
                      <w:szCs w:val="24"/>
                      <w:rtl/>
                      <w:lang w:val="he-IL" w:eastAsia="he-IL"/>
                    </w:rPr>
                    <w:t xml:space="preserve"> לאחר משלוח הודעה למבקש האישור בדבר השינוי או הביטול.</w:t>
                  </w:r>
                </w:p>
              </w:tc>
            </w:tr>
          </w:tbl>
          <w:p w14:paraId="71BD3B9B" w14:textId="77777777" w:rsidR="00C01CFF" w:rsidRPr="00C01CFF" w:rsidRDefault="00C01CFF" w:rsidP="00C01CFF">
            <w:pPr>
              <w:widowControl w:val="0"/>
              <w:bidi w:val="0"/>
              <w:spacing w:before="0" w:beforeAutospacing="0" w:after="0" w:afterAutospacing="0" w:line="240" w:lineRule="auto"/>
              <w:jc w:val="right"/>
              <w:rPr>
                <w:rFonts w:ascii="Courier New" w:hAnsi="Courier New" w:cs="Courier New"/>
                <w:color w:val="000000"/>
                <w:sz w:val="2"/>
                <w:szCs w:val="2"/>
                <w:rtl/>
                <w:lang w:val="he-IL" w:eastAsia="he-IL"/>
              </w:rPr>
            </w:pPr>
          </w:p>
          <w:p w14:paraId="03A4A625" w14:textId="77777777" w:rsidR="00C01CFF" w:rsidRPr="00C01CFF" w:rsidRDefault="00C01CFF" w:rsidP="00C01CFF">
            <w:pPr>
              <w:widowControl w:val="0"/>
              <w:bidi w:val="0"/>
              <w:spacing w:before="0" w:beforeAutospacing="0" w:after="0" w:afterAutospacing="0" w:line="240" w:lineRule="auto"/>
              <w:jc w:val="right"/>
              <w:rPr>
                <w:rFonts w:ascii="Courier New" w:hAnsi="Courier New" w:cs="Courier New"/>
                <w:color w:val="000000"/>
                <w:sz w:val="2"/>
                <w:szCs w:val="2"/>
                <w:rtl/>
                <w:lang w:val="he-IL" w:eastAsia="he-IL"/>
              </w:rPr>
            </w:pPr>
          </w:p>
          <w:tbl>
            <w:tblPr>
              <w:tblStyle w:val="a8"/>
              <w:bidiVisual/>
              <w:tblW w:w="0" w:type="auto"/>
              <w:tblInd w:w="84" w:type="dxa"/>
              <w:tblLook w:val="04A0" w:firstRow="1" w:lastRow="0" w:firstColumn="1" w:lastColumn="0" w:noHBand="0" w:noVBand="1"/>
            </w:tblPr>
            <w:tblGrid>
              <w:gridCol w:w="11530"/>
            </w:tblGrid>
            <w:tr w:rsidR="00C01CFF" w:rsidRPr="00C01CFF" w14:paraId="68A57E63" w14:textId="77777777" w:rsidTr="00124523">
              <w:trPr>
                <w:trHeight w:val="227"/>
                <w:tblHeader/>
              </w:trPr>
              <w:tc>
                <w:tcPr>
                  <w:tcW w:w="11530" w:type="dxa"/>
                  <w:shd w:val="clear" w:color="auto" w:fill="F2F2F2" w:themeFill="background1" w:themeFillShade="F2"/>
                </w:tcPr>
                <w:p w14:paraId="5E867E3B"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C01CFF">
                    <w:rPr>
                      <w:rFonts w:asciiTheme="minorBidi" w:eastAsia="Times New Roman" w:hAnsiTheme="minorBidi" w:cs="David"/>
                      <w:b/>
                      <w:color w:val="000000"/>
                      <w:sz w:val="24"/>
                      <w:szCs w:val="24"/>
                      <w:rtl/>
                      <w:lang w:val="he-IL" w:eastAsia="he-IL"/>
                    </w:rPr>
                    <w:t>חתימת האישור</w:t>
                  </w:r>
                </w:p>
              </w:tc>
            </w:tr>
            <w:tr w:rsidR="00C01CFF" w:rsidRPr="00C01CFF" w14:paraId="70292C72" w14:textId="77777777" w:rsidTr="00124523">
              <w:trPr>
                <w:trHeight w:val="598"/>
              </w:trPr>
              <w:tc>
                <w:tcPr>
                  <w:tcW w:w="11530" w:type="dxa"/>
                </w:tcPr>
                <w:p w14:paraId="2FEE9DD1" w14:textId="77777777" w:rsidR="00C01CFF" w:rsidRPr="00C01CFF" w:rsidRDefault="00C01CFF" w:rsidP="00C330C8">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C01CFF">
                    <w:rPr>
                      <w:rFonts w:asciiTheme="minorBidi" w:eastAsia="Times New Roman" w:hAnsiTheme="minorBidi" w:cs="David"/>
                      <w:b/>
                      <w:color w:val="000000"/>
                      <w:sz w:val="24"/>
                      <w:szCs w:val="24"/>
                      <w:rtl/>
                      <w:lang w:val="he-IL" w:eastAsia="he-IL"/>
                    </w:rPr>
                    <w:t>המבטח:</w:t>
                  </w:r>
                </w:p>
              </w:tc>
            </w:tr>
          </w:tbl>
          <w:p w14:paraId="769B033A" w14:textId="77777777" w:rsidR="00C01CFF" w:rsidRPr="00C01CFF" w:rsidRDefault="00C01CFF" w:rsidP="00C01CFF">
            <w:pPr>
              <w:widowControl w:val="0"/>
              <w:bidi w:val="0"/>
              <w:spacing w:before="0" w:beforeAutospacing="0" w:after="0" w:afterAutospacing="0" w:line="240" w:lineRule="auto"/>
              <w:contextualSpacing/>
              <w:jc w:val="right"/>
              <w:rPr>
                <w:rFonts w:ascii="David" w:hAnsi="David" w:cs="David"/>
                <w:color w:val="000000"/>
                <w:sz w:val="24"/>
                <w:szCs w:val="24"/>
                <w:rtl/>
                <w:lang w:val="he-IL" w:eastAsia="he-IL"/>
              </w:rPr>
            </w:pPr>
            <w:r w:rsidRPr="00C01CFF">
              <w:rPr>
                <w:rFonts w:ascii="David" w:hAnsi="David" w:cs="David"/>
                <w:b/>
                <w:bCs/>
                <w:color w:val="000000"/>
                <w:sz w:val="24"/>
                <w:szCs w:val="24"/>
                <w:rtl/>
                <w:lang w:val="he-IL" w:eastAsia="he-IL"/>
              </w:rPr>
              <w:t xml:space="preserve">* באישור ביטוח כללי ואישור על הסכמה לעריכת ביטוח </w:t>
            </w:r>
            <w:r w:rsidRPr="00C01CFF">
              <w:rPr>
                <w:rFonts w:ascii="David" w:hAnsi="David" w:cs="David"/>
                <w:color w:val="000000"/>
                <w:sz w:val="24"/>
                <w:szCs w:val="24"/>
                <w:rtl/>
                <w:lang w:val="he-IL" w:eastAsia="he-IL"/>
              </w:rPr>
              <w:t>ניתן לסמן שדות אלה כשדות שאינם בתוקף.</w:t>
            </w:r>
          </w:p>
          <w:p w14:paraId="33D7C4FA" w14:textId="77777777" w:rsidR="00C01CFF" w:rsidRPr="00C01CFF" w:rsidRDefault="00C01CFF" w:rsidP="00C01CFF">
            <w:pPr>
              <w:widowControl w:val="0"/>
              <w:bidi w:val="0"/>
              <w:spacing w:before="0" w:beforeAutospacing="0" w:after="0" w:afterAutospacing="0" w:line="240" w:lineRule="auto"/>
              <w:contextualSpacing/>
              <w:jc w:val="right"/>
              <w:rPr>
                <w:rFonts w:ascii="David" w:hAnsi="David" w:cs="David"/>
                <w:b/>
                <w:bCs/>
                <w:color w:val="000000"/>
                <w:sz w:val="24"/>
                <w:szCs w:val="24"/>
                <w:rtl/>
                <w:lang w:val="he-IL" w:eastAsia="he-IL"/>
              </w:rPr>
            </w:pPr>
            <w:r w:rsidRPr="00C01CFF">
              <w:rPr>
                <w:rFonts w:ascii="David" w:hAnsi="David" w:cs="David"/>
                <w:b/>
                <w:bCs/>
                <w:color w:val="000000"/>
                <w:sz w:val="24"/>
                <w:szCs w:val="24"/>
                <w:rtl/>
                <w:lang w:val="he-IL" w:eastAsia="he-IL"/>
              </w:rPr>
              <w:t>** שדות אלה יופיעו באישור על הסכמה לעריכת ביטוח בלבד.</w:t>
            </w:r>
          </w:p>
          <w:p w14:paraId="77AC7CDD" w14:textId="77777777" w:rsidR="00C01CFF" w:rsidRPr="00C01CFF" w:rsidRDefault="00C01CFF" w:rsidP="00C01CFF">
            <w:pPr>
              <w:widowControl w:val="0"/>
              <w:bidi w:val="0"/>
              <w:spacing w:before="0" w:beforeAutospacing="0" w:after="0" w:afterAutospacing="0" w:line="240" w:lineRule="auto"/>
              <w:contextualSpacing/>
              <w:jc w:val="right"/>
              <w:rPr>
                <w:rFonts w:ascii="David" w:hAnsi="David" w:cs="David"/>
                <w:color w:val="000000"/>
                <w:sz w:val="24"/>
                <w:szCs w:val="24"/>
                <w:rtl/>
                <w:lang w:val="he-IL" w:eastAsia="he-IL"/>
              </w:rPr>
            </w:pPr>
            <w:r w:rsidRPr="00C01CFF">
              <w:rPr>
                <w:rFonts w:ascii="David" w:hAnsi="David" w:cs="David"/>
                <w:b/>
                <w:bCs/>
                <w:color w:val="000000"/>
                <w:sz w:val="24"/>
                <w:szCs w:val="24"/>
                <w:rtl/>
                <w:lang w:val="he-IL" w:eastAsia="he-IL"/>
              </w:rPr>
              <w:t>*** שדות אלה לא יופיעו באישור על הסכמה לעריכת ביטוח</w:t>
            </w:r>
            <w:r w:rsidRPr="00C01CFF">
              <w:rPr>
                <w:rFonts w:ascii="David" w:hAnsi="David" w:cs="David"/>
                <w:color w:val="000000"/>
                <w:sz w:val="24"/>
                <w:szCs w:val="24"/>
                <w:rtl/>
                <w:lang w:val="he-IL" w:eastAsia="he-IL"/>
              </w:rPr>
              <w:t>.</w:t>
            </w:r>
          </w:p>
          <w:p w14:paraId="2F3F2685" w14:textId="77777777" w:rsidR="00C01CFF" w:rsidRPr="00C01CFF" w:rsidRDefault="00C01CFF" w:rsidP="00C01CFF">
            <w:pPr>
              <w:widowControl w:val="0"/>
              <w:bidi w:val="0"/>
              <w:spacing w:before="0" w:beforeAutospacing="0" w:after="0" w:afterAutospacing="0" w:line="240" w:lineRule="auto"/>
              <w:contextualSpacing/>
              <w:jc w:val="right"/>
              <w:rPr>
                <w:rFonts w:ascii="David" w:hAnsi="David" w:cs="David"/>
                <w:b/>
                <w:bCs/>
                <w:color w:val="000000"/>
                <w:sz w:val="24"/>
                <w:szCs w:val="24"/>
                <w:rtl/>
                <w:lang w:val="he-IL" w:eastAsia="he-IL"/>
              </w:rPr>
            </w:pPr>
            <w:r w:rsidRPr="00C01CFF">
              <w:rPr>
                <w:rFonts w:ascii="David" w:hAnsi="David" w:cs="David"/>
                <w:b/>
                <w:bCs/>
                <w:color w:val="000000"/>
                <w:sz w:val="24"/>
                <w:szCs w:val="24"/>
                <w:rtl/>
                <w:lang w:val="he-IL" w:eastAsia="he-IL"/>
              </w:rPr>
              <w:t>****</w:t>
            </w:r>
            <w:r w:rsidRPr="00C01CFF">
              <w:rPr>
                <w:rFonts w:ascii="David" w:hAnsi="David" w:cs="David"/>
                <w:color w:val="000000"/>
                <w:sz w:val="24"/>
                <w:szCs w:val="24"/>
                <w:rtl/>
                <w:lang w:val="he-IL" w:eastAsia="he-IL"/>
              </w:rPr>
              <w:t xml:space="preserve"> </w:t>
            </w:r>
            <w:r w:rsidRPr="00C01CFF">
              <w:rPr>
                <w:rFonts w:ascii="David" w:hAnsi="David"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24B57617" w14:textId="77777777" w:rsidR="00C01CFF" w:rsidRPr="00C01CFF" w:rsidRDefault="00C01CFF" w:rsidP="00C01CFF">
            <w:pPr>
              <w:spacing w:before="0" w:beforeAutospacing="0" w:after="200" w:afterAutospacing="0" w:line="276" w:lineRule="auto"/>
              <w:ind w:left="84" w:hanging="41"/>
              <w:jc w:val="center"/>
              <w:outlineLvl w:val="0"/>
              <w:rPr>
                <w:rFonts w:ascii="Courier New" w:hAnsi="Courier New" w:cs="David"/>
                <w:b/>
                <w:bCs/>
                <w:sz w:val="24"/>
                <w:szCs w:val="24"/>
                <w:u w:val="single"/>
                <w:rtl/>
              </w:rPr>
            </w:pPr>
            <w:r w:rsidRPr="00C01CFF">
              <w:rPr>
                <w:rFonts w:ascii="David" w:hAnsi="David" w:cs="David"/>
                <w:b/>
                <w:bCs/>
                <w:color w:val="000000"/>
                <w:sz w:val="24"/>
                <w:szCs w:val="24"/>
                <w:rtl/>
                <w:lang w:val="he-IL" w:eastAsia="he-IL"/>
              </w:rPr>
              <w:br w:type="page"/>
            </w:r>
          </w:p>
          <w:p w14:paraId="6080058E" w14:textId="77777777" w:rsidR="00C01CFF" w:rsidRPr="006519CD" w:rsidRDefault="00C01CFF" w:rsidP="006519CD">
            <w:pPr>
              <w:spacing w:before="0" w:beforeAutospacing="0" w:after="0" w:afterAutospacing="0" w:line="360" w:lineRule="auto"/>
              <w:jc w:val="both"/>
              <w:rPr>
                <w:rFonts w:ascii="David" w:hAnsi="David" w:cs="David"/>
                <w:sz w:val="25"/>
                <w:szCs w:val="25"/>
                <w:rtl/>
              </w:rPr>
            </w:pPr>
          </w:p>
        </w:tc>
      </w:tr>
    </w:tbl>
    <w:p w14:paraId="0A6A539A" w14:textId="77777777" w:rsidR="00F24F9E" w:rsidRDefault="00F24F9E"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2C15EB6D" w14:textId="77777777" w:rsidR="00F24F9E" w:rsidRDefault="00F24F9E"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5FF57C14" w14:textId="77777777" w:rsidR="00F24F9E" w:rsidRDefault="00F24F9E"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67A5F00B" w14:textId="77777777" w:rsidR="00F24F9E" w:rsidRDefault="00F24F9E"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63F6BB99" w14:textId="77777777" w:rsidR="004007D5" w:rsidRDefault="004007D5"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0B87C21D"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 xml:space="preserve">נספח </w:t>
      </w:r>
      <w:r w:rsidR="00672C76">
        <w:rPr>
          <w:rFonts w:ascii="Times New Roman" w:eastAsia="Times New Roman" w:hAnsi="Times New Roman" w:cs="David" w:hint="cs"/>
          <w:b/>
          <w:bCs/>
          <w:sz w:val="20"/>
          <w:szCs w:val="24"/>
          <w:u w:val="single"/>
          <w:rtl/>
          <w:lang w:eastAsia="he-IL"/>
        </w:rPr>
        <w:t>"</w:t>
      </w:r>
      <w:r w:rsidRPr="00B27B4C">
        <w:rPr>
          <w:rFonts w:ascii="Times New Roman" w:eastAsia="Times New Roman" w:hAnsi="Times New Roman" w:cs="David" w:hint="cs"/>
          <w:b/>
          <w:bCs/>
          <w:sz w:val="20"/>
          <w:szCs w:val="24"/>
          <w:u w:val="single"/>
          <w:rtl/>
          <w:lang w:eastAsia="he-IL"/>
        </w:rPr>
        <w:t>ח'</w:t>
      </w:r>
      <w:r w:rsidR="00672C76">
        <w:rPr>
          <w:rFonts w:ascii="Times New Roman" w:eastAsia="Times New Roman" w:hAnsi="Times New Roman" w:cs="David" w:hint="cs"/>
          <w:b/>
          <w:bCs/>
          <w:sz w:val="20"/>
          <w:szCs w:val="24"/>
          <w:u w:val="single"/>
          <w:rtl/>
          <w:lang w:eastAsia="he-IL"/>
        </w:rPr>
        <w:t>'</w:t>
      </w:r>
    </w:p>
    <w:p w14:paraId="722E8ABB" w14:textId="77777777" w:rsidR="00B27B4C" w:rsidRPr="00B27B4C" w:rsidRDefault="00B27B4C" w:rsidP="00B27B4C">
      <w:pPr>
        <w:widowControl w:val="0"/>
        <w:spacing w:before="0" w:beforeAutospacing="0" w:after="0" w:afterAutospacing="0" w:line="240" w:lineRule="auto"/>
        <w:ind w:hanging="720"/>
        <w:jc w:val="center"/>
        <w:rPr>
          <w:rFonts w:ascii="Times New Roman" w:eastAsia="Times New Roman" w:hAnsi="Times New Roman" w:cs="David"/>
          <w:b/>
          <w:bCs/>
          <w:sz w:val="20"/>
          <w:szCs w:val="24"/>
          <w:u w:val="single"/>
          <w:lang w:eastAsia="he-IL"/>
        </w:rPr>
      </w:pPr>
    </w:p>
    <w:p w14:paraId="7E8D0A9C" w14:textId="77777777" w:rsidR="00B27B4C" w:rsidRPr="00B27B4C" w:rsidRDefault="00B27B4C" w:rsidP="00B27B4C">
      <w:pPr>
        <w:widowControl w:val="0"/>
        <w:spacing w:before="0" w:beforeAutospacing="0" w:after="0" w:afterAutospacing="0" w:line="240" w:lineRule="auto"/>
        <w:ind w:hanging="720"/>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
          <w:bCs/>
          <w:sz w:val="20"/>
          <w:szCs w:val="24"/>
          <w:u w:val="single"/>
          <w:rtl/>
          <w:lang w:eastAsia="he-IL"/>
        </w:rPr>
        <w:t>רשימת התכניות והמסמכים שעל המתכנן להנפיק</w:t>
      </w:r>
    </w:p>
    <w:p w14:paraId="03DD0B6C"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20BCE61"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למען הסר ספק יובהר כי מסמך זה מהווה השלמה לנספח ב' ובכל מקרה אינו גורע ממנו.</w:t>
      </w:r>
    </w:p>
    <w:p w14:paraId="29F93628"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89F6AFB" w14:textId="77777777" w:rsidR="00B27B4C" w:rsidRPr="008E7D94" w:rsidDel="008E7D94" w:rsidRDefault="00B27B4C" w:rsidP="00B27B4C">
      <w:pPr>
        <w:widowControl w:val="0"/>
        <w:spacing w:before="0" w:beforeAutospacing="0" w:after="0" w:afterAutospacing="0" w:line="240" w:lineRule="auto"/>
        <w:jc w:val="both"/>
        <w:rPr>
          <w:del w:id="345" w:author="מרול אטמן" w:date="2024-01-04T15:44:00Z"/>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w:t>
      </w:r>
      <w:r w:rsidRPr="00B27B4C">
        <w:rPr>
          <w:rFonts w:ascii="Times New Roman" w:eastAsia="Times New Roman" w:hAnsi="Times New Roman" w:cs="David" w:hint="cs"/>
          <w:sz w:val="20"/>
          <w:szCs w:val="24"/>
          <w:rtl/>
          <w:lang w:eastAsia="he-IL"/>
        </w:rPr>
        <w:tab/>
      </w:r>
      <w:del w:id="346" w:author="מרול אטמן" w:date="2024-01-04T15:44:00Z">
        <w:r w:rsidRPr="008E7D94" w:rsidDel="008E7D94">
          <w:rPr>
            <w:rFonts w:ascii="Times New Roman" w:eastAsia="Times New Roman" w:hAnsi="Times New Roman" w:cs="David" w:hint="eastAsia"/>
            <w:sz w:val="20"/>
            <w:szCs w:val="24"/>
            <w:rtl/>
            <w:lang w:eastAsia="he-IL"/>
            <w:rPrChange w:id="347" w:author="מרול אטמן" w:date="2024-01-04T15:44:00Z">
              <w:rPr>
                <w:rFonts w:ascii="Times New Roman" w:eastAsia="Times New Roman" w:hAnsi="Times New Roman" w:cs="David" w:hint="eastAsia"/>
                <w:sz w:val="20"/>
                <w:szCs w:val="24"/>
                <w:u w:val="single"/>
                <w:rtl/>
                <w:lang w:eastAsia="he-IL"/>
              </w:rPr>
            </w:rPrChange>
          </w:rPr>
          <w:delText>תכניות</w:delText>
        </w:r>
        <w:r w:rsidRPr="008E7D94" w:rsidDel="008E7D94">
          <w:rPr>
            <w:rFonts w:ascii="Times New Roman" w:eastAsia="Times New Roman" w:hAnsi="Times New Roman" w:cs="David"/>
            <w:sz w:val="20"/>
            <w:szCs w:val="24"/>
            <w:rtl/>
            <w:lang w:eastAsia="he-IL"/>
            <w:rPrChange w:id="348" w:author="מרול אטמן" w:date="2024-01-04T15:44:00Z">
              <w:rPr>
                <w:rFonts w:ascii="Times New Roman" w:eastAsia="Times New Roman" w:hAnsi="Times New Roman" w:cs="David"/>
                <w:sz w:val="20"/>
                <w:szCs w:val="24"/>
                <w:u w:val="single"/>
                <w:rtl/>
                <w:lang w:eastAsia="he-IL"/>
              </w:rPr>
            </w:rPrChange>
          </w:rPr>
          <w:delText xml:space="preserve"> </w:delText>
        </w:r>
        <w:r w:rsidRPr="008E7D94" w:rsidDel="008E7D94">
          <w:rPr>
            <w:rFonts w:ascii="Times New Roman" w:eastAsia="Times New Roman" w:hAnsi="Times New Roman" w:cs="David" w:hint="eastAsia"/>
            <w:sz w:val="20"/>
            <w:szCs w:val="24"/>
            <w:rtl/>
            <w:lang w:eastAsia="he-IL"/>
            <w:rPrChange w:id="349" w:author="מרול אטמן" w:date="2024-01-04T15:44:00Z">
              <w:rPr>
                <w:rFonts w:ascii="Times New Roman" w:eastAsia="Times New Roman" w:hAnsi="Times New Roman" w:cs="David" w:hint="eastAsia"/>
                <w:sz w:val="20"/>
                <w:szCs w:val="24"/>
                <w:u w:val="single"/>
                <w:rtl/>
                <w:lang w:eastAsia="he-IL"/>
              </w:rPr>
            </w:rPrChange>
          </w:rPr>
          <w:delText>ומסמכים</w:delText>
        </w:r>
        <w:r w:rsidRPr="008E7D94" w:rsidDel="008E7D94">
          <w:rPr>
            <w:rFonts w:ascii="Times New Roman" w:eastAsia="Times New Roman" w:hAnsi="Times New Roman" w:cs="David"/>
            <w:sz w:val="20"/>
            <w:szCs w:val="24"/>
            <w:rtl/>
            <w:lang w:eastAsia="he-IL"/>
            <w:rPrChange w:id="350" w:author="מרול אטמן" w:date="2024-01-04T15:44:00Z">
              <w:rPr>
                <w:rFonts w:ascii="Times New Roman" w:eastAsia="Times New Roman" w:hAnsi="Times New Roman" w:cs="David"/>
                <w:sz w:val="20"/>
                <w:szCs w:val="24"/>
                <w:u w:val="single"/>
                <w:rtl/>
                <w:lang w:eastAsia="he-IL"/>
              </w:rPr>
            </w:rPrChange>
          </w:rPr>
          <w:delText xml:space="preserve"> </w:delText>
        </w:r>
        <w:r w:rsidRPr="008E7D94" w:rsidDel="008E7D94">
          <w:rPr>
            <w:rFonts w:ascii="Times New Roman" w:eastAsia="Times New Roman" w:hAnsi="Times New Roman" w:cs="David" w:hint="eastAsia"/>
            <w:sz w:val="20"/>
            <w:szCs w:val="24"/>
            <w:rtl/>
            <w:lang w:eastAsia="he-IL"/>
            <w:rPrChange w:id="351" w:author="מרול אטמן" w:date="2024-01-04T15:44:00Z">
              <w:rPr>
                <w:rFonts w:ascii="Times New Roman" w:eastAsia="Times New Roman" w:hAnsi="Times New Roman" w:cs="David" w:hint="eastAsia"/>
                <w:sz w:val="20"/>
                <w:szCs w:val="24"/>
                <w:u w:val="single"/>
                <w:rtl/>
                <w:lang w:eastAsia="he-IL"/>
              </w:rPr>
            </w:rPrChange>
          </w:rPr>
          <w:delText>לתכניות</w:delText>
        </w:r>
        <w:r w:rsidRPr="008E7D94" w:rsidDel="008E7D94">
          <w:rPr>
            <w:rFonts w:ascii="Times New Roman" w:eastAsia="Times New Roman" w:hAnsi="Times New Roman" w:cs="David"/>
            <w:sz w:val="20"/>
            <w:szCs w:val="24"/>
            <w:rtl/>
            <w:lang w:eastAsia="he-IL"/>
            <w:rPrChange w:id="352" w:author="מרול אטמן" w:date="2024-01-04T15:44:00Z">
              <w:rPr>
                <w:rFonts w:ascii="Times New Roman" w:eastAsia="Times New Roman" w:hAnsi="Times New Roman" w:cs="David"/>
                <w:sz w:val="20"/>
                <w:szCs w:val="24"/>
                <w:u w:val="single"/>
                <w:rtl/>
                <w:lang w:eastAsia="he-IL"/>
              </w:rPr>
            </w:rPrChange>
          </w:rPr>
          <w:delText xml:space="preserve"> </w:delText>
        </w:r>
        <w:r w:rsidRPr="008E7D94" w:rsidDel="008E7D94">
          <w:rPr>
            <w:rFonts w:ascii="Times New Roman" w:eastAsia="Times New Roman" w:hAnsi="Times New Roman" w:cs="David" w:hint="eastAsia"/>
            <w:sz w:val="20"/>
            <w:szCs w:val="24"/>
            <w:rtl/>
            <w:lang w:eastAsia="he-IL"/>
            <w:rPrChange w:id="353" w:author="מרול אטמן" w:date="2024-01-04T15:44:00Z">
              <w:rPr>
                <w:rFonts w:ascii="Times New Roman" w:eastAsia="Times New Roman" w:hAnsi="Times New Roman" w:cs="David" w:hint="eastAsia"/>
                <w:sz w:val="20"/>
                <w:szCs w:val="24"/>
                <w:u w:val="single"/>
                <w:rtl/>
                <w:lang w:eastAsia="he-IL"/>
              </w:rPr>
            </w:rPrChange>
          </w:rPr>
          <w:delText>בניין</w:delText>
        </w:r>
        <w:r w:rsidRPr="008E7D94" w:rsidDel="008E7D94">
          <w:rPr>
            <w:rFonts w:ascii="Times New Roman" w:eastAsia="Times New Roman" w:hAnsi="Times New Roman" w:cs="David"/>
            <w:sz w:val="20"/>
            <w:szCs w:val="24"/>
            <w:rtl/>
            <w:lang w:eastAsia="he-IL"/>
            <w:rPrChange w:id="354" w:author="מרול אטמן" w:date="2024-01-04T15:44:00Z">
              <w:rPr>
                <w:rFonts w:ascii="Times New Roman" w:eastAsia="Times New Roman" w:hAnsi="Times New Roman" w:cs="David"/>
                <w:sz w:val="20"/>
                <w:szCs w:val="24"/>
                <w:u w:val="single"/>
                <w:rtl/>
                <w:lang w:eastAsia="he-IL"/>
              </w:rPr>
            </w:rPrChange>
          </w:rPr>
          <w:delText xml:space="preserve"> </w:delText>
        </w:r>
        <w:r w:rsidRPr="008E7D94" w:rsidDel="008E7D94">
          <w:rPr>
            <w:rFonts w:ascii="Times New Roman" w:eastAsia="Times New Roman" w:hAnsi="Times New Roman" w:cs="David" w:hint="eastAsia"/>
            <w:sz w:val="20"/>
            <w:szCs w:val="24"/>
            <w:rtl/>
            <w:lang w:eastAsia="he-IL"/>
            <w:rPrChange w:id="355" w:author="מרול אטמן" w:date="2024-01-04T15:44:00Z">
              <w:rPr>
                <w:rFonts w:ascii="Times New Roman" w:eastAsia="Times New Roman" w:hAnsi="Times New Roman" w:cs="David" w:hint="eastAsia"/>
                <w:sz w:val="20"/>
                <w:szCs w:val="24"/>
                <w:u w:val="single"/>
                <w:rtl/>
                <w:lang w:eastAsia="he-IL"/>
              </w:rPr>
            </w:rPrChange>
          </w:rPr>
          <w:delText>עיר</w:delText>
        </w:r>
        <w:r w:rsidRPr="008E7D94" w:rsidDel="008E7D94">
          <w:rPr>
            <w:rFonts w:ascii="Times New Roman" w:eastAsia="Times New Roman" w:hAnsi="Times New Roman" w:cs="David"/>
            <w:sz w:val="20"/>
            <w:szCs w:val="24"/>
            <w:rtl/>
            <w:lang w:eastAsia="he-IL"/>
            <w:rPrChange w:id="356" w:author="מרול אטמן" w:date="2024-01-04T15:44:00Z">
              <w:rPr>
                <w:rFonts w:ascii="Times New Roman" w:eastAsia="Times New Roman" w:hAnsi="Times New Roman" w:cs="David"/>
                <w:sz w:val="20"/>
                <w:szCs w:val="24"/>
                <w:u w:val="single"/>
                <w:rtl/>
                <w:lang w:eastAsia="he-IL"/>
              </w:rPr>
            </w:rPrChange>
          </w:rPr>
          <w:delText>:</w:delText>
        </w:r>
      </w:del>
    </w:p>
    <w:p w14:paraId="76D7FFD7" w14:textId="77777777" w:rsidR="00B27B4C" w:rsidRPr="008E7D94" w:rsidDel="008E7D94" w:rsidRDefault="00B27B4C" w:rsidP="00B27B4C">
      <w:pPr>
        <w:widowControl w:val="0"/>
        <w:spacing w:before="0" w:beforeAutospacing="0" w:after="0" w:afterAutospacing="0" w:line="240" w:lineRule="auto"/>
        <w:ind w:hanging="720"/>
        <w:jc w:val="both"/>
        <w:rPr>
          <w:del w:id="357" w:author="מרול אטמן" w:date="2024-01-04T15:44:00Z"/>
          <w:rFonts w:ascii="Times New Roman" w:eastAsia="Times New Roman" w:hAnsi="Times New Roman" w:cs="David"/>
          <w:sz w:val="20"/>
          <w:szCs w:val="24"/>
          <w:rtl/>
          <w:lang w:eastAsia="he-IL"/>
        </w:rPr>
      </w:pPr>
    </w:p>
    <w:p w14:paraId="577EC115" w14:textId="77777777" w:rsidR="00B27B4C" w:rsidRPr="008E7D94" w:rsidDel="008E7D94" w:rsidRDefault="00B27B4C" w:rsidP="00B27B4C">
      <w:pPr>
        <w:widowControl w:val="0"/>
        <w:numPr>
          <w:ilvl w:val="1"/>
          <w:numId w:val="3"/>
        </w:numPr>
        <w:spacing w:before="0" w:beforeAutospacing="0" w:after="0" w:afterAutospacing="0" w:line="240" w:lineRule="auto"/>
        <w:jc w:val="both"/>
        <w:rPr>
          <w:del w:id="358" w:author="מרול אטמן" w:date="2024-01-04T15:44:00Z"/>
          <w:rFonts w:ascii="Times New Roman" w:eastAsia="Times New Roman" w:hAnsi="Times New Roman" w:cs="David"/>
          <w:sz w:val="20"/>
          <w:szCs w:val="24"/>
          <w:rtl/>
          <w:lang w:eastAsia="he-IL"/>
        </w:rPr>
      </w:pPr>
      <w:del w:id="359" w:author="מרול אטמן" w:date="2024-01-04T15:44:00Z">
        <w:r w:rsidRPr="008E7D94" w:rsidDel="008E7D94">
          <w:rPr>
            <w:rFonts w:ascii="Times New Roman" w:eastAsia="Times New Roman" w:hAnsi="Times New Roman" w:cs="David" w:hint="cs"/>
            <w:sz w:val="20"/>
            <w:szCs w:val="24"/>
            <w:rtl/>
            <w:lang w:eastAsia="he-IL"/>
          </w:rPr>
          <w:delText>פרוגרמות.</w:delText>
        </w:r>
      </w:del>
    </w:p>
    <w:p w14:paraId="34C224B6" w14:textId="77777777" w:rsidR="00B27B4C" w:rsidRPr="008E7D94" w:rsidDel="008E7D94" w:rsidRDefault="00B27B4C" w:rsidP="00B27B4C">
      <w:pPr>
        <w:widowControl w:val="0"/>
        <w:numPr>
          <w:ilvl w:val="1"/>
          <w:numId w:val="3"/>
        </w:numPr>
        <w:spacing w:before="0" w:beforeAutospacing="0" w:after="0" w:afterAutospacing="0" w:line="240" w:lineRule="auto"/>
        <w:jc w:val="both"/>
        <w:rPr>
          <w:del w:id="360" w:author="מרול אטמן" w:date="2024-01-04T15:44:00Z"/>
          <w:rFonts w:ascii="Times New Roman" w:eastAsia="Times New Roman" w:hAnsi="Times New Roman" w:cs="David"/>
          <w:sz w:val="20"/>
          <w:szCs w:val="24"/>
          <w:rtl/>
          <w:lang w:eastAsia="he-IL"/>
        </w:rPr>
      </w:pPr>
      <w:del w:id="361" w:author="מרול אטמן" w:date="2024-01-04T15:44:00Z">
        <w:r w:rsidRPr="008E7D94" w:rsidDel="008E7D94">
          <w:rPr>
            <w:rFonts w:ascii="Times New Roman" w:eastAsia="Times New Roman" w:hAnsi="Times New Roman" w:cs="David" w:hint="cs"/>
            <w:sz w:val="20"/>
            <w:szCs w:val="24"/>
            <w:rtl/>
            <w:lang w:eastAsia="he-IL"/>
          </w:rPr>
          <w:delText>דו"חות המסבירים את עקרונות התכנון.</w:delText>
        </w:r>
      </w:del>
    </w:p>
    <w:p w14:paraId="17072B0B" w14:textId="77777777" w:rsidR="00B27B4C" w:rsidRPr="008E7D94" w:rsidDel="008E7D94" w:rsidRDefault="00B27B4C" w:rsidP="00B27B4C">
      <w:pPr>
        <w:widowControl w:val="0"/>
        <w:numPr>
          <w:ilvl w:val="1"/>
          <w:numId w:val="3"/>
        </w:numPr>
        <w:spacing w:before="0" w:beforeAutospacing="0" w:after="0" w:afterAutospacing="0" w:line="240" w:lineRule="auto"/>
        <w:jc w:val="both"/>
        <w:rPr>
          <w:del w:id="362" w:author="מרול אטמן" w:date="2024-01-04T15:44:00Z"/>
          <w:rFonts w:ascii="Times New Roman" w:eastAsia="Times New Roman" w:hAnsi="Times New Roman" w:cs="David"/>
          <w:sz w:val="20"/>
          <w:szCs w:val="24"/>
          <w:rtl/>
          <w:lang w:eastAsia="he-IL"/>
        </w:rPr>
      </w:pPr>
      <w:del w:id="363" w:author="מרול אטמן" w:date="2024-01-04T15:44:00Z">
        <w:r w:rsidRPr="008E7D94" w:rsidDel="008E7D94">
          <w:rPr>
            <w:rFonts w:ascii="Times New Roman" w:eastAsia="Times New Roman" w:hAnsi="Times New Roman" w:cs="David" w:hint="cs"/>
            <w:sz w:val="20"/>
            <w:szCs w:val="24"/>
            <w:rtl/>
            <w:lang w:eastAsia="he-IL"/>
          </w:rPr>
          <w:delText>נתונים כמותיים.</w:delText>
        </w:r>
      </w:del>
    </w:p>
    <w:p w14:paraId="090AFF12" w14:textId="77777777" w:rsidR="00B27B4C" w:rsidRPr="008E7D94" w:rsidDel="008E7D94" w:rsidRDefault="00B27B4C" w:rsidP="00B27B4C">
      <w:pPr>
        <w:widowControl w:val="0"/>
        <w:numPr>
          <w:ilvl w:val="1"/>
          <w:numId w:val="3"/>
        </w:numPr>
        <w:spacing w:before="0" w:beforeAutospacing="0" w:after="0" w:afterAutospacing="0" w:line="240" w:lineRule="auto"/>
        <w:jc w:val="both"/>
        <w:rPr>
          <w:del w:id="364" w:author="מרול אטמן" w:date="2024-01-04T15:44:00Z"/>
          <w:rFonts w:ascii="Times New Roman" w:eastAsia="Times New Roman" w:hAnsi="Times New Roman" w:cs="David"/>
          <w:sz w:val="20"/>
          <w:szCs w:val="24"/>
          <w:rtl/>
          <w:lang w:eastAsia="he-IL"/>
        </w:rPr>
      </w:pPr>
      <w:del w:id="365" w:author="מרול אטמן" w:date="2024-01-04T15:44:00Z">
        <w:r w:rsidRPr="008E7D94" w:rsidDel="008E7D94">
          <w:rPr>
            <w:rFonts w:ascii="Times New Roman" w:eastAsia="Times New Roman" w:hAnsi="Times New Roman" w:cs="David" w:hint="cs"/>
            <w:sz w:val="20"/>
            <w:szCs w:val="24"/>
            <w:rtl/>
            <w:lang w:eastAsia="he-IL"/>
          </w:rPr>
          <w:delText>תכניות המראות את השתלבות האתר המתוכנן במרקם שמסביבו (ויזואלית, תפקודית, תחבורתית ותשתיות על), בקנ"מ כנדרש ע"י הרשויות.</w:delText>
        </w:r>
      </w:del>
    </w:p>
    <w:p w14:paraId="05E80041" w14:textId="77777777" w:rsidR="00B27B4C" w:rsidRPr="008E7D94" w:rsidDel="008E7D94" w:rsidRDefault="00B27B4C" w:rsidP="00B27B4C">
      <w:pPr>
        <w:widowControl w:val="0"/>
        <w:numPr>
          <w:ilvl w:val="1"/>
          <w:numId w:val="3"/>
        </w:numPr>
        <w:spacing w:before="0" w:beforeAutospacing="0" w:after="0" w:afterAutospacing="0" w:line="240" w:lineRule="auto"/>
        <w:jc w:val="both"/>
        <w:rPr>
          <w:del w:id="366" w:author="מרול אטמן" w:date="2024-01-04T15:44:00Z"/>
          <w:rFonts w:ascii="Times New Roman" w:eastAsia="Times New Roman" w:hAnsi="Times New Roman" w:cs="David"/>
          <w:sz w:val="20"/>
          <w:szCs w:val="24"/>
          <w:lang w:eastAsia="he-IL"/>
        </w:rPr>
      </w:pPr>
      <w:del w:id="367" w:author="מרול אטמן" w:date="2024-01-04T15:44:00Z">
        <w:r w:rsidRPr="008E7D94" w:rsidDel="008E7D94">
          <w:rPr>
            <w:rFonts w:ascii="Times New Roman" w:eastAsia="Times New Roman" w:hAnsi="Times New Roman" w:cs="David" w:hint="cs"/>
            <w:sz w:val="20"/>
            <w:szCs w:val="24"/>
            <w:rtl/>
            <w:lang w:eastAsia="he-IL"/>
          </w:rPr>
          <w:delText>תשריטים (כולל מפת שפועים על רקע טופוגרפ</w:delText>
        </w:r>
        <w:r w:rsidR="00ED6C9C" w:rsidRPr="008E7D94" w:rsidDel="008E7D94">
          <w:rPr>
            <w:rFonts w:ascii="Times New Roman" w:eastAsia="Times New Roman" w:hAnsi="Times New Roman" w:cs="David" w:hint="cs"/>
            <w:sz w:val="20"/>
            <w:szCs w:val="24"/>
            <w:rtl/>
            <w:lang w:eastAsia="he-IL"/>
          </w:rPr>
          <w:delText>י, טבלת יעוד שטחים וחישוב צפיפ</w:delText>
        </w:r>
        <w:r w:rsidRPr="008E7D94" w:rsidDel="008E7D94">
          <w:rPr>
            <w:rFonts w:ascii="Times New Roman" w:eastAsia="Times New Roman" w:hAnsi="Times New Roman" w:cs="David" w:hint="cs"/>
            <w:sz w:val="20"/>
            <w:szCs w:val="24"/>
            <w:rtl/>
            <w:lang w:eastAsia="he-IL"/>
          </w:rPr>
          <w:delText>ות, ש</w:delText>
        </w:r>
        <w:r w:rsidR="00844490" w:rsidRPr="008E7D94" w:rsidDel="008E7D94">
          <w:rPr>
            <w:rFonts w:ascii="Times New Roman" w:eastAsia="Times New Roman" w:hAnsi="Times New Roman" w:cs="David" w:hint="cs"/>
            <w:sz w:val="20"/>
            <w:szCs w:val="24"/>
            <w:rtl/>
            <w:lang w:eastAsia="he-IL"/>
          </w:rPr>
          <w:delText>י</w:delText>
        </w:r>
        <w:r w:rsidRPr="008E7D94" w:rsidDel="008E7D94">
          <w:rPr>
            <w:rFonts w:ascii="Times New Roman" w:eastAsia="Times New Roman" w:hAnsi="Times New Roman" w:cs="David" w:hint="cs"/>
            <w:sz w:val="20"/>
            <w:szCs w:val="24"/>
            <w:rtl/>
            <w:lang w:eastAsia="he-IL"/>
          </w:rPr>
          <w:delText>מושי קרקע, שצ"פים וערכי נוף, מוסדות ציבור) ,בקנ"מ כנדרש ע"י הרשויות.</w:delText>
        </w:r>
      </w:del>
    </w:p>
    <w:p w14:paraId="305E5F42" w14:textId="77777777" w:rsidR="00B27B4C" w:rsidRPr="008E7D94" w:rsidDel="008E7D94" w:rsidRDefault="00B27B4C" w:rsidP="00B27B4C">
      <w:pPr>
        <w:widowControl w:val="0"/>
        <w:numPr>
          <w:ilvl w:val="1"/>
          <w:numId w:val="3"/>
        </w:numPr>
        <w:spacing w:before="0" w:beforeAutospacing="0" w:after="0" w:afterAutospacing="0" w:line="240" w:lineRule="auto"/>
        <w:jc w:val="both"/>
        <w:rPr>
          <w:del w:id="368" w:author="מרול אטמן" w:date="2024-01-04T15:44:00Z"/>
          <w:rFonts w:ascii="Times New Roman" w:eastAsia="Times New Roman" w:hAnsi="Times New Roman" w:cs="David"/>
          <w:sz w:val="20"/>
          <w:szCs w:val="24"/>
          <w:rtl/>
          <w:lang w:eastAsia="he-IL"/>
        </w:rPr>
      </w:pPr>
      <w:del w:id="369" w:author="מרול אטמן" w:date="2024-01-04T15:44:00Z">
        <w:r w:rsidRPr="008E7D94" w:rsidDel="008E7D94">
          <w:rPr>
            <w:rFonts w:ascii="Times New Roman" w:eastAsia="Times New Roman" w:hAnsi="Times New Roman" w:cs="David" w:hint="cs"/>
            <w:sz w:val="20"/>
            <w:szCs w:val="24"/>
            <w:rtl/>
            <w:lang w:eastAsia="he-IL"/>
          </w:rPr>
          <w:delText>תכניות בינוי מפורטות הכוללת בינוי כנדרש ע"י הרשויות במספר חלופות הכוללות שטחי ומבני מגורים, שטחי ומבני ציבור,</w:delText>
        </w:r>
        <w:r w:rsidR="00ED6C9C" w:rsidRPr="008E7D94" w:rsidDel="008E7D94">
          <w:rPr>
            <w:rFonts w:ascii="Times New Roman" w:eastAsia="Times New Roman" w:hAnsi="Times New Roman" w:cs="David" w:hint="cs"/>
            <w:sz w:val="20"/>
            <w:szCs w:val="24"/>
            <w:rtl/>
            <w:lang w:eastAsia="he-IL"/>
          </w:rPr>
          <w:delText xml:space="preserve"> </w:delText>
        </w:r>
        <w:r w:rsidRPr="008E7D94" w:rsidDel="008E7D94">
          <w:rPr>
            <w:rFonts w:ascii="Times New Roman" w:eastAsia="Times New Roman" w:hAnsi="Times New Roman" w:cs="David" w:hint="cs"/>
            <w:sz w:val="20"/>
            <w:szCs w:val="24"/>
            <w:rtl/>
            <w:lang w:eastAsia="he-IL"/>
          </w:rPr>
          <w:delText xml:space="preserve">לרבות מיקום, עיצוב ונפח, דרכים לתנועת כלי רכב, פתרונות לפינוי אשפה, פתרונות לגישה לרכבי חירום, פתרונות לתחבורה ציבורית, מרכזי חלוקת דואר, דרכים להולכי רגל , מיקום חדרי טרנספורמציה ובזק, מפלסי הכניסה לבתים, חזיתות, חתכים ומבטים עקרוניים, בינוי רעיוני של שטחים פתוחים, שבילים ושטחי ירק. </w:delText>
        </w:r>
      </w:del>
    </w:p>
    <w:p w14:paraId="2F792FCF" w14:textId="77777777" w:rsidR="00B27B4C" w:rsidRPr="008E7D94" w:rsidDel="008E7D94" w:rsidRDefault="00B27B4C" w:rsidP="00B27B4C">
      <w:pPr>
        <w:widowControl w:val="0"/>
        <w:numPr>
          <w:ilvl w:val="1"/>
          <w:numId w:val="3"/>
        </w:numPr>
        <w:spacing w:before="0" w:beforeAutospacing="0" w:after="0" w:afterAutospacing="0" w:line="240" w:lineRule="auto"/>
        <w:jc w:val="both"/>
        <w:rPr>
          <w:del w:id="370" w:author="מרול אטמן" w:date="2024-01-04T15:44:00Z"/>
          <w:rFonts w:ascii="Times New Roman" w:eastAsia="Times New Roman" w:hAnsi="Times New Roman" w:cs="David"/>
          <w:sz w:val="20"/>
          <w:szCs w:val="24"/>
          <w:rtl/>
          <w:lang w:eastAsia="he-IL"/>
        </w:rPr>
      </w:pPr>
      <w:del w:id="371" w:author="מרול אטמן" w:date="2024-01-04T15:44:00Z">
        <w:r w:rsidRPr="008E7D94" w:rsidDel="008E7D94">
          <w:rPr>
            <w:rFonts w:ascii="Times New Roman" w:eastAsia="Times New Roman" w:hAnsi="Times New Roman" w:cs="David" w:hint="cs"/>
            <w:sz w:val="20"/>
            <w:szCs w:val="24"/>
            <w:rtl/>
            <w:lang w:eastAsia="he-IL"/>
          </w:rPr>
          <w:delText>תקנונים.</w:delText>
        </w:r>
      </w:del>
    </w:p>
    <w:p w14:paraId="572BE0F4" w14:textId="77777777" w:rsidR="00B27B4C" w:rsidRPr="008E7D94" w:rsidDel="008E7D94" w:rsidRDefault="00B27B4C" w:rsidP="00B27B4C">
      <w:pPr>
        <w:widowControl w:val="0"/>
        <w:numPr>
          <w:ilvl w:val="1"/>
          <w:numId w:val="3"/>
        </w:numPr>
        <w:spacing w:before="0" w:beforeAutospacing="0" w:after="0" w:afterAutospacing="0" w:line="240" w:lineRule="auto"/>
        <w:jc w:val="both"/>
        <w:rPr>
          <w:del w:id="372" w:author="מרול אטמן" w:date="2024-01-04T15:44:00Z"/>
          <w:rFonts w:ascii="Times New Roman" w:eastAsia="Times New Roman" w:hAnsi="Times New Roman" w:cs="David"/>
          <w:sz w:val="20"/>
          <w:szCs w:val="24"/>
          <w:rtl/>
          <w:lang w:eastAsia="he-IL"/>
        </w:rPr>
      </w:pPr>
      <w:del w:id="373" w:author="מרול אטמן" w:date="2024-01-04T15:44:00Z">
        <w:r w:rsidRPr="008E7D94" w:rsidDel="008E7D94">
          <w:rPr>
            <w:rFonts w:ascii="Times New Roman" w:eastAsia="Times New Roman" w:hAnsi="Times New Roman" w:cs="David" w:hint="cs"/>
            <w:sz w:val="20"/>
            <w:szCs w:val="24"/>
            <w:rtl/>
            <w:lang w:eastAsia="he-IL"/>
          </w:rPr>
          <w:delText>כל המסמכים הדרושים עפ"י דרישת הרשויות בתחום מומחיותו של המתכנן.</w:delText>
        </w:r>
      </w:del>
    </w:p>
    <w:p w14:paraId="4961D8CA" w14:textId="79061D58" w:rsidR="00B27B4C" w:rsidRPr="008E7D94" w:rsidRDefault="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Change w:id="374" w:author="מרול אטמן" w:date="2024-01-04T15:44:00Z">
          <w:pPr>
            <w:widowControl w:val="0"/>
            <w:numPr>
              <w:ilvl w:val="1"/>
              <w:numId w:val="3"/>
            </w:numPr>
            <w:tabs>
              <w:tab w:val="num" w:pos="1440"/>
            </w:tabs>
            <w:spacing w:before="0" w:beforeAutospacing="0" w:after="0" w:afterAutospacing="0" w:line="240" w:lineRule="auto"/>
            <w:ind w:left="1440" w:hanging="720"/>
            <w:jc w:val="both"/>
          </w:pPr>
        </w:pPrChange>
      </w:pPr>
      <w:del w:id="375" w:author="מרול אטמן" w:date="2024-01-04T15:44:00Z">
        <w:r w:rsidRPr="008E7D94" w:rsidDel="008E7D94">
          <w:rPr>
            <w:rFonts w:ascii="Times New Roman" w:eastAsia="Times New Roman" w:hAnsi="Times New Roman" w:cs="David" w:hint="cs"/>
            <w:sz w:val="20"/>
            <w:szCs w:val="24"/>
            <w:rtl/>
            <w:lang w:eastAsia="he-IL"/>
          </w:rPr>
          <w:delText>תכניות לבינוי בשלבים</w:delText>
        </w:r>
      </w:del>
      <w:ins w:id="376" w:author="מרול אטמן" w:date="2024-01-04T15:44:00Z">
        <w:r w:rsidR="008E7D94" w:rsidRPr="008E7D94">
          <w:rPr>
            <w:rFonts w:ascii="Times New Roman" w:eastAsia="Times New Roman" w:hAnsi="Times New Roman" w:cs="David" w:hint="eastAsia"/>
            <w:sz w:val="20"/>
            <w:szCs w:val="24"/>
            <w:rtl/>
            <w:lang w:eastAsia="he-IL"/>
            <w:rPrChange w:id="377" w:author="מרול אטמן" w:date="2024-01-04T15:44:00Z">
              <w:rPr>
                <w:rFonts w:ascii="Times New Roman" w:eastAsia="Times New Roman" w:hAnsi="Times New Roman" w:cs="David" w:hint="eastAsia"/>
                <w:sz w:val="20"/>
                <w:szCs w:val="24"/>
                <w:u w:val="single"/>
                <w:rtl/>
                <w:lang w:eastAsia="he-IL"/>
              </w:rPr>
            </w:rPrChange>
          </w:rPr>
          <w:t>מבוטל</w:t>
        </w:r>
      </w:ins>
      <w:r w:rsidRPr="008E7D94">
        <w:rPr>
          <w:rFonts w:ascii="Times New Roman" w:eastAsia="Times New Roman" w:hAnsi="Times New Roman" w:cs="David" w:hint="cs"/>
          <w:sz w:val="20"/>
          <w:szCs w:val="24"/>
          <w:rtl/>
          <w:lang w:eastAsia="he-IL"/>
        </w:rPr>
        <w:t>.</w:t>
      </w:r>
    </w:p>
    <w:p w14:paraId="49C6A9A7"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5675790" w14:textId="336FA936"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2.</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תכניות בינוי ופתוח</w:t>
      </w:r>
      <w:ins w:id="378" w:author="מרול אטמן" w:date="2024-01-04T15:44:00Z">
        <w:r w:rsidR="008E7D94">
          <w:rPr>
            <w:rFonts w:ascii="Times New Roman" w:eastAsia="Times New Roman" w:hAnsi="Times New Roman" w:cs="David" w:hint="cs"/>
            <w:sz w:val="20"/>
            <w:szCs w:val="24"/>
            <w:u w:val="single"/>
            <w:rtl/>
            <w:lang w:eastAsia="he-IL"/>
          </w:rPr>
          <w:t xml:space="preserve"> </w:t>
        </w:r>
      </w:ins>
      <w:r w:rsidRPr="00B27B4C">
        <w:rPr>
          <w:rFonts w:ascii="Times New Roman" w:eastAsia="Times New Roman" w:hAnsi="Times New Roman" w:cs="David" w:hint="cs"/>
          <w:sz w:val="20"/>
          <w:szCs w:val="24"/>
          <w:u w:val="single"/>
          <w:rtl/>
          <w:lang w:eastAsia="he-IL"/>
        </w:rPr>
        <w:t>/</w:t>
      </w:r>
      <w:ins w:id="379" w:author="מרול אטמן" w:date="2024-01-04T15:44:00Z">
        <w:r w:rsidR="008E7D94">
          <w:rPr>
            <w:rFonts w:ascii="Times New Roman" w:eastAsia="Times New Roman" w:hAnsi="Times New Roman" w:cs="David" w:hint="cs"/>
            <w:sz w:val="20"/>
            <w:szCs w:val="24"/>
            <w:u w:val="single"/>
            <w:rtl/>
            <w:lang w:eastAsia="he-IL"/>
          </w:rPr>
          <w:t xml:space="preserve"> </w:t>
        </w:r>
      </w:ins>
      <w:r w:rsidRPr="00B27B4C">
        <w:rPr>
          <w:rFonts w:ascii="Times New Roman" w:eastAsia="Times New Roman" w:hAnsi="Times New Roman" w:cs="David" w:hint="cs"/>
          <w:sz w:val="20"/>
          <w:szCs w:val="24"/>
          <w:u w:val="single"/>
          <w:rtl/>
          <w:lang w:eastAsia="he-IL"/>
        </w:rPr>
        <w:t>תכניות עיצוב ארכיטקטוני</w:t>
      </w:r>
      <w:r w:rsidRPr="00B27B4C">
        <w:rPr>
          <w:rFonts w:ascii="Times New Roman" w:eastAsia="Times New Roman" w:hAnsi="Times New Roman" w:cs="David" w:hint="cs"/>
          <w:sz w:val="20"/>
          <w:szCs w:val="24"/>
          <w:rtl/>
          <w:lang w:eastAsia="he-IL"/>
        </w:rPr>
        <w:t>:</w:t>
      </w:r>
    </w:p>
    <w:p w14:paraId="48971EBB"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lang w:eastAsia="he-IL"/>
        </w:rPr>
      </w:pPr>
    </w:p>
    <w:p w14:paraId="6882C998"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תכניות, חתכים, מבטים, פרטים, פרוט חומרי בנין וכל שיידרש ע"י הרשויות, באישור המזמין, לאישור תכניות בינוי ופתוח ותכניות עיצוב ארכיטקטוני שלאחריהן ניתן יהיה להגיש בקשות להיתרי בניה למבנים ולעבודות הפתוח בפרויקט.</w:t>
      </w:r>
    </w:p>
    <w:p w14:paraId="7C7CA801"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5461BC2"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תכניות ומסמכים לבניה:</w:t>
      </w:r>
    </w:p>
    <w:p w14:paraId="7DA3C2CE"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E75572B"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xml:space="preserve">כל התכניות יסופקו, עפ"י בקשת המזמין, גם </w:t>
      </w:r>
      <w:proofErr w:type="spellStart"/>
      <w:r w:rsidRPr="00B27B4C">
        <w:rPr>
          <w:rFonts w:ascii="Times New Roman" w:eastAsia="Times New Roman" w:hAnsi="Times New Roman" w:cs="David" w:hint="cs"/>
          <w:sz w:val="20"/>
          <w:szCs w:val="24"/>
          <w:rtl/>
          <w:lang w:eastAsia="he-IL"/>
        </w:rPr>
        <w:t>בקנ"מ</w:t>
      </w:r>
      <w:proofErr w:type="spellEnd"/>
      <w:r w:rsidRPr="00B27B4C">
        <w:rPr>
          <w:rFonts w:ascii="Times New Roman" w:eastAsia="Times New Roman" w:hAnsi="Times New Roman" w:cs="David" w:hint="cs"/>
          <w:sz w:val="20"/>
          <w:szCs w:val="24"/>
          <w:rtl/>
          <w:lang w:eastAsia="he-IL"/>
        </w:rPr>
        <w:t xml:space="preserve"> אחר מהמצוין.</w:t>
      </w:r>
    </w:p>
    <w:p w14:paraId="469DC9B0"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E4F4034"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3.1</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התכנון המוקדם</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יבוצע במספר חלופות עד לקביעת החלופה הנבחרת.</w:t>
      </w:r>
    </w:p>
    <w:p w14:paraId="315EC782"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C189E0C" w14:textId="77777777" w:rsidR="00B27B4C" w:rsidRPr="00B27B4C" w:rsidRDefault="00B27B4C" w:rsidP="00B27B4C">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פרוגרמות.</w:t>
      </w:r>
    </w:p>
    <w:p w14:paraId="7773E156" w14:textId="77777777" w:rsidR="00B27B4C" w:rsidRPr="00B27B4C" w:rsidRDefault="00B27B4C" w:rsidP="00B27B4C">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מודלים, הדמיות ופרספקטיבות.</w:t>
      </w:r>
    </w:p>
    <w:p w14:paraId="33989C2D" w14:textId="3FF4A00B" w:rsidR="00B27B4C" w:rsidRPr="00B27B4C" w:rsidRDefault="00B27B4C" w:rsidP="00B27B4C">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 xml:space="preserve">תכנית קומת כניסה/קרקע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del w:id="380" w:author="מרול אטמן" w:date="2024-01-04T15:45:00Z">
        <w:r w:rsidRPr="00B27B4C" w:rsidDel="008E7D94">
          <w:rPr>
            <w:rFonts w:ascii="Times New Roman" w:eastAsia="Times New Roman" w:hAnsi="Times New Roman" w:cs="David" w:hint="cs"/>
            <w:sz w:val="20"/>
            <w:szCs w:val="24"/>
            <w:rtl/>
            <w:lang w:eastAsia="he-IL"/>
          </w:rPr>
          <w:delText>(</w:delText>
        </w:r>
      </w:del>
      <w:ins w:id="381" w:author="מרול אטמן" w:date="2024-01-04T15:45:00Z">
        <w:r w:rsidR="008E7D94">
          <w:rPr>
            <w:rFonts w:ascii="Times New Roman" w:eastAsia="Times New Roman" w:hAnsi="Times New Roman" w:cs="David" w:hint="cs"/>
            <w:sz w:val="20"/>
            <w:szCs w:val="24"/>
            <w:rtl/>
            <w:lang w:eastAsia="he-IL"/>
          </w:rPr>
          <w:t xml:space="preserve"> (</w:t>
        </w:r>
      </w:ins>
      <w:r w:rsidRPr="00B27B4C">
        <w:rPr>
          <w:rFonts w:ascii="Times New Roman" w:eastAsia="Times New Roman" w:hAnsi="Times New Roman" w:cs="David" w:hint="cs"/>
          <w:sz w:val="20"/>
          <w:szCs w:val="24"/>
          <w:rtl/>
          <w:lang w:eastAsia="he-IL"/>
        </w:rPr>
        <w:t>כולל קטע מהפיתוח הצמוד).</w:t>
      </w:r>
    </w:p>
    <w:p w14:paraId="00AC2E9D" w14:textId="77777777" w:rsidR="00B27B4C" w:rsidRPr="00B27B4C" w:rsidDel="008E7D94"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del w:id="382" w:author="מרול אטמן" w:date="2024-01-04T15:45:00Z"/>
          <w:rFonts w:ascii="Times New Roman" w:eastAsia="Times New Roman" w:hAnsi="Times New Roman" w:cs="David"/>
          <w:sz w:val="20"/>
          <w:szCs w:val="24"/>
          <w:rtl/>
          <w:lang w:eastAsia="he-IL"/>
        </w:rPr>
      </w:pPr>
      <w:del w:id="383" w:author="מרול אטמן" w:date="2024-01-04T15:45:00Z">
        <w:r w:rsidRPr="00B27B4C" w:rsidDel="008E7D94">
          <w:rPr>
            <w:rFonts w:ascii="Times New Roman" w:eastAsia="Times New Roman" w:hAnsi="Times New Roman" w:cs="David" w:hint="cs"/>
            <w:sz w:val="20"/>
            <w:szCs w:val="24"/>
            <w:rtl/>
            <w:lang w:eastAsia="he-IL"/>
          </w:rPr>
          <w:delText xml:space="preserve">תכנית קומה טיפוסית </w:delText>
        </w:r>
        <w:r w:rsidRPr="00B27B4C" w:rsidDel="008E7D94">
          <w:rPr>
            <w:rFonts w:ascii="Times New Roman" w:eastAsia="Times New Roman" w:hAnsi="Times New Roman" w:cs="David"/>
            <w:sz w:val="20"/>
            <w:szCs w:val="24"/>
            <w:lang w:eastAsia="he-IL"/>
          </w:rPr>
          <w:delText>–</w:delText>
        </w:r>
        <w:r w:rsidRPr="00B27B4C" w:rsidDel="008E7D94">
          <w:rPr>
            <w:rFonts w:ascii="Times New Roman" w:eastAsia="Times New Roman" w:hAnsi="Times New Roman" w:cs="David" w:hint="cs"/>
            <w:sz w:val="20"/>
            <w:szCs w:val="24"/>
            <w:rtl/>
            <w:lang w:eastAsia="he-IL"/>
          </w:rPr>
          <w:delText xml:space="preserve"> 1:100.</w:delText>
        </w:r>
      </w:del>
    </w:p>
    <w:p w14:paraId="6884DC5A" w14:textId="3E5F89C6"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תכני</w:t>
      </w:r>
      <w:ins w:id="384" w:author="מרול אטמן" w:date="2024-01-04T15:45:00Z">
        <w:r w:rsidR="008E7D94">
          <w:rPr>
            <w:rFonts w:ascii="Times New Roman" w:eastAsia="Times New Roman" w:hAnsi="Times New Roman" w:cs="David" w:hint="cs"/>
            <w:sz w:val="20"/>
            <w:szCs w:val="24"/>
            <w:rtl/>
            <w:lang w:eastAsia="he-IL"/>
          </w:rPr>
          <w:t>ו</w:t>
        </w:r>
      </w:ins>
      <w:r w:rsidRPr="00B27B4C">
        <w:rPr>
          <w:rFonts w:ascii="Times New Roman" w:eastAsia="Times New Roman" w:hAnsi="Times New Roman" w:cs="David" w:hint="cs"/>
          <w:sz w:val="20"/>
          <w:szCs w:val="24"/>
          <w:rtl/>
          <w:lang w:eastAsia="he-IL"/>
        </w:rPr>
        <w:t xml:space="preserve">ת </w:t>
      </w:r>
      <w:del w:id="385" w:author="מרול אטמן" w:date="2024-01-04T15:45:00Z">
        <w:r w:rsidRPr="00B27B4C" w:rsidDel="008E7D94">
          <w:rPr>
            <w:rFonts w:ascii="Times New Roman" w:eastAsia="Times New Roman" w:hAnsi="Times New Roman" w:cs="David" w:hint="cs"/>
            <w:sz w:val="20"/>
            <w:szCs w:val="24"/>
            <w:rtl/>
            <w:lang w:eastAsia="he-IL"/>
          </w:rPr>
          <w:delText>קומה/</w:delText>
        </w:r>
      </w:del>
      <w:r w:rsidRPr="00B27B4C">
        <w:rPr>
          <w:rFonts w:ascii="Times New Roman" w:eastAsia="Times New Roman" w:hAnsi="Times New Roman" w:cs="David" w:hint="cs"/>
          <w:sz w:val="20"/>
          <w:szCs w:val="24"/>
          <w:rtl/>
          <w:lang w:eastAsia="he-IL"/>
        </w:rPr>
        <w:t xml:space="preserve">קומות עליונות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4C06660D" w14:textId="326F4B70"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גגות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w:t>
      </w:r>
      <w:del w:id="386" w:author="מרול אטמן" w:date="2024-01-04T15:46:00Z">
        <w:r w:rsidRPr="00B27B4C" w:rsidDel="008E7D94">
          <w:rPr>
            <w:rFonts w:ascii="Times New Roman" w:eastAsia="Times New Roman" w:hAnsi="Times New Roman" w:cs="David" w:hint="cs"/>
            <w:sz w:val="20"/>
            <w:szCs w:val="24"/>
            <w:rtl/>
            <w:lang w:eastAsia="he-IL"/>
          </w:rPr>
          <w:delText>50</w:delText>
        </w:r>
      </w:del>
      <w:ins w:id="387" w:author="מרול אטמן" w:date="2024-01-04T15:46:00Z">
        <w:r w:rsidR="008E7D94">
          <w:rPr>
            <w:rFonts w:ascii="Times New Roman" w:eastAsia="Times New Roman" w:hAnsi="Times New Roman" w:cs="David" w:hint="cs"/>
            <w:sz w:val="20"/>
            <w:szCs w:val="24"/>
            <w:rtl/>
            <w:lang w:eastAsia="he-IL"/>
          </w:rPr>
          <w:t>10</w:t>
        </w:r>
        <w:r w:rsidR="008E7D94" w:rsidRPr="00B27B4C">
          <w:rPr>
            <w:rFonts w:ascii="Times New Roman" w:eastAsia="Times New Roman" w:hAnsi="Times New Roman" w:cs="David" w:hint="cs"/>
            <w:sz w:val="20"/>
            <w:szCs w:val="24"/>
            <w:rtl/>
            <w:lang w:eastAsia="he-IL"/>
          </w:rPr>
          <w:t>0</w:t>
        </w:r>
      </w:ins>
      <w:r w:rsidRPr="00B27B4C">
        <w:rPr>
          <w:rFonts w:ascii="Times New Roman" w:eastAsia="Times New Roman" w:hAnsi="Times New Roman" w:cs="David" w:hint="cs"/>
          <w:sz w:val="20"/>
          <w:szCs w:val="24"/>
          <w:rtl/>
          <w:lang w:eastAsia="he-IL"/>
        </w:rPr>
        <w:t>.</w:t>
      </w:r>
    </w:p>
    <w:p w14:paraId="2C85E19B"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סידור פנימי/ריהוט באלטרנטיבות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272CCBD4"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חזיתות מ- 4 כיוונים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1:50.</w:t>
      </w:r>
    </w:p>
    <w:p w14:paraId="7C9459A8"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חתכים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אורך ורוחב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62407379" w14:textId="35BE757B"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תאום תכנית עקרונית לפיתוח החצר</w:t>
      </w:r>
      <w:ins w:id="388" w:author="מרול אטמן" w:date="2024-01-04T15:45:00Z">
        <w:r w:rsidR="008E7D94">
          <w:rPr>
            <w:rFonts w:ascii="Times New Roman" w:eastAsia="Times New Roman" w:hAnsi="Times New Roman" w:cs="David" w:hint="cs"/>
            <w:sz w:val="20"/>
            <w:szCs w:val="24"/>
            <w:rtl/>
            <w:lang w:eastAsia="he-IL"/>
          </w:rPr>
          <w:t xml:space="preserve"> </w:t>
        </w:r>
      </w:ins>
      <w:del w:id="389" w:author="מרול אטמן" w:date="2024-01-04T15:45:00Z">
        <w:r w:rsidRPr="00B27B4C" w:rsidDel="008E7D94">
          <w:rPr>
            <w:rFonts w:ascii="Times New Roman" w:eastAsia="Times New Roman" w:hAnsi="Times New Roman" w:cs="David" w:hint="cs"/>
            <w:sz w:val="20"/>
            <w:szCs w:val="24"/>
            <w:rtl/>
            <w:lang w:eastAsia="he-IL"/>
          </w:rPr>
          <w:delText xml:space="preserve"> ולסידור מקומות החניה </w:delText>
        </w:r>
      </w:del>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1:250.</w:t>
      </w:r>
    </w:p>
    <w:p w14:paraId="5D9AC318" w14:textId="218D868D" w:rsidR="00B27B4C" w:rsidRPr="00B27B4C" w:rsidDel="002C1A73"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del w:id="390" w:author="מרול אטמן" w:date="2024-01-04T15:50:00Z"/>
          <w:rFonts w:ascii="Times New Roman" w:eastAsia="Times New Roman" w:hAnsi="Times New Roman" w:cs="David"/>
          <w:sz w:val="20"/>
          <w:szCs w:val="24"/>
          <w:rtl/>
          <w:lang w:eastAsia="he-IL"/>
        </w:rPr>
      </w:pPr>
      <w:del w:id="391" w:author="מרול אטמן" w:date="2024-01-04T15:50:00Z">
        <w:r w:rsidRPr="00B27B4C" w:rsidDel="002C1A73">
          <w:rPr>
            <w:rFonts w:ascii="Times New Roman" w:eastAsia="Times New Roman" w:hAnsi="Times New Roman" w:cs="David" w:hint="cs"/>
            <w:sz w:val="20"/>
            <w:szCs w:val="24"/>
            <w:rtl/>
            <w:lang w:eastAsia="he-IL"/>
          </w:rPr>
          <w:delText xml:space="preserve">תכנית קומת מסד (אם תהיה) </w:delText>
        </w:r>
        <w:r w:rsidRPr="00B27B4C" w:rsidDel="002C1A73">
          <w:rPr>
            <w:rFonts w:ascii="Times New Roman" w:eastAsia="Times New Roman" w:hAnsi="Times New Roman" w:cs="David"/>
            <w:sz w:val="20"/>
            <w:szCs w:val="24"/>
            <w:lang w:eastAsia="he-IL"/>
          </w:rPr>
          <w:delText>–</w:delText>
        </w:r>
        <w:r w:rsidRPr="00B27B4C" w:rsidDel="002C1A73">
          <w:rPr>
            <w:rFonts w:ascii="Times New Roman" w:eastAsia="Times New Roman" w:hAnsi="Times New Roman" w:cs="David" w:hint="cs"/>
            <w:sz w:val="20"/>
            <w:szCs w:val="24"/>
            <w:rtl/>
            <w:lang w:eastAsia="he-IL"/>
          </w:rPr>
          <w:delText xml:space="preserve"> 1:100 (כולל קטע מהפיתוח הצמוד).</w:delText>
        </w:r>
      </w:del>
    </w:p>
    <w:p w14:paraId="153B5D44" w14:textId="77777777" w:rsidR="00B27B4C" w:rsidRPr="00B27B4C" w:rsidDel="008E7D94"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del w:id="392" w:author="מרול אטמן" w:date="2024-01-04T15:46:00Z"/>
          <w:rFonts w:ascii="Times New Roman" w:eastAsia="Times New Roman" w:hAnsi="Times New Roman" w:cs="David"/>
          <w:sz w:val="20"/>
          <w:szCs w:val="24"/>
          <w:rtl/>
          <w:lang w:eastAsia="he-IL"/>
        </w:rPr>
      </w:pPr>
      <w:del w:id="393" w:author="מרול אטמן" w:date="2024-01-04T15:46:00Z">
        <w:r w:rsidRPr="00B27B4C" w:rsidDel="008E7D94">
          <w:rPr>
            <w:rFonts w:ascii="Times New Roman" w:eastAsia="Times New Roman" w:hAnsi="Times New Roman" w:cs="David" w:hint="cs"/>
            <w:sz w:val="20"/>
            <w:szCs w:val="24"/>
            <w:rtl/>
            <w:lang w:eastAsia="he-IL"/>
          </w:rPr>
          <w:delText xml:space="preserve">תכנית קומת מרתף (אם תהיה) </w:delText>
        </w:r>
        <w:r w:rsidRPr="00B27B4C" w:rsidDel="008E7D94">
          <w:rPr>
            <w:rFonts w:ascii="Times New Roman" w:eastAsia="Times New Roman" w:hAnsi="Times New Roman" w:cs="David"/>
            <w:sz w:val="20"/>
            <w:szCs w:val="24"/>
            <w:lang w:eastAsia="he-IL"/>
          </w:rPr>
          <w:delText>–</w:delText>
        </w:r>
        <w:r w:rsidRPr="00B27B4C" w:rsidDel="008E7D94">
          <w:rPr>
            <w:rFonts w:ascii="Times New Roman" w:eastAsia="Times New Roman" w:hAnsi="Times New Roman" w:cs="David" w:hint="cs"/>
            <w:sz w:val="20"/>
            <w:szCs w:val="24"/>
            <w:rtl/>
            <w:lang w:eastAsia="he-IL"/>
          </w:rPr>
          <w:delText xml:space="preserve"> 1:100.</w:delText>
        </w:r>
      </w:del>
    </w:p>
    <w:p w14:paraId="2175C29C" w14:textId="77777777" w:rsidR="00B27B4C" w:rsidRPr="00B27B4C" w:rsidDel="008E7D94"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del w:id="394" w:author="מרול אטמן" w:date="2024-01-04T15:46:00Z"/>
          <w:rFonts w:ascii="Times New Roman" w:eastAsia="Times New Roman" w:hAnsi="Times New Roman" w:cs="David"/>
          <w:sz w:val="20"/>
          <w:szCs w:val="24"/>
          <w:rtl/>
          <w:lang w:eastAsia="he-IL"/>
        </w:rPr>
      </w:pPr>
      <w:del w:id="395" w:author="מרול אטמן" w:date="2024-01-04T15:46:00Z">
        <w:r w:rsidRPr="00B27B4C" w:rsidDel="008E7D94">
          <w:rPr>
            <w:rFonts w:ascii="Times New Roman" w:eastAsia="Times New Roman" w:hAnsi="Times New Roman" w:cs="David" w:hint="cs"/>
            <w:sz w:val="20"/>
            <w:szCs w:val="24"/>
            <w:rtl/>
            <w:lang w:eastAsia="he-IL"/>
          </w:rPr>
          <w:delText>תכניות מכירה ותכניות מכר זמניות (לפני קבלת היתר).</w:delText>
        </w:r>
      </w:del>
    </w:p>
    <w:p w14:paraId="3DB7AA65"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טבלאות חשובי שטחים: לרישוי, </w:t>
      </w:r>
      <w:del w:id="396" w:author="מרול אטמן" w:date="2024-01-04T15:46:00Z">
        <w:r w:rsidRPr="00B27B4C" w:rsidDel="008E7D94">
          <w:rPr>
            <w:rFonts w:ascii="Times New Roman" w:eastAsia="Times New Roman" w:hAnsi="Times New Roman" w:cs="David" w:hint="cs"/>
            <w:sz w:val="20"/>
            <w:szCs w:val="24"/>
            <w:rtl/>
            <w:lang w:eastAsia="he-IL"/>
          </w:rPr>
          <w:delText xml:space="preserve">למכירה, </w:delText>
        </w:r>
      </w:del>
      <w:r w:rsidRPr="00B27B4C">
        <w:rPr>
          <w:rFonts w:ascii="Times New Roman" w:eastAsia="Times New Roman" w:hAnsi="Times New Roman" w:cs="David" w:hint="cs"/>
          <w:sz w:val="20"/>
          <w:szCs w:val="24"/>
          <w:rtl/>
          <w:lang w:eastAsia="he-IL"/>
        </w:rPr>
        <w:t>להתחשבנות עם הקבלן.</w:t>
      </w:r>
    </w:p>
    <w:p w14:paraId="4A10C8B8" w14:textId="77777777" w:rsidR="00B27B4C" w:rsidRPr="00B27B4C" w:rsidDel="008E7D94" w:rsidRDefault="00B27B4C" w:rsidP="00B27B4C">
      <w:pPr>
        <w:widowControl w:val="0"/>
        <w:spacing w:before="0" w:beforeAutospacing="0" w:after="0" w:afterAutospacing="0" w:line="240" w:lineRule="auto"/>
        <w:ind w:left="720" w:hanging="720"/>
        <w:jc w:val="both"/>
        <w:rPr>
          <w:del w:id="397" w:author="מרול אטמן" w:date="2024-01-04T15:46:00Z"/>
          <w:rFonts w:ascii="Times New Roman" w:eastAsia="Times New Roman" w:hAnsi="Times New Roman" w:cs="David"/>
          <w:sz w:val="20"/>
          <w:szCs w:val="24"/>
          <w:rtl/>
          <w:lang w:eastAsia="he-IL"/>
        </w:rPr>
      </w:pPr>
    </w:p>
    <w:p w14:paraId="00F1277E" w14:textId="77777777" w:rsidR="00B27B4C" w:rsidRPr="00B27B4C" w:rsidRDefault="00B27B4C">
      <w:pPr>
        <w:widowControl w:val="0"/>
        <w:spacing w:before="0" w:beforeAutospacing="0" w:after="0" w:afterAutospacing="0" w:line="240" w:lineRule="auto"/>
        <w:jc w:val="both"/>
        <w:rPr>
          <w:rFonts w:ascii="Times New Roman" w:eastAsia="Times New Roman" w:hAnsi="Times New Roman" w:cs="David"/>
          <w:sz w:val="20"/>
          <w:szCs w:val="24"/>
          <w:lang w:eastAsia="he-IL"/>
        </w:rPr>
        <w:pPrChange w:id="398" w:author="מרול אטמן" w:date="2024-01-04T15:46:00Z">
          <w:pPr>
            <w:widowControl w:val="0"/>
            <w:spacing w:before="0" w:beforeAutospacing="0" w:after="0" w:afterAutospacing="0" w:line="240" w:lineRule="auto"/>
            <w:ind w:left="720" w:hanging="720"/>
            <w:jc w:val="both"/>
          </w:pPr>
        </w:pPrChange>
      </w:pPr>
    </w:p>
    <w:p w14:paraId="3E84CEC9"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7FDCFD6"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3.2</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התכנון הסופי</w:t>
      </w:r>
      <w:r w:rsidRPr="00B27B4C">
        <w:rPr>
          <w:rFonts w:ascii="Times New Roman" w:eastAsia="Times New Roman" w:hAnsi="Times New Roman" w:cs="David" w:hint="cs"/>
          <w:sz w:val="20"/>
          <w:szCs w:val="24"/>
          <w:rtl/>
          <w:lang w:eastAsia="he-IL"/>
        </w:rPr>
        <w:t xml:space="preserve"> </w:t>
      </w:r>
    </w:p>
    <w:p w14:paraId="2F1B0961"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B439067" w14:textId="277F5DD9" w:rsidR="00B27B4C" w:rsidRPr="00B27B4C" w:rsidRDefault="00B27B4C" w:rsidP="00B27B4C">
      <w:pPr>
        <w:widowControl w:val="0"/>
        <w:spacing w:before="0" w:beforeAutospacing="0" w:after="0" w:afterAutospacing="0" w:line="36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 xml:space="preserve">תכניות </w:t>
      </w:r>
      <w:del w:id="399" w:author="מרול אטמן" w:date="2024-01-04T15:47:00Z">
        <w:r w:rsidRPr="00B27B4C" w:rsidDel="008E7D94">
          <w:rPr>
            <w:rFonts w:ascii="Times New Roman" w:eastAsia="Times New Roman" w:hAnsi="Times New Roman" w:cs="David" w:hint="cs"/>
            <w:sz w:val="20"/>
            <w:szCs w:val="24"/>
            <w:rtl/>
            <w:lang w:eastAsia="he-IL"/>
          </w:rPr>
          <w:delText xml:space="preserve">הגשה </w:delText>
        </w:r>
      </w:del>
      <w:ins w:id="400" w:author="מרול אטמן" w:date="2024-01-04T15:47:00Z">
        <w:r w:rsidR="008E7D94" w:rsidRPr="00B27B4C">
          <w:rPr>
            <w:rFonts w:ascii="Times New Roman" w:eastAsia="Times New Roman" w:hAnsi="Times New Roman" w:cs="David" w:hint="cs"/>
            <w:sz w:val="20"/>
            <w:szCs w:val="24"/>
            <w:rtl/>
            <w:lang w:eastAsia="he-IL"/>
          </w:rPr>
          <w:t>הגש</w:t>
        </w:r>
        <w:r w:rsidR="008E7D94">
          <w:rPr>
            <w:rFonts w:ascii="Times New Roman" w:eastAsia="Times New Roman" w:hAnsi="Times New Roman" w:cs="David" w:hint="cs"/>
            <w:sz w:val="20"/>
            <w:szCs w:val="24"/>
            <w:rtl/>
            <w:lang w:eastAsia="he-IL"/>
          </w:rPr>
          <w:t>ת</w:t>
        </w:r>
        <w:r w:rsidR="008E7D94" w:rsidRPr="00B27B4C">
          <w:rPr>
            <w:rFonts w:ascii="Times New Roman" w:eastAsia="Times New Roman" w:hAnsi="Times New Roman" w:cs="David" w:hint="cs"/>
            <w:sz w:val="20"/>
            <w:szCs w:val="24"/>
            <w:rtl/>
            <w:lang w:eastAsia="he-IL"/>
          </w:rPr>
          <w:t xml:space="preserve"> </w:t>
        </w:r>
      </w:ins>
      <w:del w:id="401" w:author="מרול אטמן" w:date="2024-01-04T15:47:00Z">
        <w:r w:rsidRPr="00B27B4C" w:rsidDel="008E7D94">
          <w:rPr>
            <w:rFonts w:ascii="Times New Roman" w:eastAsia="Times New Roman" w:hAnsi="Times New Roman" w:cs="David" w:hint="cs"/>
            <w:sz w:val="20"/>
            <w:szCs w:val="24"/>
            <w:rtl/>
            <w:lang w:eastAsia="he-IL"/>
          </w:rPr>
          <w:delText xml:space="preserve">בקשות </w:delText>
        </w:r>
      </w:del>
      <w:ins w:id="402" w:author="מרול אטמן" w:date="2024-01-04T15:47:00Z">
        <w:r w:rsidR="008E7D94" w:rsidRPr="00B27B4C">
          <w:rPr>
            <w:rFonts w:ascii="Times New Roman" w:eastAsia="Times New Roman" w:hAnsi="Times New Roman" w:cs="David" w:hint="cs"/>
            <w:sz w:val="20"/>
            <w:szCs w:val="24"/>
            <w:rtl/>
            <w:lang w:eastAsia="he-IL"/>
          </w:rPr>
          <w:t>בקש</w:t>
        </w:r>
        <w:r w:rsidR="008E7D94">
          <w:rPr>
            <w:rFonts w:ascii="Times New Roman" w:eastAsia="Times New Roman" w:hAnsi="Times New Roman" w:cs="David" w:hint="cs"/>
            <w:sz w:val="20"/>
            <w:szCs w:val="24"/>
            <w:rtl/>
            <w:lang w:eastAsia="he-IL"/>
          </w:rPr>
          <w:t xml:space="preserve">ה </w:t>
        </w:r>
      </w:ins>
      <w:r w:rsidRPr="00B27B4C">
        <w:rPr>
          <w:rFonts w:ascii="Times New Roman" w:eastAsia="Times New Roman" w:hAnsi="Times New Roman" w:cs="David" w:hint="cs"/>
          <w:sz w:val="20"/>
          <w:szCs w:val="24"/>
          <w:rtl/>
          <w:lang w:eastAsia="he-IL"/>
        </w:rPr>
        <w:t>להיתר</w:t>
      </w:r>
      <w:del w:id="403" w:author="מרול אטמן" w:date="2024-01-04T15:47:00Z">
        <w:r w:rsidRPr="00B27B4C" w:rsidDel="008E7D94">
          <w:rPr>
            <w:rFonts w:ascii="Times New Roman" w:eastAsia="Times New Roman" w:hAnsi="Times New Roman" w:cs="David" w:hint="cs"/>
            <w:sz w:val="20"/>
            <w:szCs w:val="24"/>
            <w:rtl/>
            <w:lang w:eastAsia="he-IL"/>
          </w:rPr>
          <w:delText>ים</w:delText>
        </w:r>
      </w:del>
      <w:r w:rsidRPr="00B27B4C">
        <w:rPr>
          <w:rFonts w:ascii="Times New Roman" w:eastAsia="Times New Roman" w:hAnsi="Times New Roman" w:cs="David" w:hint="cs"/>
          <w:sz w:val="20"/>
          <w:szCs w:val="24"/>
          <w:rtl/>
          <w:lang w:eastAsia="he-IL"/>
        </w:rPr>
        <w:t xml:space="preserve"> למבני</w:t>
      </w:r>
      <w:ins w:id="404" w:author="מרול אטמן" w:date="2024-01-04T15:47:00Z">
        <w:r w:rsidR="008E7D94">
          <w:rPr>
            <w:rFonts w:ascii="Times New Roman" w:eastAsia="Times New Roman" w:hAnsi="Times New Roman" w:cs="David" w:hint="cs"/>
            <w:sz w:val="20"/>
            <w:szCs w:val="24"/>
            <w:rtl/>
            <w:lang w:eastAsia="he-IL"/>
          </w:rPr>
          <w:t>ה</w:t>
        </w:r>
      </w:ins>
      <w:r w:rsidRPr="00B27B4C">
        <w:rPr>
          <w:rFonts w:ascii="Times New Roman" w:eastAsia="Times New Roman" w:hAnsi="Times New Roman" w:cs="David" w:hint="cs"/>
          <w:sz w:val="20"/>
          <w:szCs w:val="24"/>
          <w:rtl/>
          <w:lang w:eastAsia="he-IL"/>
        </w:rPr>
        <w:t xml:space="preserve"> </w:t>
      </w:r>
      <w:del w:id="405" w:author="מרול אטמן" w:date="2024-01-04T15:47:00Z">
        <w:r w:rsidRPr="00B27B4C" w:rsidDel="008E7D94">
          <w:rPr>
            <w:rFonts w:ascii="Times New Roman" w:eastAsia="Times New Roman" w:hAnsi="Times New Roman" w:cs="David" w:hint="cs"/>
            <w:sz w:val="20"/>
            <w:szCs w:val="24"/>
            <w:rtl/>
            <w:lang w:eastAsia="he-IL"/>
          </w:rPr>
          <w:delText>המגורים</w:delText>
        </w:r>
      </w:del>
      <w:ins w:id="406" w:author="מרול אטמן" w:date="2024-01-04T15:47:00Z">
        <w:r w:rsidR="008E7D94">
          <w:rPr>
            <w:rFonts w:ascii="Times New Roman" w:eastAsia="Times New Roman" w:hAnsi="Times New Roman" w:cs="David" w:hint="cs"/>
            <w:sz w:val="20"/>
            <w:szCs w:val="24"/>
            <w:rtl/>
            <w:lang w:eastAsia="he-IL"/>
          </w:rPr>
          <w:t>בית הכנסת</w:t>
        </w:r>
      </w:ins>
      <w:r w:rsidRPr="00B27B4C">
        <w:rPr>
          <w:rFonts w:ascii="Times New Roman" w:eastAsia="Times New Roman" w:hAnsi="Times New Roman" w:cs="David" w:hint="cs"/>
          <w:sz w:val="20"/>
          <w:szCs w:val="24"/>
          <w:rtl/>
          <w:lang w:eastAsia="he-IL"/>
        </w:rPr>
        <w:t xml:space="preserve">, </w:t>
      </w:r>
      <w:del w:id="407" w:author="מרול אטמן" w:date="2024-01-04T15:47:00Z">
        <w:r w:rsidRPr="00B27B4C" w:rsidDel="008E7D94">
          <w:rPr>
            <w:rFonts w:ascii="Times New Roman" w:eastAsia="Times New Roman" w:hAnsi="Times New Roman" w:cs="David" w:hint="cs"/>
            <w:sz w:val="20"/>
            <w:szCs w:val="24"/>
            <w:rtl/>
            <w:lang w:eastAsia="he-IL"/>
          </w:rPr>
          <w:delText xml:space="preserve">למבנה המכירות וסביבתו, לדירה לדוגמא וסביבתה, לתחנות טרנספורמציה וסביבתן, </w:delText>
        </w:r>
      </w:del>
      <w:r w:rsidRPr="00B27B4C">
        <w:rPr>
          <w:rFonts w:ascii="Times New Roman" w:eastAsia="Times New Roman" w:hAnsi="Times New Roman" w:cs="David" w:hint="cs"/>
          <w:sz w:val="20"/>
          <w:szCs w:val="24"/>
          <w:rtl/>
          <w:lang w:eastAsia="he-IL"/>
        </w:rPr>
        <w:t>כולל כל המסמכים הנדרשים ע"י הרשויות.</w:t>
      </w:r>
    </w:p>
    <w:p w14:paraId="2A0781CE" w14:textId="727C08C2" w:rsidR="00B27B4C" w:rsidRPr="00B27B4C" w:rsidRDefault="00B27B4C" w:rsidP="00B27B4C">
      <w:pPr>
        <w:widowControl w:val="0"/>
        <w:spacing w:before="0" w:beforeAutospacing="0" w:after="0" w:afterAutospacing="0" w:line="36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 xml:space="preserve">תכנית מרחבים מוגנים ואישור </w:t>
      </w:r>
      <w:del w:id="408" w:author="מרול אטמן" w:date="2024-01-04T15:47:00Z">
        <w:r w:rsidRPr="00B27B4C" w:rsidDel="008E7D94">
          <w:rPr>
            <w:rFonts w:ascii="Times New Roman" w:eastAsia="Times New Roman" w:hAnsi="Times New Roman" w:cs="David" w:hint="cs"/>
            <w:sz w:val="20"/>
            <w:szCs w:val="24"/>
            <w:rtl/>
            <w:lang w:eastAsia="he-IL"/>
          </w:rPr>
          <w:delText>הג"א</w:delText>
        </w:r>
      </w:del>
      <w:ins w:id="409" w:author="מרול אטמן" w:date="2024-01-04T15:47:00Z">
        <w:r w:rsidR="008E7D94">
          <w:rPr>
            <w:rFonts w:ascii="Times New Roman" w:eastAsia="Times New Roman" w:hAnsi="Times New Roman" w:cs="David" w:hint="cs"/>
            <w:sz w:val="20"/>
            <w:szCs w:val="24"/>
            <w:rtl/>
            <w:lang w:eastAsia="he-IL"/>
          </w:rPr>
          <w:t>פקע"ר</w:t>
        </w:r>
      </w:ins>
      <w:r w:rsidRPr="00B27B4C">
        <w:rPr>
          <w:rFonts w:ascii="Times New Roman" w:eastAsia="Times New Roman" w:hAnsi="Times New Roman" w:cs="David" w:hint="cs"/>
          <w:sz w:val="20"/>
          <w:szCs w:val="24"/>
          <w:rtl/>
          <w:lang w:eastAsia="he-IL"/>
        </w:rPr>
        <w:t xml:space="preserve">. </w:t>
      </w:r>
    </w:p>
    <w:p w14:paraId="7D0B9320" w14:textId="77777777" w:rsidR="00B27B4C" w:rsidRDefault="00B27B4C" w:rsidP="00B27B4C">
      <w:pPr>
        <w:widowControl w:val="0"/>
        <w:spacing w:before="0" w:beforeAutospacing="0" w:after="0" w:afterAutospacing="0" w:line="360" w:lineRule="auto"/>
        <w:ind w:left="2160" w:hanging="720"/>
        <w:jc w:val="both"/>
        <w:rPr>
          <w:ins w:id="410" w:author="מרול אטמן" w:date="2024-01-04T15:48:00Z"/>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 xml:space="preserve">עדכון טבלאות חישובי שטחים: לרישוי, </w:t>
      </w:r>
      <w:del w:id="411" w:author="מרול אטמן" w:date="2024-01-04T15:48:00Z">
        <w:r w:rsidRPr="00B27B4C" w:rsidDel="008E7D94">
          <w:rPr>
            <w:rFonts w:ascii="Times New Roman" w:eastAsia="Times New Roman" w:hAnsi="Times New Roman" w:cs="David" w:hint="cs"/>
            <w:sz w:val="20"/>
            <w:szCs w:val="24"/>
            <w:rtl/>
            <w:lang w:eastAsia="he-IL"/>
          </w:rPr>
          <w:delText xml:space="preserve">למכירה, </w:delText>
        </w:r>
      </w:del>
      <w:r w:rsidRPr="00B27B4C">
        <w:rPr>
          <w:rFonts w:ascii="Times New Roman" w:eastAsia="Times New Roman" w:hAnsi="Times New Roman" w:cs="David" w:hint="cs"/>
          <w:sz w:val="20"/>
          <w:szCs w:val="24"/>
          <w:rtl/>
          <w:lang w:eastAsia="he-IL"/>
        </w:rPr>
        <w:t>להתחשבנות עם הקבלן וכד'.</w:t>
      </w:r>
    </w:p>
    <w:p w14:paraId="5922377E" w14:textId="77777777" w:rsidR="008E7D94" w:rsidRPr="00B27B4C" w:rsidRDefault="008E7D94" w:rsidP="00B27B4C">
      <w:pPr>
        <w:widowControl w:val="0"/>
        <w:spacing w:before="0" w:beforeAutospacing="0" w:after="0" w:afterAutospacing="0" w:line="360" w:lineRule="auto"/>
        <w:ind w:left="2160" w:hanging="720"/>
        <w:jc w:val="both"/>
        <w:rPr>
          <w:rFonts w:ascii="Times New Roman" w:eastAsia="Times New Roman" w:hAnsi="Times New Roman" w:cs="David"/>
          <w:sz w:val="20"/>
          <w:szCs w:val="24"/>
          <w:rtl/>
          <w:lang w:eastAsia="he-IL"/>
        </w:rPr>
      </w:pPr>
    </w:p>
    <w:p w14:paraId="401823EB" w14:textId="77777777" w:rsidR="00B27B4C" w:rsidRPr="00B27B4C" w:rsidDel="008E7D94" w:rsidRDefault="00B27B4C" w:rsidP="00B27B4C">
      <w:pPr>
        <w:widowControl w:val="0"/>
        <w:spacing w:before="0" w:beforeAutospacing="0" w:after="0" w:afterAutospacing="0" w:line="240" w:lineRule="auto"/>
        <w:ind w:left="2160" w:hanging="720"/>
        <w:jc w:val="both"/>
        <w:rPr>
          <w:del w:id="412" w:author="מרול אטמן" w:date="2024-01-04T15:48:00Z"/>
          <w:rFonts w:ascii="Times New Roman" w:eastAsia="Times New Roman" w:hAnsi="Times New Roman" w:cs="David"/>
          <w:sz w:val="20"/>
          <w:szCs w:val="24"/>
          <w:rtl/>
          <w:lang w:eastAsia="he-IL"/>
        </w:rPr>
      </w:pPr>
      <w:del w:id="413" w:author="מרול אטמן" w:date="2024-01-04T15:48:00Z">
        <w:r w:rsidRPr="00B27B4C" w:rsidDel="008E7D94">
          <w:rPr>
            <w:rFonts w:ascii="Times New Roman" w:eastAsia="Times New Roman" w:hAnsi="Times New Roman" w:cs="David" w:hint="cs"/>
            <w:sz w:val="20"/>
            <w:szCs w:val="24"/>
            <w:rtl/>
            <w:lang w:eastAsia="he-IL"/>
          </w:rPr>
          <w:delText>ד.</w:delText>
        </w:r>
        <w:r w:rsidRPr="00B27B4C" w:rsidDel="008E7D94">
          <w:rPr>
            <w:rFonts w:ascii="Times New Roman" w:eastAsia="Times New Roman" w:hAnsi="Times New Roman" w:cs="David" w:hint="cs"/>
            <w:sz w:val="20"/>
            <w:szCs w:val="24"/>
            <w:rtl/>
            <w:lang w:eastAsia="he-IL"/>
          </w:rPr>
          <w:tab/>
          <w:delText>עדכון תכניות המכירה ותכניות המכר (לאחר קבלת היתר).</w:delText>
        </w:r>
      </w:del>
    </w:p>
    <w:p w14:paraId="7926BA6C" w14:textId="77777777" w:rsidR="00B27B4C" w:rsidRPr="00B27B4C" w:rsidDel="008E7D94" w:rsidRDefault="00B27B4C" w:rsidP="00B27B4C">
      <w:pPr>
        <w:widowControl w:val="0"/>
        <w:spacing w:before="0" w:beforeAutospacing="0" w:after="0" w:afterAutospacing="0" w:line="240" w:lineRule="auto"/>
        <w:ind w:hanging="720"/>
        <w:jc w:val="both"/>
        <w:rPr>
          <w:del w:id="414" w:author="מרול אטמן" w:date="2024-01-04T15:48:00Z"/>
          <w:rFonts w:ascii="Times New Roman" w:eastAsia="Times New Roman" w:hAnsi="Times New Roman" w:cs="David"/>
          <w:sz w:val="20"/>
          <w:szCs w:val="24"/>
          <w:rtl/>
          <w:lang w:eastAsia="he-IL"/>
        </w:rPr>
      </w:pPr>
    </w:p>
    <w:p w14:paraId="5DCAA915"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3.3</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תכנון מפורט למכרז</w:t>
      </w:r>
    </w:p>
    <w:p w14:paraId="42C5818A"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E076F17" w14:textId="51B6AF05" w:rsidR="00B27B4C" w:rsidRDefault="00B27B4C" w:rsidP="00B27B4C">
      <w:pPr>
        <w:widowControl w:val="0"/>
        <w:spacing w:before="0" w:beforeAutospacing="0" w:after="0" w:afterAutospacing="0" w:line="360" w:lineRule="auto"/>
        <w:ind w:left="1440"/>
        <w:jc w:val="both"/>
        <w:rPr>
          <w:ins w:id="415" w:author="מרול אטמן" w:date="2024-01-04T15:48:00Z"/>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כל המפורט בסעיף </w:t>
      </w:r>
      <w:del w:id="416" w:author="מרול אטמן" w:date="2024-01-04T15:52:00Z">
        <w:r w:rsidRPr="00B27B4C" w:rsidDel="00A36CA1">
          <w:rPr>
            <w:rFonts w:ascii="Times New Roman" w:eastAsia="Times New Roman" w:hAnsi="Times New Roman" w:cs="David" w:hint="cs"/>
            <w:sz w:val="20"/>
            <w:szCs w:val="24"/>
            <w:rtl/>
            <w:lang w:eastAsia="he-IL"/>
          </w:rPr>
          <w:delText>2</w:delText>
        </w:r>
      </w:del>
      <w:ins w:id="417" w:author="מרול אטמן" w:date="2024-01-04T15:52:00Z">
        <w:r w:rsidR="00A36CA1">
          <w:rPr>
            <w:rFonts w:ascii="Times New Roman" w:eastAsia="Times New Roman" w:hAnsi="Times New Roman" w:cs="David" w:hint="cs"/>
            <w:sz w:val="20"/>
            <w:szCs w:val="24"/>
            <w:rtl/>
            <w:lang w:eastAsia="he-IL"/>
          </w:rPr>
          <w:t>3</w:t>
        </w:r>
      </w:ins>
      <w:r w:rsidRPr="00B27B4C">
        <w:rPr>
          <w:rFonts w:ascii="Times New Roman" w:eastAsia="Times New Roman" w:hAnsi="Times New Roman" w:cs="David" w:hint="cs"/>
          <w:sz w:val="20"/>
          <w:szCs w:val="24"/>
          <w:rtl/>
          <w:lang w:eastAsia="he-IL"/>
        </w:rPr>
        <w:t xml:space="preserve">.4 ערוך ומוגש </w:t>
      </w:r>
      <w:proofErr w:type="spellStart"/>
      <w:r w:rsidRPr="00B27B4C">
        <w:rPr>
          <w:rFonts w:ascii="Times New Roman" w:eastAsia="Times New Roman" w:hAnsi="Times New Roman" w:cs="David" w:hint="cs"/>
          <w:sz w:val="20"/>
          <w:szCs w:val="24"/>
          <w:rtl/>
          <w:lang w:eastAsia="he-IL"/>
        </w:rPr>
        <w:t>בקנ"מ</w:t>
      </w:r>
      <w:proofErr w:type="spellEnd"/>
      <w:r w:rsidRPr="00B27B4C">
        <w:rPr>
          <w:rFonts w:ascii="Times New Roman" w:eastAsia="Times New Roman" w:hAnsi="Times New Roman" w:cs="David" w:hint="cs"/>
          <w:sz w:val="20"/>
          <w:szCs w:val="24"/>
          <w:rtl/>
          <w:lang w:eastAsia="he-IL"/>
        </w:rPr>
        <w:t xml:space="preserve"> מוקטן בחוברת או באופן אחר עפ"י דרישת המזמין.</w:t>
      </w:r>
    </w:p>
    <w:p w14:paraId="2142A6FF" w14:textId="77777777" w:rsidR="008E7D94" w:rsidRPr="00B27B4C" w:rsidRDefault="008E7D94" w:rsidP="00B27B4C">
      <w:pPr>
        <w:widowControl w:val="0"/>
        <w:spacing w:before="0" w:beforeAutospacing="0" w:after="0" w:afterAutospacing="0" w:line="360" w:lineRule="auto"/>
        <w:ind w:left="1440"/>
        <w:jc w:val="both"/>
        <w:rPr>
          <w:rFonts w:ascii="Times New Roman" w:eastAsia="Times New Roman" w:hAnsi="Times New Roman" w:cs="David"/>
          <w:sz w:val="20"/>
          <w:szCs w:val="24"/>
          <w:rtl/>
          <w:lang w:eastAsia="he-IL"/>
        </w:rPr>
      </w:pPr>
    </w:p>
    <w:p w14:paraId="6E3D84AB"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ab/>
        <w:t>3.4</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תכנון מפורט לביצוע:</w:t>
      </w:r>
    </w:p>
    <w:p w14:paraId="4917809E"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5AE07D7"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כל </w:t>
      </w:r>
      <w:proofErr w:type="spellStart"/>
      <w:r w:rsidRPr="00B27B4C">
        <w:rPr>
          <w:rFonts w:ascii="Times New Roman" w:eastAsia="Times New Roman" w:hAnsi="Times New Roman" w:cs="David" w:hint="cs"/>
          <w:sz w:val="20"/>
          <w:szCs w:val="24"/>
          <w:rtl/>
          <w:lang w:eastAsia="he-IL"/>
        </w:rPr>
        <w:t>התכניות</w:t>
      </w:r>
      <w:proofErr w:type="spellEnd"/>
      <w:r w:rsidRPr="00B27B4C">
        <w:rPr>
          <w:rFonts w:ascii="Times New Roman" w:eastAsia="Times New Roman" w:hAnsi="Times New Roman" w:cs="David" w:hint="cs"/>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בקנ"מ</w:t>
      </w:r>
      <w:proofErr w:type="spellEnd"/>
      <w:r w:rsidRPr="00B27B4C">
        <w:rPr>
          <w:rFonts w:ascii="Times New Roman" w:eastAsia="Times New Roman" w:hAnsi="Times New Roman" w:cs="David" w:hint="cs"/>
          <w:sz w:val="20"/>
          <w:szCs w:val="24"/>
          <w:rtl/>
          <w:lang w:eastAsia="he-IL"/>
        </w:rPr>
        <w:t xml:space="preserve"> 1:50 אם לא צוין אחרת.</w:t>
      </w:r>
    </w:p>
    <w:p w14:paraId="206F7FCD"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08693E4" w14:textId="5084ABD5" w:rsidR="00B27B4C" w:rsidRPr="00B27B4C" w:rsidDel="00A36CA1" w:rsidRDefault="00B27B4C" w:rsidP="00B27B4C">
      <w:pPr>
        <w:widowControl w:val="0"/>
        <w:numPr>
          <w:ilvl w:val="0"/>
          <w:numId w:val="5"/>
        </w:numPr>
        <w:tabs>
          <w:tab w:val="num" w:pos="2210"/>
        </w:tabs>
        <w:spacing w:before="0" w:beforeAutospacing="0" w:after="0" w:afterAutospacing="0" w:line="240" w:lineRule="auto"/>
        <w:ind w:left="2210" w:hanging="708"/>
        <w:jc w:val="both"/>
        <w:rPr>
          <w:del w:id="418" w:author="מרול אטמן" w:date="2024-01-04T15:52:00Z"/>
          <w:rFonts w:ascii="Times New Roman" w:eastAsia="Times New Roman" w:hAnsi="Times New Roman" w:cs="David"/>
          <w:sz w:val="24"/>
          <w:szCs w:val="24"/>
          <w:rtl/>
          <w:lang w:eastAsia="he-IL"/>
        </w:rPr>
      </w:pPr>
      <w:del w:id="419" w:author="מרול אטמן" w:date="2024-01-04T15:52:00Z">
        <w:r w:rsidRPr="00B27B4C" w:rsidDel="00A36CA1">
          <w:rPr>
            <w:rFonts w:ascii="Times New Roman" w:eastAsia="Times New Roman" w:hAnsi="Times New Roman" w:cs="David" w:hint="cs"/>
            <w:sz w:val="24"/>
            <w:szCs w:val="24"/>
            <w:rtl/>
            <w:lang w:eastAsia="he-IL"/>
          </w:rPr>
          <w:delText>תכניות קומות מרתפים (אם יהיו).</w:delText>
        </w:r>
      </w:del>
    </w:p>
    <w:p w14:paraId="75E48969" w14:textId="1ABF38CE" w:rsidR="00B27B4C" w:rsidRPr="00B27B4C" w:rsidDel="00A36CA1" w:rsidRDefault="00B27B4C" w:rsidP="00B27B4C">
      <w:pPr>
        <w:widowControl w:val="0"/>
        <w:numPr>
          <w:ilvl w:val="0"/>
          <w:numId w:val="5"/>
        </w:numPr>
        <w:tabs>
          <w:tab w:val="num" w:pos="2210"/>
        </w:tabs>
        <w:spacing w:before="0" w:beforeAutospacing="0" w:after="0" w:afterAutospacing="0" w:line="240" w:lineRule="auto"/>
        <w:ind w:left="2210" w:hanging="708"/>
        <w:jc w:val="both"/>
        <w:rPr>
          <w:del w:id="420" w:author="מרול אטמן" w:date="2024-01-04T15:52:00Z"/>
          <w:rFonts w:ascii="Times New Roman" w:eastAsia="Times New Roman" w:hAnsi="Times New Roman" w:cs="David"/>
          <w:sz w:val="24"/>
          <w:szCs w:val="24"/>
          <w:rtl/>
          <w:lang w:eastAsia="he-IL"/>
        </w:rPr>
      </w:pPr>
      <w:del w:id="421" w:author="מרול אטמן" w:date="2024-01-04T15:52:00Z">
        <w:r w:rsidRPr="00B27B4C" w:rsidDel="00A36CA1">
          <w:rPr>
            <w:rFonts w:ascii="Times New Roman" w:eastAsia="Times New Roman" w:hAnsi="Times New Roman" w:cs="David" w:hint="cs"/>
            <w:sz w:val="24"/>
            <w:szCs w:val="24"/>
            <w:rtl/>
            <w:lang w:eastAsia="he-IL"/>
          </w:rPr>
          <w:delText>תכנית קומת מסד (אם תהיה) כולל קטע מהפיתוח הצמוד.</w:delText>
        </w:r>
      </w:del>
    </w:p>
    <w:p w14:paraId="5B787D73" w14:textId="77777777" w:rsidR="00B27B4C" w:rsidRPr="00B27B4C" w:rsidDel="00A36CA1" w:rsidRDefault="00B27B4C" w:rsidP="00B27B4C">
      <w:pPr>
        <w:widowControl w:val="0"/>
        <w:numPr>
          <w:ilvl w:val="0"/>
          <w:numId w:val="5"/>
        </w:numPr>
        <w:tabs>
          <w:tab w:val="num" w:pos="2210"/>
        </w:tabs>
        <w:spacing w:before="0" w:beforeAutospacing="0" w:after="0" w:afterAutospacing="0" w:line="240" w:lineRule="auto"/>
        <w:ind w:left="2210" w:hanging="708"/>
        <w:jc w:val="both"/>
        <w:rPr>
          <w:del w:id="422" w:author="מרול אטמן" w:date="2024-01-04T15:53:00Z"/>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קומת קרקע/כניסה כולל קטע מהפיתוח הצמוד.</w:t>
      </w:r>
    </w:p>
    <w:p w14:paraId="38718BCE" w14:textId="2FBD0BAD" w:rsidR="00B27B4C" w:rsidRPr="00A36CA1" w:rsidDel="00A36CA1" w:rsidRDefault="00B27B4C" w:rsidP="00493BA5">
      <w:pPr>
        <w:widowControl w:val="0"/>
        <w:numPr>
          <w:ilvl w:val="0"/>
          <w:numId w:val="5"/>
        </w:numPr>
        <w:tabs>
          <w:tab w:val="num" w:pos="2210"/>
        </w:tabs>
        <w:spacing w:before="0" w:beforeAutospacing="0" w:after="0" w:afterAutospacing="0" w:line="240" w:lineRule="auto"/>
        <w:ind w:left="2210" w:hanging="708"/>
        <w:jc w:val="both"/>
        <w:rPr>
          <w:del w:id="423" w:author="מרול אטמן" w:date="2024-01-04T15:52:00Z"/>
          <w:rFonts w:ascii="Times New Roman" w:eastAsia="Times New Roman" w:hAnsi="Times New Roman" w:cs="David"/>
          <w:sz w:val="24"/>
          <w:szCs w:val="24"/>
          <w:rtl/>
          <w:lang w:eastAsia="he-IL"/>
        </w:rPr>
      </w:pPr>
      <w:del w:id="424" w:author="מרול אטמן" w:date="2024-01-04T15:52:00Z">
        <w:r w:rsidRPr="00A36CA1" w:rsidDel="00A36CA1">
          <w:rPr>
            <w:rFonts w:ascii="Times New Roman" w:eastAsia="Times New Roman" w:hAnsi="Times New Roman" w:cs="David" w:hint="cs"/>
            <w:sz w:val="24"/>
            <w:szCs w:val="24"/>
            <w:rtl/>
            <w:lang w:eastAsia="he-IL"/>
          </w:rPr>
          <w:delText>תכנית תחנת טרנספורמציה, חדרי חשמל וגנרטור.</w:delText>
        </w:r>
      </w:del>
    </w:p>
    <w:p w14:paraId="770D2E4E" w14:textId="078A8119" w:rsidR="00B27B4C" w:rsidRPr="00B27B4C" w:rsidDel="00A36CA1" w:rsidRDefault="00B27B4C">
      <w:pPr>
        <w:widowControl w:val="0"/>
        <w:tabs>
          <w:tab w:val="num" w:pos="2210"/>
        </w:tabs>
        <w:spacing w:before="0" w:beforeAutospacing="0" w:after="0" w:afterAutospacing="0" w:line="240" w:lineRule="auto"/>
        <w:jc w:val="both"/>
        <w:rPr>
          <w:del w:id="425" w:author="מרול אטמן" w:date="2024-01-04T15:52:00Z"/>
          <w:rFonts w:ascii="Times New Roman" w:eastAsia="Times New Roman" w:hAnsi="Times New Roman" w:cs="David"/>
          <w:sz w:val="24"/>
          <w:szCs w:val="24"/>
          <w:rtl/>
          <w:lang w:eastAsia="he-IL"/>
        </w:rPr>
        <w:pPrChange w:id="426" w:author="מרול אטמן" w:date="2024-01-04T15:53:00Z">
          <w:pPr>
            <w:widowControl w:val="0"/>
            <w:numPr>
              <w:numId w:val="5"/>
            </w:numPr>
            <w:tabs>
              <w:tab w:val="num" w:pos="1889"/>
              <w:tab w:val="num" w:pos="2210"/>
            </w:tabs>
            <w:spacing w:before="0" w:beforeAutospacing="0" w:after="0" w:afterAutospacing="0" w:line="240" w:lineRule="auto"/>
            <w:ind w:left="2210" w:hanging="708"/>
            <w:jc w:val="both"/>
          </w:pPr>
        </w:pPrChange>
      </w:pPr>
      <w:del w:id="427" w:author="מרול אטמן" w:date="2024-01-04T15:52:00Z">
        <w:r w:rsidRPr="00B27B4C" w:rsidDel="00A36CA1">
          <w:rPr>
            <w:rFonts w:ascii="Times New Roman" w:eastAsia="Times New Roman" w:hAnsi="Times New Roman" w:cs="David" w:hint="cs"/>
            <w:sz w:val="24"/>
            <w:szCs w:val="24"/>
            <w:rtl/>
            <w:lang w:eastAsia="he-IL"/>
          </w:rPr>
          <w:delText>תכנית חדר בזק.</w:delText>
        </w:r>
      </w:del>
    </w:p>
    <w:p w14:paraId="4FB669AF" w14:textId="65398817" w:rsidR="00B27B4C" w:rsidRPr="00B27B4C" w:rsidRDefault="00B27B4C" w:rsidP="00A36CA1">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del w:id="428" w:author="מרול אטמן" w:date="2024-01-04T15:53:00Z">
        <w:r w:rsidRPr="00B27B4C" w:rsidDel="00A36CA1">
          <w:rPr>
            <w:rFonts w:ascii="Times New Roman" w:eastAsia="Times New Roman" w:hAnsi="Times New Roman" w:cs="David" w:hint="cs"/>
            <w:sz w:val="24"/>
            <w:szCs w:val="24"/>
            <w:rtl/>
            <w:lang w:eastAsia="he-IL"/>
          </w:rPr>
          <w:delText>תכנית "גרעין" ולובי בכל הקומות כולל פריסת חיפויים 1:20 / 1:50.</w:delText>
        </w:r>
      </w:del>
    </w:p>
    <w:p w14:paraId="24014873" w14:textId="390BD23C" w:rsidR="00B27B4C" w:rsidRPr="00B27B4C" w:rsidDel="00A36CA1" w:rsidRDefault="00B27B4C" w:rsidP="00B27B4C">
      <w:pPr>
        <w:widowControl w:val="0"/>
        <w:numPr>
          <w:ilvl w:val="0"/>
          <w:numId w:val="5"/>
        </w:numPr>
        <w:tabs>
          <w:tab w:val="num" w:pos="2210"/>
        </w:tabs>
        <w:spacing w:before="0" w:beforeAutospacing="0" w:after="0" w:afterAutospacing="0" w:line="240" w:lineRule="auto"/>
        <w:ind w:left="2210" w:hanging="708"/>
        <w:jc w:val="both"/>
        <w:rPr>
          <w:del w:id="429" w:author="מרול אטמן" w:date="2024-01-04T15:53:00Z"/>
          <w:rFonts w:ascii="Times New Roman" w:eastAsia="Times New Roman" w:hAnsi="Times New Roman" w:cs="David"/>
          <w:sz w:val="24"/>
          <w:szCs w:val="24"/>
          <w:lang w:eastAsia="he-IL"/>
        </w:rPr>
      </w:pPr>
      <w:del w:id="430" w:author="מרול אטמן" w:date="2024-01-04T15:53:00Z">
        <w:r w:rsidRPr="00B27B4C" w:rsidDel="00A36CA1">
          <w:rPr>
            <w:rFonts w:ascii="Times New Roman" w:eastAsia="Times New Roman" w:hAnsi="Times New Roman" w:cs="David" w:hint="cs"/>
            <w:sz w:val="24"/>
            <w:szCs w:val="24"/>
            <w:rtl/>
            <w:lang w:eastAsia="he-IL"/>
          </w:rPr>
          <w:delText>חתכים/לנ"ל.</w:delText>
        </w:r>
      </w:del>
    </w:p>
    <w:p w14:paraId="60453081"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מרחבים מוגנים בכל הקומות.</w:t>
      </w:r>
    </w:p>
    <w:p w14:paraId="59629EB3" w14:textId="49A6AF12" w:rsidR="00B27B4C" w:rsidRPr="00B27B4C" w:rsidDel="00A36CA1" w:rsidRDefault="00B27B4C" w:rsidP="00B27B4C">
      <w:pPr>
        <w:widowControl w:val="0"/>
        <w:numPr>
          <w:ilvl w:val="0"/>
          <w:numId w:val="5"/>
        </w:numPr>
        <w:tabs>
          <w:tab w:val="num" w:pos="2210"/>
        </w:tabs>
        <w:spacing w:before="0" w:beforeAutospacing="0" w:after="0" w:afterAutospacing="0" w:line="240" w:lineRule="auto"/>
        <w:ind w:left="2210" w:hanging="708"/>
        <w:jc w:val="both"/>
        <w:rPr>
          <w:del w:id="431" w:author="מרול אטמן" w:date="2024-01-04T15:57:00Z"/>
          <w:rFonts w:ascii="Times New Roman" w:eastAsia="Times New Roman" w:hAnsi="Times New Roman" w:cs="David"/>
          <w:sz w:val="24"/>
          <w:szCs w:val="24"/>
          <w:rtl/>
          <w:lang w:eastAsia="he-IL"/>
        </w:rPr>
      </w:pPr>
      <w:del w:id="432" w:author="מרול אטמן" w:date="2024-01-04T15:57:00Z">
        <w:r w:rsidRPr="00B27B4C" w:rsidDel="00A36CA1">
          <w:rPr>
            <w:rFonts w:ascii="Times New Roman" w:eastAsia="Times New Roman" w:hAnsi="Times New Roman" w:cs="David" w:hint="cs"/>
            <w:sz w:val="24"/>
            <w:szCs w:val="24"/>
            <w:rtl/>
            <w:lang w:eastAsia="he-IL"/>
          </w:rPr>
          <w:delText>חתכים לנ"ל.</w:delText>
        </w:r>
      </w:del>
    </w:p>
    <w:p w14:paraId="376F3110"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תכניות חיפויי קירות וסידור ריצוף במבואת כניסה, במבואות במרתף ובמבואות </w:t>
      </w:r>
      <w:proofErr w:type="spellStart"/>
      <w:r w:rsidRPr="00B27B4C">
        <w:rPr>
          <w:rFonts w:ascii="Times New Roman" w:eastAsia="Times New Roman" w:hAnsi="Times New Roman" w:cs="David" w:hint="cs"/>
          <w:sz w:val="24"/>
          <w:szCs w:val="24"/>
          <w:rtl/>
          <w:lang w:eastAsia="he-IL"/>
        </w:rPr>
        <w:t>קומתיות</w:t>
      </w:r>
      <w:proofErr w:type="spellEnd"/>
      <w:r w:rsidRPr="00B27B4C">
        <w:rPr>
          <w:rFonts w:ascii="Times New Roman" w:eastAsia="Times New Roman" w:hAnsi="Times New Roman" w:cs="David" w:hint="cs"/>
          <w:sz w:val="24"/>
          <w:szCs w:val="24"/>
          <w:rtl/>
          <w:lang w:eastAsia="he-IL"/>
        </w:rPr>
        <w:t xml:space="preserve">  1:20 / 1:50.</w:t>
      </w:r>
    </w:p>
    <w:p w14:paraId="3FBA0C34"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תקרות אקוסטיות ותותבות 1:20 / 1:50.</w:t>
      </w:r>
    </w:p>
    <w:p w14:paraId="5F72F51D"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חדרי המדרגות במפלסים השונים 1:20 / 1:50.</w:t>
      </w:r>
    </w:p>
    <w:p w14:paraId="58324BA6"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חתכים לנ"ל 1:20 / 1:50.</w:t>
      </w:r>
    </w:p>
    <w:p w14:paraId="1C8D11A6"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חדר אשפה וחצרות משק.</w:t>
      </w:r>
    </w:p>
    <w:p w14:paraId="6AEAC7D2" w14:textId="1E1C8193"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תכניות </w:t>
      </w:r>
      <w:del w:id="433" w:author="מרול אטמן" w:date="2024-01-04T15:55:00Z">
        <w:r w:rsidRPr="00B27B4C" w:rsidDel="00A36CA1">
          <w:rPr>
            <w:rFonts w:ascii="Times New Roman" w:eastAsia="Times New Roman" w:hAnsi="Times New Roman" w:cs="David" w:hint="cs"/>
            <w:sz w:val="24"/>
            <w:szCs w:val="24"/>
            <w:rtl/>
            <w:lang w:eastAsia="he-IL"/>
          </w:rPr>
          <w:delText>קומה/קומות טיפוסיות</w:delText>
        </w:r>
      </w:del>
      <w:ins w:id="434" w:author="מרול אטמן" w:date="2024-01-04T15:55:00Z">
        <w:r w:rsidR="00A36CA1">
          <w:rPr>
            <w:rFonts w:ascii="Times New Roman" w:eastAsia="Times New Roman" w:hAnsi="Times New Roman" w:cs="David" w:hint="cs"/>
            <w:sz w:val="24"/>
            <w:szCs w:val="24"/>
            <w:rtl/>
            <w:lang w:eastAsia="he-IL"/>
          </w:rPr>
          <w:t>קומות</w:t>
        </w:r>
      </w:ins>
      <w:r w:rsidRPr="00B27B4C">
        <w:rPr>
          <w:rFonts w:ascii="Times New Roman" w:eastAsia="Times New Roman" w:hAnsi="Times New Roman" w:cs="David" w:hint="cs"/>
          <w:sz w:val="24"/>
          <w:szCs w:val="24"/>
          <w:rtl/>
          <w:lang w:eastAsia="he-IL"/>
        </w:rPr>
        <w:t>.</w:t>
      </w:r>
    </w:p>
    <w:p w14:paraId="4C00BE2C" w14:textId="660F5631" w:rsidR="00B27B4C" w:rsidRPr="00B27B4C" w:rsidDel="00A36CA1" w:rsidRDefault="00B27B4C" w:rsidP="00B27B4C">
      <w:pPr>
        <w:widowControl w:val="0"/>
        <w:numPr>
          <w:ilvl w:val="0"/>
          <w:numId w:val="5"/>
        </w:numPr>
        <w:tabs>
          <w:tab w:val="num" w:pos="2210"/>
        </w:tabs>
        <w:spacing w:before="0" w:beforeAutospacing="0" w:after="0" w:afterAutospacing="0" w:line="240" w:lineRule="auto"/>
        <w:ind w:left="2210" w:hanging="708"/>
        <w:jc w:val="both"/>
        <w:rPr>
          <w:del w:id="435" w:author="מרול אטמן" w:date="2024-01-04T15:55:00Z"/>
          <w:rFonts w:ascii="Times New Roman" w:eastAsia="Times New Roman" w:hAnsi="Times New Roman" w:cs="David"/>
          <w:sz w:val="24"/>
          <w:szCs w:val="24"/>
          <w:rtl/>
          <w:lang w:eastAsia="he-IL"/>
        </w:rPr>
      </w:pPr>
      <w:del w:id="436" w:author="מרול אטמן" w:date="2024-01-04T15:55:00Z">
        <w:r w:rsidRPr="00B27B4C" w:rsidDel="00A36CA1">
          <w:rPr>
            <w:rFonts w:ascii="Times New Roman" w:eastAsia="Times New Roman" w:hAnsi="Times New Roman" w:cs="David" w:hint="cs"/>
            <w:sz w:val="24"/>
            <w:szCs w:val="24"/>
            <w:rtl/>
            <w:lang w:eastAsia="he-IL"/>
          </w:rPr>
          <w:delText xml:space="preserve">תכניות קומות ייחודיות. </w:delText>
        </w:r>
      </w:del>
    </w:p>
    <w:p w14:paraId="538C73A0"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גגות.</w:t>
      </w:r>
    </w:p>
    <w:p w14:paraId="4E3CB291" w14:textId="0C9A1D9E"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מתקנים על הגג</w:t>
      </w:r>
      <w:del w:id="437" w:author="מרול אטמן" w:date="2024-01-04T15:56:00Z">
        <w:r w:rsidRPr="00B27B4C" w:rsidDel="00A36CA1">
          <w:rPr>
            <w:rFonts w:ascii="Times New Roman" w:eastAsia="Times New Roman" w:hAnsi="Times New Roman" w:cs="David" w:hint="cs"/>
            <w:sz w:val="24"/>
            <w:szCs w:val="24"/>
            <w:rtl/>
            <w:lang w:eastAsia="he-IL"/>
          </w:rPr>
          <w:delText xml:space="preserve"> וגגות עליונים</w:delText>
        </w:r>
      </w:del>
      <w:r w:rsidRPr="00B27B4C">
        <w:rPr>
          <w:rFonts w:ascii="Times New Roman" w:eastAsia="Times New Roman" w:hAnsi="Times New Roman" w:cs="David" w:hint="cs"/>
          <w:sz w:val="24"/>
          <w:szCs w:val="24"/>
          <w:rtl/>
          <w:lang w:eastAsia="he-IL"/>
        </w:rPr>
        <w:t>.</w:t>
      </w:r>
    </w:p>
    <w:p w14:paraId="099B3EAB"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חתכים אנכיים.</w:t>
      </w:r>
    </w:p>
    <w:p w14:paraId="23BFDF5E"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חזיתות מ- 4 כיוונים כולל פריסות אבן, פסיפס וכד'.</w:t>
      </w:r>
    </w:p>
    <w:p w14:paraId="12E8EA4D"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חזיתות נסתרות.</w:t>
      </w:r>
    </w:p>
    <w:p w14:paraId="0C713496"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תאום מערכות (סופרפוזיציה), חתכים באזורים בהם מתוכננת הצטלבות מערכות.</w:t>
      </w:r>
    </w:p>
    <w:p w14:paraId="6DFB2333"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יצור מדרגות 1:5.</w:t>
      </w:r>
    </w:p>
    <w:p w14:paraId="56824B05"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תכניות וחתכים לפירים, מעליות ולמערכות 1:20 / 1:50.</w:t>
      </w:r>
    </w:p>
    <w:p w14:paraId="5F84E372"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פריסת קירות שירותים 1:20.</w:t>
      </w:r>
    </w:p>
    <w:p w14:paraId="08166415"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תכנית מטבחים, ארונות מטבח ופריסת קירות 1:20.</w:t>
      </w:r>
    </w:p>
    <w:p w14:paraId="5E0A4109"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רשימות נגרות.</w:t>
      </w:r>
    </w:p>
    <w:p w14:paraId="4A6DD414" w14:textId="7B66FB70"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רשימות מסגרות, כולל חזיתות של ארונות חשמל, </w:t>
      </w:r>
      <w:proofErr w:type="spellStart"/>
      <w:r w:rsidRPr="00B27B4C">
        <w:rPr>
          <w:rFonts w:ascii="Times New Roman" w:eastAsia="Times New Roman" w:hAnsi="Times New Roman" w:cs="David" w:hint="cs"/>
          <w:sz w:val="24"/>
          <w:szCs w:val="24"/>
          <w:rtl/>
          <w:lang w:eastAsia="he-IL"/>
        </w:rPr>
        <w:t>הידרנטים</w:t>
      </w:r>
      <w:proofErr w:type="spellEnd"/>
      <w:r w:rsidRPr="00B27B4C">
        <w:rPr>
          <w:rFonts w:ascii="Times New Roman" w:eastAsia="Times New Roman" w:hAnsi="Times New Roman" w:cs="David" w:hint="cs"/>
          <w:sz w:val="24"/>
          <w:szCs w:val="24"/>
          <w:rtl/>
          <w:lang w:eastAsia="he-IL"/>
        </w:rPr>
        <w:t>, תקשורת</w:t>
      </w:r>
      <w:ins w:id="438" w:author="מרול אטמן" w:date="2024-01-04T15:57:00Z">
        <w:r w:rsidR="00A36CA1">
          <w:rPr>
            <w:rFonts w:ascii="Times New Roman" w:eastAsia="Times New Roman" w:hAnsi="Times New Roman" w:cs="David" w:hint="cs"/>
            <w:sz w:val="24"/>
            <w:szCs w:val="24"/>
            <w:rtl/>
            <w:lang w:eastAsia="he-IL"/>
          </w:rPr>
          <w:t xml:space="preserve"> </w:t>
        </w:r>
      </w:ins>
      <w:del w:id="439" w:author="מרול אטמן" w:date="2024-01-04T15:57:00Z">
        <w:r w:rsidRPr="00B27B4C" w:rsidDel="00A36CA1">
          <w:rPr>
            <w:rFonts w:ascii="Times New Roman" w:eastAsia="Times New Roman" w:hAnsi="Times New Roman" w:cs="David" w:hint="cs"/>
            <w:sz w:val="24"/>
            <w:szCs w:val="24"/>
            <w:rtl/>
            <w:lang w:eastAsia="he-IL"/>
          </w:rPr>
          <w:delText xml:space="preserve"> </w:delText>
        </w:r>
      </w:del>
      <w:r w:rsidRPr="00B27B4C">
        <w:rPr>
          <w:rFonts w:ascii="Times New Roman" w:eastAsia="Times New Roman" w:hAnsi="Times New Roman" w:cs="David" w:hint="cs"/>
          <w:sz w:val="24"/>
          <w:szCs w:val="24"/>
          <w:rtl/>
          <w:lang w:eastAsia="he-IL"/>
        </w:rPr>
        <w:t>ופירים למיניהם, מעקות וכד'.</w:t>
      </w:r>
    </w:p>
    <w:p w14:paraId="726DECFD"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רשימות אלומיניום וזכוכית.</w:t>
      </w:r>
    </w:p>
    <w:p w14:paraId="7E298B0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פרטי בניין.</w:t>
      </w:r>
    </w:p>
    <w:p w14:paraId="1AC8C70C"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תכניות תאום פיתוח חצרות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1:100.</w:t>
      </w:r>
    </w:p>
    <w:p w14:paraId="2388CFE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תכניות אזורי איטום עם הפניות לפרטים: גגות ואזורים רטובים במבנה. </w:t>
      </w:r>
    </w:p>
    <w:p w14:paraId="529DBC9E"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חתכים ופרטיהם לאלמנטים מתועשים.</w:t>
      </w:r>
    </w:p>
    <w:p w14:paraId="0859ED77"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הכנת תכניות שילוט פנים וחוץ.</w:t>
      </w:r>
    </w:p>
    <w:p w14:paraId="7CF7AF91"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5173680"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3.5</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 xml:space="preserve">פרטי בניין עיקריים </w:t>
      </w:r>
      <w:proofErr w:type="spellStart"/>
      <w:r w:rsidRPr="00B27B4C">
        <w:rPr>
          <w:rFonts w:ascii="Times New Roman" w:eastAsia="Times New Roman" w:hAnsi="Times New Roman" w:cs="David" w:hint="cs"/>
          <w:sz w:val="20"/>
          <w:szCs w:val="24"/>
          <w:u w:val="single"/>
          <w:rtl/>
          <w:lang w:eastAsia="he-IL"/>
        </w:rPr>
        <w:t>בקנ"מ</w:t>
      </w:r>
      <w:proofErr w:type="spellEnd"/>
      <w:r w:rsidRPr="00B27B4C">
        <w:rPr>
          <w:rFonts w:ascii="Times New Roman" w:eastAsia="Times New Roman" w:hAnsi="Times New Roman" w:cs="David" w:hint="cs"/>
          <w:sz w:val="20"/>
          <w:szCs w:val="24"/>
          <w:u w:val="single"/>
          <w:rtl/>
          <w:lang w:eastAsia="he-IL"/>
        </w:rPr>
        <w:t xml:space="preserve"> 1:5, 1:10, 1:20</w:t>
      </w:r>
    </w:p>
    <w:p w14:paraId="2692AAD6"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3B0A18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מעקות.</w:t>
      </w:r>
    </w:p>
    <w:p w14:paraId="0A3133A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r>
      <w:proofErr w:type="spellStart"/>
      <w:r w:rsidRPr="00B27B4C">
        <w:rPr>
          <w:rFonts w:ascii="Times New Roman" w:eastAsia="Times New Roman" w:hAnsi="Times New Roman" w:cs="David" w:hint="cs"/>
          <w:sz w:val="20"/>
          <w:szCs w:val="24"/>
          <w:rtl/>
          <w:lang w:eastAsia="he-IL"/>
        </w:rPr>
        <w:t>פריקסטים</w:t>
      </w:r>
      <w:proofErr w:type="spellEnd"/>
      <w:r w:rsidRPr="00B27B4C">
        <w:rPr>
          <w:rFonts w:ascii="Times New Roman" w:eastAsia="Times New Roman" w:hAnsi="Times New Roman" w:cs="David" w:hint="cs"/>
          <w:sz w:val="20"/>
          <w:szCs w:val="24"/>
          <w:rtl/>
          <w:lang w:eastAsia="he-IL"/>
        </w:rPr>
        <w:t>.</w:t>
      </w:r>
    </w:p>
    <w:p w14:paraId="1C963F7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פרטי בניה בגבס.</w:t>
      </w:r>
    </w:p>
    <w:p w14:paraId="4B0D96D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כרכובים.</w:t>
      </w:r>
    </w:p>
    <w:p w14:paraId="636185E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hint="cs"/>
          <w:sz w:val="20"/>
          <w:szCs w:val="24"/>
          <w:rtl/>
          <w:lang w:eastAsia="he-IL"/>
        </w:rPr>
        <w:tab/>
        <w:t>אדניות.</w:t>
      </w:r>
    </w:p>
    <w:p w14:paraId="2F5C000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hint="cs"/>
          <w:sz w:val="20"/>
          <w:szCs w:val="24"/>
          <w:rtl/>
          <w:lang w:eastAsia="he-IL"/>
        </w:rPr>
        <w:tab/>
        <w:t>בסיסים לציוד (מ"א, גנרטור וכו').</w:t>
      </w:r>
    </w:p>
    <w:p w14:paraId="777932E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ז.</w:t>
      </w:r>
      <w:r w:rsidRPr="00B27B4C">
        <w:rPr>
          <w:rFonts w:ascii="Times New Roman" w:eastAsia="Times New Roman" w:hAnsi="Times New Roman" w:cs="David" w:hint="cs"/>
          <w:sz w:val="20"/>
          <w:szCs w:val="24"/>
          <w:rtl/>
          <w:lang w:eastAsia="he-IL"/>
        </w:rPr>
        <w:tab/>
        <w:t>תפרי בניין.</w:t>
      </w:r>
    </w:p>
    <w:p w14:paraId="7FA3A50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ח.</w:t>
      </w:r>
      <w:r w:rsidRPr="00B27B4C">
        <w:rPr>
          <w:rFonts w:ascii="Times New Roman" w:eastAsia="Times New Roman" w:hAnsi="Times New Roman" w:cs="David" w:hint="cs"/>
          <w:sz w:val="20"/>
          <w:szCs w:val="24"/>
          <w:rtl/>
          <w:lang w:eastAsia="he-IL"/>
        </w:rPr>
        <w:tab/>
        <w:t>בטון גלוי.</w:t>
      </w:r>
    </w:p>
    <w:p w14:paraId="43FE21C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w:t>
      </w:r>
      <w:r w:rsidRPr="00B27B4C">
        <w:rPr>
          <w:rFonts w:ascii="Times New Roman" w:eastAsia="Times New Roman" w:hAnsi="Times New Roman" w:cs="David" w:hint="cs"/>
          <w:sz w:val="20"/>
          <w:szCs w:val="24"/>
          <w:rtl/>
          <w:lang w:eastAsia="he-IL"/>
        </w:rPr>
        <w:tab/>
        <w:t>פרטי צפויים.</w:t>
      </w:r>
    </w:p>
    <w:p w14:paraId="0761D5D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hint="cs"/>
          <w:sz w:val="20"/>
          <w:szCs w:val="24"/>
          <w:rtl/>
          <w:lang w:eastAsia="he-IL"/>
        </w:rPr>
        <w:tab/>
        <w:t>פרטי סבכות ניקוז ואוורור.</w:t>
      </w:r>
    </w:p>
    <w:p w14:paraId="4F553BB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יא.</w:t>
      </w:r>
      <w:r w:rsidRPr="00B27B4C">
        <w:rPr>
          <w:rFonts w:ascii="Times New Roman" w:eastAsia="Times New Roman" w:hAnsi="Times New Roman" w:cs="David" w:hint="cs"/>
          <w:sz w:val="20"/>
          <w:szCs w:val="24"/>
          <w:rtl/>
          <w:lang w:eastAsia="he-IL"/>
        </w:rPr>
        <w:tab/>
        <w:t xml:space="preserve">פרטי רמפות פריקה וטעינה.  </w:t>
      </w:r>
    </w:p>
    <w:p w14:paraId="13E0FEE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roofErr w:type="spellStart"/>
      <w:r w:rsidRPr="00B27B4C">
        <w:rPr>
          <w:rFonts w:ascii="Times New Roman" w:eastAsia="Times New Roman" w:hAnsi="Times New Roman" w:cs="David" w:hint="cs"/>
          <w:sz w:val="20"/>
          <w:szCs w:val="24"/>
          <w:rtl/>
          <w:lang w:eastAsia="he-IL"/>
        </w:rPr>
        <w:t>יב</w:t>
      </w:r>
      <w:proofErr w:type="spellEnd"/>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ab/>
        <w:t>פרטים מחייבים (מתואמים ומאושרים ע"י הרשויות המקומית) לביצוע ע"י דיירים לאחר אכלוס עבור:</w:t>
      </w:r>
    </w:p>
    <w:p w14:paraId="399F9D7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סורגים לפתחים בחזיתות.</w:t>
      </w:r>
    </w:p>
    <w:p w14:paraId="3B68A4E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xml:space="preserve">-  הגבהת מעקות במרפסות </w:t>
      </w:r>
      <w:proofErr w:type="spellStart"/>
      <w:r w:rsidRPr="00B27B4C">
        <w:rPr>
          <w:rFonts w:ascii="Times New Roman" w:eastAsia="Times New Roman" w:hAnsi="Times New Roman" w:cs="David" w:hint="cs"/>
          <w:sz w:val="20"/>
          <w:szCs w:val="24"/>
          <w:rtl/>
          <w:lang w:eastAsia="he-IL"/>
        </w:rPr>
        <w:t>בכ</w:t>
      </w:r>
      <w:proofErr w:type="spellEnd"/>
      <w:r w:rsidRPr="00B27B4C">
        <w:rPr>
          <w:rFonts w:ascii="Times New Roman" w:eastAsia="Times New Roman" w:hAnsi="Times New Roman" w:cs="David" w:hint="cs"/>
          <w:sz w:val="20"/>
          <w:szCs w:val="24"/>
          <w:rtl/>
          <w:lang w:eastAsia="he-IL"/>
        </w:rPr>
        <w:t>- 30 ס"מ</w:t>
      </w:r>
    </w:p>
    <w:p w14:paraId="388A7D52"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פרגולות</w:t>
      </w:r>
    </w:p>
    <w:p w14:paraId="33F678FF"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18CB00C"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3.6</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 xml:space="preserve">פרטי איטום ניקוז ובידוד </w:t>
      </w:r>
      <w:proofErr w:type="spellStart"/>
      <w:r w:rsidRPr="00B27B4C">
        <w:rPr>
          <w:rFonts w:ascii="Times New Roman" w:eastAsia="Times New Roman" w:hAnsi="Times New Roman" w:cs="David" w:hint="cs"/>
          <w:sz w:val="20"/>
          <w:szCs w:val="24"/>
          <w:u w:val="single"/>
          <w:rtl/>
          <w:lang w:eastAsia="he-IL"/>
        </w:rPr>
        <w:t>בקנ"מ</w:t>
      </w:r>
      <w:proofErr w:type="spellEnd"/>
      <w:r w:rsidRPr="00B27B4C">
        <w:rPr>
          <w:rFonts w:ascii="Times New Roman" w:eastAsia="Times New Roman" w:hAnsi="Times New Roman" w:cs="David" w:hint="cs"/>
          <w:sz w:val="20"/>
          <w:szCs w:val="24"/>
          <w:u w:val="single"/>
          <w:rtl/>
          <w:lang w:eastAsia="he-IL"/>
        </w:rPr>
        <w:t xml:space="preserve"> 1:5, 1:10, 1:20</w:t>
      </w:r>
    </w:p>
    <w:p w14:paraId="5D4A74EE"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C74ADA0"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איטום גגות שטוחים (עם ו/או בלי ריצוף).</w:t>
      </w:r>
    </w:p>
    <w:p w14:paraId="73357A7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תאום איטום קירות/קורות הבאים במגע עם הקרקע.</w:t>
      </w:r>
    </w:p>
    <w:p w14:paraId="65A7E89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בידוד גגות שטוחים.</w:t>
      </w:r>
    </w:p>
    <w:p w14:paraId="7591EB7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פרטי מרזבים וזרבוביות.</w:t>
      </w:r>
    </w:p>
    <w:p w14:paraId="7A046BC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hint="cs"/>
          <w:sz w:val="20"/>
          <w:szCs w:val="24"/>
          <w:rtl/>
          <w:lang w:eastAsia="he-IL"/>
        </w:rPr>
        <w:tab/>
        <w:t xml:space="preserve">איטום חדרי שירותים, מטבחים ומטבחונים, חצרות אשפה </w:t>
      </w:r>
      <w:proofErr w:type="spellStart"/>
      <w:r w:rsidRPr="00B27B4C">
        <w:rPr>
          <w:rFonts w:ascii="Times New Roman" w:eastAsia="Times New Roman" w:hAnsi="Times New Roman" w:cs="David" w:hint="cs"/>
          <w:sz w:val="20"/>
          <w:szCs w:val="24"/>
          <w:rtl/>
          <w:lang w:eastAsia="he-IL"/>
        </w:rPr>
        <w:t>וכו</w:t>
      </w:r>
      <w:proofErr w:type="spellEnd"/>
      <w:r w:rsidRPr="00B27B4C">
        <w:rPr>
          <w:rFonts w:ascii="Times New Roman" w:eastAsia="Times New Roman" w:hAnsi="Times New Roman" w:cs="David" w:hint="cs"/>
          <w:sz w:val="20"/>
          <w:szCs w:val="24"/>
          <w:rtl/>
          <w:lang w:eastAsia="he-IL"/>
        </w:rPr>
        <w:t>'.</w:t>
      </w:r>
    </w:p>
    <w:p w14:paraId="16A6DEC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hint="cs"/>
          <w:sz w:val="20"/>
          <w:szCs w:val="24"/>
          <w:rtl/>
          <w:lang w:eastAsia="he-IL"/>
        </w:rPr>
        <w:tab/>
        <w:t xml:space="preserve">סימון מהלך ומוצא מרזבים ע"ג חזיתות ותכניות במגע עם הקרקע כולל גבהים 1:50 (בתאום עם מתכנן הפיתוח). </w:t>
      </w:r>
    </w:p>
    <w:p w14:paraId="1ABE128D"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8DA67EB"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3.7</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פרטי גמר</w:t>
      </w:r>
    </w:p>
    <w:p w14:paraId="3DD15ACB"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394EEF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מדרגות.</w:t>
      </w:r>
    </w:p>
    <w:p w14:paraId="23A0760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ריצוף וחיפויים.</w:t>
      </w:r>
    </w:p>
    <w:p w14:paraId="5DDD1E3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אדני חלונות.</w:t>
      </w:r>
    </w:p>
    <w:p w14:paraId="06DD3A3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ספי מוזאיקה.</w:t>
      </w:r>
    </w:p>
    <w:p w14:paraId="700F0AB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hint="cs"/>
          <w:sz w:val="20"/>
          <w:szCs w:val="24"/>
          <w:rtl/>
          <w:lang w:eastAsia="he-IL"/>
        </w:rPr>
        <w:tab/>
        <w:t>משטחי עבודה במטבח ובחדרי שירותים.</w:t>
      </w:r>
    </w:p>
    <w:p w14:paraId="0C1B44A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hint="cs"/>
          <w:sz w:val="20"/>
          <w:szCs w:val="24"/>
          <w:rtl/>
          <w:lang w:eastAsia="he-IL"/>
        </w:rPr>
        <w:tab/>
        <w:t>פרטי טיח פנים וחוץ.</w:t>
      </w:r>
    </w:p>
    <w:p w14:paraId="0D24C43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ז.</w:t>
      </w:r>
      <w:r w:rsidRPr="00B27B4C">
        <w:rPr>
          <w:rFonts w:ascii="Times New Roman" w:eastAsia="Times New Roman" w:hAnsi="Times New Roman" w:cs="David" w:hint="cs"/>
          <w:sz w:val="20"/>
          <w:szCs w:val="24"/>
          <w:rtl/>
          <w:lang w:eastAsia="he-IL"/>
        </w:rPr>
        <w:tab/>
        <w:t>פרטי קירות מסך.</w:t>
      </w:r>
    </w:p>
    <w:p w14:paraId="5687F86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ח.</w:t>
      </w:r>
      <w:r w:rsidRPr="00B27B4C">
        <w:rPr>
          <w:rFonts w:ascii="Times New Roman" w:eastAsia="Times New Roman" w:hAnsi="Times New Roman" w:cs="David" w:hint="cs"/>
          <w:sz w:val="20"/>
          <w:szCs w:val="24"/>
          <w:rtl/>
          <w:lang w:eastAsia="he-IL"/>
        </w:rPr>
        <w:tab/>
        <w:t>פרטי נגרות.</w:t>
      </w:r>
    </w:p>
    <w:p w14:paraId="395238E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w:t>
      </w:r>
      <w:r w:rsidRPr="00B27B4C">
        <w:rPr>
          <w:rFonts w:ascii="Times New Roman" w:eastAsia="Times New Roman" w:hAnsi="Times New Roman" w:cs="David" w:hint="cs"/>
          <w:sz w:val="20"/>
          <w:szCs w:val="24"/>
          <w:rtl/>
          <w:lang w:eastAsia="he-IL"/>
        </w:rPr>
        <w:tab/>
        <w:t>פרטי מסגרות.</w:t>
      </w:r>
    </w:p>
    <w:p w14:paraId="225DBE7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hint="cs"/>
          <w:sz w:val="20"/>
          <w:szCs w:val="24"/>
          <w:rtl/>
          <w:lang w:eastAsia="he-IL"/>
        </w:rPr>
        <w:tab/>
        <w:t>פרטי אלומיניום עקרוניים (תכניות ייצור יוכנו ע"י היצרן, יבוקרו ויאושרו ע"י המתכנן) כולל חזיתות כניסה ותיבות דואר.</w:t>
      </w:r>
    </w:p>
    <w:p w14:paraId="0160150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lastRenderedPageBreak/>
        <w:t>יא.</w:t>
      </w:r>
      <w:r w:rsidRPr="00B27B4C">
        <w:rPr>
          <w:rFonts w:ascii="Times New Roman" w:eastAsia="Times New Roman" w:hAnsi="Times New Roman" w:cs="David" w:hint="cs"/>
          <w:sz w:val="20"/>
          <w:szCs w:val="24"/>
          <w:rtl/>
          <w:lang w:eastAsia="he-IL"/>
        </w:rPr>
        <w:tab/>
        <w:t>פרטי מעקות.</w:t>
      </w:r>
    </w:p>
    <w:p w14:paraId="5E13597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roofErr w:type="spellStart"/>
      <w:r w:rsidRPr="00B27B4C">
        <w:rPr>
          <w:rFonts w:ascii="Times New Roman" w:eastAsia="Times New Roman" w:hAnsi="Times New Roman" w:cs="David" w:hint="cs"/>
          <w:sz w:val="20"/>
          <w:szCs w:val="24"/>
          <w:rtl/>
          <w:lang w:eastAsia="he-IL"/>
        </w:rPr>
        <w:t>יב</w:t>
      </w:r>
      <w:proofErr w:type="spellEnd"/>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ab/>
        <w:t>פרטי גמר סיפים ושיפולים בחדרי מדרגות.</w:t>
      </w:r>
    </w:p>
    <w:p w14:paraId="275B7B8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roofErr w:type="spellStart"/>
      <w:r w:rsidRPr="00B27B4C">
        <w:rPr>
          <w:rFonts w:ascii="Times New Roman" w:eastAsia="Times New Roman" w:hAnsi="Times New Roman" w:cs="David" w:hint="cs"/>
          <w:sz w:val="20"/>
          <w:szCs w:val="24"/>
          <w:rtl/>
          <w:lang w:eastAsia="he-IL"/>
        </w:rPr>
        <w:t>יג</w:t>
      </w:r>
      <w:proofErr w:type="spellEnd"/>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ab/>
        <w:t>פרטי שילוט חוץ ופנים (ועד הבית).</w:t>
      </w:r>
    </w:p>
    <w:p w14:paraId="7B9FAF4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יד.</w:t>
      </w:r>
      <w:r w:rsidRPr="00B27B4C">
        <w:rPr>
          <w:rFonts w:ascii="Times New Roman" w:eastAsia="Times New Roman" w:hAnsi="Times New Roman" w:cs="David" w:hint="cs"/>
          <w:sz w:val="20"/>
          <w:szCs w:val="24"/>
          <w:rtl/>
          <w:lang w:eastAsia="he-IL"/>
        </w:rPr>
        <w:tab/>
        <w:t>פרטי מתקני אשפה.</w:t>
      </w:r>
    </w:p>
    <w:p w14:paraId="3815306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טו.</w:t>
      </w:r>
      <w:r w:rsidRPr="00B27B4C">
        <w:rPr>
          <w:rFonts w:ascii="Times New Roman" w:eastAsia="Times New Roman" w:hAnsi="Times New Roman" w:cs="David" w:hint="cs"/>
          <w:sz w:val="20"/>
          <w:szCs w:val="24"/>
          <w:rtl/>
          <w:lang w:eastAsia="he-IL"/>
        </w:rPr>
        <w:tab/>
        <w:t>פרטי מחיצות.</w:t>
      </w:r>
    </w:p>
    <w:p w14:paraId="1FEFD7C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roofErr w:type="spellStart"/>
      <w:r w:rsidRPr="00B27B4C">
        <w:rPr>
          <w:rFonts w:ascii="Times New Roman" w:eastAsia="Times New Roman" w:hAnsi="Times New Roman" w:cs="David" w:hint="cs"/>
          <w:sz w:val="20"/>
          <w:szCs w:val="24"/>
          <w:rtl/>
          <w:lang w:eastAsia="he-IL"/>
        </w:rPr>
        <w:t>טז</w:t>
      </w:r>
      <w:proofErr w:type="spellEnd"/>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ab/>
        <w:t>שערים.</w:t>
      </w:r>
    </w:p>
    <w:p w14:paraId="4F35FC1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roofErr w:type="spellStart"/>
      <w:r w:rsidRPr="00B27B4C">
        <w:rPr>
          <w:rFonts w:ascii="Times New Roman" w:eastAsia="Times New Roman" w:hAnsi="Times New Roman" w:cs="David" w:hint="cs"/>
          <w:sz w:val="20"/>
          <w:szCs w:val="24"/>
          <w:rtl/>
          <w:lang w:eastAsia="he-IL"/>
        </w:rPr>
        <w:t>יז</w:t>
      </w:r>
      <w:proofErr w:type="spellEnd"/>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sz w:val="20"/>
          <w:szCs w:val="20"/>
          <w:lang w:eastAsia="he-IL"/>
        </w:rPr>
        <w:t>SKYLIGHTS</w:t>
      </w:r>
      <w:r w:rsidRPr="00B27B4C">
        <w:rPr>
          <w:rFonts w:ascii="Times New Roman" w:eastAsia="Times New Roman" w:hAnsi="Times New Roman" w:cs="David" w:hint="cs"/>
          <w:sz w:val="20"/>
          <w:szCs w:val="20"/>
          <w:rtl/>
          <w:lang w:eastAsia="he-IL"/>
        </w:rPr>
        <w:t>.</w:t>
      </w:r>
    </w:p>
    <w:p w14:paraId="65157997"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16"/>
          <w:szCs w:val="20"/>
          <w:rtl/>
          <w:lang w:eastAsia="he-IL"/>
        </w:rPr>
      </w:pPr>
    </w:p>
    <w:p w14:paraId="03E67146"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lang w:eastAsia="he-IL"/>
        </w:rPr>
      </w:pPr>
    </w:p>
    <w:p w14:paraId="3A942E9F"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3.8</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עדכון תכניות וטבלאות</w:t>
      </w:r>
      <w:r w:rsidRPr="00B27B4C">
        <w:rPr>
          <w:rFonts w:ascii="Times New Roman" w:eastAsia="Times New Roman" w:hAnsi="Times New Roman" w:cs="David" w:hint="cs"/>
          <w:sz w:val="20"/>
          <w:szCs w:val="24"/>
          <w:rtl/>
          <w:lang w:eastAsia="he-IL"/>
        </w:rPr>
        <w:t>:</w:t>
      </w:r>
    </w:p>
    <w:p w14:paraId="61CD5955" w14:textId="77777777" w:rsidR="00B27B4C" w:rsidRPr="00B27B4C" w:rsidDel="00A36CA1" w:rsidRDefault="00B27B4C" w:rsidP="00B27B4C">
      <w:pPr>
        <w:widowControl w:val="0"/>
        <w:spacing w:before="0" w:beforeAutospacing="0" w:after="0" w:afterAutospacing="0" w:line="240" w:lineRule="auto"/>
        <w:ind w:left="720" w:hanging="720"/>
        <w:jc w:val="both"/>
        <w:rPr>
          <w:del w:id="440" w:author="מרול אטמן" w:date="2024-01-04T15:58:00Z"/>
          <w:rFonts w:ascii="Times New Roman" w:eastAsia="Times New Roman" w:hAnsi="Times New Roman" w:cs="David"/>
          <w:sz w:val="20"/>
          <w:szCs w:val="24"/>
          <w:rtl/>
          <w:lang w:eastAsia="he-IL"/>
        </w:rPr>
      </w:pPr>
    </w:p>
    <w:p w14:paraId="1DE90E56" w14:textId="02FD89D7" w:rsidR="00B27B4C" w:rsidRPr="00B27B4C" w:rsidRDefault="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Change w:id="441" w:author="מרול אטמן" w:date="2024-01-04T15:58:00Z">
          <w:pPr>
            <w:widowControl w:val="0"/>
            <w:spacing w:before="0" w:beforeAutospacing="0" w:after="0" w:afterAutospacing="0" w:line="240" w:lineRule="auto"/>
            <w:ind w:left="2210" w:hanging="850"/>
            <w:jc w:val="both"/>
          </w:pPr>
        </w:pPrChange>
      </w:pPr>
      <w:del w:id="442" w:author="מרול אטמן" w:date="2024-01-04T15:58:00Z">
        <w:r w:rsidRPr="00B27B4C" w:rsidDel="00A36CA1">
          <w:rPr>
            <w:rFonts w:ascii="Times New Roman" w:eastAsia="Times New Roman" w:hAnsi="Times New Roman" w:cs="David" w:hint="cs"/>
            <w:sz w:val="20"/>
            <w:szCs w:val="24"/>
            <w:rtl/>
            <w:lang w:eastAsia="he-IL"/>
          </w:rPr>
          <w:delText>א.</w:delText>
        </w:r>
        <w:r w:rsidRPr="00B27B4C" w:rsidDel="00A36CA1">
          <w:rPr>
            <w:rFonts w:ascii="Times New Roman" w:eastAsia="Times New Roman" w:hAnsi="Times New Roman" w:cs="David" w:hint="cs"/>
            <w:sz w:val="20"/>
            <w:szCs w:val="24"/>
            <w:rtl/>
            <w:lang w:eastAsia="he-IL"/>
          </w:rPr>
          <w:tab/>
          <w:delText>עדכון תכניות מכירה ותכניות המכר לפי תכניות הביצוע.</w:delText>
        </w:r>
      </w:del>
    </w:p>
    <w:p w14:paraId="10D7C7C5" w14:textId="6BCA988B"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del w:id="443" w:author="מרול אטמן" w:date="2024-01-04T15:58:00Z">
        <w:r w:rsidRPr="00B27B4C" w:rsidDel="00A36CA1">
          <w:rPr>
            <w:rFonts w:ascii="Times New Roman" w:eastAsia="Times New Roman" w:hAnsi="Times New Roman" w:cs="David" w:hint="cs"/>
            <w:sz w:val="20"/>
            <w:szCs w:val="24"/>
            <w:rtl/>
            <w:lang w:eastAsia="he-IL"/>
          </w:rPr>
          <w:delText>ב</w:delText>
        </w:r>
      </w:del>
      <w:ins w:id="444" w:author="מרול אטמן" w:date="2024-01-04T15:58:00Z">
        <w:r w:rsidR="00A36CA1">
          <w:rPr>
            <w:rFonts w:ascii="Times New Roman" w:eastAsia="Times New Roman" w:hAnsi="Times New Roman" w:cs="David" w:hint="cs"/>
            <w:sz w:val="20"/>
            <w:szCs w:val="24"/>
            <w:rtl/>
            <w:lang w:eastAsia="he-IL"/>
          </w:rPr>
          <w:t>א</w:t>
        </w:r>
      </w:ins>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ab/>
        <w:t>עדכון חשובי שטחים ל</w:t>
      </w:r>
      <w:del w:id="445" w:author="מרול אטמן" w:date="2024-01-04T15:58:00Z">
        <w:r w:rsidRPr="00B27B4C" w:rsidDel="00A36CA1">
          <w:rPr>
            <w:rFonts w:ascii="Times New Roman" w:eastAsia="Times New Roman" w:hAnsi="Times New Roman" w:cs="David" w:hint="cs"/>
            <w:sz w:val="20"/>
            <w:szCs w:val="24"/>
            <w:rtl/>
            <w:lang w:eastAsia="he-IL"/>
          </w:rPr>
          <w:delText>מכירה ול</w:delText>
        </w:r>
      </w:del>
      <w:r w:rsidRPr="00B27B4C">
        <w:rPr>
          <w:rFonts w:ascii="Times New Roman" w:eastAsia="Times New Roman" w:hAnsi="Times New Roman" w:cs="David" w:hint="cs"/>
          <w:sz w:val="20"/>
          <w:szCs w:val="24"/>
          <w:rtl/>
          <w:lang w:eastAsia="he-IL"/>
        </w:rPr>
        <w:t xml:space="preserve">צורכי התחשבנות עם הקבלנים לפי תכניות הביצוע. </w:t>
      </w:r>
    </w:p>
    <w:p w14:paraId="411791D4"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עדכון תכניות/בקשות להיתרים.</w:t>
      </w:r>
    </w:p>
    <w:p w14:paraId="404253DF"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p>
    <w:p w14:paraId="4B987464"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3.9</w:t>
      </w:r>
      <w:r w:rsidRPr="00B27B4C">
        <w:rPr>
          <w:rFonts w:ascii="Times New Roman" w:eastAsia="Times New Roman" w:hAnsi="Times New Roman" w:cs="David" w:hint="cs"/>
          <w:sz w:val="20"/>
          <w:szCs w:val="24"/>
          <w:rtl/>
          <w:lang w:eastAsia="he-IL"/>
        </w:rPr>
        <w:tab/>
        <w:t>כל תכנית ו/או פרט אחר שידרשו במהלך התכנון והביצוע לשם ביצוע התכנון והעבודות באופן מושלם, בהתאם לשקול המנהל.</w:t>
      </w:r>
    </w:p>
    <w:p w14:paraId="32B60D20"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18"/>
          <w:rtl/>
          <w:lang w:eastAsia="he-IL"/>
        </w:rPr>
      </w:pPr>
    </w:p>
    <w:p w14:paraId="0D225494"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3.10</w:t>
      </w:r>
      <w:r w:rsidRPr="00B27B4C">
        <w:rPr>
          <w:rFonts w:ascii="Times New Roman" w:eastAsia="Times New Roman" w:hAnsi="Times New Roman" w:cs="David" w:hint="cs"/>
          <w:sz w:val="20"/>
          <w:szCs w:val="24"/>
          <w:rtl/>
          <w:lang w:eastAsia="he-IL"/>
        </w:rPr>
        <w:tab/>
        <w:t>רשימות מעודכנות של תכניות כולל תאריך ומספר מהדורה – לפחות פעם בחודש.</w:t>
      </w:r>
    </w:p>
    <w:p w14:paraId="79135DF8"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18"/>
          <w:rtl/>
          <w:lang w:eastAsia="he-IL"/>
        </w:rPr>
      </w:pPr>
    </w:p>
    <w:p w14:paraId="7708F9BD"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3.11</w:t>
      </w:r>
      <w:r w:rsidRPr="00B27B4C">
        <w:rPr>
          <w:rFonts w:ascii="Times New Roman" w:eastAsia="Times New Roman" w:hAnsi="Times New Roman" w:cs="David" w:hint="cs"/>
          <w:sz w:val="20"/>
          <w:szCs w:val="24"/>
          <w:rtl/>
          <w:lang w:eastAsia="he-IL"/>
        </w:rPr>
        <w:tab/>
        <w:t>מובהר בזאת שהתכניות יוכנו לפי ביצוע בקטעים של הפרויקט ויכללו פתרונות לקטעי הביניים.</w:t>
      </w:r>
    </w:p>
    <w:p w14:paraId="2E61B13C"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18"/>
          <w:rtl/>
          <w:lang w:eastAsia="he-IL"/>
        </w:rPr>
      </w:pPr>
    </w:p>
    <w:p w14:paraId="74D92216"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3.12</w:t>
      </w:r>
      <w:r w:rsidRPr="00B27B4C">
        <w:rPr>
          <w:rFonts w:ascii="Times New Roman" w:eastAsia="Times New Roman" w:hAnsi="Times New Roman" w:cs="David" w:hint="cs"/>
          <w:sz w:val="20"/>
          <w:szCs w:val="24"/>
          <w:rtl/>
          <w:lang w:eastAsia="he-IL"/>
        </w:rPr>
        <w:tab/>
        <w:t>כל שאר תכניות הביצוע המתחייבות מכל תקן ודין, לרבות אך לא רק מחלקיו השונים של ת"י 1547 - "תכניות ביצוע לבניינים ולעבודות פיתוח סביבתי".</w:t>
      </w:r>
    </w:p>
    <w:p w14:paraId="48FD9749"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lang w:eastAsia="he-IL"/>
        </w:rPr>
        <w:tab/>
      </w:r>
      <w:r w:rsidRPr="00B27B4C">
        <w:rPr>
          <w:rFonts w:ascii="Times New Roman" w:eastAsia="Times New Roman" w:hAnsi="Times New Roman" w:cs="David" w:hint="cs"/>
          <w:sz w:val="20"/>
          <w:szCs w:val="24"/>
          <w:rtl/>
          <w:lang w:eastAsia="he-IL"/>
        </w:rPr>
        <w:t>בניה טרומית/מתועשת:</w:t>
      </w:r>
    </w:p>
    <w:p w14:paraId="43A19792"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במקרה ויוחלט על ביצוע המבנים כולם או מקצתם בבניה טרומית/מתועשת, יידרש המתכנן להכין, בנוסף לנ"ל, גם את התכניות המתאימות לבניה טרומית/מתועשת.</w:t>
      </w:r>
    </w:p>
    <w:p w14:paraId="2940A3E4"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4"/>
          <w:szCs w:val="8"/>
          <w:rtl/>
          <w:lang w:eastAsia="he-IL"/>
        </w:rPr>
      </w:pPr>
    </w:p>
    <w:p w14:paraId="2FDC323A"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כל המסמכים והתכניות יערכו בשפה העברית.</w:t>
      </w:r>
    </w:p>
    <w:p w14:paraId="2D7FB117"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p>
    <w:p w14:paraId="16B986EA"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6798464" w14:textId="77777777" w:rsidR="00B27B4C" w:rsidRPr="00B27B4C" w:rsidRDefault="00B27B4C" w:rsidP="00B27B4C">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5ED8D1CF"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3EF5D81A"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7870387B"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433BB20"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F9E7897"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D851B04"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466A19FB" w14:textId="53BB72BE" w:rsidR="00F3375F" w:rsidRDefault="00C330C8" w:rsidP="00B27B4C">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207E4EA177C449D6B8D2DAA1AA0F0FF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del w:id="446" w:author="מרול אטמן" w:date="2024-01-07T12:35:00Z">
            <w:r w:rsidR="00493BA5" w:rsidDel="00182945">
              <w:rPr>
                <w:rFonts w:ascii="Times New Roman" w:eastAsia="Times New Roman" w:hAnsi="Times New Roman" w:cs="David" w:hint="cs"/>
                <w:color w:val="008000"/>
                <w:sz w:val="24"/>
                <w:szCs w:val="24"/>
                <w:rtl/>
                <w:lang w:eastAsia="he-IL"/>
              </w:rPr>
              <w:br/>
              <w:delText>אפריקה התחדשות עירונית בע"מ</w:delText>
            </w:r>
            <w:r w:rsidR="00493BA5" w:rsidDel="00182945">
              <w:rPr>
                <w:rFonts w:ascii="Times New Roman" w:eastAsia="Times New Roman" w:hAnsi="Times New Roman" w:cs="David" w:hint="cs"/>
                <w:color w:val="008000"/>
                <w:sz w:val="24"/>
                <w:szCs w:val="24"/>
                <w:rtl/>
                <w:lang w:eastAsia="he-IL"/>
              </w:rPr>
              <w:br/>
            </w:r>
            <w:r w:rsidR="00493BA5" w:rsidDel="00182945">
              <w:rPr>
                <w:rFonts w:ascii="Times New Roman" w:eastAsia="Times New Roman" w:hAnsi="Times New Roman" w:cs="David" w:hint="cs"/>
                <w:color w:val="008000"/>
                <w:sz w:val="24"/>
                <w:szCs w:val="24"/>
                <w:rtl/>
                <w:lang w:eastAsia="he-IL"/>
              </w:rPr>
              <w:br/>
              <w:delText>514639525</w:delText>
            </w:r>
            <w:r w:rsidR="00493BA5" w:rsidDel="00182945">
              <w:rPr>
                <w:rFonts w:ascii="Times New Roman" w:eastAsia="Times New Roman" w:hAnsi="Times New Roman" w:cs="David" w:hint="cs"/>
                <w:color w:val="008000"/>
                <w:sz w:val="24"/>
                <w:szCs w:val="24"/>
                <w:rtl/>
                <w:lang w:eastAsia="he-IL"/>
              </w:rPr>
              <w:br/>
            </w:r>
            <w:r w:rsidR="00493BA5" w:rsidDel="00182945">
              <w:rPr>
                <w:rFonts w:ascii="Times New Roman" w:eastAsia="Times New Roman" w:hAnsi="Times New Roman" w:cs="David" w:hint="cs"/>
                <w:color w:val="008000"/>
                <w:sz w:val="24"/>
                <w:szCs w:val="24"/>
                <w:rtl/>
                <w:lang w:eastAsia="he-IL"/>
              </w:rPr>
              <w:br/>
              <w:delText>מצלאוי חברה לבנין בע"מ</w:delText>
            </w:r>
            <w:r w:rsidR="00493BA5" w:rsidDel="00182945">
              <w:rPr>
                <w:rFonts w:ascii="Times New Roman" w:eastAsia="Times New Roman" w:hAnsi="Times New Roman" w:cs="David" w:hint="cs"/>
                <w:color w:val="008000"/>
                <w:sz w:val="24"/>
                <w:szCs w:val="24"/>
                <w:rtl/>
                <w:lang w:eastAsia="he-IL"/>
              </w:rPr>
              <w:br/>
              <w:delText>דרך רפאל איתן 1, קרית אונו</w:delText>
            </w:r>
            <w:r w:rsidR="00493BA5" w:rsidDel="00182945">
              <w:rPr>
                <w:rFonts w:ascii="Times New Roman" w:eastAsia="Times New Roman" w:hAnsi="Times New Roman" w:cs="David" w:hint="cs"/>
                <w:color w:val="008000"/>
                <w:sz w:val="24"/>
                <w:szCs w:val="24"/>
                <w:rtl/>
                <w:lang w:eastAsia="he-IL"/>
              </w:rPr>
              <w:br/>
              <w:delText>512726712</w:delText>
            </w:r>
            <w:r w:rsidR="00493BA5" w:rsidDel="00182945">
              <w:rPr>
                <w:rFonts w:ascii="Times New Roman" w:eastAsia="Times New Roman" w:hAnsi="Times New Roman" w:cs="David" w:hint="cs"/>
                <w:color w:val="008000"/>
                <w:sz w:val="24"/>
                <w:szCs w:val="24"/>
                <w:rtl/>
                <w:lang w:eastAsia="he-IL"/>
              </w:rPr>
              <w:br/>
            </w:r>
          </w:del>
          <w:ins w:id="447" w:author="מרול אטמן" w:date="2024-01-07T12:37:00Z">
            <w:r w:rsidR="00182945">
              <w:rPr>
                <w:rFonts w:ascii="Times New Roman" w:eastAsia="Times New Roman" w:hAnsi="Times New Roman" w:cs="David" w:hint="cs"/>
                <w:color w:val="008000"/>
                <w:sz w:val="24"/>
                <w:szCs w:val="24"/>
                <w:rtl/>
                <w:lang w:eastAsia="he-IL"/>
              </w:rPr>
              <w:t>אפריקה התחדשות עירונית בע"מ</w:t>
            </w:r>
            <w:r w:rsidR="00182945">
              <w:rPr>
                <w:rFonts w:ascii="Times New Roman" w:eastAsia="Times New Roman" w:hAnsi="Times New Roman" w:cs="David" w:hint="cs"/>
                <w:color w:val="008000"/>
                <w:sz w:val="24"/>
                <w:szCs w:val="24"/>
                <w:rtl/>
                <w:lang w:eastAsia="he-IL"/>
              </w:rPr>
              <w:br/>
              <w:t>רח' יוני נתניהו 1, אור יהודה</w:t>
            </w:r>
            <w:r w:rsidR="00182945">
              <w:rPr>
                <w:rFonts w:ascii="Times New Roman" w:eastAsia="Times New Roman" w:hAnsi="Times New Roman" w:cs="David" w:hint="cs"/>
                <w:color w:val="008000"/>
                <w:sz w:val="24"/>
                <w:szCs w:val="24"/>
                <w:rtl/>
                <w:lang w:eastAsia="he-IL"/>
              </w:rPr>
              <w:br/>
              <w:t>514639525</w:t>
            </w:r>
            <w:r w:rsidR="00182945">
              <w:rPr>
                <w:rFonts w:ascii="Times New Roman" w:eastAsia="Times New Roman" w:hAnsi="Times New Roman" w:cs="David" w:hint="cs"/>
                <w:color w:val="008000"/>
                <w:sz w:val="24"/>
                <w:szCs w:val="24"/>
                <w:rtl/>
                <w:lang w:eastAsia="he-IL"/>
              </w:rPr>
              <w:br/>
            </w:r>
            <w:r w:rsidR="00182945">
              <w:rPr>
                <w:rFonts w:ascii="Times New Roman" w:eastAsia="Times New Roman" w:hAnsi="Times New Roman" w:cs="David" w:hint="cs"/>
                <w:color w:val="008000"/>
                <w:sz w:val="24"/>
                <w:szCs w:val="24"/>
                <w:rtl/>
                <w:lang w:eastAsia="he-IL"/>
              </w:rPr>
              <w:br/>
            </w:r>
            <w:proofErr w:type="spellStart"/>
            <w:r w:rsidR="00182945">
              <w:rPr>
                <w:rFonts w:ascii="Times New Roman" w:eastAsia="Times New Roman" w:hAnsi="Times New Roman" w:cs="David" w:hint="cs"/>
                <w:color w:val="008000"/>
                <w:sz w:val="24"/>
                <w:szCs w:val="24"/>
                <w:rtl/>
                <w:lang w:eastAsia="he-IL"/>
              </w:rPr>
              <w:t>מצלאוי</w:t>
            </w:r>
            <w:proofErr w:type="spellEnd"/>
            <w:r w:rsidR="00182945">
              <w:rPr>
                <w:rFonts w:ascii="Times New Roman" w:eastAsia="Times New Roman" w:hAnsi="Times New Roman" w:cs="David" w:hint="cs"/>
                <w:color w:val="008000"/>
                <w:sz w:val="24"/>
                <w:szCs w:val="24"/>
                <w:rtl/>
                <w:lang w:eastAsia="he-IL"/>
              </w:rPr>
              <w:t xml:space="preserve"> חברה </w:t>
            </w:r>
            <w:proofErr w:type="spellStart"/>
            <w:r w:rsidR="00182945">
              <w:rPr>
                <w:rFonts w:ascii="Times New Roman" w:eastAsia="Times New Roman" w:hAnsi="Times New Roman" w:cs="David" w:hint="cs"/>
                <w:color w:val="008000"/>
                <w:sz w:val="24"/>
                <w:szCs w:val="24"/>
                <w:rtl/>
                <w:lang w:eastAsia="he-IL"/>
              </w:rPr>
              <w:t>לבנין</w:t>
            </w:r>
            <w:proofErr w:type="spellEnd"/>
            <w:r w:rsidR="00182945">
              <w:rPr>
                <w:rFonts w:ascii="Times New Roman" w:eastAsia="Times New Roman" w:hAnsi="Times New Roman" w:cs="David" w:hint="cs"/>
                <w:color w:val="008000"/>
                <w:sz w:val="24"/>
                <w:szCs w:val="24"/>
                <w:rtl/>
                <w:lang w:eastAsia="he-IL"/>
              </w:rPr>
              <w:t xml:space="preserve"> בע"מ</w:t>
            </w:r>
            <w:r w:rsidR="00182945">
              <w:rPr>
                <w:rFonts w:ascii="Times New Roman" w:eastAsia="Times New Roman" w:hAnsi="Times New Roman" w:cs="David" w:hint="cs"/>
                <w:color w:val="008000"/>
                <w:sz w:val="24"/>
                <w:szCs w:val="24"/>
                <w:rtl/>
                <w:lang w:eastAsia="he-IL"/>
              </w:rPr>
              <w:br/>
              <w:t xml:space="preserve">דרך רפאל איתן 1, </w:t>
            </w:r>
            <w:proofErr w:type="spellStart"/>
            <w:r w:rsidR="00182945">
              <w:rPr>
                <w:rFonts w:ascii="Times New Roman" w:eastAsia="Times New Roman" w:hAnsi="Times New Roman" w:cs="David" w:hint="cs"/>
                <w:color w:val="008000"/>
                <w:sz w:val="24"/>
                <w:szCs w:val="24"/>
                <w:rtl/>
                <w:lang w:eastAsia="he-IL"/>
              </w:rPr>
              <w:t>קרית</w:t>
            </w:r>
            <w:proofErr w:type="spellEnd"/>
            <w:r w:rsidR="00182945">
              <w:rPr>
                <w:rFonts w:ascii="Times New Roman" w:eastAsia="Times New Roman" w:hAnsi="Times New Roman" w:cs="David" w:hint="cs"/>
                <w:color w:val="008000"/>
                <w:sz w:val="24"/>
                <w:szCs w:val="24"/>
                <w:rtl/>
                <w:lang w:eastAsia="he-IL"/>
              </w:rPr>
              <w:t xml:space="preserve"> אונו</w:t>
            </w:r>
            <w:r w:rsidR="00182945">
              <w:rPr>
                <w:rFonts w:ascii="Times New Roman" w:eastAsia="Times New Roman" w:hAnsi="Times New Roman" w:cs="David" w:hint="cs"/>
                <w:color w:val="008000"/>
                <w:sz w:val="24"/>
                <w:szCs w:val="24"/>
                <w:rtl/>
                <w:lang w:eastAsia="he-IL"/>
              </w:rPr>
              <w:br/>
              <w:t>512726712</w:t>
            </w:r>
          </w:ins>
        </w:sdtContent>
      </w:sdt>
      <w:r w:rsidR="00B27B4C" w:rsidRPr="00B27B4C">
        <w:rPr>
          <w:rFonts w:ascii="Times New Roman" w:eastAsia="Times New Roman" w:hAnsi="Times New Roman" w:cs="David" w:hint="cs"/>
          <w:color w:val="008000"/>
          <w:sz w:val="24"/>
          <w:szCs w:val="24"/>
          <w:rtl/>
          <w:lang w:eastAsia="he-IL"/>
        </w:rPr>
        <w:br/>
      </w:r>
    </w:p>
    <w:p w14:paraId="6F738E7E" w14:textId="77777777" w:rsidR="00B27B4C" w:rsidRPr="00B27B4C" w:rsidRDefault="00B27B4C" w:rsidP="00B27B4C">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3F2E6F96"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37B920C"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69EDE47"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7C236D0"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0BDAE6A" w14:textId="0FB884E9" w:rsidR="00B27B4C" w:rsidRPr="00B27B4C" w:rsidRDefault="00B27B4C" w:rsidP="00B27B4C">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AC51339740184AB2BB02125B33078D4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C9701C">
            <w:rPr>
              <w:rFonts w:ascii="Times New Roman" w:eastAsia="Times New Roman" w:hAnsi="Times New Roman" w:cs="David"/>
              <w:color w:val="008000"/>
              <w:sz w:val="24"/>
              <w:szCs w:val="24"/>
              <w:rtl/>
              <w:lang w:eastAsia="he-IL"/>
            </w:rPr>
            <w:t>סטיו אדריכלים</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D400DE39EDDE43CB987761D6F5E71BC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del w:id="448" w:author="Meryl Etman" w:date="2024-01-03T17:43:00Z">
            <w:r w:rsidR="00286510" w:rsidDel="00286510">
              <w:rPr>
                <w:rFonts w:ascii="Times New Roman" w:eastAsia="Times New Roman" w:hAnsi="Times New Roman" w:cs="David"/>
                <w:color w:val="008000"/>
                <w:sz w:val="24"/>
                <w:szCs w:val="24"/>
                <w:rtl/>
                <w:lang w:eastAsia="he-IL"/>
              </w:rPr>
              <w:delText>הכוזרי הרצליה</w:delText>
            </w:r>
          </w:del>
        </w:sdtContent>
      </w:sdt>
      <w:r w:rsidR="00124F1F">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B149FF165530461888E0EC1321C1795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00124523">
            <w:rPr>
              <w:rFonts w:ascii="Times New Roman" w:eastAsia="Times New Roman" w:hAnsi="Times New Roman" w:cs="David" w:hint="cs"/>
              <w:color w:val="008000"/>
              <w:sz w:val="24"/>
              <w:szCs w:val="24"/>
              <w:rtl/>
            </w:rPr>
            <w:t>תכנון שיפוץ והרחבת בית הכנסת</w:t>
          </w:r>
        </w:sdtContent>
      </w:sdt>
      <w:r w:rsidRPr="00B27B4C">
        <w:rPr>
          <w:rFonts w:ascii="Times New Roman" w:eastAsia="Times New Roman" w:hAnsi="Times New Roman" w:cs="David" w:hint="cs"/>
          <w:sz w:val="24"/>
          <w:szCs w:val="24"/>
          <w:rtl/>
          <w:lang w:eastAsia="he-IL"/>
        </w:rPr>
        <w:t xml:space="preserve">, מאשר בזאת שהעבודות הנ"ל בוצעו והושלמו בהתאם </w:t>
      </w:r>
      <w:r w:rsidR="00ED6C9C" w:rsidRPr="00B27B4C">
        <w:rPr>
          <w:rFonts w:ascii="Times New Roman" w:eastAsia="Times New Roman" w:hAnsi="Times New Roman" w:cs="David" w:hint="cs"/>
          <w:sz w:val="24"/>
          <w:szCs w:val="24"/>
          <w:rtl/>
          <w:lang w:eastAsia="he-IL"/>
        </w:rPr>
        <w:t>להנחיותי</w:t>
      </w:r>
      <w:r w:rsidR="00ED6C9C"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xml:space="preserve">, </w:t>
      </w:r>
      <w:r w:rsidR="00ED6C9C" w:rsidRPr="00B27B4C">
        <w:rPr>
          <w:rFonts w:ascii="Times New Roman" w:eastAsia="Times New Roman" w:hAnsi="Times New Roman" w:cs="David" w:hint="cs"/>
          <w:sz w:val="24"/>
          <w:szCs w:val="24"/>
          <w:rtl/>
          <w:lang w:eastAsia="he-IL"/>
        </w:rPr>
        <w:t>לתכניותי</w:t>
      </w:r>
      <w:r w:rsidR="00ED6C9C"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37D9053B"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1BAA717E"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4D0A611"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37FDC55"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B34499F"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FF9410F" w14:textId="77777777" w:rsidR="00B27B4C" w:rsidRDefault="00B27B4C"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1841D6A9" w14:textId="77777777" w:rsidR="00F3375F" w:rsidRDefault="00F3375F"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0D4CEC3" w14:textId="77777777" w:rsidR="00F3375F" w:rsidRDefault="00F3375F"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F0CDF9C" w14:textId="77777777" w:rsidR="00E319B9" w:rsidRPr="00B27B4C" w:rsidRDefault="00E319B9"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5BEB5C88" w14:textId="0C0E473E" w:rsidR="00B27B4C" w:rsidRPr="00B27B4C" w:rsidRDefault="00C330C8" w:rsidP="00672C76">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u w:val="single"/>
            <w:rtl/>
            <w:lang w:eastAsia="he-IL"/>
          </w:rPr>
          <w:alias w:val="שם ספק"/>
          <w:tag w:val="cntSupllierName"/>
          <w:id w:val="1534766573"/>
          <w:placeholder>
            <w:docPart w:val="280C7CCE32D94ADEB48C41A8EDCD07C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C9701C">
            <w:rPr>
              <w:rFonts w:ascii="Times New Roman" w:eastAsia="Times New Roman" w:hAnsi="Times New Roman" w:cs="David"/>
              <w:color w:val="00B0F0"/>
              <w:sz w:val="20"/>
              <w:szCs w:val="24"/>
              <w:u w:val="single"/>
              <w:rtl/>
              <w:lang w:eastAsia="he-IL"/>
            </w:rPr>
            <w:t>סטיו אדריכלים</w:t>
          </w:r>
        </w:sdtContent>
      </w:sdt>
    </w:p>
    <w:p w14:paraId="6F49A6CB"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7790AE55"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047CE500"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4669D6B0"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655E05C9"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6310E6C7" w14:textId="77777777" w:rsidR="00B27B4C" w:rsidRPr="00B27B4C" w:rsidRDefault="00B27B4C" w:rsidP="00B27B4C">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1A725CAD" w14:textId="4D732EAC" w:rsidR="00B27B4C" w:rsidRPr="00B27B4C" w:rsidRDefault="00B27B4C" w:rsidP="00F1104F">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20C7025B2A8A4E6C8DA601183F1F75B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del w:id="449" w:author="מרול אטמן" w:date="2024-01-07T12:35:00Z">
            <w:r w:rsidR="00493BA5" w:rsidDel="00182945">
              <w:rPr>
                <w:rFonts w:ascii="Times New Roman" w:eastAsia="Times New Roman" w:hAnsi="Times New Roman" w:cs="David" w:hint="cs"/>
                <w:color w:val="008000"/>
                <w:sz w:val="24"/>
                <w:szCs w:val="24"/>
                <w:rtl/>
                <w:lang w:eastAsia="he-IL"/>
              </w:rPr>
              <w:br/>
              <w:delText>אפריקה התחדשות עירונית בע"מ</w:delText>
            </w:r>
            <w:r w:rsidR="00493BA5" w:rsidDel="00182945">
              <w:rPr>
                <w:rFonts w:ascii="Times New Roman" w:eastAsia="Times New Roman" w:hAnsi="Times New Roman" w:cs="David" w:hint="cs"/>
                <w:color w:val="008000"/>
                <w:sz w:val="24"/>
                <w:szCs w:val="24"/>
                <w:rtl/>
                <w:lang w:eastAsia="he-IL"/>
              </w:rPr>
              <w:br/>
            </w:r>
            <w:r w:rsidR="00493BA5" w:rsidDel="00182945">
              <w:rPr>
                <w:rFonts w:ascii="Times New Roman" w:eastAsia="Times New Roman" w:hAnsi="Times New Roman" w:cs="David" w:hint="cs"/>
                <w:color w:val="008000"/>
                <w:sz w:val="24"/>
                <w:szCs w:val="24"/>
                <w:rtl/>
                <w:lang w:eastAsia="he-IL"/>
              </w:rPr>
              <w:br/>
              <w:delText>514639525</w:delText>
            </w:r>
            <w:r w:rsidR="00493BA5" w:rsidDel="00182945">
              <w:rPr>
                <w:rFonts w:ascii="Times New Roman" w:eastAsia="Times New Roman" w:hAnsi="Times New Roman" w:cs="David" w:hint="cs"/>
                <w:color w:val="008000"/>
                <w:sz w:val="24"/>
                <w:szCs w:val="24"/>
                <w:rtl/>
                <w:lang w:eastAsia="he-IL"/>
              </w:rPr>
              <w:br/>
            </w:r>
            <w:r w:rsidR="00493BA5" w:rsidDel="00182945">
              <w:rPr>
                <w:rFonts w:ascii="Times New Roman" w:eastAsia="Times New Roman" w:hAnsi="Times New Roman" w:cs="David" w:hint="cs"/>
                <w:color w:val="008000"/>
                <w:sz w:val="24"/>
                <w:szCs w:val="24"/>
                <w:rtl/>
                <w:lang w:eastAsia="he-IL"/>
              </w:rPr>
              <w:br/>
              <w:delText>מצלאוי חברה לבנין בע"מ</w:delText>
            </w:r>
            <w:r w:rsidR="00493BA5" w:rsidDel="00182945">
              <w:rPr>
                <w:rFonts w:ascii="Times New Roman" w:eastAsia="Times New Roman" w:hAnsi="Times New Roman" w:cs="David" w:hint="cs"/>
                <w:color w:val="008000"/>
                <w:sz w:val="24"/>
                <w:szCs w:val="24"/>
                <w:rtl/>
                <w:lang w:eastAsia="he-IL"/>
              </w:rPr>
              <w:br/>
              <w:delText>דרך רפאל איתן 1, קרית אונו</w:delText>
            </w:r>
            <w:r w:rsidR="00493BA5" w:rsidDel="00182945">
              <w:rPr>
                <w:rFonts w:ascii="Times New Roman" w:eastAsia="Times New Roman" w:hAnsi="Times New Roman" w:cs="David" w:hint="cs"/>
                <w:color w:val="008000"/>
                <w:sz w:val="24"/>
                <w:szCs w:val="24"/>
                <w:rtl/>
                <w:lang w:eastAsia="he-IL"/>
              </w:rPr>
              <w:br/>
              <w:delText>512726712</w:delText>
            </w:r>
            <w:r w:rsidR="00493BA5" w:rsidDel="00182945">
              <w:rPr>
                <w:rFonts w:ascii="Times New Roman" w:eastAsia="Times New Roman" w:hAnsi="Times New Roman" w:cs="David" w:hint="cs"/>
                <w:color w:val="008000"/>
                <w:sz w:val="24"/>
                <w:szCs w:val="24"/>
                <w:rtl/>
                <w:lang w:eastAsia="he-IL"/>
              </w:rPr>
              <w:br/>
            </w:r>
          </w:del>
          <w:ins w:id="450" w:author="מרול אטמן" w:date="2024-01-07T12:37:00Z">
            <w:r w:rsidR="00182945">
              <w:rPr>
                <w:rFonts w:ascii="Times New Roman" w:eastAsia="Times New Roman" w:hAnsi="Times New Roman" w:cs="David" w:hint="cs"/>
                <w:color w:val="008000"/>
                <w:sz w:val="24"/>
                <w:szCs w:val="24"/>
                <w:rtl/>
                <w:lang w:eastAsia="he-IL"/>
              </w:rPr>
              <w:t>אפריקה התחדשות עירונית בע"מ</w:t>
            </w:r>
            <w:r w:rsidR="00182945">
              <w:rPr>
                <w:rFonts w:ascii="Times New Roman" w:eastAsia="Times New Roman" w:hAnsi="Times New Roman" w:cs="David" w:hint="cs"/>
                <w:color w:val="008000"/>
                <w:sz w:val="24"/>
                <w:szCs w:val="24"/>
                <w:rtl/>
                <w:lang w:eastAsia="he-IL"/>
              </w:rPr>
              <w:br/>
              <w:t>רח' יוני נתניהו 1, אור יהודה</w:t>
            </w:r>
            <w:r w:rsidR="00182945">
              <w:rPr>
                <w:rFonts w:ascii="Times New Roman" w:eastAsia="Times New Roman" w:hAnsi="Times New Roman" w:cs="David" w:hint="cs"/>
                <w:color w:val="008000"/>
                <w:sz w:val="24"/>
                <w:szCs w:val="24"/>
                <w:rtl/>
                <w:lang w:eastAsia="he-IL"/>
              </w:rPr>
              <w:br/>
              <w:t>514639525</w:t>
            </w:r>
            <w:r w:rsidR="00182945">
              <w:rPr>
                <w:rFonts w:ascii="Times New Roman" w:eastAsia="Times New Roman" w:hAnsi="Times New Roman" w:cs="David" w:hint="cs"/>
                <w:color w:val="008000"/>
                <w:sz w:val="24"/>
                <w:szCs w:val="24"/>
                <w:rtl/>
                <w:lang w:eastAsia="he-IL"/>
              </w:rPr>
              <w:br/>
            </w:r>
            <w:r w:rsidR="00182945">
              <w:rPr>
                <w:rFonts w:ascii="Times New Roman" w:eastAsia="Times New Roman" w:hAnsi="Times New Roman" w:cs="David" w:hint="cs"/>
                <w:color w:val="008000"/>
                <w:sz w:val="24"/>
                <w:szCs w:val="24"/>
                <w:rtl/>
                <w:lang w:eastAsia="he-IL"/>
              </w:rPr>
              <w:br/>
            </w:r>
            <w:proofErr w:type="spellStart"/>
            <w:r w:rsidR="00182945">
              <w:rPr>
                <w:rFonts w:ascii="Times New Roman" w:eastAsia="Times New Roman" w:hAnsi="Times New Roman" w:cs="David" w:hint="cs"/>
                <w:color w:val="008000"/>
                <w:sz w:val="24"/>
                <w:szCs w:val="24"/>
                <w:rtl/>
                <w:lang w:eastAsia="he-IL"/>
              </w:rPr>
              <w:t>מצלאוי</w:t>
            </w:r>
            <w:proofErr w:type="spellEnd"/>
            <w:r w:rsidR="00182945">
              <w:rPr>
                <w:rFonts w:ascii="Times New Roman" w:eastAsia="Times New Roman" w:hAnsi="Times New Roman" w:cs="David" w:hint="cs"/>
                <w:color w:val="008000"/>
                <w:sz w:val="24"/>
                <w:szCs w:val="24"/>
                <w:rtl/>
                <w:lang w:eastAsia="he-IL"/>
              </w:rPr>
              <w:t xml:space="preserve"> חברה </w:t>
            </w:r>
            <w:proofErr w:type="spellStart"/>
            <w:r w:rsidR="00182945">
              <w:rPr>
                <w:rFonts w:ascii="Times New Roman" w:eastAsia="Times New Roman" w:hAnsi="Times New Roman" w:cs="David" w:hint="cs"/>
                <w:color w:val="008000"/>
                <w:sz w:val="24"/>
                <w:szCs w:val="24"/>
                <w:rtl/>
                <w:lang w:eastAsia="he-IL"/>
              </w:rPr>
              <w:t>לבנין</w:t>
            </w:r>
            <w:proofErr w:type="spellEnd"/>
            <w:r w:rsidR="00182945">
              <w:rPr>
                <w:rFonts w:ascii="Times New Roman" w:eastAsia="Times New Roman" w:hAnsi="Times New Roman" w:cs="David" w:hint="cs"/>
                <w:color w:val="008000"/>
                <w:sz w:val="24"/>
                <w:szCs w:val="24"/>
                <w:rtl/>
                <w:lang w:eastAsia="he-IL"/>
              </w:rPr>
              <w:t xml:space="preserve"> בע"מ</w:t>
            </w:r>
            <w:r w:rsidR="00182945">
              <w:rPr>
                <w:rFonts w:ascii="Times New Roman" w:eastAsia="Times New Roman" w:hAnsi="Times New Roman" w:cs="David" w:hint="cs"/>
                <w:color w:val="008000"/>
                <w:sz w:val="24"/>
                <w:szCs w:val="24"/>
                <w:rtl/>
                <w:lang w:eastAsia="he-IL"/>
              </w:rPr>
              <w:br/>
              <w:t xml:space="preserve">דרך רפאל איתן 1, </w:t>
            </w:r>
            <w:proofErr w:type="spellStart"/>
            <w:r w:rsidR="00182945">
              <w:rPr>
                <w:rFonts w:ascii="Times New Roman" w:eastAsia="Times New Roman" w:hAnsi="Times New Roman" w:cs="David" w:hint="cs"/>
                <w:color w:val="008000"/>
                <w:sz w:val="24"/>
                <w:szCs w:val="24"/>
                <w:rtl/>
                <w:lang w:eastAsia="he-IL"/>
              </w:rPr>
              <w:t>קרית</w:t>
            </w:r>
            <w:proofErr w:type="spellEnd"/>
            <w:r w:rsidR="00182945">
              <w:rPr>
                <w:rFonts w:ascii="Times New Roman" w:eastAsia="Times New Roman" w:hAnsi="Times New Roman" w:cs="David" w:hint="cs"/>
                <w:color w:val="008000"/>
                <w:sz w:val="24"/>
                <w:szCs w:val="24"/>
                <w:rtl/>
                <w:lang w:eastAsia="he-IL"/>
              </w:rPr>
              <w:t xml:space="preserve"> אונו</w:t>
            </w:r>
            <w:r w:rsidR="00182945">
              <w:rPr>
                <w:rFonts w:ascii="Times New Roman" w:eastAsia="Times New Roman" w:hAnsi="Times New Roman" w:cs="David" w:hint="cs"/>
                <w:color w:val="008000"/>
                <w:sz w:val="24"/>
                <w:szCs w:val="24"/>
                <w:rtl/>
                <w:lang w:eastAsia="he-IL"/>
              </w:rPr>
              <w:br/>
              <w:t>512726712</w:t>
            </w:r>
          </w:ins>
        </w:sdtContent>
      </w:sdt>
    </w:p>
    <w:p w14:paraId="305A2068"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C99FB2B"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ג.א.נ</w:t>
      </w:r>
      <w:proofErr w:type="spellEnd"/>
      <w:r w:rsidRPr="00B27B4C">
        <w:rPr>
          <w:rFonts w:ascii="Times New Roman" w:eastAsia="Times New Roman" w:hAnsi="Times New Roman" w:cs="David" w:hint="cs"/>
          <w:sz w:val="24"/>
          <w:szCs w:val="24"/>
          <w:rtl/>
          <w:lang w:eastAsia="he-IL"/>
        </w:rPr>
        <w:t>.,</w:t>
      </w:r>
    </w:p>
    <w:p w14:paraId="0A455BBE"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1DD4791" w14:textId="5A8777A3"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היתרה</w:t>
      </w:r>
      <w:proofErr w:type="spellEnd"/>
      <w:r w:rsidRPr="00B27B4C">
        <w:rPr>
          <w:rFonts w:ascii="Times New Roman" w:eastAsia="Times New Roman" w:hAnsi="Times New Roman" w:cs="David" w:hint="cs"/>
          <w:b/>
          <w:bCs/>
          <w:sz w:val="24"/>
          <w:szCs w:val="24"/>
          <w:rtl/>
          <w:lang w:eastAsia="he-IL"/>
        </w:rPr>
        <w:t xml:space="preserve">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65A74010F7104A0984D8C575BFC4854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del w:id="451" w:author="Meryl Etman" w:date="2024-01-03T17:43:00Z">
            <w:r w:rsidR="00286510" w:rsidDel="00286510">
              <w:rPr>
                <w:rFonts w:ascii="Times New Roman" w:eastAsia="Times New Roman" w:hAnsi="Times New Roman" w:cs="David" w:hint="cs"/>
                <w:color w:val="008000"/>
                <w:sz w:val="24"/>
                <w:szCs w:val="24"/>
                <w:rtl/>
                <w:lang w:eastAsia="he-IL"/>
              </w:rPr>
              <w:delText>הכוזרי הרצליה</w:delText>
            </w:r>
          </w:del>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BCA6261C4E1148E2A0219DE413711CC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4-03-06T00:00:00Z">
            <w:dateFormat w:val="dd/MM/yyyy"/>
            <w:lid w:val="he-IL"/>
            <w:storeMappedDataAs w:val="dateTime"/>
            <w:calendar w:val="gregorian"/>
          </w:date>
        </w:sdtPr>
        <w:sdtEndPr>
          <w:rPr>
            <w:rFonts w:hint="cs"/>
          </w:rPr>
        </w:sdtEndPr>
        <w:sdtContent>
          <w:ins w:id="452" w:author="Meryl Etman" w:date="2024-03-06T16:59:00Z">
            <w:r w:rsidR="004A3370">
              <w:rPr>
                <w:rFonts w:ascii="Times New Roman" w:eastAsia="Times New Roman" w:hAnsi="Times New Roman" w:cs="David" w:hint="cs"/>
                <w:color w:val="008000"/>
                <w:sz w:val="24"/>
                <w:szCs w:val="24"/>
                <w:rtl/>
                <w:lang w:eastAsia="he-IL"/>
              </w:rPr>
              <w:t>‏06/03/2024</w:t>
            </w:r>
          </w:ins>
        </w:sdtContent>
      </w:sdt>
      <w:r w:rsidR="00ED6C9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410F3A5A"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003E5CC6"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379D5BE"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2409D49C"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282E2CD4"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E7A97C9"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101DBA89"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F89DC4E"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46D58190"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7D85A5E"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20F6E97"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7512514C"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AC5C486"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70112284" w14:textId="77777777" w:rsidR="00B27B4C" w:rsidRPr="00B27B4C" w:rsidRDefault="00B27B4C" w:rsidP="00B27B4C">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5C6619FD" w14:textId="77777777" w:rsidR="00E319B9" w:rsidRDefault="00B27B4C" w:rsidP="00B27B4C">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53FFD873" w14:textId="77777777" w:rsidR="009130F0" w:rsidRDefault="009130F0" w:rsidP="009130F0">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00B27B4C"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191F8FF1" w14:textId="77777777" w:rsidR="009130F0" w:rsidRPr="009130F0" w:rsidRDefault="009130F0" w:rsidP="009130F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6AE1D40F" w14:textId="699E1A01" w:rsidR="009130F0" w:rsidRPr="009130F0" w:rsidRDefault="009130F0" w:rsidP="004E078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504310586"/>
          <w:placeholder>
            <w:docPart w:val="393ED5BB37DC441AB2DE608B7D28167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C9701C">
            <w:rPr>
              <w:rFonts w:ascii="Times New Roman" w:eastAsia="Times New Roman" w:hAnsi="Times New Roman" w:cs="David"/>
              <w:color w:val="00B0F0"/>
              <w:sz w:val="20"/>
              <w:szCs w:val="24"/>
              <w:u w:val="single"/>
              <w:rtl/>
              <w:lang w:eastAsia="he-IL"/>
            </w:rPr>
            <w:t>סטיו אדריכלים</w:t>
          </w:r>
        </w:sdtContent>
      </w:sdt>
    </w:p>
    <w:p w14:paraId="74913689"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1E625FA"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54B9333" w14:textId="77777777" w:rsidR="00F3375F" w:rsidRDefault="00F3375F"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F5B1240"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13D8026F" w14:textId="1880132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ins w:id="453" w:author="מרול אטמן" w:date="2024-01-04T16:02:00Z">
        <w:r w:rsidR="00E32308">
          <w:rPr>
            <w:rFonts w:ascii="Times New Roman" w:eastAsia="Times New Roman" w:hAnsi="Times New Roman" w:cs="David" w:hint="cs"/>
            <w:sz w:val="24"/>
            <w:szCs w:val="24"/>
            <w:rtl/>
            <w:lang w:eastAsia="he-IL"/>
          </w:rPr>
          <w:t xml:space="preserve"> </w:t>
        </w:r>
      </w:ins>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lastRenderedPageBreak/>
        <w:t>ו/או שמה המודפס מחייבת את החברה לכל דבר וענין, חתמו בפני על מסמך זה.</w:t>
      </w:r>
    </w:p>
    <w:p w14:paraId="60E2266D" w14:textId="77777777" w:rsidR="00B27B4C" w:rsidRPr="00B27B4C" w:rsidRDefault="00B27B4C" w:rsidP="00B27B4C">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5EE91616" w14:textId="77777777" w:rsidR="00B27B4C" w:rsidRPr="00B27B4C" w:rsidRDefault="00B27B4C" w:rsidP="00B27B4C">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2F0138D0" w14:textId="77777777" w:rsidR="00B27B4C" w:rsidRPr="00B27B4C" w:rsidRDefault="00B27B4C" w:rsidP="00B27B4C">
      <w:pPr>
        <w:widowControl w:val="0"/>
        <w:spacing w:before="0" w:beforeAutospacing="0" w:after="0" w:afterAutospacing="0" w:line="240" w:lineRule="auto"/>
        <w:rPr>
          <w:rFonts w:ascii="Times New Roman" w:eastAsia="Times New Roman" w:hAnsi="Times New Roman" w:cs="David"/>
          <w:sz w:val="20"/>
          <w:szCs w:val="20"/>
          <w:rtl/>
          <w:lang w:eastAsia="he-IL"/>
        </w:rPr>
      </w:pPr>
    </w:p>
    <w:p w14:paraId="5CED4FD7" w14:textId="77777777" w:rsidR="00B27B4C" w:rsidRPr="00B27B4C" w:rsidDel="004E78AD" w:rsidRDefault="00B27B4C" w:rsidP="00B27B4C">
      <w:pPr>
        <w:widowControl w:val="0"/>
        <w:tabs>
          <w:tab w:val="center" w:pos="1082"/>
          <w:tab w:val="center" w:pos="4200"/>
          <w:tab w:val="center" w:pos="7319"/>
        </w:tabs>
        <w:spacing w:before="0" w:beforeAutospacing="0" w:after="0" w:afterAutospacing="0" w:line="240" w:lineRule="auto"/>
        <w:jc w:val="both"/>
        <w:rPr>
          <w:del w:id="454" w:author="מרול אטמן" w:date="2024-01-04T16:00:00Z"/>
          <w:rFonts w:ascii="Times New Roman" w:eastAsia="Times New Roman" w:hAnsi="Times New Roman" w:cs="David"/>
          <w:sz w:val="20"/>
          <w:szCs w:val="24"/>
          <w:rtl/>
          <w:lang w:eastAsia="he-IL"/>
        </w:rPr>
      </w:pPr>
    </w:p>
    <w:p w14:paraId="171CC180" w14:textId="77777777" w:rsidR="00B27B4C" w:rsidRPr="00B27B4C" w:rsidDel="004E78AD" w:rsidRDefault="00B27B4C" w:rsidP="00B27B4C">
      <w:pPr>
        <w:widowControl w:val="0"/>
        <w:spacing w:before="0" w:beforeAutospacing="0" w:after="0" w:afterAutospacing="0" w:line="240" w:lineRule="auto"/>
        <w:jc w:val="both"/>
        <w:rPr>
          <w:del w:id="455" w:author="מרול אטמן" w:date="2024-01-04T16:00:00Z"/>
          <w:rFonts w:ascii="Times New Roman" w:eastAsia="Times New Roman" w:hAnsi="Times New Roman" w:cs="David"/>
          <w:color w:val="999999"/>
          <w:sz w:val="18"/>
          <w:szCs w:val="18"/>
          <w:rtl/>
          <w:lang w:eastAsia="he-IL"/>
        </w:rPr>
      </w:pPr>
    </w:p>
    <w:p w14:paraId="45380F89" w14:textId="77777777" w:rsidR="00B27B4C" w:rsidRPr="00B27B4C" w:rsidDel="004E78AD" w:rsidRDefault="00B27B4C" w:rsidP="00B27B4C">
      <w:pPr>
        <w:spacing w:before="0" w:beforeAutospacing="0" w:after="0" w:afterAutospacing="0" w:line="240" w:lineRule="auto"/>
        <w:rPr>
          <w:del w:id="456" w:author="מרול אטמן" w:date="2024-01-04T16:00:00Z"/>
          <w:rFonts w:ascii="Times New Roman" w:eastAsia="Times New Roman" w:hAnsi="Times New Roman" w:cs="David"/>
          <w:sz w:val="20"/>
          <w:szCs w:val="24"/>
          <w:rtl/>
        </w:rPr>
      </w:pPr>
    </w:p>
    <w:p w14:paraId="12B8D1EA" w14:textId="0FCE5CDE" w:rsidR="00B27B4C" w:rsidRPr="00B27B4C" w:rsidDel="004E78AD" w:rsidRDefault="00B27B4C" w:rsidP="00B27B4C">
      <w:pPr>
        <w:spacing w:before="0" w:beforeAutospacing="0" w:after="0" w:afterAutospacing="0" w:line="240" w:lineRule="auto"/>
        <w:rPr>
          <w:del w:id="457" w:author="מרול אטמן" w:date="2024-01-04T16:00:00Z"/>
          <w:rFonts w:ascii="Times New Roman" w:eastAsia="Times New Roman" w:hAnsi="Times New Roman" w:cs="David"/>
          <w:sz w:val="20"/>
          <w:szCs w:val="24"/>
          <w:rtl/>
        </w:rPr>
      </w:pPr>
    </w:p>
    <w:p w14:paraId="5759BB00" w14:textId="7ACD6E9C" w:rsidR="00B27B4C" w:rsidRPr="00B27B4C" w:rsidDel="004E78AD" w:rsidRDefault="00B27B4C" w:rsidP="00B27B4C">
      <w:pPr>
        <w:widowControl w:val="0"/>
        <w:bidi w:val="0"/>
        <w:spacing w:before="0" w:beforeAutospacing="0" w:after="0" w:afterAutospacing="0" w:line="240" w:lineRule="auto"/>
        <w:jc w:val="right"/>
        <w:rPr>
          <w:del w:id="458" w:author="מרול אטמן" w:date="2024-01-04T16:00:00Z"/>
          <w:rFonts w:ascii="Times New Roman" w:eastAsia="Times New Roman" w:hAnsi="Times New Roman" w:cs="David"/>
          <w:sz w:val="20"/>
          <w:szCs w:val="20"/>
          <w:rtl/>
          <w:lang w:eastAsia="he-IL"/>
        </w:rPr>
      </w:pPr>
    </w:p>
    <w:p w14:paraId="2867C34C" w14:textId="77777777" w:rsidR="001A69D5" w:rsidRPr="00134C85" w:rsidRDefault="001A69D5">
      <w:pPr>
        <w:rPr>
          <w:rFonts w:ascii="David" w:hAnsi="David" w:cs="David"/>
        </w:rPr>
      </w:pPr>
    </w:p>
    <w:sectPr w:rsidR="001A69D5" w:rsidRPr="00134C85" w:rsidSect="006F07FB">
      <w:headerReference w:type="default" r:id="rId13"/>
      <w:footerReference w:type="default" r:id="rId14"/>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B8C464" w14:textId="77777777" w:rsidR="006A326F" w:rsidRDefault="006A326F" w:rsidP="00AF234B">
      <w:pPr>
        <w:spacing w:before="0" w:after="0" w:line="240" w:lineRule="auto"/>
      </w:pPr>
      <w:r>
        <w:separator/>
      </w:r>
    </w:p>
  </w:endnote>
  <w:endnote w:type="continuationSeparator" w:id="0">
    <w:p w14:paraId="78FC84D8" w14:textId="77777777" w:rsidR="006A326F" w:rsidRDefault="006A326F" w:rsidP="00AF234B">
      <w:pPr>
        <w:spacing w:before="0" w:after="0" w:line="240" w:lineRule="auto"/>
      </w:pPr>
      <w:r>
        <w:continuationSeparator/>
      </w:r>
    </w:p>
  </w:endnote>
  <w:endnote w:type="continuationNotice" w:id="1">
    <w:p w14:paraId="1F72950B" w14:textId="77777777" w:rsidR="006A326F" w:rsidRDefault="006A326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altName w:val="Arial"/>
    <w:charset w:val="B1"/>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39"/>
      <w:gridCol w:w="2810"/>
      <w:gridCol w:w="232"/>
      <w:gridCol w:w="1041"/>
      <w:gridCol w:w="1774"/>
    </w:tblGrid>
    <w:tr w:rsidR="006A326F" w:rsidRPr="00F9528C" w14:paraId="0B60179D" w14:textId="77777777" w:rsidTr="00C04A72">
      <w:tc>
        <w:tcPr>
          <w:tcW w:w="753" w:type="dxa"/>
        </w:tcPr>
        <w:p w14:paraId="207241E2" w14:textId="77777777" w:rsidR="006A326F" w:rsidRPr="00F9528C" w:rsidRDefault="006A326F"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5A565192" w14:textId="2CF025C9" w:rsidR="006A326F" w:rsidRPr="00F9528C" w:rsidRDefault="006A326F" w:rsidP="00F9528C">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הכוזרי</w:t>
              </w:r>
            </w:p>
          </w:tc>
        </w:sdtContent>
      </w:sdt>
      <w:tc>
        <w:tcPr>
          <w:tcW w:w="2232" w:type="dxa"/>
        </w:tcPr>
        <w:p w14:paraId="3C84300C" w14:textId="77777777" w:rsidR="006A326F" w:rsidRPr="00F9528C" w:rsidRDefault="006A326F"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אדריכל ראשי</w:t>
              </w:r>
            </w:sdtContent>
          </w:sdt>
        </w:p>
      </w:tc>
      <w:tc>
        <w:tcPr>
          <w:tcW w:w="236" w:type="dxa"/>
        </w:tcPr>
        <w:p w14:paraId="36340651" w14:textId="77777777" w:rsidR="006A326F" w:rsidRPr="00F9528C" w:rsidRDefault="006A326F" w:rsidP="00F9528C">
          <w:pPr>
            <w:tabs>
              <w:tab w:val="center" w:pos="4153"/>
              <w:tab w:val="right" w:pos="8306"/>
            </w:tabs>
            <w:spacing w:before="0" w:after="0" w:line="240" w:lineRule="auto"/>
            <w:rPr>
              <w:rFonts w:ascii="David" w:hAnsi="David"/>
              <w:sz w:val="16"/>
              <w:szCs w:val="16"/>
              <w:rtl/>
            </w:rPr>
          </w:pPr>
        </w:p>
      </w:tc>
      <w:tc>
        <w:tcPr>
          <w:tcW w:w="1129" w:type="dxa"/>
        </w:tcPr>
        <w:p w14:paraId="04E30F9F" w14:textId="77777777" w:rsidR="006A326F" w:rsidRPr="00F9528C" w:rsidRDefault="006A326F" w:rsidP="00F9528C">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15DAF119" w14:textId="3A4A3F80" w:rsidR="006A326F" w:rsidRPr="00F9528C" w:rsidRDefault="006A326F" w:rsidP="00F9528C">
              <w:pPr>
                <w:tabs>
                  <w:tab w:val="center" w:pos="4153"/>
                  <w:tab w:val="right" w:pos="8306"/>
                </w:tabs>
                <w:spacing w:before="0" w:after="0" w:line="240" w:lineRule="auto"/>
                <w:rPr>
                  <w:rFonts w:ascii="David" w:hAnsi="David"/>
                  <w:sz w:val="20"/>
                  <w:szCs w:val="20"/>
                  <w:rtl/>
                </w:rPr>
              </w:pPr>
              <w:r>
                <w:rPr>
                  <w:rFonts w:ascii="David" w:hAnsi="David" w:hint="cs"/>
                  <w:sz w:val="20"/>
                  <w:szCs w:val="20"/>
                </w:rPr>
                <w:t>CONT-10-2343</w:t>
              </w:r>
            </w:p>
          </w:tc>
        </w:sdtContent>
      </w:sdt>
    </w:tr>
    <w:tr w:rsidR="006A326F" w:rsidRPr="00F9528C" w14:paraId="53494C17" w14:textId="77777777" w:rsidTr="00C04A72">
      <w:tc>
        <w:tcPr>
          <w:tcW w:w="753" w:type="dxa"/>
        </w:tcPr>
        <w:p w14:paraId="0076991D" w14:textId="77777777" w:rsidR="006A326F" w:rsidRPr="00F9528C" w:rsidRDefault="006A326F"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60DC8E0D" w14:textId="1790ED14" w:rsidR="006A326F" w:rsidRPr="00F9528C" w:rsidRDefault="006A326F" w:rsidP="00F9528C">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סטיו אדריכלים</w:t>
              </w:r>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6A326F" w:rsidRPr="00F9528C" w14:paraId="310C4193" w14:textId="77777777" w:rsidTr="00C04A72">
            <w:trPr>
              <w:trHeight w:val="201"/>
            </w:trPr>
            <w:tc>
              <w:tcPr>
                <w:tcW w:w="926" w:type="dxa"/>
              </w:tcPr>
              <w:p w14:paraId="0842827C" w14:textId="77777777" w:rsidR="006A326F" w:rsidRPr="00F9528C" w:rsidRDefault="006A326F"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7A94945A" w14:textId="457CDB19" w:rsidR="006A326F" w:rsidRPr="00F9528C" w:rsidRDefault="006A326F" w:rsidP="00F9528C">
                    <w:pPr>
                      <w:tabs>
                        <w:tab w:val="center" w:pos="4153"/>
                        <w:tab w:val="right" w:pos="8306"/>
                      </w:tabs>
                      <w:spacing w:before="0" w:after="0" w:line="240" w:lineRule="auto"/>
                      <w:ind w:left="1" w:hanging="1"/>
                      <w:rPr>
                        <w:rFonts w:ascii="David" w:hAnsi="David"/>
                        <w:color w:val="00B0F0"/>
                        <w:sz w:val="20"/>
                        <w:szCs w:val="20"/>
                        <w:rtl/>
                      </w:rPr>
                    </w:pPr>
                    <w:del w:id="459" w:author="Meryl Etman" w:date="2024-01-03T17:43:00Z">
                      <w:r w:rsidDel="00286510">
                        <w:rPr>
                          <w:rFonts w:ascii="David" w:hAnsi="David"/>
                          <w:color w:val="00B0F0"/>
                          <w:sz w:val="20"/>
                          <w:szCs w:val="20"/>
                          <w:rtl/>
                        </w:rPr>
                        <w:delText>0.2</w:delText>
                      </w:r>
                    </w:del>
                    <w:ins w:id="460" w:author="Meryl Etman" w:date="2024-03-06T15:37:00Z">
                      <w:r>
                        <w:rPr>
                          <w:rFonts w:ascii="David" w:hAnsi="David"/>
                          <w:color w:val="00B0F0"/>
                          <w:sz w:val="20"/>
                          <w:szCs w:val="20"/>
                          <w:rtl/>
                        </w:rPr>
                        <w:t>0.8</w:t>
                      </w:r>
                    </w:ins>
                  </w:p>
                </w:tc>
              </w:sdtContent>
            </w:sdt>
          </w:tr>
        </w:tbl>
        <w:p w14:paraId="3E3C6810" w14:textId="77777777" w:rsidR="006A326F" w:rsidRPr="00F9528C" w:rsidRDefault="006A326F" w:rsidP="00F9528C">
          <w:pPr>
            <w:tabs>
              <w:tab w:val="center" w:pos="4153"/>
              <w:tab w:val="right" w:pos="8306"/>
            </w:tabs>
            <w:spacing w:before="0" w:after="0" w:line="240" w:lineRule="auto"/>
            <w:rPr>
              <w:rFonts w:ascii="David" w:hAnsi="David"/>
              <w:sz w:val="20"/>
              <w:szCs w:val="20"/>
              <w:rtl/>
            </w:rPr>
          </w:pPr>
        </w:p>
      </w:tc>
      <w:tc>
        <w:tcPr>
          <w:tcW w:w="236" w:type="dxa"/>
        </w:tcPr>
        <w:p w14:paraId="2E71087A" w14:textId="77777777" w:rsidR="006A326F" w:rsidRPr="00F9528C" w:rsidRDefault="006A326F" w:rsidP="00F9528C">
          <w:pPr>
            <w:tabs>
              <w:tab w:val="center" w:pos="4153"/>
              <w:tab w:val="right" w:pos="8306"/>
            </w:tabs>
            <w:spacing w:before="0" w:after="0" w:line="240" w:lineRule="auto"/>
            <w:rPr>
              <w:rFonts w:ascii="David" w:hAnsi="David"/>
              <w:sz w:val="20"/>
              <w:szCs w:val="20"/>
              <w:rtl/>
            </w:rPr>
          </w:pPr>
        </w:p>
      </w:tc>
      <w:tc>
        <w:tcPr>
          <w:tcW w:w="1129" w:type="dxa"/>
        </w:tcPr>
        <w:p w14:paraId="415F01EB" w14:textId="77777777" w:rsidR="006A326F" w:rsidRPr="00F9528C" w:rsidRDefault="006A326F"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74D966CA" w14:textId="27830588" w:rsidR="006A326F" w:rsidRPr="00F9528C" w:rsidRDefault="00C330C8" w:rsidP="00F9528C">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6A326F">
                <w:rPr>
                  <w:rFonts w:ascii="David" w:hAnsi="David"/>
                  <w:sz w:val="20"/>
                  <w:szCs w:val="20"/>
                  <w:rtl/>
                </w:rPr>
                <w:t>3;#</w:t>
              </w:r>
              <w:r w:rsidR="006A326F">
                <w:rPr>
                  <w:rFonts w:ascii="David" w:hAnsi="David"/>
                  <w:sz w:val="20"/>
                  <w:szCs w:val="20"/>
                </w:rPr>
                <w:t>Draft</w:t>
              </w:r>
            </w:sdtContent>
          </w:sdt>
        </w:p>
      </w:tc>
    </w:tr>
    <w:tr w:rsidR="006A326F" w:rsidRPr="00F9528C" w14:paraId="49B486B4" w14:textId="77777777" w:rsidTr="00F9528C">
      <w:trPr>
        <w:trHeight w:val="80"/>
      </w:trPr>
      <w:tc>
        <w:tcPr>
          <w:tcW w:w="753" w:type="dxa"/>
        </w:tcPr>
        <w:p w14:paraId="3DF9002C" w14:textId="77777777" w:rsidR="006A326F" w:rsidRPr="00F9528C" w:rsidRDefault="006A326F" w:rsidP="00F9528C">
          <w:pPr>
            <w:tabs>
              <w:tab w:val="center" w:pos="4153"/>
              <w:tab w:val="right" w:pos="8306"/>
            </w:tabs>
            <w:spacing w:before="0" w:after="0" w:line="240" w:lineRule="auto"/>
            <w:rPr>
              <w:rFonts w:ascii="David" w:hAnsi="David"/>
              <w:sz w:val="20"/>
              <w:szCs w:val="20"/>
              <w:rtl/>
            </w:rPr>
          </w:pPr>
        </w:p>
      </w:tc>
      <w:tc>
        <w:tcPr>
          <w:tcW w:w="1883" w:type="dxa"/>
        </w:tcPr>
        <w:p w14:paraId="14886E74" w14:textId="77777777" w:rsidR="006A326F" w:rsidRPr="00F9528C" w:rsidRDefault="006A326F" w:rsidP="00F9528C">
          <w:pPr>
            <w:tabs>
              <w:tab w:val="center" w:pos="4153"/>
              <w:tab w:val="right" w:pos="8306"/>
            </w:tabs>
            <w:spacing w:before="0" w:after="0" w:line="240" w:lineRule="auto"/>
            <w:rPr>
              <w:rFonts w:ascii="David" w:hAnsi="David"/>
              <w:color w:val="00B0F0"/>
              <w:sz w:val="20"/>
              <w:szCs w:val="20"/>
              <w:rtl/>
            </w:rPr>
          </w:pPr>
        </w:p>
      </w:tc>
      <w:tc>
        <w:tcPr>
          <w:tcW w:w="2232" w:type="dxa"/>
        </w:tcPr>
        <w:p w14:paraId="51022325" w14:textId="77777777" w:rsidR="006A326F" w:rsidRPr="00F9528C" w:rsidRDefault="006A326F" w:rsidP="00F9528C">
          <w:pPr>
            <w:tabs>
              <w:tab w:val="center" w:pos="4153"/>
              <w:tab w:val="right" w:pos="8306"/>
            </w:tabs>
            <w:spacing w:before="0" w:after="0" w:line="240" w:lineRule="auto"/>
            <w:rPr>
              <w:rFonts w:ascii="David" w:hAnsi="David"/>
              <w:sz w:val="20"/>
              <w:szCs w:val="20"/>
              <w:rtl/>
            </w:rPr>
          </w:pPr>
        </w:p>
      </w:tc>
      <w:tc>
        <w:tcPr>
          <w:tcW w:w="236" w:type="dxa"/>
        </w:tcPr>
        <w:p w14:paraId="5A0B1576" w14:textId="77777777" w:rsidR="006A326F" w:rsidRPr="00F9528C" w:rsidRDefault="006A326F" w:rsidP="00F9528C">
          <w:pPr>
            <w:tabs>
              <w:tab w:val="center" w:pos="4153"/>
              <w:tab w:val="right" w:pos="8306"/>
            </w:tabs>
            <w:spacing w:before="0" w:after="0" w:line="240" w:lineRule="auto"/>
            <w:rPr>
              <w:rFonts w:ascii="David" w:hAnsi="David"/>
              <w:sz w:val="20"/>
              <w:szCs w:val="20"/>
              <w:rtl/>
            </w:rPr>
          </w:pPr>
        </w:p>
      </w:tc>
      <w:tc>
        <w:tcPr>
          <w:tcW w:w="1129" w:type="dxa"/>
        </w:tcPr>
        <w:p w14:paraId="76433398" w14:textId="77777777" w:rsidR="006A326F" w:rsidRPr="00F9528C" w:rsidRDefault="006A326F" w:rsidP="00F9528C">
          <w:pPr>
            <w:tabs>
              <w:tab w:val="center" w:pos="4153"/>
              <w:tab w:val="right" w:pos="8306"/>
            </w:tabs>
            <w:spacing w:before="0" w:after="0" w:line="240" w:lineRule="auto"/>
            <w:rPr>
              <w:rFonts w:ascii="David" w:hAnsi="David"/>
              <w:sz w:val="20"/>
              <w:szCs w:val="20"/>
              <w:rtl/>
            </w:rPr>
          </w:pPr>
        </w:p>
      </w:tc>
      <w:tc>
        <w:tcPr>
          <w:tcW w:w="2073" w:type="dxa"/>
        </w:tcPr>
        <w:p w14:paraId="0B1F455C" w14:textId="77777777" w:rsidR="006A326F" w:rsidRPr="00F9528C" w:rsidRDefault="006A326F" w:rsidP="00F9528C">
          <w:pPr>
            <w:tabs>
              <w:tab w:val="center" w:pos="4153"/>
              <w:tab w:val="right" w:pos="8306"/>
            </w:tabs>
            <w:spacing w:before="0" w:after="0" w:line="240" w:lineRule="auto"/>
            <w:rPr>
              <w:rFonts w:ascii="David" w:hAnsi="David"/>
              <w:sz w:val="20"/>
              <w:szCs w:val="20"/>
              <w:rtl/>
            </w:rPr>
          </w:pPr>
        </w:p>
      </w:tc>
    </w:tr>
  </w:tbl>
  <w:p w14:paraId="2DA08EA5" w14:textId="77777777" w:rsidR="006A326F" w:rsidRDefault="006A326F" w:rsidP="00D96625">
    <w:pPr>
      <w:spacing w:before="0" w:beforeAutospacing="0" w:after="0" w:afterAutospacing="0" w:line="240" w:lineRule="auto"/>
      <w:rPr>
        <w:rFonts w:ascii="Arial" w:hAnsi="Arial" w:cs="Arial"/>
        <w:sz w:val="16"/>
        <w:szCs w:val="16"/>
        <w:rtl/>
      </w:rPr>
    </w:pPr>
    <w:r w:rsidRPr="00F9528C">
      <w:rPr>
        <w:rFonts w:ascii="Arial" w:hAnsi="Arial" w:cs="Arial" w:hint="cs"/>
        <w:sz w:val="16"/>
        <w:szCs w:val="16"/>
        <w:rtl/>
      </w:rPr>
      <w:t xml:space="preserve">   </w:t>
    </w:r>
  </w:p>
  <w:p w14:paraId="038D0EF6" w14:textId="77777777" w:rsidR="006A326F" w:rsidRPr="00F9528C" w:rsidRDefault="006A326F" w:rsidP="00F9528C">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7D71F9" w14:textId="77777777" w:rsidR="006A326F" w:rsidRDefault="006A326F" w:rsidP="00AF234B">
      <w:pPr>
        <w:spacing w:before="0" w:after="0" w:line="240" w:lineRule="auto"/>
      </w:pPr>
      <w:r>
        <w:separator/>
      </w:r>
    </w:p>
  </w:footnote>
  <w:footnote w:type="continuationSeparator" w:id="0">
    <w:p w14:paraId="6489188F" w14:textId="77777777" w:rsidR="006A326F" w:rsidRDefault="006A326F" w:rsidP="00AF234B">
      <w:pPr>
        <w:spacing w:before="0" w:after="0" w:line="240" w:lineRule="auto"/>
      </w:pPr>
      <w:r>
        <w:continuationSeparator/>
      </w:r>
    </w:p>
  </w:footnote>
  <w:footnote w:type="continuationNotice" w:id="1">
    <w:p w14:paraId="1DD7BF49" w14:textId="77777777" w:rsidR="006A326F" w:rsidRDefault="006A326F">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482143625"/>
      <w:docPartObj>
        <w:docPartGallery w:val="Page Numbers (Top of Page)"/>
        <w:docPartUnique/>
      </w:docPartObj>
    </w:sdtPr>
    <w:sdtEndPr/>
    <w:sdtContent>
      <w:p w14:paraId="22618620" w14:textId="77777777" w:rsidR="006A326F" w:rsidRDefault="006A326F">
        <w:pPr>
          <w:pStyle w:val="a3"/>
          <w:jc w:val="center"/>
        </w:pPr>
        <w:r>
          <w:fldChar w:fldCharType="begin"/>
        </w:r>
        <w:r>
          <w:instrText xml:space="preserve"> PAGE   \* MERGEFORMAT </w:instrText>
        </w:r>
        <w:r>
          <w:fldChar w:fldCharType="separate"/>
        </w:r>
        <w:r w:rsidR="005B2FAE">
          <w:rPr>
            <w:noProof/>
            <w:rtl/>
          </w:rPr>
          <w:t>1</w:t>
        </w:r>
        <w:r w:rsidR="005B2FAE">
          <w:rPr>
            <w:noProof/>
            <w:rtl/>
          </w:rPr>
          <w:t>9</w:t>
        </w:r>
        <w:r>
          <w:rPr>
            <w:noProof/>
          </w:rPr>
          <w:fldChar w:fldCharType="end"/>
        </w:r>
      </w:p>
    </w:sdtContent>
  </w:sdt>
  <w:p w14:paraId="12632EC1" w14:textId="77777777" w:rsidR="006A326F" w:rsidRDefault="006A326F">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1"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2"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3"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4"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6"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7"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9"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1"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2"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3"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4"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5" w15:restartNumberingAfterBreak="0">
    <w:nsid w:val="6E0E66EE"/>
    <w:multiLevelType w:val="hybridMultilevel"/>
    <w:tmpl w:val="C6EA7ACC"/>
    <w:lvl w:ilvl="0" w:tplc="1CE629C4">
      <w:start w:val="1"/>
      <w:numFmt w:val="hebrew1"/>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6"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17"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16cid:durableId="112754365">
    <w:abstractNumId w:val="16"/>
  </w:num>
  <w:num w:numId="2" w16cid:durableId="88055579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5048412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62346639">
    <w:abstractNumId w:val="1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70667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72809478">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246606">
    <w:abstractNumId w:val="1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6021950">
    <w:abstractNumId w:val="17"/>
  </w:num>
  <w:num w:numId="9" w16cid:durableId="4976207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974564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6510746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6556107">
    <w:abstractNumId w:val="12"/>
  </w:num>
  <w:num w:numId="13" w16cid:durableId="166210893">
    <w:abstractNumId w:val="0"/>
  </w:num>
  <w:num w:numId="14" w16cid:durableId="619530197">
    <w:abstractNumId w:val="5"/>
  </w:num>
  <w:num w:numId="15" w16cid:durableId="11612776">
    <w:abstractNumId w:val="14"/>
  </w:num>
  <w:num w:numId="16" w16cid:durableId="1289167723">
    <w:abstractNumId w:val="17"/>
  </w:num>
  <w:num w:numId="17" w16cid:durableId="385109620">
    <w:abstractNumId w:val="1"/>
  </w:num>
  <w:num w:numId="18" w16cid:durableId="2066296111">
    <w:abstractNumId w:val="4"/>
  </w:num>
  <w:num w:numId="19" w16cid:durableId="1218784632">
    <w:abstractNumId w:val="7"/>
  </w:num>
  <w:num w:numId="20" w16cid:durableId="695499984">
    <w:abstractNumId w:val="6"/>
  </w:num>
  <w:num w:numId="21" w16cid:durableId="262500324">
    <w:abstractNumId w:val="10"/>
  </w:num>
  <w:num w:numId="22" w16cid:durableId="1460685909">
    <w:abstractNumId w:val="9"/>
  </w:num>
  <w:num w:numId="23" w16cid:durableId="404840897">
    <w:abstractNumId w:val="15"/>
  </w:num>
  <w:num w:numId="24" w16cid:durableId="47155815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eryl Etman">
    <w15:presenceInfo w15:providerId="AD" w15:userId="S-1-5-21-1915107579-1707952165-794563710-5303"/>
  </w15:person>
  <w15:person w15:author="מרול אטמן">
    <w15:presenceInfo w15:providerId="AD" w15:userId="S::meryle@africa-israel.com::5d3372e1-6610-4ed8-96d9-3804caaefa86"/>
  </w15:person>
  <w15:person w15:author="Vered Tabib">
    <w15:presenceInfo w15:providerId="AD" w15:userId="S-1-5-21-1915107579-1707952165-794563710-15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markup="0"/>
  <w:trackRevisions/>
  <w:documentProtection w:edit="trackedChanges" w:enforcement="0"/>
  <w:defaultTabStop w:val="720"/>
  <w:characterSpacingControl w:val="doNotCompress"/>
  <w:hdrShapeDefaults>
    <o:shapedefaults v:ext="edit" spidmax="1843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77"/>
    <w:rsid w:val="00013687"/>
    <w:rsid w:val="000373B0"/>
    <w:rsid w:val="000645F8"/>
    <w:rsid w:val="00082F70"/>
    <w:rsid w:val="000B4F06"/>
    <w:rsid w:val="000C60A9"/>
    <w:rsid w:val="000D1F3D"/>
    <w:rsid w:val="000D6671"/>
    <w:rsid w:val="00101CB5"/>
    <w:rsid w:val="00116D8E"/>
    <w:rsid w:val="00124523"/>
    <w:rsid w:val="00124F1F"/>
    <w:rsid w:val="00134C85"/>
    <w:rsid w:val="001551B5"/>
    <w:rsid w:val="001632B2"/>
    <w:rsid w:val="00166C84"/>
    <w:rsid w:val="00170729"/>
    <w:rsid w:val="00170ACE"/>
    <w:rsid w:val="00182945"/>
    <w:rsid w:val="001A0C3C"/>
    <w:rsid w:val="001A2CBF"/>
    <w:rsid w:val="001A69D5"/>
    <w:rsid w:val="001B48D8"/>
    <w:rsid w:val="001C356E"/>
    <w:rsid w:val="001F3ACA"/>
    <w:rsid w:val="001F471F"/>
    <w:rsid w:val="001F4C64"/>
    <w:rsid w:val="002059A9"/>
    <w:rsid w:val="00214ACF"/>
    <w:rsid w:val="00227EBF"/>
    <w:rsid w:val="00231CEF"/>
    <w:rsid w:val="00235529"/>
    <w:rsid w:val="002419E5"/>
    <w:rsid w:val="00255ACD"/>
    <w:rsid w:val="00263199"/>
    <w:rsid w:val="0027248C"/>
    <w:rsid w:val="00286510"/>
    <w:rsid w:val="002C1A73"/>
    <w:rsid w:val="002D7834"/>
    <w:rsid w:val="002F0D0B"/>
    <w:rsid w:val="00307515"/>
    <w:rsid w:val="00385D12"/>
    <w:rsid w:val="003A4904"/>
    <w:rsid w:val="003F2F80"/>
    <w:rsid w:val="004007D5"/>
    <w:rsid w:val="004103D1"/>
    <w:rsid w:val="0043488B"/>
    <w:rsid w:val="00446416"/>
    <w:rsid w:val="00493BA5"/>
    <w:rsid w:val="004A3370"/>
    <w:rsid w:val="004E078C"/>
    <w:rsid w:val="004E215F"/>
    <w:rsid w:val="004E78AD"/>
    <w:rsid w:val="00505453"/>
    <w:rsid w:val="00537497"/>
    <w:rsid w:val="00544970"/>
    <w:rsid w:val="00552E11"/>
    <w:rsid w:val="00555CBE"/>
    <w:rsid w:val="00561888"/>
    <w:rsid w:val="0056366A"/>
    <w:rsid w:val="00564715"/>
    <w:rsid w:val="0059525F"/>
    <w:rsid w:val="005A6344"/>
    <w:rsid w:val="005B0177"/>
    <w:rsid w:val="005B2FAE"/>
    <w:rsid w:val="005C272D"/>
    <w:rsid w:val="005C5A8D"/>
    <w:rsid w:val="00640557"/>
    <w:rsid w:val="0064576F"/>
    <w:rsid w:val="00646233"/>
    <w:rsid w:val="0065056B"/>
    <w:rsid w:val="006519CD"/>
    <w:rsid w:val="006530F9"/>
    <w:rsid w:val="00672C76"/>
    <w:rsid w:val="006905F7"/>
    <w:rsid w:val="006A326F"/>
    <w:rsid w:val="006B0246"/>
    <w:rsid w:val="006B5833"/>
    <w:rsid w:val="006D2AA2"/>
    <w:rsid w:val="006D4ED5"/>
    <w:rsid w:val="006F07FB"/>
    <w:rsid w:val="00703F1F"/>
    <w:rsid w:val="0072103C"/>
    <w:rsid w:val="00727B7A"/>
    <w:rsid w:val="007B1B1C"/>
    <w:rsid w:val="007E5EEA"/>
    <w:rsid w:val="00817C5E"/>
    <w:rsid w:val="00844490"/>
    <w:rsid w:val="008524DD"/>
    <w:rsid w:val="008955F4"/>
    <w:rsid w:val="0089718B"/>
    <w:rsid w:val="008A4C15"/>
    <w:rsid w:val="008B2A84"/>
    <w:rsid w:val="008C3CCA"/>
    <w:rsid w:val="008C64C6"/>
    <w:rsid w:val="008D7965"/>
    <w:rsid w:val="008E7D94"/>
    <w:rsid w:val="008F5534"/>
    <w:rsid w:val="009047F2"/>
    <w:rsid w:val="009130F0"/>
    <w:rsid w:val="00917BA7"/>
    <w:rsid w:val="00942177"/>
    <w:rsid w:val="00950169"/>
    <w:rsid w:val="0099597B"/>
    <w:rsid w:val="009A29EA"/>
    <w:rsid w:val="009D06C3"/>
    <w:rsid w:val="009E0EE6"/>
    <w:rsid w:val="009F2373"/>
    <w:rsid w:val="00A10190"/>
    <w:rsid w:val="00A27297"/>
    <w:rsid w:val="00A36CA1"/>
    <w:rsid w:val="00A42052"/>
    <w:rsid w:val="00A74C89"/>
    <w:rsid w:val="00AD36C1"/>
    <w:rsid w:val="00AF234B"/>
    <w:rsid w:val="00B003AC"/>
    <w:rsid w:val="00B12868"/>
    <w:rsid w:val="00B1421E"/>
    <w:rsid w:val="00B213F4"/>
    <w:rsid w:val="00B22331"/>
    <w:rsid w:val="00B27B4C"/>
    <w:rsid w:val="00B35934"/>
    <w:rsid w:val="00B4502A"/>
    <w:rsid w:val="00BB267C"/>
    <w:rsid w:val="00BC719C"/>
    <w:rsid w:val="00BD40B3"/>
    <w:rsid w:val="00BD794C"/>
    <w:rsid w:val="00BE17B4"/>
    <w:rsid w:val="00C01CFF"/>
    <w:rsid w:val="00C04A72"/>
    <w:rsid w:val="00C22AB1"/>
    <w:rsid w:val="00C330C8"/>
    <w:rsid w:val="00C63015"/>
    <w:rsid w:val="00C93F30"/>
    <w:rsid w:val="00C9410D"/>
    <w:rsid w:val="00C9701C"/>
    <w:rsid w:val="00D3056F"/>
    <w:rsid w:val="00D50E2D"/>
    <w:rsid w:val="00D65B92"/>
    <w:rsid w:val="00D96625"/>
    <w:rsid w:val="00D97438"/>
    <w:rsid w:val="00DA0366"/>
    <w:rsid w:val="00DA4F89"/>
    <w:rsid w:val="00DA6483"/>
    <w:rsid w:val="00DD2BB6"/>
    <w:rsid w:val="00DD3642"/>
    <w:rsid w:val="00DD3BC6"/>
    <w:rsid w:val="00DD691B"/>
    <w:rsid w:val="00DE7868"/>
    <w:rsid w:val="00DF17A4"/>
    <w:rsid w:val="00E034F9"/>
    <w:rsid w:val="00E071C7"/>
    <w:rsid w:val="00E319B9"/>
    <w:rsid w:val="00E32308"/>
    <w:rsid w:val="00E60442"/>
    <w:rsid w:val="00E61967"/>
    <w:rsid w:val="00E679C7"/>
    <w:rsid w:val="00E95AE9"/>
    <w:rsid w:val="00EC37B6"/>
    <w:rsid w:val="00ED6C9C"/>
    <w:rsid w:val="00EE48BB"/>
    <w:rsid w:val="00EF442B"/>
    <w:rsid w:val="00F1104F"/>
    <w:rsid w:val="00F24F9E"/>
    <w:rsid w:val="00F319D3"/>
    <w:rsid w:val="00F3375F"/>
    <w:rsid w:val="00F40E6F"/>
    <w:rsid w:val="00F55DF8"/>
    <w:rsid w:val="00F670F3"/>
    <w:rsid w:val="00F82703"/>
    <w:rsid w:val="00F9528C"/>
    <w:rsid w:val="00FA68F8"/>
    <w:rsid w:val="00FC616E"/>
    <w:rsid w:val="00FE539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6A75B4E0"/>
  <w15:chartTrackingRefBased/>
  <w15:docId w15:val="{D45B28A0-6B3C-42D7-A7F1-A572CBFBD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B27B4C"/>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B27B4C"/>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B27B4C"/>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B27B4C"/>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B27B4C"/>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uiPriority w:val="99"/>
    <w:rsid w:val="00AF234B"/>
  </w:style>
  <w:style w:type="character" w:styleId="a7">
    <w:name w:val="Placeholder Text"/>
    <w:basedOn w:val="a0"/>
    <w:uiPriority w:val="99"/>
    <w:semiHidden/>
    <w:rsid w:val="00552E11"/>
    <w:rPr>
      <w:color w:val="808080"/>
    </w:rPr>
  </w:style>
  <w:style w:type="table" w:styleId="a8">
    <w:name w:val="Table Grid"/>
    <w:basedOn w:val="a1"/>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כותרת 1 תו"/>
    <w:basedOn w:val="a0"/>
    <w:link w:val="1"/>
    <w:rsid w:val="00B27B4C"/>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B27B4C"/>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B27B4C"/>
    <w:rPr>
      <w:rFonts w:ascii="Times New Roman" w:eastAsia="Times New Roman" w:hAnsi="Times New Roman" w:cs="David"/>
      <w:sz w:val="24"/>
      <w:szCs w:val="24"/>
      <w:u w:val="single"/>
      <w:lang w:eastAsia="he-IL"/>
    </w:rPr>
  </w:style>
  <w:style w:type="character" w:customStyle="1" w:styleId="40">
    <w:name w:val="כותרת 4 תו"/>
    <w:basedOn w:val="a0"/>
    <w:link w:val="4"/>
    <w:rsid w:val="00B27B4C"/>
    <w:rPr>
      <w:rFonts w:ascii="Calibri" w:eastAsia="Times New Roman" w:hAnsi="Calibri" w:cs="Arial"/>
      <w:b/>
      <w:bCs/>
      <w:sz w:val="28"/>
      <w:szCs w:val="28"/>
      <w:lang w:eastAsia="he-IL"/>
    </w:rPr>
  </w:style>
  <w:style w:type="character" w:customStyle="1" w:styleId="50">
    <w:name w:val="כותרת 5 תו"/>
    <w:basedOn w:val="a0"/>
    <w:link w:val="5"/>
    <w:rsid w:val="00B27B4C"/>
    <w:rPr>
      <w:rFonts w:ascii="Times New Roman" w:eastAsia="Times New Roman" w:hAnsi="Times New Roman" w:cs="David"/>
      <w:b/>
      <w:bCs/>
      <w:i/>
      <w:iCs/>
      <w:sz w:val="26"/>
      <w:szCs w:val="26"/>
      <w:lang w:eastAsia="he-IL"/>
    </w:rPr>
  </w:style>
  <w:style w:type="numbering" w:customStyle="1" w:styleId="NoList1">
    <w:name w:val="No List1"/>
    <w:next w:val="a2"/>
    <w:semiHidden/>
    <w:rsid w:val="00B27B4C"/>
  </w:style>
  <w:style w:type="paragraph" w:customStyle="1" w:styleId="Heading11">
    <w:name w:val="Heading 11"/>
    <w:basedOn w:val="a"/>
    <w:next w:val="a"/>
    <w:rsid w:val="00B27B4C"/>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B27B4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B27B4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B27B4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B27B4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B27B4C"/>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B27B4C"/>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B27B4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B27B4C"/>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B27B4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B27B4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B27B4C"/>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B27B4C"/>
    <w:rPr>
      <w:rFonts w:ascii="Times New Roman" w:eastAsia="Times New Roman" w:hAnsi="Times New Roman" w:cs="David"/>
      <w:sz w:val="20"/>
      <w:szCs w:val="24"/>
      <w:lang w:eastAsia="he-IL"/>
    </w:rPr>
  </w:style>
  <w:style w:type="paragraph" w:styleId="ab">
    <w:name w:val="Title"/>
    <w:basedOn w:val="a"/>
    <w:link w:val="ac"/>
    <w:qFormat/>
    <w:rsid w:val="00B27B4C"/>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B27B4C"/>
    <w:rPr>
      <w:rFonts w:ascii="Times New Roman" w:eastAsia="Times New Roman" w:hAnsi="Times New Roman" w:cs="David"/>
      <w:bCs/>
      <w:i/>
      <w:iCs/>
      <w:sz w:val="32"/>
      <w:szCs w:val="32"/>
      <w:u w:val="single"/>
      <w:lang w:eastAsia="he-IL"/>
    </w:rPr>
  </w:style>
  <w:style w:type="character" w:customStyle="1" w:styleId="PageNumber1">
    <w:name w:val="Page Number1"/>
    <w:rsid w:val="00B27B4C"/>
    <w:rPr>
      <w:rFonts w:cs="Times New Roman"/>
    </w:rPr>
  </w:style>
  <w:style w:type="paragraph" w:styleId="ad">
    <w:name w:val="Block Text"/>
    <w:basedOn w:val="a"/>
    <w:rsid w:val="00B27B4C"/>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B27B4C"/>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B27B4C"/>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B27B4C"/>
    <w:rPr>
      <w:rFonts w:ascii="Times New Roman" w:eastAsia="Times New Roman" w:hAnsi="Times New Roman" w:cs="David"/>
      <w:sz w:val="24"/>
      <w:szCs w:val="24"/>
      <w:lang w:eastAsia="he-IL"/>
    </w:rPr>
  </w:style>
  <w:style w:type="paragraph" w:styleId="21">
    <w:name w:val="Body Text Indent 2"/>
    <w:basedOn w:val="a"/>
    <w:link w:val="22"/>
    <w:rsid w:val="00B27B4C"/>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B27B4C"/>
    <w:rPr>
      <w:rFonts w:ascii="Times New Roman" w:eastAsia="Times New Roman" w:hAnsi="Times New Roman" w:cs="David"/>
      <w:sz w:val="20"/>
      <w:szCs w:val="24"/>
      <w:lang w:eastAsia="he-IL"/>
    </w:rPr>
  </w:style>
  <w:style w:type="paragraph" w:styleId="ae">
    <w:name w:val="Balloon Text"/>
    <w:basedOn w:val="a"/>
    <w:link w:val="af"/>
    <w:semiHidden/>
    <w:rsid w:val="00B27B4C"/>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B27B4C"/>
    <w:rPr>
      <w:rFonts w:ascii="Tahoma" w:eastAsia="Times New Roman" w:hAnsi="Tahoma" w:cs="Tahoma"/>
      <w:sz w:val="16"/>
      <w:szCs w:val="16"/>
      <w:lang w:eastAsia="he-IL"/>
    </w:rPr>
  </w:style>
  <w:style w:type="paragraph" w:customStyle="1" w:styleId="af0">
    <w:name w:val="סגנון"/>
    <w:basedOn w:val="a"/>
    <w:next w:val="ad"/>
    <w:rsid w:val="00B27B4C"/>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B27B4C"/>
    <w:rPr>
      <w:rFonts w:cs="Times New Roman"/>
    </w:rPr>
  </w:style>
  <w:style w:type="paragraph" w:styleId="af2">
    <w:name w:val="Document Map"/>
    <w:basedOn w:val="a"/>
    <w:link w:val="af3"/>
    <w:semiHidden/>
    <w:rsid w:val="00B27B4C"/>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semiHidden/>
    <w:rsid w:val="00B27B4C"/>
    <w:rPr>
      <w:rFonts w:ascii="Tahoma" w:eastAsia="Times New Roman" w:hAnsi="Tahoma" w:cs="Tahoma"/>
      <w:sz w:val="20"/>
      <w:szCs w:val="20"/>
      <w:shd w:val="clear" w:color="auto" w:fill="000080"/>
      <w:lang w:eastAsia="he-IL"/>
    </w:rPr>
  </w:style>
  <w:style w:type="paragraph" w:customStyle="1" w:styleId="af4">
    <w:name w:val="רשימה מימין"/>
    <w:basedOn w:val="a"/>
    <w:rsid w:val="00B27B4C"/>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B27B4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B27B4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B27B4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B27B4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B27B4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B27B4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B27B4C"/>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B27B4C"/>
    <w:pPr>
      <w:tabs>
        <w:tab w:val="left" w:pos="2880"/>
        <w:tab w:val="left" w:pos="5220"/>
        <w:tab w:val="left" w:pos="7740"/>
      </w:tabs>
      <w:ind w:left="360"/>
    </w:pPr>
    <w:rPr>
      <w:sz w:val="22"/>
      <w:szCs w:val="22"/>
    </w:rPr>
  </w:style>
  <w:style w:type="paragraph" w:customStyle="1" w:styleId="12">
    <w:name w:val="חתימה קו 1 נקודות"/>
    <w:basedOn w:val="11"/>
    <w:rsid w:val="00B27B4C"/>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6">
    <w:name w:val="No Spacing"/>
    <w:uiPriority w:val="1"/>
    <w:qFormat/>
    <w:rsid w:val="00EE48BB"/>
    <w:pPr>
      <w:bidi/>
      <w:spacing w:beforeAutospacing="1" w:after="0" w:afterAutospacing="1" w:line="240" w:lineRule="auto"/>
    </w:pPr>
  </w:style>
  <w:style w:type="paragraph" w:customStyle="1" w:styleId="af7">
    <w:name w:val="שדות בטופס"/>
    <w:basedOn w:val="a"/>
    <w:qFormat/>
    <w:rsid w:val="00EE48BB"/>
    <w:pPr>
      <w:spacing w:line="360" w:lineRule="auto"/>
    </w:pPr>
    <w:rPr>
      <w:rFonts w:ascii="Times New Roman" w:eastAsia="Times New Roman" w:hAnsi="Times New Roman" w:cs="David"/>
      <w:color w:val="00B0F0"/>
      <w:sz w:val="24"/>
      <w:szCs w:val="24"/>
    </w:rPr>
  </w:style>
  <w:style w:type="paragraph" w:styleId="af8">
    <w:name w:val="List Paragraph"/>
    <w:basedOn w:val="a"/>
    <w:uiPriority w:val="34"/>
    <w:qFormat/>
    <w:rsid w:val="00BB267C"/>
    <w:pPr>
      <w:ind w:left="720"/>
      <w:contextualSpacing/>
    </w:pPr>
  </w:style>
  <w:style w:type="paragraph" w:customStyle="1" w:styleId="AutoFields">
    <w:name w:val="AutoFields"/>
    <w:basedOn w:val="a5"/>
    <w:link w:val="AutoFieldsChar"/>
    <w:qFormat/>
    <w:rsid w:val="00F40E6F"/>
    <w:pPr>
      <w:spacing w:before="100" w:after="100"/>
    </w:pPr>
    <w:rPr>
      <w:rFonts w:ascii="David" w:hAnsi="David" w:cs="David"/>
      <w:color w:val="0070C0"/>
      <w:sz w:val="20"/>
      <w:szCs w:val="24"/>
    </w:rPr>
  </w:style>
  <w:style w:type="character" w:customStyle="1" w:styleId="AutoFieldsChar">
    <w:name w:val="AutoFields Char"/>
    <w:basedOn w:val="a6"/>
    <w:link w:val="AutoFields"/>
    <w:rsid w:val="00F40E6F"/>
    <w:rPr>
      <w:rFonts w:ascii="David" w:hAnsi="David" w:cs="David"/>
      <w:color w:val="0070C0"/>
      <w:sz w:val="20"/>
      <w:szCs w:val="24"/>
    </w:rPr>
  </w:style>
  <w:style w:type="table" w:customStyle="1" w:styleId="13">
    <w:name w:val="רשת טבלה1"/>
    <w:basedOn w:val="a1"/>
    <w:next w:val="a8"/>
    <w:rsid w:val="00F95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9">
    <w:name w:val="היסט_כפול"/>
    <w:basedOn w:val="a"/>
    <w:rsid w:val="00013687"/>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afa">
    <w:name w:val="Revision"/>
    <w:hidden/>
    <w:uiPriority w:val="99"/>
    <w:semiHidden/>
    <w:rsid w:val="006519CD"/>
    <w:pPr>
      <w:spacing w:after="0" w:line="240" w:lineRule="auto"/>
    </w:pPr>
  </w:style>
  <w:style w:type="table" w:customStyle="1" w:styleId="23">
    <w:name w:val="רשת טבלה2"/>
    <w:basedOn w:val="a1"/>
    <w:next w:val="a8"/>
    <w:uiPriority w:val="59"/>
    <w:rsid w:val="006519C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2413859">
      <w:bodyDiv w:val="1"/>
      <w:marLeft w:val="0"/>
      <w:marRight w:val="0"/>
      <w:marTop w:val="0"/>
      <w:marBottom w:val="0"/>
      <w:divBdr>
        <w:top w:val="none" w:sz="0" w:space="0" w:color="auto"/>
        <w:left w:val="none" w:sz="0" w:space="0" w:color="auto"/>
        <w:bottom w:val="none" w:sz="0" w:space="0" w:color="auto"/>
        <w:right w:val="none" w:sz="0" w:space="0" w:color="auto"/>
      </w:divBdr>
    </w:div>
    <w:div w:id="439565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webSettings" Target="webSettings.xml"/><Relationship Id="rId14" Type="http://schemas.openxmlformats.org/officeDocument/2006/relationships/footer" Target="foot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8BEC85241D046D68AC5F22A80C30D74"/>
        <w:category>
          <w:name w:val="General"/>
          <w:gallery w:val="placeholder"/>
        </w:category>
        <w:types>
          <w:type w:val="bbPlcHdr"/>
        </w:types>
        <w:behaviors>
          <w:behavior w:val="content"/>
        </w:behaviors>
        <w:guid w:val="{C13D2235-5C33-4E42-8BAD-1AF9FC8C0A49}"/>
      </w:docPartPr>
      <w:docPartBody>
        <w:p w:rsidR="0049047A" w:rsidRDefault="0049047A">
          <w:r w:rsidRPr="003059F5">
            <w:rPr>
              <w:rStyle w:val="a3"/>
              <w:rtl/>
            </w:rPr>
            <w:t>[תאריך חתימת חוזה]</w:t>
          </w:r>
        </w:p>
      </w:docPartBody>
    </w:docPart>
    <w:docPart>
      <w:docPartPr>
        <w:name w:val="109F14DBB3B44212801A6E51997517F2"/>
        <w:category>
          <w:name w:val="General"/>
          <w:gallery w:val="placeholder"/>
        </w:category>
        <w:types>
          <w:type w:val="bbPlcHdr"/>
        </w:types>
        <w:behaviors>
          <w:behavior w:val="content"/>
        </w:behaviors>
        <w:guid w:val="{CD7F43C7-59FD-467F-AE04-1DFE5E760B28}"/>
      </w:docPartPr>
      <w:docPartBody>
        <w:p w:rsidR="0049047A" w:rsidRDefault="0049047A">
          <w:r w:rsidRPr="003059F5">
            <w:rPr>
              <w:rStyle w:val="a3"/>
              <w:rtl/>
            </w:rPr>
            <w:t>[צד א בחוזה]</w:t>
          </w:r>
        </w:p>
      </w:docPartBody>
    </w:docPart>
    <w:docPart>
      <w:docPartPr>
        <w:name w:val="A1D15F8229F941CD88B646931195E710"/>
        <w:category>
          <w:name w:val="General"/>
          <w:gallery w:val="placeholder"/>
        </w:category>
        <w:types>
          <w:type w:val="bbPlcHdr"/>
        </w:types>
        <w:behaviors>
          <w:behavior w:val="content"/>
        </w:behaviors>
        <w:guid w:val="{5D2AA389-6854-4B18-A928-D29D6F106EE0}"/>
      </w:docPartPr>
      <w:docPartBody>
        <w:p w:rsidR="0049047A" w:rsidRDefault="0049047A">
          <w:r w:rsidRPr="003059F5">
            <w:rPr>
              <w:rStyle w:val="a3"/>
              <w:rtl/>
            </w:rPr>
            <w:t>[רשות מקומית]</w:t>
          </w:r>
        </w:p>
      </w:docPartBody>
    </w:docPart>
    <w:docPart>
      <w:docPartPr>
        <w:name w:val="26130E4A6DC94EA4B056645049B740DD"/>
        <w:category>
          <w:name w:val="General"/>
          <w:gallery w:val="placeholder"/>
        </w:category>
        <w:types>
          <w:type w:val="bbPlcHdr"/>
        </w:types>
        <w:behaviors>
          <w:behavior w:val="content"/>
        </w:behaviors>
        <w:guid w:val="{82159C42-1B29-4D96-A052-5AB5715F73A3}"/>
      </w:docPartPr>
      <w:docPartBody>
        <w:p w:rsidR="0049047A" w:rsidRDefault="0049047A">
          <w:r w:rsidRPr="003059F5">
            <w:rPr>
              <w:rStyle w:val="a3"/>
              <w:rtl/>
            </w:rPr>
            <w:t>[שם אתר]</w:t>
          </w:r>
        </w:p>
      </w:docPartBody>
    </w:docPart>
    <w:docPart>
      <w:docPartPr>
        <w:name w:val="F0731A71C4744B16BD7C9987A39D4664"/>
        <w:category>
          <w:name w:val="General"/>
          <w:gallery w:val="placeholder"/>
        </w:category>
        <w:types>
          <w:type w:val="bbPlcHdr"/>
        </w:types>
        <w:behaviors>
          <w:behavior w:val="content"/>
        </w:behaviors>
        <w:guid w:val="{710F6BDD-B1C8-4E1D-9EA1-8B607B6CA2E4}"/>
      </w:docPartPr>
      <w:docPartBody>
        <w:p w:rsidR="0049047A" w:rsidRDefault="0049047A">
          <w:r w:rsidRPr="003059F5">
            <w:rPr>
              <w:rStyle w:val="a3"/>
              <w:rtl/>
            </w:rPr>
            <w:t>[שם הפרויקט]</w:t>
          </w:r>
        </w:p>
      </w:docPartBody>
    </w:docPart>
    <w:docPart>
      <w:docPartPr>
        <w:name w:val="296E865EE77147C4BA74D4CE619574A8"/>
        <w:category>
          <w:name w:val="General"/>
          <w:gallery w:val="placeholder"/>
        </w:category>
        <w:types>
          <w:type w:val="bbPlcHdr"/>
        </w:types>
        <w:behaviors>
          <w:behavior w:val="content"/>
        </w:behaviors>
        <w:guid w:val="{D4DB92BB-FD22-454C-BD90-8E360A3A6B36}"/>
      </w:docPartPr>
      <w:docPartBody>
        <w:p w:rsidR="0049047A" w:rsidRDefault="0049047A">
          <w:r w:rsidRPr="003059F5">
            <w:rPr>
              <w:rStyle w:val="a3"/>
              <w:rtl/>
            </w:rPr>
            <w:t>[שדה נוסף 2]</w:t>
          </w:r>
        </w:p>
      </w:docPartBody>
    </w:docPart>
    <w:docPart>
      <w:docPartPr>
        <w:name w:val="313F342F79844164B1A3501EDBEA0026"/>
        <w:category>
          <w:name w:val="General"/>
          <w:gallery w:val="placeholder"/>
        </w:category>
        <w:types>
          <w:type w:val="bbPlcHdr"/>
        </w:types>
        <w:behaviors>
          <w:behavior w:val="content"/>
        </w:behaviors>
        <w:guid w:val="{972A3FB7-C1C9-482A-9099-6808AD4BB7A0}"/>
      </w:docPartPr>
      <w:docPartBody>
        <w:p w:rsidR="0049047A" w:rsidRDefault="0049047A">
          <w:r w:rsidRPr="003059F5">
            <w:rPr>
              <w:rStyle w:val="a3"/>
              <w:rtl/>
            </w:rPr>
            <w:t>[שדה נוסף 1]</w:t>
          </w:r>
        </w:p>
      </w:docPartBody>
    </w:docPart>
    <w:docPart>
      <w:docPartPr>
        <w:name w:val="95C93B48CC5B45CCACBA59012D87AE6A"/>
        <w:category>
          <w:name w:val="General"/>
          <w:gallery w:val="placeholder"/>
        </w:category>
        <w:types>
          <w:type w:val="bbPlcHdr"/>
        </w:types>
        <w:behaviors>
          <w:behavior w:val="content"/>
        </w:behaviors>
        <w:guid w:val="{F3480671-C9E0-4C86-A9A2-A6E40F5CFA4A}"/>
      </w:docPartPr>
      <w:docPartBody>
        <w:p w:rsidR="0049047A" w:rsidRDefault="0049047A">
          <w:r w:rsidRPr="003059F5">
            <w:rPr>
              <w:rStyle w:val="a3"/>
              <w:rtl/>
            </w:rPr>
            <w:t>[רשות מקומית]</w:t>
          </w:r>
        </w:p>
      </w:docPartBody>
    </w:docPart>
    <w:docPart>
      <w:docPartPr>
        <w:name w:val="93CE99CBAC854665A75B70EC36575189"/>
        <w:category>
          <w:name w:val="General"/>
          <w:gallery w:val="placeholder"/>
        </w:category>
        <w:types>
          <w:type w:val="bbPlcHdr"/>
        </w:types>
        <w:behaviors>
          <w:behavior w:val="content"/>
        </w:behaviors>
        <w:guid w:val="{56E813B0-CA3B-4F05-94E8-5E2E5F22B751}"/>
      </w:docPartPr>
      <w:docPartBody>
        <w:p w:rsidR="0049047A" w:rsidRDefault="0049047A">
          <w:r w:rsidRPr="003059F5">
            <w:rPr>
              <w:rStyle w:val="a3"/>
              <w:rtl/>
            </w:rPr>
            <w:t>[שדה נוסף 3]</w:t>
          </w:r>
        </w:p>
      </w:docPartBody>
    </w:docPart>
    <w:docPart>
      <w:docPartPr>
        <w:name w:val="EEFCE66230024F7DAA23C511166D5191"/>
        <w:category>
          <w:name w:val="General"/>
          <w:gallery w:val="placeholder"/>
        </w:category>
        <w:types>
          <w:type w:val="bbPlcHdr"/>
        </w:types>
        <w:behaviors>
          <w:behavior w:val="content"/>
        </w:behaviors>
        <w:guid w:val="{F327CC40-C3AD-440B-98D8-889404E95B24}"/>
      </w:docPartPr>
      <w:docPartBody>
        <w:p w:rsidR="0049047A" w:rsidRDefault="0049047A">
          <w:r w:rsidRPr="003059F5">
            <w:rPr>
              <w:rStyle w:val="a3"/>
              <w:rtl/>
            </w:rPr>
            <w:t>[שדה נוסף 4]</w:t>
          </w:r>
        </w:p>
      </w:docPartBody>
    </w:docPart>
    <w:docPart>
      <w:docPartPr>
        <w:name w:val="E14FF866FEC34005B418B62EABC22F51"/>
        <w:category>
          <w:name w:val="General"/>
          <w:gallery w:val="placeholder"/>
        </w:category>
        <w:types>
          <w:type w:val="bbPlcHdr"/>
        </w:types>
        <w:behaviors>
          <w:behavior w:val="content"/>
        </w:behaviors>
        <w:guid w:val="{053BDF43-2DDB-472F-A64B-342B7F2CA6B0}"/>
      </w:docPartPr>
      <w:docPartBody>
        <w:p w:rsidR="0049047A" w:rsidRDefault="0049047A">
          <w:r w:rsidRPr="003059F5">
            <w:rPr>
              <w:rStyle w:val="a3"/>
              <w:rtl/>
            </w:rPr>
            <w:t>[שדה נוסף 5]</w:t>
          </w:r>
        </w:p>
      </w:docPartBody>
    </w:docPart>
    <w:docPart>
      <w:docPartPr>
        <w:name w:val="40F9A29635924AB1A307CD0CF28963EB"/>
        <w:category>
          <w:name w:val="General"/>
          <w:gallery w:val="placeholder"/>
        </w:category>
        <w:types>
          <w:type w:val="bbPlcHdr"/>
        </w:types>
        <w:behaviors>
          <w:behavior w:val="content"/>
        </w:behaviors>
        <w:guid w:val="{B0098B42-E1DF-4AAF-8F15-08870E2ACBB9}"/>
      </w:docPartPr>
      <w:docPartBody>
        <w:p w:rsidR="0049047A" w:rsidRDefault="0049047A">
          <w:r w:rsidRPr="003059F5">
            <w:rPr>
              <w:rStyle w:val="a3"/>
              <w:rtl/>
            </w:rPr>
            <w:t>[שדה נוסף 6]</w:t>
          </w:r>
        </w:p>
      </w:docPartBody>
    </w:docPart>
    <w:docPart>
      <w:docPartPr>
        <w:name w:val="F37BF645784A4FBB8CB2604D72F44CE4"/>
        <w:category>
          <w:name w:val="General"/>
          <w:gallery w:val="placeholder"/>
        </w:category>
        <w:types>
          <w:type w:val="bbPlcHdr"/>
        </w:types>
        <w:behaviors>
          <w:behavior w:val="content"/>
        </w:behaviors>
        <w:guid w:val="{AAC73BBC-2852-4B97-8EA2-407207669E03}"/>
      </w:docPartPr>
      <w:docPartBody>
        <w:p w:rsidR="0049047A" w:rsidRDefault="0049047A">
          <w:r w:rsidRPr="003059F5">
            <w:rPr>
              <w:rStyle w:val="a3"/>
              <w:rtl/>
            </w:rPr>
            <w:t>[מדד בסיס]</w:t>
          </w:r>
        </w:p>
      </w:docPartBody>
    </w:docPart>
    <w:docPart>
      <w:docPartPr>
        <w:name w:val="44C123D9408C400DADA79C21767B1758"/>
        <w:category>
          <w:name w:val="General"/>
          <w:gallery w:val="placeholder"/>
        </w:category>
        <w:types>
          <w:type w:val="bbPlcHdr"/>
        </w:types>
        <w:behaviors>
          <w:behavior w:val="content"/>
        </w:behaviors>
        <w:guid w:val="{9C934EEE-3F05-4543-AB57-6E124C08058B}"/>
      </w:docPartPr>
      <w:docPartBody>
        <w:p w:rsidR="0049047A" w:rsidRDefault="0049047A">
          <w:r w:rsidRPr="003059F5">
            <w:rPr>
              <w:rStyle w:val="a3"/>
              <w:rtl/>
            </w:rPr>
            <w:t>[נקודות מדד]</w:t>
          </w:r>
        </w:p>
      </w:docPartBody>
    </w:docPart>
    <w:docPart>
      <w:docPartPr>
        <w:name w:val="6B199B9AAEAF477195FF18AFA2F15663"/>
        <w:category>
          <w:name w:val="General"/>
          <w:gallery w:val="placeholder"/>
        </w:category>
        <w:types>
          <w:type w:val="bbPlcHdr"/>
        </w:types>
        <w:behaviors>
          <w:behavior w:val="content"/>
        </w:behaviors>
        <w:guid w:val="{60C9BAA5-A08C-4DFB-A6D0-2DEFBDE8A145}"/>
      </w:docPartPr>
      <w:docPartBody>
        <w:p w:rsidR="0049047A" w:rsidRDefault="0049047A">
          <w:r w:rsidRPr="003059F5">
            <w:rPr>
              <w:rStyle w:val="a3"/>
              <w:rtl/>
            </w:rPr>
            <w:t>[תאריך חתימת חוזה]</w:t>
          </w:r>
        </w:p>
      </w:docPartBody>
    </w:docPart>
    <w:docPart>
      <w:docPartPr>
        <w:name w:val="A8E939AA715F4A88B51F450C0FA71061"/>
        <w:category>
          <w:name w:val="General"/>
          <w:gallery w:val="placeholder"/>
        </w:category>
        <w:types>
          <w:type w:val="bbPlcHdr"/>
        </w:types>
        <w:behaviors>
          <w:behavior w:val="content"/>
        </w:behaviors>
        <w:guid w:val="{693923E0-C162-4E09-A645-DAB6292DE8F4}"/>
      </w:docPartPr>
      <w:docPartBody>
        <w:p w:rsidR="0049047A" w:rsidRDefault="0049047A">
          <w:r w:rsidRPr="003059F5">
            <w:rPr>
              <w:rStyle w:val="a3"/>
              <w:rtl/>
            </w:rPr>
            <w:t>[שם ספק]</w:t>
          </w:r>
        </w:p>
      </w:docPartBody>
    </w:docPart>
    <w:docPart>
      <w:docPartPr>
        <w:name w:val="232DB535FCD646F881DB7DF30D1C1570"/>
        <w:category>
          <w:name w:val="General"/>
          <w:gallery w:val="placeholder"/>
        </w:category>
        <w:types>
          <w:type w:val="bbPlcHdr"/>
        </w:types>
        <w:behaviors>
          <w:behavior w:val="content"/>
        </w:behaviors>
        <w:guid w:val="{753B81F4-A444-4DF7-809B-9DED51AE26AF}"/>
      </w:docPartPr>
      <w:docPartBody>
        <w:p w:rsidR="0049047A" w:rsidRDefault="0049047A">
          <w:r w:rsidRPr="003059F5">
            <w:rPr>
              <w:rStyle w:val="a3"/>
              <w:rtl/>
            </w:rPr>
            <w:t>[שם ספק]</w:t>
          </w:r>
        </w:p>
      </w:docPartBody>
    </w:docPart>
    <w:docPart>
      <w:docPartPr>
        <w:name w:val="D957E5EA60764A62B05C37BC96DAF1FE"/>
        <w:category>
          <w:name w:val="General"/>
          <w:gallery w:val="placeholder"/>
        </w:category>
        <w:types>
          <w:type w:val="bbPlcHdr"/>
        </w:types>
        <w:behaviors>
          <w:behavior w:val="content"/>
        </w:behaviors>
        <w:guid w:val="{12CB6675-7655-429E-A8DE-A26DF32CE4AB}"/>
      </w:docPartPr>
      <w:docPartBody>
        <w:p w:rsidR="0049047A" w:rsidRDefault="0049047A">
          <w:r w:rsidRPr="003059F5">
            <w:rPr>
              <w:rStyle w:val="a3"/>
              <w:rtl/>
            </w:rPr>
            <w:t>[שם ספק]</w:t>
          </w:r>
        </w:p>
      </w:docPartBody>
    </w:docPart>
    <w:docPart>
      <w:docPartPr>
        <w:name w:val="D3B76E8AF18B4CEB9E0F10485BC65AA7"/>
        <w:category>
          <w:name w:val="General"/>
          <w:gallery w:val="placeholder"/>
        </w:category>
        <w:types>
          <w:type w:val="bbPlcHdr"/>
        </w:types>
        <w:behaviors>
          <w:behavior w:val="content"/>
        </w:behaviors>
        <w:guid w:val="{F558256F-4DF6-40A7-8CA8-05ECF9D8C141}"/>
      </w:docPartPr>
      <w:docPartBody>
        <w:p w:rsidR="00A4673E" w:rsidRDefault="0049047A">
          <w:r w:rsidRPr="003059F5">
            <w:rPr>
              <w:rStyle w:val="a3"/>
              <w:rtl/>
            </w:rPr>
            <w:t>[שם ספק]</w:t>
          </w:r>
        </w:p>
      </w:docPartBody>
    </w:docPart>
    <w:docPart>
      <w:docPartPr>
        <w:name w:val="BF36EE9703D64E94A348A9367BA471BE"/>
        <w:category>
          <w:name w:val="General"/>
          <w:gallery w:val="placeholder"/>
        </w:category>
        <w:types>
          <w:type w:val="bbPlcHdr"/>
        </w:types>
        <w:behaviors>
          <w:behavior w:val="content"/>
        </w:behaviors>
        <w:guid w:val="{566AB3BF-ECA0-453B-89D2-9127CB8409FD}"/>
      </w:docPartPr>
      <w:docPartBody>
        <w:p w:rsidR="00A4673E" w:rsidRDefault="0049047A">
          <w:r w:rsidRPr="003059F5">
            <w:rPr>
              <w:rStyle w:val="a3"/>
              <w:rtl/>
            </w:rPr>
            <w:t>[תבנית חוזה]</w:t>
          </w:r>
        </w:p>
      </w:docPartBody>
    </w:docPart>
    <w:docPart>
      <w:docPartPr>
        <w:name w:val="93A29CBF09264146A742663AD690F144"/>
        <w:category>
          <w:name w:val="General"/>
          <w:gallery w:val="placeholder"/>
        </w:category>
        <w:types>
          <w:type w:val="bbPlcHdr"/>
        </w:types>
        <w:behaviors>
          <w:behavior w:val="content"/>
        </w:behaviors>
        <w:guid w:val="{8D4FB124-CA64-495B-9E09-B024A85D0B76}"/>
      </w:docPartPr>
      <w:docPartBody>
        <w:p w:rsidR="00A4673E" w:rsidRDefault="0049047A">
          <w:r w:rsidRPr="003059F5">
            <w:rPr>
              <w:rStyle w:val="a3"/>
              <w:rtl/>
            </w:rPr>
            <w:t>[שם ספק]</w:t>
          </w:r>
        </w:p>
      </w:docPartBody>
    </w:docPart>
    <w:docPart>
      <w:docPartPr>
        <w:name w:val="476E03A35A694B298F896315E279F82D"/>
        <w:category>
          <w:name w:val="General"/>
          <w:gallery w:val="placeholder"/>
        </w:category>
        <w:types>
          <w:type w:val="bbPlcHdr"/>
        </w:types>
        <w:behaviors>
          <w:behavior w:val="content"/>
        </w:behaviors>
        <w:guid w:val="{CC0E7FC2-1BD2-417D-B0AE-A4DE2758DD3C}"/>
      </w:docPartPr>
      <w:docPartBody>
        <w:p w:rsidR="00A4673E" w:rsidRDefault="0049047A">
          <w:r w:rsidRPr="003059F5">
            <w:rPr>
              <w:rStyle w:val="a3"/>
              <w:rtl/>
            </w:rPr>
            <w:t>[שם ספק]</w:t>
          </w:r>
        </w:p>
      </w:docPartBody>
    </w:docPart>
    <w:docPart>
      <w:docPartPr>
        <w:name w:val="AC51339740184AB2BB02125B33078D4D"/>
        <w:category>
          <w:name w:val="General"/>
          <w:gallery w:val="placeholder"/>
        </w:category>
        <w:types>
          <w:type w:val="bbPlcHdr"/>
        </w:types>
        <w:behaviors>
          <w:behavior w:val="content"/>
        </w:behaviors>
        <w:guid w:val="{7E0457F2-3E3B-4881-A034-513CFE4FFB04}"/>
      </w:docPartPr>
      <w:docPartBody>
        <w:p w:rsidR="00A4673E" w:rsidRDefault="0049047A">
          <w:r w:rsidRPr="003059F5">
            <w:rPr>
              <w:rStyle w:val="a3"/>
              <w:rtl/>
            </w:rPr>
            <w:t>[שם ספק]</w:t>
          </w:r>
        </w:p>
      </w:docPartBody>
    </w:docPart>
    <w:docPart>
      <w:docPartPr>
        <w:name w:val="D400DE39EDDE43CB987761D6F5E71BC5"/>
        <w:category>
          <w:name w:val="General"/>
          <w:gallery w:val="placeholder"/>
        </w:category>
        <w:types>
          <w:type w:val="bbPlcHdr"/>
        </w:types>
        <w:behaviors>
          <w:behavior w:val="content"/>
        </w:behaviors>
        <w:guid w:val="{D70F150C-5AB4-4186-B394-10CEA624A440}"/>
      </w:docPartPr>
      <w:docPartBody>
        <w:p w:rsidR="00A4673E" w:rsidRDefault="0049047A">
          <w:r w:rsidRPr="003059F5">
            <w:rPr>
              <w:rStyle w:val="a3"/>
              <w:rtl/>
            </w:rPr>
            <w:t>[שם אתר]</w:t>
          </w:r>
        </w:p>
      </w:docPartBody>
    </w:docPart>
    <w:docPart>
      <w:docPartPr>
        <w:name w:val="B149FF165530461888E0EC1321C17958"/>
        <w:category>
          <w:name w:val="General"/>
          <w:gallery w:val="placeholder"/>
        </w:category>
        <w:types>
          <w:type w:val="bbPlcHdr"/>
        </w:types>
        <w:behaviors>
          <w:behavior w:val="content"/>
        </w:behaviors>
        <w:guid w:val="{699A0387-D71D-49CD-91BE-D031ABB05929}"/>
      </w:docPartPr>
      <w:docPartBody>
        <w:p w:rsidR="00A4673E" w:rsidRDefault="0049047A">
          <w:r w:rsidRPr="003059F5">
            <w:rPr>
              <w:rStyle w:val="a3"/>
              <w:rtl/>
            </w:rPr>
            <w:t>[תיאור עבודה]</w:t>
          </w:r>
        </w:p>
      </w:docPartBody>
    </w:docPart>
    <w:docPart>
      <w:docPartPr>
        <w:name w:val="65A74010F7104A0984D8C575BFC48545"/>
        <w:category>
          <w:name w:val="General"/>
          <w:gallery w:val="placeholder"/>
        </w:category>
        <w:types>
          <w:type w:val="bbPlcHdr"/>
        </w:types>
        <w:behaviors>
          <w:behavior w:val="content"/>
        </w:behaviors>
        <w:guid w:val="{AEA9E532-A105-437C-9834-B79052EDC109}"/>
      </w:docPartPr>
      <w:docPartBody>
        <w:p w:rsidR="00A4673E" w:rsidRDefault="0049047A">
          <w:r w:rsidRPr="003059F5">
            <w:rPr>
              <w:rStyle w:val="a3"/>
              <w:rtl/>
            </w:rPr>
            <w:t>[שם אתר]</w:t>
          </w:r>
        </w:p>
      </w:docPartBody>
    </w:docPart>
    <w:docPart>
      <w:docPartPr>
        <w:name w:val="BCA6261C4E1148E2A0219DE413711CCA"/>
        <w:category>
          <w:name w:val="General"/>
          <w:gallery w:val="placeholder"/>
        </w:category>
        <w:types>
          <w:type w:val="bbPlcHdr"/>
        </w:types>
        <w:behaviors>
          <w:behavior w:val="content"/>
        </w:behaviors>
        <w:guid w:val="{BF4A9701-D7E6-47A5-BD24-BD1785BA1818}"/>
      </w:docPartPr>
      <w:docPartBody>
        <w:p w:rsidR="00A4673E" w:rsidRDefault="0049047A">
          <w:r w:rsidRPr="003059F5">
            <w:rPr>
              <w:rStyle w:val="a3"/>
              <w:rtl/>
            </w:rPr>
            <w:t>[תאריך חתימת חוזה]</w:t>
          </w:r>
        </w:p>
      </w:docPartBody>
    </w:docPart>
    <w:docPart>
      <w:docPartPr>
        <w:name w:val="8A1FF8E09B7C4E439BA2096A006BCA97"/>
        <w:category>
          <w:name w:val="General"/>
          <w:gallery w:val="placeholder"/>
        </w:category>
        <w:types>
          <w:type w:val="bbPlcHdr"/>
        </w:types>
        <w:behaviors>
          <w:behavior w:val="content"/>
        </w:behaviors>
        <w:guid w:val="{F38D60C5-CC71-47BB-AC25-819CE7F010C3}"/>
      </w:docPartPr>
      <w:docPartBody>
        <w:p w:rsidR="0044451B" w:rsidRDefault="00A4673E">
          <w:r w:rsidRPr="00064388">
            <w:rPr>
              <w:rStyle w:val="a3"/>
              <w:rtl/>
            </w:rPr>
            <w:t>[סוג מדד כותרת]</w:t>
          </w:r>
        </w:p>
      </w:docPartBody>
    </w:docPart>
    <w:docPart>
      <w:docPartPr>
        <w:name w:val="7E88FD9D4A894B78AE2B3CA0B0E37420"/>
        <w:category>
          <w:name w:val="General"/>
          <w:gallery w:val="placeholder"/>
        </w:category>
        <w:types>
          <w:type w:val="bbPlcHdr"/>
        </w:types>
        <w:behaviors>
          <w:behavior w:val="content"/>
        </w:behaviors>
        <w:guid w:val="{ACEA3EBA-DB99-4218-8091-D54D4BCD1F06}"/>
      </w:docPartPr>
      <w:docPartBody>
        <w:p w:rsidR="00CC6362" w:rsidRDefault="00000574">
          <w:r w:rsidRPr="00033B28">
            <w:rPr>
              <w:rStyle w:val="a3"/>
              <w:rtl/>
            </w:rPr>
            <w:t>[מדד בגין/ידוע - כותרת]</w:t>
          </w:r>
        </w:p>
      </w:docPartBody>
    </w:docPart>
    <w:docPart>
      <w:docPartPr>
        <w:name w:val="FD5E2FB11E27461699B18A2C3AD332C7"/>
        <w:category>
          <w:name w:val="כללי"/>
          <w:gallery w:val="placeholder"/>
        </w:category>
        <w:types>
          <w:type w:val="bbPlcHdr"/>
        </w:types>
        <w:behaviors>
          <w:behavior w:val="content"/>
        </w:behaviors>
        <w:guid w:val="{345D58EB-D17F-4929-8BD0-E816308C9BB8}"/>
      </w:docPartPr>
      <w:docPartBody>
        <w:p w:rsidR="003759F5" w:rsidRDefault="00476685">
          <w:r w:rsidRPr="00F11BAF">
            <w:rPr>
              <w:rStyle w:val="a3"/>
              <w:rtl/>
            </w:rPr>
            <w:t>[שם הפרויקט]</w:t>
          </w:r>
        </w:p>
      </w:docPartBody>
    </w:docPart>
    <w:docPart>
      <w:docPartPr>
        <w:name w:val="4E69DE22633C49118C6503665113EF1C"/>
        <w:category>
          <w:name w:val="כללי"/>
          <w:gallery w:val="placeholder"/>
        </w:category>
        <w:types>
          <w:type w:val="bbPlcHdr"/>
        </w:types>
        <w:behaviors>
          <w:behavior w:val="content"/>
        </w:behaviors>
        <w:guid w:val="{FCED6A54-8D6A-4BD4-B826-05B43816A9FA}"/>
      </w:docPartPr>
      <w:docPartBody>
        <w:p w:rsidR="003759F5" w:rsidRDefault="00476685">
          <w:r w:rsidRPr="00F11BAF">
            <w:rPr>
              <w:rStyle w:val="a3"/>
              <w:rtl/>
            </w:rPr>
            <w:t>[שם אתר]</w:t>
          </w:r>
        </w:p>
      </w:docPartBody>
    </w:docPart>
    <w:docPart>
      <w:docPartPr>
        <w:name w:val="5B75EA75CC0D41979BD0B3DA82FFA0AB"/>
        <w:category>
          <w:name w:val="כללי"/>
          <w:gallery w:val="placeholder"/>
        </w:category>
        <w:types>
          <w:type w:val="bbPlcHdr"/>
        </w:types>
        <w:behaviors>
          <w:behavior w:val="content"/>
        </w:behaviors>
        <w:guid w:val="{BD6047CC-8538-4F1F-BB83-A7B1D8A45148}"/>
      </w:docPartPr>
      <w:docPartBody>
        <w:p w:rsidR="00D87396" w:rsidRDefault="00844630">
          <w:r w:rsidRPr="00EA1993">
            <w:rPr>
              <w:rStyle w:val="a3"/>
              <w:rtl/>
            </w:rPr>
            <w:t>[צדדים נוספים]</w:t>
          </w:r>
        </w:p>
      </w:docPartBody>
    </w:docPart>
    <w:docPart>
      <w:docPartPr>
        <w:name w:val="86707356FC1A42B4A77D39E880FAA457"/>
        <w:category>
          <w:name w:val="כללי"/>
          <w:gallery w:val="placeholder"/>
        </w:category>
        <w:types>
          <w:type w:val="bbPlcHdr"/>
        </w:types>
        <w:behaviors>
          <w:behavior w:val="content"/>
        </w:behaviors>
        <w:guid w:val="{11BC4AD9-8FEA-4588-814F-CC334743BB15}"/>
      </w:docPartPr>
      <w:docPartBody>
        <w:p w:rsidR="00C53130" w:rsidRDefault="0089490C" w:rsidP="0089490C">
          <w:pPr>
            <w:pStyle w:val="86707356FC1A42B4A77D39E880FAA457"/>
          </w:pPr>
          <w:r w:rsidRPr="003059F5">
            <w:rPr>
              <w:rStyle w:val="a3"/>
              <w:rtl/>
            </w:rPr>
            <w:t>[אחוז השתתפות צד א]</w:t>
          </w:r>
        </w:p>
      </w:docPartBody>
    </w:docPart>
    <w:docPart>
      <w:docPartPr>
        <w:name w:val="C48A7EE2680C43A2B9A9AD5B64D5CF9D"/>
        <w:category>
          <w:name w:val="כללי"/>
          <w:gallery w:val="placeholder"/>
        </w:category>
        <w:types>
          <w:type w:val="bbPlcHdr"/>
        </w:types>
        <w:behaviors>
          <w:behavior w:val="content"/>
        </w:behaviors>
        <w:guid w:val="{6E832E44-1F8C-428C-B33A-B2A315BD558F}"/>
      </w:docPartPr>
      <w:docPartBody>
        <w:p w:rsidR="00A168C1" w:rsidRDefault="00A168C1">
          <w:r w:rsidRPr="009D00D7">
            <w:rPr>
              <w:rStyle w:val="a3"/>
              <w:rtl/>
            </w:rPr>
            <w:t>[שם הפרויקט]</w:t>
          </w:r>
        </w:p>
      </w:docPartBody>
    </w:docPart>
    <w:docPart>
      <w:docPartPr>
        <w:name w:val="207E4EA177C449D6B8D2DAA1AA0F0FF6"/>
        <w:category>
          <w:name w:val="כללי"/>
          <w:gallery w:val="placeholder"/>
        </w:category>
        <w:types>
          <w:type w:val="bbPlcHdr"/>
        </w:types>
        <w:behaviors>
          <w:behavior w:val="content"/>
        </w:behaviors>
        <w:guid w:val="{97287291-6261-4052-A03F-FEC6D1298052}"/>
      </w:docPartPr>
      <w:docPartBody>
        <w:p w:rsidR="00261AE3" w:rsidRDefault="00EC6A11">
          <w:r w:rsidRPr="00C5438E">
            <w:rPr>
              <w:rStyle w:val="a3"/>
              <w:rtl/>
            </w:rPr>
            <w:t>[צד א בחוזה]</w:t>
          </w:r>
        </w:p>
      </w:docPartBody>
    </w:docPart>
    <w:docPart>
      <w:docPartPr>
        <w:name w:val="9135925F52F94233967D84746B7B4DE7"/>
        <w:category>
          <w:name w:val="כללי"/>
          <w:gallery w:val="placeholder"/>
        </w:category>
        <w:types>
          <w:type w:val="bbPlcHdr"/>
        </w:types>
        <w:behaviors>
          <w:behavior w:val="content"/>
        </w:behaviors>
        <w:guid w:val="{258E09CD-9CB9-4FB0-B124-1563F96BE993}"/>
      </w:docPartPr>
      <w:docPartBody>
        <w:p w:rsidR="00A73F6A" w:rsidRDefault="00A73F6A">
          <w:r w:rsidRPr="0027244C">
            <w:rPr>
              <w:rStyle w:val="a3"/>
              <w:rtl/>
            </w:rPr>
            <w:t>[צד א בחוזה]</w:t>
          </w:r>
        </w:p>
      </w:docPartBody>
    </w:docPart>
    <w:docPart>
      <w:docPartPr>
        <w:name w:val="20C7025B2A8A4E6C8DA601183F1F75B2"/>
        <w:category>
          <w:name w:val="כללי"/>
          <w:gallery w:val="placeholder"/>
        </w:category>
        <w:types>
          <w:type w:val="bbPlcHdr"/>
        </w:types>
        <w:behaviors>
          <w:behavior w:val="content"/>
        </w:behaviors>
        <w:guid w:val="{E5074913-367B-4945-82D8-AC38CCD5B41A}"/>
      </w:docPartPr>
      <w:docPartBody>
        <w:p w:rsidR="00A73F6A" w:rsidRDefault="00A73F6A" w:rsidP="00A73F6A">
          <w:pPr>
            <w:pStyle w:val="20C7025B2A8A4E6C8DA601183F1F75B2"/>
          </w:pPr>
          <w:r w:rsidRPr="00C5438E">
            <w:rPr>
              <w:rStyle w:val="a3"/>
              <w:rtl/>
            </w:rPr>
            <w:t>[צד א בחוזה]</w:t>
          </w:r>
        </w:p>
      </w:docPartBody>
    </w:docPart>
    <w:docPart>
      <w:docPartPr>
        <w:name w:val="95A2ED703C9A4C16A1C1D9BA7E9347A2"/>
        <w:category>
          <w:name w:val="כללי"/>
          <w:gallery w:val="placeholder"/>
        </w:category>
        <w:types>
          <w:type w:val="bbPlcHdr"/>
        </w:types>
        <w:behaviors>
          <w:behavior w:val="content"/>
        </w:behaviors>
        <w:guid w:val="{89D5C1E2-17A8-412D-9B0F-A64520CE546F}"/>
      </w:docPartPr>
      <w:docPartBody>
        <w:p w:rsidR="0058523B" w:rsidRDefault="0058523B">
          <w:r w:rsidRPr="009C4355">
            <w:rPr>
              <w:rStyle w:val="a3"/>
              <w:rtl/>
            </w:rPr>
            <w:t>[שם ספק]</w:t>
          </w:r>
        </w:p>
      </w:docPartBody>
    </w:docPart>
    <w:docPart>
      <w:docPartPr>
        <w:name w:val="1EA00FA77BAF481D916A7AC1214B6C87"/>
        <w:category>
          <w:name w:val="כללי"/>
          <w:gallery w:val="placeholder"/>
        </w:category>
        <w:types>
          <w:type w:val="bbPlcHdr"/>
        </w:types>
        <w:behaviors>
          <w:behavior w:val="content"/>
        </w:behaviors>
        <w:guid w:val="{E48D1F47-3694-4AF6-9612-22F4B22583F8}"/>
      </w:docPartPr>
      <w:docPartBody>
        <w:p w:rsidR="00995DE3" w:rsidRDefault="0058523B" w:rsidP="0058523B">
          <w:pPr>
            <w:pStyle w:val="1EA00FA77BAF481D916A7AC1214B6C87"/>
          </w:pPr>
          <w:r w:rsidRPr="003E6FC4">
            <w:rPr>
              <w:rStyle w:val="a3"/>
              <w:rtl/>
            </w:rPr>
            <w:t>[שם צד א]</w:t>
          </w:r>
        </w:p>
      </w:docPartBody>
    </w:docPart>
    <w:docPart>
      <w:docPartPr>
        <w:name w:val="47AE1B7D36614706AD77066DE4DA194C"/>
        <w:category>
          <w:name w:val="כללי"/>
          <w:gallery w:val="placeholder"/>
        </w:category>
        <w:types>
          <w:type w:val="bbPlcHdr"/>
        </w:types>
        <w:behaviors>
          <w:behavior w:val="content"/>
        </w:behaviors>
        <w:guid w:val="{46CD9F8C-3822-46BB-A11D-1430700AFE2D}"/>
      </w:docPartPr>
      <w:docPartBody>
        <w:p w:rsidR="00995DE3" w:rsidRDefault="0058523B" w:rsidP="0058523B">
          <w:pPr>
            <w:pStyle w:val="47AE1B7D36614706AD77066DE4DA194C"/>
          </w:pPr>
          <w:r w:rsidRPr="009C4355">
            <w:rPr>
              <w:rStyle w:val="a3"/>
              <w:rtl/>
            </w:rPr>
            <w:t>[שם ספק]</w:t>
          </w:r>
        </w:p>
      </w:docPartBody>
    </w:docPart>
    <w:docPart>
      <w:docPartPr>
        <w:name w:val="280C7CCE32D94ADEB48C41A8EDCD07C1"/>
        <w:category>
          <w:name w:val="כללי"/>
          <w:gallery w:val="placeholder"/>
        </w:category>
        <w:types>
          <w:type w:val="bbPlcHdr"/>
        </w:types>
        <w:behaviors>
          <w:behavior w:val="content"/>
        </w:behaviors>
        <w:guid w:val="{E3D54711-A0AB-40EE-AC2A-C1AF5B6CF2BB}"/>
      </w:docPartPr>
      <w:docPartBody>
        <w:p w:rsidR="00995DE3" w:rsidRDefault="0058523B" w:rsidP="0058523B">
          <w:pPr>
            <w:pStyle w:val="280C7CCE32D94ADEB48C41A8EDCD07C1"/>
          </w:pPr>
          <w:r w:rsidRPr="009C4355">
            <w:rPr>
              <w:rStyle w:val="a3"/>
              <w:rtl/>
            </w:rPr>
            <w:t>[שם ספק]</w:t>
          </w:r>
        </w:p>
      </w:docPartBody>
    </w:docPart>
    <w:docPart>
      <w:docPartPr>
        <w:name w:val="393ED5BB37DC441AB2DE608B7D28167F"/>
        <w:category>
          <w:name w:val="כללי"/>
          <w:gallery w:val="placeholder"/>
        </w:category>
        <w:types>
          <w:type w:val="bbPlcHdr"/>
        </w:types>
        <w:behaviors>
          <w:behavior w:val="content"/>
        </w:behaviors>
        <w:guid w:val="{6B936060-CAC1-40E8-8FE3-EAF2F26D3BE8}"/>
      </w:docPartPr>
      <w:docPartBody>
        <w:p w:rsidR="00995DE3" w:rsidRDefault="0058523B" w:rsidP="0058523B">
          <w:pPr>
            <w:pStyle w:val="393ED5BB37DC441AB2DE608B7D28167F"/>
          </w:pPr>
          <w:r w:rsidRPr="009C435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altName w:val="Arial"/>
    <w:charset w:val="B1"/>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5A5"/>
    <w:rsid w:val="00000574"/>
    <w:rsid w:val="00032041"/>
    <w:rsid w:val="00254DFB"/>
    <w:rsid w:val="00261AE3"/>
    <w:rsid w:val="003759F5"/>
    <w:rsid w:val="003A6D46"/>
    <w:rsid w:val="0044451B"/>
    <w:rsid w:val="00471A04"/>
    <w:rsid w:val="00476685"/>
    <w:rsid w:val="0049047A"/>
    <w:rsid w:val="0058523B"/>
    <w:rsid w:val="005E5F85"/>
    <w:rsid w:val="006865A5"/>
    <w:rsid w:val="006A3CD8"/>
    <w:rsid w:val="00747FDF"/>
    <w:rsid w:val="007641B9"/>
    <w:rsid w:val="00844630"/>
    <w:rsid w:val="00844768"/>
    <w:rsid w:val="00892780"/>
    <w:rsid w:val="0089490C"/>
    <w:rsid w:val="008A34B4"/>
    <w:rsid w:val="00995DE3"/>
    <w:rsid w:val="00A168C1"/>
    <w:rsid w:val="00A2009D"/>
    <w:rsid w:val="00A3216F"/>
    <w:rsid w:val="00A4673E"/>
    <w:rsid w:val="00A73F6A"/>
    <w:rsid w:val="00C41FB4"/>
    <w:rsid w:val="00C52A3A"/>
    <w:rsid w:val="00C53130"/>
    <w:rsid w:val="00C801CB"/>
    <w:rsid w:val="00CB2CB9"/>
    <w:rsid w:val="00CC6362"/>
    <w:rsid w:val="00D23BE1"/>
    <w:rsid w:val="00D87396"/>
    <w:rsid w:val="00DD6DE3"/>
    <w:rsid w:val="00E4576F"/>
    <w:rsid w:val="00EC6A11"/>
    <w:rsid w:val="00EE74A7"/>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4576F"/>
    <w:rPr>
      <w:color w:val="808080"/>
    </w:rPr>
  </w:style>
  <w:style w:type="paragraph" w:customStyle="1" w:styleId="86707356FC1A42B4A77D39E880FAA457">
    <w:name w:val="86707356FC1A42B4A77D39E880FAA457"/>
    <w:rsid w:val="0089490C"/>
    <w:pPr>
      <w:bidi/>
    </w:pPr>
  </w:style>
  <w:style w:type="paragraph" w:customStyle="1" w:styleId="20C7025B2A8A4E6C8DA601183F1F75B2">
    <w:name w:val="20C7025B2A8A4E6C8DA601183F1F75B2"/>
    <w:rsid w:val="00A73F6A"/>
    <w:pPr>
      <w:bidi/>
    </w:pPr>
  </w:style>
  <w:style w:type="paragraph" w:customStyle="1" w:styleId="1EA00FA77BAF481D916A7AC1214B6C87">
    <w:name w:val="1EA00FA77BAF481D916A7AC1214B6C87"/>
    <w:rsid w:val="0058523B"/>
    <w:pPr>
      <w:bidi/>
    </w:pPr>
  </w:style>
  <w:style w:type="paragraph" w:customStyle="1" w:styleId="47AE1B7D36614706AD77066DE4DA194C">
    <w:name w:val="47AE1B7D36614706AD77066DE4DA194C"/>
    <w:rsid w:val="0058523B"/>
    <w:pPr>
      <w:bidi/>
    </w:pPr>
  </w:style>
  <w:style w:type="paragraph" w:customStyle="1" w:styleId="280C7CCE32D94ADEB48C41A8EDCD07C1">
    <w:name w:val="280C7CCE32D94ADEB48C41A8EDCD07C1"/>
    <w:rsid w:val="0058523B"/>
    <w:pPr>
      <w:bidi/>
    </w:pPr>
  </w:style>
  <w:style w:type="paragraph" w:customStyle="1" w:styleId="393ED5BB37DC441AB2DE608B7D28167F">
    <w:name w:val="393ED5BB37DC441AB2DE608B7D28167F"/>
    <w:rsid w:val="0058523B"/>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Props1.xml><?xml version="1.0" encoding="utf-8"?>
<ds:datastoreItem xmlns:ds="http://schemas.openxmlformats.org/officeDocument/2006/customXml" ds:itemID="{93A673A7-E0E7-4F49-BA99-94E282784F25}"/>
</file>

<file path=customXml/itemProps2.xml><?xml version="1.0" encoding="utf-8"?>
<ds:datastoreItem xmlns:ds="http://schemas.openxmlformats.org/officeDocument/2006/customXml" ds:itemID="{81709D4C-33DC-48CC-AC7E-130A245806EE}">
  <ds:schemaRefs>
    <ds:schemaRef ds:uri="http://schemas.microsoft.com/office/2006/metadata/properties"/>
    <ds:schemaRef ds:uri="http://purl.org/dc/terms/"/>
    <ds:schemaRef ds:uri="http://schemas.microsoft.com/sharepoint/v3"/>
    <ds:schemaRef ds:uri="e82e0497-401b-493b-ab66-61f85c09ed30"/>
    <ds:schemaRef ds:uri="http://schemas.microsoft.com/office/infopath/2007/PartnerControls"/>
    <ds:schemaRef ds:uri="http://purl.org/dc/elements/1.1/"/>
    <ds:schemaRef ds:uri="http://schemas.microsoft.com/office/2006/documentManagement/types"/>
    <ds:schemaRef ds:uri="http://schemas.openxmlformats.org/package/2006/metadata/core-properties"/>
    <ds:schemaRef ds:uri="http://www.w3.org/XML/1998/namespace"/>
    <ds:schemaRef ds:uri="http://purl.org/dc/dcmitype/"/>
  </ds:schemaRefs>
</ds:datastoreItem>
</file>

<file path=customXml/itemProps3.xml><?xml version="1.0" encoding="utf-8"?>
<ds:datastoreItem xmlns:ds="http://schemas.openxmlformats.org/officeDocument/2006/customXml" ds:itemID="{21BE3024-B542-4291-ACBD-F13CB462747D}">
  <ds:schemaRefs>
    <ds:schemaRef ds:uri="http://schemas.openxmlformats.org/officeDocument/2006/bibliography"/>
  </ds:schemaRefs>
</ds:datastoreItem>
</file>

<file path=customXml/itemProps4.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5.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6.xml><?xml version="1.0" encoding="utf-8"?>
<ds:datastoreItem xmlns:ds="http://schemas.openxmlformats.org/officeDocument/2006/customXml" ds:itemID="{3881B431-4C44-44FF-923A-77CB3171DEAE}">
  <ds:schemaRefs>
    <ds:schemaRef ds:uri="http://schemas.microsoft.com/office/2006/metadata/customXsn"/>
  </ds:schemaRefs>
</ds:datastoreItem>
</file>

<file path=docProps/app.xml><?xml version="1.0" encoding="utf-8"?>
<Properties xmlns="http://schemas.openxmlformats.org/officeDocument/2006/extended-properties" xmlns:vt="http://schemas.openxmlformats.org/officeDocument/2006/docPropsVTypes">
  <Template>Normal</Template>
  <TotalTime>251</TotalTime>
  <Pages>38</Pages>
  <Words>12850</Words>
  <Characters>64251</Characters>
  <Application>Microsoft Office Word</Application>
  <DocSecurity>0</DocSecurity>
  <Lines>535</Lines>
  <Paragraphs>153</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76948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מרול אטמן</cp:lastModifiedBy>
  <cp:revision>27</cp:revision>
  <dcterms:created xsi:type="dcterms:W3CDTF">2023-12-28T13:57:00Z</dcterms:created>
  <dcterms:modified xsi:type="dcterms:W3CDTF">2024-03-06T15:02:00Z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8f76e2f8-5dbb-4e89-9e01-ee67c067da2d</vt:lpwstr>
  </property>
</Properties>
</file>