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1C7AD" w14:textId="77777777" w:rsidR="00EB5A81" w:rsidRDefault="00EB5A81" w:rsidP="00EB5A81">
      <w:pPr>
        <w:ind w:left="240"/>
        <w:jc w:val="center"/>
        <w:rPr>
          <w:bCs/>
          <w:color w:val="000000"/>
          <w:sz w:val="24"/>
          <w:szCs w:val="24"/>
          <w:u w:val="single"/>
          <w:rtl/>
        </w:rPr>
      </w:pPr>
    </w:p>
    <w:p w14:paraId="36784A9F" w14:textId="77777777" w:rsidR="00EB5A81" w:rsidRPr="00FA6134" w:rsidRDefault="00FA6134" w:rsidP="00EB5A81">
      <w:pPr>
        <w:ind w:left="240"/>
        <w:jc w:val="center"/>
        <w:rPr>
          <w:b/>
          <w:color w:val="000000"/>
          <w:sz w:val="32"/>
          <w:szCs w:val="32"/>
          <w:u w:val="single"/>
          <w:rtl/>
        </w:rPr>
      </w:pPr>
      <w:r>
        <w:rPr>
          <w:b/>
          <w:color w:val="000000"/>
          <w:sz w:val="32"/>
          <w:szCs w:val="32"/>
          <w:u w:val="single"/>
          <w:rtl/>
        </w:rPr>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3FD38B68" w14:textId="77777777" w:rsidR="00FA6134" w:rsidRDefault="00FA6134" w:rsidP="00076D28">
      <w:pPr>
        <w:ind w:left="240"/>
        <w:jc w:val="center"/>
        <w:rPr>
          <w:color w:val="000000"/>
          <w:sz w:val="24"/>
          <w:szCs w:val="24"/>
          <w:rtl/>
        </w:rPr>
      </w:pPr>
    </w:p>
    <w:p w14:paraId="3197DFDC" w14:textId="77777777"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76D28" w:rsidRPr="00FA6134">
            <w:rPr>
              <w:rStyle w:val="a7"/>
              <w:rFonts w:hint="cs"/>
              <w:color w:val="00B0F0"/>
              <w:rtl/>
            </w:rPr>
            <w:t>[תאריך</w:t>
          </w:r>
          <w:r w:rsidR="00076D28" w:rsidRPr="00FA6134">
            <w:rPr>
              <w:rStyle w:val="a7"/>
              <w:color w:val="00B0F0"/>
              <w:rtl/>
            </w:rPr>
            <w:t xml:space="preserve"> </w:t>
          </w:r>
          <w:r w:rsidR="00076D28" w:rsidRPr="00FA6134">
            <w:rPr>
              <w:rStyle w:val="a7"/>
              <w:rFonts w:hint="cs"/>
              <w:color w:val="00B0F0"/>
              <w:rtl/>
            </w:rPr>
            <w:t>חתימת</w:t>
          </w:r>
          <w:r w:rsidR="00076D28" w:rsidRPr="00FA6134">
            <w:rPr>
              <w:rStyle w:val="a7"/>
              <w:color w:val="00B0F0"/>
              <w:rtl/>
            </w:rPr>
            <w:t xml:space="preserve"> </w:t>
          </w:r>
          <w:r w:rsidR="00076D28" w:rsidRPr="00FA6134">
            <w:rPr>
              <w:rStyle w:val="a7"/>
              <w:rFonts w:hint="cs"/>
              <w:color w:val="00B0F0"/>
              <w:rtl/>
            </w:rPr>
            <w:t>חוזה]</w:t>
          </w:r>
        </w:sdtContent>
      </w:sdt>
    </w:p>
    <w:p w14:paraId="2A73D4EA" w14:textId="77777777" w:rsidR="00EB5A81" w:rsidRPr="009014A0" w:rsidRDefault="00EB5A81" w:rsidP="00EB5A81">
      <w:pPr>
        <w:ind w:left="240"/>
        <w:jc w:val="center"/>
        <w:rPr>
          <w:color w:val="000000"/>
          <w:sz w:val="24"/>
          <w:szCs w:val="24"/>
          <w:rtl/>
        </w:rPr>
      </w:pPr>
    </w:p>
    <w:p w14:paraId="38BBCE41"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17E464C3" w14:textId="70C6ABF6" w:rsidR="00FA6134" w:rsidRDefault="001106B3" w:rsidP="0060613B">
      <w:pPr>
        <w:tabs>
          <w:tab w:val="left" w:pos="840"/>
          <w:tab w:val="left" w:pos="1980"/>
        </w:tabs>
        <w:ind w:left="1560" w:hanging="1320"/>
        <w:jc w:val="center"/>
        <w:rPr>
          <w:color w:val="000000"/>
          <w:sz w:val="24"/>
          <w:szCs w:val="24"/>
          <w:rtl/>
        </w:rPr>
      </w:pPr>
      <w:sdt>
        <w:sdtPr>
          <w:rPr>
            <w:color w:val="000000"/>
            <w:sz w:val="24"/>
            <w:szCs w:val="24"/>
            <w:rtl/>
          </w:rPr>
          <w:alias w:val="שם צד א"/>
          <w:tag w:val="cmtTzadAName"/>
          <w:id w:val="2041469018"/>
          <w:placeholder>
            <w:docPart w:val="A323EA71CBDB4B45952DCE027D60BB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60613B">
            <w:rPr>
              <w:rFonts w:hint="cs"/>
              <w:color w:val="000000"/>
              <w:sz w:val="24"/>
              <w:szCs w:val="24"/>
              <w:rtl/>
            </w:rPr>
            <w:t>אפריקה התחדשות עירונית</w:t>
          </w:r>
        </w:sdtContent>
      </w:sdt>
      <w:r w:rsidR="00076D28" w:rsidRPr="009014A0">
        <w:rPr>
          <w:color w:val="000000"/>
          <w:sz w:val="24"/>
          <w:szCs w:val="24"/>
          <w:rtl/>
        </w:rPr>
        <w:t xml:space="preserve"> </w:t>
      </w:r>
      <w:r w:rsidR="0060613B">
        <w:rPr>
          <w:rFonts w:hint="cs"/>
          <w:color w:val="000000"/>
          <w:sz w:val="24"/>
          <w:szCs w:val="24"/>
          <w:rtl/>
        </w:rPr>
        <w:t>בע"מ</w:t>
      </w:r>
    </w:p>
    <w:p w14:paraId="10BFF35B" w14:textId="50ADDAAD" w:rsidR="0060613B" w:rsidRDefault="0060613B" w:rsidP="00EB5A81">
      <w:pPr>
        <w:tabs>
          <w:tab w:val="left" w:pos="840"/>
          <w:tab w:val="left" w:pos="1980"/>
        </w:tabs>
        <w:ind w:left="1560" w:hanging="1320"/>
        <w:jc w:val="center"/>
        <w:rPr>
          <w:color w:val="000000"/>
          <w:sz w:val="24"/>
          <w:szCs w:val="24"/>
          <w:rtl/>
        </w:rPr>
      </w:pPr>
      <w:r>
        <w:rPr>
          <w:rFonts w:hint="cs"/>
          <w:color w:val="000000"/>
          <w:sz w:val="24"/>
          <w:szCs w:val="24"/>
          <w:rtl/>
        </w:rPr>
        <w:t>יהונתן נתניהו 1 אור יהודה</w:t>
      </w:r>
    </w:p>
    <w:p w14:paraId="67A8C581" w14:textId="52649F90" w:rsidR="0060613B" w:rsidRDefault="0060613B" w:rsidP="00EB5A81">
      <w:pPr>
        <w:tabs>
          <w:tab w:val="left" w:pos="840"/>
          <w:tab w:val="left" w:pos="1980"/>
        </w:tabs>
        <w:ind w:left="1560" w:hanging="1320"/>
        <w:jc w:val="center"/>
        <w:rPr>
          <w:color w:val="000000"/>
          <w:sz w:val="24"/>
          <w:szCs w:val="24"/>
          <w:rtl/>
        </w:rPr>
      </w:pPr>
      <w:r>
        <w:rPr>
          <w:rFonts w:hint="cs"/>
          <w:color w:val="000000"/>
          <w:sz w:val="24"/>
          <w:szCs w:val="24"/>
          <w:rtl/>
        </w:rPr>
        <w:t>ח.פ. 514639525</w:t>
      </w:r>
    </w:p>
    <w:p w14:paraId="563F386D" w14:textId="77777777" w:rsidR="0060613B" w:rsidRDefault="0060613B" w:rsidP="00EB5A81">
      <w:pPr>
        <w:tabs>
          <w:tab w:val="left" w:pos="840"/>
          <w:tab w:val="left" w:pos="1980"/>
        </w:tabs>
        <w:ind w:left="1560" w:hanging="1320"/>
        <w:jc w:val="center"/>
        <w:rPr>
          <w:color w:val="000000"/>
          <w:sz w:val="24"/>
          <w:szCs w:val="24"/>
          <w:rtl/>
        </w:rPr>
      </w:pPr>
    </w:p>
    <w:p w14:paraId="56455B1F" w14:textId="663B4817" w:rsidR="0060613B" w:rsidRDefault="0060613B" w:rsidP="00EB5A81">
      <w:pPr>
        <w:tabs>
          <w:tab w:val="left" w:pos="840"/>
          <w:tab w:val="left" w:pos="1980"/>
        </w:tabs>
        <w:ind w:left="1560" w:hanging="1320"/>
        <w:jc w:val="center"/>
        <w:rPr>
          <w:color w:val="000000"/>
          <w:sz w:val="24"/>
          <w:szCs w:val="24"/>
          <w:rtl/>
        </w:rPr>
      </w:pPr>
      <w:proofErr w:type="spellStart"/>
      <w:r>
        <w:rPr>
          <w:rFonts w:hint="cs"/>
          <w:color w:val="000000"/>
          <w:sz w:val="24"/>
          <w:szCs w:val="24"/>
          <w:rtl/>
        </w:rPr>
        <w:t>מצלאוי</w:t>
      </w:r>
      <w:proofErr w:type="spellEnd"/>
      <w:r>
        <w:rPr>
          <w:rFonts w:hint="cs"/>
          <w:color w:val="000000"/>
          <w:sz w:val="24"/>
          <w:szCs w:val="24"/>
          <w:rtl/>
        </w:rPr>
        <w:t xml:space="preserve"> חברה לבנ</w:t>
      </w:r>
      <w:r w:rsidR="00EF2F57">
        <w:rPr>
          <w:rFonts w:hint="cs"/>
          <w:color w:val="000000"/>
          <w:sz w:val="24"/>
          <w:szCs w:val="24"/>
          <w:rtl/>
        </w:rPr>
        <w:t>י</w:t>
      </w:r>
      <w:r>
        <w:rPr>
          <w:rFonts w:hint="cs"/>
          <w:color w:val="000000"/>
          <w:sz w:val="24"/>
          <w:szCs w:val="24"/>
          <w:rtl/>
        </w:rPr>
        <w:t>ין בע"מ</w:t>
      </w:r>
    </w:p>
    <w:p w14:paraId="153612C6" w14:textId="1A719661" w:rsidR="0060613B" w:rsidRDefault="0060613B" w:rsidP="00EB5A81">
      <w:pPr>
        <w:tabs>
          <w:tab w:val="left" w:pos="840"/>
          <w:tab w:val="left" w:pos="1980"/>
        </w:tabs>
        <w:ind w:left="1560" w:hanging="1320"/>
        <w:jc w:val="center"/>
        <w:rPr>
          <w:color w:val="000000"/>
          <w:sz w:val="24"/>
          <w:szCs w:val="24"/>
          <w:rtl/>
        </w:rPr>
      </w:pPr>
      <w:r>
        <w:rPr>
          <w:rFonts w:hint="cs"/>
          <w:color w:val="000000"/>
          <w:sz w:val="24"/>
          <w:szCs w:val="24"/>
          <w:rtl/>
        </w:rPr>
        <w:t xml:space="preserve">דרך רפאל איתן 1, </w:t>
      </w:r>
      <w:proofErr w:type="spellStart"/>
      <w:r>
        <w:rPr>
          <w:rFonts w:hint="cs"/>
          <w:color w:val="000000"/>
          <w:sz w:val="24"/>
          <w:szCs w:val="24"/>
          <w:rtl/>
        </w:rPr>
        <w:t>קרית</w:t>
      </w:r>
      <w:proofErr w:type="spellEnd"/>
      <w:r>
        <w:rPr>
          <w:rFonts w:hint="cs"/>
          <w:color w:val="000000"/>
          <w:sz w:val="24"/>
          <w:szCs w:val="24"/>
          <w:rtl/>
        </w:rPr>
        <w:t xml:space="preserve"> אונו</w:t>
      </w:r>
    </w:p>
    <w:p w14:paraId="099E56B8" w14:textId="01D7209B" w:rsidR="0060613B" w:rsidRDefault="0060613B" w:rsidP="00EB5A81">
      <w:pPr>
        <w:tabs>
          <w:tab w:val="left" w:pos="840"/>
          <w:tab w:val="left" w:pos="1980"/>
        </w:tabs>
        <w:ind w:left="1560" w:hanging="1320"/>
        <w:jc w:val="center"/>
        <w:rPr>
          <w:color w:val="000000"/>
          <w:sz w:val="24"/>
          <w:szCs w:val="24"/>
          <w:rtl/>
        </w:rPr>
      </w:pPr>
      <w:r>
        <w:rPr>
          <w:rFonts w:hint="cs"/>
          <w:color w:val="000000"/>
          <w:sz w:val="24"/>
          <w:szCs w:val="24"/>
          <w:rtl/>
        </w:rPr>
        <w:t>ח.פ. 512726712</w:t>
      </w:r>
    </w:p>
    <w:p w14:paraId="2FFA5BD1" w14:textId="77777777" w:rsidR="00EB5A81"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350A8159" w14:textId="77777777" w:rsidR="0060613B" w:rsidRPr="009014A0" w:rsidRDefault="0060613B" w:rsidP="00EB5A81">
      <w:pPr>
        <w:tabs>
          <w:tab w:val="left" w:pos="840"/>
          <w:tab w:val="left" w:pos="1980"/>
        </w:tabs>
        <w:ind w:left="1560" w:hanging="1320"/>
        <w:jc w:val="center"/>
        <w:rPr>
          <w:color w:val="000000"/>
          <w:sz w:val="24"/>
          <w:szCs w:val="24"/>
          <w:rtl/>
        </w:rPr>
      </w:pPr>
    </w:p>
    <w:p w14:paraId="32A125A3"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6B2DA758" w14:textId="77777777" w:rsidR="00FA6134" w:rsidRDefault="00FA6134" w:rsidP="00EB5A81">
      <w:pPr>
        <w:ind w:left="240"/>
        <w:jc w:val="center"/>
        <w:rPr>
          <w:bCs/>
          <w:color w:val="000000"/>
          <w:sz w:val="24"/>
          <w:szCs w:val="24"/>
          <w:rtl/>
        </w:rPr>
      </w:pPr>
    </w:p>
    <w:p w14:paraId="46C87F50" w14:textId="77777777" w:rsidR="0060613B" w:rsidRDefault="0060613B" w:rsidP="00EB5A81">
      <w:pPr>
        <w:ind w:left="240"/>
        <w:jc w:val="center"/>
        <w:rPr>
          <w:bCs/>
          <w:color w:val="000000"/>
          <w:sz w:val="24"/>
          <w:szCs w:val="24"/>
          <w:rtl/>
        </w:rPr>
      </w:pPr>
    </w:p>
    <w:p w14:paraId="5179BF99"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46B82853" w14:textId="77777777" w:rsidR="00EB5A81" w:rsidRPr="009014A0" w:rsidRDefault="00EB5A81" w:rsidP="00EB5A81">
      <w:pPr>
        <w:tabs>
          <w:tab w:val="left" w:pos="840"/>
          <w:tab w:val="left" w:pos="1980"/>
        </w:tabs>
        <w:ind w:left="1560" w:hanging="1320"/>
        <w:jc w:val="center"/>
        <w:rPr>
          <w:bCs/>
          <w:color w:val="000000"/>
          <w:sz w:val="24"/>
          <w:szCs w:val="24"/>
          <w:rtl/>
        </w:rPr>
      </w:pPr>
    </w:p>
    <w:p w14:paraId="21EFC688" w14:textId="0E3A74B6" w:rsidR="00FA6134" w:rsidRDefault="001106B3" w:rsidP="00EB5A81">
      <w:pPr>
        <w:tabs>
          <w:tab w:val="left" w:pos="840"/>
          <w:tab w:val="left" w:pos="1980"/>
        </w:tabs>
        <w:ind w:left="1560" w:hanging="1320"/>
        <w:jc w:val="center"/>
        <w:rPr>
          <w:ins w:id="0" w:author="מרול אטמן" w:date="2023-12-05T15:32:00Z"/>
          <w:color w:val="000000"/>
          <w:sz w:val="24"/>
          <w:szCs w:val="24"/>
          <w:rtl/>
        </w:rPr>
      </w:pPr>
      <w:sdt>
        <w:sdtPr>
          <w:rPr>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0613B">
            <w:rPr>
              <w:color w:val="000000"/>
              <w:sz w:val="24"/>
              <w:szCs w:val="24"/>
              <w:rtl/>
            </w:rPr>
            <w:t>אפרתי מדפיס ניהול פרויקטים בע"מ</w:t>
          </w:r>
        </w:sdtContent>
      </w:sdt>
      <w:r w:rsidR="00076D28" w:rsidRPr="009014A0">
        <w:rPr>
          <w:color w:val="000000"/>
          <w:sz w:val="24"/>
          <w:szCs w:val="24"/>
          <w:rtl/>
        </w:rPr>
        <w:t xml:space="preserve"> </w:t>
      </w:r>
    </w:p>
    <w:p w14:paraId="065BA255" w14:textId="523B92BD" w:rsidR="00763DC7" w:rsidRDefault="00763DC7" w:rsidP="00EB5A81">
      <w:pPr>
        <w:tabs>
          <w:tab w:val="left" w:pos="840"/>
          <w:tab w:val="left" w:pos="1980"/>
        </w:tabs>
        <w:ind w:left="1560" w:hanging="1320"/>
        <w:jc w:val="center"/>
        <w:rPr>
          <w:color w:val="000000"/>
          <w:sz w:val="24"/>
          <w:szCs w:val="24"/>
          <w:rtl/>
        </w:rPr>
      </w:pPr>
      <w:ins w:id="1" w:author="מרול אטמן" w:date="2023-12-05T15:32:00Z">
        <w:r>
          <w:rPr>
            <w:rFonts w:hint="cs"/>
            <w:color w:val="000000"/>
            <w:sz w:val="24"/>
            <w:szCs w:val="24"/>
            <w:rtl/>
          </w:rPr>
          <w:t>ח.פ. 5107520686</w:t>
        </w:r>
      </w:ins>
    </w:p>
    <w:p w14:paraId="7AD9BD27" w14:textId="6F3B223D" w:rsidR="0060613B" w:rsidRDefault="0060613B" w:rsidP="00EB5A81">
      <w:pPr>
        <w:tabs>
          <w:tab w:val="left" w:pos="840"/>
          <w:tab w:val="left" w:pos="1980"/>
        </w:tabs>
        <w:ind w:left="1560" w:hanging="1320"/>
        <w:jc w:val="center"/>
        <w:rPr>
          <w:ins w:id="2" w:author="מרול אטמן" w:date="2023-12-05T15:32:00Z"/>
          <w:color w:val="000000"/>
          <w:sz w:val="24"/>
          <w:szCs w:val="24"/>
          <w:rtl/>
        </w:rPr>
      </w:pPr>
      <w:r>
        <w:rPr>
          <w:rFonts w:hint="cs"/>
          <w:color w:val="000000"/>
          <w:sz w:val="24"/>
          <w:szCs w:val="24"/>
          <w:rtl/>
        </w:rPr>
        <w:t>דרך ירושלים 34, רעננה</w:t>
      </w:r>
    </w:p>
    <w:p w14:paraId="704DC2A9" w14:textId="310CFF15" w:rsidR="00763DC7" w:rsidRDefault="00763DC7" w:rsidP="00EB5A81">
      <w:pPr>
        <w:tabs>
          <w:tab w:val="left" w:pos="840"/>
          <w:tab w:val="left" w:pos="1980"/>
        </w:tabs>
        <w:ind w:left="1560" w:hanging="1320"/>
        <w:jc w:val="center"/>
        <w:rPr>
          <w:color w:val="000000"/>
          <w:sz w:val="24"/>
          <w:szCs w:val="24"/>
          <w:rtl/>
        </w:rPr>
      </w:pPr>
      <w:ins w:id="3" w:author="מרול אטמן" w:date="2023-12-05T15:32:00Z">
        <w:r>
          <w:rPr>
            <w:rFonts w:hint="cs"/>
            <w:color w:val="000000"/>
            <w:sz w:val="24"/>
            <w:szCs w:val="24"/>
            <w:rtl/>
          </w:rPr>
          <w:t>טל. 09-9559555</w:t>
        </w:r>
      </w:ins>
    </w:p>
    <w:p w14:paraId="06A002BC"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4395AA08"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5FA8D689" w14:textId="77777777" w:rsidR="00EB5A81" w:rsidRDefault="00EB5A81" w:rsidP="00EB5A81">
      <w:pPr>
        <w:tabs>
          <w:tab w:val="right" w:pos="8100"/>
        </w:tabs>
        <w:ind w:left="240"/>
        <w:jc w:val="both"/>
        <w:rPr>
          <w:color w:val="000000"/>
          <w:sz w:val="24"/>
          <w:szCs w:val="24"/>
          <w:rtl/>
        </w:rPr>
      </w:pPr>
    </w:p>
    <w:p w14:paraId="6B3B399B" w14:textId="77777777" w:rsidR="00EB5A81" w:rsidRPr="009014A0" w:rsidRDefault="00EB5A81" w:rsidP="00EB5A81">
      <w:pPr>
        <w:tabs>
          <w:tab w:val="right" w:pos="8100"/>
        </w:tabs>
        <w:ind w:left="240"/>
        <w:jc w:val="both"/>
        <w:rPr>
          <w:color w:val="000000"/>
          <w:sz w:val="24"/>
          <w:szCs w:val="24"/>
          <w:rtl/>
        </w:rPr>
      </w:pPr>
    </w:p>
    <w:p w14:paraId="5A1DE877"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486C127E" w14:textId="77777777" w:rsidR="00EB5A81" w:rsidRPr="009014A0" w:rsidRDefault="00EB5A81" w:rsidP="00EB5A81">
      <w:pPr>
        <w:ind w:left="1180" w:hanging="940"/>
        <w:jc w:val="both"/>
        <w:rPr>
          <w:color w:val="000000"/>
          <w:sz w:val="24"/>
          <w:szCs w:val="24"/>
          <w:rtl/>
        </w:rPr>
      </w:pPr>
    </w:p>
    <w:p w14:paraId="750E4FE0"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411B37FD" w14:textId="77777777" w:rsidR="00EB5A81" w:rsidRPr="009014A0" w:rsidRDefault="00EB5A81" w:rsidP="00EB5A81">
      <w:pPr>
        <w:ind w:left="1180" w:hanging="940"/>
        <w:jc w:val="center"/>
        <w:rPr>
          <w:color w:val="000000"/>
          <w:sz w:val="24"/>
          <w:szCs w:val="24"/>
          <w:rtl/>
        </w:rPr>
      </w:pPr>
    </w:p>
    <w:p w14:paraId="4C3FC93D" w14:textId="77777777" w:rsidR="00EB5A81" w:rsidRDefault="00EB5A81" w:rsidP="00EB5A81">
      <w:pPr>
        <w:pStyle w:val="1"/>
        <w:keepNext w:val="0"/>
        <w:numPr>
          <w:ilvl w:val="0"/>
          <w:numId w:val="15"/>
        </w:numPr>
        <w:ind w:left="740"/>
        <w:rPr>
          <w:b/>
          <w:bCs/>
          <w:sz w:val="24"/>
          <w:u w:val="single"/>
        </w:rPr>
      </w:pPr>
      <w:r w:rsidRPr="009014A0">
        <w:rPr>
          <w:b/>
          <w:bCs/>
          <w:sz w:val="24"/>
          <w:u w:val="single"/>
          <w:rtl/>
        </w:rPr>
        <w:t>פרשנות</w:t>
      </w:r>
    </w:p>
    <w:p w14:paraId="46180B51" w14:textId="77777777" w:rsidR="00EB5A81" w:rsidRPr="009014A0" w:rsidRDefault="00EB5A81" w:rsidP="00EB5A81">
      <w:pPr>
        <w:pStyle w:val="1"/>
        <w:ind w:left="720"/>
        <w:rPr>
          <w:b/>
          <w:bCs/>
          <w:sz w:val="24"/>
          <w:u w:val="single"/>
          <w:rtl/>
        </w:rPr>
      </w:pPr>
    </w:p>
    <w:p w14:paraId="2376FA52" w14:textId="77777777" w:rsidR="00EB5A81" w:rsidRDefault="00EB5A81" w:rsidP="00EB5A81">
      <w:pPr>
        <w:pStyle w:val="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266DD1BD" w14:textId="77777777" w:rsidR="00EB5A81" w:rsidRPr="009014A0" w:rsidRDefault="00EB5A81" w:rsidP="00EB5A81">
      <w:pPr>
        <w:pStyle w:val="2"/>
        <w:ind w:left="1440"/>
        <w:jc w:val="both"/>
        <w:rPr>
          <w:b/>
          <w:bCs w:val="0"/>
          <w:sz w:val="24"/>
          <w:u w:val="single"/>
          <w:rtl/>
        </w:rPr>
      </w:pPr>
    </w:p>
    <w:p w14:paraId="5E14111B"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42E123A8"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5221BE9E" w14:textId="77777777" w:rsidR="00EB5A81" w:rsidRPr="009014A0" w:rsidRDefault="00EB5A81" w:rsidP="00EB5A81">
      <w:pPr>
        <w:tabs>
          <w:tab w:val="left" w:pos="4260"/>
        </w:tabs>
        <w:ind w:left="3880" w:hanging="2940"/>
        <w:jc w:val="both"/>
        <w:rPr>
          <w:color w:val="000000"/>
          <w:sz w:val="24"/>
          <w:szCs w:val="24"/>
          <w:rtl/>
        </w:rPr>
      </w:pPr>
    </w:p>
    <w:p w14:paraId="739AA463"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0EA166E0" w14:textId="77777777" w:rsidR="00EB5A81" w:rsidRPr="009014A0" w:rsidRDefault="00EB5A81" w:rsidP="00EB5A81">
      <w:pPr>
        <w:tabs>
          <w:tab w:val="left" w:pos="4260"/>
        </w:tabs>
        <w:ind w:left="3880" w:hanging="2940"/>
        <w:jc w:val="both"/>
        <w:rPr>
          <w:color w:val="000000"/>
          <w:sz w:val="24"/>
          <w:szCs w:val="24"/>
          <w:rtl/>
        </w:rPr>
      </w:pPr>
    </w:p>
    <w:p w14:paraId="60F44B0E"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w:t>
      </w:r>
      <w:proofErr w:type="spellStart"/>
      <w:r w:rsidRPr="009014A0">
        <w:rPr>
          <w:bCs/>
          <w:color w:val="000000"/>
          <w:sz w:val="24"/>
          <w:szCs w:val="24"/>
          <w:rtl/>
        </w:rPr>
        <w:t>התכניות</w:t>
      </w:r>
      <w:proofErr w:type="spellEnd"/>
      <w:r w:rsidRPr="009014A0">
        <w:rPr>
          <w:bCs/>
          <w:color w:val="000000"/>
          <w:sz w:val="24"/>
          <w:szCs w:val="24"/>
          <w:rtl/>
        </w:rPr>
        <w:t>"</w:t>
      </w:r>
      <w:r w:rsidRPr="009014A0">
        <w:rPr>
          <w:color w:val="000000"/>
          <w:sz w:val="24"/>
          <w:szCs w:val="24"/>
          <w:rtl/>
        </w:rPr>
        <w:tab/>
        <w:t>-</w:t>
      </w:r>
      <w:r w:rsidRPr="009014A0">
        <w:rPr>
          <w:color w:val="000000"/>
          <w:sz w:val="24"/>
          <w:szCs w:val="24"/>
          <w:rtl/>
        </w:rPr>
        <w:tab/>
      </w:r>
      <w:proofErr w:type="spellStart"/>
      <w:r w:rsidRPr="009014A0">
        <w:rPr>
          <w:color w:val="000000"/>
          <w:sz w:val="24"/>
          <w:szCs w:val="24"/>
          <w:rtl/>
        </w:rPr>
        <w:t>התכניות</w:t>
      </w:r>
      <w:proofErr w:type="spellEnd"/>
      <w:r w:rsidRPr="009014A0">
        <w:rPr>
          <w:color w:val="000000"/>
          <w:sz w:val="24"/>
          <w:szCs w:val="24"/>
          <w:rtl/>
        </w:rPr>
        <w:t>,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16F05452" w14:textId="77777777" w:rsidR="00EB5A81" w:rsidRPr="009014A0" w:rsidRDefault="00EB5A81" w:rsidP="00EB5A81">
      <w:pPr>
        <w:tabs>
          <w:tab w:val="left" w:pos="4260"/>
        </w:tabs>
        <w:ind w:left="3880" w:hanging="2940"/>
        <w:jc w:val="both"/>
        <w:rPr>
          <w:color w:val="000000"/>
          <w:sz w:val="24"/>
          <w:szCs w:val="24"/>
          <w:rtl/>
        </w:rPr>
      </w:pPr>
    </w:p>
    <w:p w14:paraId="1CDF8769"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465A94C5" w14:textId="77777777" w:rsidR="00EB5A81" w:rsidRPr="009014A0" w:rsidRDefault="00EB5A81" w:rsidP="00EB5A81">
      <w:pPr>
        <w:tabs>
          <w:tab w:val="left" w:pos="4260"/>
        </w:tabs>
        <w:ind w:left="3880" w:hanging="2940"/>
        <w:jc w:val="both"/>
        <w:rPr>
          <w:color w:val="000000"/>
          <w:sz w:val="24"/>
          <w:szCs w:val="24"/>
          <w:rtl/>
        </w:rPr>
      </w:pPr>
    </w:p>
    <w:p w14:paraId="1C0A2A4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lastRenderedPageBreak/>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4D05928E" w14:textId="77777777" w:rsidR="00EB5A81" w:rsidRPr="009014A0" w:rsidRDefault="00EB5A81" w:rsidP="00EB5A81">
      <w:pPr>
        <w:tabs>
          <w:tab w:val="left" w:pos="4260"/>
        </w:tabs>
        <w:ind w:left="3880" w:hanging="2940"/>
        <w:jc w:val="both"/>
        <w:rPr>
          <w:color w:val="000000"/>
          <w:sz w:val="24"/>
          <w:szCs w:val="24"/>
          <w:rtl/>
        </w:rPr>
      </w:pPr>
    </w:p>
    <w:p w14:paraId="69D42F78"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0C2DFF4A" w14:textId="77777777" w:rsidR="00EB5A81" w:rsidRPr="009014A0" w:rsidRDefault="00EB5A81" w:rsidP="00EB5A81">
      <w:pPr>
        <w:tabs>
          <w:tab w:val="left" w:pos="4260"/>
        </w:tabs>
        <w:ind w:left="3880" w:hanging="2940"/>
        <w:jc w:val="both"/>
        <w:rPr>
          <w:color w:val="000000"/>
          <w:sz w:val="24"/>
          <w:szCs w:val="24"/>
          <w:rtl/>
        </w:rPr>
      </w:pPr>
    </w:p>
    <w:p w14:paraId="5BA7748D"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422F27AE" w14:textId="77777777" w:rsidR="00EB5A81" w:rsidRPr="009014A0" w:rsidRDefault="00EB5A81" w:rsidP="00EB5A81">
      <w:pPr>
        <w:tabs>
          <w:tab w:val="left" w:pos="4260"/>
        </w:tabs>
        <w:ind w:left="3880" w:hanging="2940"/>
        <w:jc w:val="both"/>
        <w:rPr>
          <w:bCs/>
          <w:color w:val="000000"/>
          <w:sz w:val="24"/>
          <w:szCs w:val="24"/>
          <w:rtl/>
        </w:rPr>
      </w:pPr>
    </w:p>
    <w:p w14:paraId="26120B9D"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1D5451DD" w14:textId="77777777" w:rsidR="00EB5A81" w:rsidRPr="009014A0" w:rsidRDefault="00EB5A81" w:rsidP="00EB5A81">
      <w:pPr>
        <w:tabs>
          <w:tab w:val="left" w:pos="3800"/>
        </w:tabs>
        <w:ind w:left="3820" w:hanging="2360"/>
        <w:jc w:val="both"/>
        <w:rPr>
          <w:color w:val="000000"/>
          <w:sz w:val="24"/>
          <w:szCs w:val="24"/>
          <w:rtl/>
        </w:rPr>
      </w:pPr>
    </w:p>
    <w:p w14:paraId="46D55E3B"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028CDA33" w14:textId="77777777" w:rsidR="00EB5A81" w:rsidRPr="009014A0" w:rsidRDefault="00EB5A81" w:rsidP="00EB5A81">
      <w:pPr>
        <w:tabs>
          <w:tab w:val="left" w:pos="4260"/>
        </w:tabs>
        <w:ind w:left="3880" w:hanging="2940"/>
        <w:jc w:val="both"/>
        <w:rPr>
          <w:color w:val="000000"/>
          <w:sz w:val="24"/>
          <w:szCs w:val="24"/>
          <w:rtl/>
        </w:rPr>
      </w:pPr>
    </w:p>
    <w:p w14:paraId="709B850E"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194C6293" w14:textId="77777777" w:rsidR="00EB5A81" w:rsidRPr="009014A0" w:rsidRDefault="00EB5A81" w:rsidP="00EB5A81">
      <w:pPr>
        <w:tabs>
          <w:tab w:val="left" w:pos="4260"/>
        </w:tabs>
        <w:ind w:left="4580" w:hanging="2940"/>
        <w:jc w:val="both"/>
        <w:rPr>
          <w:color w:val="000000"/>
          <w:sz w:val="24"/>
          <w:szCs w:val="24"/>
          <w:rtl/>
        </w:rPr>
      </w:pPr>
    </w:p>
    <w:p w14:paraId="226E6EF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01A36069" w14:textId="77777777" w:rsidR="00EB5A81" w:rsidRPr="00341985" w:rsidRDefault="00EB5A81" w:rsidP="00EB5A81">
      <w:pPr>
        <w:pStyle w:val="2"/>
        <w:ind w:left="1460"/>
        <w:jc w:val="both"/>
        <w:rPr>
          <w:b/>
          <w:bCs w:val="0"/>
          <w:sz w:val="24"/>
        </w:rPr>
      </w:pPr>
    </w:p>
    <w:p w14:paraId="73B6407B"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31D4B28F" w14:textId="77777777" w:rsidR="00EB5A81" w:rsidRPr="00341985" w:rsidRDefault="00EB5A81" w:rsidP="00EB5A81">
      <w:pPr>
        <w:pStyle w:val="2"/>
        <w:ind w:left="1440"/>
        <w:jc w:val="both"/>
        <w:rPr>
          <w:b/>
          <w:bCs w:val="0"/>
          <w:sz w:val="24"/>
          <w:rtl/>
        </w:rPr>
      </w:pPr>
    </w:p>
    <w:p w14:paraId="47D2F157"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028164D6" w14:textId="77777777" w:rsidR="00EB5A81" w:rsidRPr="00341985" w:rsidRDefault="00EB5A81" w:rsidP="00EB5A81">
      <w:pPr>
        <w:pStyle w:val="24"/>
        <w:rPr>
          <w:b/>
          <w:sz w:val="24"/>
          <w:szCs w:val="24"/>
          <w:rtl/>
        </w:rPr>
      </w:pPr>
    </w:p>
    <w:p w14:paraId="39060B22"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37E5E35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094F0568"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378F0BDF"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05C7407C"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480179B0"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7BA627F4"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3057C5BC"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32498E2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4ADEFAE8" w14:textId="77777777" w:rsidR="00A955A9" w:rsidRDefault="00EB5A81" w:rsidP="00EB5A81">
      <w:pPr>
        <w:pStyle w:val="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674C6B79" w14:textId="77777777" w:rsidR="00EB5A81" w:rsidRPr="00341985" w:rsidRDefault="00A955A9" w:rsidP="005D36FC">
      <w:pPr>
        <w:pStyle w:val="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79C3EEF3"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6CB2D2FD" w14:textId="77777777" w:rsidR="00EB5A81" w:rsidRPr="00341985" w:rsidRDefault="00EB5A81" w:rsidP="00EB5A81">
      <w:pPr>
        <w:pStyle w:val="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235537B6" w14:textId="77777777" w:rsidR="00EB5A81" w:rsidRPr="00341985" w:rsidRDefault="00EB5A81" w:rsidP="00EB5A81">
      <w:pPr>
        <w:ind w:left="1560" w:hanging="700"/>
        <w:jc w:val="both"/>
        <w:rPr>
          <w:b/>
          <w:color w:val="000000"/>
          <w:sz w:val="24"/>
          <w:szCs w:val="24"/>
          <w:rtl/>
        </w:rPr>
      </w:pPr>
    </w:p>
    <w:p w14:paraId="17470814" w14:textId="77777777" w:rsidR="00EB5A81" w:rsidRPr="00341985" w:rsidRDefault="00EB5A81" w:rsidP="00EB5A81">
      <w:pPr>
        <w:pStyle w:val="1"/>
        <w:keepNext w:val="0"/>
        <w:numPr>
          <w:ilvl w:val="0"/>
          <w:numId w:val="15"/>
        </w:numPr>
        <w:ind w:left="740"/>
        <w:rPr>
          <w:b/>
          <w:sz w:val="24"/>
          <w:u w:val="single"/>
        </w:rPr>
      </w:pPr>
      <w:r w:rsidRPr="00341985">
        <w:rPr>
          <w:b/>
          <w:sz w:val="24"/>
          <w:u w:val="single"/>
          <w:rtl/>
        </w:rPr>
        <w:t>שרותי המפקח</w:t>
      </w:r>
    </w:p>
    <w:p w14:paraId="1B0D9B45" w14:textId="77777777" w:rsidR="00EB5A81" w:rsidRPr="00341985" w:rsidRDefault="00EB5A81" w:rsidP="00EB5A81">
      <w:pPr>
        <w:pStyle w:val="1"/>
        <w:ind w:left="720"/>
        <w:rPr>
          <w:b/>
          <w:sz w:val="24"/>
          <w:u w:val="single"/>
          <w:rtl/>
        </w:rPr>
      </w:pPr>
    </w:p>
    <w:p w14:paraId="740A5BC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xml:space="preserve">, </w:t>
      </w:r>
      <w:proofErr w:type="spellStart"/>
      <w:r w:rsidRPr="00341985">
        <w:rPr>
          <w:b/>
          <w:bCs w:val="0"/>
          <w:sz w:val="24"/>
          <w:rtl/>
        </w:rPr>
        <w:t>הכל</w:t>
      </w:r>
      <w:proofErr w:type="spellEnd"/>
      <w:r w:rsidRPr="00341985">
        <w:rPr>
          <w:b/>
          <w:bCs w:val="0"/>
          <w:sz w:val="24"/>
          <w:rtl/>
        </w:rPr>
        <w:t xml:space="preserve">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4C70374A" w14:textId="77777777" w:rsidR="00EB5A81" w:rsidRPr="00341985" w:rsidRDefault="00EB5A81" w:rsidP="00EB5A81">
      <w:pPr>
        <w:pStyle w:val="2"/>
        <w:ind w:left="1440"/>
        <w:jc w:val="both"/>
        <w:rPr>
          <w:b/>
          <w:bCs w:val="0"/>
          <w:sz w:val="24"/>
          <w:rtl/>
        </w:rPr>
      </w:pPr>
    </w:p>
    <w:p w14:paraId="0805E2B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64D7F965" w14:textId="77777777" w:rsidR="00EB5A81" w:rsidRPr="00341985" w:rsidRDefault="00EB5A81" w:rsidP="00EB5A81">
      <w:pPr>
        <w:pStyle w:val="2"/>
        <w:jc w:val="both"/>
        <w:rPr>
          <w:b/>
          <w:bCs w:val="0"/>
          <w:sz w:val="24"/>
          <w:rtl/>
        </w:rPr>
      </w:pPr>
    </w:p>
    <w:p w14:paraId="4C87933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0828C5E3" w14:textId="77777777" w:rsidR="00EB5A81" w:rsidRPr="00341985" w:rsidRDefault="00EB5A81" w:rsidP="00EB5A81">
      <w:pPr>
        <w:pStyle w:val="2"/>
        <w:jc w:val="both"/>
        <w:rPr>
          <w:b/>
          <w:bCs w:val="0"/>
          <w:sz w:val="24"/>
          <w:rtl/>
        </w:rPr>
      </w:pPr>
    </w:p>
    <w:p w14:paraId="1F3C3B7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64C1AE80" w14:textId="77777777" w:rsidR="00EB5A81" w:rsidRPr="00341985" w:rsidRDefault="00EB5A81" w:rsidP="00EB5A81">
      <w:pPr>
        <w:pStyle w:val="2"/>
        <w:jc w:val="both"/>
        <w:rPr>
          <w:b/>
          <w:bCs w:val="0"/>
          <w:sz w:val="24"/>
          <w:rtl/>
        </w:rPr>
      </w:pPr>
    </w:p>
    <w:p w14:paraId="75504AC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יבסס את שרותי המפקח על הנתונים, קווי היסוד, התקציב וההנחיות </w:t>
      </w:r>
      <w:r w:rsidRPr="00341985">
        <w:rPr>
          <w:b/>
          <w:bCs w:val="0"/>
          <w:sz w:val="24"/>
          <w:rtl/>
        </w:rPr>
        <w:lastRenderedPageBreak/>
        <w:t>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24518BD0" w14:textId="77777777" w:rsidR="00EB5A81" w:rsidRPr="00341985" w:rsidRDefault="00EB5A81" w:rsidP="00EB5A81">
      <w:pPr>
        <w:pStyle w:val="2"/>
        <w:jc w:val="both"/>
        <w:rPr>
          <w:b/>
          <w:bCs w:val="0"/>
          <w:sz w:val="24"/>
          <w:rtl/>
        </w:rPr>
      </w:pPr>
    </w:p>
    <w:p w14:paraId="676D6408"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 xml:space="preserve">צוע המבנה וכל העבודות המתבצעות בקשר אליו, </w:t>
      </w:r>
      <w:proofErr w:type="spellStart"/>
      <w:r w:rsidRPr="00341985">
        <w:rPr>
          <w:b/>
          <w:bCs w:val="0"/>
          <w:sz w:val="24"/>
          <w:rtl/>
        </w:rPr>
        <w:t>הכל</w:t>
      </w:r>
      <w:proofErr w:type="spellEnd"/>
      <w:r w:rsidRPr="00341985">
        <w:rPr>
          <w:b/>
          <w:bCs w:val="0"/>
          <w:sz w:val="24"/>
          <w:rtl/>
        </w:rPr>
        <w:t xml:space="preserve">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6AA36CF5"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1A97DBFB" w14:textId="77777777" w:rsidR="00EB5A81" w:rsidRPr="00341985" w:rsidRDefault="00EB5A81" w:rsidP="00EB5A81">
      <w:pPr>
        <w:ind w:left="1560" w:hanging="700"/>
        <w:jc w:val="both"/>
        <w:rPr>
          <w:b/>
          <w:color w:val="000000"/>
          <w:sz w:val="24"/>
          <w:szCs w:val="24"/>
          <w:rtl/>
        </w:rPr>
      </w:pPr>
    </w:p>
    <w:p w14:paraId="4EDEF204"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59F76861" w14:textId="77777777" w:rsidR="00EB5A81" w:rsidRPr="00341985" w:rsidRDefault="00EB5A81" w:rsidP="00EB5A81">
      <w:pPr>
        <w:ind w:left="1560" w:hanging="700"/>
        <w:jc w:val="both"/>
        <w:rPr>
          <w:b/>
          <w:color w:val="000000"/>
          <w:sz w:val="24"/>
          <w:szCs w:val="24"/>
          <w:rtl/>
        </w:rPr>
      </w:pPr>
    </w:p>
    <w:p w14:paraId="036C44C8"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6B976394" w14:textId="77777777" w:rsidR="00EB5A81" w:rsidRPr="00341985" w:rsidRDefault="00EB5A81" w:rsidP="00EB5A81">
      <w:pPr>
        <w:pStyle w:val="2"/>
        <w:jc w:val="both"/>
        <w:rPr>
          <w:b/>
          <w:bCs w:val="0"/>
          <w:sz w:val="24"/>
          <w:rtl/>
        </w:rPr>
      </w:pPr>
    </w:p>
    <w:p w14:paraId="29D40413"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45AD288A" w14:textId="77777777" w:rsidR="00EB5A81" w:rsidRPr="001622E3" w:rsidRDefault="00EB5A81" w:rsidP="00EB5A81">
      <w:pPr>
        <w:pStyle w:val="af3"/>
        <w:rPr>
          <w:sz w:val="24"/>
          <w:szCs w:val="24"/>
          <w:u w:val="single"/>
          <w:rtl/>
        </w:rPr>
      </w:pPr>
    </w:p>
    <w:p w14:paraId="1EF91598" w14:textId="77777777" w:rsidR="00EB5A81" w:rsidRPr="00341985" w:rsidRDefault="00EB5A81" w:rsidP="00EB5A81">
      <w:pPr>
        <w:pStyle w:val="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w:t>
      </w:r>
      <w:proofErr w:type="spellStart"/>
      <w:r w:rsidRPr="00341985">
        <w:rPr>
          <w:rFonts w:hint="cs"/>
          <w:sz w:val="24"/>
          <w:u w:val="single"/>
          <w:rtl/>
        </w:rPr>
        <w:t>התש"ל</w:t>
      </w:r>
      <w:proofErr w:type="spellEnd"/>
      <w:r w:rsidRPr="00341985">
        <w:rPr>
          <w:rFonts w:hint="cs"/>
          <w:sz w:val="24"/>
          <w:u w:val="single"/>
          <w:rtl/>
        </w:rPr>
        <w:t xml:space="preserve"> - 1970 (להלן בהתאמה: "האחראי על הביקורת", "תקנות התכנון"). </w:t>
      </w:r>
    </w:p>
    <w:p w14:paraId="54BE2B6E" w14:textId="77777777" w:rsidR="00EB5A81" w:rsidRPr="00341985" w:rsidRDefault="00EB5A81" w:rsidP="00EB5A81">
      <w:pPr>
        <w:pStyle w:val="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1E94F22E" w14:textId="77777777" w:rsidR="00EB5A81" w:rsidRPr="00341985" w:rsidRDefault="00EB5A81" w:rsidP="00EB5A81">
      <w:pPr>
        <w:pStyle w:val="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531B92AC" w14:textId="77777777" w:rsidR="00EB5A81" w:rsidRPr="00341985" w:rsidRDefault="00EB5A81" w:rsidP="00EB5A81">
      <w:pPr>
        <w:pStyle w:val="2"/>
        <w:ind w:left="1460"/>
        <w:jc w:val="both"/>
        <w:rPr>
          <w:sz w:val="24"/>
          <w:u w:val="single"/>
          <w:rtl/>
        </w:rPr>
      </w:pPr>
      <w:r w:rsidRPr="00341985">
        <w:rPr>
          <w:rFonts w:hint="cs"/>
          <w:sz w:val="24"/>
          <w:u w:val="single"/>
          <w:rtl/>
        </w:rPr>
        <w:t xml:space="preserve">המפקח יהיה אחראי לכל נזק אשר יגרם למזמין בגין הפרת התחייבויותיו של המפקח </w:t>
      </w:r>
      <w:proofErr w:type="spellStart"/>
      <w:r w:rsidRPr="00341985">
        <w:rPr>
          <w:rFonts w:hint="cs"/>
          <w:sz w:val="24"/>
          <w:u w:val="single"/>
          <w:rtl/>
        </w:rPr>
        <w:t>כדלעיל</w:t>
      </w:r>
      <w:proofErr w:type="spellEnd"/>
      <w:r w:rsidRPr="00341985">
        <w:rPr>
          <w:rFonts w:hint="cs"/>
          <w:sz w:val="24"/>
          <w:u w:val="single"/>
          <w:rtl/>
        </w:rPr>
        <w:t>.</w:t>
      </w:r>
    </w:p>
    <w:p w14:paraId="63D6A0A8" w14:textId="77777777" w:rsidR="00EB5A81" w:rsidRPr="00341985" w:rsidRDefault="00EB5A81" w:rsidP="00EB5A81">
      <w:pPr>
        <w:pStyle w:val="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3BDE3482" w14:textId="77777777" w:rsidR="00EB5A81" w:rsidRDefault="00EB5A81" w:rsidP="00EB5A81">
      <w:pPr>
        <w:pStyle w:val="2"/>
        <w:jc w:val="both"/>
        <w:rPr>
          <w:sz w:val="24"/>
          <w:rtl/>
        </w:rPr>
      </w:pPr>
    </w:p>
    <w:p w14:paraId="56913325"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צוות עובדים ואמצעים</w:t>
      </w:r>
    </w:p>
    <w:p w14:paraId="1B63FD11" w14:textId="77777777" w:rsidR="00EB5A81" w:rsidRPr="00341985" w:rsidRDefault="00EB5A81" w:rsidP="00EB5A81">
      <w:pPr>
        <w:pStyle w:val="1"/>
        <w:ind w:left="720"/>
        <w:rPr>
          <w:sz w:val="24"/>
          <w:u w:val="single"/>
          <w:rtl/>
        </w:rPr>
      </w:pPr>
    </w:p>
    <w:p w14:paraId="65F03AD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4C0EE0EA" w14:textId="77777777" w:rsidR="00EB5A81" w:rsidRPr="00341985" w:rsidRDefault="00EB5A81" w:rsidP="00EB5A81">
      <w:pPr>
        <w:pStyle w:val="2"/>
        <w:ind w:left="1440"/>
        <w:jc w:val="both"/>
        <w:rPr>
          <w:bCs w:val="0"/>
          <w:sz w:val="24"/>
          <w:rtl/>
        </w:rPr>
      </w:pPr>
    </w:p>
    <w:p w14:paraId="71D7466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6AB5A022" w14:textId="77777777" w:rsidR="00EB5A81" w:rsidRPr="00341985" w:rsidRDefault="00EB5A81" w:rsidP="00EB5A81">
      <w:pPr>
        <w:pStyle w:val="2"/>
        <w:jc w:val="both"/>
        <w:rPr>
          <w:bCs w:val="0"/>
          <w:sz w:val="24"/>
          <w:rtl/>
        </w:rPr>
      </w:pPr>
    </w:p>
    <w:p w14:paraId="54CD1EC7" w14:textId="77777777" w:rsidR="00EB5A81" w:rsidRPr="00341985" w:rsidRDefault="00EB5A81" w:rsidP="00EB5A81">
      <w:pPr>
        <w:pStyle w:val="2"/>
        <w:ind w:left="1440"/>
        <w:jc w:val="both"/>
        <w:rPr>
          <w:bCs w:val="0"/>
          <w:sz w:val="24"/>
          <w:rtl/>
        </w:rPr>
      </w:pPr>
      <w:r w:rsidRPr="00341985">
        <w:rPr>
          <w:rFonts w:hint="cs"/>
          <w:bCs w:val="0"/>
          <w:sz w:val="24"/>
          <w:rtl/>
        </w:rPr>
        <w:t xml:space="preserve">בנוסף, המפקח מתחייב להעסיק </w:t>
      </w:r>
      <w:proofErr w:type="spellStart"/>
      <w:r w:rsidRPr="00341985">
        <w:rPr>
          <w:rFonts w:hint="cs"/>
          <w:bCs w:val="0"/>
          <w:sz w:val="24"/>
          <w:rtl/>
        </w:rPr>
        <w:t>כח</w:t>
      </w:r>
      <w:proofErr w:type="spellEnd"/>
      <w:r w:rsidRPr="00341985">
        <w:rPr>
          <w:rFonts w:hint="cs"/>
          <w:bCs w:val="0"/>
          <w:sz w:val="24"/>
          <w:rtl/>
        </w:rPr>
        <w:t xml:space="preserve"> אדם מקצועי ואיכותי שהינו בעל היכרות עם התקנים והתקנות  הרלוונטיים ובעל ניסיון בפועל בפרויקטים באותו סדר גודל </w:t>
      </w:r>
      <w:r w:rsidRPr="00341985">
        <w:rPr>
          <w:rFonts w:hint="cs"/>
          <w:bCs w:val="0"/>
          <w:sz w:val="24"/>
          <w:rtl/>
        </w:rPr>
        <w:lastRenderedPageBreak/>
        <w:t>ובעל המלצות ממזמינים אחרים.</w:t>
      </w:r>
    </w:p>
    <w:p w14:paraId="5C229DBF" w14:textId="77777777" w:rsidR="00EB5A81" w:rsidRDefault="00EB5A81" w:rsidP="00EB5A81">
      <w:pPr>
        <w:pStyle w:val="2"/>
        <w:ind w:left="1440"/>
        <w:jc w:val="both"/>
        <w:rPr>
          <w:sz w:val="24"/>
          <w:rtl/>
        </w:rPr>
      </w:pPr>
    </w:p>
    <w:p w14:paraId="370A7FFB"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28DC80A0" w14:textId="77777777" w:rsidR="00EB5A81" w:rsidRPr="00341985" w:rsidRDefault="00EB5A81" w:rsidP="00EB5A81">
      <w:pPr>
        <w:pStyle w:val="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2E3F35B2"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49FBB0A6"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לא יהיה המפקח באתר .</w:t>
      </w:r>
    </w:p>
    <w:p w14:paraId="57B4B8FA"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4B294582"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095C5B48" w14:textId="77777777" w:rsidR="00EB5A81" w:rsidRDefault="00EB5A81" w:rsidP="00EB5A81">
      <w:pPr>
        <w:ind w:left="1440"/>
        <w:jc w:val="both"/>
        <w:rPr>
          <w:szCs w:val="24"/>
          <w:rtl/>
        </w:rPr>
      </w:pPr>
    </w:p>
    <w:p w14:paraId="37267E79"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5ACEACF7" w14:textId="77777777" w:rsidR="00EB5A81" w:rsidRDefault="00EB5A81" w:rsidP="00EB5A81">
      <w:pPr>
        <w:pStyle w:val="2"/>
        <w:jc w:val="both"/>
        <w:rPr>
          <w:sz w:val="24"/>
          <w:rtl/>
        </w:rPr>
      </w:pPr>
    </w:p>
    <w:p w14:paraId="45CE64BC"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19FB5472" w14:textId="77777777" w:rsidR="00EB5A81" w:rsidRDefault="00EB5A81" w:rsidP="00EB5A81">
      <w:pPr>
        <w:pStyle w:val="2"/>
        <w:jc w:val="both"/>
        <w:rPr>
          <w:sz w:val="24"/>
          <w:rtl/>
        </w:rPr>
      </w:pPr>
    </w:p>
    <w:p w14:paraId="59E34C37"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7FEFB9A9"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2AB286E0" w14:textId="77777777" w:rsidR="00EB5A81" w:rsidRPr="009014A0" w:rsidRDefault="00EB5A81" w:rsidP="00EB5A81">
      <w:pPr>
        <w:ind w:left="1560" w:hanging="700"/>
        <w:jc w:val="both"/>
        <w:rPr>
          <w:color w:val="000000"/>
          <w:sz w:val="24"/>
          <w:szCs w:val="24"/>
          <w:rtl/>
        </w:rPr>
      </w:pPr>
    </w:p>
    <w:p w14:paraId="1DED0A3B"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29AE3E85" w14:textId="77777777" w:rsidR="00EB5A81" w:rsidRPr="009014A0" w:rsidRDefault="00EB5A81" w:rsidP="00EB5A81">
      <w:pPr>
        <w:jc w:val="both"/>
        <w:rPr>
          <w:color w:val="000000"/>
          <w:sz w:val="24"/>
          <w:szCs w:val="24"/>
          <w:rtl/>
        </w:rPr>
      </w:pPr>
    </w:p>
    <w:p w14:paraId="1CA139ED"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7038091E" w14:textId="77777777" w:rsidR="00EB5A81" w:rsidRPr="009014A0" w:rsidRDefault="00EB5A81" w:rsidP="00EB5A81">
      <w:pPr>
        <w:ind w:left="1560" w:hanging="700"/>
        <w:jc w:val="both"/>
        <w:rPr>
          <w:color w:val="000000"/>
          <w:sz w:val="24"/>
          <w:szCs w:val="24"/>
          <w:rtl/>
        </w:rPr>
      </w:pPr>
    </w:p>
    <w:p w14:paraId="30C2C3CD"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w:t>
      </w:r>
      <w:proofErr w:type="spellStart"/>
      <w:r>
        <w:rPr>
          <w:rFonts w:hint="cs"/>
          <w:color w:val="000000"/>
          <w:sz w:val="24"/>
          <w:szCs w:val="24"/>
          <w:rtl/>
        </w:rPr>
        <w:t>שלוחיו</w:t>
      </w:r>
      <w:proofErr w:type="spellEnd"/>
      <w:r>
        <w:rPr>
          <w:rFonts w:hint="cs"/>
          <w:color w:val="000000"/>
          <w:sz w:val="24"/>
          <w:szCs w:val="24"/>
          <w:rtl/>
        </w:rPr>
        <w:t xml:space="preserve">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w:t>
      </w:r>
      <w:proofErr w:type="spellStart"/>
      <w:r>
        <w:rPr>
          <w:rFonts w:hint="cs"/>
          <w:color w:val="000000"/>
          <w:sz w:val="24"/>
          <w:szCs w:val="24"/>
          <w:rtl/>
        </w:rPr>
        <w:t>מכח</w:t>
      </w:r>
      <w:proofErr w:type="spellEnd"/>
      <w:r>
        <w:rPr>
          <w:rFonts w:hint="cs"/>
          <w:color w:val="000000"/>
          <w:sz w:val="24"/>
          <w:szCs w:val="24"/>
          <w:rtl/>
        </w:rPr>
        <w:t xml:space="preserve"> כל חיקוק ו/או צו הרחבה ו/או הסכם כזה או אחר, שיש בו כדי לעגן יחסי עובד-מעביד. </w:t>
      </w:r>
    </w:p>
    <w:p w14:paraId="3ADE6BB6" w14:textId="77777777" w:rsidR="00EB5A81" w:rsidRDefault="00EB5A81" w:rsidP="00EB5A81">
      <w:pPr>
        <w:ind w:left="1560" w:hanging="700"/>
        <w:rPr>
          <w:color w:val="000000"/>
          <w:sz w:val="24"/>
          <w:szCs w:val="24"/>
          <w:rtl/>
        </w:rPr>
      </w:pPr>
    </w:p>
    <w:p w14:paraId="01D6EF9A"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 xml:space="preserve">למפקח ו/או לעובדיו ו/או </w:t>
      </w:r>
      <w:proofErr w:type="spellStart"/>
      <w:r>
        <w:rPr>
          <w:rFonts w:hint="cs"/>
          <w:color w:val="000000"/>
          <w:sz w:val="24"/>
          <w:szCs w:val="24"/>
          <w:rtl/>
        </w:rPr>
        <w:t>לשלוחיו</w:t>
      </w:r>
      <w:proofErr w:type="spellEnd"/>
      <w:r>
        <w:rPr>
          <w:rFonts w:hint="cs"/>
          <w:color w:val="000000"/>
          <w:sz w:val="24"/>
          <w:szCs w:val="24"/>
          <w:rtl/>
        </w:rPr>
        <w:t xml:space="preserve">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2DB28930" w14:textId="77777777" w:rsidR="00EB5A81" w:rsidRPr="009014A0" w:rsidRDefault="00EB5A81" w:rsidP="00EB5A81">
      <w:pPr>
        <w:ind w:left="1560" w:hanging="700"/>
        <w:jc w:val="both"/>
        <w:rPr>
          <w:color w:val="000000"/>
          <w:sz w:val="24"/>
          <w:szCs w:val="24"/>
          <w:rtl/>
        </w:rPr>
      </w:pPr>
    </w:p>
    <w:p w14:paraId="3545D0A8" w14:textId="77777777" w:rsidR="00EB5A81" w:rsidRPr="009014A0" w:rsidRDefault="00EB5A81" w:rsidP="00EB5A81">
      <w:pPr>
        <w:ind w:left="1560" w:hanging="700"/>
        <w:jc w:val="both"/>
        <w:rPr>
          <w:color w:val="000000"/>
          <w:sz w:val="24"/>
          <w:szCs w:val="24"/>
          <w:rtl/>
        </w:rPr>
      </w:pPr>
      <w:r w:rsidRPr="009014A0">
        <w:rPr>
          <w:color w:val="000000"/>
          <w:sz w:val="24"/>
          <w:szCs w:val="24"/>
          <w:rtl/>
        </w:rPr>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52627BD2" w14:textId="77777777" w:rsidR="00EB5A81" w:rsidRPr="009014A0" w:rsidRDefault="00EB5A81" w:rsidP="00EB5A81">
      <w:pPr>
        <w:ind w:left="1560" w:hanging="700"/>
        <w:jc w:val="both"/>
        <w:rPr>
          <w:color w:val="000000"/>
          <w:sz w:val="24"/>
          <w:szCs w:val="24"/>
          <w:rtl/>
        </w:rPr>
      </w:pPr>
    </w:p>
    <w:p w14:paraId="2735095F"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 xml:space="preserve">שא לבדו בכל התשלומים, </w:t>
      </w:r>
      <w:proofErr w:type="spellStart"/>
      <w:r w:rsidRPr="009014A0">
        <w:rPr>
          <w:color w:val="000000"/>
          <w:sz w:val="24"/>
          <w:szCs w:val="24"/>
          <w:rtl/>
        </w:rPr>
        <w:t>המסים</w:t>
      </w:r>
      <w:proofErr w:type="spellEnd"/>
      <w:r w:rsidRPr="009014A0">
        <w:rPr>
          <w:color w:val="000000"/>
          <w:sz w:val="24"/>
          <w:szCs w:val="24"/>
          <w:rtl/>
        </w:rPr>
        <w:t xml:space="preserve"> או תשלומי חובה אחרים, החלים ו/או שיחולו על המפקח ו/או עובדי המפקח בגין מתן השירותים ובקשר לכך.</w:t>
      </w:r>
    </w:p>
    <w:p w14:paraId="38B5526F"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1F284CC2" w14:textId="77777777" w:rsidR="00EB5A81" w:rsidRPr="009014A0" w:rsidRDefault="00EB5A81" w:rsidP="00EB5A81">
      <w:pPr>
        <w:jc w:val="both"/>
        <w:rPr>
          <w:color w:val="000000"/>
          <w:sz w:val="24"/>
          <w:szCs w:val="24"/>
          <w:rtl/>
        </w:rPr>
      </w:pPr>
    </w:p>
    <w:p w14:paraId="68157F8C"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1BCB0C3B" w14:textId="77777777" w:rsidR="00EB5A81" w:rsidRPr="009014A0" w:rsidRDefault="00EB5A81" w:rsidP="00EB5A81">
      <w:pPr>
        <w:ind w:left="1560" w:hanging="700"/>
        <w:jc w:val="both"/>
        <w:rPr>
          <w:color w:val="000000"/>
          <w:sz w:val="24"/>
          <w:szCs w:val="24"/>
          <w:rtl/>
        </w:rPr>
      </w:pPr>
    </w:p>
    <w:p w14:paraId="57A0FC43"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המפקח</w:t>
      </w:r>
    </w:p>
    <w:p w14:paraId="55FA8575" w14:textId="77777777" w:rsidR="00EB5A81" w:rsidRPr="009014A0" w:rsidRDefault="00EB5A81" w:rsidP="00EB5A81">
      <w:pPr>
        <w:pStyle w:val="1"/>
        <w:ind w:left="720"/>
        <w:rPr>
          <w:b/>
          <w:bCs/>
          <w:sz w:val="24"/>
          <w:u w:val="single"/>
          <w:rtl/>
        </w:rPr>
      </w:pPr>
    </w:p>
    <w:p w14:paraId="06DEC1A8"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w:t>
      </w:r>
      <w:proofErr w:type="spellStart"/>
      <w:r w:rsidRPr="00341985">
        <w:rPr>
          <w:b/>
          <w:bCs w:val="0"/>
          <w:sz w:val="24"/>
          <w:rtl/>
        </w:rPr>
        <w:t>בתכניות</w:t>
      </w:r>
      <w:proofErr w:type="spellEnd"/>
      <w:r w:rsidRPr="00341985">
        <w:rPr>
          <w:b/>
          <w:bCs w:val="0"/>
          <w:sz w:val="24"/>
          <w:rtl/>
        </w:rPr>
        <w:t xml:space="preserve">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2AB80FF1" w14:textId="77777777" w:rsidR="00EB5A81" w:rsidRPr="00341985" w:rsidRDefault="00EB5A81" w:rsidP="00EB5A81">
      <w:pPr>
        <w:pStyle w:val="2"/>
        <w:ind w:left="1440"/>
        <w:jc w:val="both"/>
        <w:rPr>
          <w:b/>
          <w:bCs w:val="0"/>
          <w:sz w:val="24"/>
          <w:rtl/>
        </w:rPr>
      </w:pPr>
    </w:p>
    <w:p w14:paraId="7248561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5C1B530C" w14:textId="77777777" w:rsidR="00EB5A81" w:rsidRPr="00341985" w:rsidRDefault="00EB5A81" w:rsidP="00EB5A81">
      <w:pPr>
        <w:pStyle w:val="2"/>
        <w:jc w:val="both"/>
        <w:rPr>
          <w:b/>
          <w:bCs w:val="0"/>
          <w:sz w:val="24"/>
          <w:rtl/>
        </w:rPr>
      </w:pPr>
    </w:p>
    <w:p w14:paraId="1F4DD119"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 xml:space="preserve">פוף לאמור </w:t>
      </w:r>
      <w:proofErr w:type="spellStart"/>
      <w:r w:rsidRPr="00341985">
        <w:rPr>
          <w:rFonts w:hint="cs"/>
          <w:b/>
          <w:bCs w:val="0"/>
          <w:sz w:val="24"/>
          <w:rtl/>
        </w:rPr>
        <w:t>בס"ק</w:t>
      </w:r>
      <w:proofErr w:type="spellEnd"/>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075B687A" w14:textId="77777777" w:rsidR="00EB5A81" w:rsidRPr="009014A0" w:rsidRDefault="00EB5A81" w:rsidP="00EB5A81">
      <w:pPr>
        <w:ind w:left="1560" w:hanging="700"/>
        <w:jc w:val="both"/>
        <w:rPr>
          <w:color w:val="000000"/>
          <w:sz w:val="24"/>
          <w:szCs w:val="24"/>
          <w:rtl/>
        </w:rPr>
      </w:pPr>
    </w:p>
    <w:p w14:paraId="58C3D33B"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המנהל</w:t>
      </w:r>
    </w:p>
    <w:p w14:paraId="6B8B6023" w14:textId="77777777" w:rsidR="00EB5A81" w:rsidRPr="009014A0" w:rsidRDefault="00EB5A81" w:rsidP="00EB5A81">
      <w:pPr>
        <w:pStyle w:val="1"/>
        <w:ind w:left="720"/>
        <w:rPr>
          <w:b/>
          <w:bCs/>
          <w:sz w:val="24"/>
          <w:u w:val="single"/>
          <w:rtl/>
        </w:rPr>
      </w:pPr>
    </w:p>
    <w:p w14:paraId="5CF41985"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1B83F86F" w14:textId="77777777" w:rsidR="00EB5A81" w:rsidRPr="009A0CF9" w:rsidRDefault="00EB5A81" w:rsidP="00EB5A81">
      <w:pPr>
        <w:pStyle w:val="2"/>
        <w:ind w:left="1440"/>
        <w:jc w:val="both"/>
        <w:rPr>
          <w:sz w:val="24"/>
          <w:rtl/>
        </w:rPr>
      </w:pPr>
    </w:p>
    <w:p w14:paraId="30DE6A21"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5F9A497B" w14:textId="77777777" w:rsidR="00EB5A81" w:rsidRPr="00341985" w:rsidRDefault="00EB5A81" w:rsidP="00EB5A81">
      <w:pPr>
        <w:pStyle w:val="2"/>
        <w:jc w:val="both"/>
        <w:rPr>
          <w:b/>
          <w:bCs w:val="0"/>
          <w:sz w:val="24"/>
          <w:rtl/>
        </w:rPr>
      </w:pPr>
    </w:p>
    <w:p w14:paraId="3D01D73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0AA92EAC" w14:textId="77777777" w:rsidR="00EB5A81" w:rsidRPr="00341985" w:rsidRDefault="00EB5A81" w:rsidP="00EB5A81">
      <w:pPr>
        <w:pStyle w:val="2"/>
        <w:jc w:val="both"/>
        <w:rPr>
          <w:b/>
          <w:bCs w:val="0"/>
          <w:sz w:val="24"/>
          <w:rtl/>
        </w:rPr>
      </w:pPr>
    </w:p>
    <w:p w14:paraId="177034FC"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w:t>
      </w:r>
      <w:proofErr w:type="spellStart"/>
      <w:r w:rsidRPr="00341985">
        <w:rPr>
          <w:b/>
          <w:bCs w:val="0"/>
          <w:sz w:val="24"/>
          <w:rtl/>
        </w:rPr>
        <w:t>לתכניות</w:t>
      </w:r>
      <w:proofErr w:type="spellEnd"/>
      <w:r w:rsidRPr="00341985">
        <w:rPr>
          <w:b/>
          <w:bCs w:val="0"/>
          <w:sz w:val="24"/>
          <w:rtl/>
        </w:rPr>
        <w:t xml:space="preserve">, בין לתכנון מוקדם ובין לתכנון סופי, לא יפטור את המפקח מחובת ביצוע שינויים ו/או התאמות ו/או תאום תכנון מחדש של </w:t>
      </w:r>
      <w:proofErr w:type="spellStart"/>
      <w:r w:rsidRPr="00341985">
        <w:rPr>
          <w:b/>
          <w:bCs w:val="0"/>
          <w:sz w:val="24"/>
          <w:rtl/>
        </w:rPr>
        <w:t>התכניות</w:t>
      </w:r>
      <w:proofErr w:type="spellEnd"/>
      <w:r w:rsidRPr="00341985">
        <w:rPr>
          <w:b/>
          <w:bCs w:val="0"/>
          <w:sz w:val="24"/>
          <w:rtl/>
        </w:rPr>
        <w:t>, ככל שהדבר י</w:t>
      </w:r>
      <w:r w:rsidRPr="00341985">
        <w:rPr>
          <w:rFonts w:hint="cs"/>
          <w:b/>
          <w:bCs w:val="0"/>
          <w:sz w:val="24"/>
          <w:rtl/>
        </w:rPr>
        <w:t>י</w:t>
      </w:r>
      <w:r w:rsidRPr="00341985">
        <w:rPr>
          <w:b/>
          <w:bCs w:val="0"/>
          <w:sz w:val="24"/>
          <w:rtl/>
        </w:rPr>
        <w:t>דרש.</w:t>
      </w:r>
    </w:p>
    <w:p w14:paraId="46AD5960" w14:textId="77777777" w:rsidR="00EB5A81" w:rsidRPr="00341985" w:rsidRDefault="00EB5A81" w:rsidP="00EB5A81">
      <w:pPr>
        <w:pStyle w:val="2"/>
        <w:ind w:left="1440"/>
        <w:jc w:val="both"/>
        <w:rPr>
          <w:b/>
          <w:bCs w:val="0"/>
          <w:sz w:val="24"/>
          <w:rtl/>
        </w:rPr>
      </w:pPr>
    </w:p>
    <w:p w14:paraId="034A89B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אישר המנהל </w:t>
      </w:r>
      <w:proofErr w:type="spellStart"/>
      <w:r w:rsidRPr="00341985">
        <w:rPr>
          <w:b/>
          <w:bCs w:val="0"/>
          <w:sz w:val="24"/>
          <w:rtl/>
        </w:rPr>
        <w:t>תכניות</w:t>
      </w:r>
      <w:proofErr w:type="spellEnd"/>
      <w:r w:rsidRPr="00341985">
        <w:rPr>
          <w:b/>
          <w:bCs w:val="0"/>
          <w:sz w:val="24"/>
          <w:rtl/>
        </w:rPr>
        <w:t xml:space="preserve">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w:t>
      </w:r>
      <w:proofErr w:type="spellStart"/>
      <w:r w:rsidRPr="00341985">
        <w:rPr>
          <w:b/>
          <w:bCs w:val="0"/>
          <w:sz w:val="24"/>
          <w:rtl/>
        </w:rPr>
        <w:t>התכניות</w:t>
      </w:r>
      <w:proofErr w:type="spellEnd"/>
      <w:r w:rsidRPr="00341985">
        <w:rPr>
          <w:b/>
          <w:bCs w:val="0"/>
          <w:sz w:val="24"/>
          <w:rtl/>
        </w:rPr>
        <w:t xml:space="preserve"> </w:t>
      </w:r>
      <w:r w:rsidRPr="00341985">
        <w:rPr>
          <w:rFonts w:hint="cs"/>
          <w:b/>
          <w:bCs w:val="0"/>
          <w:sz w:val="24"/>
          <w:rtl/>
        </w:rPr>
        <w:t>ו/</w:t>
      </w:r>
      <w:r w:rsidRPr="00341985">
        <w:rPr>
          <w:b/>
          <w:bCs w:val="0"/>
          <w:sz w:val="24"/>
          <w:rtl/>
        </w:rPr>
        <w:t>או המסמכים האמורים.</w:t>
      </w:r>
    </w:p>
    <w:p w14:paraId="5D9158FD" w14:textId="77777777" w:rsidR="00EB5A81" w:rsidRPr="00341985" w:rsidRDefault="00EB5A81" w:rsidP="00EB5A81">
      <w:pPr>
        <w:pStyle w:val="2"/>
        <w:jc w:val="both"/>
        <w:rPr>
          <w:b/>
          <w:bCs w:val="0"/>
          <w:sz w:val="24"/>
          <w:rtl/>
        </w:rPr>
      </w:pPr>
    </w:p>
    <w:p w14:paraId="2C0FCE43"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75689D7A" w14:textId="77777777" w:rsidR="00EB5A81" w:rsidRPr="00341985" w:rsidRDefault="00EB5A81" w:rsidP="00EB5A81">
      <w:pPr>
        <w:ind w:left="1560" w:hanging="700"/>
        <w:jc w:val="both"/>
        <w:rPr>
          <w:b/>
          <w:color w:val="000000"/>
          <w:sz w:val="24"/>
          <w:szCs w:val="24"/>
          <w:rtl/>
        </w:rPr>
      </w:pPr>
    </w:p>
    <w:p w14:paraId="496E59EA" w14:textId="77777777" w:rsidR="00EB5A81" w:rsidRPr="000521ED" w:rsidRDefault="00EB5A81" w:rsidP="00EB5A81">
      <w:pPr>
        <w:pStyle w:val="1"/>
        <w:keepNext w:val="0"/>
        <w:numPr>
          <w:ilvl w:val="0"/>
          <w:numId w:val="15"/>
        </w:numPr>
        <w:ind w:left="740"/>
        <w:rPr>
          <w:bCs/>
          <w:sz w:val="24"/>
          <w:u w:val="single"/>
        </w:rPr>
      </w:pPr>
      <w:r w:rsidRPr="000521ED">
        <w:rPr>
          <w:bCs/>
          <w:sz w:val="24"/>
          <w:u w:val="single"/>
          <w:rtl/>
        </w:rPr>
        <w:t>לוח זמנים ושלבי בצוע</w:t>
      </w:r>
    </w:p>
    <w:p w14:paraId="297C44F2" w14:textId="77777777" w:rsidR="00EB5A81" w:rsidRPr="00341985" w:rsidRDefault="00EB5A81" w:rsidP="00EB5A81">
      <w:pPr>
        <w:pStyle w:val="1"/>
        <w:ind w:left="720"/>
        <w:rPr>
          <w:b/>
          <w:sz w:val="24"/>
          <w:u w:val="single"/>
          <w:rtl/>
        </w:rPr>
      </w:pPr>
    </w:p>
    <w:p w14:paraId="1F6DB0B6"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4E2103D1"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639C50A0" w14:textId="77777777" w:rsidR="00EB5A81" w:rsidRPr="00341985" w:rsidRDefault="00EB5A81" w:rsidP="00EB5A81">
      <w:pPr>
        <w:pStyle w:val="2"/>
        <w:ind w:left="1440"/>
        <w:jc w:val="both"/>
        <w:rPr>
          <w:b/>
          <w:bCs w:val="0"/>
          <w:sz w:val="24"/>
        </w:rPr>
      </w:pPr>
    </w:p>
    <w:p w14:paraId="7ECDF2F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 xml:space="preserve">יבויות המתכננים והקבלנים מותנות ו/או יותנו בכך שיסופקו להם כל </w:t>
      </w:r>
      <w:proofErr w:type="spellStart"/>
      <w:r w:rsidRPr="00341985">
        <w:rPr>
          <w:b/>
          <w:bCs w:val="0"/>
          <w:sz w:val="24"/>
          <w:rtl/>
        </w:rPr>
        <w:t>התכניות</w:t>
      </w:r>
      <w:proofErr w:type="spellEnd"/>
      <w:r w:rsidRPr="00341985">
        <w:rPr>
          <w:b/>
          <w:bCs w:val="0"/>
          <w:sz w:val="24"/>
          <w:rtl/>
        </w:rPr>
        <w:t>,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3DEE328A" w14:textId="77777777" w:rsidR="00EB5A81" w:rsidRPr="009014A0" w:rsidRDefault="00EB5A81" w:rsidP="00EB5A81">
      <w:pPr>
        <w:pStyle w:val="2"/>
        <w:ind w:left="1440"/>
        <w:jc w:val="both"/>
        <w:rPr>
          <w:sz w:val="24"/>
          <w:rtl/>
        </w:rPr>
      </w:pPr>
    </w:p>
    <w:p w14:paraId="76159F16"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w:t>
      </w:r>
      <w:proofErr w:type="spellStart"/>
      <w:r w:rsidRPr="009014A0">
        <w:rPr>
          <w:color w:val="000000"/>
          <w:sz w:val="24"/>
          <w:szCs w:val="24"/>
          <w:rtl/>
        </w:rPr>
        <w:t>לעכוב</w:t>
      </w:r>
      <w:proofErr w:type="spellEnd"/>
      <w:r w:rsidRPr="009014A0">
        <w:rPr>
          <w:color w:val="000000"/>
          <w:sz w:val="24"/>
          <w:szCs w:val="24"/>
          <w:rtl/>
        </w:rPr>
        <w:t xml:space="preserve">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כוב בלתי מוצדק באישור/דחיית חשבון/</w:t>
      </w:r>
      <w:proofErr w:type="spellStart"/>
      <w:r w:rsidRPr="009014A0">
        <w:rPr>
          <w:color w:val="000000"/>
          <w:sz w:val="24"/>
          <w:szCs w:val="24"/>
          <w:rtl/>
        </w:rPr>
        <w:t>ות</w:t>
      </w:r>
      <w:proofErr w:type="spellEnd"/>
      <w:r w:rsidRPr="009014A0">
        <w:rPr>
          <w:color w:val="000000"/>
          <w:sz w:val="24"/>
          <w:szCs w:val="24"/>
          <w:rtl/>
        </w:rPr>
        <w:t xml:space="preserve">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36850FB8" w14:textId="77777777" w:rsidR="00EB5A81" w:rsidRPr="009014A0" w:rsidRDefault="00EB5A81" w:rsidP="00EB5A81">
      <w:pPr>
        <w:ind w:left="1440" w:hanging="700"/>
        <w:jc w:val="both"/>
        <w:rPr>
          <w:color w:val="000000"/>
          <w:sz w:val="24"/>
          <w:szCs w:val="24"/>
          <w:rtl/>
        </w:rPr>
      </w:pPr>
    </w:p>
    <w:p w14:paraId="29B8E215"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34C60A1C" w14:textId="77777777" w:rsidR="00EB5A81" w:rsidRPr="009014A0" w:rsidRDefault="00EB5A81" w:rsidP="00EB5A81">
      <w:pPr>
        <w:ind w:left="2120" w:hanging="700"/>
        <w:jc w:val="both"/>
        <w:rPr>
          <w:color w:val="000000"/>
          <w:sz w:val="24"/>
          <w:szCs w:val="24"/>
          <w:rtl/>
        </w:rPr>
      </w:pPr>
    </w:p>
    <w:p w14:paraId="2C7E9CC7"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10515883" w14:textId="77777777" w:rsidR="00EB5A81" w:rsidRPr="00341985" w:rsidRDefault="00EB5A81" w:rsidP="00EB5A81">
      <w:pPr>
        <w:pStyle w:val="2"/>
        <w:ind w:left="1440"/>
        <w:jc w:val="both"/>
        <w:rPr>
          <w:sz w:val="24"/>
          <w:rtl/>
        </w:rPr>
      </w:pPr>
    </w:p>
    <w:p w14:paraId="1BBD4161"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w:t>
      </w:r>
      <w:proofErr w:type="spellStart"/>
      <w:r w:rsidRPr="00341985">
        <w:rPr>
          <w:b w:val="0"/>
          <w:bCs w:val="0"/>
          <w:sz w:val="24"/>
          <w:u w:val="none"/>
          <w:rtl/>
        </w:rPr>
        <w:t>מכח</w:t>
      </w:r>
      <w:proofErr w:type="spellEnd"/>
      <w:r w:rsidRPr="00341985">
        <w:rPr>
          <w:b w:val="0"/>
          <w:bCs w:val="0"/>
          <w:sz w:val="24"/>
          <w:u w:val="none"/>
          <w:rtl/>
        </w:rPr>
        <w:t xml:space="preserve">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4681EB06" w14:textId="77777777" w:rsidR="00EB5A81" w:rsidRPr="00341985" w:rsidRDefault="00EB5A81" w:rsidP="00EB5A81">
      <w:pPr>
        <w:pStyle w:val="3"/>
        <w:ind w:left="2160"/>
        <w:rPr>
          <w:sz w:val="24"/>
          <w:u w:val="none"/>
          <w:rtl/>
        </w:rPr>
      </w:pPr>
    </w:p>
    <w:p w14:paraId="01221548"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1397254E" w14:textId="77777777" w:rsidR="00EB5A81" w:rsidRPr="00341985" w:rsidRDefault="00EB5A81" w:rsidP="00EB5A81">
      <w:pPr>
        <w:pStyle w:val="3"/>
        <w:rPr>
          <w:b w:val="0"/>
          <w:bCs w:val="0"/>
          <w:sz w:val="24"/>
          <w:u w:val="none"/>
          <w:rtl/>
        </w:rPr>
      </w:pPr>
    </w:p>
    <w:p w14:paraId="287ED304"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24720FD7" w14:textId="77777777" w:rsidR="00EB5A81" w:rsidRPr="009014A0" w:rsidRDefault="00EB5A81" w:rsidP="00E31259">
      <w:pPr>
        <w:jc w:val="both"/>
        <w:rPr>
          <w:color w:val="000000"/>
          <w:sz w:val="24"/>
          <w:szCs w:val="24"/>
          <w:rtl/>
        </w:rPr>
      </w:pPr>
    </w:p>
    <w:p w14:paraId="46D682F5"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שכר המפקח</w:t>
      </w:r>
    </w:p>
    <w:p w14:paraId="2E6ADD04" w14:textId="77777777" w:rsidR="00EB5A81" w:rsidRPr="00341985" w:rsidRDefault="00EB5A81" w:rsidP="00EB5A81">
      <w:pPr>
        <w:pStyle w:val="1"/>
        <w:ind w:left="720"/>
        <w:rPr>
          <w:sz w:val="24"/>
          <w:u w:val="single"/>
          <w:rtl/>
        </w:rPr>
      </w:pPr>
    </w:p>
    <w:p w14:paraId="54ADA2BE"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w:t>
      </w:r>
      <w:r w:rsidRPr="00341985">
        <w:rPr>
          <w:bCs w:val="0"/>
          <w:sz w:val="24"/>
          <w:rtl/>
        </w:rPr>
        <w:lastRenderedPageBreak/>
        <w:t xml:space="preserve">שכר כמפורט בנספח </w:t>
      </w:r>
      <w:r w:rsidRPr="00341985">
        <w:rPr>
          <w:rFonts w:hint="cs"/>
          <w:bCs w:val="0"/>
          <w:sz w:val="24"/>
          <w:rtl/>
        </w:rPr>
        <w:t>ה'</w:t>
      </w:r>
      <w:r w:rsidRPr="00341985">
        <w:rPr>
          <w:bCs w:val="0"/>
          <w:sz w:val="24"/>
          <w:rtl/>
        </w:rPr>
        <w:t xml:space="preserve"> (להלן - "שכר המפקח").</w:t>
      </w:r>
    </w:p>
    <w:p w14:paraId="24492705"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256AB60C" w14:textId="77777777" w:rsidR="00EB5A81" w:rsidRPr="00341985" w:rsidRDefault="00EB5A81" w:rsidP="00EB5A81">
      <w:pPr>
        <w:jc w:val="both"/>
        <w:rPr>
          <w:color w:val="000000"/>
          <w:sz w:val="24"/>
          <w:szCs w:val="24"/>
          <w:rtl/>
        </w:rPr>
      </w:pPr>
    </w:p>
    <w:p w14:paraId="09D6ABED"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0B8E541B"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proofErr w:type="spellStart"/>
      <w:r w:rsidRPr="00341985">
        <w:rPr>
          <w:rFonts w:hint="cs"/>
          <w:color w:val="000000"/>
          <w:sz w:val="24"/>
          <w:szCs w:val="24"/>
          <w:rtl/>
        </w:rPr>
        <w:t>ס"ק</w:t>
      </w:r>
      <w:proofErr w:type="spellEnd"/>
      <w:r w:rsidRPr="00341985">
        <w:rPr>
          <w:rFonts w:hint="cs"/>
          <w:color w:val="000000"/>
          <w:sz w:val="24"/>
          <w:szCs w:val="24"/>
          <w:rtl/>
        </w:rPr>
        <w:t xml:space="preserve">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6E3D3B57" w14:textId="77777777" w:rsidR="00EB5A81" w:rsidRPr="00341985" w:rsidRDefault="00EB5A81" w:rsidP="00EB5A81">
      <w:pPr>
        <w:ind w:left="1440" w:hanging="700"/>
        <w:jc w:val="both"/>
        <w:rPr>
          <w:color w:val="000000"/>
          <w:sz w:val="24"/>
          <w:szCs w:val="24"/>
          <w:rtl/>
        </w:rPr>
      </w:pPr>
    </w:p>
    <w:p w14:paraId="3E1A66E6" w14:textId="77777777" w:rsidR="00EB5A81" w:rsidRPr="00341985" w:rsidRDefault="00EB5A81" w:rsidP="00EB5A81">
      <w:pPr>
        <w:pStyle w:val="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15EA6DC8" w14:textId="77777777" w:rsidR="00EB5A81" w:rsidRPr="00341985" w:rsidRDefault="00EB5A81" w:rsidP="00EB5A81">
      <w:pPr>
        <w:pStyle w:val="2"/>
        <w:jc w:val="both"/>
        <w:rPr>
          <w:bCs w:val="0"/>
          <w:sz w:val="24"/>
          <w:rtl/>
        </w:rPr>
      </w:pPr>
    </w:p>
    <w:p w14:paraId="5D825E8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6D716F2E"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33C32781" w14:textId="77777777" w:rsidR="00EB5A81" w:rsidRPr="00341985" w:rsidRDefault="00EB5A81" w:rsidP="00EB5A81">
      <w:pPr>
        <w:pStyle w:val="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60CF5A00" w14:textId="77777777" w:rsidR="00EB5A81" w:rsidRPr="00341985" w:rsidRDefault="00EB5A81" w:rsidP="00EB5A81">
      <w:pPr>
        <w:pStyle w:val="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w:t>
      </w:r>
      <w:proofErr w:type="spellStart"/>
      <w:r w:rsidRPr="00341985">
        <w:rPr>
          <w:bCs w:val="0"/>
          <w:sz w:val="24"/>
          <w:rtl/>
        </w:rPr>
        <w:t>לתכניות</w:t>
      </w:r>
      <w:proofErr w:type="spellEnd"/>
      <w:r w:rsidRPr="00341985">
        <w:rPr>
          <w:bCs w:val="0"/>
          <w:sz w:val="24"/>
          <w:rtl/>
        </w:rPr>
        <w:t xml:space="preserve">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0DBC9F8C" w14:textId="77777777" w:rsidR="00EB5A81" w:rsidRPr="00341985" w:rsidRDefault="00EB5A81" w:rsidP="00EB5A81">
      <w:pPr>
        <w:ind w:left="1440"/>
        <w:jc w:val="both"/>
        <w:rPr>
          <w:color w:val="000000"/>
          <w:sz w:val="24"/>
          <w:szCs w:val="24"/>
          <w:rtl/>
        </w:rPr>
      </w:pPr>
    </w:p>
    <w:p w14:paraId="184186C4" w14:textId="77777777" w:rsidR="00EB5A81" w:rsidRDefault="00EB5A81" w:rsidP="00EB5A81">
      <w:pPr>
        <w:pStyle w:val="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24DBDCEE" w14:textId="77777777" w:rsidR="00013309" w:rsidRDefault="00013309" w:rsidP="00BC1995">
      <w:pPr>
        <w:rPr>
          <w:rtl/>
          <w:lang w:eastAsia="he-IL"/>
        </w:rPr>
      </w:pPr>
    </w:p>
    <w:p w14:paraId="21B75421" w14:textId="77777777" w:rsidR="00013309" w:rsidRPr="00BC1995" w:rsidRDefault="00013309" w:rsidP="00BC1995">
      <w:pPr>
        <w:ind w:left="720"/>
        <w:rPr>
          <w:lang w:eastAsia="he-IL"/>
        </w:rPr>
      </w:pPr>
      <w:r w:rsidRPr="000521ED">
        <w:rPr>
          <w:b/>
          <w:bCs/>
          <w:sz w:val="24"/>
          <w:u w:val="single"/>
          <w:rtl/>
        </w:rPr>
        <w:t>אחריות</w:t>
      </w:r>
    </w:p>
    <w:p w14:paraId="11233C46" w14:textId="77777777" w:rsidR="00EB5A81" w:rsidRPr="00341985" w:rsidRDefault="00EB5A81" w:rsidP="00EB5A81">
      <w:pPr>
        <w:pStyle w:val="1"/>
        <w:ind w:left="720"/>
        <w:rPr>
          <w:sz w:val="24"/>
          <w:u w:val="single"/>
          <w:rtl/>
        </w:rPr>
      </w:pPr>
    </w:p>
    <w:p w14:paraId="0FCC0B7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21DFC8DE" w14:textId="77777777" w:rsidR="00EB5A81" w:rsidRPr="00341985" w:rsidRDefault="00EB5A81" w:rsidP="00EB5A81">
      <w:pPr>
        <w:pStyle w:val="3"/>
        <w:ind w:left="2180"/>
        <w:rPr>
          <w:b w:val="0"/>
          <w:bCs w:val="0"/>
          <w:sz w:val="24"/>
          <w:rtl/>
        </w:rPr>
      </w:pPr>
    </w:p>
    <w:p w14:paraId="2129A5D2"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55CB3378" w14:textId="77777777" w:rsidR="00EB5A81" w:rsidRPr="000521ED" w:rsidRDefault="00EB5A81" w:rsidP="00EB5A81">
      <w:pPr>
        <w:pStyle w:val="3"/>
        <w:ind w:left="2180"/>
        <w:rPr>
          <w:b w:val="0"/>
          <w:bCs w:val="0"/>
          <w:sz w:val="24"/>
          <w:u w:val="none"/>
        </w:rPr>
      </w:pPr>
    </w:p>
    <w:p w14:paraId="6F8255B0"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761E2BA2" w14:textId="77777777" w:rsidR="00EB5A81" w:rsidRPr="000521ED" w:rsidRDefault="00EB5A81" w:rsidP="00EB5A81">
      <w:pPr>
        <w:pStyle w:val="3"/>
        <w:ind w:left="2160"/>
        <w:rPr>
          <w:b w:val="0"/>
          <w:bCs w:val="0"/>
          <w:sz w:val="24"/>
          <w:u w:val="none"/>
          <w:rtl/>
        </w:rPr>
      </w:pPr>
    </w:p>
    <w:p w14:paraId="7E7CD8DD"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16988F99" w14:textId="77777777" w:rsidR="00EB5A81" w:rsidRPr="000521ED" w:rsidRDefault="00EB5A81" w:rsidP="00EB5A81">
      <w:pPr>
        <w:pStyle w:val="3"/>
        <w:rPr>
          <w:b w:val="0"/>
          <w:bCs w:val="0"/>
          <w:sz w:val="24"/>
          <w:u w:val="none"/>
          <w:rtl/>
        </w:rPr>
      </w:pPr>
    </w:p>
    <w:p w14:paraId="75C9970D"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51B4CFF3" w14:textId="77777777" w:rsidR="00EB5A81" w:rsidRPr="000521ED" w:rsidRDefault="00EB5A81" w:rsidP="00EB5A81">
      <w:pPr>
        <w:pStyle w:val="3"/>
        <w:ind w:left="2160"/>
        <w:rPr>
          <w:b w:val="0"/>
          <w:bCs w:val="0"/>
          <w:sz w:val="24"/>
          <w:u w:val="none"/>
          <w:rtl/>
        </w:rPr>
      </w:pPr>
    </w:p>
    <w:p w14:paraId="209A6B6E"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5F181FBE" w14:textId="77777777" w:rsidR="00EB5A81" w:rsidRPr="00341985" w:rsidRDefault="00EB5A81" w:rsidP="00EB5A81">
      <w:pPr>
        <w:pStyle w:val="3"/>
        <w:rPr>
          <w:b w:val="0"/>
          <w:bCs w:val="0"/>
          <w:sz w:val="24"/>
          <w:rtl/>
        </w:rPr>
      </w:pPr>
    </w:p>
    <w:p w14:paraId="3B86B27C"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397A1F8E" w14:textId="77777777" w:rsidR="00EB5A81" w:rsidRPr="00341985" w:rsidRDefault="00EB5A81" w:rsidP="00EB5A81">
      <w:pPr>
        <w:tabs>
          <w:tab w:val="left" w:pos="5940"/>
        </w:tabs>
        <w:jc w:val="both"/>
        <w:rPr>
          <w:color w:val="000000"/>
          <w:sz w:val="24"/>
          <w:szCs w:val="24"/>
          <w:rtl/>
        </w:rPr>
      </w:pPr>
    </w:p>
    <w:p w14:paraId="1D1962A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 xml:space="preserve">שור ע"י המזמין או המנהל של </w:t>
      </w:r>
      <w:proofErr w:type="spellStart"/>
      <w:r w:rsidRPr="00341985">
        <w:rPr>
          <w:bCs w:val="0"/>
          <w:sz w:val="24"/>
          <w:rtl/>
        </w:rPr>
        <w:t>תכניות</w:t>
      </w:r>
      <w:proofErr w:type="spellEnd"/>
      <w:r w:rsidRPr="00341985">
        <w:rPr>
          <w:bCs w:val="0"/>
          <w:sz w:val="24"/>
          <w:rtl/>
        </w:rPr>
        <w:t xml:space="preserve">, בדיקות או של עניינים אחרים הקשורים </w:t>
      </w:r>
      <w:r w:rsidRPr="00341985">
        <w:rPr>
          <w:bCs w:val="0"/>
          <w:sz w:val="24"/>
          <w:rtl/>
        </w:rPr>
        <w:lastRenderedPageBreak/>
        <w:t xml:space="preserve">בשרותי המפקח ו/או מתן הוראות למפקח אינו משחרר את המפקח מאחריותו המלאה, ואין בו כדי להטיל על המזמין אחריות כלשהי בקשר להוראות, </w:t>
      </w:r>
      <w:proofErr w:type="spellStart"/>
      <w:r w:rsidRPr="00341985">
        <w:rPr>
          <w:bCs w:val="0"/>
          <w:sz w:val="24"/>
          <w:rtl/>
        </w:rPr>
        <w:t>לתכניות</w:t>
      </w:r>
      <w:proofErr w:type="spellEnd"/>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71E97E5F" w14:textId="77777777" w:rsidR="00EB5A81" w:rsidRPr="00341985" w:rsidRDefault="00EB5A81" w:rsidP="00EB5A81">
      <w:pPr>
        <w:pStyle w:val="2"/>
        <w:ind w:left="1440"/>
        <w:jc w:val="both"/>
        <w:rPr>
          <w:bCs w:val="0"/>
          <w:sz w:val="24"/>
          <w:rtl/>
        </w:rPr>
      </w:pPr>
    </w:p>
    <w:p w14:paraId="25A1F21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50D0D4F0" w14:textId="77777777" w:rsidR="00EB5A81" w:rsidRPr="00341985" w:rsidRDefault="00EB5A81" w:rsidP="00EB5A81">
      <w:pPr>
        <w:pStyle w:val="2"/>
        <w:jc w:val="both"/>
        <w:rPr>
          <w:bCs w:val="0"/>
          <w:sz w:val="24"/>
          <w:rtl/>
        </w:rPr>
      </w:pPr>
    </w:p>
    <w:p w14:paraId="7685D5B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07641E0E" w14:textId="77777777" w:rsidR="00EB5A81" w:rsidRPr="00341985" w:rsidRDefault="00EB5A81" w:rsidP="00EB5A81">
      <w:pPr>
        <w:pStyle w:val="2"/>
        <w:jc w:val="both"/>
        <w:rPr>
          <w:bCs w:val="0"/>
          <w:sz w:val="24"/>
          <w:rtl/>
        </w:rPr>
      </w:pPr>
    </w:p>
    <w:p w14:paraId="26E1B376" w14:textId="77777777" w:rsidR="00EB5A81" w:rsidRDefault="00EB5A81" w:rsidP="00EB5A81">
      <w:pPr>
        <w:pStyle w:val="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3BAE8E6F" w14:textId="77777777" w:rsidR="00D64618" w:rsidRDefault="00D64618" w:rsidP="00BC1995">
      <w:pPr>
        <w:ind w:left="1440"/>
        <w:rPr>
          <w:b/>
          <w:bCs/>
          <w:sz w:val="24"/>
          <w:u w:val="single"/>
          <w:rtl/>
        </w:rPr>
      </w:pPr>
    </w:p>
    <w:p w14:paraId="329B06A0"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0059FADA" w14:textId="77777777" w:rsidR="00D64618" w:rsidRDefault="00D64618" w:rsidP="00BC1995">
      <w:pPr>
        <w:ind w:left="1440"/>
        <w:rPr>
          <w:rtl/>
        </w:rPr>
      </w:pPr>
    </w:p>
    <w:p w14:paraId="16F91EB1" w14:textId="77777777" w:rsidR="00A955A9" w:rsidRPr="005D36FC" w:rsidRDefault="00A955A9" w:rsidP="005D36FC">
      <w:pPr>
        <w:pStyle w:val="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6E1B2732" w14:textId="77777777" w:rsidR="00A955A9" w:rsidRPr="005D36FC" w:rsidRDefault="00A955A9" w:rsidP="005D36FC">
      <w:pPr>
        <w:rPr>
          <w:lang w:eastAsia="he-IL"/>
        </w:rPr>
      </w:pPr>
    </w:p>
    <w:p w14:paraId="22BB8888" w14:textId="77777777" w:rsidR="00A955A9" w:rsidRPr="005D36FC" w:rsidRDefault="00A955A9" w:rsidP="005D36FC">
      <w:pPr>
        <w:pStyle w:val="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0F718D85" w14:textId="77777777" w:rsidR="00A955A9" w:rsidRPr="005D36FC" w:rsidRDefault="00A955A9" w:rsidP="005D36FC">
      <w:pPr>
        <w:rPr>
          <w:rtl/>
          <w:lang w:eastAsia="he-IL"/>
        </w:rPr>
      </w:pPr>
    </w:p>
    <w:p w14:paraId="124EDF11"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76D0480B" w14:textId="77777777" w:rsidR="00A955A9" w:rsidRPr="005D36FC" w:rsidRDefault="00A955A9" w:rsidP="005D36FC">
      <w:pPr>
        <w:rPr>
          <w:rtl/>
          <w:lang w:eastAsia="he-IL"/>
        </w:rPr>
      </w:pPr>
    </w:p>
    <w:p w14:paraId="2F68C908"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61F4F545" w14:textId="77777777" w:rsidR="00A955A9" w:rsidRPr="005D36FC" w:rsidRDefault="00A955A9" w:rsidP="005D36FC">
      <w:pPr>
        <w:rPr>
          <w:rtl/>
          <w:lang w:eastAsia="he-IL"/>
        </w:rPr>
      </w:pPr>
    </w:p>
    <w:p w14:paraId="0D724F35"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75555062" w14:textId="77777777" w:rsidR="00A955A9" w:rsidRPr="005D36FC" w:rsidRDefault="00A955A9" w:rsidP="005D36FC">
      <w:pPr>
        <w:rPr>
          <w:rtl/>
          <w:lang w:eastAsia="he-IL"/>
        </w:rPr>
      </w:pPr>
    </w:p>
    <w:p w14:paraId="64F9BF47"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5C2BF469" w14:textId="77777777" w:rsidR="00A955A9" w:rsidRPr="005D36FC" w:rsidRDefault="00A955A9" w:rsidP="005D36FC">
      <w:pPr>
        <w:rPr>
          <w:rtl/>
          <w:lang w:eastAsia="he-IL"/>
        </w:rPr>
      </w:pPr>
    </w:p>
    <w:p w14:paraId="1D4C5662"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lastRenderedPageBreak/>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149AB935" w14:textId="77777777" w:rsidR="00A955A9" w:rsidRPr="005D36FC" w:rsidRDefault="00A955A9" w:rsidP="005D36FC">
      <w:pPr>
        <w:rPr>
          <w:rtl/>
          <w:lang w:eastAsia="he-IL"/>
        </w:rPr>
      </w:pPr>
    </w:p>
    <w:p w14:paraId="0EBFE44C" w14:textId="77777777" w:rsidR="00A955A9"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72A5FA5E" w14:textId="77777777" w:rsidR="00A955A9" w:rsidRPr="005D36FC" w:rsidRDefault="00A955A9" w:rsidP="005D36FC">
      <w:pPr>
        <w:rPr>
          <w:rtl/>
          <w:lang w:eastAsia="he-IL"/>
        </w:rPr>
      </w:pPr>
    </w:p>
    <w:p w14:paraId="6482E248"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0C2FC0FF" w14:textId="77777777" w:rsidR="00A955A9" w:rsidRPr="005D36FC" w:rsidRDefault="00A955A9" w:rsidP="005D36FC">
      <w:pPr>
        <w:rPr>
          <w:rtl/>
          <w:lang w:eastAsia="he-IL"/>
        </w:rPr>
      </w:pPr>
    </w:p>
    <w:p w14:paraId="1F0BAC2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DD788B8" w14:textId="77777777" w:rsidR="003770FB" w:rsidRPr="005D36FC" w:rsidRDefault="003770FB" w:rsidP="005D36FC">
      <w:pPr>
        <w:rPr>
          <w:rtl/>
          <w:lang w:eastAsia="he-IL"/>
        </w:rPr>
      </w:pPr>
    </w:p>
    <w:p w14:paraId="70A4B1B0"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7941ABA3" w14:textId="77777777" w:rsidR="00A955A9" w:rsidRPr="005D36FC" w:rsidRDefault="00A955A9" w:rsidP="005D36FC">
      <w:pPr>
        <w:rPr>
          <w:rtl/>
          <w:lang w:eastAsia="he-IL"/>
        </w:rPr>
      </w:pPr>
    </w:p>
    <w:p w14:paraId="67629269"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4B97AC45" w14:textId="77777777" w:rsidR="00A955A9" w:rsidRPr="005D36FC" w:rsidRDefault="00A955A9" w:rsidP="005D36FC">
      <w:pPr>
        <w:rPr>
          <w:rtl/>
          <w:lang w:eastAsia="he-IL"/>
        </w:rPr>
      </w:pPr>
    </w:p>
    <w:p w14:paraId="14B8C30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0F1E0BCE" w14:textId="77777777" w:rsidR="00A955A9" w:rsidRPr="005D36FC" w:rsidRDefault="00A955A9" w:rsidP="005D36FC">
      <w:pPr>
        <w:rPr>
          <w:lang w:eastAsia="he-IL"/>
        </w:rPr>
      </w:pPr>
    </w:p>
    <w:p w14:paraId="0EB79CC7" w14:textId="77777777" w:rsidR="00A955A9" w:rsidRPr="005D36FC"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350647F3" w14:textId="77777777" w:rsidR="00EB5A81" w:rsidRPr="005D36FC" w:rsidRDefault="00EB5A81" w:rsidP="005D36FC">
      <w:pPr>
        <w:pStyle w:val="2"/>
        <w:keepNext w:val="0"/>
        <w:tabs>
          <w:tab w:val="left" w:pos="1440"/>
        </w:tabs>
        <w:ind w:left="1460"/>
        <w:jc w:val="both"/>
        <w:rPr>
          <w:bCs w:val="0"/>
          <w:color w:val="000000"/>
          <w:sz w:val="24"/>
          <w:rtl/>
        </w:rPr>
      </w:pPr>
    </w:p>
    <w:p w14:paraId="4D02FDF5" w14:textId="77777777" w:rsidR="00EB5A81" w:rsidRPr="005D36FC" w:rsidRDefault="00EB5A81" w:rsidP="005D36FC">
      <w:pPr>
        <w:pStyle w:val="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06D58131" w14:textId="77777777" w:rsidR="00EB5A81" w:rsidRPr="00341985" w:rsidRDefault="00EB5A81" w:rsidP="00EB5A81">
      <w:pPr>
        <w:jc w:val="both"/>
        <w:rPr>
          <w:color w:val="000000"/>
          <w:sz w:val="24"/>
          <w:szCs w:val="24"/>
          <w:rtl/>
        </w:rPr>
      </w:pPr>
    </w:p>
    <w:p w14:paraId="47C9D877"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258238C1" w14:textId="77777777" w:rsidR="00EB5A81" w:rsidRPr="00341985" w:rsidRDefault="00EB5A81" w:rsidP="00EB5A81">
      <w:pPr>
        <w:pStyle w:val="1"/>
        <w:ind w:left="720"/>
        <w:rPr>
          <w:sz w:val="24"/>
          <w:u w:val="single"/>
          <w:rtl/>
        </w:rPr>
      </w:pPr>
    </w:p>
    <w:p w14:paraId="0FC810B1"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09352235"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566DFECE" w14:textId="77777777" w:rsidR="00EB5A81" w:rsidRPr="00341985" w:rsidRDefault="00EB5A81" w:rsidP="00EB5A81">
      <w:pPr>
        <w:ind w:left="1560" w:hanging="700"/>
        <w:jc w:val="both"/>
        <w:rPr>
          <w:color w:val="000000"/>
          <w:sz w:val="24"/>
          <w:szCs w:val="24"/>
          <w:rtl/>
        </w:rPr>
      </w:pPr>
    </w:p>
    <w:p w14:paraId="54D4FD7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0A0D0698" w14:textId="77777777" w:rsidR="00EB5A81" w:rsidRPr="00341985" w:rsidRDefault="00EB5A81" w:rsidP="00EB5A81">
      <w:pPr>
        <w:pStyle w:val="2"/>
        <w:ind w:left="1440"/>
        <w:jc w:val="both"/>
        <w:rPr>
          <w:bCs w:val="0"/>
          <w:sz w:val="24"/>
          <w:rtl/>
        </w:rPr>
      </w:pPr>
    </w:p>
    <w:p w14:paraId="30C29D7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xml:space="preserve">, בכפוף לאמור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9.2 לעיל והשכר שישולם לפי </w:t>
      </w:r>
      <w:proofErr w:type="spellStart"/>
      <w:r w:rsidRPr="00341985">
        <w:rPr>
          <w:bCs w:val="0"/>
          <w:sz w:val="24"/>
          <w:rtl/>
        </w:rPr>
        <w:t>ס</w:t>
      </w:r>
      <w:r w:rsidRPr="00341985">
        <w:rPr>
          <w:rFonts w:hint="cs"/>
          <w:bCs w:val="0"/>
          <w:sz w:val="24"/>
          <w:rtl/>
        </w:rPr>
        <w:t>"ק</w:t>
      </w:r>
      <w:proofErr w:type="spellEnd"/>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w:t>
      </w:r>
      <w:proofErr w:type="spellStart"/>
      <w:r w:rsidRPr="00341985">
        <w:rPr>
          <w:bCs w:val="0"/>
          <w:sz w:val="24"/>
          <w:rtl/>
        </w:rPr>
        <w:t>מכח</w:t>
      </w:r>
      <w:proofErr w:type="spellEnd"/>
      <w:r w:rsidRPr="00341985">
        <w:rPr>
          <w:bCs w:val="0"/>
          <w:sz w:val="24"/>
          <w:rtl/>
        </w:rPr>
        <w:t xml:space="preserve"> כל עילה אחרת ו/או נוספת ע</w:t>
      </w:r>
      <w:r w:rsidRPr="00341985">
        <w:rPr>
          <w:rFonts w:hint="cs"/>
          <w:bCs w:val="0"/>
          <w:sz w:val="24"/>
          <w:rtl/>
        </w:rPr>
        <w:t>ל פי</w:t>
      </w:r>
      <w:r w:rsidRPr="00341985">
        <w:rPr>
          <w:bCs w:val="0"/>
          <w:sz w:val="24"/>
          <w:rtl/>
        </w:rPr>
        <w:t xml:space="preserve"> הדין.</w:t>
      </w:r>
    </w:p>
    <w:p w14:paraId="351F59BC" w14:textId="77777777" w:rsidR="00EB5A81" w:rsidRPr="00341985" w:rsidRDefault="00EB5A81" w:rsidP="00EB5A81">
      <w:pPr>
        <w:pStyle w:val="2"/>
        <w:ind w:left="1440"/>
        <w:jc w:val="both"/>
        <w:rPr>
          <w:bCs w:val="0"/>
          <w:sz w:val="24"/>
          <w:rtl/>
        </w:rPr>
      </w:pPr>
    </w:p>
    <w:p w14:paraId="0EC25F0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51C498A9" w14:textId="77777777" w:rsidR="00EB5A81" w:rsidRPr="00341985" w:rsidRDefault="00EB5A81" w:rsidP="00EB5A81">
      <w:pPr>
        <w:pStyle w:val="2"/>
        <w:jc w:val="both"/>
        <w:rPr>
          <w:bCs w:val="0"/>
          <w:sz w:val="24"/>
          <w:rtl/>
        </w:rPr>
      </w:pPr>
    </w:p>
    <w:p w14:paraId="7E2174A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6485A5D3" w14:textId="77777777" w:rsidR="00EB5A81" w:rsidRPr="00341985" w:rsidRDefault="00EB5A81" w:rsidP="00EB5A81">
      <w:pPr>
        <w:pStyle w:val="2"/>
        <w:ind w:left="1440"/>
        <w:jc w:val="both"/>
        <w:rPr>
          <w:bCs w:val="0"/>
          <w:sz w:val="24"/>
          <w:rtl/>
        </w:rPr>
      </w:pPr>
    </w:p>
    <w:p w14:paraId="76378A75" w14:textId="77777777" w:rsidR="00EB5A81" w:rsidRPr="00341985" w:rsidRDefault="00EB5A81" w:rsidP="00EB5A81">
      <w:pPr>
        <w:pStyle w:val="2"/>
        <w:keepNext w:val="0"/>
        <w:numPr>
          <w:ilvl w:val="1"/>
          <w:numId w:val="15"/>
        </w:numPr>
        <w:tabs>
          <w:tab w:val="left" w:pos="1440"/>
        </w:tabs>
        <w:ind w:left="1460"/>
        <w:jc w:val="both"/>
        <w:rPr>
          <w:bCs w:val="0"/>
          <w:sz w:val="24"/>
          <w:rtl/>
        </w:rPr>
      </w:pPr>
    </w:p>
    <w:p w14:paraId="4BC79F8B"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מבלי לגרוע מזכויות המזמין לפי </w:t>
      </w:r>
      <w:proofErr w:type="spellStart"/>
      <w:r w:rsidRPr="00341985">
        <w:rPr>
          <w:b w:val="0"/>
          <w:bCs w:val="0"/>
          <w:sz w:val="24"/>
          <w:u w:val="none"/>
          <w:rtl/>
        </w:rPr>
        <w:t>ס</w:t>
      </w:r>
      <w:r w:rsidRPr="00341985">
        <w:rPr>
          <w:rFonts w:hint="cs"/>
          <w:b w:val="0"/>
          <w:bCs w:val="0"/>
          <w:sz w:val="24"/>
          <w:u w:val="none"/>
          <w:rtl/>
        </w:rPr>
        <w:t>"ק</w:t>
      </w:r>
      <w:proofErr w:type="spellEnd"/>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444066D8" w14:textId="77777777" w:rsidR="00EB5A81" w:rsidRPr="00341985" w:rsidRDefault="00EB5A81" w:rsidP="00EB5A81">
      <w:pPr>
        <w:pStyle w:val="3"/>
        <w:ind w:left="2160"/>
        <w:rPr>
          <w:b w:val="0"/>
          <w:bCs w:val="0"/>
          <w:sz w:val="24"/>
          <w:rtl/>
        </w:rPr>
      </w:pPr>
    </w:p>
    <w:p w14:paraId="75B65404" w14:textId="77777777" w:rsidR="00EB5A81" w:rsidRPr="00341985" w:rsidRDefault="00EB5A81" w:rsidP="00EB5A81">
      <w:pPr>
        <w:pStyle w:val="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6EC21EB4"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2820C5F8" w14:textId="77777777" w:rsidR="00EB5A81" w:rsidRPr="00341985" w:rsidRDefault="00EB5A81" w:rsidP="00EB5A81">
      <w:pPr>
        <w:jc w:val="both"/>
        <w:rPr>
          <w:color w:val="000000"/>
          <w:sz w:val="24"/>
          <w:szCs w:val="24"/>
          <w:rtl/>
        </w:rPr>
      </w:pPr>
    </w:p>
    <w:p w14:paraId="0C578833" w14:textId="77777777" w:rsidR="00EB5A81" w:rsidRPr="00341985" w:rsidRDefault="00EB5A81" w:rsidP="00EB5A81">
      <w:pPr>
        <w:pStyle w:val="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1510BC7C" w14:textId="77777777" w:rsidR="00EB5A81" w:rsidRPr="00341985" w:rsidRDefault="00EB5A81" w:rsidP="00EB5A81">
      <w:pPr>
        <w:pStyle w:val="4"/>
        <w:ind w:left="2880"/>
        <w:jc w:val="both"/>
        <w:rPr>
          <w:bCs w:val="0"/>
          <w:u w:val="none"/>
          <w:rtl/>
        </w:rPr>
      </w:pPr>
    </w:p>
    <w:p w14:paraId="3E1B9E1D" w14:textId="77777777" w:rsidR="00EB5A81" w:rsidRPr="00341985" w:rsidRDefault="00EB5A81" w:rsidP="00EB5A81">
      <w:pPr>
        <w:pStyle w:val="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448D99CC" w14:textId="77777777" w:rsidR="00EB5A81" w:rsidRPr="00341985" w:rsidRDefault="00EB5A81" w:rsidP="00EB5A81">
      <w:pPr>
        <w:pStyle w:val="4"/>
        <w:jc w:val="both"/>
        <w:rPr>
          <w:bCs w:val="0"/>
          <w:sz w:val="24"/>
          <w:u w:val="none"/>
          <w:rtl/>
        </w:rPr>
      </w:pPr>
    </w:p>
    <w:p w14:paraId="07520A18"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7159EC2B" w14:textId="77777777" w:rsidR="00EB5A81" w:rsidRPr="00341985" w:rsidRDefault="00EB5A81" w:rsidP="00EB5A81">
      <w:pPr>
        <w:pStyle w:val="3"/>
        <w:ind w:left="2160"/>
        <w:rPr>
          <w:b w:val="0"/>
          <w:bCs w:val="0"/>
          <w:sz w:val="24"/>
          <w:rtl/>
        </w:rPr>
      </w:pPr>
    </w:p>
    <w:p w14:paraId="21C6295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4A2C5129" w14:textId="77777777" w:rsidR="00EB5A81" w:rsidRPr="00341985" w:rsidRDefault="00EB5A81" w:rsidP="00EB5A81">
      <w:pPr>
        <w:pStyle w:val="2"/>
        <w:ind w:left="1440"/>
        <w:jc w:val="both"/>
        <w:rPr>
          <w:bCs w:val="0"/>
          <w:sz w:val="24"/>
          <w:rtl/>
        </w:rPr>
      </w:pPr>
    </w:p>
    <w:p w14:paraId="21325CFA"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24259673" w14:textId="77777777" w:rsidR="00EB5A81" w:rsidRPr="00341985" w:rsidRDefault="00EB5A81" w:rsidP="00EB5A81">
      <w:pPr>
        <w:ind w:left="1560" w:hanging="700"/>
        <w:jc w:val="both"/>
        <w:rPr>
          <w:color w:val="000000"/>
          <w:sz w:val="24"/>
          <w:szCs w:val="24"/>
          <w:rtl/>
        </w:rPr>
      </w:pPr>
    </w:p>
    <w:p w14:paraId="51097306"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העברת זכויות</w:t>
      </w:r>
    </w:p>
    <w:p w14:paraId="728E7E53" w14:textId="77777777" w:rsidR="00EB5A81" w:rsidRPr="00341985" w:rsidRDefault="00EB5A81" w:rsidP="00EB5A81">
      <w:pPr>
        <w:pStyle w:val="1"/>
        <w:ind w:left="720"/>
        <w:rPr>
          <w:sz w:val="24"/>
          <w:u w:val="single"/>
          <w:rtl/>
        </w:rPr>
      </w:pPr>
    </w:p>
    <w:p w14:paraId="5F912B7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5F3E45A2" w14:textId="77777777" w:rsidR="00EB5A81" w:rsidRPr="00341985" w:rsidRDefault="00EB5A81" w:rsidP="00EB5A81">
      <w:pPr>
        <w:pStyle w:val="2"/>
        <w:ind w:left="1440"/>
        <w:jc w:val="both"/>
        <w:rPr>
          <w:bCs w:val="0"/>
          <w:sz w:val="24"/>
          <w:rtl/>
        </w:rPr>
      </w:pPr>
    </w:p>
    <w:p w14:paraId="73022EE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35CEC9C2" w14:textId="77777777" w:rsidR="00EB5A81" w:rsidRPr="00341985" w:rsidRDefault="00EB5A81" w:rsidP="00EB5A81">
      <w:pPr>
        <w:pStyle w:val="2"/>
        <w:jc w:val="both"/>
        <w:rPr>
          <w:bCs w:val="0"/>
          <w:sz w:val="24"/>
          <w:rtl/>
        </w:rPr>
      </w:pPr>
    </w:p>
    <w:p w14:paraId="591EEFF7"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12E8C46E" w14:textId="77777777" w:rsidR="00EB5A81" w:rsidRPr="00341985" w:rsidRDefault="00EB5A81" w:rsidP="00EB5A81">
      <w:pPr>
        <w:pStyle w:val="2"/>
        <w:jc w:val="both"/>
        <w:rPr>
          <w:bCs w:val="0"/>
          <w:sz w:val="24"/>
          <w:rtl/>
        </w:rPr>
      </w:pPr>
    </w:p>
    <w:p w14:paraId="06C46072"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סיום שרותי המפקח</w:t>
      </w:r>
    </w:p>
    <w:p w14:paraId="36B49689" w14:textId="77777777" w:rsidR="00EB5A81" w:rsidRPr="00341985" w:rsidRDefault="00EB5A81" w:rsidP="00EB5A81">
      <w:pPr>
        <w:pStyle w:val="1"/>
        <w:ind w:left="720"/>
        <w:rPr>
          <w:sz w:val="24"/>
          <w:u w:val="single"/>
          <w:rtl/>
        </w:rPr>
      </w:pPr>
    </w:p>
    <w:p w14:paraId="48FFC42F"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171624AE" w14:textId="77777777" w:rsidR="00EB5A81" w:rsidRPr="00341985" w:rsidRDefault="00EB5A81" w:rsidP="00EB5A81">
      <w:pPr>
        <w:jc w:val="both"/>
        <w:rPr>
          <w:color w:val="000000"/>
          <w:sz w:val="24"/>
          <w:szCs w:val="24"/>
          <w:rtl/>
        </w:rPr>
      </w:pPr>
    </w:p>
    <w:p w14:paraId="4789E66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1057CF70" w14:textId="77777777" w:rsidR="00EB5A81" w:rsidRPr="00341985" w:rsidRDefault="00EB5A81" w:rsidP="00EB5A81">
      <w:pPr>
        <w:pStyle w:val="2"/>
        <w:ind w:left="1440"/>
        <w:jc w:val="both"/>
        <w:rPr>
          <w:bCs w:val="0"/>
          <w:sz w:val="24"/>
          <w:rtl/>
        </w:rPr>
      </w:pPr>
    </w:p>
    <w:p w14:paraId="13BDB802"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7048E0AB" w14:textId="77777777" w:rsidR="00EB5A81" w:rsidRPr="00341985" w:rsidRDefault="00EB5A81" w:rsidP="00EB5A81">
      <w:pPr>
        <w:jc w:val="both"/>
        <w:rPr>
          <w:color w:val="000000"/>
          <w:sz w:val="24"/>
          <w:szCs w:val="24"/>
          <w:rtl/>
        </w:rPr>
      </w:pPr>
    </w:p>
    <w:p w14:paraId="36DFE5F3" w14:textId="77777777" w:rsidR="00EB5A81" w:rsidRPr="00BC1995" w:rsidRDefault="00EB5A81" w:rsidP="00EB5A81">
      <w:pPr>
        <w:pStyle w:val="1"/>
        <w:keepNext w:val="0"/>
        <w:numPr>
          <w:ilvl w:val="0"/>
          <w:numId w:val="15"/>
        </w:numPr>
        <w:ind w:left="740"/>
        <w:rPr>
          <w:b/>
          <w:bCs/>
          <w:sz w:val="24"/>
          <w:u w:val="single"/>
        </w:rPr>
      </w:pPr>
      <w:r w:rsidRPr="00BC1995">
        <w:rPr>
          <w:b/>
          <w:bCs/>
          <w:sz w:val="24"/>
          <w:u w:val="single"/>
          <w:rtl/>
        </w:rPr>
        <w:t>סודיות</w:t>
      </w:r>
    </w:p>
    <w:p w14:paraId="46856F6C" w14:textId="77777777" w:rsidR="00EB5A81" w:rsidRPr="00341985" w:rsidRDefault="00EB5A81" w:rsidP="00EB5A81">
      <w:pPr>
        <w:pStyle w:val="1"/>
        <w:ind w:left="720"/>
        <w:rPr>
          <w:sz w:val="24"/>
          <w:u w:val="single"/>
          <w:rtl/>
        </w:rPr>
      </w:pPr>
    </w:p>
    <w:p w14:paraId="08105B67"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w:t>
      </w:r>
      <w:proofErr w:type="spellStart"/>
      <w:r w:rsidRPr="00341985">
        <w:rPr>
          <w:bCs w:val="0"/>
          <w:sz w:val="24"/>
          <w:rtl/>
        </w:rPr>
        <w:t>התכניות</w:t>
      </w:r>
      <w:proofErr w:type="spellEnd"/>
      <w:r w:rsidRPr="00341985">
        <w:rPr>
          <w:bCs w:val="0"/>
          <w:sz w:val="24"/>
          <w:rtl/>
        </w:rPr>
        <w:t xml:space="preserve">,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768F37BC" w14:textId="77777777" w:rsidR="00EB5A81" w:rsidRPr="00341985" w:rsidRDefault="00EB5A81" w:rsidP="00EB5A81">
      <w:pPr>
        <w:pStyle w:val="2"/>
        <w:ind w:left="1440"/>
        <w:jc w:val="both"/>
        <w:rPr>
          <w:bCs w:val="0"/>
          <w:sz w:val="24"/>
          <w:rtl/>
        </w:rPr>
      </w:pPr>
    </w:p>
    <w:p w14:paraId="6F5A25C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70680E25" w14:textId="77777777" w:rsidR="00EB5A81" w:rsidRPr="00341985" w:rsidRDefault="00EB5A81" w:rsidP="00EB5A81">
      <w:pPr>
        <w:pStyle w:val="2"/>
        <w:jc w:val="both"/>
        <w:rPr>
          <w:bCs w:val="0"/>
          <w:sz w:val="24"/>
          <w:rtl/>
        </w:rPr>
      </w:pPr>
    </w:p>
    <w:p w14:paraId="62F38CF6"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 xml:space="preserve">את </w:t>
      </w:r>
      <w:proofErr w:type="spellStart"/>
      <w:r w:rsidRPr="00341985">
        <w:rPr>
          <w:rFonts w:hint="cs"/>
          <w:bCs w:val="0"/>
          <w:sz w:val="24"/>
          <w:rtl/>
        </w:rPr>
        <w:t>שלוחיו</w:t>
      </w:r>
      <w:proofErr w:type="spellEnd"/>
      <w:r w:rsidRPr="00341985">
        <w:rPr>
          <w:rFonts w:hint="cs"/>
          <w:bCs w:val="0"/>
          <w:sz w:val="24"/>
          <w:rtl/>
        </w:rPr>
        <w:t xml:space="preserve">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3473AC62" w14:textId="77777777" w:rsidR="00EB5A81" w:rsidRPr="00341985" w:rsidRDefault="00EB5A81" w:rsidP="00EB5A81">
      <w:pPr>
        <w:tabs>
          <w:tab w:val="left" w:pos="1580"/>
        </w:tabs>
        <w:ind w:left="2320" w:hanging="1460"/>
        <w:jc w:val="both"/>
        <w:rPr>
          <w:color w:val="000000"/>
          <w:sz w:val="24"/>
          <w:szCs w:val="24"/>
          <w:rtl/>
        </w:rPr>
      </w:pPr>
    </w:p>
    <w:p w14:paraId="54A8FE79" w14:textId="77777777" w:rsidR="00EB5A81" w:rsidRPr="00341985" w:rsidRDefault="00EB5A81" w:rsidP="00EB5A81">
      <w:pPr>
        <w:pStyle w:val="1"/>
        <w:ind w:left="20"/>
        <w:rPr>
          <w:sz w:val="24"/>
          <w:u w:val="single"/>
        </w:rPr>
      </w:pPr>
    </w:p>
    <w:p w14:paraId="72373DBF"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שונות</w:t>
      </w:r>
    </w:p>
    <w:p w14:paraId="4C48C7C4" w14:textId="77777777" w:rsidR="00EB5A81" w:rsidRPr="00341985" w:rsidRDefault="00EB5A81" w:rsidP="00EB5A81">
      <w:pPr>
        <w:pStyle w:val="1"/>
        <w:ind w:left="720"/>
        <w:rPr>
          <w:sz w:val="24"/>
          <w:u w:val="single"/>
          <w:rtl/>
        </w:rPr>
      </w:pPr>
    </w:p>
    <w:p w14:paraId="1F247BF4"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 xml:space="preserve">הבעלות, בכל המסמכים, </w:t>
      </w:r>
      <w:proofErr w:type="spellStart"/>
      <w:r w:rsidRPr="00341985">
        <w:rPr>
          <w:rFonts w:hint="cs"/>
          <w:bCs w:val="0"/>
          <w:sz w:val="24"/>
          <w:rtl/>
        </w:rPr>
        <w:t>התכניות</w:t>
      </w:r>
      <w:proofErr w:type="spellEnd"/>
      <w:r w:rsidRPr="00341985">
        <w:rPr>
          <w:rFonts w:hint="cs"/>
          <w:bCs w:val="0"/>
          <w:sz w:val="24"/>
          <w:rtl/>
        </w:rPr>
        <w:t xml:space="preserve">, </w:t>
      </w:r>
      <w:proofErr w:type="spellStart"/>
      <w:r w:rsidRPr="00341985">
        <w:rPr>
          <w:rFonts w:hint="cs"/>
          <w:bCs w:val="0"/>
          <w:sz w:val="24"/>
          <w:rtl/>
        </w:rPr>
        <w:t>התשריטים</w:t>
      </w:r>
      <w:proofErr w:type="spellEnd"/>
      <w:r w:rsidRPr="00341985">
        <w:rPr>
          <w:rFonts w:hint="cs"/>
          <w:bCs w:val="0"/>
          <w:sz w:val="24"/>
          <w:rtl/>
        </w:rPr>
        <w:t>,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55B3F9A2" w14:textId="77777777" w:rsidR="00EB5A81" w:rsidRPr="00341985" w:rsidRDefault="00EB5A81" w:rsidP="00EB5A81">
      <w:pPr>
        <w:pStyle w:val="2"/>
        <w:ind w:left="740"/>
        <w:jc w:val="both"/>
        <w:rPr>
          <w:bCs w:val="0"/>
          <w:sz w:val="24"/>
        </w:rPr>
      </w:pPr>
    </w:p>
    <w:p w14:paraId="747CAC51"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6DEB91EA"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0149ACD5"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02780D5F" w14:textId="77777777" w:rsidR="00EB5A81" w:rsidRPr="00341985" w:rsidRDefault="00EB5A81" w:rsidP="00EB5A81">
      <w:pPr>
        <w:ind w:left="2160"/>
        <w:jc w:val="both"/>
        <w:rPr>
          <w:color w:val="000000"/>
          <w:sz w:val="24"/>
          <w:szCs w:val="24"/>
          <w:rtl/>
        </w:rPr>
      </w:pPr>
    </w:p>
    <w:p w14:paraId="52A5AC8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lastRenderedPageBreak/>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38D7E901" w14:textId="77777777" w:rsidR="00EB5A81" w:rsidRPr="00341985" w:rsidRDefault="00EB5A81" w:rsidP="00EB5A81">
      <w:pPr>
        <w:pStyle w:val="2"/>
        <w:ind w:left="1440"/>
        <w:jc w:val="both"/>
        <w:rPr>
          <w:bCs w:val="0"/>
          <w:sz w:val="24"/>
          <w:rtl/>
        </w:rPr>
      </w:pPr>
    </w:p>
    <w:p w14:paraId="4E129A9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 xml:space="preserve">האמור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3AC05FED" w14:textId="77777777" w:rsidR="00EB5A81" w:rsidRPr="00341985" w:rsidRDefault="00EB5A81" w:rsidP="00EB5A81">
      <w:pPr>
        <w:pStyle w:val="2"/>
        <w:jc w:val="both"/>
        <w:rPr>
          <w:bCs w:val="0"/>
          <w:sz w:val="24"/>
          <w:rtl/>
        </w:rPr>
      </w:pPr>
    </w:p>
    <w:p w14:paraId="012CEA3B"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למשך תקופה של 7 שנים ממועד סיום מתן שירותי המפקח, יהא על המפקח לשמור כל חומר בכתב לרבות כל תוכנית, מפרט, אישור, היתר, תרשים וכל מסמך 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332298D3" w14:textId="77777777" w:rsidR="00EB5A81" w:rsidRPr="00341985" w:rsidRDefault="00EB5A81" w:rsidP="00EB5A81">
      <w:pPr>
        <w:pStyle w:val="2"/>
        <w:ind w:left="1440"/>
        <w:jc w:val="both"/>
        <w:rPr>
          <w:bCs w:val="0"/>
          <w:sz w:val="24"/>
          <w:rtl/>
        </w:rPr>
      </w:pPr>
    </w:p>
    <w:p w14:paraId="514DA3C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שום התנהגות מצד איזה מהצדדים לא תחשב </w:t>
      </w:r>
      <w:proofErr w:type="spellStart"/>
      <w:r w:rsidRPr="00341985">
        <w:rPr>
          <w:bCs w:val="0"/>
          <w:sz w:val="24"/>
          <w:rtl/>
        </w:rPr>
        <w:t>כויתור</w:t>
      </w:r>
      <w:proofErr w:type="spellEnd"/>
      <w:r w:rsidRPr="00341985">
        <w:rPr>
          <w:bCs w:val="0"/>
          <w:sz w:val="24"/>
          <w:rtl/>
        </w:rPr>
        <w:t xml:space="preserve">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2A9004EF" w14:textId="77777777" w:rsidR="00EB5A81" w:rsidRPr="00341985" w:rsidRDefault="00EB5A81" w:rsidP="00EB5A81">
      <w:pPr>
        <w:pStyle w:val="2"/>
        <w:jc w:val="both"/>
        <w:rPr>
          <w:bCs w:val="0"/>
          <w:sz w:val="24"/>
          <w:rtl/>
        </w:rPr>
      </w:pPr>
    </w:p>
    <w:p w14:paraId="721A1080"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6CF7E9DF" w14:textId="77777777" w:rsidR="00EB5A81" w:rsidRPr="00341985" w:rsidRDefault="00EB5A81" w:rsidP="00EB5A81">
      <w:pPr>
        <w:pStyle w:val="2"/>
        <w:jc w:val="both"/>
        <w:rPr>
          <w:bCs w:val="0"/>
          <w:sz w:val="24"/>
          <w:rtl/>
        </w:rPr>
      </w:pPr>
    </w:p>
    <w:p w14:paraId="7DD3F51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חוזה זה על נספחיו, יחייב את המזמין אך ורק בכפוף לחתימתו כדין ע"י </w:t>
      </w:r>
      <w:proofErr w:type="spellStart"/>
      <w:r w:rsidRPr="00341985">
        <w:rPr>
          <w:bCs w:val="0"/>
          <w:sz w:val="24"/>
          <w:rtl/>
        </w:rPr>
        <w:t>מורשי</w:t>
      </w:r>
      <w:proofErr w:type="spellEnd"/>
      <w:r w:rsidRPr="00341985">
        <w:rPr>
          <w:bCs w:val="0"/>
          <w:sz w:val="24"/>
          <w:rtl/>
        </w:rPr>
        <w:t xml:space="preserve"> החתימה של המזמין.</w:t>
      </w:r>
    </w:p>
    <w:p w14:paraId="476E4E8B" w14:textId="77777777" w:rsidR="00EB5A81" w:rsidRPr="00341985" w:rsidRDefault="00EB5A81" w:rsidP="00EB5A81">
      <w:pPr>
        <w:pStyle w:val="2"/>
        <w:jc w:val="both"/>
        <w:rPr>
          <w:bCs w:val="0"/>
          <w:sz w:val="24"/>
          <w:rtl/>
        </w:rPr>
      </w:pPr>
    </w:p>
    <w:p w14:paraId="6DC8069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w:t>
      </w:r>
      <w:proofErr w:type="spellStart"/>
      <w:r w:rsidRPr="00341985">
        <w:rPr>
          <w:bCs w:val="0"/>
          <w:sz w:val="24"/>
          <w:rtl/>
        </w:rPr>
        <w:t>לס"ק</w:t>
      </w:r>
      <w:proofErr w:type="spellEnd"/>
      <w:r w:rsidRPr="00341985">
        <w:rPr>
          <w:bCs w:val="0"/>
          <w:sz w:val="24"/>
          <w:rtl/>
        </w:rPr>
        <w:t xml:space="preserve"> זה.</w:t>
      </w:r>
    </w:p>
    <w:p w14:paraId="2DB16509" w14:textId="77777777" w:rsidR="00EB5A81" w:rsidRPr="00341985" w:rsidRDefault="00EB5A81" w:rsidP="00EB5A81">
      <w:pPr>
        <w:pStyle w:val="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097DDB1F" w14:textId="77777777" w:rsidR="00EB5A81" w:rsidRPr="00341985" w:rsidRDefault="00EB5A81" w:rsidP="00EB5A81">
      <w:pPr>
        <w:pStyle w:val="2"/>
        <w:ind w:left="2160"/>
        <w:jc w:val="both"/>
        <w:rPr>
          <w:bCs w:val="0"/>
          <w:sz w:val="24"/>
          <w:rtl/>
        </w:rPr>
      </w:pPr>
    </w:p>
    <w:p w14:paraId="3C4BE75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46F7AFFB" w14:textId="77777777" w:rsidR="00EB5A81" w:rsidRPr="00341985" w:rsidRDefault="00EB5A81" w:rsidP="00EB5A81">
      <w:pPr>
        <w:pStyle w:val="2"/>
        <w:jc w:val="both"/>
        <w:rPr>
          <w:bCs w:val="0"/>
          <w:sz w:val="24"/>
          <w:rtl/>
        </w:rPr>
      </w:pPr>
    </w:p>
    <w:p w14:paraId="2726F7D1"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1CFDD948" w14:textId="77777777" w:rsidR="00EB5A81" w:rsidRPr="00341985" w:rsidRDefault="00EB5A81" w:rsidP="00EB5A81">
      <w:pPr>
        <w:pStyle w:val="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51855627" w14:textId="77777777" w:rsidR="00EB5A81" w:rsidRPr="00341985" w:rsidRDefault="00EB5A81" w:rsidP="00EB5A81">
      <w:pPr>
        <w:ind w:left="1560" w:hanging="700"/>
        <w:jc w:val="both"/>
        <w:rPr>
          <w:sz w:val="24"/>
          <w:szCs w:val="24"/>
          <w:rtl/>
        </w:rPr>
      </w:pPr>
    </w:p>
    <w:p w14:paraId="0346FC73" w14:textId="77777777" w:rsidR="00EB5A81" w:rsidRPr="00341985" w:rsidRDefault="00EB5A81" w:rsidP="00EB5A81">
      <w:pPr>
        <w:ind w:left="1560" w:hanging="700"/>
        <w:jc w:val="both"/>
        <w:rPr>
          <w:sz w:val="24"/>
          <w:szCs w:val="24"/>
          <w:rtl/>
        </w:rPr>
      </w:pPr>
    </w:p>
    <w:p w14:paraId="554F78EE"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64DF224B"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5F33944D"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58CD2DE1"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5265FDC2" w14:textId="45812783" w:rsidR="00E70812" w:rsidRPr="00E70812" w:rsidRDefault="00E70812" w:rsidP="00E70812">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lastRenderedPageBreak/>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0613B">
            <w:rPr>
              <w:rFonts w:ascii="Times New Roman" w:eastAsia="Times New Roman" w:hAnsi="Times New Roman"/>
              <w:color w:val="00B0F0"/>
              <w:sz w:val="20"/>
              <w:szCs w:val="24"/>
              <w:u w:val="single"/>
              <w:rtl/>
              <w:lang w:eastAsia="he-IL"/>
            </w:rPr>
            <w:t>אפרתי מדפיס ניהול פרויקטים בע"מ</w:t>
          </w:r>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60613B">
            <w:rPr>
              <w:rFonts w:ascii="Times New Roman" w:eastAsia="Times New Roman" w:hAnsi="Times New Roman"/>
              <w:color w:val="00B0F0"/>
              <w:sz w:val="20"/>
              <w:szCs w:val="24"/>
              <w:u w:val="single"/>
              <w:rtl/>
              <w:lang w:eastAsia="he-IL"/>
            </w:rPr>
            <w:t>אפריקה התחדשות עירונית</w:t>
          </w:r>
        </w:sdtContent>
      </w:sdt>
    </w:p>
    <w:p w14:paraId="5DFFFB1B" w14:textId="6CDE6069" w:rsidR="00A21D15" w:rsidRDefault="00E70812" w:rsidP="00A21D15">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roofErr w:type="spellStart"/>
      <w:r w:rsidR="00A21D15">
        <w:rPr>
          <w:rFonts w:ascii="Times New Roman" w:eastAsia="Times New Roman" w:hAnsi="Times New Roman" w:hint="cs"/>
          <w:sz w:val="20"/>
          <w:szCs w:val="24"/>
          <w:rtl/>
          <w:lang w:eastAsia="he-IL"/>
        </w:rPr>
        <w:t>מצלאוי</w:t>
      </w:r>
      <w:proofErr w:type="spellEnd"/>
      <w:r w:rsidR="00A21D15">
        <w:rPr>
          <w:rFonts w:ascii="Times New Roman" w:eastAsia="Times New Roman" w:hAnsi="Times New Roman" w:hint="cs"/>
          <w:sz w:val="20"/>
          <w:szCs w:val="24"/>
          <w:rtl/>
          <w:lang w:eastAsia="he-IL"/>
        </w:rPr>
        <w:t xml:space="preserve"> חברה </w:t>
      </w:r>
      <w:proofErr w:type="spellStart"/>
      <w:r w:rsidR="00A21D15">
        <w:rPr>
          <w:rFonts w:ascii="Times New Roman" w:eastAsia="Times New Roman" w:hAnsi="Times New Roman" w:hint="cs"/>
          <w:sz w:val="20"/>
          <w:szCs w:val="24"/>
          <w:rtl/>
          <w:lang w:eastAsia="he-IL"/>
        </w:rPr>
        <w:t>לבנין</w:t>
      </w:r>
      <w:proofErr w:type="spellEnd"/>
      <w:r w:rsidR="00A21D15">
        <w:rPr>
          <w:rFonts w:ascii="Times New Roman" w:eastAsia="Times New Roman" w:hAnsi="Times New Roman" w:hint="cs"/>
          <w:sz w:val="20"/>
          <w:szCs w:val="24"/>
          <w:rtl/>
          <w:lang w:eastAsia="he-IL"/>
        </w:rPr>
        <w:t xml:space="preserve"> בע"מ</w:t>
      </w:r>
      <w:r w:rsidRPr="00E70812">
        <w:rPr>
          <w:rFonts w:ascii="Times New Roman" w:eastAsia="Times New Roman" w:hAnsi="Times New Roman"/>
          <w:sz w:val="20"/>
          <w:szCs w:val="24"/>
          <w:lang w:eastAsia="he-IL"/>
        </w:rPr>
        <w:t xml:space="preserve"> </w:t>
      </w:r>
    </w:p>
    <w:p w14:paraId="2DC4E055" w14:textId="0A8B5D96" w:rsidR="00E70812" w:rsidRPr="00E70812" w:rsidRDefault="00164B31"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Pr>
          <w:rFonts w:ascii="Times New Roman" w:eastAsia="Times New Roman" w:hAnsi="Times New Roman" w:hint="cs"/>
          <w:sz w:val="20"/>
          <w:szCs w:val="24"/>
          <w:rtl/>
          <w:lang w:eastAsia="he-IL"/>
        </w:rPr>
        <w:t xml:space="preserve">                       </w:t>
      </w:r>
      <w:r w:rsidR="00A21D15">
        <w:rPr>
          <w:rFonts w:ascii="Times New Roman" w:eastAsia="Times New Roman" w:hAnsi="Times New Roman" w:hint="cs"/>
          <w:sz w:val="20"/>
          <w:szCs w:val="24"/>
          <w:rtl/>
          <w:lang w:eastAsia="he-IL"/>
        </w:rPr>
        <w:t xml:space="preserve">המפקח                                                                              </w:t>
      </w:r>
      <w:r>
        <w:rPr>
          <w:rFonts w:ascii="Times New Roman" w:eastAsia="Times New Roman" w:hAnsi="Times New Roman" w:hint="cs"/>
          <w:sz w:val="20"/>
          <w:szCs w:val="24"/>
          <w:rtl/>
          <w:lang w:eastAsia="he-IL"/>
        </w:rPr>
        <w:t xml:space="preserve">               </w:t>
      </w:r>
      <w:r w:rsidR="00E70812" w:rsidRPr="00E70812">
        <w:rPr>
          <w:rFonts w:ascii="Times New Roman" w:eastAsia="Times New Roman" w:hAnsi="Times New Roman"/>
          <w:sz w:val="20"/>
          <w:szCs w:val="24"/>
          <w:rtl/>
          <w:lang w:eastAsia="he-IL"/>
        </w:rPr>
        <w:t>המזמין</w:t>
      </w:r>
      <w:r w:rsidR="00E70812" w:rsidRPr="00E70812">
        <w:rPr>
          <w:rFonts w:ascii="Times New Roman" w:eastAsia="Times New Roman" w:hAnsi="Times New Roman"/>
          <w:sz w:val="20"/>
          <w:szCs w:val="24"/>
          <w:lang w:eastAsia="he-IL"/>
        </w:rPr>
        <w:t xml:space="preserve"> </w:t>
      </w:r>
    </w:p>
    <w:p w14:paraId="74DEE315"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25BAA467"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0441BBFE"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68D5B811"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6A03583D"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1D5D03DD"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1469F7C0"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405238A6"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2D53FF1D"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0A6EC7F7"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56FA0CB2" w14:textId="383BFA34" w:rsidR="00E70812" w:rsidRPr="00E70812" w:rsidRDefault="00E70812" w:rsidP="00032749">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w:t>
      </w:r>
      <w:r w:rsidR="00032749">
        <w:rPr>
          <w:rFonts w:ascii="Times New Roman" w:eastAsia="Times New Roman" w:hAnsi="Times New Roman" w:hint="cs"/>
          <w:sz w:val="24"/>
          <w:szCs w:val="24"/>
          <w:rtl/>
          <w:lang w:eastAsia="he-IL"/>
        </w:rPr>
        <w:t xml:space="preserve"> פינוי בינוי במסגרת התחדשות עירונית הכולל הריסת 3 </w:t>
      </w:r>
      <w:r w:rsidRPr="00E70812">
        <w:rPr>
          <w:rFonts w:ascii="Times New Roman" w:eastAsia="Times New Roman" w:hAnsi="Times New Roman" w:hint="cs"/>
          <w:sz w:val="24"/>
          <w:szCs w:val="24"/>
          <w:rtl/>
          <w:lang w:eastAsia="he-IL"/>
        </w:rPr>
        <w:t>ב</w:t>
      </w:r>
      <w:r w:rsidR="00032749">
        <w:rPr>
          <w:rFonts w:ascii="Times New Roman" w:eastAsia="Times New Roman" w:hAnsi="Times New Roman" w:hint="cs"/>
          <w:sz w:val="24"/>
          <w:szCs w:val="24"/>
          <w:rtl/>
          <w:lang w:eastAsia="he-IL"/>
        </w:rPr>
        <w:t>ניינים קיימים וב</w:t>
      </w:r>
      <w:r w:rsidRPr="00E70812">
        <w:rPr>
          <w:rFonts w:ascii="Times New Roman" w:eastAsia="Times New Roman" w:hAnsi="Times New Roman" w:hint="cs"/>
          <w:sz w:val="24"/>
          <w:szCs w:val="24"/>
          <w:rtl/>
          <w:lang w:eastAsia="he-IL"/>
        </w:rPr>
        <w:t>ניית</w:t>
      </w:r>
      <w:r w:rsidR="00032749">
        <w:rPr>
          <w:rFonts w:ascii="Times New Roman" w:eastAsia="Times New Roman" w:hAnsi="Times New Roman" w:hint="cs"/>
          <w:sz w:val="24"/>
          <w:szCs w:val="24"/>
          <w:rtl/>
          <w:lang w:eastAsia="he-IL"/>
        </w:rPr>
        <w:t xml:space="preserve"> 6 בניינים חדשים בהם כ- 204</w:t>
      </w:r>
      <w:r w:rsidRPr="00E70812">
        <w:rPr>
          <w:rFonts w:ascii="Times New Roman" w:eastAsia="Times New Roman" w:hAnsi="Times New Roman" w:hint="cs"/>
          <w:sz w:val="24"/>
          <w:szCs w:val="24"/>
          <w:rtl/>
          <w:lang w:eastAsia="he-IL"/>
        </w:rPr>
        <w:t xml:space="preserve"> יחידות דיור, שטחי מסחר,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CD4FB4">
            <w:rPr>
              <w:rFonts w:ascii="Times New Roman" w:eastAsia="Times New Roman" w:hAnsi="Times New Roman" w:hint="cs"/>
              <w:color w:val="00B0F0"/>
              <w:sz w:val="24"/>
              <w:szCs w:val="24"/>
              <w:rtl/>
              <w:lang w:eastAsia="he-IL"/>
            </w:rPr>
            <w:t>הרצליה</w:t>
          </w:r>
        </w:sdtContent>
      </w:sdt>
      <w:r w:rsidRPr="00E70812">
        <w:rPr>
          <w:rFonts w:ascii="Times New Roman" w:eastAsia="Times New Roman" w:hAnsi="Times New Roman" w:hint="cs"/>
          <w:color w:val="00B0F0"/>
          <w:sz w:val="24"/>
          <w:szCs w:val="24"/>
          <w:rtl/>
          <w:lang w:eastAsia="he-IL"/>
        </w:rPr>
        <w:t xml:space="preserve"> </w:t>
      </w:r>
      <w:r w:rsidR="00032749">
        <w:rPr>
          <w:rFonts w:ascii="Times New Roman" w:eastAsia="Times New Roman" w:hAnsi="Times New Roman"/>
          <w:color w:val="00B0F0"/>
          <w:sz w:val="24"/>
          <w:szCs w:val="24"/>
          <w:rtl/>
          <w:lang w:eastAsia="he-IL"/>
        </w:rPr>
        <w:t>–</w:t>
      </w:r>
      <w:r w:rsidR="00032749">
        <w:rPr>
          <w:rFonts w:ascii="Times New Roman" w:eastAsia="Times New Roman" w:hAnsi="Times New Roman" w:hint="cs"/>
          <w:color w:val="00B0F0"/>
          <w:sz w:val="24"/>
          <w:szCs w:val="24"/>
          <w:rtl/>
          <w:lang w:eastAsia="he-IL"/>
        </w:rPr>
        <w:t xml:space="preserve"> רחוב</w:t>
      </w:r>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D4FB4">
            <w:rPr>
              <w:rFonts w:ascii="Times New Roman" w:eastAsia="Times New Roman" w:hAnsi="Times New Roman" w:hint="cs"/>
              <w:color w:val="00B0F0"/>
              <w:sz w:val="24"/>
              <w:szCs w:val="24"/>
              <w:rtl/>
            </w:rPr>
            <w:t>הכוזרי</w:t>
          </w:r>
        </w:sdtContent>
      </w:sdt>
      <w:r w:rsidRPr="00E70812">
        <w:rPr>
          <w:rFonts w:ascii="Times New Roman" w:eastAsia="Times New Roman" w:hAnsi="Times New Roman" w:hint="cs"/>
          <w:sz w:val="24"/>
          <w:szCs w:val="24"/>
          <w:rtl/>
          <w:lang w:eastAsia="he-IL"/>
        </w:rPr>
        <w:t xml:space="preserve"> </w:t>
      </w:r>
      <w:r w:rsidR="00032749">
        <w:rPr>
          <w:rFonts w:ascii="Times New Roman" w:eastAsia="Times New Roman" w:hAnsi="Times New Roman" w:hint="cs"/>
          <w:sz w:val="24"/>
          <w:szCs w:val="24"/>
          <w:rtl/>
          <w:lang w:eastAsia="he-IL"/>
        </w:rPr>
        <w:t xml:space="preserve">פינת רחוב </w:t>
      </w:r>
      <w:proofErr w:type="spellStart"/>
      <w:r w:rsidR="00032749">
        <w:rPr>
          <w:rFonts w:ascii="Times New Roman" w:eastAsia="Times New Roman" w:hAnsi="Times New Roman" w:hint="cs"/>
          <w:sz w:val="24"/>
          <w:szCs w:val="24"/>
          <w:rtl/>
          <w:lang w:eastAsia="he-IL"/>
        </w:rPr>
        <w:t>מאז"ה</w:t>
      </w:r>
      <w:proofErr w:type="spellEnd"/>
      <w:r w:rsidR="00032749">
        <w:rPr>
          <w:rFonts w:ascii="Times New Roman" w:eastAsia="Times New Roman" w:hAnsi="Times New Roman" w:hint="cs"/>
          <w:sz w:val="24"/>
          <w:szCs w:val="24"/>
          <w:rtl/>
          <w:lang w:eastAsia="he-IL"/>
        </w:rPr>
        <w:t xml:space="preserve">, </w:t>
      </w:r>
      <w:r w:rsidRPr="00E70812">
        <w:rPr>
          <w:rFonts w:ascii="Times New Roman" w:eastAsia="Times New Roman" w:hAnsi="Times New Roman" w:hint="cs"/>
          <w:sz w:val="24"/>
          <w:szCs w:val="24"/>
          <w:rtl/>
          <w:lang w:eastAsia="he-IL"/>
        </w:rPr>
        <w:t xml:space="preserve">לרבות </w:t>
      </w:r>
      <w:r w:rsidR="00032749">
        <w:rPr>
          <w:rFonts w:ascii="Times New Roman" w:eastAsia="Times New Roman" w:hAnsi="Times New Roman" w:hint="cs"/>
          <w:sz w:val="24"/>
          <w:szCs w:val="24"/>
          <w:rtl/>
          <w:lang w:eastAsia="he-IL"/>
        </w:rPr>
        <w:t xml:space="preserve">שיפוץ והרחבת בית כנסת קיים ולרבות </w:t>
      </w:r>
      <w:r w:rsidRPr="00E70812">
        <w:rPr>
          <w:rFonts w:ascii="Times New Roman" w:eastAsia="Times New Roman" w:hAnsi="Times New Roman" w:hint="cs"/>
          <w:sz w:val="24"/>
          <w:szCs w:val="24"/>
          <w:rtl/>
          <w:lang w:eastAsia="he-IL"/>
        </w:rPr>
        <w:t>עבודות פיתוח על</w:t>
      </w:r>
      <w:r w:rsidR="00032749">
        <w:rPr>
          <w:rFonts w:ascii="Times New Roman" w:eastAsia="Times New Roman" w:hAnsi="Times New Roman" w:hint="cs"/>
          <w:sz w:val="24"/>
          <w:szCs w:val="24"/>
          <w:rtl/>
          <w:lang w:eastAsia="he-IL"/>
        </w:rPr>
        <w:t xml:space="preserve"> כולל כיכר עירונית</w:t>
      </w:r>
      <w:r w:rsidRPr="00E70812">
        <w:rPr>
          <w:rFonts w:ascii="Times New Roman" w:eastAsia="Times New Roman" w:hAnsi="Times New Roman" w:hint="cs"/>
          <w:sz w:val="24"/>
          <w:szCs w:val="24"/>
          <w:rtl/>
          <w:lang w:eastAsia="he-IL"/>
        </w:rPr>
        <w:t>, אשר יתוכנן ו/או יבוצע עבור המזמין באתר בקטעים ובשלבים לפי שיקול דעתו.</w:t>
      </w:r>
    </w:p>
    <w:p w14:paraId="51C5EAD2"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30CE522E" w14:textId="434A9AAE" w:rsidR="00E70812" w:rsidRPr="00E70812" w:rsidRDefault="00E70812" w:rsidP="00802F90">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proofErr w:type="spellStart"/>
      <w:r w:rsidRPr="00E70812">
        <w:rPr>
          <w:rFonts w:ascii="Times New Roman" w:eastAsia="Times New Roman" w:hAnsi="Times New Roman" w:hint="cs"/>
          <w:b/>
          <w:bCs/>
          <w:sz w:val="24"/>
          <w:szCs w:val="24"/>
          <w:rtl/>
          <w:lang w:eastAsia="he-IL"/>
        </w:rPr>
        <w:t>התכנית</w:t>
      </w:r>
      <w:proofErr w:type="spellEnd"/>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DD58A0">
            <w:rPr>
              <w:rFonts w:ascii="Times New Roman" w:eastAsia="Times New Roman" w:hAnsi="Times New Roman" w:hint="cs"/>
              <w:color w:val="008000"/>
              <w:sz w:val="24"/>
              <w:szCs w:val="24"/>
              <w:rtl/>
            </w:rPr>
            <w:t>504-0138628</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r w:rsidR="00802F90">
        <w:rPr>
          <w:rFonts w:ascii="Times New Roman" w:eastAsia="Times New Roman" w:hAnsi="Times New Roman" w:hint="cs"/>
          <w:sz w:val="24"/>
          <w:szCs w:val="24"/>
          <w:rtl/>
          <w:lang w:eastAsia="he-IL"/>
        </w:rPr>
        <w:t xml:space="preserve">גוש </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DD58A0">
            <w:rPr>
              <w:rFonts w:ascii="Times New Roman" w:eastAsia="Times New Roman" w:hAnsi="Times New Roman" w:hint="cs"/>
              <w:sz w:val="24"/>
              <w:szCs w:val="24"/>
              <w:rtl/>
              <w:lang w:eastAsia="he-IL"/>
            </w:rPr>
            <w:t>6538</w:t>
          </w:r>
        </w:sdtContent>
      </w:sdt>
      <w:r w:rsidR="00802F90">
        <w:rPr>
          <w:rFonts w:ascii="Times New Roman" w:eastAsia="Times New Roman" w:hAnsi="Times New Roman" w:hint="cs"/>
          <w:sz w:val="24"/>
          <w:szCs w:val="24"/>
          <w:rtl/>
          <w:lang w:eastAsia="he-IL"/>
        </w:rPr>
        <w:t>, חלקות 420-423.</w:t>
      </w:r>
    </w:p>
    <w:p w14:paraId="76338B05"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 xml:space="preserve">המזמין שומר לעצמו הזכות לערוך שינויים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ממתכונתה היום והשירותים המוזמנים מן המתכנן הינם בהתאם </w:t>
      </w:r>
      <w:proofErr w:type="spellStart"/>
      <w:r w:rsidRPr="00E70812">
        <w:rPr>
          <w:rFonts w:ascii="Times New Roman" w:eastAsia="Times New Roman" w:hAnsi="Times New Roman" w:hint="cs"/>
          <w:sz w:val="24"/>
          <w:szCs w:val="24"/>
          <w:rtl/>
          <w:lang w:eastAsia="he-IL"/>
        </w:rPr>
        <w:t>לתכנית</w:t>
      </w:r>
      <w:proofErr w:type="spellEnd"/>
      <w:r w:rsidRPr="00E70812">
        <w:rPr>
          <w:rFonts w:ascii="Times New Roman" w:eastAsia="Times New Roman" w:hAnsi="Times New Roman" w:hint="cs"/>
          <w:sz w:val="24"/>
          <w:szCs w:val="24"/>
          <w:rtl/>
          <w:lang w:eastAsia="he-IL"/>
        </w:rPr>
        <w:t xml:space="preserve"> התקפה בעת הזמנת כל שלב. המתכנן מתחייב להתעדכן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w:t>
      </w:r>
      <w:proofErr w:type="spellStart"/>
      <w:r w:rsidRPr="00E70812">
        <w:rPr>
          <w:rFonts w:ascii="Times New Roman" w:eastAsia="Times New Roman" w:hAnsi="Times New Roman" w:hint="cs"/>
          <w:sz w:val="24"/>
          <w:szCs w:val="24"/>
          <w:rtl/>
          <w:lang w:eastAsia="he-IL"/>
        </w:rPr>
        <w:t>ובתכניות</w:t>
      </w:r>
      <w:proofErr w:type="spellEnd"/>
      <w:r w:rsidRPr="00E70812">
        <w:rPr>
          <w:rFonts w:ascii="Times New Roman" w:eastAsia="Times New Roman" w:hAnsi="Times New Roman" w:hint="cs"/>
          <w:sz w:val="24"/>
          <w:szCs w:val="24"/>
          <w:rtl/>
          <w:lang w:eastAsia="he-IL"/>
        </w:rPr>
        <w:t xml:space="preserve"> הבינוי על תיקוניהם ולספק את השירותים כנדרש לשם בניית הפרויקט עפ"י </w:t>
      </w:r>
      <w:proofErr w:type="spellStart"/>
      <w:r w:rsidRPr="00E70812">
        <w:rPr>
          <w:rFonts w:ascii="Times New Roman" w:eastAsia="Times New Roman" w:hAnsi="Times New Roman" w:hint="cs"/>
          <w:sz w:val="24"/>
          <w:szCs w:val="24"/>
          <w:rtl/>
          <w:lang w:eastAsia="he-IL"/>
        </w:rPr>
        <w:t>התב"ע</w:t>
      </w:r>
      <w:proofErr w:type="spellEnd"/>
      <w:r w:rsidRPr="00E70812">
        <w:rPr>
          <w:rFonts w:ascii="Times New Roman" w:eastAsia="Times New Roman" w:hAnsi="Times New Roman" w:hint="cs"/>
          <w:sz w:val="24"/>
          <w:szCs w:val="24"/>
          <w:rtl/>
          <w:lang w:eastAsia="he-IL"/>
        </w:rPr>
        <w:t xml:space="preserve"> </w:t>
      </w:r>
      <w:proofErr w:type="spellStart"/>
      <w:r w:rsidRPr="00E70812">
        <w:rPr>
          <w:rFonts w:ascii="Times New Roman" w:eastAsia="Times New Roman" w:hAnsi="Times New Roman" w:hint="cs"/>
          <w:sz w:val="24"/>
          <w:szCs w:val="24"/>
          <w:rtl/>
          <w:lang w:eastAsia="he-IL"/>
        </w:rPr>
        <w:t>ותכניות</w:t>
      </w:r>
      <w:proofErr w:type="spellEnd"/>
      <w:r w:rsidRPr="00E70812">
        <w:rPr>
          <w:rFonts w:ascii="Times New Roman" w:eastAsia="Times New Roman" w:hAnsi="Times New Roman" w:hint="cs"/>
          <w:sz w:val="24"/>
          <w:szCs w:val="24"/>
          <w:rtl/>
          <w:lang w:eastAsia="he-IL"/>
        </w:rPr>
        <w:t xml:space="preserve"> הבינוי במתכונת שתאושר ובהתאם להוראות המזמין.</w:t>
      </w:r>
    </w:p>
    <w:p w14:paraId="326936A1"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0961830D" w14:textId="3C97775E"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CD4FB4">
            <w:rPr>
              <w:rFonts w:ascii="Times New Roman" w:eastAsia="Times New Roman" w:hAnsi="Times New Roman" w:hint="cs"/>
              <w:color w:val="008000"/>
              <w:sz w:val="24"/>
              <w:szCs w:val="24"/>
              <w:rtl/>
            </w:rPr>
            <w:t>הרצליה</w:t>
          </w:r>
        </w:sdtContent>
      </w:sdt>
      <w:r w:rsidRPr="00E70812">
        <w:rPr>
          <w:rFonts w:ascii="Times New Roman" w:eastAsia="Times New Roman" w:hAnsi="Times New Roman" w:hint="cs"/>
          <w:color w:val="008000"/>
          <w:sz w:val="24"/>
          <w:szCs w:val="24"/>
          <w:rtl/>
        </w:rPr>
        <w:t>.</w:t>
      </w:r>
    </w:p>
    <w:p w14:paraId="7CED44EA" w14:textId="77777777" w:rsidR="00E70812" w:rsidRPr="00E70812" w:rsidRDefault="00E70812" w:rsidP="00E70812">
      <w:pPr>
        <w:ind w:left="720"/>
        <w:rPr>
          <w:rFonts w:ascii="Times New Roman" w:eastAsia="Times New Roman" w:hAnsi="Times New Roman"/>
          <w:color w:val="FF0000"/>
          <w:sz w:val="24"/>
          <w:szCs w:val="24"/>
          <w:rtl/>
        </w:rPr>
      </w:pPr>
    </w:p>
    <w:p w14:paraId="3579B1E1"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18A9DBBC"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475F6A5A" w14:textId="77777777" w:rsidR="00EB5A81" w:rsidRPr="00E70812" w:rsidRDefault="00EB5A81" w:rsidP="00E70812">
      <w:pPr>
        <w:pStyle w:val="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327FDB3C"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6E0A4CC8" w14:textId="77777777" w:rsidR="00EB5A81" w:rsidRDefault="00EB5A81" w:rsidP="00EB5A81">
      <w:pPr>
        <w:ind w:left="820" w:hanging="580"/>
        <w:jc w:val="both"/>
        <w:rPr>
          <w:color w:val="000000"/>
          <w:sz w:val="24"/>
          <w:szCs w:val="24"/>
          <w:rtl/>
        </w:rPr>
      </w:pPr>
    </w:p>
    <w:p w14:paraId="1C309982" w14:textId="3948E6B4" w:rsidR="00EB5A81" w:rsidRPr="009014A0" w:rsidRDefault="00EB5A81" w:rsidP="00802F90">
      <w:pPr>
        <w:pStyle w:val="1"/>
        <w:ind w:left="740" w:hanging="720"/>
        <w:rPr>
          <w:color w:val="000000"/>
          <w:sz w:val="24"/>
          <w:rtl/>
        </w:rPr>
      </w:pPr>
      <w:r w:rsidRPr="009014A0">
        <w:rPr>
          <w:color w:val="000000"/>
          <w:sz w:val="24"/>
          <w:rtl/>
        </w:rPr>
        <w:t>2.8</w:t>
      </w:r>
      <w:r w:rsidRPr="009014A0">
        <w:rPr>
          <w:color w:val="000000"/>
          <w:sz w:val="24"/>
          <w:rtl/>
        </w:rPr>
        <w:tab/>
        <w:t xml:space="preserve">המנהל הוא  : </w:t>
      </w:r>
      <w:r w:rsidR="00802F90">
        <w:rPr>
          <w:rFonts w:hint="cs"/>
          <w:bCs/>
          <w:color w:val="0000FF"/>
          <w:sz w:val="24"/>
          <w:rtl/>
        </w:rPr>
        <w:t>מרול אטמן</w:t>
      </w:r>
    </w:p>
    <w:p w14:paraId="0F7DC5A7" w14:textId="77777777" w:rsidR="00EB5A81" w:rsidRPr="009014A0" w:rsidRDefault="00EB5A81" w:rsidP="00EB5A81">
      <w:pPr>
        <w:ind w:left="820" w:hanging="580"/>
        <w:jc w:val="both"/>
        <w:rPr>
          <w:color w:val="000000"/>
          <w:sz w:val="24"/>
          <w:szCs w:val="24"/>
          <w:rtl/>
        </w:rPr>
      </w:pPr>
    </w:p>
    <w:p w14:paraId="67145EB3" w14:textId="77777777" w:rsidR="00EB5A81" w:rsidRDefault="00EB5A81" w:rsidP="00EB5A81">
      <w:pPr>
        <w:pStyle w:val="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1381DA5D" w14:textId="77777777" w:rsidR="00EB5A81" w:rsidRDefault="00EB5A81" w:rsidP="00EB5A81">
      <w:pPr>
        <w:ind w:firstLine="746"/>
        <w:jc w:val="both"/>
        <w:rPr>
          <w:sz w:val="24"/>
          <w:szCs w:val="24"/>
          <w:rtl/>
        </w:rPr>
      </w:pPr>
    </w:p>
    <w:p w14:paraId="77A2D362" w14:textId="45909CC9" w:rsidR="00E70812" w:rsidRPr="00D62E1A" w:rsidRDefault="00EB5A81" w:rsidP="00802F90">
      <w:pPr>
        <w:pStyle w:val="af3"/>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r w:rsidR="00802F90">
        <w:rPr>
          <w:rFonts w:hint="cs"/>
          <w:bCs/>
          <w:color w:val="0000FF"/>
          <w:rtl/>
        </w:rPr>
        <w:t xml:space="preserve">תהילה </w:t>
      </w:r>
      <w:proofErr w:type="spellStart"/>
      <w:r w:rsidR="00802F90">
        <w:rPr>
          <w:rFonts w:hint="cs"/>
          <w:bCs/>
          <w:color w:val="0000FF"/>
          <w:rtl/>
        </w:rPr>
        <w:t>רדקו</w:t>
      </w:r>
      <w:proofErr w:type="spellEnd"/>
    </w:p>
    <w:p w14:paraId="3C94603F" w14:textId="527D44ED" w:rsidR="00EB5A81" w:rsidRPr="00D62E1A" w:rsidRDefault="00EB5A81" w:rsidP="00802F90">
      <w:pPr>
        <w:pStyle w:val="af3"/>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r w:rsidR="00802F90">
        <w:rPr>
          <w:rFonts w:hint="cs"/>
          <w:bCs/>
          <w:color w:val="0000FF"/>
          <w:rtl/>
        </w:rPr>
        <w:t xml:space="preserve">תהילה </w:t>
      </w:r>
      <w:proofErr w:type="spellStart"/>
      <w:r w:rsidR="00802F90">
        <w:rPr>
          <w:rFonts w:hint="cs"/>
          <w:bCs/>
          <w:color w:val="0000FF"/>
          <w:rtl/>
        </w:rPr>
        <w:t>רדקו</w:t>
      </w:r>
      <w:proofErr w:type="spellEnd"/>
    </w:p>
    <w:p w14:paraId="233D1E4A" w14:textId="77777777" w:rsidR="00EB5A81" w:rsidRDefault="00EB5A81" w:rsidP="00EB5A81">
      <w:pPr>
        <w:ind w:firstLine="746"/>
        <w:jc w:val="both"/>
        <w:rPr>
          <w:sz w:val="24"/>
          <w:szCs w:val="24"/>
          <w:rtl/>
        </w:rPr>
      </w:pPr>
    </w:p>
    <w:p w14:paraId="7ABFC8B5" w14:textId="10F6A3BA"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DD58A0">
            <w:rPr>
              <w:rFonts w:ascii="Times New Roman" w:eastAsia="Times New Roman" w:hAnsi="Times New Roman"/>
              <w:color w:val="008000"/>
              <w:sz w:val="24"/>
              <w:szCs w:val="24"/>
              <w:rtl/>
              <w:lang w:eastAsia="he-IL"/>
            </w:rPr>
            <w:t xml:space="preserve">תהילה </w:t>
          </w:r>
          <w:proofErr w:type="spellStart"/>
          <w:r w:rsidR="00DD58A0">
            <w:rPr>
              <w:rFonts w:ascii="Times New Roman" w:eastAsia="Times New Roman" w:hAnsi="Times New Roman"/>
              <w:color w:val="008000"/>
              <w:sz w:val="24"/>
              <w:szCs w:val="24"/>
              <w:rtl/>
              <w:lang w:eastAsia="he-IL"/>
            </w:rPr>
            <w:t>רדקו</w:t>
          </w:r>
          <w:proofErr w:type="spellEnd"/>
        </w:sdtContent>
      </w:sdt>
      <w:r w:rsidR="00EB5A81" w:rsidRPr="009014A0">
        <w:rPr>
          <w:sz w:val="24"/>
          <w:szCs w:val="24"/>
          <w:rtl/>
        </w:rPr>
        <w:tab/>
      </w:r>
    </w:p>
    <w:p w14:paraId="2A83C110" w14:textId="77777777" w:rsidR="00EB5A81" w:rsidRDefault="00EB5A81" w:rsidP="00EB5A81">
      <w:pPr>
        <w:ind w:firstLine="746"/>
        <w:jc w:val="both"/>
        <w:rPr>
          <w:sz w:val="24"/>
          <w:szCs w:val="24"/>
          <w:rtl/>
        </w:rPr>
      </w:pPr>
    </w:p>
    <w:p w14:paraId="1B925FA7"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5</w:t>
          </w:r>
          <w:r w:rsidR="00F75C89" w:rsidRPr="00D62E1A">
            <w:rPr>
              <w:rStyle w:val="a7"/>
              <w:rFonts w:hint="cs"/>
              <w:color w:val="00B0F0"/>
              <w:rtl/>
            </w:rPr>
            <w:t>]</w:t>
          </w:r>
        </w:sdtContent>
      </w:sdt>
      <w:r w:rsidR="00EB5A81" w:rsidRPr="00697481">
        <w:rPr>
          <w:bCs/>
          <w:color w:val="0000FF"/>
          <w:sz w:val="24"/>
          <w:szCs w:val="24"/>
          <w:rtl/>
        </w:rPr>
        <w:tab/>
      </w:r>
      <w:r w:rsidR="00EB5A81" w:rsidRPr="009014A0">
        <w:rPr>
          <w:sz w:val="24"/>
          <w:szCs w:val="24"/>
          <w:rtl/>
        </w:rPr>
        <w:tab/>
      </w:r>
    </w:p>
    <w:p w14:paraId="596C3F2A" w14:textId="77777777" w:rsidR="00EB5A81" w:rsidRDefault="00EB5A81" w:rsidP="00EB5A81">
      <w:pPr>
        <w:ind w:left="820" w:hanging="580"/>
        <w:jc w:val="both"/>
        <w:rPr>
          <w:sz w:val="24"/>
          <w:szCs w:val="24"/>
          <w:rtl/>
        </w:rPr>
      </w:pPr>
    </w:p>
    <w:p w14:paraId="28C022A0"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6DFD0AF8" w14:textId="77777777" w:rsidR="00EB5A81" w:rsidRDefault="00EB5A81" w:rsidP="00EB5A81">
      <w:pPr>
        <w:ind w:left="720" w:hanging="480"/>
        <w:jc w:val="both"/>
        <w:rPr>
          <w:sz w:val="24"/>
          <w:szCs w:val="24"/>
          <w:rtl/>
        </w:rPr>
      </w:pPr>
    </w:p>
    <w:p w14:paraId="1F9ACACD"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1062D3F2" w14:textId="77777777" w:rsidR="00EB5A81" w:rsidRDefault="00EB5A81" w:rsidP="00EB5A81">
      <w:pPr>
        <w:ind w:firstLine="746"/>
        <w:jc w:val="both"/>
        <w:rPr>
          <w:color w:val="000000"/>
          <w:sz w:val="24"/>
          <w:szCs w:val="24"/>
          <w:rtl/>
        </w:rPr>
      </w:pPr>
    </w:p>
    <w:p w14:paraId="3A69AA9B"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02C2BEED" w14:textId="77777777" w:rsidR="00EB5A81" w:rsidRDefault="00EB5A81" w:rsidP="00EB5A81">
      <w:pPr>
        <w:ind w:left="2180" w:hanging="720"/>
        <w:jc w:val="both"/>
        <w:rPr>
          <w:color w:val="000000"/>
          <w:sz w:val="24"/>
          <w:szCs w:val="24"/>
          <w:rtl/>
        </w:rPr>
      </w:pPr>
    </w:p>
    <w:p w14:paraId="04232992"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53FE849B"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6632127A"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29FBBD9F"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39A6346F"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38365E97" w14:textId="77777777" w:rsidR="00EB5A81" w:rsidRDefault="00EB5A81" w:rsidP="00EB5A81">
      <w:pPr>
        <w:ind w:left="2160"/>
        <w:jc w:val="both"/>
        <w:rPr>
          <w:color w:val="000000"/>
          <w:sz w:val="24"/>
          <w:szCs w:val="24"/>
          <w:rtl/>
        </w:rPr>
      </w:pPr>
    </w:p>
    <w:p w14:paraId="18D79FA6" w14:textId="77777777" w:rsidR="00EB5A81" w:rsidRDefault="00EB5A81" w:rsidP="00EB5A81">
      <w:pPr>
        <w:ind w:left="2180" w:hanging="20"/>
        <w:jc w:val="both"/>
        <w:rPr>
          <w:color w:val="000000"/>
          <w:sz w:val="24"/>
          <w:szCs w:val="24"/>
          <w:rtl/>
        </w:rPr>
      </w:pPr>
    </w:p>
    <w:p w14:paraId="23146026" w14:textId="77777777" w:rsidR="00D62E1A" w:rsidRDefault="00D62E1A" w:rsidP="00EB5A81">
      <w:pPr>
        <w:ind w:left="2180" w:hanging="20"/>
        <w:jc w:val="both"/>
        <w:rPr>
          <w:color w:val="000000"/>
          <w:sz w:val="24"/>
          <w:szCs w:val="24"/>
          <w:rtl/>
        </w:rPr>
      </w:pPr>
    </w:p>
    <w:p w14:paraId="5FB95829" w14:textId="77777777" w:rsidR="00EB5A81" w:rsidRDefault="00EB5A81" w:rsidP="00EB5A81">
      <w:pPr>
        <w:ind w:firstLine="746"/>
        <w:jc w:val="both"/>
        <w:rPr>
          <w:color w:val="000000"/>
          <w:sz w:val="24"/>
          <w:szCs w:val="24"/>
          <w:rtl/>
        </w:rPr>
      </w:pPr>
    </w:p>
    <w:p w14:paraId="6FF24CEE" w14:textId="468E1385" w:rsidR="00EB5A81" w:rsidRDefault="00EB5A81" w:rsidP="00802F90">
      <w:pPr>
        <w:ind w:left="2180" w:hanging="720"/>
        <w:jc w:val="both"/>
        <w:rPr>
          <w:color w:val="000000"/>
          <w:sz w:val="24"/>
          <w:szCs w:val="24"/>
          <w:rtl/>
        </w:rPr>
      </w:pPr>
      <w:r>
        <w:rPr>
          <w:color w:val="000000"/>
          <w:sz w:val="24"/>
          <w:szCs w:val="24"/>
          <w:rtl/>
        </w:rPr>
        <w:t>2.</w:t>
      </w:r>
      <w:r>
        <w:rPr>
          <w:color w:val="000000"/>
          <w:sz w:val="24"/>
          <w:szCs w:val="24"/>
          <w:rtl/>
        </w:rPr>
        <w:tab/>
      </w:r>
      <w:r w:rsidR="00802F90" w:rsidRPr="00802F90">
        <w:rPr>
          <w:rFonts w:hint="cs"/>
          <w:b/>
          <w:bCs/>
          <w:color w:val="000000"/>
          <w:sz w:val="24"/>
          <w:szCs w:val="24"/>
          <w:u w:val="single"/>
          <w:rtl/>
        </w:rPr>
        <w:t>מבוטל</w:t>
      </w:r>
      <w:r>
        <w:rPr>
          <w:rFonts w:hint="cs"/>
          <w:color w:val="000000"/>
          <w:sz w:val="24"/>
          <w:szCs w:val="24"/>
          <w:rtl/>
        </w:rPr>
        <w:t xml:space="preserve">. </w:t>
      </w:r>
    </w:p>
    <w:p w14:paraId="3D7E4BC2" w14:textId="77777777" w:rsidR="00EB5A81" w:rsidRDefault="00EB5A81" w:rsidP="00EB5A81">
      <w:pPr>
        <w:ind w:left="2180" w:hanging="20"/>
        <w:jc w:val="both"/>
        <w:rPr>
          <w:color w:val="000000"/>
          <w:sz w:val="24"/>
          <w:szCs w:val="24"/>
          <w:rtl/>
        </w:rPr>
      </w:pPr>
    </w:p>
    <w:p w14:paraId="312D30B6" w14:textId="77777777" w:rsidR="00EB5A81" w:rsidRDefault="00EB5A81" w:rsidP="00EB5A81">
      <w:pPr>
        <w:ind w:firstLine="746"/>
        <w:jc w:val="both"/>
        <w:rPr>
          <w:color w:val="000000"/>
          <w:sz w:val="24"/>
          <w:szCs w:val="24"/>
          <w:rtl/>
        </w:rPr>
      </w:pPr>
    </w:p>
    <w:p w14:paraId="2DB28ACA" w14:textId="77777777" w:rsidR="00EB5A81" w:rsidRPr="009014A0" w:rsidRDefault="00EB5A81" w:rsidP="00EB5A81">
      <w:pPr>
        <w:ind w:left="820" w:hanging="580"/>
        <w:jc w:val="both"/>
        <w:rPr>
          <w:color w:val="000000"/>
          <w:sz w:val="24"/>
          <w:szCs w:val="24"/>
          <w:rtl/>
        </w:rPr>
      </w:pPr>
    </w:p>
    <w:p w14:paraId="3583249A" w14:textId="3A9AD737" w:rsidR="00EB5A81" w:rsidRPr="009014A0" w:rsidRDefault="00EB5A81" w:rsidP="00EB5A81">
      <w:pPr>
        <w:pStyle w:val="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DD58A0">
            <w:rPr>
              <w:bCs/>
              <w:color w:val="0000FF"/>
              <w:sz w:val="24"/>
              <w:rtl/>
            </w:rPr>
            <w:t>יוני אפרתי</w:t>
          </w:r>
        </w:sdtContent>
      </w:sdt>
    </w:p>
    <w:p w14:paraId="031FEAC9" w14:textId="77777777" w:rsidR="00EB5A81" w:rsidRDefault="00EB5A81" w:rsidP="00EB5A81">
      <w:pPr>
        <w:ind w:left="820" w:hanging="580"/>
        <w:jc w:val="both"/>
        <w:rPr>
          <w:color w:val="000000"/>
          <w:sz w:val="24"/>
          <w:szCs w:val="24"/>
          <w:rtl/>
        </w:rPr>
      </w:pPr>
    </w:p>
    <w:p w14:paraId="7A7ED564" w14:textId="77777777" w:rsidR="00EB5A81" w:rsidRDefault="00EB5A81" w:rsidP="00EB5A81">
      <w:pPr>
        <w:pStyle w:val="1"/>
        <w:ind w:left="740" w:hanging="720"/>
        <w:rPr>
          <w:color w:val="000000"/>
          <w:sz w:val="24"/>
          <w:rtl/>
        </w:rPr>
      </w:pPr>
      <w:r w:rsidRPr="009014A0">
        <w:rPr>
          <w:color w:val="000000"/>
          <w:sz w:val="24"/>
          <w:rtl/>
        </w:rPr>
        <w:t>5.2</w:t>
      </w:r>
      <w:r w:rsidRPr="009014A0">
        <w:rPr>
          <w:color w:val="000000"/>
          <w:sz w:val="24"/>
          <w:rtl/>
        </w:rPr>
        <w:tab/>
        <w:t>הנושאים הם:</w:t>
      </w:r>
    </w:p>
    <w:p w14:paraId="6ECD5C42" w14:textId="77777777" w:rsidR="00EB5A81" w:rsidRPr="009014A0" w:rsidRDefault="00EB5A81" w:rsidP="00EB5A81">
      <w:pPr>
        <w:ind w:left="820" w:hanging="580"/>
        <w:jc w:val="both"/>
        <w:rPr>
          <w:color w:val="000000"/>
          <w:sz w:val="24"/>
          <w:szCs w:val="24"/>
          <w:rtl/>
        </w:rPr>
      </w:pPr>
    </w:p>
    <w:p w14:paraId="5759355A"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1460B4C2"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5D034201"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6107FDCC"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0AA0685C"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46D03E74"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3DF8C859"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0C2AE0DE" w14:textId="77777777" w:rsidR="00EB5A81" w:rsidRPr="009014A0" w:rsidRDefault="00EB5A81" w:rsidP="00EB5A81">
      <w:pPr>
        <w:jc w:val="both"/>
        <w:rPr>
          <w:color w:val="000000"/>
          <w:sz w:val="24"/>
          <w:szCs w:val="24"/>
          <w:rtl/>
        </w:rPr>
      </w:pPr>
    </w:p>
    <w:p w14:paraId="640152A7" w14:textId="43D840EE" w:rsidR="00EB5A81" w:rsidRDefault="00EB5A81" w:rsidP="00EB5A81">
      <w:pPr>
        <w:pStyle w:val="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283CF6">
            <w:rPr>
              <w:rFonts w:hint="cs"/>
              <w:color w:val="008000"/>
              <w:sz w:val="24"/>
              <w:rtl/>
            </w:rPr>
            <w:t>50%</w:t>
          </w:r>
        </w:sdtContent>
      </w:sdt>
    </w:p>
    <w:p w14:paraId="21CCBEBD"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lastRenderedPageBreak/>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46BE2BFB" w14:textId="77777777" w:rsidR="00EB5A81" w:rsidRPr="00CF6F26" w:rsidRDefault="00EB5A81" w:rsidP="00EB5A81">
      <w:pPr>
        <w:ind w:left="240"/>
        <w:jc w:val="center"/>
        <w:rPr>
          <w:bCs/>
          <w:color w:val="000000"/>
          <w:sz w:val="24"/>
          <w:szCs w:val="24"/>
          <w:u w:val="single"/>
          <w:rtl/>
        </w:rPr>
      </w:pPr>
    </w:p>
    <w:p w14:paraId="08AA156D"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0004B6E4" w14:textId="77777777" w:rsidR="00EB5A81" w:rsidRPr="009014A0" w:rsidRDefault="00EB5A81" w:rsidP="00EB5A81">
      <w:pPr>
        <w:ind w:left="240"/>
        <w:jc w:val="both"/>
        <w:rPr>
          <w:bCs/>
          <w:color w:val="000000"/>
          <w:sz w:val="24"/>
          <w:szCs w:val="24"/>
          <w:rtl/>
        </w:rPr>
      </w:pPr>
    </w:p>
    <w:p w14:paraId="4FE8F675"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3743D819" w14:textId="77777777" w:rsidR="00EB5A81" w:rsidRPr="009014A0" w:rsidRDefault="00EB5A81" w:rsidP="00EB5A81">
      <w:pPr>
        <w:ind w:left="240"/>
        <w:jc w:val="both"/>
        <w:rPr>
          <w:b/>
          <w:bCs/>
          <w:color w:val="000000"/>
          <w:sz w:val="24"/>
          <w:szCs w:val="24"/>
          <w:rtl/>
        </w:rPr>
      </w:pPr>
    </w:p>
    <w:p w14:paraId="40C60682" w14:textId="77777777" w:rsidR="00EB5A81" w:rsidRPr="00870C9E" w:rsidRDefault="00EB5A81" w:rsidP="00EB5A81">
      <w:pPr>
        <w:pStyle w:val="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07F47163" w14:textId="77777777" w:rsidR="00EB5A81" w:rsidRPr="00870C9E" w:rsidRDefault="00EB5A81" w:rsidP="00EB5A81">
      <w:pPr>
        <w:pStyle w:val="6"/>
        <w:ind w:left="240"/>
        <w:rPr>
          <w:b/>
          <w:bCs/>
          <w:sz w:val="24"/>
        </w:rPr>
      </w:pPr>
    </w:p>
    <w:p w14:paraId="47AE935E"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 xml:space="preserve">כנית אבני דרך כללית לכל הפרויקט הכוללת לו"ז תכנון, לו"ז רישוי </w:t>
      </w:r>
      <w:proofErr w:type="spellStart"/>
      <w:r w:rsidR="00EB5A81">
        <w:rPr>
          <w:rFonts w:hint="cs"/>
          <w:sz w:val="24"/>
          <w:szCs w:val="24"/>
          <w:rtl/>
        </w:rPr>
        <w:t>ולו"ז</w:t>
      </w:r>
      <w:proofErr w:type="spellEnd"/>
      <w:r w:rsidR="00EB5A81">
        <w:rPr>
          <w:rFonts w:hint="cs"/>
          <w:sz w:val="24"/>
          <w:szCs w:val="24"/>
          <w:rtl/>
        </w:rPr>
        <w:t xml:space="preserve">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0F586407" w14:textId="77777777" w:rsidR="00EB5A81" w:rsidRDefault="00EB5A81" w:rsidP="00EB5A81">
      <w:pPr>
        <w:numPr>
          <w:ilvl w:val="0"/>
          <w:numId w:val="17"/>
        </w:numPr>
        <w:spacing w:before="120" w:after="240"/>
        <w:jc w:val="both"/>
        <w:rPr>
          <w:sz w:val="24"/>
          <w:szCs w:val="24"/>
        </w:rPr>
      </w:pPr>
      <w:r w:rsidRPr="00870C9E">
        <w:rPr>
          <w:sz w:val="24"/>
          <w:szCs w:val="24"/>
          <w:rtl/>
        </w:rPr>
        <w:t xml:space="preserve">טיפול ותאום שוטף בכל הליך הקשור </w:t>
      </w:r>
      <w:proofErr w:type="spellStart"/>
      <w:r w:rsidRPr="00870C9E">
        <w:rPr>
          <w:sz w:val="24"/>
          <w:szCs w:val="24"/>
          <w:rtl/>
        </w:rPr>
        <w:t>בתכניות</w:t>
      </w:r>
      <w:proofErr w:type="spellEnd"/>
      <w:r w:rsidRPr="00870C9E">
        <w:rPr>
          <w:sz w:val="24"/>
          <w:szCs w:val="24"/>
          <w:rtl/>
        </w:rPr>
        <w:t xml:space="preserve"> מתאר, בינוי, </w:t>
      </w:r>
      <w:proofErr w:type="spellStart"/>
      <w:r w:rsidRPr="00870C9E">
        <w:rPr>
          <w:sz w:val="24"/>
          <w:szCs w:val="24"/>
          <w:rtl/>
        </w:rPr>
        <w:t>ת.ב.ע</w:t>
      </w:r>
      <w:proofErr w:type="spellEnd"/>
      <w:r w:rsidRPr="00870C9E">
        <w:rPr>
          <w:sz w:val="24"/>
          <w:szCs w:val="24"/>
          <w:rtl/>
        </w:rPr>
        <w:t xml:space="preserve"> המתייחסות לפרויקט ושינויים בהם לפי הנחיות המזמין.</w:t>
      </w:r>
    </w:p>
    <w:p w14:paraId="4D022314"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66089B7E"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 xml:space="preserve">תאום בין המתכננים והיועצים בכל הליכי ושלבי התכנון ביניהם ובין עצמם ומול הרשויות השונות תוך תיאום והתאמה מלאה </w:t>
      </w:r>
      <w:proofErr w:type="spellStart"/>
      <w:r w:rsidRPr="00870C9E">
        <w:rPr>
          <w:sz w:val="24"/>
          <w:szCs w:val="24"/>
          <w:rtl/>
        </w:rPr>
        <w:t>לתכניות</w:t>
      </w:r>
      <w:proofErr w:type="spellEnd"/>
      <w:r w:rsidRPr="00870C9E">
        <w:rPr>
          <w:sz w:val="24"/>
          <w:szCs w:val="24"/>
          <w:rtl/>
        </w:rPr>
        <w:t xml:space="preserve"> הסטטוטוריות ולתוכניות שבהכנה ולכל דין. תיאום זה משלים את תיאום התכנון החל על המתכננים והיועצים כמתחייב מחוזי התכנון והמדידות.</w:t>
      </w:r>
    </w:p>
    <w:p w14:paraId="734219D2"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w:t>
      </w:r>
      <w:proofErr w:type="spellStart"/>
      <w:r>
        <w:rPr>
          <w:rFonts w:hint="cs"/>
          <w:sz w:val="24"/>
          <w:szCs w:val="24"/>
          <w:rtl/>
        </w:rPr>
        <w:t>התכניות</w:t>
      </w:r>
      <w:proofErr w:type="spellEnd"/>
      <w:r>
        <w:rPr>
          <w:rFonts w:hint="cs"/>
          <w:sz w:val="24"/>
          <w:szCs w:val="24"/>
          <w:rtl/>
        </w:rPr>
        <w:t xml:space="preserve">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49E5807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047DC307"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67AF91B2"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557555AB"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 xml:space="preserve">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w:t>
      </w:r>
      <w:proofErr w:type="spellStart"/>
      <w:r>
        <w:rPr>
          <w:rFonts w:hint="cs"/>
          <w:color w:val="000000"/>
          <w:sz w:val="24"/>
          <w:szCs w:val="24"/>
          <w:rtl/>
        </w:rPr>
        <w:t>נת"ע</w:t>
      </w:r>
      <w:proofErr w:type="spellEnd"/>
      <w:r>
        <w:rPr>
          <w:rFonts w:hint="cs"/>
          <w:color w:val="000000"/>
          <w:sz w:val="24"/>
          <w:szCs w:val="24"/>
          <w:rtl/>
        </w:rPr>
        <w:t>, ועדות</w:t>
      </w:r>
      <w:r w:rsidR="002302E1">
        <w:rPr>
          <w:rFonts w:hint="cs"/>
          <w:color w:val="000000"/>
          <w:sz w:val="24"/>
          <w:szCs w:val="24"/>
          <w:rtl/>
        </w:rPr>
        <w:t xml:space="preserve"> תכנון מחוזיות וארציות </w:t>
      </w:r>
      <w:proofErr w:type="spellStart"/>
      <w:r w:rsidR="002302E1">
        <w:rPr>
          <w:rFonts w:hint="cs"/>
          <w:color w:val="000000"/>
          <w:sz w:val="24"/>
          <w:szCs w:val="24"/>
          <w:rtl/>
        </w:rPr>
        <w:t>וכיוצ"ב</w:t>
      </w:r>
      <w:proofErr w:type="spellEnd"/>
      <w:r w:rsidR="002302E1">
        <w:rPr>
          <w:rFonts w:hint="cs"/>
          <w:color w:val="000000"/>
          <w:sz w:val="24"/>
          <w:szCs w:val="24"/>
          <w:rtl/>
        </w:rPr>
        <w:t>)</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11647291"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558BD84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70F5E19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23DBE247"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lastRenderedPageBreak/>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45848CD8"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בדיקת </w:t>
      </w:r>
      <w:proofErr w:type="spellStart"/>
      <w:r w:rsidRPr="009014A0">
        <w:rPr>
          <w:color w:val="000000"/>
          <w:sz w:val="24"/>
          <w:szCs w:val="24"/>
          <w:rtl/>
        </w:rPr>
        <w:t>תכניות</w:t>
      </w:r>
      <w:proofErr w:type="spellEnd"/>
      <w:r w:rsidRPr="009014A0">
        <w:rPr>
          <w:color w:val="000000"/>
          <w:sz w:val="24"/>
          <w:szCs w:val="24"/>
          <w:rtl/>
        </w:rPr>
        <w:t>, פרטים, מפרטים, רשימות כמויות וכל מסמך תכנוני אחר של המתכננים והיועצים באופן שוטף במהלך שלבי התכנון כולל בין היתר:</w:t>
      </w:r>
    </w:p>
    <w:p w14:paraId="091C0626"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1324A4D1"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7FD3A490"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755D22D1"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110DAB88"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547A40C5"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7113A087"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19024884" w14:textId="77777777" w:rsidR="00EB5A81" w:rsidRDefault="00EB5A81" w:rsidP="00EB5A81">
      <w:pPr>
        <w:spacing w:after="240"/>
        <w:ind w:left="1134"/>
        <w:jc w:val="both"/>
        <w:rPr>
          <w:color w:val="000000"/>
          <w:sz w:val="24"/>
          <w:szCs w:val="24"/>
          <w:rtl/>
        </w:rPr>
      </w:pPr>
      <w:r w:rsidRPr="009014A0">
        <w:rPr>
          <w:color w:val="000000"/>
          <w:sz w:val="24"/>
          <w:szCs w:val="24"/>
          <w:rtl/>
        </w:rPr>
        <w:t xml:space="preserve">כמו כן יזום ועדות מקצועיות וועדות שיפוט בנוכחות המנהל לאישור </w:t>
      </w:r>
      <w:proofErr w:type="spellStart"/>
      <w:r w:rsidRPr="009014A0">
        <w:rPr>
          <w:color w:val="000000"/>
          <w:sz w:val="24"/>
          <w:szCs w:val="24"/>
          <w:rtl/>
        </w:rPr>
        <w:t>תכניות</w:t>
      </w:r>
      <w:proofErr w:type="spellEnd"/>
      <w:r w:rsidRPr="009014A0">
        <w:rPr>
          <w:color w:val="000000"/>
          <w:sz w:val="24"/>
          <w:szCs w:val="24"/>
          <w:rtl/>
        </w:rPr>
        <w:t>, שלבים, שיטות, אלטרנטיבות</w:t>
      </w:r>
      <w:r>
        <w:rPr>
          <w:rFonts w:hint="cs"/>
          <w:color w:val="000000"/>
          <w:sz w:val="24"/>
          <w:szCs w:val="24"/>
          <w:rtl/>
        </w:rPr>
        <w:t xml:space="preserve"> ת</w:t>
      </w:r>
      <w:r w:rsidRPr="009014A0">
        <w:rPr>
          <w:color w:val="000000"/>
          <w:sz w:val="24"/>
          <w:szCs w:val="24"/>
          <w:rtl/>
        </w:rPr>
        <w:t>כנוניות.</w:t>
      </w:r>
    </w:p>
    <w:p w14:paraId="07A4B1F8"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proofErr w:type="spellStart"/>
      <w:r>
        <w:rPr>
          <w:color w:val="000000"/>
          <w:sz w:val="24"/>
          <w:szCs w:val="24"/>
          <w:rtl/>
        </w:rPr>
        <w:t>ותכניות</w:t>
      </w:r>
      <w:proofErr w:type="spellEnd"/>
      <w:r>
        <w:rPr>
          <w:color w:val="000000"/>
          <w:sz w:val="24"/>
          <w:szCs w:val="24"/>
          <w:rtl/>
        </w:rPr>
        <w:t xml:space="preserve"> המכר והמכירה, והתאמתם לחוק המכר ולהנחיות המזמין.</w:t>
      </w:r>
    </w:p>
    <w:p w14:paraId="544C2B8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השתתפות בקביעת שיטות הביצוע, הצעת שינויים ושפורים </w:t>
      </w:r>
      <w:proofErr w:type="spellStart"/>
      <w:r w:rsidRPr="009014A0">
        <w:rPr>
          <w:color w:val="000000"/>
          <w:sz w:val="24"/>
          <w:szCs w:val="24"/>
          <w:rtl/>
        </w:rPr>
        <w:t>לתכניות</w:t>
      </w:r>
      <w:proofErr w:type="spellEnd"/>
      <w:r w:rsidRPr="009014A0">
        <w:rPr>
          <w:color w:val="000000"/>
          <w:sz w:val="24"/>
          <w:szCs w:val="24"/>
          <w:rtl/>
        </w:rPr>
        <w:t xml:space="preserve"> ולשיטות ביצוע במהלך התכנון שיש בהם כדי ליעל ו/או להביא לחסכון בהשקעה ו/או בזמן בצוע.</w:t>
      </w:r>
    </w:p>
    <w:p w14:paraId="092F5309"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77912415"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16223317"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390EBDC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0592DBD4"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6E07FC66"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436AD196"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73F73D22" w14:textId="77777777" w:rsidR="00EB5A81" w:rsidRDefault="00EB5A81" w:rsidP="00EB5A81">
      <w:pPr>
        <w:spacing w:before="120" w:after="240"/>
        <w:ind w:left="1134"/>
        <w:jc w:val="both"/>
        <w:rPr>
          <w:color w:val="000000"/>
          <w:sz w:val="24"/>
          <w:szCs w:val="24"/>
          <w:rtl/>
        </w:rPr>
      </w:pPr>
    </w:p>
    <w:p w14:paraId="6EF132CA" w14:textId="77777777" w:rsidR="00EB5A81" w:rsidRDefault="00EB5A81" w:rsidP="00EB5A81">
      <w:pPr>
        <w:spacing w:before="120" w:after="240"/>
        <w:ind w:left="1134"/>
        <w:jc w:val="both"/>
        <w:rPr>
          <w:color w:val="000000"/>
          <w:sz w:val="24"/>
          <w:szCs w:val="24"/>
          <w:rtl/>
        </w:rPr>
      </w:pPr>
    </w:p>
    <w:p w14:paraId="36366FE3" w14:textId="77777777" w:rsidR="00EB5A81" w:rsidRDefault="00EB5A81" w:rsidP="00EB5A81">
      <w:pPr>
        <w:ind w:left="700" w:hanging="700"/>
        <w:jc w:val="both"/>
        <w:rPr>
          <w:b/>
          <w:bCs/>
          <w:color w:val="000000"/>
          <w:sz w:val="24"/>
          <w:szCs w:val="24"/>
          <w:rtl/>
        </w:rPr>
      </w:pPr>
    </w:p>
    <w:p w14:paraId="616F1EB8"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7EFA6F14" w14:textId="77777777" w:rsidR="00EB5A81" w:rsidRPr="00A333C9" w:rsidRDefault="00EB5A81" w:rsidP="00EB5A81">
      <w:pPr>
        <w:spacing w:before="120"/>
        <w:ind w:left="567"/>
        <w:jc w:val="both"/>
        <w:rPr>
          <w:sz w:val="24"/>
          <w:szCs w:val="24"/>
          <w:rtl/>
        </w:rPr>
      </w:pPr>
    </w:p>
    <w:p w14:paraId="6884443B"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353A6FEA" w14:textId="77777777" w:rsidR="00EB5A81" w:rsidRDefault="00EB5A81" w:rsidP="00EB5A81">
      <w:pPr>
        <w:spacing w:before="120"/>
        <w:ind w:left="567"/>
        <w:jc w:val="both"/>
        <w:rPr>
          <w:sz w:val="24"/>
          <w:szCs w:val="24"/>
        </w:rPr>
      </w:pPr>
    </w:p>
    <w:p w14:paraId="1DE42DBD"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55BB7B4F" w14:textId="77777777" w:rsidR="00EB5A81" w:rsidRPr="001C4336" w:rsidRDefault="00EB5A81" w:rsidP="00EB5A81">
      <w:pPr>
        <w:pStyle w:val="1"/>
        <w:ind w:left="720"/>
        <w:rPr>
          <w:sz w:val="24"/>
          <w:rtl/>
        </w:rPr>
      </w:pPr>
    </w:p>
    <w:p w14:paraId="147662C3"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1CB79D3F" w14:textId="77777777" w:rsidR="00EB5A81" w:rsidRPr="00A94D9B" w:rsidRDefault="00EB5A81" w:rsidP="00EB5A81">
      <w:pPr>
        <w:ind w:left="1460" w:hanging="740"/>
        <w:jc w:val="both"/>
        <w:rPr>
          <w:color w:val="000000"/>
          <w:sz w:val="24"/>
          <w:szCs w:val="24"/>
          <w:rtl/>
        </w:rPr>
      </w:pPr>
    </w:p>
    <w:p w14:paraId="4B183B86"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7BB06203" w14:textId="77777777" w:rsidR="00EB5A81" w:rsidRDefault="00EB5A81" w:rsidP="00EB5A81">
      <w:pPr>
        <w:pStyle w:val="1"/>
        <w:rPr>
          <w:sz w:val="24"/>
          <w:rtl/>
        </w:rPr>
      </w:pPr>
    </w:p>
    <w:p w14:paraId="38AD013B"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6014FCE3" w14:textId="77777777" w:rsidR="00EB5A81" w:rsidRDefault="00EB5A81" w:rsidP="00EB5A81">
      <w:pPr>
        <w:pStyle w:val="1"/>
        <w:rPr>
          <w:sz w:val="24"/>
          <w:rtl/>
        </w:rPr>
      </w:pPr>
    </w:p>
    <w:p w14:paraId="2036831B"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ריכוז והכנת תיקי מכרז הכוללים </w:t>
      </w:r>
      <w:proofErr w:type="spellStart"/>
      <w:r w:rsidRPr="001C4336">
        <w:rPr>
          <w:sz w:val="24"/>
          <w:szCs w:val="24"/>
          <w:rtl/>
        </w:rPr>
        <w:t>תכניות</w:t>
      </w:r>
      <w:proofErr w:type="spellEnd"/>
      <w:r w:rsidRPr="001C4336">
        <w:rPr>
          <w:sz w:val="24"/>
          <w:szCs w:val="24"/>
          <w:rtl/>
        </w:rPr>
        <w:t xml:space="preserve">, מפרטים, כתבי כמויות, וכל מסמך אחר שיוכנו ע"י המתכננים והיועצים, בדיקתם ועריכתם למכרזים/חוזים </w:t>
      </w:r>
      <w:proofErr w:type="spellStart"/>
      <w:r w:rsidRPr="001C4336">
        <w:rPr>
          <w:sz w:val="24"/>
          <w:szCs w:val="24"/>
          <w:rtl/>
        </w:rPr>
        <w:t>פאושלים</w:t>
      </w:r>
      <w:proofErr w:type="spellEnd"/>
      <w:r w:rsidRPr="001C4336">
        <w:rPr>
          <w:sz w:val="24"/>
          <w:szCs w:val="24"/>
          <w:rtl/>
        </w:rPr>
        <w:t xml:space="preserve"> ו/או למדידה לפי הנחיות המזמין.</w:t>
      </w:r>
    </w:p>
    <w:p w14:paraId="66507933" w14:textId="77777777" w:rsidR="00EB5A81" w:rsidRDefault="00EB5A81" w:rsidP="00EB5A81">
      <w:pPr>
        <w:pStyle w:val="1"/>
        <w:rPr>
          <w:sz w:val="24"/>
          <w:rtl/>
        </w:rPr>
      </w:pPr>
    </w:p>
    <w:p w14:paraId="384683ED"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043FF23E" w14:textId="77777777" w:rsidR="00EB5A81" w:rsidRDefault="00EB5A81" w:rsidP="00EB5A81">
      <w:pPr>
        <w:pStyle w:val="1"/>
        <w:rPr>
          <w:sz w:val="24"/>
          <w:rtl/>
        </w:rPr>
      </w:pPr>
    </w:p>
    <w:p w14:paraId="243CF184"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יעוץ וסיוע למתכננים וליועצים בהכנת מסמכי המכרזים ופרסומם ועריכת </w:t>
      </w:r>
      <w:proofErr w:type="spellStart"/>
      <w:r w:rsidRPr="001C4336">
        <w:rPr>
          <w:sz w:val="24"/>
          <w:szCs w:val="24"/>
          <w:rtl/>
        </w:rPr>
        <w:t>אמדן</w:t>
      </w:r>
      <w:proofErr w:type="spellEnd"/>
      <w:r w:rsidRPr="001C4336">
        <w:rPr>
          <w:sz w:val="24"/>
          <w:szCs w:val="24"/>
          <w:rtl/>
        </w:rPr>
        <w:t xml:space="preserve"> תקציבי על סמך אומדנים שיתקבלו מהמתכננים ומהיועצים שיבוססו על כתבי הכמויות.</w:t>
      </w:r>
    </w:p>
    <w:p w14:paraId="510A293F" w14:textId="77777777" w:rsidR="00EB5A81" w:rsidRPr="001C4336" w:rsidRDefault="00EB5A81" w:rsidP="00EB5A81">
      <w:pPr>
        <w:pStyle w:val="1"/>
        <w:ind w:left="720"/>
        <w:rPr>
          <w:sz w:val="24"/>
          <w:rtl/>
        </w:rPr>
      </w:pPr>
    </w:p>
    <w:p w14:paraId="0DDD3CFE"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סיור באתר העבודה לבירור קיומם של כבישים ודרכי גישה, קוים לאספקת מים וחשמל (בהתאם לצורך) לאתר העבודה וניצולם הנכון לביצוע העבודה ובעקבותיו עיון </w:t>
      </w:r>
      <w:proofErr w:type="spellStart"/>
      <w:r w:rsidRPr="001C4336">
        <w:rPr>
          <w:sz w:val="24"/>
          <w:szCs w:val="24"/>
          <w:rtl/>
        </w:rPr>
        <w:t>בתכניות</w:t>
      </w:r>
      <w:proofErr w:type="spellEnd"/>
      <w:r w:rsidRPr="001C4336">
        <w:rPr>
          <w:sz w:val="24"/>
          <w:szCs w:val="24"/>
          <w:rtl/>
        </w:rPr>
        <w:t xml:space="preserve"> המפורטות ובכתב הכמויות והודעה למזמין על כל אי התאמה או על כל תיקון ו/או שינוי מוצע במסמכי המכרז הנובע מכך, ותיאום עדכון </w:t>
      </w:r>
      <w:proofErr w:type="spellStart"/>
      <w:r w:rsidRPr="001C4336">
        <w:rPr>
          <w:sz w:val="24"/>
          <w:szCs w:val="24"/>
          <w:rtl/>
        </w:rPr>
        <w:t>התכניות</w:t>
      </w:r>
      <w:proofErr w:type="spellEnd"/>
      <w:r w:rsidRPr="001C4336">
        <w:rPr>
          <w:sz w:val="24"/>
          <w:szCs w:val="24"/>
          <w:rtl/>
        </w:rPr>
        <w:t xml:space="preserve"> בפועל - בהתאם לכך.</w:t>
      </w:r>
    </w:p>
    <w:p w14:paraId="7B798D59" w14:textId="77777777" w:rsidR="00EB5A81" w:rsidRDefault="00EB5A81" w:rsidP="00EB5A81">
      <w:pPr>
        <w:pStyle w:val="1"/>
        <w:rPr>
          <w:sz w:val="24"/>
          <w:rtl/>
        </w:rPr>
      </w:pPr>
    </w:p>
    <w:p w14:paraId="01308E90"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3ED9EE46" w14:textId="77777777" w:rsidR="00EB5A81" w:rsidRDefault="00EB5A81" w:rsidP="00EB5A81">
      <w:pPr>
        <w:pStyle w:val="1"/>
        <w:rPr>
          <w:sz w:val="24"/>
          <w:rtl/>
        </w:rPr>
      </w:pPr>
    </w:p>
    <w:p w14:paraId="4996C39B"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37DADDE3" w14:textId="77777777" w:rsidR="00EB5A81" w:rsidRDefault="00EB5A81" w:rsidP="00EB5A81">
      <w:pPr>
        <w:pStyle w:val="1"/>
        <w:rPr>
          <w:sz w:val="24"/>
          <w:rtl/>
        </w:rPr>
      </w:pPr>
    </w:p>
    <w:p w14:paraId="627F195E"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40FD0510" w14:textId="77777777" w:rsidR="00EB5A81" w:rsidRDefault="00EB5A81" w:rsidP="00EB5A81">
      <w:pPr>
        <w:pStyle w:val="1"/>
        <w:rPr>
          <w:sz w:val="24"/>
          <w:rtl/>
        </w:rPr>
      </w:pPr>
    </w:p>
    <w:p w14:paraId="45B80F74"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4135AA69" w14:textId="77777777" w:rsidR="00EB5A81" w:rsidRDefault="00EB5A81" w:rsidP="00EB5A81">
      <w:pPr>
        <w:pStyle w:val="1"/>
        <w:rPr>
          <w:sz w:val="24"/>
          <w:rtl/>
        </w:rPr>
      </w:pPr>
    </w:p>
    <w:p w14:paraId="42D74CBF"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58A8039E" w14:textId="77777777" w:rsidR="00EB5A81" w:rsidRDefault="00EB5A81" w:rsidP="00EB5A81">
      <w:pPr>
        <w:pStyle w:val="1"/>
        <w:rPr>
          <w:sz w:val="24"/>
          <w:rtl/>
        </w:rPr>
      </w:pPr>
    </w:p>
    <w:p w14:paraId="409FA222"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471BD51B" w14:textId="77777777" w:rsidR="00EB5A81" w:rsidRDefault="00EB5A81" w:rsidP="00EB5A81">
      <w:pPr>
        <w:pStyle w:val="1"/>
        <w:ind w:left="720"/>
        <w:rPr>
          <w:sz w:val="24"/>
        </w:rPr>
      </w:pPr>
    </w:p>
    <w:p w14:paraId="11CB5616"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40B24556" w14:textId="77777777" w:rsidR="00EB5A81" w:rsidRPr="001C4336" w:rsidRDefault="00EB5A81" w:rsidP="00EB5A81">
      <w:pPr>
        <w:pStyle w:val="1"/>
        <w:ind w:left="720"/>
        <w:rPr>
          <w:sz w:val="24"/>
          <w:rtl/>
        </w:rPr>
      </w:pPr>
    </w:p>
    <w:p w14:paraId="121AC8B1"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2891D69D" w14:textId="77777777" w:rsidR="00EB5A81" w:rsidRDefault="00EB5A81" w:rsidP="00EB5A81">
      <w:pPr>
        <w:pStyle w:val="1"/>
        <w:rPr>
          <w:sz w:val="24"/>
          <w:rtl/>
        </w:rPr>
      </w:pPr>
    </w:p>
    <w:p w14:paraId="7DE3143B"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0B8C1B6A" w14:textId="77777777" w:rsidR="00EB5A81" w:rsidRDefault="00EB5A81" w:rsidP="00EB5A81">
      <w:pPr>
        <w:pStyle w:val="1"/>
        <w:rPr>
          <w:sz w:val="24"/>
          <w:rtl/>
        </w:rPr>
      </w:pPr>
    </w:p>
    <w:p w14:paraId="19046E47"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עדכון האומדנים התקציביים </w:t>
      </w:r>
      <w:proofErr w:type="spellStart"/>
      <w:r w:rsidRPr="001C4336">
        <w:rPr>
          <w:sz w:val="24"/>
          <w:szCs w:val="24"/>
          <w:rtl/>
        </w:rPr>
        <w:t>ולו"ז</w:t>
      </w:r>
      <w:proofErr w:type="spellEnd"/>
      <w:r w:rsidRPr="001C4336">
        <w:rPr>
          <w:sz w:val="24"/>
          <w:szCs w:val="24"/>
          <w:rtl/>
        </w:rPr>
        <w:t xml:space="preserve"> הפרויקט לאור תוצאות המכרזים או המו"מ עם הקבלנים וקביעת מסגרות תקציב חדשות בהתאם.</w:t>
      </w:r>
    </w:p>
    <w:p w14:paraId="5A07592E" w14:textId="77777777" w:rsidR="00EB5A81" w:rsidRDefault="00EB5A81" w:rsidP="00EB5A81">
      <w:pPr>
        <w:pStyle w:val="1"/>
        <w:rPr>
          <w:sz w:val="24"/>
          <w:rtl/>
        </w:rPr>
      </w:pPr>
    </w:p>
    <w:p w14:paraId="66F52D2C"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66D2EDAA" w14:textId="77777777" w:rsidR="00EB5A81" w:rsidRPr="009014A0" w:rsidRDefault="00EB5A81" w:rsidP="00EB5A81">
      <w:pPr>
        <w:ind w:left="820" w:hanging="580"/>
        <w:jc w:val="both"/>
        <w:rPr>
          <w:color w:val="000000"/>
          <w:sz w:val="24"/>
          <w:szCs w:val="24"/>
          <w:rtl/>
        </w:rPr>
      </w:pPr>
    </w:p>
    <w:p w14:paraId="44F47630"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7166EAB3" w14:textId="77777777" w:rsidR="00EB5A81" w:rsidRPr="009014A0" w:rsidRDefault="00EB5A81" w:rsidP="00EB5A81">
      <w:pPr>
        <w:ind w:left="160"/>
        <w:jc w:val="both"/>
        <w:rPr>
          <w:color w:val="000000"/>
          <w:sz w:val="24"/>
          <w:szCs w:val="24"/>
          <w:rtl/>
        </w:rPr>
      </w:pPr>
    </w:p>
    <w:p w14:paraId="1446B803"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780DFC9D" w14:textId="77777777" w:rsidR="00EB5A81" w:rsidRPr="00CE4B41" w:rsidRDefault="00EB5A81" w:rsidP="00EB5A81">
      <w:pPr>
        <w:jc w:val="both"/>
        <w:rPr>
          <w:color w:val="000000"/>
          <w:sz w:val="24"/>
          <w:szCs w:val="24"/>
          <w:rtl/>
        </w:rPr>
      </w:pPr>
    </w:p>
    <w:p w14:paraId="4BA115B6"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7DCAB890" w14:textId="77777777" w:rsidR="00EB5A81" w:rsidRPr="00CE4B41" w:rsidRDefault="00EB5A81" w:rsidP="00EB5A81">
      <w:pPr>
        <w:pStyle w:val="1"/>
        <w:ind w:left="720"/>
        <w:rPr>
          <w:sz w:val="24"/>
          <w:rtl/>
        </w:rPr>
      </w:pPr>
    </w:p>
    <w:p w14:paraId="65175729"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w:t>
      </w:r>
      <w:proofErr w:type="spellStart"/>
      <w:r w:rsidRPr="00CE4B41">
        <w:rPr>
          <w:sz w:val="24"/>
          <w:szCs w:val="24"/>
          <w:rtl/>
        </w:rPr>
        <w:t>תכניות</w:t>
      </w:r>
      <w:proofErr w:type="spellEnd"/>
      <w:r w:rsidRPr="00CE4B41">
        <w:rPr>
          <w:sz w:val="24"/>
          <w:szCs w:val="24"/>
          <w:rtl/>
        </w:rPr>
        <w:t xml:space="preserve"> ומפרטים מאושרים לביצוע על כל פרטיהן </w:t>
      </w:r>
      <w:r w:rsidRPr="008A53D6">
        <w:rPr>
          <w:color w:val="000000"/>
          <w:sz w:val="24"/>
          <w:szCs w:val="24"/>
          <w:rtl/>
        </w:rPr>
        <w:t xml:space="preserve">וירשום את דבר מסירתן בדו"ח, עם פירוט מספרי </w:t>
      </w:r>
      <w:proofErr w:type="spellStart"/>
      <w:r w:rsidRPr="008A53D6">
        <w:rPr>
          <w:color w:val="000000"/>
          <w:sz w:val="24"/>
          <w:szCs w:val="24"/>
          <w:rtl/>
        </w:rPr>
        <w:t>התכניות</w:t>
      </w:r>
      <w:proofErr w:type="spellEnd"/>
      <w:r w:rsidRPr="008A53D6">
        <w:rPr>
          <w:color w:val="000000"/>
          <w:sz w:val="24"/>
          <w:szCs w:val="24"/>
          <w:rtl/>
        </w:rPr>
        <w:t xml:space="preserve">, נושא </w:t>
      </w:r>
      <w:proofErr w:type="spellStart"/>
      <w:r w:rsidRPr="008A53D6">
        <w:rPr>
          <w:color w:val="000000"/>
          <w:sz w:val="24"/>
          <w:szCs w:val="24"/>
          <w:rtl/>
        </w:rPr>
        <w:t>התכניות</w:t>
      </w:r>
      <w:proofErr w:type="spellEnd"/>
      <w:r w:rsidRPr="008A53D6">
        <w:rPr>
          <w:color w:val="000000"/>
          <w:sz w:val="24"/>
          <w:szCs w:val="24"/>
          <w:rtl/>
        </w:rPr>
        <w:t>, תאריכיהן ושם</w:t>
      </w:r>
      <w:r w:rsidRPr="00CE4B41">
        <w:rPr>
          <w:sz w:val="24"/>
          <w:szCs w:val="24"/>
          <w:rtl/>
        </w:rPr>
        <w:t xml:space="preserve"> המתכננים. העתק אחד של הדו"ח יצורף ליומן.</w:t>
      </w:r>
    </w:p>
    <w:p w14:paraId="4B779AA2" w14:textId="77777777" w:rsidR="00EB5A81" w:rsidRPr="00CE4B41" w:rsidRDefault="00EB5A81" w:rsidP="00EB5A81">
      <w:pPr>
        <w:ind w:left="1560" w:hanging="700"/>
        <w:jc w:val="both"/>
        <w:rPr>
          <w:color w:val="000000"/>
          <w:sz w:val="24"/>
          <w:szCs w:val="24"/>
          <w:rtl/>
        </w:rPr>
      </w:pPr>
    </w:p>
    <w:p w14:paraId="4674116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6DCD042B" w14:textId="77777777" w:rsidR="00EB5A81" w:rsidRDefault="00EB5A81" w:rsidP="00EB5A81">
      <w:pPr>
        <w:pStyle w:val="1"/>
        <w:rPr>
          <w:sz w:val="24"/>
          <w:rtl/>
        </w:rPr>
      </w:pPr>
    </w:p>
    <w:p w14:paraId="6D25DEB4"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w:t>
      </w:r>
      <w:proofErr w:type="spellStart"/>
      <w:r w:rsidRPr="00CE4B41">
        <w:rPr>
          <w:sz w:val="24"/>
          <w:szCs w:val="24"/>
          <w:rtl/>
        </w:rPr>
        <w:t>ערימות</w:t>
      </w:r>
      <w:proofErr w:type="spellEnd"/>
      <w:r w:rsidRPr="00CE4B41">
        <w:rPr>
          <w:sz w:val="24"/>
          <w:szCs w:val="24"/>
          <w:rtl/>
        </w:rPr>
        <w:t xml:space="preserve"> אדמה ופסולת או חומרי בנין של קבלנים אחרים, קיום סלעים גדולים הבולטים מעל פני האדמה (</w:t>
      </w:r>
      <w:proofErr w:type="spellStart"/>
      <w:r w:rsidRPr="00CE4B41">
        <w:rPr>
          <w:sz w:val="24"/>
          <w:szCs w:val="24"/>
          <w:rtl/>
        </w:rPr>
        <w:t>בולדרים</w:t>
      </w:r>
      <w:proofErr w:type="spellEnd"/>
      <w:r w:rsidRPr="00CE4B41">
        <w:rPr>
          <w:sz w:val="24"/>
          <w:szCs w:val="24"/>
          <w:rtl/>
        </w:rPr>
        <w:t xml:space="preserve"> וכד') כמו כן יבדוק עם הקבלנים דרכי גישה ואפשרויות להתחברות האתר למערכות מים, חשמל, טלפון.</w:t>
      </w:r>
    </w:p>
    <w:p w14:paraId="60DD8D9C"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2E8E7B01" w14:textId="77777777" w:rsidR="00EB5A81" w:rsidRPr="00CE4B41" w:rsidRDefault="00EB5A81" w:rsidP="00EB5A81">
      <w:pPr>
        <w:ind w:left="1440"/>
        <w:jc w:val="both"/>
        <w:rPr>
          <w:sz w:val="24"/>
          <w:szCs w:val="24"/>
          <w:rtl/>
        </w:rPr>
      </w:pPr>
    </w:p>
    <w:p w14:paraId="2B11AD55"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עם גמר הסיור, ימלא בידו ובכתב נקי וקריא את הדו"ח על כל פרטיו, בחתימת שני הצדדים ובמידה שלקבלנים תהיינה הסתייגויות, יפרט המפקח בתוך הדו"ח ובמידת </w:t>
      </w:r>
      <w:r w:rsidRPr="00CE4B41">
        <w:rPr>
          <w:sz w:val="24"/>
          <w:szCs w:val="24"/>
          <w:rtl/>
        </w:rPr>
        <w:lastRenderedPageBreak/>
        <w:t>הצורך יצרף תרשים עזר, כמו כן יש לרשום בדו"ח את תאריך מסירת השטח ועריכת הדו"ח.</w:t>
      </w:r>
    </w:p>
    <w:p w14:paraId="603352CB" w14:textId="77777777" w:rsidR="00EB5A81" w:rsidRPr="00CE4B41" w:rsidRDefault="00EB5A81" w:rsidP="00EB5A81">
      <w:pPr>
        <w:pStyle w:val="1"/>
        <w:ind w:left="720"/>
        <w:rPr>
          <w:sz w:val="24"/>
          <w:rtl/>
        </w:rPr>
      </w:pPr>
    </w:p>
    <w:p w14:paraId="2BFC2970"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03CE728D" w14:textId="77777777" w:rsidR="00EB5A81" w:rsidRDefault="00EB5A81" w:rsidP="00EB5A81">
      <w:pPr>
        <w:pStyle w:val="1"/>
        <w:rPr>
          <w:sz w:val="24"/>
          <w:rtl/>
        </w:rPr>
      </w:pPr>
    </w:p>
    <w:p w14:paraId="220D3BEE"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יקבל, יבדוק ויאשר תכנית ארגון עבודה באתר כולל מבנים זמניים ודרכי גישה וכניסות זמניות, מעבדות שדה, מיקום ריכוז חומרים, גידור אתר, קווי תשתית ונקודות </w:t>
      </w:r>
      <w:proofErr w:type="spellStart"/>
      <w:r w:rsidRPr="00CE4B41">
        <w:rPr>
          <w:sz w:val="24"/>
          <w:szCs w:val="24"/>
          <w:rtl/>
        </w:rPr>
        <w:t>כח</w:t>
      </w:r>
      <w:proofErr w:type="spellEnd"/>
      <w:r w:rsidRPr="00CE4B41">
        <w:rPr>
          <w:sz w:val="24"/>
          <w:szCs w:val="24"/>
          <w:rtl/>
        </w:rPr>
        <w:t xml:space="preserve"> זמניות, ניקוז ותיעול זמני, שיטת ריכוז ופינוי פסולת. לווי המתכננים/ הקבלן לאישור </w:t>
      </w:r>
      <w:proofErr w:type="spellStart"/>
      <w:r w:rsidRPr="00CE4B41">
        <w:rPr>
          <w:sz w:val="24"/>
          <w:szCs w:val="24"/>
          <w:rtl/>
        </w:rPr>
        <w:t>התכנית</w:t>
      </w:r>
      <w:proofErr w:type="spellEnd"/>
      <w:r w:rsidRPr="00CE4B41">
        <w:rPr>
          <w:sz w:val="24"/>
          <w:szCs w:val="24"/>
          <w:rtl/>
        </w:rPr>
        <w:t xml:space="preserve"> ברשות המקומית. ליווי הטיפול בהליכי הרישוי השונים.</w:t>
      </w:r>
    </w:p>
    <w:p w14:paraId="70C0CF7B"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2FE4A077" w14:textId="77777777" w:rsidR="00EB5A81" w:rsidRPr="00CE4B41" w:rsidRDefault="00EB5A81" w:rsidP="00EB5A81">
      <w:pPr>
        <w:jc w:val="both"/>
        <w:rPr>
          <w:color w:val="000000"/>
          <w:sz w:val="24"/>
          <w:szCs w:val="24"/>
          <w:rtl/>
        </w:rPr>
      </w:pPr>
    </w:p>
    <w:p w14:paraId="70ECB597"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43FF632F" w14:textId="77777777" w:rsidR="00EB5A81" w:rsidRPr="00CE4B41" w:rsidRDefault="00EB5A81" w:rsidP="00EB5A81">
      <w:pPr>
        <w:pStyle w:val="1"/>
        <w:ind w:left="720"/>
        <w:rPr>
          <w:sz w:val="24"/>
          <w:rtl/>
        </w:rPr>
      </w:pPr>
    </w:p>
    <w:p w14:paraId="378CC955"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לפני תחילת העבודה ינקטו כל אמצעי הבטיחות </w:t>
      </w:r>
      <w:proofErr w:type="spellStart"/>
      <w:r w:rsidRPr="00CE4B41">
        <w:rPr>
          <w:sz w:val="24"/>
          <w:szCs w:val="24"/>
          <w:rtl/>
        </w:rPr>
        <w:t>והגיהות</w:t>
      </w:r>
      <w:proofErr w:type="spellEnd"/>
      <w:r w:rsidRPr="00CE4B41">
        <w:rPr>
          <w:sz w:val="24"/>
          <w:szCs w:val="24"/>
          <w:rtl/>
        </w:rPr>
        <w:t xml:space="preserve"> הדרושים על פי דין.</w:t>
      </w:r>
    </w:p>
    <w:p w14:paraId="2F1491C1" w14:textId="77777777" w:rsidR="00EB5A81" w:rsidRPr="00CE4B41" w:rsidRDefault="00EB5A81" w:rsidP="00EB5A81">
      <w:pPr>
        <w:pStyle w:val="1"/>
        <w:ind w:left="720"/>
        <w:rPr>
          <w:sz w:val="24"/>
          <w:rtl/>
        </w:rPr>
      </w:pPr>
    </w:p>
    <w:p w14:paraId="432864B7"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7FACA4E1" w14:textId="77777777" w:rsidR="00EB5A81" w:rsidRPr="00CE4B41" w:rsidRDefault="00EB5A81" w:rsidP="00EB5A81">
      <w:pPr>
        <w:pStyle w:val="1"/>
        <w:ind w:left="720"/>
        <w:rPr>
          <w:sz w:val="24"/>
          <w:rtl/>
        </w:rPr>
      </w:pPr>
    </w:p>
    <w:p w14:paraId="1D3E5B3A"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7C3E93E9" w14:textId="77777777" w:rsidR="00EB5A81" w:rsidRPr="009014A0" w:rsidRDefault="00EB5A81" w:rsidP="00EB5A81">
      <w:pPr>
        <w:ind w:left="1560" w:hanging="700"/>
        <w:jc w:val="both"/>
        <w:rPr>
          <w:color w:val="000000"/>
          <w:sz w:val="24"/>
          <w:szCs w:val="24"/>
          <w:rtl/>
        </w:rPr>
      </w:pPr>
    </w:p>
    <w:p w14:paraId="07BD5BAB"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067252B7" w14:textId="77777777" w:rsidR="00EB5A81" w:rsidRPr="009014A0" w:rsidRDefault="00EB5A81" w:rsidP="00EB5A81">
      <w:pPr>
        <w:jc w:val="both"/>
        <w:rPr>
          <w:color w:val="000000"/>
          <w:sz w:val="24"/>
          <w:szCs w:val="24"/>
          <w:rtl/>
        </w:rPr>
      </w:pPr>
    </w:p>
    <w:p w14:paraId="6ADBF4AB" w14:textId="77777777" w:rsidR="00EB5A81" w:rsidRDefault="00EB5A81" w:rsidP="00EB5A81">
      <w:pPr>
        <w:numPr>
          <w:ilvl w:val="0"/>
          <w:numId w:val="19"/>
        </w:numPr>
        <w:spacing w:before="120" w:after="240"/>
        <w:jc w:val="both"/>
        <w:rPr>
          <w:sz w:val="24"/>
          <w:szCs w:val="24"/>
        </w:rPr>
      </w:pPr>
      <w:r w:rsidRPr="00CE4B41">
        <w:rPr>
          <w:sz w:val="24"/>
          <w:szCs w:val="24"/>
          <w:rtl/>
        </w:rPr>
        <w:t xml:space="preserve">המפקח יכיר באופן יסודי את סעיפי החוזה, המפרט, </w:t>
      </w:r>
      <w:proofErr w:type="spellStart"/>
      <w:r w:rsidRPr="00CE4B41">
        <w:rPr>
          <w:sz w:val="24"/>
          <w:szCs w:val="24"/>
          <w:rtl/>
        </w:rPr>
        <w:t>התכניות</w:t>
      </w:r>
      <w:proofErr w:type="spellEnd"/>
      <w:r w:rsidRPr="00CE4B41">
        <w:rPr>
          <w:sz w:val="24"/>
          <w:szCs w:val="24"/>
          <w:rtl/>
        </w:rPr>
        <w:t xml:space="preserve">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13463B2F"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085945AE"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w:t>
      </w:r>
      <w:proofErr w:type="spellStart"/>
      <w:r w:rsidRPr="00CE4B41">
        <w:rPr>
          <w:sz w:val="24"/>
          <w:szCs w:val="24"/>
          <w:rtl/>
        </w:rPr>
        <w:t>הכל</w:t>
      </w:r>
      <w:proofErr w:type="spellEnd"/>
      <w:r w:rsidRPr="00CE4B41">
        <w:rPr>
          <w:sz w:val="24"/>
          <w:szCs w:val="24"/>
          <w:rtl/>
        </w:rPr>
        <w:t xml:space="preserve"> בהתאם להוראות </w:t>
      </w:r>
      <w:proofErr w:type="spellStart"/>
      <w:r w:rsidRPr="00CE4B41">
        <w:rPr>
          <w:sz w:val="24"/>
          <w:szCs w:val="24"/>
          <w:rtl/>
        </w:rPr>
        <w:t>ותכניות</w:t>
      </w:r>
      <w:proofErr w:type="spellEnd"/>
      <w:r w:rsidRPr="00CE4B41">
        <w:rPr>
          <w:sz w:val="24"/>
          <w:szCs w:val="24"/>
          <w:rtl/>
        </w:rPr>
        <w:t xml:space="preserve"> חוזי הבניה והמתכננים והוראות המזמין ו/או המנהל תוך תיאום ושילוב נכון של ביצוע העבודות על ידי הקבלנים והגורמים האחרים הפועלים באתר.</w:t>
      </w:r>
    </w:p>
    <w:p w14:paraId="63D2E240"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2C3E9A60" w14:textId="77777777" w:rsidR="00EB5A81" w:rsidRPr="009A0CF9" w:rsidRDefault="00EB5A81" w:rsidP="00EB5A81">
      <w:pPr>
        <w:numPr>
          <w:ilvl w:val="0"/>
          <w:numId w:val="19"/>
        </w:numPr>
        <w:spacing w:before="120" w:after="240"/>
        <w:jc w:val="both"/>
        <w:rPr>
          <w:sz w:val="24"/>
          <w:szCs w:val="24"/>
        </w:rPr>
      </w:pPr>
      <w:r w:rsidRPr="00CE4B41">
        <w:rPr>
          <w:sz w:val="24"/>
          <w:szCs w:val="24"/>
          <w:rtl/>
        </w:rPr>
        <w:lastRenderedPageBreak/>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78B528A4"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w:t>
      </w:r>
      <w:proofErr w:type="spellStart"/>
      <w:r w:rsidRPr="00CE4B41">
        <w:rPr>
          <w:sz w:val="24"/>
          <w:szCs w:val="24"/>
          <w:rtl/>
        </w:rPr>
        <w:t>תכניות</w:t>
      </w:r>
      <w:proofErr w:type="spellEnd"/>
      <w:r w:rsidRPr="00CE4B41">
        <w:rPr>
          <w:sz w:val="24"/>
          <w:szCs w:val="24"/>
          <w:rtl/>
        </w:rPr>
        <w:t xml:space="preserve"> הבניה, ועם גילוי טעויות, שגיאות, סתירות, חוסר בהירות, אי התאמות וכיו"ב - הבאתם לתשומת לבו של המנהל לשם הבהרה, המלצה או קביעה - </w:t>
      </w:r>
      <w:proofErr w:type="spellStart"/>
      <w:r w:rsidRPr="00CE4B41">
        <w:rPr>
          <w:sz w:val="24"/>
          <w:szCs w:val="24"/>
          <w:rtl/>
        </w:rPr>
        <w:t>הכל</w:t>
      </w:r>
      <w:proofErr w:type="spellEnd"/>
      <w:r w:rsidRPr="00CE4B41">
        <w:rPr>
          <w:sz w:val="24"/>
          <w:szCs w:val="24"/>
          <w:rtl/>
        </w:rPr>
        <w:t xml:space="preserve">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58E51EA0"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68D4D47D"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47E89C9F"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41CD581A"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7DB9BD33"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599C52F9"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5D2807A0"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63B977EA"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5D3A3056"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1C5D3567"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3ED661F2" w14:textId="77777777" w:rsidR="00EB5A81" w:rsidRPr="009A2700" w:rsidRDefault="00EB5A81" w:rsidP="00EB5A81">
      <w:pPr>
        <w:pStyle w:val="24"/>
        <w:widowControl/>
        <w:numPr>
          <w:ilvl w:val="0"/>
          <w:numId w:val="20"/>
        </w:numPr>
        <w:bidi/>
        <w:spacing w:before="120"/>
        <w:jc w:val="both"/>
        <w:rPr>
          <w:vanish/>
          <w:sz w:val="24"/>
          <w:szCs w:val="24"/>
          <w:rtl/>
        </w:rPr>
      </w:pPr>
    </w:p>
    <w:p w14:paraId="41785D3A" w14:textId="77777777" w:rsidR="00EB5A81" w:rsidRPr="009A2700" w:rsidRDefault="00EB5A81" w:rsidP="00EB5A81">
      <w:pPr>
        <w:pStyle w:val="24"/>
        <w:widowControl/>
        <w:numPr>
          <w:ilvl w:val="0"/>
          <w:numId w:val="20"/>
        </w:numPr>
        <w:bidi/>
        <w:spacing w:before="120"/>
        <w:jc w:val="both"/>
        <w:rPr>
          <w:vanish/>
          <w:sz w:val="24"/>
          <w:szCs w:val="24"/>
          <w:rtl/>
        </w:rPr>
      </w:pPr>
    </w:p>
    <w:p w14:paraId="419D4B85" w14:textId="77777777" w:rsidR="00EB5A81" w:rsidRPr="009A2700" w:rsidRDefault="00EB5A81" w:rsidP="00EB5A81">
      <w:pPr>
        <w:pStyle w:val="24"/>
        <w:widowControl/>
        <w:numPr>
          <w:ilvl w:val="0"/>
          <w:numId w:val="20"/>
        </w:numPr>
        <w:bidi/>
        <w:spacing w:before="120"/>
        <w:jc w:val="both"/>
        <w:rPr>
          <w:vanish/>
          <w:sz w:val="24"/>
          <w:szCs w:val="24"/>
          <w:rtl/>
        </w:rPr>
      </w:pPr>
    </w:p>
    <w:p w14:paraId="4A66F1CD" w14:textId="77777777" w:rsidR="00EB5A81" w:rsidRPr="009A2700" w:rsidRDefault="00EB5A81" w:rsidP="00EB5A81">
      <w:pPr>
        <w:pStyle w:val="24"/>
        <w:widowControl/>
        <w:numPr>
          <w:ilvl w:val="0"/>
          <w:numId w:val="20"/>
        </w:numPr>
        <w:bidi/>
        <w:spacing w:before="120"/>
        <w:jc w:val="both"/>
        <w:rPr>
          <w:vanish/>
          <w:sz w:val="24"/>
          <w:szCs w:val="24"/>
          <w:rtl/>
        </w:rPr>
      </w:pPr>
    </w:p>
    <w:p w14:paraId="6A57200F" w14:textId="77777777" w:rsidR="00EB5A81" w:rsidRPr="009A2700" w:rsidRDefault="00EB5A81" w:rsidP="00EB5A81">
      <w:pPr>
        <w:pStyle w:val="24"/>
        <w:widowControl/>
        <w:numPr>
          <w:ilvl w:val="0"/>
          <w:numId w:val="20"/>
        </w:numPr>
        <w:bidi/>
        <w:spacing w:before="120"/>
        <w:jc w:val="both"/>
        <w:rPr>
          <w:vanish/>
          <w:sz w:val="24"/>
          <w:szCs w:val="24"/>
          <w:rtl/>
        </w:rPr>
      </w:pPr>
    </w:p>
    <w:p w14:paraId="2B75D071"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61CA5597"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2A427A31"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535678B3"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lastRenderedPageBreak/>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37614F22" w14:textId="77777777" w:rsidR="00EB5A81" w:rsidRDefault="00EB5A81" w:rsidP="00EB5A81">
      <w:pPr>
        <w:pStyle w:val="1"/>
        <w:ind w:left="720"/>
        <w:rPr>
          <w:sz w:val="24"/>
        </w:rPr>
      </w:pPr>
    </w:p>
    <w:p w14:paraId="2B25989B"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מתן התראות למזמין למתכננים והיועצים על הצורך לספק </w:t>
      </w:r>
      <w:proofErr w:type="spellStart"/>
      <w:r w:rsidRPr="00CE4B41">
        <w:rPr>
          <w:sz w:val="24"/>
          <w:szCs w:val="24"/>
          <w:rtl/>
        </w:rPr>
        <w:t>תכניות</w:t>
      </w:r>
      <w:proofErr w:type="spellEnd"/>
      <w:r w:rsidRPr="00CE4B41">
        <w:rPr>
          <w:sz w:val="24"/>
          <w:szCs w:val="24"/>
          <w:rtl/>
        </w:rPr>
        <w:t xml:space="preserve"> או הוראות לקבלנים או למילוי כל התחייבות כלפיהם.</w:t>
      </w:r>
    </w:p>
    <w:p w14:paraId="5C5C3033"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57B1EFB7"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60461B7E"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7C998CB5"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29B7F716"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118EE03C"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313D1E16"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10B805FD"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w:t>
      </w:r>
      <w:proofErr w:type="spellStart"/>
      <w:r w:rsidRPr="00CE4B41">
        <w:rPr>
          <w:sz w:val="24"/>
          <w:szCs w:val="24"/>
          <w:rtl/>
        </w:rPr>
        <w:t>רג'י</w:t>
      </w:r>
      <w:proofErr w:type="spellEnd"/>
      <w:r w:rsidRPr="00CE4B41">
        <w:rPr>
          <w:sz w:val="24"/>
          <w:szCs w:val="24"/>
          <w:rtl/>
        </w:rPr>
        <w:t>).</w:t>
      </w:r>
    </w:p>
    <w:p w14:paraId="7ECA8622"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3A88D4A4"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2E526F05"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w:t>
      </w:r>
      <w:proofErr w:type="spellStart"/>
      <w:r w:rsidRPr="00CE4B41">
        <w:rPr>
          <w:sz w:val="24"/>
          <w:szCs w:val="24"/>
          <w:rtl/>
        </w:rPr>
        <w:t>תכניות</w:t>
      </w:r>
      <w:proofErr w:type="spellEnd"/>
      <w:r w:rsidRPr="00CE4B41">
        <w:rPr>
          <w:sz w:val="24"/>
          <w:szCs w:val="24"/>
          <w:rtl/>
        </w:rPr>
        <w:t xml:space="preserve">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2B79EBAF"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7F535C61"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3C0C0434"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340A083F"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7FEB2C0E"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w:t>
      </w:r>
      <w:r>
        <w:rPr>
          <w:rFonts w:hint="cs"/>
          <w:sz w:val="24"/>
          <w:szCs w:val="24"/>
          <w:rtl/>
        </w:rPr>
        <w:lastRenderedPageBreak/>
        <w:t>העבודות שבפיקוח, בוצעו בהתאם לתוכניות ולמפרטים, הינם ללא ליקויים כלל וניתנים למסירה למזמין או לצד ג', לפי העניין.</w:t>
      </w:r>
    </w:p>
    <w:p w14:paraId="7C0606C0"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0E3DE2B9"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772F8721"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 xml:space="preserve">סיוע למקבלי הבניה והעבודות בקביעתם של התיקונים במועד הנדרש. צירוף רשימת התיקונים </w:t>
      </w:r>
      <w:proofErr w:type="spellStart"/>
      <w:r w:rsidRPr="00CE4B41">
        <w:rPr>
          <w:sz w:val="24"/>
          <w:szCs w:val="24"/>
          <w:rtl/>
        </w:rPr>
        <w:t>לפרטיכל</w:t>
      </w:r>
      <w:proofErr w:type="spellEnd"/>
      <w:r w:rsidRPr="00CE4B41">
        <w:rPr>
          <w:sz w:val="24"/>
          <w:szCs w:val="24"/>
          <w:rtl/>
        </w:rPr>
        <w:t xml:space="preserve"> של קבלה מוקדמת או סופית - כולל תאום תאריך לסיום ביצוע התיקונים</w:t>
      </w:r>
      <w:r>
        <w:rPr>
          <w:rFonts w:hint="cs"/>
          <w:sz w:val="24"/>
          <w:szCs w:val="24"/>
          <w:rtl/>
        </w:rPr>
        <w:t>.</w:t>
      </w:r>
    </w:p>
    <w:p w14:paraId="755FF878"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7DCBFA9E"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155A7650"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4A7998BA" w14:textId="77777777" w:rsidR="00EB5A81" w:rsidRPr="002D0EC6" w:rsidRDefault="00EB5A81" w:rsidP="00EB5A81">
      <w:pPr>
        <w:pStyle w:val="24"/>
        <w:widowControl/>
        <w:numPr>
          <w:ilvl w:val="0"/>
          <w:numId w:val="22"/>
        </w:numPr>
        <w:bidi/>
        <w:spacing w:before="120" w:after="240"/>
        <w:jc w:val="both"/>
        <w:rPr>
          <w:vanish/>
          <w:sz w:val="24"/>
          <w:szCs w:val="24"/>
          <w:rtl/>
        </w:rPr>
      </w:pPr>
    </w:p>
    <w:p w14:paraId="35E50438" w14:textId="77777777" w:rsidR="00EB5A81" w:rsidRPr="002D0EC6" w:rsidRDefault="00EB5A81" w:rsidP="00EB5A81">
      <w:pPr>
        <w:pStyle w:val="24"/>
        <w:widowControl/>
        <w:numPr>
          <w:ilvl w:val="0"/>
          <w:numId w:val="22"/>
        </w:numPr>
        <w:bidi/>
        <w:spacing w:before="120" w:after="240"/>
        <w:jc w:val="both"/>
        <w:rPr>
          <w:vanish/>
          <w:sz w:val="24"/>
          <w:szCs w:val="24"/>
          <w:rtl/>
        </w:rPr>
      </w:pPr>
    </w:p>
    <w:p w14:paraId="2DDF9A5B" w14:textId="77777777" w:rsidR="00EB5A81" w:rsidRPr="002D0EC6" w:rsidRDefault="00EB5A81" w:rsidP="00EB5A81">
      <w:pPr>
        <w:pStyle w:val="24"/>
        <w:widowControl/>
        <w:numPr>
          <w:ilvl w:val="0"/>
          <w:numId w:val="22"/>
        </w:numPr>
        <w:bidi/>
        <w:spacing w:before="120" w:after="240"/>
        <w:jc w:val="both"/>
        <w:rPr>
          <w:vanish/>
          <w:sz w:val="24"/>
          <w:szCs w:val="24"/>
          <w:rtl/>
        </w:rPr>
      </w:pPr>
    </w:p>
    <w:p w14:paraId="76316FDE" w14:textId="77777777" w:rsidR="00EB5A81" w:rsidRPr="002D0EC6" w:rsidRDefault="00EB5A81" w:rsidP="00EB5A81">
      <w:pPr>
        <w:pStyle w:val="24"/>
        <w:widowControl/>
        <w:numPr>
          <w:ilvl w:val="0"/>
          <w:numId w:val="22"/>
        </w:numPr>
        <w:bidi/>
        <w:spacing w:before="120" w:after="240"/>
        <w:jc w:val="both"/>
        <w:rPr>
          <w:vanish/>
          <w:sz w:val="24"/>
          <w:szCs w:val="24"/>
          <w:rtl/>
        </w:rPr>
      </w:pPr>
    </w:p>
    <w:p w14:paraId="619D9D8B" w14:textId="77777777" w:rsidR="00EB5A81" w:rsidRPr="002D0EC6" w:rsidRDefault="00EB5A81" w:rsidP="00EB5A81">
      <w:pPr>
        <w:pStyle w:val="24"/>
        <w:widowControl/>
        <w:numPr>
          <w:ilvl w:val="0"/>
          <w:numId w:val="22"/>
        </w:numPr>
        <w:bidi/>
        <w:spacing w:before="120" w:after="240"/>
        <w:jc w:val="both"/>
        <w:rPr>
          <w:vanish/>
          <w:sz w:val="24"/>
          <w:szCs w:val="24"/>
          <w:rtl/>
        </w:rPr>
      </w:pPr>
    </w:p>
    <w:p w14:paraId="76B1CE1C"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1E3D089A"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267FBC50"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 xml:space="preserve">הכנת </w:t>
      </w:r>
      <w:proofErr w:type="spellStart"/>
      <w:r w:rsidRPr="00CE4B41">
        <w:rPr>
          <w:sz w:val="24"/>
          <w:szCs w:val="24"/>
          <w:rtl/>
        </w:rPr>
        <w:t>פרטיכל</w:t>
      </w:r>
      <w:proofErr w:type="spellEnd"/>
      <w:r w:rsidRPr="00CE4B41">
        <w:rPr>
          <w:sz w:val="24"/>
          <w:szCs w:val="24"/>
          <w:rtl/>
        </w:rPr>
        <w:t xml:space="preserve"> של קבלת העבודות ותעודות השלמה של המבנים כולל החתמת כל הגורמים על מסמכים אלה, </w:t>
      </w:r>
      <w:proofErr w:type="spellStart"/>
      <w:r w:rsidRPr="00CE4B41">
        <w:rPr>
          <w:sz w:val="24"/>
          <w:szCs w:val="24"/>
          <w:rtl/>
        </w:rPr>
        <w:t>הכל</w:t>
      </w:r>
      <w:proofErr w:type="spellEnd"/>
      <w:r w:rsidRPr="00CE4B41">
        <w:rPr>
          <w:sz w:val="24"/>
          <w:szCs w:val="24"/>
          <w:rtl/>
        </w:rPr>
        <w:t xml:space="preserve">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0D67FDAA"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697B29DD"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3501EB96"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25B7AD57"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12819FE6"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בדיקת פנקסי הכמויות לאור המדידות באתר, כפי שנרשמו בפנקסי שדה ו/או הרשומות </w:t>
      </w:r>
      <w:proofErr w:type="spellStart"/>
      <w:r w:rsidRPr="00CE4B41">
        <w:rPr>
          <w:sz w:val="24"/>
          <w:szCs w:val="24"/>
          <w:rtl/>
        </w:rPr>
        <w:t>בתכניות</w:t>
      </w:r>
      <w:proofErr w:type="spellEnd"/>
      <w:r w:rsidRPr="00CE4B41">
        <w:rPr>
          <w:sz w:val="24"/>
          <w:szCs w:val="24"/>
          <w:rtl/>
        </w:rPr>
        <w:t xml:space="preserve"> הבצוע ובכפיפה לתנאי חוזה הבניה, וסיכום הכמויות עם הקבלנים.</w:t>
      </w:r>
    </w:p>
    <w:p w14:paraId="11E0045D"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5A14140A"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4F519C92"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ניתוחים </w:t>
      </w:r>
      <w:proofErr w:type="spellStart"/>
      <w:r w:rsidRPr="00CE4B41">
        <w:rPr>
          <w:sz w:val="24"/>
          <w:szCs w:val="24"/>
          <w:rtl/>
        </w:rPr>
        <w:t>תמחיריים</w:t>
      </w:r>
      <w:proofErr w:type="spellEnd"/>
      <w:r w:rsidRPr="00CE4B41">
        <w:rPr>
          <w:sz w:val="24"/>
          <w:szCs w:val="24"/>
          <w:rtl/>
        </w:rPr>
        <w:t xml:space="preserve"> לתביעותיהם של המתכננים, היועצים, הקבלנים והספקים והגשתם לאישור המנהל.</w:t>
      </w:r>
    </w:p>
    <w:p w14:paraId="08F07E2F" w14:textId="77777777" w:rsidR="00EB5A81" w:rsidRPr="009A0CF9" w:rsidRDefault="00EB5A81" w:rsidP="00EB5A81">
      <w:pPr>
        <w:numPr>
          <w:ilvl w:val="0"/>
          <w:numId w:val="23"/>
        </w:numPr>
        <w:spacing w:before="120" w:after="240"/>
        <w:jc w:val="both"/>
        <w:rPr>
          <w:sz w:val="24"/>
          <w:szCs w:val="24"/>
        </w:rPr>
      </w:pPr>
      <w:r w:rsidRPr="00CE4B41">
        <w:rPr>
          <w:sz w:val="24"/>
          <w:szCs w:val="24"/>
          <w:rtl/>
        </w:rPr>
        <w:lastRenderedPageBreak/>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0D258F31"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74F31487"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w:t>
      </w:r>
      <w:proofErr w:type="spellStart"/>
      <w:r w:rsidRPr="00CE4B41">
        <w:rPr>
          <w:sz w:val="24"/>
          <w:szCs w:val="24"/>
          <w:rtl/>
        </w:rPr>
        <w:t>הכל</w:t>
      </w:r>
      <w:proofErr w:type="spellEnd"/>
      <w:r w:rsidRPr="00CE4B41">
        <w:rPr>
          <w:sz w:val="24"/>
          <w:szCs w:val="24"/>
          <w:rtl/>
        </w:rPr>
        <w:t xml:space="preserve"> בהתאם להוראות החוזים ואישור המנהל.</w:t>
      </w:r>
    </w:p>
    <w:p w14:paraId="2C67750E"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18027739"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31A49715"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1244BE26"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723F7026"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השתתפות בברורים עם המתכננים, היועצים, הקבלנים והספקים ו/או קיום ברורים איתם </w:t>
      </w:r>
      <w:proofErr w:type="spellStart"/>
      <w:r w:rsidRPr="00CE4B41">
        <w:rPr>
          <w:sz w:val="24"/>
          <w:szCs w:val="24"/>
          <w:rtl/>
        </w:rPr>
        <w:t>הכל</w:t>
      </w:r>
      <w:proofErr w:type="spellEnd"/>
      <w:r w:rsidRPr="00CE4B41">
        <w:rPr>
          <w:sz w:val="24"/>
          <w:szCs w:val="24"/>
          <w:rtl/>
        </w:rPr>
        <w:t xml:space="preserve"> כפי שיורה המנהל בקשר לתביעות המזמין בהם.</w:t>
      </w:r>
    </w:p>
    <w:p w14:paraId="06BE526D"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4E6CD35F"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proofErr w:type="spellStart"/>
      <w:r>
        <w:rPr>
          <w:rFonts w:hint="cs"/>
          <w:sz w:val="24"/>
          <w:szCs w:val="24"/>
          <w:rtl/>
        </w:rPr>
        <w:t>ת</w:t>
      </w:r>
      <w:r w:rsidRPr="00CE4B41">
        <w:rPr>
          <w:sz w:val="24"/>
          <w:szCs w:val="24"/>
          <w:rtl/>
        </w:rPr>
        <w:t>כניות</w:t>
      </w:r>
      <w:proofErr w:type="spellEnd"/>
      <w:r w:rsidRPr="00CE4B41">
        <w:rPr>
          <w:sz w:val="24"/>
          <w:szCs w:val="24"/>
          <w:rtl/>
        </w:rPr>
        <w:t xml:space="preserve"> </w:t>
      </w:r>
      <w:r w:rsidRPr="00CE4B41">
        <w:rPr>
          <w:sz w:val="24"/>
          <w:szCs w:val="24"/>
        </w:rPr>
        <w:t>as made</w:t>
      </w:r>
      <w:r w:rsidRPr="00CE4B41">
        <w:rPr>
          <w:sz w:val="24"/>
          <w:szCs w:val="24"/>
          <w:rtl/>
        </w:rPr>
        <w:t>, כתבי אחריות וכדומה.</w:t>
      </w:r>
    </w:p>
    <w:p w14:paraId="3FF5D10F"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5461F55B"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4D0E73C8"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3E7CA3B0"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4EA05D38"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792515B7"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1EBF0EA9" w14:textId="77777777" w:rsidR="00EB5A81" w:rsidRPr="00A443D2" w:rsidRDefault="00EB5A81" w:rsidP="00EB5A81">
      <w:pPr>
        <w:spacing w:after="240"/>
        <w:ind w:left="740" w:hanging="580"/>
        <w:jc w:val="both"/>
        <w:rPr>
          <w:b/>
          <w:bCs/>
          <w:color w:val="000000"/>
          <w:sz w:val="24"/>
          <w:szCs w:val="24"/>
          <w:rtl/>
        </w:rPr>
      </w:pPr>
      <w:proofErr w:type="spellStart"/>
      <w:r>
        <w:rPr>
          <w:bCs/>
          <w:color w:val="000000"/>
          <w:sz w:val="24"/>
          <w:szCs w:val="24"/>
          <w:rtl/>
        </w:rPr>
        <w:t>יב</w:t>
      </w:r>
      <w:proofErr w:type="spellEnd"/>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22A22291" w14:textId="77777777" w:rsidR="00EB5A81" w:rsidRPr="00A443D2" w:rsidRDefault="00EB5A81" w:rsidP="00EB5A81">
      <w:pPr>
        <w:spacing w:after="240"/>
        <w:ind w:left="740" w:hanging="580"/>
        <w:jc w:val="both"/>
        <w:rPr>
          <w:bCs/>
          <w:color w:val="000000"/>
          <w:sz w:val="24"/>
          <w:szCs w:val="24"/>
          <w:rtl/>
        </w:rPr>
      </w:pPr>
      <w:proofErr w:type="spellStart"/>
      <w:r w:rsidRPr="00A443D2">
        <w:rPr>
          <w:b/>
          <w:bCs/>
          <w:color w:val="000000"/>
          <w:sz w:val="24"/>
          <w:szCs w:val="24"/>
          <w:rtl/>
        </w:rPr>
        <w:t>יג</w:t>
      </w:r>
      <w:proofErr w:type="spellEnd"/>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4114DEDB"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lastRenderedPageBreak/>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58B64AA7"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645AD35D"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טז</w:t>
      </w:r>
      <w:proofErr w:type="spellEnd"/>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w:t>
      </w:r>
      <w:proofErr w:type="spellStart"/>
      <w:r w:rsidRPr="009014A0">
        <w:rPr>
          <w:color w:val="000000"/>
          <w:sz w:val="24"/>
          <w:szCs w:val="24"/>
          <w:rtl/>
        </w:rPr>
        <w:t>הכל</w:t>
      </w:r>
      <w:proofErr w:type="spellEnd"/>
      <w:r w:rsidRPr="009014A0">
        <w:rPr>
          <w:color w:val="000000"/>
          <w:sz w:val="24"/>
          <w:szCs w:val="24"/>
          <w:rtl/>
        </w:rPr>
        <w:t xml:space="preserve">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0B6B89CE" w14:textId="77777777" w:rsidR="00EB5A81" w:rsidRPr="009014A0" w:rsidRDefault="00EB5A81" w:rsidP="00EB5A81">
      <w:pPr>
        <w:spacing w:after="240"/>
        <w:ind w:left="740" w:hanging="580"/>
        <w:jc w:val="both"/>
        <w:rPr>
          <w:color w:val="000000"/>
          <w:sz w:val="24"/>
          <w:szCs w:val="24"/>
          <w:rtl/>
        </w:rPr>
      </w:pPr>
      <w:proofErr w:type="spellStart"/>
      <w:r w:rsidRPr="00A443D2">
        <w:rPr>
          <w:b/>
          <w:bCs/>
          <w:color w:val="000000"/>
          <w:sz w:val="24"/>
          <w:szCs w:val="24"/>
          <w:rtl/>
        </w:rPr>
        <w:t>יז</w:t>
      </w:r>
      <w:proofErr w:type="spellEnd"/>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37925058"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יח</w:t>
      </w:r>
      <w:proofErr w:type="spellEnd"/>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032115C4" w14:textId="77777777" w:rsidR="00EB5A81" w:rsidRPr="009014A0" w:rsidRDefault="00EB5A81" w:rsidP="00EB5A81">
      <w:pPr>
        <w:ind w:left="720"/>
        <w:jc w:val="both"/>
        <w:rPr>
          <w:bCs/>
          <w:sz w:val="24"/>
          <w:szCs w:val="24"/>
          <w:u w:val="single"/>
          <w:rtl/>
        </w:rPr>
      </w:pPr>
    </w:p>
    <w:p w14:paraId="274CB2DB"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44764D4F" w14:textId="77777777" w:rsidR="00EB5A81" w:rsidRDefault="00EB5A81" w:rsidP="00EB5A81">
      <w:pPr>
        <w:jc w:val="right"/>
        <w:rPr>
          <w:bCs/>
          <w:rtl/>
        </w:rPr>
      </w:pPr>
      <w:r w:rsidRPr="004D2936">
        <w:rPr>
          <w:rFonts w:hint="cs"/>
          <w:bCs/>
          <w:rtl/>
        </w:rPr>
        <w:t>טופס 3.1</w:t>
      </w:r>
    </w:p>
    <w:p w14:paraId="0980A0B3" w14:textId="77777777" w:rsidR="00EB5A81" w:rsidRPr="004D2936" w:rsidRDefault="00EB5A81" w:rsidP="00EB5A81">
      <w:pPr>
        <w:jc w:val="right"/>
        <w:rPr>
          <w:bCs/>
        </w:rPr>
      </w:pPr>
    </w:p>
    <w:p w14:paraId="26A1B411"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2485BD21"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39B5635F"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7EB1F8D1"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0CA36ACE"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7445247E" w14:textId="77777777" w:rsidR="00EB5A81" w:rsidRPr="00A96E7A" w:rsidRDefault="00EB5A81" w:rsidP="00EB5A81">
      <w:pPr>
        <w:spacing w:line="360" w:lineRule="auto"/>
        <w:rPr>
          <w:i/>
          <w:iCs/>
          <w:rtl/>
        </w:rPr>
      </w:pPr>
    </w:p>
    <w:p w14:paraId="1B95F6CD" w14:textId="77777777" w:rsidR="00EB5A81" w:rsidRPr="00A96E7A" w:rsidRDefault="00EB5A81" w:rsidP="00EB5A81">
      <w:pPr>
        <w:spacing w:line="360" w:lineRule="auto"/>
        <w:jc w:val="both"/>
        <w:rPr>
          <w:sz w:val="24"/>
          <w:szCs w:val="24"/>
          <w:rtl/>
        </w:rPr>
      </w:pPr>
    </w:p>
    <w:p w14:paraId="6329E838"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59BE8CB3" w14:textId="77777777" w:rsidR="00EB5A81" w:rsidRPr="00A96E7A" w:rsidRDefault="00EB5A81" w:rsidP="00EB5A81">
      <w:pPr>
        <w:spacing w:line="360" w:lineRule="auto"/>
        <w:rPr>
          <w:sz w:val="24"/>
          <w:szCs w:val="24"/>
          <w:rtl/>
        </w:rPr>
      </w:pPr>
    </w:p>
    <w:p w14:paraId="7E289F7E"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A96E7A">
        <w:rPr>
          <w:rFonts w:hint="cs"/>
          <w:sz w:val="24"/>
          <w:szCs w:val="24"/>
          <w:u w:val="single"/>
          <w:rtl/>
        </w:rPr>
        <w:t>רג'קטים</w:t>
      </w:r>
      <w:proofErr w:type="spellEnd"/>
      <w:r w:rsidRPr="00A96E7A">
        <w:rPr>
          <w:rFonts w:hint="cs"/>
          <w:sz w:val="24"/>
          <w:szCs w:val="24"/>
          <w:u w:val="single"/>
          <w:rtl/>
        </w:rPr>
        <w:t xml:space="preserve"> בנושא: </w:t>
      </w:r>
    </w:p>
    <w:p w14:paraId="777B9743"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w:t>
      </w:r>
      <w:proofErr w:type="spellStart"/>
      <w:r w:rsidRPr="00A96E7A">
        <w:rPr>
          <w:rFonts w:hint="cs"/>
          <w:sz w:val="24"/>
          <w:szCs w:val="24"/>
          <w:rtl/>
        </w:rPr>
        <w:t>קלינים</w:t>
      </w:r>
      <w:proofErr w:type="spellEnd"/>
      <w:r w:rsidRPr="00A96E7A">
        <w:rPr>
          <w:rFonts w:hint="cs"/>
          <w:sz w:val="24"/>
          <w:szCs w:val="24"/>
          <w:rtl/>
        </w:rPr>
        <w:t xml:space="preserve"> </w:t>
      </w:r>
    </w:p>
    <w:p w14:paraId="5B66D42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12E5F54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1AFE4F4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29330A2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2619C4C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459EBFC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762F81E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1796F0C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w:t>
      </w:r>
      <w:proofErr w:type="spellStart"/>
      <w:r w:rsidRPr="00A96E7A">
        <w:rPr>
          <w:rFonts w:hint="cs"/>
          <w:sz w:val="24"/>
          <w:szCs w:val="24"/>
          <w:rtl/>
        </w:rPr>
        <w:t>לבנין</w:t>
      </w:r>
      <w:proofErr w:type="spellEnd"/>
      <w:r w:rsidRPr="00A96E7A">
        <w:rPr>
          <w:rFonts w:hint="cs"/>
          <w:sz w:val="24"/>
          <w:szCs w:val="24"/>
          <w:rtl/>
        </w:rPr>
        <w:t xml:space="preserve"> ) </w:t>
      </w:r>
    </w:p>
    <w:p w14:paraId="14A0D4B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790E68E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38DBEEC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6864991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7652F6A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גינה נקייה , מלאי אדמה ללא שיירי בניה/קוצים ( לדירות </w:t>
      </w:r>
      <w:proofErr w:type="spellStart"/>
      <w:r w:rsidRPr="00A96E7A">
        <w:rPr>
          <w:rFonts w:hint="cs"/>
          <w:sz w:val="24"/>
          <w:szCs w:val="24"/>
          <w:rtl/>
        </w:rPr>
        <w:t>צמודי</w:t>
      </w:r>
      <w:proofErr w:type="spellEnd"/>
      <w:r w:rsidRPr="00A96E7A">
        <w:rPr>
          <w:rFonts w:hint="cs"/>
          <w:sz w:val="24"/>
          <w:szCs w:val="24"/>
          <w:rtl/>
        </w:rPr>
        <w:t xml:space="preserve"> קרקע בלבד )</w:t>
      </w:r>
    </w:p>
    <w:p w14:paraId="67CD4DF1"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4A33F85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46CAB04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w:t>
      </w:r>
      <w:proofErr w:type="spellStart"/>
      <w:r w:rsidRPr="00A96E7A">
        <w:rPr>
          <w:rFonts w:hint="cs"/>
          <w:sz w:val="24"/>
          <w:szCs w:val="24"/>
          <w:rtl/>
        </w:rPr>
        <w:t>אקרינול</w:t>
      </w:r>
      <w:proofErr w:type="spellEnd"/>
      <w:r w:rsidRPr="00A96E7A">
        <w:rPr>
          <w:rFonts w:hint="cs"/>
          <w:sz w:val="24"/>
          <w:szCs w:val="24"/>
          <w:rtl/>
        </w:rPr>
        <w:t xml:space="preserve"> ) </w:t>
      </w:r>
    </w:p>
    <w:p w14:paraId="68D9F7C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0D04430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778CF97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764AA5A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מכסים </w:t>
      </w:r>
      <w:proofErr w:type="spellStart"/>
      <w:r w:rsidRPr="00A96E7A">
        <w:rPr>
          <w:rFonts w:hint="cs"/>
          <w:sz w:val="24"/>
          <w:szCs w:val="24"/>
          <w:rtl/>
        </w:rPr>
        <w:t>לג"ת</w:t>
      </w:r>
      <w:proofErr w:type="spellEnd"/>
      <w:r w:rsidRPr="00A96E7A">
        <w:rPr>
          <w:rFonts w:hint="cs"/>
          <w:sz w:val="24"/>
          <w:szCs w:val="24"/>
          <w:rtl/>
        </w:rPr>
        <w:t xml:space="preserve"> בחדרים רטובים , מרפסות פתוחות , גינה מוצמדת וכו'</w:t>
      </w:r>
    </w:p>
    <w:p w14:paraId="28C2526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41DF5B8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שיפועים תקינים וגמר </w:t>
      </w:r>
      <w:proofErr w:type="spellStart"/>
      <w:r w:rsidRPr="00A96E7A">
        <w:rPr>
          <w:rFonts w:hint="cs"/>
          <w:sz w:val="24"/>
          <w:szCs w:val="24"/>
          <w:rtl/>
        </w:rPr>
        <w:t>בפודסט</w:t>
      </w:r>
      <w:proofErr w:type="spellEnd"/>
      <w:r w:rsidRPr="00A96E7A">
        <w:rPr>
          <w:rFonts w:hint="cs"/>
          <w:sz w:val="24"/>
          <w:szCs w:val="24"/>
          <w:rtl/>
        </w:rPr>
        <w:t xml:space="preserve"> כביסה ( ככל וקיים ) </w:t>
      </w:r>
    </w:p>
    <w:p w14:paraId="30C759C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6ACB29C9"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0F0EFAB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4CB4C0CE" w14:textId="77777777" w:rsidR="00EB5A81" w:rsidRPr="00A96E7A" w:rsidRDefault="00EB5A81" w:rsidP="00EB5A81">
      <w:pPr>
        <w:spacing w:line="360" w:lineRule="auto"/>
        <w:rPr>
          <w:sz w:val="24"/>
          <w:szCs w:val="24"/>
          <w:rtl/>
        </w:rPr>
      </w:pPr>
    </w:p>
    <w:p w14:paraId="4D556A83" w14:textId="77777777" w:rsidR="00EB5A81" w:rsidRPr="00A96E7A" w:rsidRDefault="00EB5A81" w:rsidP="00EB5A81">
      <w:pPr>
        <w:spacing w:line="360" w:lineRule="auto"/>
        <w:rPr>
          <w:sz w:val="24"/>
          <w:szCs w:val="24"/>
          <w:rtl/>
        </w:rPr>
      </w:pPr>
    </w:p>
    <w:p w14:paraId="60E40EF6" w14:textId="77777777" w:rsidR="00EB5A81" w:rsidRPr="00A96E7A" w:rsidRDefault="00EB5A81" w:rsidP="00EB5A81">
      <w:pPr>
        <w:spacing w:line="360" w:lineRule="auto"/>
        <w:rPr>
          <w:sz w:val="24"/>
          <w:szCs w:val="24"/>
          <w:rtl/>
        </w:rPr>
      </w:pPr>
    </w:p>
    <w:p w14:paraId="281ED85F"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425F88A8"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660A6E32"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393253D9"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5AC783F2" w14:textId="77777777" w:rsidR="00EB5A81" w:rsidRPr="00A96E7A" w:rsidRDefault="00EB5A81" w:rsidP="00EB5A81">
      <w:pPr>
        <w:spacing w:line="360" w:lineRule="auto"/>
        <w:rPr>
          <w:b/>
          <w:bCs/>
          <w:sz w:val="24"/>
          <w:szCs w:val="24"/>
          <w:rtl/>
        </w:rPr>
      </w:pPr>
    </w:p>
    <w:p w14:paraId="331DCC22" w14:textId="77777777" w:rsidR="00EB5A81" w:rsidRPr="00A96E7A" w:rsidRDefault="00EB5A81" w:rsidP="00EB5A81">
      <w:pPr>
        <w:spacing w:line="360" w:lineRule="auto"/>
        <w:rPr>
          <w:b/>
          <w:bCs/>
          <w:sz w:val="24"/>
          <w:szCs w:val="24"/>
          <w:rtl/>
        </w:rPr>
      </w:pPr>
    </w:p>
    <w:p w14:paraId="192CF970" w14:textId="77777777" w:rsidR="00EB5A81" w:rsidRPr="00A96E7A" w:rsidRDefault="00EB5A81" w:rsidP="00EB5A81">
      <w:pPr>
        <w:spacing w:line="360" w:lineRule="auto"/>
        <w:rPr>
          <w:b/>
          <w:bCs/>
          <w:sz w:val="24"/>
          <w:szCs w:val="24"/>
        </w:rPr>
      </w:pPr>
    </w:p>
    <w:p w14:paraId="6D6A034B"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170D4AA3"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F50263" w14:textId="77777777" w:rsidR="00EB5A81" w:rsidRPr="00A96E7A" w:rsidRDefault="00EB5A81" w:rsidP="00EB5A81">
      <w:pPr>
        <w:spacing w:line="360" w:lineRule="auto"/>
        <w:rPr>
          <w:b/>
          <w:bCs/>
          <w:sz w:val="24"/>
          <w:szCs w:val="24"/>
          <w:rtl/>
        </w:rPr>
      </w:pPr>
    </w:p>
    <w:p w14:paraId="1969927E" w14:textId="77777777" w:rsidR="00EB5A81" w:rsidRPr="00A96E7A" w:rsidRDefault="00EB5A81" w:rsidP="00EB5A81">
      <w:pPr>
        <w:spacing w:line="360" w:lineRule="auto"/>
        <w:rPr>
          <w:b/>
          <w:bCs/>
          <w:sz w:val="24"/>
          <w:szCs w:val="24"/>
          <w:rtl/>
        </w:rPr>
      </w:pPr>
    </w:p>
    <w:p w14:paraId="0225AF70"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59264" behindDoc="0" locked="0" layoutInCell="1" allowOverlap="1" wp14:anchorId="203EFEBF" wp14:editId="2BBFA620">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D3230" id="Line 15"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60288" behindDoc="0" locked="0" layoutInCell="1" allowOverlap="1" wp14:anchorId="7254F110" wp14:editId="3FB0F20B">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B8310" id="Line 16"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61312" behindDoc="0" locked="0" layoutInCell="1" allowOverlap="1" wp14:anchorId="024253F6" wp14:editId="459BAE2D">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8B4A2" id="Line 17"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7AC80FFC"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681A2E82" w14:textId="77777777" w:rsidR="00EB5A81" w:rsidRPr="00A96E7A" w:rsidRDefault="00EB5A81" w:rsidP="00EB5A81">
      <w:pPr>
        <w:rPr>
          <w:noProof/>
          <w:szCs w:val="24"/>
        </w:rPr>
      </w:pPr>
    </w:p>
    <w:p w14:paraId="4F771AA6" w14:textId="77777777" w:rsidR="00EB5A81" w:rsidRPr="00A96E7A" w:rsidRDefault="00EB5A81" w:rsidP="00EB5A81">
      <w:pPr>
        <w:rPr>
          <w:noProof/>
          <w:rtl/>
        </w:rPr>
      </w:pPr>
      <w:r w:rsidRPr="00A96E7A">
        <w:rPr>
          <w:rFonts w:hint="cs"/>
          <w:noProof/>
          <w:rtl/>
        </w:rPr>
        <w:t xml:space="preserve"> </w:t>
      </w:r>
    </w:p>
    <w:p w14:paraId="274641F3"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lastRenderedPageBreak/>
        <w:t>נספח ב'2</w:t>
      </w:r>
    </w:p>
    <w:p w14:paraId="4D5CD37B" w14:textId="77777777" w:rsidR="00EB5A81" w:rsidRPr="004D2936" w:rsidRDefault="00EB5A81" w:rsidP="00EB5A81">
      <w:pPr>
        <w:spacing w:line="360" w:lineRule="auto"/>
        <w:jc w:val="right"/>
        <w:rPr>
          <w:rtl/>
        </w:rPr>
      </w:pPr>
      <w:r w:rsidRPr="004D2936">
        <w:rPr>
          <w:rFonts w:hint="cs"/>
          <w:rtl/>
        </w:rPr>
        <w:t>טופס 3.2</w:t>
      </w:r>
    </w:p>
    <w:p w14:paraId="7D29E51B"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4B472B54" w14:textId="77777777" w:rsidR="00EB5A81" w:rsidRPr="002A1A09" w:rsidRDefault="00EB5A81" w:rsidP="00EB5A81">
      <w:pPr>
        <w:spacing w:line="360" w:lineRule="auto"/>
        <w:jc w:val="center"/>
        <w:rPr>
          <w:b/>
          <w:bCs/>
          <w:sz w:val="28"/>
          <w:szCs w:val="28"/>
          <w:u w:val="single"/>
          <w:rtl/>
        </w:rPr>
      </w:pPr>
    </w:p>
    <w:p w14:paraId="04560C5D" w14:textId="77777777" w:rsidR="00EB5A81" w:rsidRPr="002A1A09" w:rsidRDefault="00EB5A81" w:rsidP="00EB5A81">
      <w:pPr>
        <w:spacing w:line="360" w:lineRule="auto"/>
        <w:jc w:val="center"/>
        <w:rPr>
          <w:b/>
          <w:bCs/>
          <w:sz w:val="28"/>
          <w:szCs w:val="28"/>
          <w:u w:val="single"/>
          <w:rtl/>
        </w:rPr>
      </w:pPr>
    </w:p>
    <w:p w14:paraId="7424ECE7"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47A13EB2"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0FEF1858" w14:textId="77777777" w:rsidR="00EB5A81" w:rsidRPr="002A1A09" w:rsidRDefault="00EB5A81" w:rsidP="00EB5A81">
      <w:pPr>
        <w:spacing w:line="360" w:lineRule="auto"/>
        <w:jc w:val="both"/>
        <w:rPr>
          <w:sz w:val="24"/>
          <w:szCs w:val="24"/>
          <w:rtl/>
        </w:rPr>
      </w:pPr>
    </w:p>
    <w:p w14:paraId="6285AE1A" w14:textId="77777777" w:rsidR="00EB5A81" w:rsidRPr="002A1A09" w:rsidRDefault="00EB5A81" w:rsidP="00EB5A81">
      <w:pPr>
        <w:spacing w:line="360" w:lineRule="auto"/>
        <w:jc w:val="both"/>
        <w:rPr>
          <w:sz w:val="24"/>
          <w:szCs w:val="24"/>
          <w:rtl/>
        </w:rPr>
      </w:pPr>
    </w:p>
    <w:p w14:paraId="3D74F5E2"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4B09C228" w14:textId="77777777" w:rsidR="00EB5A81" w:rsidRPr="002A1A09" w:rsidRDefault="00EB5A81" w:rsidP="00EB5A81">
      <w:pPr>
        <w:spacing w:line="360" w:lineRule="auto"/>
        <w:rPr>
          <w:sz w:val="24"/>
          <w:szCs w:val="24"/>
          <w:rtl/>
        </w:rPr>
      </w:pPr>
    </w:p>
    <w:p w14:paraId="506A5751" w14:textId="77777777" w:rsidR="00EB5A81" w:rsidRPr="002A1A09" w:rsidRDefault="00EB5A81" w:rsidP="00EB5A81">
      <w:pPr>
        <w:spacing w:line="360" w:lineRule="auto"/>
        <w:rPr>
          <w:sz w:val="24"/>
          <w:szCs w:val="24"/>
          <w:u w:val="single"/>
          <w:rtl/>
        </w:rPr>
      </w:pPr>
    </w:p>
    <w:p w14:paraId="1AA48FA7"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2A1A09">
        <w:rPr>
          <w:rFonts w:hint="cs"/>
          <w:sz w:val="24"/>
          <w:szCs w:val="24"/>
          <w:u w:val="single"/>
          <w:rtl/>
        </w:rPr>
        <w:t>רג'קטים</w:t>
      </w:r>
      <w:proofErr w:type="spellEnd"/>
      <w:r w:rsidRPr="002A1A09">
        <w:rPr>
          <w:rFonts w:hint="cs"/>
          <w:sz w:val="24"/>
          <w:szCs w:val="24"/>
          <w:u w:val="single"/>
          <w:rtl/>
        </w:rPr>
        <w:t xml:space="preserve"> בנושא: </w:t>
      </w:r>
    </w:p>
    <w:p w14:paraId="3627A94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w:t>
      </w:r>
      <w:proofErr w:type="spellStart"/>
      <w:r w:rsidRPr="002A1A09">
        <w:rPr>
          <w:rFonts w:hint="cs"/>
          <w:sz w:val="24"/>
          <w:szCs w:val="24"/>
          <w:rtl/>
        </w:rPr>
        <w:t>הלוביים</w:t>
      </w:r>
      <w:proofErr w:type="spellEnd"/>
      <w:r w:rsidRPr="002A1A09">
        <w:rPr>
          <w:rFonts w:hint="cs"/>
          <w:sz w:val="24"/>
          <w:szCs w:val="24"/>
          <w:rtl/>
        </w:rPr>
        <w:t xml:space="preserve"> הקומתיים והלובי הראשי והקומה המפולשת וחדרי המדרגות והגגות וחדרי האשפה הקומתיים (לרבות מצנח אשפה) חדר אשפה </w:t>
      </w:r>
      <w:proofErr w:type="spellStart"/>
      <w:r w:rsidRPr="002A1A09">
        <w:rPr>
          <w:rFonts w:hint="cs"/>
          <w:sz w:val="24"/>
          <w:szCs w:val="24"/>
          <w:rtl/>
        </w:rPr>
        <w:t>ודחסנית</w:t>
      </w:r>
      <w:proofErr w:type="spellEnd"/>
      <w:r w:rsidRPr="002A1A09">
        <w:rPr>
          <w:rFonts w:hint="cs"/>
          <w:sz w:val="24"/>
          <w:szCs w:val="24"/>
          <w:rtl/>
        </w:rPr>
        <w:t xml:space="preserve">,  והשטחים המגוננים והקומה המפולשת והחדרים הטכניים ומועדוני הדיירים והמחסנים המשותפים, והחניונים. </w:t>
      </w:r>
    </w:p>
    <w:p w14:paraId="2A94BCD7"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271D4D9D"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2A373AC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23D6CDB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029ED52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2262F8D4"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49F0AC7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31144A36"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726FC75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453E5620"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037AF274"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1EB4040A"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7B0BBA70"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0BFC4D7B"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693525A6"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36F23376" w14:textId="77777777" w:rsidR="00EB5A81" w:rsidRPr="002A1A09" w:rsidRDefault="00EB5A81" w:rsidP="00EB5A81">
      <w:pPr>
        <w:spacing w:line="360" w:lineRule="auto"/>
        <w:ind w:left="1440" w:firstLine="6"/>
        <w:rPr>
          <w:sz w:val="24"/>
          <w:szCs w:val="24"/>
          <w:rtl/>
        </w:rPr>
      </w:pPr>
      <w:r w:rsidRPr="002A1A09">
        <w:rPr>
          <w:sz w:val="24"/>
          <w:szCs w:val="24"/>
          <w:rtl/>
        </w:rPr>
        <w:lastRenderedPageBreak/>
        <w:t>* הוראות תחזוקה כוללת ותחזוקה מונעת של מערכות השרות המותקנות בבניין.</w:t>
      </w:r>
    </w:p>
    <w:p w14:paraId="04AD0DC3"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7DF5A7C9" w14:textId="77777777" w:rsidR="00EB5A81" w:rsidRPr="002A1A09" w:rsidRDefault="00EB5A81" w:rsidP="00EB5A81">
      <w:pPr>
        <w:spacing w:line="360" w:lineRule="auto"/>
        <w:ind w:left="1440"/>
        <w:rPr>
          <w:sz w:val="24"/>
          <w:szCs w:val="24"/>
          <w:rtl/>
        </w:rPr>
      </w:pPr>
      <w:r w:rsidRPr="002A1A09">
        <w:rPr>
          <w:sz w:val="24"/>
          <w:szCs w:val="24"/>
          <w:rtl/>
        </w:rPr>
        <w:t xml:space="preserve">* </w:t>
      </w:r>
      <w:proofErr w:type="spellStart"/>
      <w:r w:rsidRPr="002A1A09">
        <w:rPr>
          <w:sz w:val="24"/>
          <w:szCs w:val="24"/>
          <w:rtl/>
        </w:rPr>
        <w:t>תכניות</w:t>
      </w:r>
      <w:proofErr w:type="spellEnd"/>
      <w:r w:rsidRPr="002A1A09">
        <w:rPr>
          <w:sz w:val="24"/>
          <w:szCs w:val="24"/>
          <w:rtl/>
        </w:rPr>
        <w:t xml:space="preserve"> ביצוע בפועל.</w:t>
      </w:r>
    </w:p>
    <w:p w14:paraId="5432C1D4"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3A42CCF0"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2FBCF4BF"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7F0609E4"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25B66D1C"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6284999F"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1406496C"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503B73D9" w14:textId="77777777" w:rsidR="00EB5A81" w:rsidRPr="002A1A09" w:rsidRDefault="00EB5A81" w:rsidP="00EB5A81">
      <w:pPr>
        <w:ind w:left="1440" w:firstLine="6"/>
        <w:rPr>
          <w:sz w:val="24"/>
          <w:szCs w:val="24"/>
        </w:rPr>
      </w:pPr>
    </w:p>
    <w:p w14:paraId="13D82DD7" w14:textId="77777777" w:rsidR="00EB5A81" w:rsidRPr="002A1A09" w:rsidRDefault="00EB5A81" w:rsidP="00EB5A81">
      <w:pPr>
        <w:numPr>
          <w:ilvl w:val="0"/>
          <w:numId w:val="35"/>
        </w:numPr>
        <w:spacing w:line="360" w:lineRule="auto"/>
        <w:rPr>
          <w:sz w:val="24"/>
          <w:szCs w:val="24"/>
          <w:rtl/>
        </w:rPr>
      </w:pPr>
      <w:proofErr w:type="spellStart"/>
      <w:r w:rsidRPr="002A1A09">
        <w:rPr>
          <w:sz w:val="24"/>
          <w:szCs w:val="24"/>
          <w:rtl/>
        </w:rPr>
        <w:t>תכניות</w:t>
      </w:r>
      <w:proofErr w:type="spellEnd"/>
      <w:r w:rsidRPr="002A1A09">
        <w:rPr>
          <w:sz w:val="24"/>
          <w:szCs w:val="24"/>
          <w:rtl/>
        </w:rPr>
        <w:t xml:space="preserve"> עדות (</w:t>
      </w:r>
      <w:r w:rsidRPr="002A1A09">
        <w:rPr>
          <w:sz w:val="24"/>
          <w:szCs w:val="24"/>
        </w:rPr>
        <w:t>AS MADE</w:t>
      </w:r>
      <w:r w:rsidRPr="002A1A09">
        <w:rPr>
          <w:sz w:val="24"/>
          <w:szCs w:val="24"/>
          <w:rtl/>
        </w:rPr>
        <w:t xml:space="preserve">) למערכות המשותפות בלבד של אינסטלציה סניטרית, חשמל   </w:t>
      </w:r>
    </w:p>
    <w:p w14:paraId="67635B0F"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69A93300"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1B167E10" w14:textId="77777777" w:rsidR="00EB5A81" w:rsidRPr="002A1A09" w:rsidRDefault="00EB5A81" w:rsidP="00EB5A81">
      <w:pPr>
        <w:spacing w:line="360" w:lineRule="auto"/>
        <w:rPr>
          <w:sz w:val="24"/>
          <w:szCs w:val="24"/>
          <w:rtl/>
        </w:rPr>
      </w:pPr>
    </w:p>
    <w:p w14:paraId="48EEF757" w14:textId="77777777" w:rsidR="00EB5A81" w:rsidRPr="002A1A09" w:rsidRDefault="00EB5A81" w:rsidP="00EB5A81">
      <w:pPr>
        <w:spacing w:line="360" w:lineRule="auto"/>
        <w:rPr>
          <w:sz w:val="24"/>
          <w:szCs w:val="24"/>
          <w:rtl/>
        </w:rPr>
      </w:pPr>
    </w:p>
    <w:p w14:paraId="1293A20B"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44BC46E1"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F7F923" w14:textId="77777777" w:rsidR="00EB5A81" w:rsidRPr="002A1A09" w:rsidRDefault="00EB5A81" w:rsidP="00EB5A81">
      <w:pPr>
        <w:spacing w:line="360" w:lineRule="auto"/>
        <w:rPr>
          <w:sz w:val="24"/>
          <w:szCs w:val="24"/>
          <w:rtl/>
        </w:rPr>
      </w:pPr>
    </w:p>
    <w:p w14:paraId="151D6D90" w14:textId="77777777" w:rsidR="00EB5A81" w:rsidRPr="002A1A09" w:rsidRDefault="00EB5A81" w:rsidP="00EB5A81">
      <w:pPr>
        <w:spacing w:line="360" w:lineRule="auto"/>
        <w:rPr>
          <w:sz w:val="24"/>
          <w:szCs w:val="24"/>
          <w:rtl/>
        </w:rPr>
      </w:pPr>
    </w:p>
    <w:p w14:paraId="2500E97B" w14:textId="77777777" w:rsidR="00EB5A81" w:rsidRPr="002A1A09" w:rsidRDefault="00EB5A81" w:rsidP="00EB5A81">
      <w:pPr>
        <w:spacing w:line="360" w:lineRule="auto"/>
        <w:rPr>
          <w:sz w:val="24"/>
          <w:szCs w:val="24"/>
          <w:rtl/>
        </w:rPr>
      </w:pPr>
    </w:p>
    <w:p w14:paraId="2F09E80E" w14:textId="77777777" w:rsidR="00EB5A81" w:rsidRPr="002A1A09" w:rsidRDefault="00EB5A81" w:rsidP="00EB5A81">
      <w:pPr>
        <w:spacing w:line="360" w:lineRule="auto"/>
        <w:rPr>
          <w:sz w:val="24"/>
          <w:szCs w:val="24"/>
          <w:rtl/>
        </w:rPr>
      </w:pPr>
    </w:p>
    <w:p w14:paraId="2A1828CB"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4384" behindDoc="0" locked="0" layoutInCell="1" allowOverlap="1" wp14:anchorId="0075DBD5" wp14:editId="447F1893">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1720E" id="Line 20"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3360" behindDoc="0" locked="0" layoutInCell="1" allowOverlap="1" wp14:anchorId="5ADEA0F5" wp14:editId="29D1CF57">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3BDBE" id="Line 19"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2336" behindDoc="0" locked="0" layoutInCell="1" allowOverlap="1" wp14:anchorId="710C0B81" wp14:editId="762237F7">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9DEED" id="Line 18" o:spid="_x0000_s1026" style="position:absolute;left:0;text-align:left;flip:x;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7BE1C710"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1F9EB06B" w14:textId="77777777" w:rsidR="00EB5A81" w:rsidRDefault="00EB5A81" w:rsidP="00EB5A81">
      <w:pPr>
        <w:jc w:val="center"/>
        <w:rPr>
          <w:bCs/>
          <w:sz w:val="24"/>
          <w:szCs w:val="24"/>
          <w:u w:val="single"/>
          <w:rtl/>
        </w:rPr>
      </w:pPr>
    </w:p>
    <w:p w14:paraId="25E2B93D" w14:textId="77777777" w:rsidR="00EB5A81" w:rsidRPr="00603F1E" w:rsidRDefault="008942AD" w:rsidP="008942AD">
      <w:pPr>
        <w:spacing w:after="240"/>
        <w:jc w:val="center"/>
        <w:rPr>
          <w:bCs/>
          <w:u w:val="single"/>
          <w:rtl/>
        </w:rPr>
      </w:pPr>
      <w:r w:rsidRPr="00603F1E">
        <w:rPr>
          <w:rFonts w:hint="cs"/>
          <w:bCs/>
          <w:sz w:val="24"/>
          <w:szCs w:val="24"/>
          <w:u w:val="single"/>
          <w:rtl/>
        </w:rPr>
        <w:lastRenderedPageBreak/>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05E90DC4"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58C1B8F2"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1AE1043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456B85D3"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48F9D34F"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332C4781"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44BFF67B"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135FA5A0"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5761B5E7"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5A8C4365"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520269C9"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41A113AB"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5B7C642E"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4E1C297A"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29701553"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4BEEC920"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22A69E67"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6D179DB9"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3E0AA6E9"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39B21748"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0033E872"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6269153C"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746084FF"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35DB2FEF" w14:textId="77777777" w:rsidR="00EB5A81" w:rsidRDefault="00EB5A81" w:rsidP="00EB5A81">
      <w:pPr>
        <w:suppressAutoHyphens/>
        <w:autoSpaceDN w:val="0"/>
        <w:spacing w:after="120"/>
        <w:ind w:left="1728"/>
        <w:jc w:val="both"/>
        <w:textAlignment w:val="baseline"/>
        <w:rPr>
          <w:noProof/>
          <w:szCs w:val="24"/>
          <w:rtl/>
        </w:rPr>
      </w:pPr>
    </w:p>
    <w:p w14:paraId="34CAC30F" w14:textId="77777777" w:rsidR="00406518" w:rsidRDefault="00406518" w:rsidP="00EB5A81">
      <w:pPr>
        <w:suppressAutoHyphens/>
        <w:autoSpaceDN w:val="0"/>
        <w:spacing w:after="120"/>
        <w:ind w:left="1728"/>
        <w:jc w:val="both"/>
        <w:textAlignment w:val="baseline"/>
        <w:rPr>
          <w:noProof/>
          <w:szCs w:val="24"/>
          <w:rtl/>
        </w:rPr>
      </w:pPr>
    </w:p>
    <w:p w14:paraId="61A9EB1E" w14:textId="77777777" w:rsidR="00406518" w:rsidRPr="009C3F81" w:rsidRDefault="00406518" w:rsidP="00EB5A81">
      <w:pPr>
        <w:suppressAutoHyphens/>
        <w:autoSpaceDN w:val="0"/>
        <w:spacing w:after="120"/>
        <w:ind w:left="1728"/>
        <w:jc w:val="both"/>
        <w:textAlignment w:val="baseline"/>
        <w:rPr>
          <w:noProof/>
          <w:szCs w:val="24"/>
        </w:rPr>
      </w:pPr>
    </w:p>
    <w:p w14:paraId="4EADC17A"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lastRenderedPageBreak/>
        <w:t>תיעוד מסמכים</w:t>
      </w:r>
      <w:r w:rsidRPr="009C3F81">
        <w:rPr>
          <w:rFonts w:hint="cs"/>
          <w:noProof/>
          <w:szCs w:val="24"/>
          <w:rtl/>
        </w:rPr>
        <w:t>.</w:t>
      </w:r>
    </w:p>
    <w:p w14:paraId="7AE44E84"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23A51F0E"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10A534BB"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2CE498D7"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58C83EB4"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151A6DFD"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31FA3A4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679ABEE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369AD9EB"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6DA6EE13"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380849B6"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310099DE"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7F1BAFD0"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6434BA6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55E07E73"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205FEAF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1AC6539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45806D84"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6AF62F4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017FA35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18A9E21A"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4853BA5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4F20781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2BAC7389"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11D90C7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4EBEEAF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0D491479"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47A31A68"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5738E750"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3D0ED89B"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7D988567"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5F42AB1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1BAB6A8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lastRenderedPageBreak/>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1A23761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5D764C8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1E62169B"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340A0A0E"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00309B73"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63C82E84"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11AD707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45BF9C4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62DA5775"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6D5A0848"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31FC97C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4256D301"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17E9ABE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7A755F69"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03DA47D1"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6801DC63"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13D20AE4" w14:textId="77777777" w:rsidTr="00603F1E">
        <w:tc>
          <w:tcPr>
            <w:tcW w:w="709" w:type="dxa"/>
            <w:shd w:val="clear" w:color="auto" w:fill="auto"/>
          </w:tcPr>
          <w:p w14:paraId="2A70BC66"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41F8674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719DE60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518F7E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0901597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745E5C0E" w14:textId="77777777" w:rsidTr="00603F1E">
        <w:tc>
          <w:tcPr>
            <w:tcW w:w="709" w:type="dxa"/>
            <w:shd w:val="clear" w:color="auto" w:fill="auto"/>
          </w:tcPr>
          <w:p w14:paraId="7BF88C70"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0930AD10"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2B6BE26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4D96DF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45CBA2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8F91563" w14:textId="77777777" w:rsidTr="00603F1E">
        <w:tc>
          <w:tcPr>
            <w:tcW w:w="709" w:type="dxa"/>
            <w:shd w:val="clear" w:color="auto" w:fill="auto"/>
          </w:tcPr>
          <w:p w14:paraId="62FE88E2"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59D6336C"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097F909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DDB19A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974980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4068D49" w14:textId="77777777" w:rsidTr="00603F1E">
        <w:tc>
          <w:tcPr>
            <w:tcW w:w="709" w:type="dxa"/>
            <w:shd w:val="clear" w:color="auto" w:fill="auto"/>
          </w:tcPr>
          <w:p w14:paraId="36B676CB"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10F81EF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 xml:space="preserve">גימור (צבע/טיח </w:t>
            </w:r>
            <w:proofErr w:type="spellStart"/>
            <w:r w:rsidRPr="009C3F81">
              <w:rPr>
                <w:rFonts w:ascii="Arial" w:eastAsia="Calibri" w:hAnsi="Arial" w:cs="Arial"/>
                <w:sz w:val="14"/>
                <w:rtl/>
              </w:rPr>
              <w:t>וכו</w:t>
            </w:r>
            <w:proofErr w:type="spellEnd"/>
            <w:r w:rsidRPr="009C3F81">
              <w:rPr>
                <w:rFonts w:ascii="Arial" w:eastAsia="Calibri" w:hAnsi="Arial" w:cs="Arial" w:hint="cs"/>
                <w:sz w:val="14"/>
                <w:rtl/>
              </w:rPr>
              <w:t xml:space="preserve">)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 xml:space="preserve">) </w:t>
            </w:r>
          </w:p>
        </w:tc>
        <w:tc>
          <w:tcPr>
            <w:tcW w:w="1843" w:type="dxa"/>
            <w:shd w:val="clear" w:color="auto" w:fill="auto"/>
            <w:vAlign w:val="center"/>
          </w:tcPr>
          <w:p w14:paraId="19C7CB2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0CA966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6F9B0F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8D496DA" w14:textId="77777777" w:rsidTr="00603F1E">
        <w:tc>
          <w:tcPr>
            <w:tcW w:w="709" w:type="dxa"/>
            <w:shd w:val="clear" w:color="auto" w:fill="auto"/>
          </w:tcPr>
          <w:p w14:paraId="0A66DAAD"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26DFD85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מערכות אינסטלציה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747A817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AC60E4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B1F3F8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0478D54C" w14:textId="77777777" w:rsidTr="00603F1E">
        <w:tc>
          <w:tcPr>
            <w:tcW w:w="709" w:type="dxa"/>
            <w:shd w:val="clear" w:color="auto" w:fill="auto"/>
          </w:tcPr>
          <w:p w14:paraId="4EABF240"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35795EE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מערכת החשמל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0C3AEC6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B8D255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0DEF56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32A8E4A" w14:textId="77777777" w:rsidTr="00603F1E">
        <w:tc>
          <w:tcPr>
            <w:tcW w:w="709" w:type="dxa"/>
            <w:shd w:val="clear" w:color="auto" w:fill="auto"/>
          </w:tcPr>
          <w:p w14:paraId="2A9B818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2AC4F0D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xml:space="preserve">) </w:t>
            </w:r>
          </w:p>
        </w:tc>
        <w:tc>
          <w:tcPr>
            <w:tcW w:w="1843" w:type="dxa"/>
            <w:shd w:val="clear" w:color="auto" w:fill="auto"/>
            <w:vAlign w:val="center"/>
          </w:tcPr>
          <w:p w14:paraId="6059408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B0CCB3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4DC516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096E2CB" w14:textId="77777777" w:rsidTr="00603F1E">
        <w:tc>
          <w:tcPr>
            <w:tcW w:w="709" w:type="dxa"/>
            <w:shd w:val="clear" w:color="auto" w:fill="auto"/>
          </w:tcPr>
          <w:p w14:paraId="72A1927C"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3B7D849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חיפוי קרמיקה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5953DA0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0E074E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DF2398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4E55F10" w14:textId="77777777" w:rsidTr="00603F1E">
        <w:tc>
          <w:tcPr>
            <w:tcW w:w="709" w:type="dxa"/>
            <w:shd w:val="clear" w:color="auto" w:fill="auto"/>
          </w:tcPr>
          <w:p w14:paraId="07873B66"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69FE6DA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60C08E7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625F7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09985AF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06D39CB" w14:textId="77777777" w:rsidTr="00603F1E">
        <w:tc>
          <w:tcPr>
            <w:tcW w:w="709" w:type="dxa"/>
            <w:shd w:val="clear" w:color="auto" w:fill="auto"/>
          </w:tcPr>
          <w:p w14:paraId="5E7CB34A"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70F70CD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מרפסת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50B4E16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638474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813F36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AE78F18" w14:textId="77777777" w:rsidTr="00603F1E">
        <w:tc>
          <w:tcPr>
            <w:tcW w:w="709" w:type="dxa"/>
            <w:shd w:val="clear" w:color="auto" w:fill="auto"/>
          </w:tcPr>
          <w:p w14:paraId="694EDAF7"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113314B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הנחת ריצוף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6FAF7CC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A531AF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13E379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2CA6524E" w14:textId="77777777" w:rsidTr="00603F1E">
        <w:tc>
          <w:tcPr>
            <w:tcW w:w="709" w:type="dxa"/>
            <w:shd w:val="clear" w:color="auto" w:fill="auto"/>
          </w:tcPr>
          <w:p w14:paraId="5069737E"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788098A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התקנת אלומיניום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786CACA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7C299EF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3C58C5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8A8891D" w14:textId="77777777" w:rsidTr="00603F1E">
        <w:tc>
          <w:tcPr>
            <w:tcW w:w="709" w:type="dxa"/>
            <w:shd w:val="clear" w:color="auto" w:fill="auto"/>
          </w:tcPr>
          <w:p w14:paraId="03B04C9C"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lastRenderedPageBreak/>
              <w:t>12</w:t>
            </w:r>
          </w:p>
        </w:tc>
        <w:tc>
          <w:tcPr>
            <w:tcW w:w="3401" w:type="dxa"/>
            <w:shd w:val="clear" w:color="auto" w:fill="auto"/>
            <w:vAlign w:val="center"/>
          </w:tcPr>
          <w:p w14:paraId="1D77C11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1637164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A5D640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BD22A2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54A1010A"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 xml:space="preserve">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 דירה טכנית</w:t>
      </w:r>
    </w:p>
    <w:p w14:paraId="3FB1BEDD"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proofErr w:type="spellStart"/>
      <w:r w:rsidRPr="009A0CF9">
        <w:rPr>
          <w:rFonts w:ascii="Arial" w:eastAsia="Calibri" w:hAnsi="Arial" w:cs="Arial" w:hint="cs"/>
          <w:rtl/>
        </w:rPr>
        <w:t>ק.טכ</w:t>
      </w:r>
      <w:proofErr w:type="spellEnd"/>
      <w:r w:rsidRPr="009A0CF9">
        <w:rPr>
          <w:rFonts w:ascii="Arial" w:eastAsia="Calibri" w:hAnsi="Arial" w:cs="Arial" w:hint="cs"/>
          <w:rtl/>
        </w:rPr>
        <w:t xml:space="preserve"> = קומה טכנית -  רכוש משותף </w:t>
      </w:r>
    </w:p>
    <w:p w14:paraId="20F40326"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4C297AA2"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6E526AAC"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6AD32FCF"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42DE049F"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5A641B4E"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4D786D7B"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200CE1F9"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2945E29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7912086D"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43DA346F"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251A6376"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0066773E"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75F94309"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768DB557"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3572C99C"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0FAD3B05"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03BDDE06"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25FB504B"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354404FE"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0D806383"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117646E6" w14:textId="77777777" w:rsidR="00EB5A81" w:rsidRPr="009C3F81" w:rsidRDefault="00EB5A81" w:rsidP="00EB5A81">
      <w:pPr>
        <w:spacing w:before="120" w:line="480" w:lineRule="auto"/>
        <w:ind w:left="308"/>
        <w:rPr>
          <w:szCs w:val="24"/>
        </w:rPr>
      </w:pPr>
      <w:r>
        <w:rPr>
          <w:rFonts w:hint="cs"/>
          <w:szCs w:val="24"/>
          <w:rtl/>
        </w:rPr>
        <w:t>(ראה הנספחים להלן)</w:t>
      </w:r>
    </w:p>
    <w:p w14:paraId="018AA2C6"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lastRenderedPageBreak/>
        <w:t>טופס מס' 320</w:t>
      </w:r>
    </w:p>
    <w:p w14:paraId="3E9348C4"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335B61F2" w14:textId="77777777" w:rsidR="00EB5A81" w:rsidRPr="009A0CF9" w:rsidRDefault="00EB5A81" w:rsidP="00EB5A81">
      <w:pPr>
        <w:jc w:val="both"/>
        <w:rPr>
          <w:sz w:val="26"/>
          <w:szCs w:val="26"/>
          <w:rtl/>
        </w:rPr>
      </w:pPr>
      <w:r w:rsidRPr="009A0CF9">
        <w:rPr>
          <w:rFonts w:hint="cs"/>
          <w:sz w:val="26"/>
          <w:szCs w:val="26"/>
          <w:rtl/>
        </w:rPr>
        <w:t>חודש:_____________</w:t>
      </w:r>
    </w:p>
    <w:p w14:paraId="53C93E94"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276670DC" w14:textId="77777777" w:rsidTr="00603F1E">
        <w:tc>
          <w:tcPr>
            <w:tcW w:w="2375" w:type="dxa"/>
            <w:shd w:val="pct5" w:color="auto" w:fill="auto"/>
          </w:tcPr>
          <w:p w14:paraId="6A72A069"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4A80C485" w14:textId="77777777" w:rsidR="00EB5A81" w:rsidRPr="009A0CF9" w:rsidRDefault="00EB5A81" w:rsidP="00341985">
            <w:pPr>
              <w:jc w:val="both"/>
              <w:rPr>
                <w:sz w:val="24"/>
                <w:szCs w:val="24"/>
                <w:rtl/>
              </w:rPr>
            </w:pPr>
          </w:p>
        </w:tc>
        <w:tc>
          <w:tcPr>
            <w:tcW w:w="2552" w:type="dxa"/>
            <w:shd w:val="pct5" w:color="auto" w:fill="auto"/>
          </w:tcPr>
          <w:p w14:paraId="48FFFD21"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אפריקה</w:t>
            </w:r>
          </w:p>
        </w:tc>
        <w:tc>
          <w:tcPr>
            <w:tcW w:w="1843" w:type="dxa"/>
            <w:shd w:val="clear" w:color="auto" w:fill="auto"/>
          </w:tcPr>
          <w:p w14:paraId="1F9EBA86" w14:textId="77777777" w:rsidR="00EB5A81" w:rsidRPr="009A0CF9" w:rsidRDefault="00EB5A81" w:rsidP="00341985">
            <w:pPr>
              <w:jc w:val="both"/>
              <w:rPr>
                <w:sz w:val="24"/>
                <w:szCs w:val="24"/>
                <w:rtl/>
              </w:rPr>
            </w:pPr>
          </w:p>
        </w:tc>
      </w:tr>
      <w:tr w:rsidR="00EB5A81" w:rsidRPr="009A0CF9" w14:paraId="218BFCB1" w14:textId="77777777" w:rsidTr="00603F1E">
        <w:tc>
          <w:tcPr>
            <w:tcW w:w="2375" w:type="dxa"/>
            <w:shd w:val="pct5" w:color="auto" w:fill="auto"/>
          </w:tcPr>
          <w:p w14:paraId="20047B05"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66F03326" w14:textId="77777777" w:rsidR="00EB5A81" w:rsidRPr="009A0CF9" w:rsidRDefault="00EB5A81" w:rsidP="00341985">
            <w:pPr>
              <w:jc w:val="both"/>
              <w:rPr>
                <w:sz w:val="24"/>
                <w:szCs w:val="24"/>
                <w:rtl/>
              </w:rPr>
            </w:pPr>
          </w:p>
        </w:tc>
        <w:tc>
          <w:tcPr>
            <w:tcW w:w="2552" w:type="dxa"/>
            <w:shd w:val="pct5" w:color="auto" w:fill="auto"/>
          </w:tcPr>
          <w:p w14:paraId="27E72BD2"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6A88EA28" w14:textId="77777777" w:rsidR="00EB5A81" w:rsidRPr="009A0CF9" w:rsidRDefault="00EB5A81" w:rsidP="00341985">
            <w:pPr>
              <w:jc w:val="both"/>
              <w:rPr>
                <w:sz w:val="24"/>
                <w:szCs w:val="24"/>
                <w:rtl/>
              </w:rPr>
            </w:pPr>
          </w:p>
        </w:tc>
      </w:tr>
      <w:tr w:rsidR="00EB5A81" w:rsidRPr="009A0CF9" w14:paraId="4AF0260C" w14:textId="77777777" w:rsidTr="00603F1E">
        <w:tc>
          <w:tcPr>
            <w:tcW w:w="2375" w:type="dxa"/>
            <w:shd w:val="pct5" w:color="auto" w:fill="auto"/>
          </w:tcPr>
          <w:p w14:paraId="1269C4F5"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7EB59662" w14:textId="77777777" w:rsidR="00EB5A81" w:rsidRPr="009A0CF9" w:rsidRDefault="00EB5A81" w:rsidP="00341985">
            <w:pPr>
              <w:jc w:val="both"/>
              <w:rPr>
                <w:sz w:val="24"/>
                <w:szCs w:val="24"/>
                <w:rtl/>
              </w:rPr>
            </w:pPr>
          </w:p>
        </w:tc>
        <w:tc>
          <w:tcPr>
            <w:tcW w:w="2552" w:type="dxa"/>
            <w:shd w:val="pct5" w:color="auto" w:fill="auto"/>
          </w:tcPr>
          <w:p w14:paraId="17573453"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קבלן:     </w:t>
            </w:r>
          </w:p>
          <w:p w14:paraId="077F1E69"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32BE55D9" w14:textId="77777777" w:rsidR="00EB5A81" w:rsidRPr="009A0CF9" w:rsidRDefault="00EB5A81" w:rsidP="00341985">
            <w:pPr>
              <w:jc w:val="both"/>
              <w:rPr>
                <w:sz w:val="24"/>
                <w:szCs w:val="24"/>
                <w:rtl/>
              </w:rPr>
            </w:pPr>
          </w:p>
        </w:tc>
      </w:tr>
    </w:tbl>
    <w:p w14:paraId="79F06762"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6AF49B6B" w14:textId="77777777" w:rsidTr="00603F1E">
        <w:tc>
          <w:tcPr>
            <w:tcW w:w="2463" w:type="dxa"/>
            <w:shd w:val="pct5" w:color="auto" w:fill="auto"/>
          </w:tcPr>
          <w:p w14:paraId="16BB1051"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216DB4B1"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08B9A5CC"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551A3F20"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7B8068E0" w14:textId="77777777" w:rsidTr="00603F1E">
        <w:tc>
          <w:tcPr>
            <w:tcW w:w="2463" w:type="dxa"/>
            <w:shd w:val="clear" w:color="auto" w:fill="auto"/>
          </w:tcPr>
          <w:p w14:paraId="44FB4E2F"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77F333B8" w14:textId="77777777" w:rsidR="00EB5A81" w:rsidRPr="009A0CF9" w:rsidRDefault="00EB5A81" w:rsidP="00341985">
            <w:pPr>
              <w:jc w:val="both"/>
              <w:rPr>
                <w:rtl/>
              </w:rPr>
            </w:pPr>
            <w:r w:rsidRPr="009A0CF9">
              <w:rPr>
                <w:rFonts w:hint="cs"/>
                <w:rtl/>
              </w:rPr>
              <w:t>נבדק מתאריך_______</w:t>
            </w:r>
          </w:p>
          <w:p w14:paraId="48140118"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427ADB3F"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7E39DE71"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0D179E19" w14:textId="77777777" w:rsidR="00EB5A81" w:rsidRPr="009A0CF9" w:rsidRDefault="00EB5A81" w:rsidP="00341985">
            <w:pPr>
              <w:jc w:val="both"/>
              <w:rPr>
                <w:rtl/>
              </w:rPr>
            </w:pPr>
          </w:p>
        </w:tc>
        <w:tc>
          <w:tcPr>
            <w:tcW w:w="1903" w:type="dxa"/>
            <w:shd w:val="clear" w:color="auto" w:fill="auto"/>
          </w:tcPr>
          <w:p w14:paraId="5E18E119" w14:textId="77777777" w:rsidR="00EB5A81" w:rsidRPr="009A0CF9" w:rsidRDefault="00EB5A81" w:rsidP="00341985">
            <w:pPr>
              <w:jc w:val="both"/>
              <w:rPr>
                <w:rtl/>
              </w:rPr>
            </w:pPr>
          </w:p>
        </w:tc>
      </w:tr>
      <w:tr w:rsidR="00EB5A81" w:rsidRPr="009A0CF9" w14:paraId="77B2BAEA" w14:textId="77777777" w:rsidTr="00603F1E">
        <w:tc>
          <w:tcPr>
            <w:tcW w:w="2463" w:type="dxa"/>
            <w:shd w:val="clear" w:color="auto" w:fill="auto"/>
          </w:tcPr>
          <w:p w14:paraId="08444FB1"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3FB1E595" w14:textId="77777777" w:rsidR="00EB5A81" w:rsidRPr="009A0CF9" w:rsidRDefault="00EB5A81" w:rsidP="00341985">
            <w:pPr>
              <w:jc w:val="both"/>
              <w:rPr>
                <w:rtl/>
              </w:rPr>
            </w:pPr>
            <w:r w:rsidRPr="009A0CF9">
              <w:t></w:t>
            </w:r>
            <w:r w:rsidRPr="009A0CF9">
              <w:rPr>
                <w:rFonts w:hint="cs"/>
                <w:rtl/>
              </w:rPr>
              <w:t>קידוח ויציקת כלונסאות</w:t>
            </w:r>
          </w:p>
          <w:p w14:paraId="26C16C62"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6567AA9D"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55094005"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5EE9EABD"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4EDF3637"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642FC8D9"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18392A1D"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641168FC"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0AF56C35"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0444ECDF"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33FE2A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4E710FD"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F83781A"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1A34E2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70F9ACF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356D838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55BCAE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D83D93B"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76319A0D"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67EFDB08" w14:textId="77777777" w:rsidR="00EB5A81" w:rsidRPr="009A0CF9" w:rsidRDefault="00EB5A81" w:rsidP="00341985">
            <w:pPr>
              <w:jc w:val="both"/>
              <w:rPr>
                <w:rtl/>
              </w:rPr>
            </w:pPr>
          </w:p>
        </w:tc>
      </w:tr>
      <w:tr w:rsidR="00EB5A81" w:rsidRPr="009A0CF9" w14:paraId="5FADC250" w14:textId="77777777" w:rsidTr="00603F1E">
        <w:tc>
          <w:tcPr>
            <w:tcW w:w="2463" w:type="dxa"/>
            <w:vMerge w:val="restart"/>
            <w:shd w:val="clear" w:color="auto" w:fill="auto"/>
          </w:tcPr>
          <w:p w14:paraId="1EB98A43"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4EF9EB81"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64CC926C" w14:textId="77777777" w:rsidR="00EB5A81" w:rsidRPr="009A0CF9" w:rsidRDefault="00EB5A81" w:rsidP="00341985">
            <w:pPr>
              <w:jc w:val="both"/>
              <w:rPr>
                <w:rtl/>
              </w:rPr>
            </w:pPr>
          </w:p>
        </w:tc>
        <w:tc>
          <w:tcPr>
            <w:tcW w:w="1903" w:type="dxa"/>
            <w:shd w:val="clear" w:color="auto" w:fill="auto"/>
          </w:tcPr>
          <w:p w14:paraId="171A1BEB" w14:textId="77777777" w:rsidR="00EB5A81" w:rsidRPr="009A0CF9" w:rsidRDefault="00EB5A81" w:rsidP="00341985">
            <w:pPr>
              <w:jc w:val="both"/>
              <w:rPr>
                <w:rtl/>
              </w:rPr>
            </w:pPr>
          </w:p>
        </w:tc>
      </w:tr>
      <w:tr w:rsidR="00EB5A81" w:rsidRPr="009A0CF9" w14:paraId="654DE753" w14:textId="77777777" w:rsidTr="00603F1E">
        <w:tc>
          <w:tcPr>
            <w:tcW w:w="2463" w:type="dxa"/>
            <w:vMerge/>
            <w:shd w:val="clear" w:color="auto" w:fill="auto"/>
          </w:tcPr>
          <w:p w14:paraId="28045CE4" w14:textId="77777777" w:rsidR="00EB5A81" w:rsidRPr="009A0CF9" w:rsidRDefault="00EB5A81" w:rsidP="00341985">
            <w:pPr>
              <w:jc w:val="both"/>
              <w:rPr>
                <w:rtl/>
              </w:rPr>
            </w:pPr>
          </w:p>
        </w:tc>
        <w:tc>
          <w:tcPr>
            <w:tcW w:w="2747" w:type="dxa"/>
            <w:shd w:val="clear" w:color="auto" w:fill="auto"/>
          </w:tcPr>
          <w:p w14:paraId="4A6C6AE6"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3C4DCBC0" w14:textId="77777777" w:rsidR="00EB5A81" w:rsidRPr="009A0CF9" w:rsidRDefault="00EB5A81" w:rsidP="00341985">
            <w:pPr>
              <w:jc w:val="both"/>
              <w:rPr>
                <w:rtl/>
              </w:rPr>
            </w:pPr>
          </w:p>
        </w:tc>
        <w:tc>
          <w:tcPr>
            <w:tcW w:w="1903" w:type="dxa"/>
            <w:shd w:val="clear" w:color="auto" w:fill="auto"/>
          </w:tcPr>
          <w:p w14:paraId="0F8E688F" w14:textId="77777777" w:rsidR="00EB5A81" w:rsidRPr="009A0CF9" w:rsidRDefault="00EB5A81" w:rsidP="00341985">
            <w:pPr>
              <w:jc w:val="both"/>
              <w:rPr>
                <w:rtl/>
              </w:rPr>
            </w:pPr>
          </w:p>
        </w:tc>
      </w:tr>
      <w:tr w:rsidR="00EB5A81" w:rsidRPr="009A0CF9" w14:paraId="3616336D" w14:textId="77777777" w:rsidTr="00603F1E">
        <w:tc>
          <w:tcPr>
            <w:tcW w:w="2463" w:type="dxa"/>
            <w:vMerge/>
            <w:shd w:val="clear" w:color="auto" w:fill="auto"/>
          </w:tcPr>
          <w:p w14:paraId="78B04FE3" w14:textId="77777777" w:rsidR="00EB5A81" w:rsidRPr="009A0CF9" w:rsidRDefault="00EB5A81" w:rsidP="00341985">
            <w:pPr>
              <w:jc w:val="both"/>
              <w:rPr>
                <w:rtl/>
              </w:rPr>
            </w:pPr>
          </w:p>
        </w:tc>
        <w:tc>
          <w:tcPr>
            <w:tcW w:w="2747" w:type="dxa"/>
            <w:shd w:val="clear" w:color="auto" w:fill="auto"/>
          </w:tcPr>
          <w:p w14:paraId="1EF5B785"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538E2D20" w14:textId="77777777" w:rsidR="00EB5A81" w:rsidRPr="009A0CF9" w:rsidRDefault="00EB5A81" w:rsidP="00341985">
            <w:pPr>
              <w:jc w:val="both"/>
              <w:rPr>
                <w:rtl/>
              </w:rPr>
            </w:pPr>
          </w:p>
        </w:tc>
        <w:tc>
          <w:tcPr>
            <w:tcW w:w="1903" w:type="dxa"/>
            <w:shd w:val="clear" w:color="auto" w:fill="auto"/>
          </w:tcPr>
          <w:p w14:paraId="10660D3A" w14:textId="77777777" w:rsidR="00EB5A81" w:rsidRPr="009A0CF9" w:rsidRDefault="00EB5A81" w:rsidP="00341985">
            <w:pPr>
              <w:jc w:val="both"/>
              <w:rPr>
                <w:rtl/>
              </w:rPr>
            </w:pPr>
          </w:p>
        </w:tc>
      </w:tr>
      <w:tr w:rsidR="00EB5A81" w:rsidRPr="009A0CF9" w14:paraId="6354704B" w14:textId="77777777" w:rsidTr="00603F1E">
        <w:tc>
          <w:tcPr>
            <w:tcW w:w="2463" w:type="dxa"/>
            <w:vMerge/>
            <w:shd w:val="clear" w:color="auto" w:fill="auto"/>
          </w:tcPr>
          <w:p w14:paraId="0CBFAFC6" w14:textId="77777777" w:rsidR="00EB5A81" w:rsidRPr="009A0CF9" w:rsidRDefault="00EB5A81" w:rsidP="00341985">
            <w:pPr>
              <w:jc w:val="both"/>
              <w:rPr>
                <w:rtl/>
              </w:rPr>
            </w:pPr>
          </w:p>
        </w:tc>
        <w:tc>
          <w:tcPr>
            <w:tcW w:w="2747" w:type="dxa"/>
            <w:shd w:val="clear" w:color="auto" w:fill="auto"/>
          </w:tcPr>
          <w:p w14:paraId="30C6E3DF"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5920AA8B" w14:textId="77777777" w:rsidR="00EB5A81" w:rsidRPr="009A0CF9" w:rsidRDefault="00EB5A81" w:rsidP="00341985">
            <w:pPr>
              <w:jc w:val="both"/>
              <w:rPr>
                <w:rtl/>
              </w:rPr>
            </w:pPr>
          </w:p>
        </w:tc>
        <w:tc>
          <w:tcPr>
            <w:tcW w:w="1903" w:type="dxa"/>
            <w:shd w:val="clear" w:color="auto" w:fill="auto"/>
          </w:tcPr>
          <w:p w14:paraId="553B69BE" w14:textId="77777777" w:rsidR="00EB5A81" w:rsidRPr="009A0CF9" w:rsidRDefault="00EB5A81" w:rsidP="00341985">
            <w:pPr>
              <w:jc w:val="both"/>
              <w:rPr>
                <w:rtl/>
              </w:rPr>
            </w:pPr>
          </w:p>
        </w:tc>
      </w:tr>
      <w:tr w:rsidR="00EB5A81" w:rsidRPr="009A0CF9" w14:paraId="5F75B2EC" w14:textId="77777777" w:rsidTr="00603F1E">
        <w:tc>
          <w:tcPr>
            <w:tcW w:w="2463" w:type="dxa"/>
            <w:vMerge/>
            <w:shd w:val="clear" w:color="auto" w:fill="auto"/>
          </w:tcPr>
          <w:p w14:paraId="3964D805" w14:textId="77777777" w:rsidR="00EB5A81" w:rsidRPr="009A0CF9" w:rsidRDefault="00EB5A81" w:rsidP="00341985">
            <w:pPr>
              <w:jc w:val="both"/>
              <w:rPr>
                <w:rtl/>
              </w:rPr>
            </w:pPr>
          </w:p>
        </w:tc>
        <w:tc>
          <w:tcPr>
            <w:tcW w:w="2747" w:type="dxa"/>
            <w:shd w:val="clear" w:color="auto" w:fill="auto"/>
          </w:tcPr>
          <w:p w14:paraId="6CC00B6F"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1E839671" w14:textId="77777777" w:rsidR="00EB5A81" w:rsidRPr="009A0CF9" w:rsidRDefault="00EB5A81" w:rsidP="00341985">
            <w:pPr>
              <w:jc w:val="both"/>
              <w:rPr>
                <w:rtl/>
              </w:rPr>
            </w:pPr>
          </w:p>
        </w:tc>
        <w:tc>
          <w:tcPr>
            <w:tcW w:w="1903" w:type="dxa"/>
            <w:shd w:val="clear" w:color="auto" w:fill="auto"/>
          </w:tcPr>
          <w:p w14:paraId="392F1CEE" w14:textId="77777777" w:rsidR="00EB5A81" w:rsidRPr="009A0CF9" w:rsidRDefault="00EB5A81" w:rsidP="00341985">
            <w:pPr>
              <w:jc w:val="both"/>
              <w:rPr>
                <w:rtl/>
              </w:rPr>
            </w:pPr>
          </w:p>
        </w:tc>
      </w:tr>
      <w:tr w:rsidR="00EB5A81" w:rsidRPr="009A0CF9" w14:paraId="3EA40B08" w14:textId="77777777" w:rsidTr="00603F1E">
        <w:tc>
          <w:tcPr>
            <w:tcW w:w="2463" w:type="dxa"/>
            <w:shd w:val="clear" w:color="auto" w:fill="auto"/>
          </w:tcPr>
          <w:p w14:paraId="415DE71E" w14:textId="77777777" w:rsidR="00EB5A81" w:rsidRPr="009A0CF9" w:rsidRDefault="00EB5A81" w:rsidP="00341985">
            <w:pPr>
              <w:jc w:val="both"/>
              <w:rPr>
                <w:rtl/>
              </w:rPr>
            </w:pPr>
            <w:proofErr w:type="spellStart"/>
            <w:r w:rsidRPr="009A0CF9">
              <w:rPr>
                <w:rFonts w:hint="cs"/>
                <w:rtl/>
              </w:rPr>
              <w:t>תכניות</w:t>
            </w:r>
            <w:proofErr w:type="spellEnd"/>
          </w:p>
        </w:tc>
        <w:tc>
          <w:tcPr>
            <w:tcW w:w="2747" w:type="dxa"/>
            <w:shd w:val="clear" w:color="auto" w:fill="auto"/>
          </w:tcPr>
          <w:p w14:paraId="4A784C81" w14:textId="77777777" w:rsidR="00EB5A81" w:rsidRPr="009A0CF9" w:rsidRDefault="00EB5A81" w:rsidP="00341985">
            <w:pPr>
              <w:jc w:val="both"/>
              <w:rPr>
                <w:rtl/>
              </w:rPr>
            </w:pPr>
            <w:r w:rsidRPr="009A0CF9">
              <w:rPr>
                <w:rFonts w:hint="cs"/>
                <w:rtl/>
              </w:rPr>
              <w:t xml:space="preserve">בדיקה ועדכון  מהדורת </w:t>
            </w:r>
            <w:proofErr w:type="spellStart"/>
            <w:r w:rsidRPr="009A0CF9">
              <w:rPr>
                <w:rFonts w:hint="cs"/>
                <w:rtl/>
              </w:rPr>
              <w:t>תכניות</w:t>
            </w:r>
            <w:proofErr w:type="spellEnd"/>
          </w:p>
          <w:p w14:paraId="041BCC34" w14:textId="77777777" w:rsidR="00EB5A81" w:rsidRPr="009A0CF9" w:rsidRDefault="00EB5A81" w:rsidP="00341985">
            <w:pPr>
              <w:jc w:val="both"/>
              <w:rPr>
                <w:rtl/>
              </w:rPr>
            </w:pPr>
          </w:p>
        </w:tc>
        <w:tc>
          <w:tcPr>
            <w:tcW w:w="2268" w:type="dxa"/>
            <w:shd w:val="clear" w:color="auto" w:fill="auto"/>
          </w:tcPr>
          <w:p w14:paraId="3975AA7A"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7219DE03"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6567152B" w14:textId="77777777" w:rsidR="00EB5A81" w:rsidRPr="009A0CF9" w:rsidRDefault="00EB5A81" w:rsidP="00341985">
            <w:pPr>
              <w:jc w:val="both"/>
              <w:rPr>
                <w:rtl/>
              </w:rPr>
            </w:pPr>
            <w:r w:rsidRPr="009A0CF9">
              <w:rPr>
                <w:rFonts w:hint="cs"/>
                <w:rtl/>
              </w:rPr>
              <w:t xml:space="preserve">פרוט רשימת </w:t>
            </w:r>
            <w:proofErr w:type="spellStart"/>
            <w:r w:rsidRPr="009A0CF9">
              <w:rPr>
                <w:rFonts w:hint="cs"/>
                <w:rtl/>
              </w:rPr>
              <w:t>תכניות</w:t>
            </w:r>
            <w:proofErr w:type="spellEnd"/>
          </w:p>
        </w:tc>
      </w:tr>
      <w:tr w:rsidR="00EB5A81" w:rsidRPr="009A0CF9" w14:paraId="178380ED" w14:textId="77777777" w:rsidTr="00603F1E">
        <w:tc>
          <w:tcPr>
            <w:tcW w:w="2463" w:type="dxa"/>
            <w:shd w:val="clear" w:color="auto" w:fill="auto"/>
          </w:tcPr>
          <w:p w14:paraId="364807C6"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045F16EB"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4EFEDCA2"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22631396" w14:textId="77777777" w:rsidR="00EB5A81" w:rsidRPr="009A0CF9" w:rsidRDefault="00EB5A81" w:rsidP="00341985">
            <w:pPr>
              <w:jc w:val="both"/>
              <w:rPr>
                <w:rtl/>
              </w:rPr>
            </w:pPr>
            <w:r w:rsidRPr="009A0CF9">
              <w:rPr>
                <w:rFonts w:hint="cs"/>
                <w:rtl/>
              </w:rPr>
              <w:t xml:space="preserve">ת. גמר </w:t>
            </w:r>
          </w:p>
          <w:p w14:paraId="4DF32813" w14:textId="77777777" w:rsidR="00EB5A81" w:rsidRPr="009A0CF9" w:rsidRDefault="00EB5A81" w:rsidP="00341985">
            <w:pPr>
              <w:jc w:val="both"/>
              <w:rPr>
                <w:rtl/>
              </w:rPr>
            </w:pPr>
          </w:p>
        </w:tc>
        <w:tc>
          <w:tcPr>
            <w:tcW w:w="2268" w:type="dxa"/>
            <w:shd w:val="clear" w:color="auto" w:fill="auto"/>
          </w:tcPr>
          <w:p w14:paraId="04553ECB" w14:textId="77777777" w:rsidR="00EB5A81" w:rsidRPr="009A0CF9" w:rsidRDefault="00EB5A81" w:rsidP="00341985">
            <w:pPr>
              <w:jc w:val="both"/>
              <w:rPr>
                <w:rtl/>
              </w:rPr>
            </w:pPr>
          </w:p>
          <w:p w14:paraId="555695B6" w14:textId="77777777" w:rsidR="00EB5A81" w:rsidRPr="009A0CF9" w:rsidRDefault="00EB5A81" w:rsidP="00341985">
            <w:pPr>
              <w:jc w:val="both"/>
              <w:rPr>
                <w:rtl/>
              </w:rPr>
            </w:pPr>
          </w:p>
          <w:p w14:paraId="75BA4825" w14:textId="77777777" w:rsidR="00EB5A81" w:rsidRPr="009A0CF9" w:rsidRDefault="00EB5A81" w:rsidP="00341985">
            <w:pPr>
              <w:jc w:val="both"/>
              <w:rPr>
                <w:rtl/>
              </w:rPr>
            </w:pPr>
          </w:p>
          <w:p w14:paraId="066EBC44" w14:textId="77777777" w:rsidR="00EB5A81" w:rsidRPr="009A0CF9" w:rsidRDefault="00EB5A81" w:rsidP="00341985">
            <w:pPr>
              <w:jc w:val="both"/>
              <w:rPr>
                <w:rtl/>
              </w:rPr>
            </w:pPr>
          </w:p>
          <w:p w14:paraId="613923E4"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6822BB97" w14:textId="77777777" w:rsidR="00EB5A81" w:rsidRPr="009A0CF9" w:rsidRDefault="00EB5A81" w:rsidP="00341985">
            <w:pPr>
              <w:jc w:val="both"/>
              <w:rPr>
                <w:rtl/>
              </w:rPr>
            </w:pPr>
          </w:p>
        </w:tc>
      </w:tr>
      <w:tr w:rsidR="00EB5A81" w:rsidRPr="009A0CF9" w14:paraId="15512D2C" w14:textId="77777777" w:rsidTr="00603F1E">
        <w:tc>
          <w:tcPr>
            <w:tcW w:w="2463" w:type="dxa"/>
            <w:shd w:val="clear" w:color="auto" w:fill="auto"/>
          </w:tcPr>
          <w:p w14:paraId="2AF5BB3F"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301D2DBD"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6A707AEF"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78290367" w14:textId="77777777" w:rsidR="00EB5A81" w:rsidRPr="009A0CF9" w:rsidRDefault="00EB5A81" w:rsidP="00341985">
            <w:pPr>
              <w:jc w:val="both"/>
              <w:rPr>
                <w:rtl/>
              </w:rPr>
            </w:pPr>
          </w:p>
        </w:tc>
        <w:tc>
          <w:tcPr>
            <w:tcW w:w="2268" w:type="dxa"/>
            <w:shd w:val="clear" w:color="auto" w:fill="auto"/>
          </w:tcPr>
          <w:p w14:paraId="58748BCA" w14:textId="77777777" w:rsidR="00EB5A81" w:rsidRPr="009A0CF9" w:rsidRDefault="00EB5A81" w:rsidP="00341985">
            <w:pPr>
              <w:jc w:val="both"/>
              <w:rPr>
                <w:rtl/>
              </w:rPr>
            </w:pPr>
          </w:p>
        </w:tc>
        <w:tc>
          <w:tcPr>
            <w:tcW w:w="1903" w:type="dxa"/>
            <w:shd w:val="clear" w:color="auto" w:fill="auto"/>
          </w:tcPr>
          <w:p w14:paraId="0A23AA84" w14:textId="77777777" w:rsidR="00EB5A81" w:rsidRPr="009A0CF9" w:rsidRDefault="00EB5A81" w:rsidP="00341985">
            <w:pPr>
              <w:jc w:val="both"/>
              <w:rPr>
                <w:rtl/>
              </w:rPr>
            </w:pPr>
          </w:p>
        </w:tc>
      </w:tr>
      <w:tr w:rsidR="00EB5A81" w:rsidRPr="009A0CF9" w14:paraId="222C5E9C" w14:textId="77777777" w:rsidTr="00603F1E">
        <w:tc>
          <w:tcPr>
            <w:tcW w:w="2463" w:type="dxa"/>
            <w:shd w:val="clear" w:color="auto" w:fill="auto"/>
          </w:tcPr>
          <w:p w14:paraId="663EB2B2"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0E5A3BF8"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36BB62C0"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4DC8286E"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12C3E525" w14:textId="77777777" w:rsidR="00EB5A81" w:rsidRPr="009A0CF9" w:rsidRDefault="00EB5A81" w:rsidP="00341985">
            <w:pPr>
              <w:jc w:val="both"/>
              <w:rPr>
                <w:rtl/>
              </w:rPr>
            </w:pPr>
            <w:r w:rsidRPr="009A0CF9">
              <w:rPr>
                <w:rFonts w:hint="cs"/>
                <w:rtl/>
              </w:rPr>
              <w:t>_______________</w:t>
            </w:r>
          </w:p>
          <w:p w14:paraId="003A867A" w14:textId="77777777" w:rsidR="00EB5A81" w:rsidRPr="009A0CF9" w:rsidRDefault="00EB5A81" w:rsidP="00341985">
            <w:pPr>
              <w:jc w:val="both"/>
              <w:rPr>
                <w:rtl/>
              </w:rPr>
            </w:pPr>
          </w:p>
          <w:p w14:paraId="6045951D"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68766C79" w14:textId="77777777" w:rsidR="00EB5A81" w:rsidRPr="009A0CF9" w:rsidRDefault="00EB5A81" w:rsidP="00341985">
            <w:pPr>
              <w:jc w:val="both"/>
              <w:rPr>
                <w:rtl/>
              </w:rPr>
            </w:pPr>
          </w:p>
        </w:tc>
      </w:tr>
    </w:tbl>
    <w:p w14:paraId="1B365BCB"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0F6C3B6A" w14:textId="77777777" w:rsidR="00EB5A81" w:rsidRPr="009A0CF9" w:rsidRDefault="00EB5A81" w:rsidP="00EB5A81">
      <w:pPr>
        <w:jc w:val="both"/>
        <w:rPr>
          <w:rtl/>
        </w:rPr>
      </w:pPr>
    </w:p>
    <w:p w14:paraId="462FFB9E"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lastRenderedPageBreak/>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39D4B963" w14:textId="77777777" w:rsidR="00EB5A81" w:rsidRDefault="00EB5A81" w:rsidP="00EB5A81">
      <w:pPr>
        <w:spacing w:after="40"/>
        <w:rPr>
          <w:rFonts w:ascii="Arial" w:eastAsia="Calibri" w:hAnsi="Arial"/>
          <w:sz w:val="26"/>
          <w:szCs w:val="26"/>
          <w:rtl/>
        </w:rPr>
      </w:pPr>
    </w:p>
    <w:p w14:paraId="30D8CE67"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08730B2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585A718C" w14:textId="77777777" w:rsidTr="00341985">
        <w:tc>
          <w:tcPr>
            <w:tcW w:w="533" w:type="dxa"/>
            <w:tcBorders>
              <w:bottom w:val="single" w:sz="4" w:space="0" w:color="auto"/>
            </w:tcBorders>
            <w:shd w:val="clear" w:color="auto" w:fill="auto"/>
            <w:vAlign w:val="center"/>
          </w:tcPr>
          <w:p w14:paraId="40809B4F"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20D2F7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04078C4D" w14:textId="77777777" w:rsidTr="00341985">
        <w:tc>
          <w:tcPr>
            <w:tcW w:w="533" w:type="dxa"/>
            <w:shd w:val="clear" w:color="auto" w:fill="auto"/>
            <w:vAlign w:val="center"/>
          </w:tcPr>
          <w:p w14:paraId="20C2EAB1"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70B2522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80CD43B" w14:textId="77777777" w:rsidTr="00341985">
        <w:tc>
          <w:tcPr>
            <w:tcW w:w="533" w:type="dxa"/>
            <w:shd w:val="clear" w:color="auto" w:fill="auto"/>
            <w:vAlign w:val="center"/>
          </w:tcPr>
          <w:p w14:paraId="309E148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3B856AF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0866226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5141E57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4F35E10" w14:textId="77777777" w:rsidTr="00341985">
        <w:tc>
          <w:tcPr>
            <w:tcW w:w="533" w:type="dxa"/>
            <w:shd w:val="clear" w:color="auto" w:fill="auto"/>
          </w:tcPr>
          <w:p w14:paraId="4F36B8A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01566A4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בדיקות ואישור </w:t>
            </w:r>
            <w:proofErr w:type="spellStart"/>
            <w:r w:rsidRPr="009A0CF9">
              <w:rPr>
                <w:rFonts w:ascii="Arial" w:eastAsia="Calibri" w:hAnsi="Arial" w:hint="cs"/>
                <w:i/>
                <w:iCs/>
                <w:sz w:val="18"/>
                <w:szCs w:val="24"/>
                <w:rtl/>
              </w:rPr>
              <w:t>בנטונייט</w:t>
            </w:r>
            <w:proofErr w:type="spellEnd"/>
            <w:r w:rsidRPr="009A0CF9">
              <w:rPr>
                <w:rFonts w:ascii="Arial" w:eastAsia="Calibri" w:hAnsi="Arial" w:hint="cs"/>
                <w:i/>
                <w:iCs/>
                <w:sz w:val="18"/>
                <w:szCs w:val="24"/>
                <w:rtl/>
              </w:rPr>
              <w:t>/ניקיון הקידוח</w:t>
            </w:r>
          </w:p>
        </w:tc>
        <w:tc>
          <w:tcPr>
            <w:tcW w:w="848" w:type="dxa"/>
            <w:shd w:val="clear" w:color="auto" w:fill="auto"/>
          </w:tcPr>
          <w:p w14:paraId="6B382B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64F98F1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עומק הקידוח/בדיקות איכות של </w:t>
            </w:r>
            <w:proofErr w:type="spellStart"/>
            <w:r w:rsidRPr="009A0CF9">
              <w:rPr>
                <w:rFonts w:ascii="Arial" w:eastAsia="Calibri" w:hAnsi="Arial" w:hint="cs"/>
                <w:i/>
                <w:iCs/>
                <w:rtl/>
              </w:rPr>
              <w:t>הבנטונייט</w:t>
            </w:r>
            <w:proofErr w:type="spellEnd"/>
          </w:p>
        </w:tc>
      </w:tr>
      <w:tr w:rsidR="00EB5A81" w:rsidRPr="009A0CF9" w14:paraId="4F85DBBF" w14:textId="77777777" w:rsidTr="00341985">
        <w:tc>
          <w:tcPr>
            <w:tcW w:w="533" w:type="dxa"/>
            <w:shd w:val="clear" w:color="auto" w:fill="auto"/>
          </w:tcPr>
          <w:p w14:paraId="176C7D8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3819801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קידוח - </w:t>
            </w:r>
            <w:proofErr w:type="spellStart"/>
            <w:r w:rsidRPr="009A0CF9">
              <w:rPr>
                <w:rFonts w:ascii="Arial" w:eastAsia="Calibri" w:hAnsi="Arial" w:hint="cs"/>
                <w:i/>
                <w:iCs/>
                <w:sz w:val="18"/>
                <w:szCs w:val="24"/>
                <w:rtl/>
              </w:rPr>
              <w:t>קייסינג</w:t>
            </w:r>
            <w:proofErr w:type="spellEnd"/>
            <w:r w:rsidRPr="009A0CF9">
              <w:rPr>
                <w:rFonts w:ascii="Arial" w:eastAsia="Calibri" w:hAnsi="Arial" w:hint="cs"/>
                <w:i/>
                <w:iCs/>
                <w:sz w:val="18"/>
                <w:szCs w:val="24"/>
                <w:rtl/>
              </w:rPr>
              <w:t>/קוטר</w:t>
            </w:r>
          </w:p>
        </w:tc>
        <w:tc>
          <w:tcPr>
            <w:tcW w:w="848" w:type="dxa"/>
            <w:shd w:val="clear" w:color="auto" w:fill="auto"/>
          </w:tcPr>
          <w:p w14:paraId="45539B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372A08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3B7EADF" w14:textId="77777777" w:rsidTr="00341985">
        <w:tc>
          <w:tcPr>
            <w:tcW w:w="533" w:type="dxa"/>
            <w:shd w:val="clear" w:color="auto" w:fill="auto"/>
          </w:tcPr>
          <w:p w14:paraId="5D4C13C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4A9F16D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543B87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ACCF3F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519E3419" w14:textId="77777777" w:rsidTr="00341985">
        <w:tc>
          <w:tcPr>
            <w:tcW w:w="533" w:type="dxa"/>
            <w:shd w:val="clear" w:color="auto" w:fill="auto"/>
          </w:tcPr>
          <w:p w14:paraId="71BA6A4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178C8DB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0624C6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BDBFDA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152ED6FE" w14:textId="77777777" w:rsidTr="00341985">
        <w:tc>
          <w:tcPr>
            <w:tcW w:w="533" w:type="dxa"/>
            <w:shd w:val="clear" w:color="auto" w:fill="auto"/>
          </w:tcPr>
          <w:p w14:paraId="3D4193C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17CEF3F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797206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67C9A0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15AD53D2" w14:textId="77777777" w:rsidTr="00341985">
        <w:tc>
          <w:tcPr>
            <w:tcW w:w="533" w:type="dxa"/>
            <w:shd w:val="clear" w:color="auto" w:fill="auto"/>
          </w:tcPr>
          <w:p w14:paraId="40FA81D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6553544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48D596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4FC148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C985BC5" w14:textId="77777777" w:rsidTr="00341985">
        <w:tc>
          <w:tcPr>
            <w:tcW w:w="533" w:type="dxa"/>
            <w:shd w:val="clear" w:color="auto" w:fill="auto"/>
          </w:tcPr>
          <w:p w14:paraId="357556A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718A742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796BF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D2D440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E047745" w14:textId="77777777" w:rsidTr="00341985">
        <w:tc>
          <w:tcPr>
            <w:tcW w:w="533" w:type="dxa"/>
            <w:shd w:val="clear" w:color="auto" w:fill="auto"/>
          </w:tcPr>
          <w:p w14:paraId="2C0585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6ADEB5B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CED4A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6588C2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CC8090C" w14:textId="77777777" w:rsidTr="00341985">
        <w:tc>
          <w:tcPr>
            <w:tcW w:w="533" w:type="dxa"/>
            <w:shd w:val="clear" w:color="auto" w:fill="auto"/>
          </w:tcPr>
          <w:p w14:paraId="0C6095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7053CD5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9F8DF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B934B99"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10FCA6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5D3CDD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98CB2C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5B472C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79B8223C" w14:textId="77777777" w:rsidTr="00341985">
        <w:tc>
          <w:tcPr>
            <w:tcW w:w="815" w:type="dxa"/>
            <w:shd w:val="clear" w:color="auto" w:fill="auto"/>
          </w:tcPr>
          <w:p w14:paraId="16A45CD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A8B6D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205805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7819F9A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178C3A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A76B6A9" w14:textId="77777777" w:rsidTr="00341985">
        <w:tc>
          <w:tcPr>
            <w:tcW w:w="815" w:type="dxa"/>
            <w:shd w:val="clear" w:color="auto" w:fill="auto"/>
            <w:vAlign w:val="center"/>
          </w:tcPr>
          <w:p w14:paraId="2806433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34E8DA6"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79CD0E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606FF3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579BDE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E16007A" w14:textId="77777777" w:rsidTr="00341985">
        <w:tc>
          <w:tcPr>
            <w:tcW w:w="815" w:type="dxa"/>
            <w:shd w:val="clear" w:color="auto" w:fill="auto"/>
            <w:vAlign w:val="center"/>
          </w:tcPr>
          <w:p w14:paraId="574A3B4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55D0CA04"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5E2D04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95CD89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9EDAD1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777E71" w14:textId="77777777" w:rsidTr="00341985">
        <w:tc>
          <w:tcPr>
            <w:tcW w:w="815" w:type="dxa"/>
            <w:shd w:val="clear" w:color="auto" w:fill="auto"/>
            <w:vAlign w:val="center"/>
          </w:tcPr>
          <w:p w14:paraId="0D1D403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634FC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9CF823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8C38FB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16D0C2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EB8D3D" w14:textId="77777777" w:rsidTr="00341985">
        <w:tc>
          <w:tcPr>
            <w:tcW w:w="815" w:type="dxa"/>
            <w:shd w:val="clear" w:color="auto" w:fill="auto"/>
            <w:vAlign w:val="center"/>
          </w:tcPr>
          <w:p w14:paraId="563AAC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EC80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2FA8CE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0FB791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A62448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CF5CB5D" w14:textId="77777777" w:rsidTr="00341985">
        <w:tc>
          <w:tcPr>
            <w:tcW w:w="815" w:type="dxa"/>
            <w:shd w:val="clear" w:color="auto" w:fill="auto"/>
            <w:vAlign w:val="center"/>
          </w:tcPr>
          <w:p w14:paraId="25963EB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F0DF5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6B5569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5C8937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ACEDCB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8DF820" w14:textId="77777777" w:rsidTr="00341985">
        <w:tc>
          <w:tcPr>
            <w:tcW w:w="815" w:type="dxa"/>
            <w:shd w:val="clear" w:color="auto" w:fill="auto"/>
            <w:vAlign w:val="center"/>
          </w:tcPr>
          <w:p w14:paraId="7C87B7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D8A437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C4BD0A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391549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966F33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9DA6C6" w14:textId="77777777" w:rsidTr="00341985">
        <w:tc>
          <w:tcPr>
            <w:tcW w:w="815" w:type="dxa"/>
            <w:shd w:val="clear" w:color="auto" w:fill="auto"/>
            <w:vAlign w:val="center"/>
          </w:tcPr>
          <w:p w14:paraId="0A74A75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84556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703249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E9E7B1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0E5B00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74A762A" w14:textId="77777777" w:rsidTr="00341985">
        <w:tc>
          <w:tcPr>
            <w:tcW w:w="815" w:type="dxa"/>
            <w:shd w:val="clear" w:color="auto" w:fill="auto"/>
            <w:vAlign w:val="center"/>
          </w:tcPr>
          <w:p w14:paraId="7913CB4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6B2C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5A485F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3B4BF6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81FCEB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22E658" w14:textId="77777777" w:rsidTr="00341985">
        <w:tc>
          <w:tcPr>
            <w:tcW w:w="815" w:type="dxa"/>
            <w:shd w:val="clear" w:color="auto" w:fill="auto"/>
            <w:vAlign w:val="center"/>
          </w:tcPr>
          <w:p w14:paraId="4EA3CC6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E546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2C17C5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3CB1F2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276A19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9098493" w14:textId="77777777" w:rsidTr="00341985">
        <w:tc>
          <w:tcPr>
            <w:tcW w:w="815" w:type="dxa"/>
            <w:shd w:val="clear" w:color="auto" w:fill="auto"/>
            <w:vAlign w:val="center"/>
          </w:tcPr>
          <w:p w14:paraId="31EB7D6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37DF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481F7E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90FA34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7F765CE" w14:textId="77777777" w:rsidR="00EB5A81" w:rsidRPr="009A0CF9" w:rsidRDefault="00EB5A81" w:rsidP="00341985">
            <w:pPr>
              <w:suppressAutoHyphens/>
              <w:autoSpaceDN w:val="0"/>
              <w:textAlignment w:val="baseline"/>
              <w:rPr>
                <w:rFonts w:ascii="Arial" w:eastAsia="Calibri" w:hAnsi="Arial"/>
                <w:sz w:val="14"/>
                <w:rtl/>
              </w:rPr>
            </w:pPr>
          </w:p>
        </w:tc>
      </w:tr>
    </w:tbl>
    <w:p w14:paraId="0D2FD518" w14:textId="77777777" w:rsidR="00EB5A81" w:rsidRPr="009A0CF9" w:rsidRDefault="00EB5A81" w:rsidP="00EB5A81">
      <w:pPr>
        <w:suppressAutoHyphens/>
        <w:autoSpaceDN w:val="0"/>
        <w:jc w:val="both"/>
        <w:textAlignment w:val="baseline"/>
        <w:rPr>
          <w:rFonts w:ascii="Arial" w:eastAsia="Calibri" w:hAnsi="Arial"/>
          <w:sz w:val="18"/>
          <w:szCs w:val="24"/>
        </w:rPr>
      </w:pPr>
    </w:p>
    <w:p w14:paraId="7F0EBD73"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7386ECC5"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32789B38" w14:textId="77777777" w:rsidTr="00341985">
        <w:trPr>
          <w:trHeight w:val="1701"/>
        </w:trPr>
        <w:tc>
          <w:tcPr>
            <w:tcW w:w="2268" w:type="dxa"/>
            <w:shd w:val="clear" w:color="auto" w:fill="auto"/>
            <w:tcMar>
              <w:left w:w="0" w:type="dxa"/>
              <w:right w:w="0" w:type="dxa"/>
            </w:tcMar>
          </w:tcPr>
          <w:p w14:paraId="1A3635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CAE89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EDEAB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7F607515"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7E77F18" w14:textId="77777777" w:rsidR="00EB5A81" w:rsidRPr="009A0CF9" w:rsidRDefault="00EB5A81" w:rsidP="00EB5A81">
      <w:pPr>
        <w:suppressAutoHyphens/>
        <w:autoSpaceDN w:val="0"/>
        <w:jc w:val="both"/>
        <w:textAlignment w:val="baseline"/>
        <w:rPr>
          <w:rFonts w:ascii="Arial" w:eastAsia="Calibri" w:hAnsi="Arial"/>
          <w:sz w:val="18"/>
          <w:szCs w:val="24"/>
        </w:rPr>
      </w:pPr>
    </w:p>
    <w:p w14:paraId="6703AE0F"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13395656"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19B1CF6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4E53E4CC" w14:textId="77777777" w:rsidTr="00341985">
        <w:tc>
          <w:tcPr>
            <w:tcW w:w="533" w:type="dxa"/>
            <w:tcBorders>
              <w:bottom w:val="single" w:sz="4" w:space="0" w:color="auto"/>
            </w:tcBorders>
            <w:shd w:val="clear" w:color="auto" w:fill="auto"/>
            <w:vAlign w:val="center"/>
          </w:tcPr>
          <w:p w14:paraId="556E51B2"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04410B1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2BDD0340" w14:textId="77777777" w:rsidTr="00341985">
        <w:tc>
          <w:tcPr>
            <w:tcW w:w="533" w:type="dxa"/>
            <w:shd w:val="clear" w:color="auto" w:fill="auto"/>
            <w:vAlign w:val="center"/>
          </w:tcPr>
          <w:p w14:paraId="037D45B9"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77E874F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F6B1B28" w14:textId="77777777" w:rsidTr="00341985">
        <w:tc>
          <w:tcPr>
            <w:tcW w:w="533" w:type="dxa"/>
            <w:shd w:val="clear" w:color="auto" w:fill="auto"/>
            <w:vAlign w:val="center"/>
          </w:tcPr>
          <w:p w14:paraId="58D2731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1C96D03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60BF908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3019234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E8DCACA" w14:textId="77777777" w:rsidTr="00341985">
        <w:tc>
          <w:tcPr>
            <w:tcW w:w="533" w:type="dxa"/>
            <w:shd w:val="clear" w:color="auto" w:fill="auto"/>
          </w:tcPr>
          <w:p w14:paraId="5AFDA87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5035D73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3C8F4D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60A96B7F"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32487F60" w14:textId="77777777" w:rsidTr="00341985">
        <w:tc>
          <w:tcPr>
            <w:tcW w:w="533" w:type="dxa"/>
            <w:shd w:val="clear" w:color="auto" w:fill="auto"/>
          </w:tcPr>
          <w:p w14:paraId="00A9978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0527D2D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63D05B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B41B1A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88B2BC9" w14:textId="77777777" w:rsidTr="00341985">
        <w:tc>
          <w:tcPr>
            <w:tcW w:w="533" w:type="dxa"/>
            <w:shd w:val="clear" w:color="auto" w:fill="auto"/>
          </w:tcPr>
          <w:p w14:paraId="224B527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3EA6F80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אישור </w:t>
            </w:r>
            <w:proofErr w:type="spellStart"/>
            <w:r w:rsidRPr="009A0CF9">
              <w:rPr>
                <w:rFonts w:ascii="Arial" w:eastAsia="Calibri" w:hAnsi="Arial" w:hint="cs"/>
                <w:i/>
                <w:iCs/>
                <w:sz w:val="18"/>
                <w:szCs w:val="24"/>
                <w:rtl/>
              </w:rPr>
              <w:t>הקונסטרוקטור</w:t>
            </w:r>
            <w:proofErr w:type="spellEnd"/>
            <w:r w:rsidRPr="009A0CF9">
              <w:rPr>
                <w:rFonts w:ascii="Arial" w:eastAsia="Calibri" w:hAnsi="Arial" w:hint="cs"/>
                <w:i/>
                <w:iCs/>
                <w:sz w:val="18"/>
                <w:szCs w:val="24"/>
                <w:rtl/>
              </w:rPr>
              <w:t xml:space="preserve"> על היציקה וסידור הברזל</w:t>
            </w:r>
          </w:p>
        </w:tc>
        <w:tc>
          <w:tcPr>
            <w:tcW w:w="848" w:type="dxa"/>
            <w:shd w:val="clear" w:color="auto" w:fill="auto"/>
          </w:tcPr>
          <w:p w14:paraId="268697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47E9E4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7E558E3" w14:textId="77777777" w:rsidTr="00341985">
        <w:tc>
          <w:tcPr>
            <w:tcW w:w="533" w:type="dxa"/>
            <w:shd w:val="clear" w:color="auto" w:fill="auto"/>
          </w:tcPr>
          <w:p w14:paraId="6E1BB2F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37AE35C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151F1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F987C4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0053F32" w14:textId="77777777" w:rsidTr="00341985">
        <w:tc>
          <w:tcPr>
            <w:tcW w:w="533" w:type="dxa"/>
            <w:shd w:val="clear" w:color="auto" w:fill="auto"/>
          </w:tcPr>
          <w:p w14:paraId="048FB7D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188B54A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343B0C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85FD89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E4C838D" w14:textId="77777777" w:rsidTr="00341985">
        <w:tc>
          <w:tcPr>
            <w:tcW w:w="533" w:type="dxa"/>
            <w:shd w:val="clear" w:color="auto" w:fill="auto"/>
          </w:tcPr>
          <w:p w14:paraId="1456444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4C86D71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BF5C7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F056DA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F8D6535" w14:textId="77777777" w:rsidTr="00341985">
        <w:tc>
          <w:tcPr>
            <w:tcW w:w="533" w:type="dxa"/>
            <w:shd w:val="clear" w:color="auto" w:fill="auto"/>
          </w:tcPr>
          <w:p w14:paraId="785F709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006E5B4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4B126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B1A6B2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F629E91" w14:textId="77777777" w:rsidTr="00341985">
        <w:tc>
          <w:tcPr>
            <w:tcW w:w="533" w:type="dxa"/>
            <w:shd w:val="clear" w:color="auto" w:fill="auto"/>
          </w:tcPr>
          <w:p w14:paraId="6E70A7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72C48C4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946B72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8ECCC3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54488C9" w14:textId="77777777" w:rsidTr="00341985">
        <w:tc>
          <w:tcPr>
            <w:tcW w:w="533" w:type="dxa"/>
            <w:shd w:val="clear" w:color="auto" w:fill="auto"/>
          </w:tcPr>
          <w:p w14:paraId="2569D2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67C0508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7DF3AC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9DF441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140841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0317ACE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E504E1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9D0A91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6F0CC99D" w14:textId="77777777" w:rsidTr="00341985">
        <w:tc>
          <w:tcPr>
            <w:tcW w:w="815" w:type="dxa"/>
            <w:shd w:val="clear" w:color="auto" w:fill="auto"/>
          </w:tcPr>
          <w:p w14:paraId="44F3B4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47156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1B0B45A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A7C6BB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323D26F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8FF1296" w14:textId="77777777" w:rsidTr="00341985">
        <w:tc>
          <w:tcPr>
            <w:tcW w:w="815" w:type="dxa"/>
            <w:shd w:val="clear" w:color="auto" w:fill="auto"/>
            <w:vAlign w:val="center"/>
          </w:tcPr>
          <w:p w14:paraId="589F7D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9ABEABC"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35926A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E2BE3E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4D2E0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EBC7F4" w14:textId="77777777" w:rsidTr="00341985">
        <w:tc>
          <w:tcPr>
            <w:tcW w:w="815" w:type="dxa"/>
            <w:shd w:val="clear" w:color="auto" w:fill="auto"/>
            <w:vAlign w:val="center"/>
          </w:tcPr>
          <w:p w14:paraId="6C790F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B623F10"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031A486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258F13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92B65C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DB4D1E" w14:textId="77777777" w:rsidTr="00341985">
        <w:tc>
          <w:tcPr>
            <w:tcW w:w="815" w:type="dxa"/>
            <w:shd w:val="clear" w:color="auto" w:fill="auto"/>
            <w:vAlign w:val="center"/>
          </w:tcPr>
          <w:p w14:paraId="1062948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0E83A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80FD98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31A05C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85CCA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5A87BD6" w14:textId="77777777" w:rsidTr="00341985">
        <w:tc>
          <w:tcPr>
            <w:tcW w:w="815" w:type="dxa"/>
            <w:shd w:val="clear" w:color="auto" w:fill="auto"/>
            <w:vAlign w:val="center"/>
          </w:tcPr>
          <w:p w14:paraId="3A2A4D2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DF39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5A307F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A745FE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90C37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2A20AD3" w14:textId="77777777" w:rsidTr="00341985">
        <w:tc>
          <w:tcPr>
            <w:tcW w:w="815" w:type="dxa"/>
            <w:shd w:val="clear" w:color="auto" w:fill="auto"/>
            <w:vAlign w:val="center"/>
          </w:tcPr>
          <w:p w14:paraId="7BA38A0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F2D46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DCA831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D144B9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EA3F2B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2502FD" w14:textId="77777777" w:rsidTr="00341985">
        <w:tc>
          <w:tcPr>
            <w:tcW w:w="815" w:type="dxa"/>
            <w:shd w:val="clear" w:color="auto" w:fill="auto"/>
            <w:vAlign w:val="center"/>
          </w:tcPr>
          <w:p w14:paraId="7D8626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6DD1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60C12F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8406F4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AFA308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0960C7C" w14:textId="77777777" w:rsidTr="00341985">
        <w:tc>
          <w:tcPr>
            <w:tcW w:w="815" w:type="dxa"/>
            <w:shd w:val="clear" w:color="auto" w:fill="auto"/>
            <w:vAlign w:val="center"/>
          </w:tcPr>
          <w:p w14:paraId="75F06A4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29A2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F3A7D3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1E1FB5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575504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97EE2F8" w14:textId="77777777" w:rsidTr="00341985">
        <w:tc>
          <w:tcPr>
            <w:tcW w:w="815" w:type="dxa"/>
            <w:shd w:val="clear" w:color="auto" w:fill="auto"/>
            <w:vAlign w:val="center"/>
          </w:tcPr>
          <w:p w14:paraId="7769D69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59A3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3F3F73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15F296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AC4585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1B7F59A" w14:textId="77777777" w:rsidTr="00341985">
        <w:tc>
          <w:tcPr>
            <w:tcW w:w="815" w:type="dxa"/>
            <w:shd w:val="clear" w:color="auto" w:fill="auto"/>
            <w:vAlign w:val="center"/>
          </w:tcPr>
          <w:p w14:paraId="23D60F4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613C4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F736DF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A4E218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269038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51B1B6" w14:textId="77777777" w:rsidTr="00341985">
        <w:tc>
          <w:tcPr>
            <w:tcW w:w="815" w:type="dxa"/>
            <w:shd w:val="clear" w:color="auto" w:fill="auto"/>
            <w:vAlign w:val="center"/>
          </w:tcPr>
          <w:p w14:paraId="695606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3CFE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2EC4F5C"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EAD4D3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97749A8" w14:textId="77777777" w:rsidR="00EB5A81" w:rsidRPr="009A0CF9" w:rsidRDefault="00EB5A81" w:rsidP="00341985">
            <w:pPr>
              <w:suppressAutoHyphens/>
              <w:autoSpaceDN w:val="0"/>
              <w:textAlignment w:val="baseline"/>
              <w:rPr>
                <w:rFonts w:ascii="Arial" w:eastAsia="Calibri" w:hAnsi="Arial"/>
                <w:sz w:val="14"/>
                <w:rtl/>
              </w:rPr>
            </w:pPr>
          </w:p>
        </w:tc>
      </w:tr>
    </w:tbl>
    <w:p w14:paraId="791B5A5F" w14:textId="77777777" w:rsidR="00EB5A81" w:rsidRPr="009A0CF9" w:rsidRDefault="00EB5A81" w:rsidP="00EB5A81">
      <w:pPr>
        <w:suppressAutoHyphens/>
        <w:autoSpaceDN w:val="0"/>
        <w:jc w:val="both"/>
        <w:textAlignment w:val="baseline"/>
        <w:rPr>
          <w:rFonts w:ascii="Arial" w:eastAsia="Calibri" w:hAnsi="Arial"/>
          <w:sz w:val="18"/>
          <w:szCs w:val="24"/>
        </w:rPr>
      </w:pPr>
    </w:p>
    <w:p w14:paraId="2966E4C0"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6B626580"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578559CB" w14:textId="77777777" w:rsidTr="00341985">
        <w:trPr>
          <w:trHeight w:val="1701"/>
        </w:trPr>
        <w:tc>
          <w:tcPr>
            <w:tcW w:w="2268" w:type="dxa"/>
            <w:shd w:val="clear" w:color="auto" w:fill="auto"/>
            <w:tcMar>
              <w:left w:w="0" w:type="dxa"/>
              <w:right w:w="0" w:type="dxa"/>
            </w:tcMar>
          </w:tcPr>
          <w:p w14:paraId="38DCD1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A6B062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6D74F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4D051863"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1D293B1" w14:textId="77777777" w:rsidR="00EB5A81" w:rsidRPr="009A0CF9" w:rsidRDefault="00EB5A81" w:rsidP="00EB5A81">
      <w:pPr>
        <w:suppressAutoHyphens/>
        <w:autoSpaceDN w:val="0"/>
        <w:jc w:val="both"/>
        <w:textAlignment w:val="baseline"/>
        <w:rPr>
          <w:rFonts w:ascii="Arial" w:eastAsia="Calibri" w:hAnsi="Arial"/>
          <w:sz w:val="18"/>
          <w:szCs w:val="24"/>
        </w:rPr>
      </w:pPr>
    </w:p>
    <w:p w14:paraId="7678CA0F"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12EC9CB6" w14:textId="77777777" w:rsidR="00EB5A81" w:rsidRPr="009A0CF9" w:rsidRDefault="00EB5A81" w:rsidP="00EB5A81">
      <w:pPr>
        <w:spacing w:after="40"/>
        <w:rPr>
          <w:rFonts w:ascii="Arial" w:eastAsia="Calibri" w:hAnsi="Arial"/>
          <w:b/>
          <w:bCs/>
          <w:sz w:val="26"/>
          <w:szCs w:val="26"/>
          <w:rtl/>
        </w:rPr>
      </w:pPr>
    </w:p>
    <w:p w14:paraId="1A449DF4" w14:textId="77777777" w:rsidR="00EB5A81" w:rsidRPr="009A0CF9" w:rsidRDefault="00EB5A81" w:rsidP="00EB5A81">
      <w:pPr>
        <w:spacing w:after="40"/>
        <w:rPr>
          <w:rFonts w:ascii="Arial" w:eastAsia="Calibri" w:hAnsi="Arial"/>
          <w:b/>
          <w:bCs/>
          <w:sz w:val="26"/>
          <w:szCs w:val="26"/>
          <w:rtl/>
        </w:rPr>
      </w:pPr>
    </w:p>
    <w:p w14:paraId="556C5715" w14:textId="77777777" w:rsidR="00EB5A81" w:rsidRPr="009A0CF9" w:rsidRDefault="00EB5A81" w:rsidP="00EB5A81">
      <w:pPr>
        <w:spacing w:after="40"/>
        <w:rPr>
          <w:rFonts w:ascii="Arial" w:eastAsia="Calibri" w:hAnsi="Arial"/>
          <w:b/>
          <w:bCs/>
          <w:sz w:val="26"/>
          <w:szCs w:val="26"/>
          <w:rtl/>
        </w:rPr>
      </w:pPr>
    </w:p>
    <w:p w14:paraId="3855985F"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lastRenderedPageBreak/>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46C342E3"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20C62456" w14:textId="77777777" w:rsidTr="00341985">
        <w:tc>
          <w:tcPr>
            <w:tcW w:w="662" w:type="dxa"/>
            <w:shd w:val="clear" w:color="auto" w:fill="auto"/>
            <w:vAlign w:val="center"/>
          </w:tcPr>
          <w:p w14:paraId="4BE9D82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65163A4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21E9F77B" w14:textId="77777777" w:rsidTr="00341985">
        <w:tc>
          <w:tcPr>
            <w:tcW w:w="662" w:type="dxa"/>
            <w:shd w:val="clear" w:color="auto" w:fill="auto"/>
            <w:vAlign w:val="center"/>
          </w:tcPr>
          <w:p w14:paraId="6C6CC4B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23C399A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22E9DCD" w14:textId="77777777" w:rsidTr="00341985">
        <w:tc>
          <w:tcPr>
            <w:tcW w:w="662" w:type="dxa"/>
            <w:shd w:val="clear" w:color="auto" w:fill="auto"/>
          </w:tcPr>
          <w:p w14:paraId="27C7E76D"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3B060DD9"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724E2215"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3A7E812E"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2DD5C3A0" w14:textId="77777777" w:rsidTr="00341985">
        <w:tc>
          <w:tcPr>
            <w:tcW w:w="662" w:type="dxa"/>
            <w:shd w:val="clear" w:color="auto" w:fill="auto"/>
          </w:tcPr>
          <w:p w14:paraId="71687E0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50B7304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1EC4D3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7FF324C0"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2FD4E14C" w14:textId="77777777" w:rsidTr="00341985">
        <w:tc>
          <w:tcPr>
            <w:tcW w:w="662" w:type="dxa"/>
            <w:shd w:val="clear" w:color="auto" w:fill="auto"/>
          </w:tcPr>
          <w:p w14:paraId="7CBE9DE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37BD6DE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792E2A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B2E072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159FD9BF" w14:textId="77777777" w:rsidTr="00341985">
        <w:tc>
          <w:tcPr>
            <w:tcW w:w="662" w:type="dxa"/>
            <w:shd w:val="clear" w:color="auto" w:fill="auto"/>
          </w:tcPr>
          <w:p w14:paraId="14D3E5C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2022832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670DEE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C7D7FE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לפחות דירה אחת </w:t>
            </w:r>
            <w:proofErr w:type="spellStart"/>
            <w:r w:rsidRPr="009A0CF9">
              <w:rPr>
                <w:rFonts w:ascii="Arial" w:eastAsia="Calibri" w:hAnsi="Arial" w:hint="cs"/>
                <w:i/>
                <w:iCs/>
                <w:rtl/>
              </w:rPr>
              <w:t>הכל</w:t>
            </w:r>
            <w:proofErr w:type="spellEnd"/>
            <w:r w:rsidRPr="009A0CF9">
              <w:rPr>
                <w:rFonts w:ascii="Arial" w:eastAsia="Calibri" w:hAnsi="Arial" w:hint="cs"/>
                <w:i/>
                <w:iCs/>
                <w:rtl/>
              </w:rPr>
              <w:t xml:space="preserve"> סבב מבדק</w:t>
            </w:r>
          </w:p>
        </w:tc>
      </w:tr>
      <w:tr w:rsidR="00EB5A81" w:rsidRPr="009A0CF9" w14:paraId="418C739D" w14:textId="77777777" w:rsidTr="00341985">
        <w:tc>
          <w:tcPr>
            <w:tcW w:w="662" w:type="dxa"/>
            <w:shd w:val="clear" w:color="auto" w:fill="auto"/>
          </w:tcPr>
          <w:p w14:paraId="307123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7F63C2D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w:t>
            </w:r>
            <w:proofErr w:type="spellStart"/>
            <w:r w:rsidRPr="009A0CF9">
              <w:rPr>
                <w:rFonts w:ascii="Arial" w:eastAsia="Calibri" w:hAnsi="Arial" w:hint="cs"/>
                <w:i/>
                <w:iCs/>
                <w:sz w:val="18"/>
                <w:szCs w:val="24"/>
                <w:rtl/>
              </w:rPr>
              <w:t>עיגונים</w:t>
            </w:r>
            <w:proofErr w:type="spellEnd"/>
            <w:r w:rsidRPr="009A0CF9">
              <w:rPr>
                <w:rFonts w:ascii="Arial" w:eastAsia="Calibri" w:hAnsi="Arial" w:hint="cs"/>
                <w:i/>
                <w:iCs/>
                <w:sz w:val="18"/>
                <w:szCs w:val="24"/>
                <w:rtl/>
              </w:rPr>
              <w:t xml:space="preserve"> לשלד הבניין</w:t>
            </w:r>
          </w:p>
        </w:tc>
        <w:tc>
          <w:tcPr>
            <w:tcW w:w="847" w:type="dxa"/>
            <w:shd w:val="clear" w:color="auto" w:fill="auto"/>
          </w:tcPr>
          <w:p w14:paraId="3136C7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D7F8E8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AE94A96" w14:textId="77777777" w:rsidTr="00341985">
        <w:tc>
          <w:tcPr>
            <w:tcW w:w="662" w:type="dxa"/>
            <w:shd w:val="clear" w:color="auto" w:fill="auto"/>
          </w:tcPr>
          <w:p w14:paraId="443C374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5522B36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2F4971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2F898CB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EF2A0BE" w14:textId="77777777" w:rsidTr="00341985">
        <w:tc>
          <w:tcPr>
            <w:tcW w:w="662" w:type="dxa"/>
            <w:shd w:val="clear" w:color="auto" w:fill="auto"/>
          </w:tcPr>
          <w:p w14:paraId="72DF361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782B8CF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39CAB9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3128A29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DA2AC09" w14:textId="77777777" w:rsidTr="00341985">
        <w:tc>
          <w:tcPr>
            <w:tcW w:w="662" w:type="dxa"/>
            <w:shd w:val="clear" w:color="auto" w:fill="auto"/>
          </w:tcPr>
          <w:p w14:paraId="3D0D9F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4E9C4DB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5D5ED0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97B637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10FC8E1" w14:textId="77777777" w:rsidTr="00341985">
        <w:tc>
          <w:tcPr>
            <w:tcW w:w="662" w:type="dxa"/>
            <w:shd w:val="clear" w:color="auto" w:fill="auto"/>
          </w:tcPr>
          <w:p w14:paraId="54AEA1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4A80EDD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4F32155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4F68C30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D791FF" w14:textId="77777777" w:rsidTr="00341985">
        <w:tc>
          <w:tcPr>
            <w:tcW w:w="662" w:type="dxa"/>
            <w:shd w:val="clear" w:color="auto" w:fill="auto"/>
          </w:tcPr>
          <w:p w14:paraId="559A1C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1447467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0D67FDD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982893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C08BD41"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651236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1C725F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0094E61"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0108F3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68E9C4DB" w14:textId="77777777" w:rsidTr="00341985">
        <w:tc>
          <w:tcPr>
            <w:tcW w:w="815" w:type="dxa"/>
            <w:shd w:val="clear" w:color="auto" w:fill="auto"/>
          </w:tcPr>
          <w:p w14:paraId="26522E3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9C468B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3EF157A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4BBC2CC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0D0DE3D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EDF1D8E" w14:textId="77777777" w:rsidTr="00341985">
        <w:tc>
          <w:tcPr>
            <w:tcW w:w="815" w:type="dxa"/>
            <w:shd w:val="clear" w:color="auto" w:fill="auto"/>
            <w:vAlign w:val="center"/>
          </w:tcPr>
          <w:p w14:paraId="6B31F0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5D24103"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E1515B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9EDD5A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42B5EC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BB3953" w14:textId="77777777" w:rsidTr="00341985">
        <w:tc>
          <w:tcPr>
            <w:tcW w:w="815" w:type="dxa"/>
            <w:shd w:val="clear" w:color="auto" w:fill="auto"/>
            <w:vAlign w:val="center"/>
          </w:tcPr>
          <w:p w14:paraId="407DAB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030C712"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A51DD9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1AF0B2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4C99F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06A8C7" w14:textId="77777777" w:rsidTr="00341985">
        <w:tc>
          <w:tcPr>
            <w:tcW w:w="815" w:type="dxa"/>
            <w:shd w:val="clear" w:color="auto" w:fill="auto"/>
            <w:vAlign w:val="center"/>
          </w:tcPr>
          <w:p w14:paraId="2592FF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3615E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961A5D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223D46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398BFE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3F55E2B" w14:textId="77777777" w:rsidTr="00341985">
        <w:tc>
          <w:tcPr>
            <w:tcW w:w="815" w:type="dxa"/>
            <w:shd w:val="clear" w:color="auto" w:fill="auto"/>
            <w:vAlign w:val="center"/>
          </w:tcPr>
          <w:p w14:paraId="5885CC6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FFA4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D481A2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1FD1F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9C6A00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FFECCD" w14:textId="77777777" w:rsidTr="00341985">
        <w:tc>
          <w:tcPr>
            <w:tcW w:w="815" w:type="dxa"/>
            <w:shd w:val="clear" w:color="auto" w:fill="auto"/>
            <w:vAlign w:val="center"/>
          </w:tcPr>
          <w:p w14:paraId="672A719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554D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D82944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580435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4A318E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A49DB3" w14:textId="77777777" w:rsidTr="00341985">
        <w:tc>
          <w:tcPr>
            <w:tcW w:w="815" w:type="dxa"/>
            <w:shd w:val="clear" w:color="auto" w:fill="auto"/>
            <w:vAlign w:val="center"/>
          </w:tcPr>
          <w:p w14:paraId="082C510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72CA0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605FDB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EE48A76"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0A0B74C" w14:textId="77777777" w:rsidR="00EB5A81" w:rsidRPr="009A0CF9" w:rsidRDefault="00EB5A81" w:rsidP="00341985">
            <w:pPr>
              <w:suppressAutoHyphens/>
              <w:autoSpaceDN w:val="0"/>
              <w:textAlignment w:val="baseline"/>
              <w:rPr>
                <w:rFonts w:ascii="Arial" w:eastAsia="Calibri" w:hAnsi="Arial"/>
                <w:sz w:val="14"/>
                <w:rtl/>
              </w:rPr>
            </w:pPr>
          </w:p>
        </w:tc>
      </w:tr>
    </w:tbl>
    <w:p w14:paraId="3642B39F" w14:textId="77777777" w:rsidR="00EB5A81" w:rsidRPr="009A0CF9" w:rsidRDefault="00EB5A81" w:rsidP="00EB5A81">
      <w:pPr>
        <w:suppressAutoHyphens/>
        <w:autoSpaceDN w:val="0"/>
        <w:jc w:val="both"/>
        <w:textAlignment w:val="baseline"/>
        <w:rPr>
          <w:rFonts w:ascii="Arial" w:eastAsia="Calibri" w:hAnsi="Arial"/>
          <w:sz w:val="18"/>
          <w:szCs w:val="24"/>
        </w:rPr>
      </w:pPr>
    </w:p>
    <w:p w14:paraId="37F1A6B4"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0A0358D3" w14:textId="77777777" w:rsidTr="00603F1E">
        <w:trPr>
          <w:trHeight w:val="1672"/>
        </w:trPr>
        <w:tc>
          <w:tcPr>
            <w:tcW w:w="1418" w:type="dxa"/>
            <w:shd w:val="clear" w:color="auto" w:fill="auto"/>
            <w:tcMar>
              <w:left w:w="0" w:type="dxa"/>
              <w:right w:w="0" w:type="dxa"/>
            </w:tcMar>
          </w:tcPr>
          <w:p w14:paraId="4C9511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DCFE1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AFCC0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D607F60"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D734D0D"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B5FC09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736D3F8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368CE2C7" w14:textId="77777777" w:rsidTr="00341985">
        <w:tc>
          <w:tcPr>
            <w:tcW w:w="662" w:type="dxa"/>
            <w:shd w:val="clear" w:color="auto" w:fill="auto"/>
            <w:vAlign w:val="center"/>
          </w:tcPr>
          <w:p w14:paraId="412AAE2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1D67EA1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5B5914A9" w14:textId="77777777" w:rsidTr="00341985">
        <w:tc>
          <w:tcPr>
            <w:tcW w:w="662" w:type="dxa"/>
            <w:shd w:val="clear" w:color="auto" w:fill="auto"/>
            <w:vAlign w:val="center"/>
          </w:tcPr>
          <w:p w14:paraId="55E4C562"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44751951"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33C2AF8" w14:textId="77777777" w:rsidTr="00341985">
        <w:tc>
          <w:tcPr>
            <w:tcW w:w="662" w:type="dxa"/>
            <w:shd w:val="clear" w:color="auto" w:fill="auto"/>
            <w:vAlign w:val="center"/>
          </w:tcPr>
          <w:p w14:paraId="037A883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0EC954C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5CC5BD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2900800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B4D74ED" w14:textId="77777777" w:rsidTr="00341985">
        <w:tc>
          <w:tcPr>
            <w:tcW w:w="662" w:type="dxa"/>
            <w:shd w:val="clear" w:color="auto" w:fill="auto"/>
          </w:tcPr>
          <w:p w14:paraId="064915D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3CD74686"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29B95A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46DA2F18"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7FBF58F9" w14:textId="77777777" w:rsidTr="00341985">
        <w:tc>
          <w:tcPr>
            <w:tcW w:w="662" w:type="dxa"/>
            <w:shd w:val="clear" w:color="auto" w:fill="auto"/>
          </w:tcPr>
          <w:p w14:paraId="258B6D5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70EE296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7BB802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D401DA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0056DA4" w14:textId="77777777" w:rsidTr="00341985">
        <w:tc>
          <w:tcPr>
            <w:tcW w:w="662" w:type="dxa"/>
            <w:shd w:val="clear" w:color="auto" w:fill="auto"/>
          </w:tcPr>
          <w:p w14:paraId="6AC5549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2F4A58A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5237E2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50C32C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4CA2514" w14:textId="77777777" w:rsidTr="00341985">
        <w:tc>
          <w:tcPr>
            <w:tcW w:w="662" w:type="dxa"/>
            <w:shd w:val="clear" w:color="auto" w:fill="auto"/>
          </w:tcPr>
          <w:p w14:paraId="6B4BE28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593E26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405782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7827AAA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973558" w14:textId="77777777" w:rsidTr="00341985">
        <w:tc>
          <w:tcPr>
            <w:tcW w:w="662" w:type="dxa"/>
            <w:shd w:val="clear" w:color="auto" w:fill="auto"/>
          </w:tcPr>
          <w:p w14:paraId="79FD3F7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037891D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437FEE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DF1495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0549205B" w14:textId="77777777" w:rsidTr="00341985">
        <w:tc>
          <w:tcPr>
            <w:tcW w:w="662" w:type="dxa"/>
            <w:shd w:val="clear" w:color="auto" w:fill="auto"/>
          </w:tcPr>
          <w:p w14:paraId="5FE6474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20499EF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4363AB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1B8B01D"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11C63969" w14:textId="77777777" w:rsidTr="00341985">
        <w:tc>
          <w:tcPr>
            <w:tcW w:w="662" w:type="dxa"/>
            <w:shd w:val="clear" w:color="auto" w:fill="auto"/>
          </w:tcPr>
          <w:p w14:paraId="616AF2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5ED43F3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F8972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6E7481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8226AE2" w14:textId="77777777" w:rsidTr="00341985">
        <w:tc>
          <w:tcPr>
            <w:tcW w:w="662" w:type="dxa"/>
            <w:shd w:val="clear" w:color="auto" w:fill="auto"/>
          </w:tcPr>
          <w:p w14:paraId="7C951F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7FE4625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79E26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9316CA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4579B88" w14:textId="77777777" w:rsidTr="00341985">
        <w:tc>
          <w:tcPr>
            <w:tcW w:w="662" w:type="dxa"/>
            <w:shd w:val="clear" w:color="auto" w:fill="auto"/>
          </w:tcPr>
          <w:p w14:paraId="6B6B31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0A5B929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6130E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418BEA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FF6A27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73C2DAC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550360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135585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68A415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322D18A9" w14:textId="77777777" w:rsidTr="00341985">
        <w:tc>
          <w:tcPr>
            <w:tcW w:w="814" w:type="dxa"/>
            <w:shd w:val="clear" w:color="auto" w:fill="auto"/>
          </w:tcPr>
          <w:p w14:paraId="70F8A01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0D232A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191A23B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1AD9CEB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30DD3AF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40231ED" w14:textId="77777777" w:rsidTr="00341985">
        <w:tc>
          <w:tcPr>
            <w:tcW w:w="814" w:type="dxa"/>
            <w:shd w:val="clear" w:color="auto" w:fill="auto"/>
            <w:vAlign w:val="center"/>
          </w:tcPr>
          <w:p w14:paraId="0717E4F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3AB680FD"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067F2D6D"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57FE54F6"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30E3B3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5E063C1" w14:textId="77777777" w:rsidTr="00341985">
        <w:tc>
          <w:tcPr>
            <w:tcW w:w="814" w:type="dxa"/>
            <w:shd w:val="clear" w:color="auto" w:fill="auto"/>
            <w:vAlign w:val="center"/>
          </w:tcPr>
          <w:p w14:paraId="43422A7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5C64CBA2"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21E4F7F8"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6809B112"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6DAE06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A83B9F9" w14:textId="77777777" w:rsidTr="00341985">
        <w:tc>
          <w:tcPr>
            <w:tcW w:w="814" w:type="dxa"/>
            <w:shd w:val="clear" w:color="auto" w:fill="auto"/>
            <w:vAlign w:val="center"/>
          </w:tcPr>
          <w:p w14:paraId="2C5FB8C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F3FB58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A24E292"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415011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64D7812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3987BA" w14:textId="77777777" w:rsidTr="00341985">
        <w:tc>
          <w:tcPr>
            <w:tcW w:w="814" w:type="dxa"/>
            <w:shd w:val="clear" w:color="auto" w:fill="auto"/>
            <w:vAlign w:val="center"/>
          </w:tcPr>
          <w:p w14:paraId="6A824D6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23DFB7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8839FAD"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C91979F"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8729E8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36DDE02" w14:textId="77777777" w:rsidTr="00341985">
        <w:tc>
          <w:tcPr>
            <w:tcW w:w="814" w:type="dxa"/>
            <w:shd w:val="clear" w:color="auto" w:fill="auto"/>
            <w:vAlign w:val="center"/>
          </w:tcPr>
          <w:p w14:paraId="2A18B1C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06802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122498B"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B6C172A"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1CC16C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7CE5A0" w14:textId="77777777" w:rsidTr="00341985">
        <w:tc>
          <w:tcPr>
            <w:tcW w:w="814" w:type="dxa"/>
            <w:shd w:val="clear" w:color="auto" w:fill="auto"/>
            <w:vAlign w:val="center"/>
          </w:tcPr>
          <w:p w14:paraId="68EADC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150DFD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4BD05FD"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729B9FC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74CE86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31ED965" w14:textId="77777777" w:rsidTr="00341985">
        <w:tc>
          <w:tcPr>
            <w:tcW w:w="814" w:type="dxa"/>
            <w:shd w:val="clear" w:color="auto" w:fill="auto"/>
            <w:vAlign w:val="center"/>
          </w:tcPr>
          <w:p w14:paraId="1E8211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7ED4149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9266635"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12BBD38"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606EF8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249FB9" w14:textId="77777777" w:rsidTr="00341985">
        <w:tc>
          <w:tcPr>
            <w:tcW w:w="814" w:type="dxa"/>
            <w:shd w:val="clear" w:color="auto" w:fill="auto"/>
            <w:vAlign w:val="center"/>
          </w:tcPr>
          <w:p w14:paraId="2186AD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6C03E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58185707"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8CF8222"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BC01CF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DB51D51" w14:textId="77777777" w:rsidTr="00341985">
        <w:tc>
          <w:tcPr>
            <w:tcW w:w="814" w:type="dxa"/>
            <w:shd w:val="clear" w:color="auto" w:fill="auto"/>
            <w:vAlign w:val="center"/>
          </w:tcPr>
          <w:p w14:paraId="6C10748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E53C7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F1551D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FF2AC3B"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4BC6339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1B04C0C" w14:textId="77777777" w:rsidTr="00341985">
        <w:tc>
          <w:tcPr>
            <w:tcW w:w="814" w:type="dxa"/>
            <w:shd w:val="clear" w:color="auto" w:fill="auto"/>
            <w:vAlign w:val="center"/>
          </w:tcPr>
          <w:p w14:paraId="783265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06D88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45296A1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0D8F230"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DD00DD9" w14:textId="77777777" w:rsidR="00EB5A81" w:rsidRPr="009A0CF9" w:rsidRDefault="00EB5A81" w:rsidP="00341985">
            <w:pPr>
              <w:suppressAutoHyphens/>
              <w:autoSpaceDN w:val="0"/>
              <w:textAlignment w:val="baseline"/>
              <w:rPr>
                <w:rFonts w:ascii="Arial" w:eastAsia="Calibri" w:hAnsi="Arial"/>
                <w:sz w:val="14"/>
                <w:rtl/>
              </w:rPr>
            </w:pPr>
          </w:p>
        </w:tc>
      </w:tr>
    </w:tbl>
    <w:p w14:paraId="536238E8" w14:textId="77777777" w:rsidR="00EB5A81" w:rsidRPr="009A0CF9" w:rsidRDefault="00EB5A81" w:rsidP="00EB5A81">
      <w:pPr>
        <w:suppressAutoHyphens/>
        <w:autoSpaceDN w:val="0"/>
        <w:jc w:val="both"/>
        <w:textAlignment w:val="baseline"/>
        <w:rPr>
          <w:rFonts w:ascii="Arial" w:eastAsia="Calibri" w:hAnsi="Arial"/>
          <w:sz w:val="18"/>
          <w:szCs w:val="24"/>
        </w:rPr>
      </w:pPr>
    </w:p>
    <w:p w14:paraId="7A2E003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13F32C47" w14:textId="77777777" w:rsidTr="00603F1E">
        <w:trPr>
          <w:trHeight w:val="1672"/>
        </w:trPr>
        <w:tc>
          <w:tcPr>
            <w:tcW w:w="1560" w:type="dxa"/>
            <w:shd w:val="clear" w:color="auto" w:fill="auto"/>
            <w:tcMar>
              <w:left w:w="0" w:type="dxa"/>
              <w:right w:w="0" w:type="dxa"/>
            </w:tcMar>
          </w:tcPr>
          <w:p w14:paraId="51CBE37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15E285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E296D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658B3B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2F66D7E" w14:textId="77777777" w:rsidR="00EB5A81" w:rsidRPr="009A0CF9" w:rsidRDefault="00EB5A81" w:rsidP="00EB5A81">
      <w:pPr>
        <w:suppressAutoHyphens/>
        <w:autoSpaceDN w:val="0"/>
        <w:jc w:val="both"/>
        <w:textAlignment w:val="baseline"/>
        <w:rPr>
          <w:rFonts w:ascii="Arial" w:eastAsia="Calibri" w:hAnsi="Arial"/>
          <w:rtl/>
        </w:rPr>
      </w:pPr>
    </w:p>
    <w:p w14:paraId="72D3627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3275A4C8"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lastRenderedPageBreak/>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663F6AFD"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120D4040" w14:textId="77777777" w:rsidTr="00341985">
        <w:tc>
          <w:tcPr>
            <w:tcW w:w="662" w:type="dxa"/>
            <w:shd w:val="clear" w:color="auto" w:fill="auto"/>
            <w:vAlign w:val="center"/>
          </w:tcPr>
          <w:p w14:paraId="29F8600D"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38899B0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82343EA" w14:textId="77777777" w:rsidTr="00341985">
        <w:tc>
          <w:tcPr>
            <w:tcW w:w="662" w:type="dxa"/>
            <w:shd w:val="clear" w:color="auto" w:fill="auto"/>
            <w:vAlign w:val="center"/>
          </w:tcPr>
          <w:p w14:paraId="21668F86"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69CCAF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F4AA114" w14:textId="77777777" w:rsidTr="00341985">
        <w:tc>
          <w:tcPr>
            <w:tcW w:w="662" w:type="dxa"/>
            <w:shd w:val="clear" w:color="auto" w:fill="auto"/>
            <w:vAlign w:val="center"/>
          </w:tcPr>
          <w:p w14:paraId="7BF14E4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73551E1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2370FF0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40F5585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191F3D6E" w14:textId="77777777" w:rsidTr="00341985">
        <w:tc>
          <w:tcPr>
            <w:tcW w:w="662" w:type="dxa"/>
            <w:shd w:val="clear" w:color="auto" w:fill="auto"/>
          </w:tcPr>
          <w:p w14:paraId="0D123AD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0F67CA8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1BD286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768CF851"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47B5822E" w14:textId="77777777" w:rsidTr="00341985">
        <w:tc>
          <w:tcPr>
            <w:tcW w:w="662" w:type="dxa"/>
            <w:shd w:val="clear" w:color="auto" w:fill="auto"/>
          </w:tcPr>
          <w:p w14:paraId="5E845E2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171C088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29801C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32D2453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1F50B77F" w14:textId="77777777" w:rsidTr="00341985">
        <w:tc>
          <w:tcPr>
            <w:tcW w:w="662" w:type="dxa"/>
            <w:shd w:val="clear" w:color="auto" w:fill="auto"/>
          </w:tcPr>
          <w:p w14:paraId="194FF1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2AF3B6E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62BD54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14691B8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BB4214F" w14:textId="77777777" w:rsidTr="00341985">
        <w:tc>
          <w:tcPr>
            <w:tcW w:w="662" w:type="dxa"/>
            <w:shd w:val="clear" w:color="auto" w:fill="auto"/>
          </w:tcPr>
          <w:p w14:paraId="769C4D3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654C0FA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320142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755291E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389967B" w14:textId="77777777" w:rsidTr="00341985">
        <w:tc>
          <w:tcPr>
            <w:tcW w:w="662" w:type="dxa"/>
            <w:shd w:val="clear" w:color="auto" w:fill="auto"/>
          </w:tcPr>
          <w:p w14:paraId="486EBE2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5B827C2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37E263D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031C663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41454DD1" w14:textId="77777777" w:rsidTr="00341985">
        <w:tc>
          <w:tcPr>
            <w:tcW w:w="662" w:type="dxa"/>
            <w:shd w:val="clear" w:color="auto" w:fill="auto"/>
          </w:tcPr>
          <w:p w14:paraId="005ED25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50B916E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67B12D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131C571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D26B8D0" w14:textId="77777777" w:rsidTr="00341985">
        <w:tc>
          <w:tcPr>
            <w:tcW w:w="662" w:type="dxa"/>
            <w:shd w:val="clear" w:color="auto" w:fill="auto"/>
          </w:tcPr>
          <w:p w14:paraId="1AC723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4AC46F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w:t>
            </w:r>
            <w:proofErr w:type="spellStart"/>
            <w:r w:rsidRPr="009A0CF9">
              <w:rPr>
                <w:rFonts w:ascii="Arial" w:eastAsia="Calibri" w:hAnsi="Arial" w:hint="cs"/>
                <w:i/>
                <w:iCs/>
                <w:sz w:val="18"/>
                <w:szCs w:val="24"/>
                <w:rtl/>
              </w:rPr>
              <w:t>וכו</w:t>
            </w:r>
            <w:proofErr w:type="spellEnd"/>
            <w:r w:rsidRPr="009A0CF9">
              <w:rPr>
                <w:rFonts w:ascii="Arial" w:eastAsia="Calibri" w:hAnsi="Arial" w:hint="cs"/>
                <w:i/>
                <w:iCs/>
                <w:sz w:val="18"/>
                <w:szCs w:val="24"/>
                <w:rtl/>
              </w:rPr>
              <w:t xml:space="preserve"> ) </w:t>
            </w:r>
          </w:p>
        </w:tc>
        <w:tc>
          <w:tcPr>
            <w:tcW w:w="847" w:type="dxa"/>
            <w:shd w:val="clear" w:color="auto" w:fill="auto"/>
            <w:tcMar>
              <w:top w:w="28" w:type="dxa"/>
            </w:tcMar>
          </w:tcPr>
          <w:p w14:paraId="402A808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991102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DEE0C7" w14:textId="77777777" w:rsidTr="00341985">
        <w:tc>
          <w:tcPr>
            <w:tcW w:w="662" w:type="dxa"/>
            <w:shd w:val="clear" w:color="auto" w:fill="auto"/>
          </w:tcPr>
          <w:p w14:paraId="218CBF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2FACDCE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5A3DEB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AA3E6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69BB122" w14:textId="77777777" w:rsidTr="00341985">
        <w:tc>
          <w:tcPr>
            <w:tcW w:w="662" w:type="dxa"/>
            <w:shd w:val="clear" w:color="auto" w:fill="auto"/>
          </w:tcPr>
          <w:p w14:paraId="5D61DB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0E205A9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A40A91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6DA323A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DE73BBF"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AEBD26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3F4506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EBC564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A47C9A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50E06AA3" w14:textId="77777777" w:rsidTr="00341985">
        <w:tc>
          <w:tcPr>
            <w:tcW w:w="815" w:type="dxa"/>
            <w:shd w:val="clear" w:color="auto" w:fill="auto"/>
          </w:tcPr>
          <w:p w14:paraId="4F10B58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F1016E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374AFA6D"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0" w:type="dxa"/>
            <w:shd w:val="clear" w:color="auto" w:fill="auto"/>
          </w:tcPr>
          <w:p w14:paraId="5275FA0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1305642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F7B4DE0" w14:textId="77777777" w:rsidTr="00341985">
        <w:tc>
          <w:tcPr>
            <w:tcW w:w="815" w:type="dxa"/>
            <w:shd w:val="clear" w:color="auto" w:fill="auto"/>
            <w:vAlign w:val="center"/>
          </w:tcPr>
          <w:p w14:paraId="4C67BEB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430C419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83DA9F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0ADDCE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8FFFC3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1F0EB90" w14:textId="77777777" w:rsidTr="00341985">
        <w:tc>
          <w:tcPr>
            <w:tcW w:w="815" w:type="dxa"/>
            <w:shd w:val="clear" w:color="auto" w:fill="auto"/>
            <w:vAlign w:val="center"/>
          </w:tcPr>
          <w:p w14:paraId="386780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75C5026D"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1FAF42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3754D0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6186BE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7DA2426" w14:textId="77777777" w:rsidTr="00341985">
        <w:tc>
          <w:tcPr>
            <w:tcW w:w="815" w:type="dxa"/>
            <w:shd w:val="clear" w:color="auto" w:fill="auto"/>
            <w:vAlign w:val="center"/>
          </w:tcPr>
          <w:p w14:paraId="7289E14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E9560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392B02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D7CDBC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0834B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986DD0" w14:textId="77777777" w:rsidTr="00341985">
        <w:tc>
          <w:tcPr>
            <w:tcW w:w="815" w:type="dxa"/>
            <w:shd w:val="clear" w:color="auto" w:fill="auto"/>
            <w:vAlign w:val="center"/>
          </w:tcPr>
          <w:p w14:paraId="56A981F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FEC01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C0EE9B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329318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E5DE1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9217574" w14:textId="77777777" w:rsidTr="00341985">
        <w:tc>
          <w:tcPr>
            <w:tcW w:w="815" w:type="dxa"/>
            <w:shd w:val="clear" w:color="auto" w:fill="auto"/>
            <w:vAlign w:val="center"/>
          </w:tcPr>
          <w:p w14:paraId="7CB9723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5EB3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914EB4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291F40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44C95F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7FE9D8" w14:textId="77777777" w:rsidTr="00341985">
        <w:tc>
          <w:tcPr>
            <w:tcW w:w="815" w:type="dxa"/>
            <w:shd w:val="clear" w:color="auto" w:fill="auto"/>
            <w:vAlign w:val="center"/>
          </w:tcPr>
          <w:p w14:paraId="63A3A56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0C43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989F16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BFE54A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701936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81F46E" w14:textId="77777777" w:rsidTr="00341985">
        <w:tc>
          <w:tcPr>
            <w:tcW w:w="815" w:type="dxa"/>
            <w:shd w:val="clear" w:color="auto" w:fill="auto"/>
            <w:vAlign w:val="center"/>
          </w:tcPr>
          <w:p w14:paraId="303AFC1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1E65C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D7263B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867DD4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3A02A4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E25EA6D" w14:textId="77777777" w:rsidTr="00341985">
        <w:tc>
          <w:tcPr>
            <w:tcW w:w="815" w:type="dxa"/>
            <w:shd w:val="clear" w:color="auto" w:fill="auto"/>
            <w:vAlign w:val="center"/>
          </w:tcPr>
          <w:p w14:paraId="4E8ADA4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FE3D5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285FAD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8F5D78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5A882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7D730C5" w14:textId="77777777" w:rsidTr="00341985">
        <w:tc>
          <w:tcPr>
            <w:tcW w:w="815" w:type="dxa"/>
            <w:shd w:val="clear" w:color="auto" w:fill="auto"/>
            <w:vAlign w:val="center"/>
          </w:tcPr>
          <w:p w14:paraId="6F9F42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C7C9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A985D08"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235E0C2"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7FC5F0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FE4DD3" w14:textId="77777777" w:rsidTr="00341985">
        <w:tc>
          <w:tcPr>
            <w:tcW w:w="815" w:type="dxa"/>
            <w:shd w:val="clear" w:color="auto" w:fill="auto"/>
            <w:vAlign w:val="center"/>
          </w:tcPr>
          <w:p w14:paraId="0576AE2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50353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BB5861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DE56E9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D0F2C5" w14:textId="77777777" w:rsidR="00EB5A81" w:rsidRPr="009A0CF9" w:rsidRDefault="00EB5A81" w:rsidP="00341985">
            <w:pPr>
              <w:suppressAutoHyphens/>
              <w:autoSpaceDN w:val="0"/>
              <w:textAlignment w:val="baseline"/>
              <w:rPr>
                <w:rFonts w:ascii="Arial" w:eastAsia="Calibri" w:hAnsi="Arial"/>
                <w:sz w:val="14"/>
                <w:rtl/>
              </w:rPr>
            </w:pPr>
          </w:p>
        </w:tc>
      </w:tr>
    </w:tbl>
    <w:p w14:paraId="65FC84D2" w14:textId="77777777" w:rsidR="00EB5A81" w:rsidRPr="009A0CF9" w:rsidRDefault="00EB5A81" w:rsidP="00EB5A81">
      <w:pPr>
        <w:suppressAutoHyphens/>
        <w:autoSpaceDN w:val="0"/>
        <w:jc w:val="both"/>
        <w:textAlignment w:val="baseline"/>
        <w:rPr>
          <w:rFonts w:ascii="Arial" w:eastAsia="Calibri" w:hAnsi="Arial"/>
          <w:sz w:val="18"/>
          <w:szCs w:val="24"/>
        </w:rPr>
      </w:pPr>
    </w:p>
    <w:p w14:paraId="23805F2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6F76684E" w14:textId="77777777" w:rsidTr="00603F1E">
        <w:trPr>
          <w:trHeight w:val="1672"/>
        </w:trPr>
        <w:tc>
          <w:tcPr>
            <w:tcW w:w="1560" w:type="dxa"/>
            <w:shd w:val="clear" w:color="auto" w:fill="auto"/>
            <w:tcMar>
              <w:left w:w="0" w:type="dxa"/>
              <w:right w:w="0" w:type="dxa"/>
            </w:tcMar>
          </w:tcPr>
          <w:p w14:paraId="0ECF46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0CF21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53C05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ABDD3E2"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C8C650F" w14:textId="77777777" w:rsidR="00EB5A81" w:rsidRPr="009A0CF9" w:rsidRDefault="00EB5A81" w:rsidP="00EB5A81">
      <w:pPr>
        <w:suppressAutoHyphens/>
        <w:autoSpaceDN w:val="0"/>
        <w:jc w:val="both"/>
        <w:textAlignment w:val="baseline"/>
        <w:rPr>
          <w:rFonts w:ascii="Arial" w:eastAsia="Calibri" w:hAnsi="Arial"/>
          <w:sz w:val="18"/>
          <w:szCs w:val="24"/>
        </w:rPr>
      </w:pPr>
    </w:p>
    <w:p w14:paraId="210DB982"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lastRenderedPageBreak/>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26926787"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3A7DC875" w14:textId="77777777" w:rsidTr="00341985">
        <w:tc>
          <w:tcPr>
            <w:tcW w:w="662" w:type="dxa"/>
            <w:shd w:val="clear" w:color="auto" w:fill="auto"/>
            <w:vAlign w:val="center"/>
          </w:tcPr>
          <w:p w14:paraId="599A5B77"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11B3D1A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2C74CB4" w14:textId="77777777" w:rsidTr="00341985">
        <w:tc>
          <w:tcPr>
            <w:tcW w:w="662" w:type="dxa"/>
            <w:shd w:val="clear" w:color="auto" w:fill="auto"/>
            <w:vAlign w:val="center"/>
          </w:tcPr>
          <w:p w14:paraId="06800879"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78D1C6DF"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51A4B8C" w14:textId="77777777" w:rsidTr="00341985">
        <w:tc>
          <w:tcPr>
            <w:tcW w:w="662" w:type="dxa"/>
            <w:shd w:val="clear" w:color="auto" w:fill="auto"/>
            <w:vAlign w:val="center"/>
          </w:tcPr>
          <w:p w14:paraId="52D65A4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0451205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37519F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516CC6F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F857142" w14:textId="77777777" w:rsidTr="00341985">
        <w:tc>
          <w:tcPr>
            <w:tcW w:w="662" w:type="dxa"/>
            <w:shd w:val="clear" w:color="auto" w:fill="auto"/>
          </w:tcPr>
          <w:p w14:paraId="6CD114D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2C18A9C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49355F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1FAB0903"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גובה מערכת הריצוף לפי תכנית </w:t>
            </w:r>
            <w:proofErr w:type="spellStart"/>
            <w:r w:rsidRPr="009A0CF9">
              <w:rPr>
                <w:rFonts w:ascii="Arial" w:eastAsia="Calibri" w:hAnsi="Arial" w:hint="cs"/>
                <w:i/>
                <w:iCs/>
                <w:rtl/>
              </w:rPr>
              <w:t>יתכנות</w:t>
            </w:r>
            <w:proofErr w:type="spellEnd"/>
            <w:r w:rsidRPr="009A0CF9">
              <w:rPr>
                <w:rFonts w:ascii="Arial" w:eastAsia="Calibri" w:hAnsi="Arial" w:hint="cs"/>
                <w:i/>
                <w:iCs/>
                <w:rtl/>
              </w:rPr>
              <w:t xml:space="preserve"> לביצוע שיפועים</w:t>
            </w:r>
          </w:p>
        </w:tc>
      </w:tr>
      <w:tr w:rsidR="00EB5A81" w:rsidRPr="009A0CF9" w14:paraId="5961839D" w14:textId="77777777" w:rsidTr="00341985">
        <w:tc>
          <w:tcPr>
            <w:tcW w:w="662" w:type="dxa"/>
            <w:shd w:val="clear" w:color="auto" w:fill="auto"/>
          </w:tcPr>
          <w:p w14:paraId="3D56E18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49167E9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7F022C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11753AE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70ED8747" w14:textId="77777777" w:rsidTr="00341985">
        <w:tc>
          <w:tcPr>
            <w:tcW w:w="662" w:type="dxa"/>
            <w:shd w:val="clear" w:color="auto" w:fill="auto"/>
          </w:tcPr>
          <w:p w14:paraId="0D02F3C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454E052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5D28CB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11DD7D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0559FE56" w14:textId="77777777" w:rsidTr="00341985">
        <w:tc>
          <w:tcPr>
            <w:tcW w:w="662" w:type="dxa"/>
            <w:shd w:val="clear" w:color="auto" w:fill="auto"/>
          </w:tcPr>
          <w:p w14:paraId="636B8F8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306E003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070C07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739A667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2DB488EB" w14:textId="77777777" w:rsidTr="00341985">
        <w:tc>
          <w:tcPr>
            <w:tcW w:w="662" w:type="dxa"/>
            <w:shd w:val="clear" w:color="auto" w:fill="auto"/>
          </w:tcPr>
          <w:p w14:paraId="687EDCB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65E6508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4FABB1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8BF4B3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0877D2D2" w14:textId="77777777" w:rsidTr="00341985">
        <w:tc>
          <w:tcPr>
            <w:tcW w:w="662" w:type="dxa"/>
            <w:shd w:val="clear" w:color="auto" w:fill="auto"/>
          </w:tcPr>
          <w:p w14:paraId="01F56B5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3F24163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667510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406EB2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516A967" w14:textId="77777777" w:rsidTr="00341985">
        <w:tc>
          <w:tcPr>
            <w:tcW w:w="662" w:type="dxa"/>
            <w:shd w:val="clear" w:color="auto" w:fill="auto"/>
          </w:tcPr>
          <w:p w14:paraId="77DF76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2DB103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90918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CFA9AF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612AE5F" w14:textId="77777777" w:rsidTr="00341985">
        <w:tc>
          <w:tcPr>
            <w:tcW w:w="662" w:type="dxa"/>
            <w:shd w:val="clear" w:color="auto" w:fill="auto"/>
          </w:tcPr>
          <w:p w14:paraId="716DA1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15D761C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02CE5D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41E4801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DE64903" w14:textId="77777777" w:rsidTr="00341985">
        <w:tc>
          <w:tcPr>
            <w:tcW w:w="662" w:type="dxa"/>
            <w:shd w:val="clear" w:color="auto" w:fill="auto"/>
          </w:tcPr>
          <w:p w14:paraId="45B876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509FA20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71774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79D0E4CB"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68BEF4C"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2168367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5FD3BE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EEF14B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4FB3CA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3C733D3" w14:textId="77777777" w:rsidTr="00341985">
        <w:tc>
          <w:tcPr>
            <w:tcW w:w="815" w:type="dxa"/>
            <w:shd w:val="clear" w:color="auto" w:fill="auto"/>
          </w:tcPr>
          <w:p w14:paraId="755289A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A78250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E31A1D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11B5BC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19D8A1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6E4DD08" w14:textId="77777777" w:rsidTr="00341985">
        <w:tc>
          <w:tcPr>
            <w:tcW w:w="815" w:type="dxa"/>
            <w:shd w:val="clear" w:color="auto" w:fill="auto"/>
            <w:vAlign w:val="center"/>
          </w:tcPr>
          <w:p w14:paraId="6C1C161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87FF7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6152E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8B712E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25C383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05FC8A" w14:textId="77777777" w:rsidTr="00341985">
        <w:tc>
          <w:tcPr>
            <w:tcW w:w="815" w:type="dxa"/>
            <w:shd w:val="clear" w:color="auto" w:fill="auto"/>
            <w:vAlign w:val="center"/>
          </w:tcPr>
          <w:p w14:paraId="45007A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6113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D239D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A586D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D6104E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E6D0CA" w14:textId="77777777" w:rsidTr="00341985">
        <w:tc>
          <w:tcPr>
            <w:tcW w:w="815" w:type="dxa"/>
            <w:shd w:val="clear" w:color="auto" w:fill="auto"/>
            <w:vAlign w:val="center"/>
          </w:tcPr>
          <w:p w14:paraId="56B6262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E389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82693C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0148B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B503AA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7A916F" w14:textId="77777777" w:rsidTr="00341985">
        <w:tc>
          <w:tcPr>
            <w:tcW w:w="815" w:type="dxa"/>
            <w:shd w:val="clear" w:color="auto" w:fill="auto"/>
            <w:vAlign w:val="center"/>
          </w:tcPr>
          <w:p w14:paraId="34E4B1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46ACC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0268CE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1F804C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DC537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DB02AB" w14:textId="77777777" w:rsidTr="00341985">
        <w:tc>
          <w:tcPr>
            <w:tcW w:w="815" w:type="dxa"/>
            <w:shd w:val="clear" w:color="auto" w:fill="auto"/>
            <w:vAlign w:val="center"/>
          </w:tcPr>
          <w:p w14:paraId="1E2A38A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CD072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98803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D7BB36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D9DF55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FD5F424" w14:textId="77777777" w:rsidTr="00341985">
        <w:tc>
          <w:tcPr>
            <w:tcW w:w="815" w:type="dxa"/>
            <w:shd w:val="clear" w:color="auto" w:fill="auto"/>
            <w:vAlign w:val="center"/>
          </w:tcPr>
          <w:p w14:paraId="40024D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532A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8A0482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7FC371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1DB298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AE597C" w14:textId="77777777" w:rsidTr="00341985">
        <w:tc>
          <w:tcPr>
            <w:tcW w:w="815" w:type="dxa"/>
            <w:shd w:val="clear" w:color="auto" w:fill="auto"/>
            <w:vAlign w:val="center"/>
          </w:tcPr>
          <w:p w14:paraId="5E03F4D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D43B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0ED8A8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E91F1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5A5CF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87C807" w14:textId="77777777" w:rsidTr="00341985">
        <w:tc>
          <w:tcPr>
            <w:tcW w:w="815" w:type="dxa"/>
            <w:shd w:val="clear" w:color="auto" w:fill="auto"/>
            <w:vAlign w:val="center"/>
          </w:tcPr>
          <w:p w14:paraId="65ABC26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94D2F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12CAB4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9B422F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EAEBCA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ECF7A1" w14:textId="77777777" w:rsidTr="00341985">
        <w:tc>
          <w:tcPr>
            <w:tcW w:w="815" w:type="dxa"/>
            <w:shd w:val="clear" w:color="auto" w:fill="auto"/>
            <w:vAlign w:val="center"/>
          </w:tcPr>
          <w:p w14:paraId="341196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C689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8E5E0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8B9696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C0DD68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2BDD837" w14:textId="77777777" w:rsidTr="00341985">
        <w:tc>
          <w:tcPr>
            <w:tcW w:w="815" w:type="dxa"/>
            <w:shd w:val="clear" w:color="auto" w:fill="auto"/>
            <w:vAlign w:val="center"/>
          </w:tcPr>
          <w:p w14:paraId="02E4A08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7EE0D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27AF23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1AB64D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49BBFF" w14:textId="77777777" w:rsidR="00EB5A81" w:rsidRPr="009A0CF9" w:rsidRDefault="00EB5A81" w:rsidP="00341985">
            <w:pPr>
              <w:suppressAutoHyphens/>
              <w:autoSpaceDN w:val="0"/>
              <w:textAlignment w:val="baseline"/>
              <w:rPr>
                <w:rFonts w:ascii="Arial" w:eastAsia="Calibri" w:hAnsi="Arial"/>
                <w:sz w:val="14"/>
                <w:rtl/>
              </w:rPr>
            </w:pPr>
          </w:p>
        </w:tc>
      </w:tr>
    </w:tbl>
    <w:p w14:paraId="381C80C2" w14:textId="77777777" w:rsidR="00EB5A81" w:rsidRPr="009A0CF9" w:rsidRDefault="00EB5A81" w:rsidP="00EB5A81">
      <w:pPr>
        <w:suppressAutoHyphens/>
        <w:autoSpaceDN w:val="0"/>
        <w:jc w:val="both"/>
        <w:textAlignment w:val="baseline"/>
        <w:rPr>
          <w:rFonts w:ascii="Arial" w:eastAsia="Calibri" w:hAnsi="Arial"/>
          <w:sz w:val="18"/>
          <w:szCs w:val="24"/>
        </w:rPr>
      </w:pPr>
    </w:p>
    <w:p w14:paraId="388476F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4846D4B5" w14:textId="77777777" w:rsidTr="00341985">
        <w:trPr>
          <w:trHeight w:val="1701"/>
        </w:trPr>
        <w:tc>
          <w:tcPr>
            <w:tcW w:w="2280" w:type="dxa"/>
            <w:shd w:val="clear" w:color="auto" w:fill="auto"/>
            <w:tcMar>
              <w:left w:w="0" w:type="dxa"/>
              <w:right w:w="0" w:type="dxa"/>
            </w:tcMar>
          </w:tcPr>
          <w:p w14:paraId="4CD45EB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0A4321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C7A1D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3DCCA3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05B0216" w14:textId="77777777" w:rsidR="00EB5A81" w:rsidRPr="009A0CF9" w:rsidRDefault="00EB5A81" w:rsidP="00EB5A81">
      <w:pPr>
        <w:suppressAutoHyphens/>
        <w:autoSpaceDN w:val="0"/>
        <w:jc w:val="both"/>
        <w:textAlignment w:val="baseline"/>
        <w:rPr>
          <w:rFonts w:ascii="Arial" w:eastAsia="Calibri" w:hAnsi="Arial"/>
          <w:sz w:val="18"/>
          <w:szCs w:val="24"/>
        </w:rPr>
      </w:pPr>
    </w:p>
    <w:p w14:paraId="1E6BFA22"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2F67B2A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511C091C" w14:textId="77777777" w:rsidTr="00341985">
        <w:tc>
          <w:tcPr>
            <w:tcW w:w="532" w:type="dxa"/>
            <w:shd w:val="clear" w:color="auto" w:fill="auto"/>
            <w:vAlign w:val="center"/>
          </w:tcPr>
          <w:p w14:paraId="383DBBBC"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3357F9E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4DA5CE4" w14:textId="77777777" w:rsidTr="00341985">
        <w:tc>
          <w:tcPr>
            <w:tcW w:w="532" w:type="dxa"/>
            <w:shd w:val="clear" w:color="auto" w:fill="auto"/>
            <w:vAlign w:val="center"/>
          </w:tcPr>
          <w:p w14:paraId="3B96555B"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11556A4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E51ED32" w14:textId="77777777" w:rsidTr="00341985">
        <w:tc>
          <w:tcPr>
            <w:tcW w:w="532" w:type="dxa"/>
            <w:shd w:val="clear" w:color="auto" w:fill="auto"/>
            <w:vAlign w:val="center"/>
          </w:tcPr>
          <w:p w14:paraId="182A546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2AF5728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2538515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7C95EA7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6E76FAE" w14:textId="77777777" w:rsidTr="00341985">
        <w:tc>
          <w:tcPr>
            <w:tcW w:w="532" w:type="dxa"/>
            <w:shd w:val="clear" w:color="auto" w:fill="auto"/>
          </w:tcPr>
          <w:p w14:paraId="48054FB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0ED0BE7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79275C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76091E9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3E144E74" w14:textId="77777777" w:rsidTr="00341985">
        <w:tc>
          <w:tcPr>
            <w:tcW w:w="532" w:type="dxa"/>
            <w:shd w:val="clear" w:color="auto" w:fill="auto"/>
          </w:tcPr>
          <w:p w14:paraId="07B4448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29B67CA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58D841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B56700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9D16EC" w14:textId="77777777" w:rsidTr="00341985">
        <w:tc>
          <w:tcPr>
            <w:tcW w:w="532" w:type="dxa"/>
            <w:shd w:val="clear" w:color="auto" w:fill="auto"/>
          </w:tcPr>
          <w:p w14:paraId="2C127B8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5C18C2A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3CF062C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D0930A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F2DCFB" w14:textId="77777777" w:rsidTr="00341985">
        <w:tc>
          <w:tcPr>
            <w:tcW w:w="532" w:type="dxa"/>
            <w:shd w:val="clear" w:color="auto" w:fill="auto"/>
          </w:tcPr>
          <w:p w14:paraId="6985068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2F57EB4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5AEA60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C96602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56B7A90" w14:textId="77777777" w:rsidTr="00341985">
        <w:tc>
          <w:tcPr>
            <w:tcW w:w="532" w:type="dxa"/>
            <w:shd w:val="clear" w:color="auto" w:fill="auto"/>
          </w:tcPr>
          <w:p w14:paraId="031460E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3FD7327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3DB825A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5C892C0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37850B6" w14:textId="77777777" w:rsidTr="00341985">
        <w:tc>
          <w:tcPr>
            <w:tcW w:w="532" w:type="dxa"/>
            <w:shd w:val="clear" w:color="auto" w:fill="auto"/>
          </w:tcPr>
          <w:p w14:paraId="5749B49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41A2BDC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B5683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0F9352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2F20E53" w14:textId="77777777" w:rsidTr="00341985">
        <w:tc>
          <w:tcPr>
            <w:tcW w:w="532" w:type="dxa"/>
            <w:shd w:val="clear" w:color="auto" w:fill="auto"/>
          </w:tcPr>
          <w:p w14:paraId="49BD3D8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7BEDE44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705AF37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C3A483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6437B9" w14:textId="77777777" w:rsidTr="00341985">
        <w:tc>
          <w:tcPr>
            <w:tcW w:w="532" w:type="dxa"/>
            <w:shd w:val="clear" w:color="auto" w:fill="auto"/>
          </w:tcPr>
          <w:p w14:paraId="6B1C489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371A8D4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10AB63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A178C0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A04038" w14:textId="77777777" w:rsidTr="00341985">
        <w:tc>
          <w:tcPr>
            <w:tcW w:w="532" w:type="dxa"/>
            <w:shd w:val="clear" w:color="auto" w:fill="auto"/>
          </w:tcPr>
          <w:p w14:paraId="63BA70B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0284469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279535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220E28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8CC8DF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A70277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BA699B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163854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1FDBEE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05483DD" w14:textId="77777777" w:rsidTr="00341985">
        <w:tc>
          <w:tcPr>
            <w:tcW w:w="815" w:type="dxa"/>
            <w:shd w:val="clear" w:color="auto" w:fill="auto"/>
          </w:tcPr>
          <w:p w14:paraId="7E926FC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2D6EB6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1A12A6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587B877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609C84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3E0C799" w14:textId="77777777" w:rsidTr="00341985">
        <w:tc>
          <w:tcPr>
            <w:tcW w:w="815" w:type="dxa"/>
            <w:shd w:val="clear" w:color="auto" w:fill="auto"/>
            <w:vAlign w:val="center"/>
          </w:tcPr>
          <w:p w14:paraId="155380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F7EA9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92B21F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6C3E04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8080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4EE623" w14:textId="77777777" w:rsidTr="00341985">
        <w:tc>
          <w:tcPr>
            <w:tcW w:w="815" w:type="dxa"/>
            <w:shd w:val="clear" w:color="auto" w:fill="auto"/>
            <w:vAlign w:val="center"/>
          </w:tcPr>
          <w:p w14:paraId="3155E4B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3419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4CE6E5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E6CDC0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1419DC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5B3D95" w14:textId="77777777" w:rsidTr="00341985">
        <w:tc>
          <w:tcPr>
            <w:tcW w:w="815" w:type="dxa"/>
            <w:shd w:val="clear" w:color="auto" w:fill="auto"/>
            <w:vAlign w:val="center"/>
          </w:tcPr>
          <w:p w14:paraId="46DF967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A9B63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63439E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9D10C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0998A4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6884A9" w14:textId="77777777" w:rsidTr="00341985">
        <w:tc>
          <w:tcPr>
            <w:tcW w:w="815" w:type="dxa"/>
            <w:shd w:val="clear" w:color="auto" w:fill="auto"/>
            <w:vAlign w:val="center"/>
          </w:tcPr>
          <w:p w14:paraId="20564AE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846E9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893553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7383DC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3A7A4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11E91E" w14:textId="77777777" w:rsidTr="00341985">
        <w:tc>
          <w:tcPr>
            <w:tcW w:w="815" w:type="dxa"/>
            <w:shd w:val="clear" w:color="auto" w:fill="auto"/>
            <w:vAlign w:val="center"/>
          </w:tcPr>
          <w:p w14:paraId="61B62D9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50017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F8430F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D56733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8F649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B7FE60" w14:textId="77777777" w:rsidTr="00341985">
        <w:tc>
          <w:tcPr>
            <w:tcW w:w="815" w:type="dxa"/>
            <w:shd w:val="clear" w:color="auto" w:fill="auto"/>
            <w:vAlign w:val="center"/>
          </w:tcPr>
          <w:p w14:paraId="1A28E09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D3CDF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35C67C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B06F96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9B3E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693673" w14:textId="77777777" w:rsidTr="00341985">
        <w:tc>
          <w:tcPr>
            <w:tcW w:w="815" w:type="dxa"/>
            <w:shd w:val="clear" w:color="auto" w:fill="auto"/>
            <w:vAlign w:val="center"/>
          </w:tcPr>
          <w:p w14:paraId="70A663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A488D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75A10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7AE9CE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0C5EED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0FF169C" w14:textId="77777777" w:rsidTr="00341985">
        <w:tc>
          <w:tcPr>
            <w:tcW w:w="815" w:type="dxa"/>
            <w:shd w:val="clear" w:color="auto" w:fill="auto"/>
            <w:vAlign w:val="center"/>
          </w:tcPr>
          <w:p w14:paraId="335AD36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6C4F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289B9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E503A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8CA392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CCBB9A" w14:textId="77777777" w:rsidTr="00341985">
        <w:tc>
          <w:tcPr>
            <w:tcW w:w="815" w:type="dxa"/>
            <w:shd w:val="clear" w:color="auto" w:fill="auto"/>
            <w:vAlign w:val="center"/>
          </w:tcPr>
          <w:p w14:paraId="7513342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CC512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F6DA51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62827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343B1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2B80AF" w14:textId="77777777" w:rsidTr="00341985">
        <w:tc>
          <w:tcPr>
            <w:tcW w:w="815" w:type="dxa"/>
            <w:shd w:val="clear" w:color="auto" w:fill="auto"/>
            <w:vAlign w:val="center"/>
          </w:tcPr>
          <w:p w14:paraId="1945C4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87E6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CB5097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838213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C5F5422" w14:textId="77777777" w:rsidR="00EB5A81" w:rsidRPr="009A0CF9" w:rsidRDefault="00EB5A81" w:rsidP="00341985">
            <w:pPr>
              <w:suppressAutoHyphens/>
              <w:autoSpaceDN w:val="0"/>
              <w:textAlignment w:val="baseline"/>
              <w:rPr>
                <w:rFonts w:ascii="Arial" w:eastAsia="Calibri" w:hAnsi="Arial"/>
                <w:sz w:val="14"/>
                <w:rtl/>
              </w:rPr>
            </w:pPr>
          </w:p>
        </w:tc>
      </w:tr>
    </w:tbl>
    <w:p w14:paraId="0FF4755F" w14:textId="77777777" w:rsidR="00EB5A81" w:rsidRPr="009A0CF9" w:rsidRDefault="00EB5A81" w:rsidP="00EB5A81">
      <w:pPr>
        <w:suppressAutoHyphens/>
        <w:autoSpaceDN w:val="0"/>
        <w:jc w:val="both"/>
        <w:textAlignment w:val="baseline"/>
        <w:rPr>
          <w:rFonts w:ascii="Arial" w:eastAsia="Calibri" w:hAnsi="Arial"/>
          <w:sz w:val="18"/>
          <w:szCs w:val="24"/>
        </w:rPr>
      </w:pPr>
    </w:p>
    <w:p w14:paraId="30476F0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350C8FA9" w14:textId="77777777" w:rsidTr="00341985">
        <w:trPr>
          <w:trHeight w:val="1700"/>
        </w:trPr>
        <w:tc>
          <w:tcPr>
            <w:tcW w:w="2320" w:type="dxa"/>
            <w:shd w:val="clear" w:color="auto" w:fill="auto"/>
            <w:tcMar>
              <w:left w:w="0" w:type="dxa"/>
              <w:right w:w="0" w:type="dxa"/>
            </w:tcMar>
          </w:tcPr>
          <w:p w14:paraId="3F7BAE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6F34B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3E9EF3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2E778A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DF01CF0" w14:textId="77777777" w:rsidR="00EB5A81" w:rsidRPr="009A0CF9" w:rsidRDefault="00EB5A81" w:rsidP="00EB5A81">
      <w:pPr>
        <w:suppressAutoHyphens/>
        <w:autoSpaceDN w:val="0"/>
        <w:jc w:val="both"/>
        <w:textAlignment w:val="baseline"/>
        <w:rPr>
          <w:rFonts w:ascii="Arial" w:eastAsia="Calibri" w:hAnsi="Arial"/>
          <w:sz w:val="18"/>
          <w:szCs w:val="24"/>
        </w:rPr>
      </w:pPr>
    </w:p>
    <w:p w14:paraId="3F92F529"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03D3F4C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3F8A5CBE" w14:textId="77777777" w:rsidTr="00603F1E">
        <w:tc>
          <w:tcPr>
            <w:tcW w:w="532" w:type="dxa"/>
            <w:shd w:val="clear" w:color="auto" w:fill="auto"/>
            <w:vAlign w:val="center"/>
          </w:tcPr>
          <w:p w14:paraId="7562F3D9"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7031BF7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7B8E526" w14:textId="77777777" w:rsidTr="00603F1E">
        <w:tc>
          <w:tcPr>
            <w:tcW w:w="532" w:type="dxa"/>
            <w:shd w:val="clear" w:color="auto" w:fill="auto"/>
            <w:vAlign w:val="center"/>
          </w:tcPr>
          <w:p w14:paraId="3A14C741"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4A2CE779"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EE5AFEC" w14:textId="77777777" w:rsidTr="00603F1E">
        <w:tc>
          <w:tcPr>
            <w:tcW w:w="532" w:type="dxa"/>
            <w:shd w:val="clear" w:color="auto" w:fill="auto"/>
            <w:vAlign w:val="center"/>
          </w:tcPr>
          <w:p w14:paraId="4B3BB4A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4C8D45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62AE391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50D24D2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943F260" w14:textId="77777777" w:rsidTr="00603F1E">
        <w:tc>
          <w:tcPr>
            <w:tcW w:w="532" w:type="dxa"/>
            <w:shd w:val="clear" w:color="auto" w:fill="auto"/>
          </w:tcPr>
          <w:p w14:paraId="3C9ACEC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19FB33D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55004B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075093D4"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51E6AAF7" w14:textId="77777777" w:rsidTr="00603F1E">
        <w:tc>
          <w:tcPr>
            <w:tcW w:w="532" w:type="dxa"/>
            <w:shd w:val="clear" w:color="auto" w:fill="auto"/>
          </w:tcPr>
          <w:p w14:paraId="7EB615D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2A71494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5713FC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4C0576C"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6D09DA0F" w14:textId="77777777" w:rsidTr="00603F1E">
        <w:tc>
          <w:tcPr>
            <w:tcW w:w="532" w:type="dxa"/>
            <w:shd w:val="clear" w:color="auto" w:fill="auto"/>
          </w:tcPr>
          <w:p w14:paraId="1939B2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558874BB"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6EF31A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F514D2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4B0A06AC" w14:textId="77777777" w:rsidTr="00603F1E">
        <w:tc>
          <w:tcPr>
            <w:tcW w:w="532" w:type="dxa"/>
            <w:shd w:val="clear" w:color="auto" w:fill="auto"/>
          </w:tcPr>
          <w:p w14:paraId="2DFF6C4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3AE8EEB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151B2B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4E69C72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4C6A41" w14:textId="77777777" w:rsidTr="00603F1E">
        <w:tc>
          <w:tcPr>
            <w:tcW w:w="532" w:type="dxa"/>
            <w:shd w:val="clear" w:color="auto" w:fill="auto"/>
          </w:tcPr>
          <w:p w14:paraId="5AAED6B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0070095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652326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109431E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12CD22" w14:textId="77777777" w:rsidTr="00603F1E">
        <w:tc>
          <w:tcPr>
            <w:tcW w:w="532" w:type="dxa"/>
            <w:shd w:val="clear" w:color="auto" w:fill="auto"/>
          </w:tcPr>
          <w:p w14:paraId="2E94FD9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24D0F8E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7FEA4D9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5AB0CF6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5B9F8176" w14:textId="77777777" w:rsidTr="00603F1E">
        <w:tc>
          <w:tcPr>
            <w:tcW w:w="532" w:type="dxa"/>
            <w:shd w:val="clear" w:color="auto" w:fill="auto"/>
          </w:tcPr>
          <w:p w14:paraId="08547C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2C2D8B1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A3EC8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59FB99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BFF365" w14:textId="77777777" w:rsidTr="00603F1E">
        <w:tc>
          <w:tcPr>
            <w:tcW w:w="532" w:type="dxa"/>
            <w:shd w:val="clear" w:color="auto" w:fill="auto"/>
          </w:tcPr>
          <w:p w14:paraId="113681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304B31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16576C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2FC4A6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EB8C36" w14:textId="77777777" w:rsidTr="00603F1E">
        <w:tc>
          <w:tcPr>
            <w:tcW w:w="532" w:type="dxa"/>
            <w:shd w:val="clear" w:color="auto" w:fill="auto"/>
          </w:tcPr>
          <w:p w14:paraId="45E91B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1AC60FA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3B53717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B35402C"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B6EBE3F"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2854D6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EF846E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5C60DB9"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A09565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64DC0A94" w14:textId="77777777" w:rsidTr="00341985">
        <w:tc>
          <w:tcPr>
            <w:tcW w:w="815" w:type="dxa"/>
            <w:shd w:val="clear" w:color="auto" w:fill="auto"/>
          </w:tcPr>
          <w:p w14:paraId="6341085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0E8C95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D80039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3177A0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36B1FA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EFA6CB8" w14:textId="77777777" w:rsidTr="00341985">
        <w:tc>
          <w:tcPr>
            <w:tcW w:w="815" w:type="dxa"/>
            <w:shd w:val="clear" w:color="auto" w:fill="auto"/>
            <w:vAlign w:val="center"/>
          </w:tcPr>
          <w:p w14:paraId="688EBFD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632A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65001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7C1AFD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C83FFD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4E9BEFC" w14:textId="77777777" w:rsidTr="00341985">
        <w:tc>
          <w:tcPr>
            <w:tcW w:w="815" w:type="dxa"/>
            <w:shd w:val="clear" w:color="auto" w:fill="auto"/>
            <w:vAlign w:val="center"/>
          </w:tcPr>
          <w:p w14:paraId="3829764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9AA8A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E87D0D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B64668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BF3F3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BAD3B1E" w14:textId="77777777" w:rsidTr="00341985">
        <w:tc>
          <w:tcPr>
            <w:tcW w:w="815" w:type="dxa"/>
            <w:shd w:val="clear" w:color="auto" w:fill="auto"/>
            <w:vAlign w:val="center"/>
          </w:tcPr>
          <w:p w14:paraId="0650896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AB36B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030648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B8E0E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C29A7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4D04F4F" w14:textId="77777777" w:rsidTr="00341985">
        <w:tc>
          <w:tcPr>
            <w:tcW w:w="815" w:type="dxa"/>
            <w:shd w:val="clear" w:color="auto" w:fill="auto"/>
            <w:vAlign w:val="center"/>
          </w:tcPr>
          <w:p w14:paraId="3FC1F75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39BD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522519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A08ED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9442B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917D17" w14:textId="77777777" w:rsidTr="00341985">
        <w:tc>
          <w:tcPr>
            <w:tcW w:w="815" w:type="dxa"/>
            <w:shd w:val="clear" w:color="auto" w:fill="auto"/>
            <w:vAlign w:val="center"/>
          </w:tcPr>
          <w:p w14:paraId="167F4D1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CBD8D8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EEBB3F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36428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475217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B62D529" w14:textId="77777777" w:rsidTr="00341985">
        <w:tc>
          <w:tcPr>
            <w:tcW w:w="815" w:type="dxa"/>
            <w:shd w:val="clear" w:color="auto" w:fill="auto"/>
            <w:vAlign w:val="center"/>
          </w:tcPr>
          <w:p w14:paraId="3478B1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3697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A6138D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ECD8B0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E5B9B5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CF1516" w14:textId="77777777" w:rsidTr="00341985">
        <w:tc>
          <w:tcPr>
            <w:tcW w:w="815" w:type="dxa"/>
            <w:shd w:val="clear" w:color="auto" w:fill="auto"/>
            <w:vAlign w:val="center"/>
          </w:tcPr>
          <w:p w14:paraId="5998521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39258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05A3B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A4F55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365FE0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3F36A55" w14:textId="77777777" w:rsidTr="00341985">
        <w:tc>
          <w:tcPr>
            <w:tcW w:w="815" w:type="dxa"/>
            <w:shd w:val="clear" w:color="auto" w:fill="auto"/>
            <w:vAlign w:val="center"/>
          </w:tcPr>
          <w:p w14:paraId="456890F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78DE8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A0B83B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6C943F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241735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737BC6" w14:textId="77777777" w:rsidTr="00341985">
        <w:tc>
          <w:tcPr>
            <w:tcW w:w="815" w:type="dxa"/>
            <w:shd w:val="clear" w:color="auto" w:fill="auto"/>
            <w:vAlign w:val="center"/>
          </w:tcPr>
          <w:p w14:paraId="5C433DE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AA9DC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17AD6F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09645A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FFB1C2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8E3EC5A" w14:textId="77777777" w:rsidTr="00341985">
        <w:tc>
          <w:tcPr>
            <w:tcW w:w="815" w:type="dxa"/>
            <w:shd w:val="clear" w:color="auto" w:fill="auto"/>
            <w:vAlign w:val="center"/>
          </w:tcPr>
          <w:p w14:paraId="6C604D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59B0F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8B967F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BD62F5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2E2264B" w14:textId="77777777" w:rsidR="00EB5A81" w:rsidRPr="009A0CF9" w:rsidRDefault="00EB5A81" w:rsidP="00341985">
            <w:pPr>
              <w:suppressAutoHyphens/>
              <w:autoSpaceDN w:val="0"/>
              <w:textAlignment w:val="baseline"/>
              <w:rPr>
                <w:rFonts w:ascii="Arial" w:eastAsia="Calibri" w:hAnsi="Arial"/>
                <w:sz w:val="14"/>
                <w:rtl/>
              </w:rPr>
            </w:pPr>
          </w:p>
        </w:tc>
      </w:tr>
    </w:tbl>
    <w:p w14:paraId="6AEF221E" w14:textId="77777777" w:rsidR="00EB5A81" w:rsidRPr="009A0CF9" w:rsidRDefault="00EB5A81" w:rsidP="00EB5A81">
      <w:pPr>
        <w:suppressAutoHyphens/>
        <w:autoSpaceDN w:val="0"/>
        <w:jc w:val="both"/>
        <w:textAlignment w:val="baseline"/>
        <w:rPr>
          <w:rFonts w:ascii="Arial" w:eastAsia="Calibri" w:hAnsi="Arial"/>
          <w:sz w:val="18"/>
          <w:szCs w:val="24"/>
        </w:rPr>
      </w:pPr>
    </w:p>
    <w:p w14:paraId="72FCC88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3AD246B1" w14:textId="77777777" w:rsidTr="00341985">
        <w:trPr>
          <w:trHeight w:val="1701"/>
        </w:trPr>
        <w:tc>
          <w:tcPr>
            <w:tcW w:w="2484" w:type="dxa"/>
            <w:shd w:val="clear" w:color="auto" w:fill="auto"/>
            <w:tcMar>
              <w:left w:w="0" w:type="dxa"/>
              <w:right w:w="0" w:type="dxa"/>
            </w:tcMar>
          </w:tcPr>
          <w:p w14:paraId="66A648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4458A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AD63F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86020A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FEED6D5"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78B47DB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3F48F675"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19E7F760" w14:textId="77777777" w:rsidTr="00603F1E">
        <w:tc>
          <w:tcPr>
            <w:tcW w:w="662" w:type="dxa"/>
            <w:shd w:val="clear" w:color="auto" w:fill="auto"/>
            <w:vAlign w:val="center"/>
          </w:tcPr>
          <w:p w14:paraId="6D23B9E6"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0E9F8C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A2B2C98" w14:textId="77777777" w:rsidTr="00603F1E">
        <w:tc>
          <w:tcPr>
            <w:tcW w:w="662" w:type="dxa"/>
            <w:shd w:val="clear" w:color="auto" w:fill="auto"/>
            <w:vAlign w:val="center"/>
          </w:tcPr>
          <w:p w14:paraId="7309CBE1"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59DF64CF"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4947134F" w14:textId="77777777" w:rsidTr="00603F1E">
        <w:tc>
          <w:tcPr>
            <w:tcW w:w="662" w:type="dxa"/>
            <w:shd w:val="clear" w:color="auto" w:fill="auto"/>
            <w:vAlign w:val="center"/>
          </w:tcPr>
          <w:p w14:paraId="155AA36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513C6F2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1680195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4B59A62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27DD169" w14:textId="77777777" w:rsidTr="00603F1E">
        <w:tc>
          <w:tcPr>
            <w:tcW w:w="662" w:type="dxa"/>
            <w:shd w:val="clear" w:color="auto" w:fill="auto"/>
          </w:tcPr>
          <w:p w14:paraId="46BC96F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4BF75BD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6B8B1B1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529B7FAC"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77BDDF41" w14:textId="77777777" w:rsidTr="00603F1E">
        <w:tc>
          <w:tcPr>
            <w:tcW w:w="662" w:type="dxa"/>
            <w:shd w:val="clear" w:color="auto" w:fill="auto"/>
          </w:tcPr>
          <w:p w14:paraId="1FD7808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2969F3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60AECA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C9553D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0DE9DE3E" w14:textId="77777777" w:rsidTr="00603F1E">
        <w:tc>
          <w:tcPr>
            <w:tcW w:w="662" w:type="dxa"/>
            <w:shd w:val="clear" w:color="auto" w:fill="auto"/>
          </w:tcPr>
          <w:p w14:paraId="4A2AA86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618ACDD5"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250745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3018F7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24AEF56A" w14:textId="77777777" w:rsidTr="00603F1E">
        <w:tc>
          <w:tcPr>
            <w:tcW w:w="662" w:type="dxa"/>
            <w:shd w:val="clear" w:color="auto" w:fill="auto"/>
          </w:tcPr>
          <w:p w14:paraId="5FFF965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6B383D3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679108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420A6AC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6025AA2D" w14:textId="77777777" w:rsidTr="00603F1E">
        <w:tc>
          <w:tcPr>
            <w:tcW w:w="662" w:type="dxa"/>
            <w:shd w:val="clear" w:color="auto" w:fill="auto"/>
          </w:tcPr>
          <w:p w14:paraId="6709A1E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7795C05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470088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A8BCC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0FA99E6" w14:textId="77777777" w:rsidTr="00603F1E">
        <w:tc>
          <w:tcPr>
            <w:tcW w:w="662" w:type="dxa"/>
            <w:shd w:val="clear" w:color="auto" w:fill="auto"/>
          </w:tcPr>
          <w:p w14:paraId="1FFE5EA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7C832D5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4F6F9E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080D4AC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08C258D2" w14:textId="77777777" w:rsidTr="00603F1E">
        <w:tc>
          <w:tcPr>
            <w:tcW w:w="662" w:type="dxa"/>
            <w:shd w:val="clear" w:color="auto" w:fill="auto"/>
          </w:tcPr>
          <w:p w14:paraId="28EECBB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6C0A306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5DEFCD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3AF57A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84C2AC" w14:textId="77777777" w:rsidTr="00603F1E">
        <w:tc>
          <w:tcPr>
            <w:tcW w:w="662" w:type="dxa"/>
            <w:shd w:val="clear" w:color="auto" w:fill="auto"/>
          </w:tcPr>
          <w:p w14:paraId="22D617C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0A5AFC9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5F9827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B26EDF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39736AE" w14:textId="77777777" w:rsidTr="00603F1E">
        <w:tc>
          <w:tcPr>
            <w:tcW w:w="662" w:type="dxa"/>
            <w:shd w:val="clear" w:color="auto" w:fill="auto"/>
          </w:tcPr>
          <w:p w14:paraId="332D30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67AA8D8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1504EE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7945533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B19A43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1BE180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4AC2E3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C75C905"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DADCB3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0459242" w14:textId="77777777" w:rsidTr="00341985">
        <w:tc>
          <w:tcPr>
            <w:tcW w:w="815" w:type="dxa"/>
            <w:shd w:val="clear" w:color="auto" w:fill="auto"/>
          </w:tcPr>
          <w:p w14:paraId="1F5AB7E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64E037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9E7D14F"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6" w:type="dxa"/>
            <w:shd w:val="clear" w:color="auto" w:fill="auto"/>
          </w:tcPr>
          <w:p w14:paraId="3D559EE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8BD467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6103912" w14:textId="77777777" w:rsidTr="00341985">
        <w:tc>
          <w:tcPr>
            <w:tcW w:w="815" w:type="dxa"/>
            <w:shd w:val="clear" w:color="auto" w:fill="auto"/>
            <w:vAlign w:val="center"/>
          </w:tcPr>
          <w:p w14:paraId="7808C2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2B97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4CDA2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159ED6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1F4593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5C41BD" w14:textId="77777777" w:rsidTr="00341985">
        <w:tc>
          <w:tcPr>
            <w:tcW w:w="815" w:type="dxa"/>
            <w:shd w:val="clear" w:color="auto" w:fill="auto"/>
            <w:vAlign w:val="center"/>
          </w:tcPr>
          <w:p w14:paraId="676A656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7C199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932747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A9FC2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73C1E1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F409EC0" w14:textId="77777777" w:rsidTr="00341985">
        <w:tc>
          <w:tcPr>
            <w:tcW w:w="815" w:type="dxa"/>
            <w:shd w:val="clear" w:color="auto" w:fill="auto"/>
            <w:vAlign w:val="center"/>
          </w:tcPr>
          <w:p w14:paraId="2652A52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96E3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6B1A56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82338C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A454A5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BAA844" w14:textId="77777777" w:rsidTr="00341985">
        <w:tc>
          <w:tcPr>
            <w:tcW w:w="815" w:type="dxa"/>
            <w:shd w:val="clear" w:color="auto" w:fill="auto"/>
            <w:vAlign w:val="center"/>
          </w:tcPr>
          <w:p w14:paraId="1D1714B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982E97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E43D93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BF1026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7F5E0B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3E56A44" w14:textId="77777777" w:rsidTr="00341985">
        <w:tc>
          <w:tcPr>
            <w:tcW w:w="815" w:type="dxa"/>
            <w:shd w:val="clear" w:color="auto" w:fill="auto"/>
            <w:vAlign w:val="center"/>
          </w:tcPr>
          <w:p w14:paraId="59D6261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806E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518B0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36F53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A6AF27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1356486" w14:textId="77777777" w:rsidTr="00341985">
        <w:tc>
          <w:tcPr>
            <w:tcW w:w="815" w:type="dxa"/>
            <w:shd w:val="clear" w:color="auto" w:fill="auto"/>
            <w:vAlign w:val="center"/>
          </w:tcPr>
          <w:p w14:paraId="432AB03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7B6C4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9A448D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E8B1CB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9D9BD0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1A5078" w14:textId="77777777" w:rsidTr="00341985">
        <w:tc>
          <w:tcPr>
            <w:tcW w:w="815" w:type="dxa"/>
            <w:shd w:val="clear" w:color="auto" w:fill="auto"/>
            <w:vAlign w:val="center"/>
          </w:tcPr>
          <w:p w14:paraId="385E3E4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286E15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B80648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79D94A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35C2C4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106A47D" w14:textId="77777777" w:rsidTr="00341985">
        <w:tc>
          <w:tcPr>
            <w:tcW w:w="815" w:type="dxa"/>
            <w:shd w:val="clear" w:color="auto" w:fill="auto"/>
            <w:vAlign w:val="center"/>
          </w:tcPr>
          <w:p w14:paraId="668DCE6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9352C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800A79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C2A408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BFA010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F2604FE" w14:textId="77777777" w:rsidTr="00341985">
        <w:tc>
          <w:tcPr>
            <w:tcW w:w="815" w:type="dxa"/>
            <w:shd w:val="clear" w:color="auto" w:fill="auto"/>
            <w:vAlign w:val="center"/>
          </w:tcPr>
          <w:p w14:paraId="06E130A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814E1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40D234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7100DE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DF3057B" w14:textId="77777777" w:rsidR="00EB5A81" w:rsidRPr="009A0CF9" w:rsidRDefault="00EB5A81" w:rsidP="00341985">
            <w:pPr>
              <w:suppressAutoHyphens/>
              <w:autoSpaceDN w:val="0"/>
              <w:textAlignment w:val="baseline"/>
              <w:rPr>
                <w:rFonts w:ascii="Arial" w:eastAsia="Calibri" w:hAnsi="Arial"/>
                <w:sz w:val="14"/>
                <w:rtl/>
              </w:rPr>
            </w:pPr>
          </w:p>
        </w:tc>
      </w:tr>
    </w:tbl>
    <w:p w14:paraId="509A5EC9" w14:textId="77777777" w:rsidR="00EB5A81" w:rsidRPr="009A0CF9" w:rsidRDefault="00EB5A81" w:rsidP="00EB5A81">
      <w:pPr>
        <w:suppressAutoHyphens/>
        <w:autoSpaceDN w:val="0"/>
        <w:jc w:val="both"/>
        <w:textAlignment w:val="baseline"/>
        <w:rPr>
          <w:rFonts w:ascii="Arial" w:eastAsia="Calibri" w:hAnsi="Arial"/>
          <w:sz w:val="18"/>
          <w:szCs w:val="24"/>
        </w:rPr>
      </w:pPr>
    </w:p>
    <w:p w14:paraId="4D332F0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4C298A78" w14:textId="77777777" w:rsidTr="00341985">
        <w:trPr>
          <w:trHeight w:val="1701"/>
        </w:trPr>
        <w:tc>
          <w:tcPr>
            <w:tcW w:w="2278" w:type="dxa"/>
            <w:shd w:val="clear" w:color="auto" w:fill="auto"/>
            <w:tcMar>
              <w:left w:w="0" w:type="dxa"/>
              <w:right w:w="0" w:type="dxa"/>
            </w:tcMar>
          </w:tcPr>
          <w:p w14:paraId="3FA093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E4D8B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00061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9B0BC03"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0B1ED17" w14:textId="77777777" w:rsidR="00EB5A81" w:rsidRPr="009A0CF9" w:rsidRDefault="00EB5A81" w:rsidP="00EB5A81">
      <w:pPr>
        <w:spacing w:before="120" w:line="360" w:lineRule="auto"/>
        <w:rPr>
          <w:szCs w:val="24"/>
          <w:rtl/>
        </w:rPr>
      </w:pPr>
    </w:p>
    <w:p w14:paraId="74E180D7"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0A18B11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276BE3B8" w14:textId="77777777" w:rsidTr="00603F1E">
        <w:tc>
          <w:tcPr>
            <w:tcW w:w="662" w:type="dxa"/>
            <w:shd w:val="clear" w:color="auto" w:fill="auto"/>
            <w:vAlign w:val="center"/>
          </w:tcPr>
          <w:p w14:paraId="704F8CDC"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36DBC04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A3F0C86" w14:textId="77777777" w:rsidTr="00603F1E">
        <w:tc>
          <w:tcPr>
            <w:tcW w:w="662" w:type="dxa"/>
            <w:shd w:val="clear" w:color="auto" w:fill="auto"/>
            <w:vAlign w:val="center"/>
          </w:tcPr>
          <w:p w14:paraId="710BDCB6"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6F1F2E4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405040F" w14:textId="77777777" w:rsidTr="00603F1E">
        <w:tc>
          <w:tcPr>
            <w:tcW w:w="662" w:type="dxa"/>
            <w:shd w:val="clear" w:color="auto" w:fill="auto"/>
            <w:vAlign w:val="center"/>
          </w:tcPr>
          <w:p w14:paraId="7FD0231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6EDFA6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14F0AD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7048CD9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5240FC71" w14:textId="77777777" w:rsidTr="00603F1E">
        <w:tc>
          <w:tcPr>
            <w:tcW w:w="662" w:type="dxa"/>
            <w:shd w:val="clear" w:color="auto" w:fill="auto"/>
          </w:tcPr>
          <w:p w14:paraId="3F798F6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357E9DE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557DB2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524593B9"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48149F1F" w14:textId="77777777" w:rsidTr="00603F1E">
        <w:tc>
          <w:tcPr>
            <w:tcW w:w="662" w:type="dxa"/>
            <w:shd w:val="clear" w:color="auto" w:fill="auto"/>
          </w:tcPr>
          <w:p w14:paraId="22216BE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7734F8C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463984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796324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38313DD4" w14:textId="77777777" w:rsidTr="00603F1E">
        <w:tc>
          <w:tcPr>
            <w:tcW w:w="662" w:type="dxa"/>
            <w:shd w:val="clear" w:color="auto" w:fill="auto"/>
          </w:tcPr>
          <w:p w14:paraId="5A29385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7A6401ED"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69AADF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B4D1BD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D97F5B9" w14:textId="77777777" w:rsidTr="00603F1E">
        <w:tc>
          <w:tcPr>
            <w:tcW w:w="662" w:type="dxa"/>
            <w:shd w:val="clear" w:color="auto" w:fill="auto"/>
          </w:tcPr>
          <w:p w14:paraId="541DAF2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11D458E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1A63A6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C06D7F6"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7A473517" w14:textId="77777777" w:rsidTr="00603F1E">
        <w:tc>
          <w:tcPr>
            <w:tcW w:w="662" w:type="dxa"/>
            <w:shd w:val="clear" w:color="auto" w:fill="auto"/>
          </w:tcPr>
          <w:p w14:paraId="39BA8F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4527A98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1D9FA8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115541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7DD2AB5" w14:textId="77777777" w:rsidTr="00603F1E">
        <w:tc>
          <w:tcPr>
            <w:tcW w:w="662" w:type="dxa"/>
            <w:shd w:val="clear" w:color="auto" w:fill="auto"/>
          </w:tcPr>
          <w:p w14:paraId="18CCAB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7EDDB47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A60D8D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106BEFD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075EF2F2" w14:textId="77777777" w:rsidTr="00603F1E">
        <w:tc>
          <w:tcPr>
            <w:tcW w:w="662" w:type="dxa"/>
            <w:shd w:val="clear" w:color="auto" w:fill="auto"/>
          </w:tcPr>
          <w:p w14:paraId="1ABC11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BEC111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6A5871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DF7D2C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0FB98D0" w14:textId="77777777" w:rsidTr="00603F1E">
        <w:tc>
          <w:tcPr>
            <w:tcW w:w="662" w:type="dxa"/>
            <w:shd w:val="clear" w:color="auto" w:fill="auto"/>
          </w:tcPr>
          <w:p w14:paraId="609AD3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2EB782A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511CA6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53286D7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BBE9781" w14:textId="77777777" w:rsidTr="00603F1E">
        <w:tc>
          <w:tcPr>
            <w:tcW w:w="662" w:type="dxa"/>
            <w:shd w:val="clear" w:color="auto" w:fill="auto"/>
          </w:tcPr>
          <w:p w14:paraId="5F223AB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3F32EEB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FFDE9A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AFA9F4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9C708C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73A9919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B44188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E6D49C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1B36E1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7103B984" w14:textId="77777777" w:rsidTr="00341985">
        <w:tc>
          <w:tcPr>
            <w:tcW w:w="815" w:type="dxa"/>
            <w:shd w:val="clear" w:color="auto" w:fill="auto"/>
          </w:tcPr>
          <w:p w14:paraId="2B9367A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50FC892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0327417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14073BF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74941C0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1F7570E" w14:textId="77777777" w:rsidTr="00341985">
        <w:tc>
          <w:tcPr>
            <w:tcW w:w="815" w:type="dxa"/>
            <w:shd w:val="clear" w:color="auto" w:fill="auto"/>
            <w:vAlign w:val="center"/>
          </w:tcPr>
          <w:p w14:paraId="36F0E4B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283A37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F21E0CC"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1B9B52B"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C68224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F95AD0" w14:textId="77777777" w:rsidTr="00341985">
        <w:tc>
          <w:tcPr>
            <w:tcW w:w="815" w:type="dxa"/>
            <w:shd w:val="clear" w:color="auto" w:fill="auto"/>
            <w:vAlign w:val="center"/>
          </w:tcPr>
          <w:p w14:paraId="48D3918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78288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5BDCFB5"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DD6330A"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D70C9C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F6A42A2" w14:textId="77777777" w:rsidTr="00341985">
        <w:tc>
          <w:tcPr>
            <w:tcW w:w="815" w:type="dxa"/>
            <w:shd w:val="clear" w:color="auto" w:fill="auto"/>
            <w:vAlign w:val="center"/>
          </w:tcPr>
          <w:p w14:paraId="5B1DCC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12838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F0D57AE"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5DE9705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F88D54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58DA47C" w14:textId="77777777" w:rsidTr="00341985">
        <w:tc>
          <w:tcPr>
            <w:tcW w:w="815" w:type="dxa"/>
            <w:shd w:val="clear" w:color="auto" w:fill="auto"/>
            <w:vAlign w:val="center"/>
          </w:tcPr>
          <w:p w14:paraId="4A8B0BC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34FC3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613DE9B"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34FB0B5"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33AE5C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BEABAB" w14:textId="77777777" w:rsidTr="00341985">
        <w:tc>
          <w:tcPr>
            <w:tcW w:w="815" w:type="dxa"/>
            <w:shd w:val="clear" w:color="auto" w:fill="auto"/>
            <w:vAlign w:val="center"/>
          </w:tcPr>
          <w:p w14:paraId="35EC14C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CE691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45E43F8"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5F62827E"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13510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A6A8CC" w14:textId="77777777" w:rsidTr="00341985">
        <w:tc>
          <w:tcPr>
            <w:tcW w:w="815" w:type="dxa"/>
            <w:shd w:val="clear" w:color="auto" w:fill="auto"/>
            <w:vAlign w:val="center"/>
          </w:tcPr>
          <w:p w14:paraId="6CCC8F3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E9F37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D2E7E3D"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3BADAE1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0FDAB7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BCEB75" w14:textId="77777777" w:rsidTr="00341985">
        <w:tc>
          <w:tcPr>
            <w:tcW w:w="815" w:type="dxa"/>
            <w:shd w:val="clear" w:color="auto" w:fill="auto"/>
            <w:vAlign w:val="center"/>
          </w:tcPr>
          <w:p w14:paraId="0AA6946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397AA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5C861853"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F5FFF25"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0CC03D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6CBB5E" w14:textId="77777777" w:rsidTr="00341985">
        <w:tc>
          <w:tcPr>
            <w:tcW w:w="815" w:type="dxa"/>
            <w:shd w:val="clear" w:color="auto" w:fill="auto"/>
            <w:vAlign w:val="center"/>
          </w:tcPr>
          <w:p w14:paraId="03A1CDD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16329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430267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63FE81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1CB86E5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DFA16A8" w14:textId="77777777" w:rsidTr="00341985">
        <w:tc>
          <w:tcPr>
            <w:tcW w:w="815" w:type="dxa"/>
            <w:shd w:val="clear" w:color="auto" w:fill="auto"/>
            <w:vAlign w:val="center"/>
          </w:tcPr>
          <w:p w14:paraId="685CE9D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F842ED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D0564AB"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2F3ABF1"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91822C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7B52DD" w14:textId="77777777" w:rsidTr="00341985">
        <w:tc>
          <w:tcPr>
            <w:tcW w:w="815" w:type="dxa"/>
            <w:shd w:val="clear" w:color="auto" w:fill="auto"/>
            <w:vAlign w:val="center"/>
          </w:tcPr>
          <w:p w14:paraId="7E4435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9BF7D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6231620A"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B8AF2CD"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C915BCB" w14:textId="77777777" w:rsidR="00EB5A81" w:rsidRPr="009A0CF9" w:rsidRDefault="00EB5A81" w:rsidP="00341985">
            <w:pPr>
              <w:suppressAutoHyphens/>
              <w:autoSpaceDN w:val="0"/>
              <w:textAlignment w:val="baseline"/>
              <w:rPr>
                <w:rFonts w:ascii="Arial" w:eastAsia="Calibri" w:hAnsi="Arial"/>
                <w:sz w:val="14"/>
                <w:rtl/>
              </w:rPr>
            </w:pPr>
          </w:p>
        </w:tc>
      </w:tr>
    </w:tbl>
    <w:p w14:paraId="2926B324" w14:textId="77777777" w:rsidR="00EB5A81" w:rsidRPr="009A0CF9" w:rsidRDefault="00EB5A81" w:rsidP="00EB5A81">
      <w:pPr>
        <w:suppressAutoHyphens/>
        <w:autoSpaceDN w:val="0"/>
        <w:jc w:val="both"/>
        <w:textAlignment w:val="baseline"/>
        <w:rPr>
          <w:rFonts w:ascii="Arial" w:eastAsia="Calibri" w:hAnsi="Arial"/>
          <w:sz w:val="18"/>
          <w:szCs w:val="24"/>
        </w:rPr>
      </w:pPr>
    </w:p>
    <w:p w14:paraId="4CB33129"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60BFDEA1" w14:textId="77777777" w:rsidTr="00341985">
        <w:trPr>
          <w:trHeight w:val="1701"/>
        </w:trPr>
        <w:tc>
          <w:tcPr>
            <w:tcW w:w="2278" w:type="dxa"/>
            <w:shd w:val="clear" w:color="auto" w:fill="auto"/>
            <w:tcMar>
              <w:left w:w="0" w:type="dxa"/>
              <w:right w:w="0" w:type="dxa"/>
            </w:tcMar>
          </w:tcPr>
          <w:p w14:paraId="1171DD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8595D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76B690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EA8E75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3BCCA13A"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45206A3"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49D56984"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1B3DBFAD"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AEF17B5"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316D35A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3E913ED4" w14:textId="77777777" w:rsidTr="00603F1E">
        <w:tc>
          <w:tcPr>
            <w:tcW w:w="630" w:type="dxa"/>
            <w:shd w:val="clear" w:color="auto" w:fill="auto"/>
            <w:vAlign w:val="center"/>
          </w:tcPr>
          <w:p w14:paraId="45AFF24D"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09EF5B6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56B9CB4C" w14:textId="77777777" w:rsidTr="00603F1E">
        <w:tc>
          <w:tcPr>
            <w:tcW w:w="630" w:type="dxa"/>
            <w:shd w:val="clear" w:color="auto" w:fill="auto"/>
            <w:vAlign w:val="center"/>
          </w:tcPr>
          <w:p w14:paraId="65241365"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3408F55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C826549" w14:textId="77777777" w:rsidTr="00603F1E">
        <w:tc>
          <w:tcPr>
            <w:tcW w:w="630" w:type="dxa"/>
            <w:shd w:val="clear" w:color="auto" w:fill="auto"/>
            <w:vAlign w:val="center"/>
          </w:tcPr>
          <w:p w14:paraId="30B90C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46267D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4DAA028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0E30ADA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09407EC" w14:textId="77777777" w:rsidTr="00603F1E">
        <w:tc>
          <w:tcPr>
            <w:tcW w:w="630" w:type="dxa"/>
            <w:shd w:val="clear" w:color="auto" w:fill="auto"/>
          </w:tcPr>
          <w:p w14:paraId="3174934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604240F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68C406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434C48DC"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2AD1A7B9" w14:textId="77777777" w:rsidTr="00603F1E">
        <w:tc>
          <w:tcPr>
            <w:tcW w:w="630" w:type="dxa"/>
            <w:shd w:val="clear" w:color="auto" w:fill="auto"/>
          </w:tcPr>
          <w:p w14:paraId="2A00C71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7AE1CB50" w14:textId="77777777" w:rsidR="00EB5A81" w:rsidRPr="009A0CF9" w:rsidRDefault="00EB5A81" w:rsidP="00341985">
            <w:pPr>
              <w:suppressAutoHyphens/>
              <w:autoSpaceDN w:val="0"/>
              <w:jc w:val="both"/>
              <w:textAlignment w:val="baseline"/>
              <w:rPr>
                <w:rFonts w:ascii="Arial" w:eastAsia="Calibri" w:hAnsi="Arial"/>
                <w:i/>
                <w:iCs/>
                <w:sz w:val="18"/>
                <w:szCs w:val="24"/>
                <w:rtl/>
              </w:rPr>
            </w:pPr>
            <w:proofErr w:type="spellStart"/>
            <w:r w:rsidRPr="009A0CF9">
              <w:rPr>
                <w:rFonts w:ascii="Arial" w:eastAsia="Calibri" w:hAnsi="Arial" w:hint="cs"/>
                <w:i/>
                <w:iCs/>
                <w:sz w:val="18"/>
                <w:szCs w:val="24"/>
                <w:rtl/>
              </w:rPr>
              <w:t>תכניות</w:t>
            </w:r>
            <w:proofErr w:type="spellEnd"/>
            <w:r w:rsidRPr="009A0CF9">
              <w:rPr>
                <w:rFonts w:ascii="Arial" w:eastAsia="Calibri" w:hAnsi="Arial" w:hint="cs"/>
                <w:i/>
                <w:iCs/>
                <w:sz w:val="18"/>
                <w:szCs w:val="24"/>
                <w:rtl/>
              </w:rPr>
              <w:t xml:space="preserve"> יצור מתואמות עם יועצים</w:t>
            </w:r>
          </w:p>
        </w:tc>
        <w:tc>
          <w:tcPr>
            <w:tcW w:w="1639" w:type="dxa"/>
            <w:shd w:val="clear" w:color="auto" w:fill="auto"/>
          </w:tcPr>
          <w:p w14:paraId="4341AAB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93FACB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C312B15" w14:textId="77777777" w:rsidTr="00603F1E">
        <w:tc>
          <w:tcPr>
            <w:tcW w:w="630" w:type="dxa"/>
            <w:shd w:val="clear" w:color="auto" w:fill="auto"/>
          </w:tcPr>
          <w:p w14:paraId="481C235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7A85D211"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7AD8DF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6CF849B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4B741B7" w14:textId="77777777" w:rsidTr="00603F1E">
        <w:tc>
          <w:tcPr>
            <w:tcW w:w="630" w:type="dxa"/>
            <w:shd w:val="clear" w:color="auto" w:fill="auto"/>
          </w:tcPr>
          <w:p w14:paraId="554E754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3DF53A6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03CE113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1377C46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A87A7CB" w14:textId="77777777" w:rsidTr="00603F1E">
        <w:tc>
          <w:tcPr>
            <w:tcW w:w="630" w:type="dxa"/>
            <w:shd w:val="clear" w:color="auto" w:fill="auto"/>
          </w:tcPr>
          <w:p w14:paraId="35610B8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67052D0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4C9CB1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253F91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17BEF04" w14:textId="77777777" w:rsidTr="00603F1E">
        <w:tc>
          <w:tcPr>
            <w:tcW w:w="630" w:type="dxa"/>
            <w:shd w:val="clear" w:color="auto" w:fill="auto"/>
          </w:tcPr>
          <w:p w14:paraId="213CF8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3B1CEE3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5FEADCD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026F46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049C2F8C" w14:textId="77777777" w:rsidTr="00603F1E">
        <w:tc>
          <w:tcPr>
            <w:tcW w:w="630" w:type="dxa"/>
            <w:shd w:val="clear" w:color="auto" w:fill="auto"/>
          </w:tcPr>
          <w:p w14:paraId="0A8D11C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60EF779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5DCB32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76CD10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9155F6A" w14:textId="77777777" w:rsidTr="00603F1E">
        <w:tc>
          <w:tcPr>
            <w:tcW w:w="630" w:type="dxa"/>
            <w:shd w:val="clear" w:color="auto" w:fill="auto"/>
          </w:tcPr>
          <w:p w14:paraId="76D8C9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75ABA45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54CC45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BA5F78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93D16AA" w14:textId="77777777" w:rsidTr="00603F1E">
        <w:tc>
          <w:tcPr>
            <w:tcW w:w="630" w:type="dxa"/>
            <w:shd w:val="clear" w:color="auto" w:fill="auto"/>
          </w:tcPr>
          <w:p w14:paraId="73FA44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6331C16F"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06D69AA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1F82F5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79B4D8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BFAF33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5523CE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EF770A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5A90DA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06CF3743" w14:textId="77777777" w:rsidTr="00341985">
        <w:tc>
          <w:tcPr>
            <w:tcW w:w="815" w:type="dxa"/>
            <w:shd w:val="clear" w:color="auto" w:fill="auto"/>
          </w:tcPr>
          <w:p w14:paraId="517EBEB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666C7D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00D9C1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152AB4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225DE2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E84BB9C" w14:textId="77777777" w:rsidTr="00341985">
        <w:tc>
          <w:tcPr>
            <w:tcW w:w="815" w:type="dxa"/>
            <w:shd w:val="clear" w:color="auto" w:fill="auto"/>
            <w:vAlign w:val="center"/>
          </w:tcPr>
          <w:p w14:paraId="5687C25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1370B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7B47E1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55E96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4E9203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0CFEA2" w14:textId="77777777" w:rsidTr="00341985">
        <w:tc>
          <w:tcPr>
            <w:tcW w:w="815" w:type="dxa"/>
            <w:shd w:val="clear" w:color="auto" w:fill="auto"/>
            <w:vAlign w:val="center"/>
          </w:tcPr>
          <w:p w14:paraId="051E384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619E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315583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4E51B4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453631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7866ACC" w14:textId="77777777" w:rsidTr="00341985">
        <w:tc>
          <w:tcPr>
            <w:tcW w:w="815" w:type="dxa"/>
            <w:shd w:val="clear" w:color="auto" w:fill="auto"/>
            <w:vAlign w:val="center"/>
          </w:tcPr>
          <w:p w14:paraId="63917D2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7BBF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961F20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8F81E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576BEE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9378EED" w14:textId="77777777" w:rsidTr="00341985">
        <w:tc>
          <w:tcPr>
            <w:tcW w:w="815" w:type="dxa"/>
            <w:shd w:val="clear" w:color="auto" w:fill="auto"/>
            <w:vAlign w:val="center"/>
          </w:tcPr>
          <w:p w14:paraId="2ABC0E0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729D9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714D0D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49DD02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46690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7D30443" w14:textId="77777777" w:rsidTr="00341985">
        <w:tc>
          <w:tcPr>
            <w:tcW w:w="815" w:type="dxa"/>
            <w:shd w:val="clear" w:color="auto" w:fill="auto"/>
            <w:vAlign w:val="center"/>
          </w:tcPr>
          <w:p w14:paraId="1372F71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7DCA6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0CBA3B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F54A7C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DB65B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12DBC5E" w14:textId="77777777" w:rsidTr="00341985">
        <w:tc>
          <w:tcPr>
            <w:tcW w:w="815" w:type="dxa"/>
            <w:shd w:val="clear" w:color="auto" w:fill="auto"/>
            <w:vAlign w:val="center"/>
          </w:tcPr>
          <w:p w14:paraId="2557612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379ED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4D661E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F757CD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942C28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6DB25F" w14:textId="77777777" w:rsidTr="00341985">
        <w:tc>
          <w:tcPr>
            <w:tcW w:w="815" w:type="dxa"/>
            <w:shd w:val="clear" w:color="auto" w:fill="auto"/>
            <w:vAlign w:val="center"/>
          </w:tcPr>
          <w:p w14:paraId="72A0174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2A9A9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1E9C11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FA18C3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38BEF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A8869F2" w14:textId="77777777" w:rsidTr="00341985">
        <w:tc>
          <w:tcPr>
            <w:tcW w:w="815" w:type="dxa"/>
            <w:shd w:val="clear" w:color="auto" w:fill="auto"/>
            <w:vAlign w:val="center"/>
          </w:tcPr>
          <w:p w14:paraId="7D60A4B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F9B5E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67563F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088927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26868C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48C2D78" w14:textId="77777777" w:rsidTr="00341985">
        <w:tc>
          <w:tcPr>
            <w:tcW w:w="815" w:type="dxa"/>
            <w:shd w:val="clear" w:color="auto" w:fill="auto"/>
            <w:vAlign w:val="center"/>
          </w:tcPr>
          <w:p w14:paraId="4E551F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AD74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353DE9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38EB27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461BC9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CBA13C3" w14:textId="77777777" w:rsidTr="00341985">
        <w:tc>
          <w:tcPr>
            <w:tcW w:w="815" w:type="dxa"/>
            <w:shd w:val="clear" w:color="auto" w:fill="auto"/>
            <w:vAlign w:val="center"/>
          </w:tcPr>
          <w:p w14:paraId="10B914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76016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C417E6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79BB66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BB2281F" w14:textId="77777777" w:rsidR="00EB5A81" w:rsidRPr="009A0CF9" w:rsidRDefault="00EB5A81" w:rsidP="00341985">
            <w:pPr>
              <w:suppressAutoHyphens/>
              <w:autoSpaceDN w:val="0"/>
              <w:textAlignment w:val="baseline"/>
              <w:rPr>
                <w:rFonts w:ascii="Arial" w:eastAsia="Calibri" w:hAnsi="Arial"/>
                <w:sz w:val="14"/>
                <w:rtl/>
              </w:rPr>
            </w:pPr>
          </w:p>
        </w:tc>
      </w:tr>
    </w:tbl>
    <w:p w14:paraId="69950C42" w14:textId="77777777" w:rsidR="00EB5A81" w:rsidRPr="009A0CF9" w:rsidRDefault="00EB5A81" w:rsidP="00EB5A81">
      <w:pPr>
        <w:suppressAutoHyphens/>
        <w:autoSpaceDN w:val="0"/>
        <w:jc w:val="both"/>
        <w:textAlignment w:val="baseline"/>
        <w:rPr>
          <w:rFonts w:ascii="Arial" w:eastAsia="Calibri" w:hAnsi="Arial"/>
          <w:sz w:val="18"/>
          <w:szCs w:val="24"/>
        </w:rPr>
      </w:pPr>
    </w:p>
    <w:p w14:paraId="160439D0"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21BFD06A" w14:textId="77777777" w:rsidTr="00341985">
        <w:trPr>
          <w:trHeight w:val="1701"/>
        </w:trPr>
        <w:tc>
          <w:tcPr>
            <w:tcW w:w="2278" w:type="dxa"/>
            <w:shd w:val="clear" w:color="auto" w:fill="auto"/>
            <w:tcMar>
              <w:left w:w="0" w:type="dxa"/>
              <w:right w:w="0" w:type="dxa"/>
            </w:tcMar>
          </w:tcPr>
          <w:p w14:paraId="3B2AA1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D7DBE4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0BF9CB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8F7B3F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6AB4980"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42F88EC"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EA47BE9"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773259A1"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61A57A5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09FFA686" w14:textId="77777777" w:rsidTr="00603F1E">
        <w:tc>
          <w:tcPr>
            <w:tcW w:w="272" w:type="dxa"/>
            <w:shd w:val="clear" w:color="auto" w:fill="auto"/>
            <w:vAlign w:val="center"/>
          </w:tcPr>
          <w:p w14:paraId="24531108"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21C126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CFD2303" w14:textId="77777777" w:rsidTr="00603F1E">
        <w:tc>
          <w:tcPr>
            <w:tcW w:w="272" w:type="dxa"/>
            <w:shd w:val="clear" w:color="auto" w:fill="auto"/>
            <w:vAlign w:val="center"/>
          </w:tcPr>
          <w:p w14:paraId="2FA41449"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44AAF170"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006838F" w14:textId="77777777" w:rsidTr="00603F1E">
        <w:tc>
          <w:tcPr>
            <w:tcW w:w="272" w:type="dxa"/>
            <w:shd w:val="clear" w:color="auto" w:fill="auto"/>
            <w:vAlign w:val="center"/>
          </w:tcPr>
          <w:p w14:paraId="4635155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7D7F753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1DC02F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70E158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709F307" w14:textId="77777777" w:rsidTr="00603F1E">
        <w:tc>
          <w:tcPr>
            <w:tcW w:w="272" w:type="dxa"/>
            <w:shd w:val="clear" w:color="auto" w:fill="auto"/>
          </w:tcPr>
          <w:p w14:paraId="64F1ADE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26AA916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7897EA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77162157"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6B821EB5" w14:textId="77777777" w:rsidTr="00603F1E">
        <w:tc>
          <w:tcPr>
            <w:tcW w:w="272" w:type="dxa"/>
            <w:shd w:val="clear" w:color="auto" w:fill="auto"/>
          </w:tcPr>
          <w:p w14:paraId="43BD271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4A91652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46E1CA0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F0F5D7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E59FE4" w14:textId="77777777" w:rsidTr="00603F1E">
        <w:tc>
          <w:tcPr>
            <w:tcW w:w="272" w:type="dxa"/>
            <w:shd w:val="clear" w:color="auto" w:fill="auto"/>
          </w:tcPr>
          <w:p w14:paraId="79E0FC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474709FE"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0B5726B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9754BB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7A8BC049" w14:textId="77777777" w:rsidTr="00603F1E">
        <w:tc>
          <w:tcPr>
            <w:tcW w:w="272" w:type="dxa"/>
            <w:shd w:val="clear" w:color="auto" w:fill="auto"/>
          </w:tcPr>
          <w:p w14:paraId="6B33B87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3A38370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19A499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A9E00A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851E397" w14:textId="77777777" w:rsidTr="00603F1E">
        <w:tc>
          <w:tcPr>
            <w:tcW w:w="272" w:type="dxa"/>
            <w:shd w:val="clear" w:color="auto" w:fill="auto"/>
          </w:tcPr>
          <w:p w14:paraId="5E5CA48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231FEFF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1B4576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2F1262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90E4584" w14:textId="77777777" w:rsidTr="00603F1E">
        <w:tc>
          <w:tcPr>
            <w:tcW w:w="272" w:type="dxa"/>
            <w:shd w:val="clear" w:color="auto" w:fill="auto"/>
          </w:tcPr>
          <w:p w14:paraId="4894D28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105D412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6498A9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F9CAFB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1353C2D2" w14:textId="77777777" w:rsidTr="00603F1E">
        <w:tc>
          <w:tcPr>
            <w:tcW w:w="272" w:type="dxa"/>
            <w:shd w:val="clear" w:color="auto" w:fill="auto"/>
          </w:tcPr>
          <w:p w14:paraId="438DB5B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2E81026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2644EF0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3D91897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CEC507D" w14:textId="77777777" w:rsidTr="00603F1E">
        <w:tc>
          <w:tcPr>
            <w:tcW w:w="272" w:type="dxa"/>
            <w:shd w:val="clear" w:color="auto" w:fill="auto"/>
          </w:tcPr>
          <w:p w14:paraId="0F65C0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4D8EB41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769FD50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6CBD803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0F6C2DC" w14:textId="77777777" w:rsidTr="00603F1E">
        <w:tc>
          <w:tcPr>
            <w:tcW w:w="272" w:type="dxa"/>
            <w:shd w:val="clear" w:color="auto" w:fill="auto"/>
          </w:tcPr>
          <w:p w14:paraId="50D8A0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2184E2B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01FA6B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7EFD280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259E429F"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36E994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4FB895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0CFD5A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044FAE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3B528334" w14:textId="77777777" w:rsidTr="00341985">
        <w:tc>
          <w:tcPr>
            <w:tcW w:w="815" w:type="dxa"/>
            <w:shd w:val="clear" w:color="auto" w:fill="auto"/>
          </w:tcPr>
          <w:p w14:paraId="715969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E424B7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2055373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03535C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45C7DC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D002E9E" w14:textId="77777777" w:rsidTr="00341985">
        <w:tc>
          <w:tcPr>
            <w:tcW w:w="815" w:type="dxa"/>
            <w:shd w:val="clear" w:color="auto" w:fill="auto"/>
            <w:vAlign w:val="center"/>
          </w:tcPr>
          <w:p w14:paraId="67803B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740F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876F7A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706C3D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994D01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DEB2E7" w14:textId="77777777" w:rsidTr="00341985">
        <w:tc>
          <w:tcPr>
            <w:tcW w:w="815" w:type="dxa"/>
            <w:shd w:val="clear" w:color="auto" w:fill="auto"/>
            <w:vAlign w:val="center"/>
          </w:tcPr>
          <w:p w14:paraId="4B092D9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A2659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C52379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92C9B6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53047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E64D7D2" w14:textId="77777777" w:rsidTr="00341985">
        <w:tc>
          <w:tcPr>
            <w:tcW w:w="815" w:type="dxa"/>
            <w:shd w:val="clear" w:color="auto" w:fill="auto"/>
            <w:vAlign w:val="center"/>
          </w:tcPr>
          <w:p w14:paraId="60821C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A9829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83FB6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450C71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9F2459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F9E98E" w14:textId="77777777" w:rsidTr="00341985">
        <w:tc>
          <w:tcPr>
            <w:tcW w:w="815" w:type="dxa"/>
            <w:shd w:val="clear" w:color="auto" w:fill="auto"/>
            <w:vAlign w:val="center"/>
          </w:tcPr>
          <w:p w14:paraId="3DB879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92AE6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DDB54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35B7E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DD89B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BC81005" w14:textId="77777777" w:rsidTr="00341985">
        <w:tc>
          <w:tcPr>
            <w:tcW w:w="815" w:type="dxa"/>
            <w:shd w:val="clear" w:color="auto" w:fill="auto"/>
            <w:vAlign w:val="center"/>
          </w:tcPr>
          <w:p w14:paraId="4081DAF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0B9B1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EE8277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B401B4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563ABF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8BD274" w14:textId="77777777" w:rsidTr="00341985">
        <w:tc>
          <w:tcPr>
            <w:tcW w:w="815" w:type="dxa"/>
            <w:shd w:val="clear" w:color="auto" w:fill="auto"/>
            <w:vAlign w:val="center"/>
          </w:tcPr>
          <w:p w14:paraId="751B76F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B0CC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EAC0A4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91299B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9A0A2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2A20055" w14:textId="77777777" w:rsidTr="00341985">
        <w:tc>
          <w:tcPr>
            <w:tcW w:w="815" w:type="dxa"/>
            <w:shd w:val="clear" w:color="auto" w:fill="auto"/>
            <w:vAlign w:val="center"/>
          </w:tcPr>
          <w:p w14:paraId="09158F6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B2BEF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F922C2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5B56B0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BD8AE4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A602FB2" w14:textId="77777777" w:rsidTr="00341985">
        <w:tc>
          <w:tcPr>
            <w:tcW w:w="815" w:type="dxa"/>
            <w:shd w:val="clear" w:color="auto" w:fill="auto"/>
            <w:vAlign w:val="center"/>
          </w:tcPr>
          <w:p w14:paraId="1BF375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DC5CB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1DDAF8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0A46A3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E8CCB4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28A8346" w14:textId="77777777" w:rsidTr="00341985">
        <w:tc>
          <w:tcPr>
            <w:tcW w:w="815" w:type="dxa"/>
            <w:shd w:val="clear" w:color="auto" w:fill="auto"/>
            <w:vAlign w:val="center"/>
          </w:tcPr>
          <w:p w14:paraId="5712C1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585775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C3F964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E75D81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9EF0B1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8318D34" w14:textId="77777777" w:rsidTr="00341985">
        <w:tc>
          <w:tcPr>
            <w:tcW w:w="815" w:type="dxa"/>
            <w:shd w:val="clear" w:color="auto" w:fill="auto"/>
            <w:vAlign w:val="center"/>
          </w:tcPr>
          <w:p w14:paraId="66DAD43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40B4B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065A01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5BBC47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F6CB391" w14:textId="77777777" w:rsidR="00EB5A81" w:rsidRPr="009A0CF9" w:rsidRDefault="00EB5A81" w:rsidP="00341985">
            <w:pPr>
              <w:suppressAutoHyphens/>
              <w:autoSpaceDN w:val="0"/>
              <w:textAlignment w:val="baseline"/>
              <w:rPr>
                <w:rFonts w:ascii="Arial" w:eastAsia="Calibri" w:hAnsi="Arial"/>
                <w:sz w:val="14"/>
                <w:rtl/>
              </w:rPr>
            </w:pPr>
          </w:p>
        </w:tc>
      </w:tr>
    </w:tbl>
    <w:p w14:paraId="0002E155" w14:textId="77777777" w:rsidR="00EB5A81" w:rsidRPr="009A0CF9" w:rsidRDefault="00EB5A81" w:rsidP="00EB5A81">
      <w:pPr>
        <w:suppressAutoHyphens/>
        <w:autoSpaceDN w:val="0"/>
        <w:jc w:val="both"/>
        <w:textAlignment w:val="baseline"/>
        <w:rPr>
          <w:rFonts w:ascii="Arial" w:eastAsia="Calibri" w:hAnsi="Arial"/>
          <w:sz w:val="18"/>
          <w:szCs w:val="24"/>
        </w:rPr>
      </w:pPr>
    </w:p>
    <w:p w14:paraId="098B1A67"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2D6E311F" w14:textId="77777777" w:rsidTr="00341985">
        <w:trPr>
          <w:trHeight w:val="1701"/>
        </w:trPr>
        <w:tc>
          <w:tcPr>
            <w:tcW w:w="2278" w:type="dxa"/>
            <w:shd w:val="clear" w:color="auto" w:fill="auto"/>
            <w:tcMar>
              <w:left w:w="0" w:type="dxa"/>
              <w:right w:w="0" w:type="dxa"/>
            </w:tcMar>
          </w:tcPr>
          <w:p w14:paraId="38808E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36E5BF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26FCA73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5A6DCB7"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75F4787"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1D47FB02"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6D754408"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7312DFFB" w14:textId="77777777" w:rsidTr="00603F1E">
        <w:tc>
          <w:tcPr>
            <w:tcW w:w="236" w:type="dxa"/>
            <w:shd w:val="clear" w:color="auto" w:fill="auto"/>
            <w:vAlign w:val="center"/>
          </w:tcPr>
          <w:p w14:paraId="46BFCB9C"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46F2FE4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12E6F22" w14:textId="77777777" w:rsidTr="00603F1E">
        <w:tc>
          <w:tcPr>
            <w:tcW w:w="236" w:type="dxa"/>
            <w:shd w:val="clear" w:color="auto" w:fill="auto"/>
            <w:vAlign w:val="center"/>
          </w:tcPr>
          <w:p w14:paraId="3627A4BC"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29E7803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ED0D03A" w14:textId="77777777" w:rsidTr="00603F1E">
        <w:tc>
          <w:tcPr>
            <w:tcW w:w="236" w:type="dxa"/>
            <w:shd w:val="clear" w:color="auto" w:fill="auto"/>
            <w:vAlign w:val="center"/>
          </w:tcPr>
          <w:p w14:paraId="5D6A4B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51D3302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2DEA249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0A8AEDC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DE88586" w14:textId="77777777" w:rsidTr="00603F1E">
        <w:tc>
          <w:tcPr>
            <w:tcW w:w="236" w:type="dxa"/>
            <w:shd w:val="clear" w:color="auto" w:fill="auto"/>
          </w:tcPr>
          <w:p w14:paraId="7BD0E7E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185CA66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356803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72554FEF"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מעבר על </w:t>
            </w:r>
            <w:proofErr w:type="spellStart"/>
            <w:r w:rsidRPr="009A0CF9">
              <w:rPr>
                <w:rFonts w:ascii="Arial" w:eastAsia="Calibri" w:hAnsi="Arial" w:hint="cs"/>
                <w:i/>
                <w:iCs/>
                <w:rtl/>
              </w:rPr>
              <w:t>תכניות</w:t>
            </w:r>
            <w:proofErr w:type="spellEnd"/>
            <w:r w:rsidRPr="009A0CF9">
              <w:rPr>
                <w:rFonts w:ascii="Arial" w:eastAsia="Calibri" w:hAnsi="Arial" w:hint="cs"/>
                <w:i/>
                <w:iCs/>
                <w:rtl/>
              </w:rPr>
              <w:t>, חתכים, חומרי גמר, עבודות חשמל ועוד.</w:t>
            </w:r>
          </w:p>
        </w:tc>
      </w:tr>
      <w:tr w:rsidR="00EB5A81" w:rsidRPr="009A0CF9" w14:paraId="4D8318A2" w14:textId="77777777" w:rsidTr="00603F1E">
        <w:tc>
          <w:tcPr>
            <w:tcW w:w="236" w:type="dxa"/>
            <w:shd w:val="clear" w:color="auto" w:fill="auto"/>
          </w:tcPr>
          <w:p w14:paraId="6C574FB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6C99870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58DEF5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C89CCC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3DD0A00C" w14:textId="77777777" w:rsidTr="00603F1E">
        <w:tc>
          <w:tcPr>
            <w:tcW w:w="236" w:type="dxa"/>
            <w:shd w:val="clear" w:color="auto" w:fill="auto"/>
          </w:tcPr>
          <w:p w14:paraId="3954ED5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0A232C48"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026686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249370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66AF498" w14:textId="77777777" w:rsidTr="00603F1E">
        <w:tc>
          <w:tcPr>
            <w:tcW w:w="236" w:type="dxa"/>
            <w:shd w:val="clear" w:color="auto" w:fill="auto"/>
          </w:tcPr>
          <w:p w14:paraId="0798C60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0AF2A47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99BFE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071523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71ECAA0" w14:textId="77777777" w:rsidTr="00603F1E">
        <w:tc>
          <w:tcPr>
            <w:tcW w:w="236" w:type="dxa"/>
            <w:shd w:val="clear" w:color="auto" w:fill="auto"/>
          </w:tcPr>
          <w:p w14:paraId="3036606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311D52E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4D02D2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005BA6E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522A575" w14:textId="77777777" w:rsidTr="00603F1E">
        <w:tc>
          <w:tcPr>
            <w:tcW w:w="236" w:type="dxa"/>
            <w:shd w:val="clear" w:color="auto" w:fill="auto"/>
          </w:tcPr>
          <w:p w14:paraId="53504C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4A9CFD7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03B4EC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EEAEA1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0DF8011" w14:textId="77777777" w:rsidTr="00603F1E">
        <w:tc>
          <w:tcPr>
            <w:tcW w:w="236" w:type="dxa"/>
            <w:shd w:val="clear" w:color="auto" w:fill="auto"/>
          </w:tcPr>
          <w:p w14:paraId="3D32491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4D2A5A5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CD949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66F6B08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7BB1C6C" w14:textId="77777777" w:rsidTr="00603F1E">
        <w:tc>
          <w:tcPr>
            <w:tcW w:w="236" w:type="dxa"/>
            <w:shd w:val="clear" w:color="auto" w:fill="auto"/>
          </w:tcPr>
          <w:p w14:paraId="3940CF2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0658409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02B1F1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7F854BD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531856E" w14:textId="77777777" w:rsidTr="00603F1E">
        <w:tc>
          <w:tcPr>
            <w:tcW w:w="236" w:type="dxa"/>
            <w:shd w:val="clear" w:color="auto" w:fill="auto"/>
          </w:tcPr>
          <w:p w14:paraId="203E37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0DDD27B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848A8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675830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7D8A28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CDFFF8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85A491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AB1CA0C"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1A1030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5BBE51F0" w14:textId="77777777" w:rsidTr="00341985">
        <w:tc>
          <w:tcPr>
            <w:tcW w:w="815" w:type="dxa"/>
            <w:shd w:val="clear" w:color="auto" w:fill="auto"/>
          </w:tcPr>
          <w:p w14:paraId="48FE071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5464198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1F347E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3BE4E2C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56DC47E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1003BCC5" w14:textId="77777777" w:rsidTr="00341985">
        <w:tc>
          <w:tcPr>
            <w:tcW w:w="815" w:type="dxa"/>
            <w:shd w:val="clear" w:color="auto" w:fill="auto"/>
            <w:vAlign w:val="center"/>
          </w:tcPr>
          <w:p w14:paraId="2F5A3DC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401C49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E02DB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D45F92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0733D4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9840EBA" w14:textId="77777777" w:rsidTr="00341985">
        <w:tc>
          <w:tcPr>
            <w:tcW w:w="815" w:type="dxa"/>
            <w:shd w:val="clear" w:color="auto" w:fill="auto"/>
            <w:vAlign w:val="center"/>
          </w:tcPr>
          <w:p w14:paraId="7A6D868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6CF46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8C067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84E709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4300D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8B223C" w14:textId="77777777" w:rsidTr="00341985">
        <w:tc>
          <w:tcPr>
            <w:tcW w:w="815" w:type="dxa"/>
            <w:shd w:val="clear" w:color="auto" w:fill="auto"/>
            <w:vAlign w:val="center"/>
          </w:tcPr>
          <w:p w14:paraId="2A35A82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780849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86B2C9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9B266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1D0D1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9D92B5" w14:textId="77777777" w:rsidTr="00341985">
        <w:tc>
          <w:tcPr>
            <w:tcW w:w="815" w:type="dxa"/>
            <w:shd w:val="clear" w:color="auto" w:fill="auto"/>
            <w:vAlign w:val="center"/>
          </w:tcPr>
          <w:p w14:paraId="02AD489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C5A4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53D6F6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0E780D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C4650F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4EEDEAB" w14:textId="77777777" w:rsidTr="00341985">
        <w:tc>
          <w:tcPr>
            <w:tcW w:w="815" w:type="dxa"/>
            <w:shd w:val="clear" w:color="auto" w:fill="auto"/>
            <w:vAlign w:val="center"/>
          </w:tcPr>
          <w:p w14:paraId="68122EA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C9585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F362E1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9305F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F57C35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2C87F7" w14:textId="77777777" w:rsidTr="00341985">
        <w:tc>
          <w:tcPr>
            <w:tcW w:w="815" w:type="dxa"/>
            <w:shd w:val="clear" w:color="auto" w:fill="auto"/>
            <w:vAlign w:val="center"/>
          </w:tcPr>
          <w:p w14:paraId="7AE100B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E547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B06C6B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0146B9"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202F98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1626B16" w14:textId="77777777" w:rsidTr="00341985">
        <w:tc>
          <w:tcPr>
            <w:tcW w:w="815" w:type="dxa"/>
            <w:shd w:val="clear" w:color="auto" w:fill="auto"/>
            <w:vAlign w:val="center"/>
          </w:tcPr>
          <w:p w14:paraId="4268DE3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224C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ADFDC9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91E9A7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618D2F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0DBFB2" w14:textId="77777777" w:rsidTr="00341985">
        <w:tc>
          <w:tcPr>
            <w:tcW w:w="815" w:type="dxa"/>
            <w:shd w:val="clear" w:color="auto" w:fill="auto"/>
            <w:vAlign w:val="center"/>
          </w:tcPr>
          <w:p w14:paraId="37B2C9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0DD17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CEE639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70269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9849324" w14:textId="77777777" w:rsidR="00EB5A81" w:rsidRPr="009A0CF9" w:rsidRDefault="00EB5A81" w:rsidP="00341985">
            <w:pPr>
              <w:suppressAutoHyphens/>
              <w:autoSpaceDN w:val="0"/>
              <w:textAlignment w:val="baseline"/>
              <w:rPr>
                <w:rFonts w:ascii="Arial" w:eastAsia="Calibri" w:hAnsi="Arial"/>
                <w:sz w:val="14"/>
                <w:rtl/>
              </w:rPr>
            </w:pPr>
          </w:p>
        </w:tc>
      </w:tr>
    </w:tbl>
    <w:p w14:paraId="107FD906" w14:textId="77777777" w:rsidR="00EB5A81" w:rsidRPr="009A0CF9" w:rsidRDefault="00EB5A81" w:rsidP="00EB5A81">
      <w:pPr>
        <w:suppressAutoHyphens/>
        <w:autoSpaceDN w:val="0"/>
        <w:jc w:val="both"/>
        <w:textAlignment w:val="baseline"/>
        <w:rPr>
          <w:rFonts w:ascii="Arial" w:eastAsia="Calibri" w:hAnsi="Arial"/>
          <w:sz w:val="18"/>
          <w:szCs w:val="24"/>
        </w:rPr>
      </w:pPr>
    </w:p>
    <w:p w14:paraId="13B567FD"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0C3983DE" w14:textId="77777777" w:rsidTr="00341985">
        <w:trPr>
          <w:trHeight w:val="1701"/>
        </w:trPr>
        <w:tc>
          <w:tcPr>
            <w:tcW w:w="2278" w:type="dxa"/>
            <w:shd w:val="clear" w:color="auto" w:fill="auto"/>
            <w:tcMar>
              <w:left w:w="0" w:type="dxa"/>
              <w:right w:w="0" w:type="dxa"/>
            </w:tcMar>
          </w:tcPr>
          <w:p w14:paraId="3163203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42D7A6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661BC2D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20E5E03"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58488E8"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1884FB09"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409F3813"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lastRenderedPageBreak/>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37370665"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54FD3432"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10C84466" w14:textId="77777777" w:rsidR="00EB5A81" w:rsidRPr="009A0CF9" w:rsidRDefault="00EB5A81" w:rsidP="00EB5A81">
      <w:pPr>
        <w:ind w:left="2880"/>
        <w:rPr>
          <w:rFonts w:ascii="Times" w:hAnsi="Times"/>
          <w:b/>
          <w:bCs/>
          <w:u w:val="single"/>
          <w:rtl/>
        </w:rPr>
      </w:pPr>
    </w:p>
    <w:p w14:paraId="6DF4B58C"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5FE5BA69" w14:textId="77777777" w:rsidR="00EB5A81" w:rsidRPr="009A0CF9" w:rsidRDefault="00EB5A81" w:rsidP="00EB5A81">
      <w:pPr>
        <w:ind w:left="2880"/>
        <w:rPr>
          <w:rFonts w:ascii="Times" w:hAnsi="Times"/>
          <w:b/>
          <w:bCs/>
          <w:u w:val="single"/>
          <w:rtl/>
        </w:rPr>
      </w:pPr>
    </w:p>
    <w:p w14:paraId="0B2D4668"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62F2CBB6"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1D1DFBD4" w14:textId="77777777" w:rsidTr="00341985">
        <w:trPr>
          <w:tblHeader/>
        </w:trPr>
        <w:tc>
          <w:tcPr>
            <w:tcW w:w="615" w:type="dxa"/>
            <w:shd w:val="clear" w:color="auto" w:fill="D9D9D9"/>
          </w:tcPr>
          <w:p w14:paraId="177DED58"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550715D8"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0BDDE73F"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5AFD2551"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3C8D6E91"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18D777DC"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5C00BDC7" w14:textId="77777777" w:rsidTr="00341985">
        <w:tc>
          <w:tcPr>
            <w:tcW w:w="615" w:type="dxa"/>
            <w:shd w:val="clear" w:color="auto" w:fill="auto"/>
          </w:tcPr>
          <w:p w14:paraId="2252C3BE"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5C2C0DB0"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21160596" w14:textId="77777777" w:rsidR="00EB5A81" w:rsidRPr="009A0CF9" w:rsidRDefault="00EB5A81" w:rsidP="00341985">
            <w:pPr>
              <w:jc w:val="right"/>
              <w:rPr>
                <w:rFonts w:ascii="Times" w:hAnsi="Times"/>
                <w:rtl/>
              </w:rPr>
            </w:pPr>
            <w:r w:rsidRPr="009A0CF9">
              <w:rPr>
                <w:rFonts w:ascii="Times" w:hAnsi="Times" w:hint="cs"/>
                <w:rtl/>
              </w:rPr>
              <w:t xml:space="preserve">בדיקת </w:t>
            </w:r>
            <w:proofErr w:type="spellStart"/>
            <w:r w:rsidRPr="009A0CF9">
              <w:rPr>
                <w:rFonts w:ascii="Times" w:hAnsi="Times" w:hint="cs"/>
                <w:rtl/>
              </w:rPr>
              <w:t>הבטונייט</w:t>
            </w:r>
            <w:proofErr w:type="spellEnd"/>
          </w:p>
        </w:tc>
        <w:tc>
          <w:tcPr>
            <w:tcW w:w="1406" w:type="dxa"/>
            <w:shd w:val="clear" w:color="auto" w:fill="auto"/>
          </w:tcPr>
          <w:p w14:paraId="64E10D81"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28CFE8AE" w14:textId="77777777" w:rsidR="00EB5A81" w:rsidRPr="009A0CF9" w:rsidRDefault="00EB5A81" w:rsidP="00341985">
            <w:pPr>
              <w:jc w:val="right"/>
              <w:rPr>
                <w:rFonts w:ascii="Times" w:hAnsi="Times"/>
                <w:rtl/>
              </w:rPr>
            </w:pPr>
          </w:p>
        </w:tc>
        <w:tc>
          <w:tcPr>
            <w:tcW w:w="1905" w:type="dxa"/>
            <w:shd w:val="clear" w:color="auto" w:fill="auto"/>
          </w:tcPr>
          <w:p w14:paraId="4B1E1462" w14:textId="77777777" w:rsidR="00EB5A81" w:rsidRPr="009A0CF9" w:rsidRDefault="00EB5A81" w:rsidP="00341985">
            <w:pPr>
              <w:jc w:val="right"/>
              <w:rPr>
                <w:rFonts w:ascii="Times" w:hAnsi="Times"/>
                <w:rtl/>
              </w:rPr>
            </w:pPr>
          </w:p>
        </w:tc>
      </w:tr>
      <w:tr w:rsidR="00EB5A81" w:rsidRPr="009A0CF9" w14:paraId="2F1AB9C0" w14:textId="77777777" w:rsidTr="00341985">
        <w:tc>
          <w:tcPr>
            <w:tcW w:w="615" w:type="dxa"/>
            <w:shd w:val="clear" w:color="auto" w:fill="auto"/>
          </w:tcPr>
          <w:p w14:paraId="237D74C1"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1EF4D473" w14:textId="77777777" w:rsidR="00EB5A81" w:rsidRPr="009A0CF9" w:rsidRDefault="00EB5A81" w:rsidP="00341985">
            <w:pPr>
              <w:jc w:val="right"/>
              <w:rPr>
                <w:rFonts w:ascii="Times" w:hAnsi="Times"/>
              </w:rPr>
            </w:pPr>
          </w:p>
        </w:tc>
        <w:tc>
          <w:tcPr>
            <w:tcW w:w="2813" w:type="dxa"/>
            <w:shd w:val="clear" w:color="auto" w:fill="auto"/>
          </w:tcPr>
          <w:p w14:paraId="31870C6E"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24F4AAD5"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594A832C" w14:textId="77777777" w:rsidR="00EB5A81" w:rsidRPr="009A0CF9" w:rsidRDefault="00EB5A81" w:rsidP="00341985">
            <w:pPr>
              <w:jc w:val="right"/>
              <w:rPr>
                <w:rFonts w:ascii="Times" w:hAnsi="Times"/>
                <w:rtl/>
              </w:rPr>
            </w:pPr>
          </w:p>
        </w:tc>
        <w:tc>
          <w:tcPr>
            <w:tcW w:w="1905" w:type="dxa"/>
            <w:shd w:val="clear" w:color="auto" w:fill="auto"/>
          </w:tcPr>
          <w:p w14:paraId="1A970800" w14:textId="77777777" w:rsidR="00EB5A81" w:rsidRPr="009A0CF9" w:rsidRDefault="00EB5A81" w:rsidP="00341985">
            <w:pPr>
              <w:jc w:val="right"/>
              <w:rPr>
                <w:rFonts w:ascii="Times" w:hAnsi="Times"/>
                <w:rtl/>
              </w:rPr>
            </w:pPr>
          </w:p>
        </w:tc>
      </w:tr>
      <w:tr w:rsidR="00EB5A81" w:rsidRPr="009A0CF9" w14:paraId="28D6796D" w14:textId="77777777" w:rsidTr="00341985">
        <w:tc>
          <w:tcPr>
            <w:tcW w:w="615" w:type="dxa"/>
            <w:shd w:val="clear" w:color="auto" w:fill="auto"/>
          </w:tcPr>
          <w:p w14:paraId="2F54B4BF"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5FA6CD7D" w14:textId="77777777" w:rsidR="00EB5A81" w:rsidRPr="009A0CF9" w:rsidRDefault="00EB5A81" w:rsidP="00341985">
            <w:pPr>
              <w:jc w:val="right"/>
              <w:rPr>
                <w:rFonts w:ascii="Times" w:hAnsi="Times"/>
              </w:rPr>
            </w:pPr>
          </w:p>
        </w:tc>
        <w:tc>
          <w:tcPr>
            <w:tcW w:w="2813" w:type="dxa"/>
            <w:shd w:val="clear" w:color="auto" w:fill="auto"/>
          </w:tcPr>
          <w:p w14:paraId="1D2626E7"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5BAF345F"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6B791326" w14:textId="77777777" w:rsidR="00EB5A81" w:rsidRPr="009A0CF9" w:rsidRDefault="00EB5A81" w:rsidP="00341985">
            <w:pPr>
              <w:jc w:val="right"/>
              <w:rPr>
                <w:rFonts w:ascii="Times" w:hAnsi="Times"/>
                <w:rtl/>
              </w:rPr>
            </w:pPr>
          </w:p>
        </w:tc>
        <w:tc>
          <w:tcPr>
            <w:tcW w:w="1905" w:type="dxa"/>
            <w:shd w:val="clear" w:color="auto" w:fill="auto"/>
          </w:tcPr>
          <w:p w14:paraId="1EE09590" w14:textId="77777777" w:rsidR="00EB5A81" w:rsidRPr="009A0CF9" w:rsidRDefault="00EB5A81" w:rsidP="00341985">
            <w:pPr>
              <w:jc w:val="right"/>
              <w:rPr>
                <w:rFonts w:ascii="Times" w:hAnsi="Times"/>
                <w:rtl/>
              </w:rPr>
            </w:pPr>
          </w:p>
        </w:tc>
      </w:tr>
      <w:tr w:rsidR="00EB5A81" w:rsidRPr="009A0CF9" w14:paraId="3B0DB163" w14:textId="77777777" w:rsidTr="00341985">
        <w:tc>
          <w:tcPr>
            <w:tcW w:w="615" w:type="dxa"/>
            <w:shd w:val="clear" w:color="auto" w:fill="auto"/>
          </w:tcPr>
          <w:p w14:paraId="46FD0258"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734FC933" w14:textId="77777777" w:rsidR="00EB5A81" w:rsidRPr="009A0CF9" w:rsidRDefault="00EB5A81" w:rsidP="00341985">
            <w:pPr>
              <w:jc w:val="right"/>
              <w:rPr>
                <w:rFonts w:ascii="Times" w:hAnsi="Times"/>
              </w:rPr>
            </w:pPr>
          </w:p>
        </w:tc>
        <w:tc>
          <w:tcPr>
            <w:tcW w:w="2813" w:type="dxa"/>
            <w:shd w:val="clear" w:color="auto" w:fill="auto"/>
          </w:tcPr>
          <w:p w14:paraId="56E6A48F" w14:textId="77777777" w:rsidR="00EB5A81" w:rsidRPr="009A0CF9" w:rsidRDefault="00EB5A81" w:rsidP="00341985">
            <w:pPr>
              <w:jc w:val="right"/>
              <w:rPr>
                <w:rFonts w:ascii="Times" w:hAnsi="Times"/>
                <w:rtl/>
              </w:rPr>
            </w:pPr>
            <w:r w:rsidRPr="009A0CF9">
              <w:rPr>
                <w:rFonts w:ascii="Times" w:hAnsi="Times" w:hint="cs"/>
                <w:rtl/>
              </w:rPr>
              <w:t xml:space="preserve">בדיקה </w:t>
            </w:r>
            <w:proofErr w:type="spellStart"/>
            <w:r w:rsidRPr="009A0CF9">
              <w:rPr>
                <w:rFonts w:ascii="Times" w:hAnsi="Times" w:hint="cs"/>
                <w:rtl/>
              </w:rPr>
              <w:t>אולטרא</w:t>
            </w:r>
            <w:proofErr w:type="spellEnd"/>
            <w:r w:rsidRPr="009A0CF9">
              <w:rPr>
                <w:rFonts w:ascii="Times" w:hAnsi="Times" w:hint="cs"/>
                <w:rtl/>
              </w:rPr>
              <w:t xml:space="preserve"> -סונית</w:t>
            </w:r>
          </w:p>
        </w:tc>
        <w:tc>
          <w:tcPr>
            <w:tcW w:w="1406" w:type="dxa"/>
            <w:shd w:val="clear" w:color="auto" w:fill="auto"/>
          </w:tcPr>
          <w:p w14:paraId="6943E5AD"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6CCF14FB" w14:textId="77777777" w:rsidR="00EB5A81" w:rsidRPr="009A0CF9" w:rsidRDefault="00EB5A81" w:rsidP="00341985">
            <w:pPr>
              <w:jc w:val="right"/>
              <w:rPr>
                <w:rFonts w:ascii="Times" w:hAnsi="Times"/>
                <w:rtl/>
              </w:rPr>
            </w:pPr>
          </w:p>
        </w:tc>
        <w:tc>
          <w:tcPr>
            <w:tcW w:w="1905" w:type="dxa"/>
            <w:shd w:val="clear" w:color="auto" w:fill="auto"/>
          </w:tcPr>
          <w:p w14:paraId="5F64DA0B" w14:textId="77777777" w:rsidR="00EB5A81" w:rsidRPr="009A0CF9" w:rsidRDefault="00EB5A81" w:rsidP="00341985">
            <w:pPr>
              <w:jc w:val="right"/>
              <w:rPr>
                <w:rFonts w:ascii="Times" w:hAnsi="Times"/>
                <w:rtl/>
              </w:rPr>
            </w:pPr>
          </w:p>
        </w:tc>
      </w:tr>
      <w:tr w:rsidR="00EB5A81" w:rsidRPr="009A0CF9" w14:paraId="5A92C06C" w14:textId="77777777" w:rsidTr="00341985">
        <w:tc>
          <w:tcPr>
            <w:tcW w:w="615" w:type="dxa"/>
            <w:shd w:val="clear" w:color="auto" w:fill="auto"/>
          </w:tcPr>
          <w:p w14:paraId="175AF131"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16E3B08E"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37F90390"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670A8C31"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1AB12EB0" w14:textId="77777777" w:rsidR="00EB5A81" w:rsidRPr="009A0CF9" w:rsidRDefault="00EB5A81" w:rsidP="00341985">
            <w:pPr>
              <w:jc w:val="right"/>
              <w:rPr>
                <w:rFonts w:ascii="Times" w:hAnsi="Times"/>
                <w:rtl/>
              </w:rPr>
            </w:pPr>
          </w:p>
        </w:tc>
        <w:tc>
          <w:tcPr>
            <w:tcW w:w="1905" w:type="dxa"/>
            <w:shd w:val="clear" w:color="auto" w:fill="auto"/>
          </w:tcPr>
          <w:p w14:paraId="1A58C538" w14:textId="77777777" w:rsidR="00EB5A81" w:rsidRPr="009A0CF9" w:rsidRDefault="00EB5A81" w:rsidP="00341985">
            <w:pPr>
              <w:jc w:val="right"/>
              <w:rPr>
                <w:rFonts w:ascii="Times" w:hAnsi="Times"/>
                <w:rtl/>
              </w:rPr>
            </w:pPr>
          </w:p>
        </w:tc>
      </w:tr>
      <w:tr w:rsidR="00EB5A81" w:rsidRPr="009A0CF9" w14:paraId="74ACAB5A" w14:textId="77777777" w:rsidTr="00341985">
        <w:tc>
          <w:tcPr>
            <w:tcW w:w="615" w:type="dxa"/>
            <w:shd w:val="clear" w:color="auto" w:fill="auto"/>
          </w:tcPr>
          <w:p w14:paraId="4AECC939"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78F06F50" w14:textId="77777777" w:rsidR="00EB5A81" w:rsidRPr="009A0CF9" w:rsidRDefault="00EB5A81" w:rsidP="00341985">
            <w:pPr>
              <w:jc w:val="right"/>
              <w:rPr>
                <w:rFonts w:ascii="Times" w:hAnsi="Times"/>
              </w:rPr>
            </w:pPr>
          </w:p>
        </w:tc>
        <w:tc>
          <w:tcPr>
            <w:tcW w:w="2813" w:type="dxa"/>
            <w:shd w:val="clear" w:color="auto" w:fill="auto"/>
          </w:tcPr>
          <w:p w14:paraId="3AEB4793"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6F25A173"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11AFAAD2" w14:textId="77777777" w:rsidR="00EB5A81" w:rsidRPr="009A0CF9" w:rsidRDefault="00EB5A81" w:rsidP="00341985">
            <w:pPr>
              <w:jc w:val="right"/>
              <w:rPr>
                <w:rFonts w:ascii="Times" w:hAnsi="Times"/>
                <w:rtl/>
              </w:rPr>
            </w:pPr>
          </w:p>
        </w:tc>
        <w:tc>
          <w:tcPr>
            <w:tcW w:w="1905" w:type="dxa"/>
            <w:shd w:val="clear" w:color="auto" w:fill="auto"/>
          </w:tcPr>
          <w:p w14:paraId="1B38FF73" w14:textId="77777777" w:rsidR="00EB5A81" w:rsidRPr="009A0CF9" w:rsidRDefault="00EB5A81" w:rsidP="00341985">
            <w:pPr>
              <w:jc w:val="right"/>
              <w:rPr>
                <w:rFonts w:ascii="Times" w:hAnsi="Times"/>
                <w:rtl/>
              </w:rPr>
            </w:pPr>
          </w:p>
        </w:tc>
      </w:tr>
      <w:tr w:rsidR="00EB5A81" w:rsidRPr="009A0CF9" w14:paraId="38A987A0" w14:textId="77777777" w:rsidTr="00341985">
        <w:tc>
          <w:tcPr>
            <w:tcW w:w="615" w:type="dxa"/>
            <w:shd w:val="clear" w:color="auto" w:fill="auto"/>
          </w:tcPr>
          <w:p w14:paraId="1F368DF7"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0AF0F05C" w14:textId="77777777" w:rsidR="00EB5A81" w:rsidRPr="009A0CF9" w:rsidRDefault="00EB5A81" w:rsidP="00341985">
            <w:pPr>
              <w:jc w:val="right"/>
              <w:rPr>
                <w:rFonts w:ascii="Times" w:hAnsi="Times"/>
                <w:rtl/>
              </w:rPr>
            </w:pPr>
          </w:p>
        </w:tc>
        <w:tc>
          <w:tcPr>
            <w:tcW w:w="2813" w:type="dxa"/>
            <w:shd w:val="clear" w:color="auto" w:fill="auto"/>
          </w:tcPr>
          <w:p w14:paraId="5841B2AA"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6B701B44"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46D2F50A" w14:textId="77777777" w:rsidR="00EB5A81" w:rsidRPr="009A0CF9" w:rsidRDefault="00EB5A81" w:rsidP="00341985">
            <w:pPr>
              <w:jc w:val="right"/>
              <w:rPr>
                <w:rFonts w:ascii="Times" w:hAnsi="Times"/>
                <w:rtl/>
              </w:rPr>
            </w:pPr>
          </w:p>
        </w:tc>
        <w:tc>
          <w:tcPr>
            <w:tcW w:w="1905" w:type="dxa"/>
            <w:shd w:val="clear" w:color="auto" w:fill="auto"/>
          </w:tcPr>
          <w:p w14:paraId="260F6BDB" w14:textId="77777777" w:rsidR="00EB5A81" w:rsidRPr="009A0CF9" w:rsidRDefault="00EB5A81" w:rsidP="00341985">
            <w:pPr>
              <w:jc w:val="right"/>
              <w:rPr>
                <w:rFonts w:ascii="Times" w:hAnsi="Times"/>
                <w:rtl/>
              </w:rPr>
            </w:pPr>
          </w:p>
        </w:tc>
      </w:tr>
      <w:tr w:rsidR="00EB5A81" w:rsidRPr="009A0CF9" w14:paraId="014A039F" w14:textId="77777777" w:rsidTr="00341985">
        <w:tc>
          <w:tcPr>
            <w:tcW w:w="615" w:type="dxa"/>
            <w:shd w:val="clear" w:color="auto" w:fill="auto"/>
          </w:tcPr>
          <w:p w14:paraId="5AC4E183"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4E0C3701"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45A70817"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33EE3552"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548051E5" w14:textId="77777777" w:rsidR="00EB5A81" w:rsidRPr="009A0CF9" w:rsidRDefault="00EB5A81" w:rsidP="00341985">
            <w:pPr>
              <w:jc w:val="right"/>
              <w:rPr>
                <w:rFonts w:ascii="Times" w:hAnsi="Times"/>
                <w:rtl/>
              </w:rPr>
            </w:pPr>
          </w:p>
        </w:tc>
        <w:tc>
          <w:tcPr>
            <w:tcW w:w="1905" w:type="dxa"/>
            <w:shd w:val="clear" w:color="auto" w:fill="auto"/>
          </w:tcPr>
          <w:p w14:paraId="59D2A67E" w14:textId="77777777" w:rsidR="00EB5A81" w:rsidRPr="009A0CF9" w:rsidRDefault="00EB5A81" w:rsidP="00341985">
            <w:pPr>
              <w:jc w:val="right"/>
              <w:rPr>
                <w:rFonts w:ascii="Times" w:hAnsi="Times"/>
                <w:rtl/>
              </w:rPr>
            </w:pPr>
          </w:p>
        </w:tc>
      </w:tr>
      <w:tr w:rsidR="00EB5A81" w:rsidRPr="009A0CF9" w14:paraId="60EC2F41" w14:textId="77777777" w:rsidTr="00341985">
        <w:tc>
          <w:tcPr>
            <w:tcW w:w="615" w:type="dxa"/>
            <w:shd w:val="clear" w:color="auto" w:fill="auto"/>
          </w:tcPr>
          <w:p w14:paraId="0F79A80E"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4930EAE4" w14:textId="77777777" w:rsidR="00EB5A81" w:rsidRPr="009A0CF9" w:rsidRDefault="00EB5A81" w:rsidP="00341985">
            <w:pPr>
              <w:jc w:val="right"/>
              <w:rPr>
                <w:rFonts w:ascii="Times" w:hAnsi="Times"/>
                <w:rtl/>
              </w:rPr>
            </w:pPr>
          </w:p>
        </w:tc>
        <w:tc>
          <w:tcPr>
            <w:tcW w:w="2813" w:type="dxa"/>
            <w:shd w:val="clear" w:color="auto" w:fill="auto"/>
          </w:tcPr>
          <w:p w14:paraId="74B00EF2"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213A4178"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52EE4D44" w14:textId="77777777" w:rsidR="00EB5A81" w:rsidRPr="009A0CF9" w:rsidRDefault="00EB5A81" w:rsidP="00341985">
            <w:pPr>
              <w:jc w:val="right"/>
              <w:rPr>
                <w:rFonts w:ascii="Times" w:hAnsi="Times"/>
                <w:rtl/>
              </w:rPr>
            </w:pPr>
          </w:p>
        </w:tc>
        <w:tc>
          <w:tcPr>
            <w:tcW w:w="1905" w:type="dxa"/>
            <w:shd w:val="clear" w:color="auto" w:fill="auto"/>
          </w:tcPr>
          <w:p w14:paraId="1B171E25" w14:textId="77777777" w:rsidR="00EB5A81" w:rsidRPr="009A0CF9" w:rsidRDefault="00EB5A81" w:rsidP="00341985">
            <w:pPr>
              <w:jc w:val="right"/>
              <w:rPr>
                <w:rFonts w:ascii="Times" w:hAnsi="Times"/>
                <w:rtl/>
              </w:rPr>
            </w:pPr>
          </w:p>
        </w:tc>
      </w:tr>
      <w:tr w:rsidR="00EB5A81" w:rsidRPr="009A0CF9" w14:paraId="29F03AD6" w14:textId="77777777" w:rsidTr="00341985">
        <w:tc>
          <w:tcPr>
            <w:tcW w:w="615" w:type="dxa"/>
            <w:shd w:val="clear" w:color="auto" w:fill="auto"/>
          </w:tcPr>
          <w:p w14:paraId="5FDDCB32"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5AC91D4C" w14:textId="77777777" w:rsidR="00EB5A81" w:rsidRPr="009A0CF9" w:rsidRDefault="00EB5A81" w:rsidP="00341985">
            <w:pPr>
              <w:jc w:val="right"/>
              <w:rPr>
                <w:rFonts w:ascii="Times" w:hAnsi="Times"/>
                <w:rtl/>
              </w:rPr>
            </w:pPr>
          </w:p>
        </w:tc>
        <w:tc>
          <w:tcPr>
            <w:tcW w:w="2813" w:type="dxa"/>
            <w:shd w:val="clear" w:color="auto" w:fill="auto"/>
          </w:tcPr>
          <w:p w14:paraId="7075C82B"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718D1879"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4CF0C7BA" w14:textId="77777777" w:rsidR="00EB5A81" w:rsidRPr="009A0CF9" w:rsidRDefault="00EB5A81" w:rsidP="00341985">
            <w:pPr>
              <w:jc w:val="right"/>
              <w:rPr>
                <w:rFonts w:ascii="Times" w:hAnsi="Times"/>
                <w:rtl/>
              </w:rPr>
            </w:pPr>
          </w:p>
        </w:tc>
        <w:tc>
          <w:tcPr>
            <w:tcW w:w="1905" w:type="dxa"/>
            <w:shd w:val="clear" w:color="auto" w:fill="auto"/>
          </w:tcPr>
          <w:p w14:paraId="4C2B0874" w14:textId="77777777" w:rsidR="00EB5A81" w:rsidRPr="009A0CF9" w:rsidRDefault="00EB5A81" w:rsidP="00341985">
            <w:pPr>
              <w:jc w:val="right"/>
              <w:rPr>
                <w:rFonts w:ascii="Times" w:hAnsi="Times"/>
                <w:rtl/>
              </w:rPr>
            </w:pPr>
          </w:p>
        </w:tc>
      </w:tr>
      <w:tr w:rsidR="00EB5A81" w:rsidRPr="009A0CF9" w14:paraId="5C2BA072" w14:textId="77777777" w:rsidTr="00341985">
        <w:tc>
          <w:tcPr>
            <w:tcW w:w="615" w:type="dxa"/>
            <w:shd w:val="clear" w:color="auto" w:fill="auto"/>
          </w:tcPr>
          <w:p w14:paraId="000DDE6A"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2F1A449A"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1DC6955A"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665C50CB"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7E94774D" w14:textId="77777777" w:rsidR="00EB5A81" w:rsidRPr="009A0CF9" w:rsidRDefault="00EB5A81" w:rsidP="00341985">
            <w:pPr>
              <w:jc w:val="right"/>
              <w:rPr>
                <w:rFonts w:ascii="Times" w:hAnsi="Times"/>
                <w:rtl/>
              </w:rPr>
            </w:pPr>
          </w:p>
        </w:tc>
        <w:tc>
          <w:tcPr>
            <w:tcW w:w="1905" w:type="dxa"/>
            <w:shd w:val="clear" w:color="auto" w:fill="auto"/>
          </w:tcPr>
          <w:p w14:paraId="20B1B2F8" w14:textId="77777777" w:rsidR="00EB5A81" w:rsidRPr="009A0CF9" w:rsidRDefault="00EB5A81" w:rsidP="00341985">
            <w:pPr>
              <w:jc w:val="right"/>
              <w:rPr>
                <w:rFonts w:ascii="Times" w:hAnsi="Times"/>
                <w:rtl/>
              </w:rPr>
            </w:pPr>
          </w:p>
        </w:tc>
      </w:tr>
      <w:tr w:rsidR="00EB5A81" w:rsidRPr="009A0CF9" w14:paraId="5D646910" w14:textId="77777777" w:rsidTr="00341985">
        <w:tc>
          <w:tcPr>
            <w:tcW w:w="615" w:type="dxa"/>
            <w:shd w:val="clear" w:color="auto" w:fill="auto"/>
          </w:tcPr>
          <w:p w14:paraId="10B712C7"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5A581C35" w14:textId="77777777" w:rsidR="00EB5A81" w:rsidRPr="009A0CF9" w:rsidRDefault="00EB5A81" w:rsidP="00341985">
            <w:pPr>
              <w:jc w:val="right"/>
              <w:rPr>
                <w:rFonts w:ascii="Times" w:hAnsi="Times"/>
                <w:rtl/>
              </w:rPr>
            </w:pPr>
          </w:p>
        </w:tc>
        <w:tc>
          <w:tcPr>
            <w:tcW w:w="2813" w:type="dxa"/>
            <w:shd w:val="clear" w:color="auto" w:fill="auto"/>
          </w:tcPr>
          <w:p w14:paraId="013EF4C6" w14:textId="77777777" w:rsidR="00EB5A81" w:rsidRPr="009A0CF9" w:rsidRDefault="00EB5A81" w:rsidP="00341985">
            <w:pPr>
              <w:jc w:val="right"/>
              <w:rPr>
                <w:rFonts w:ascii="Times" w:hAnsi="Times"/>
              </w:rPr>
            </w:pPr>
            <w:r w:rsidRPr="009A0CF9">
              <w:rPr>
                <w:rFonts w:ascii="Times" w:hAnsi="Times"/>
                <w:rtl/>
              </w:rPr>
              <w:t xml:space="preserve">בדיקת תכנון מערכת </w:t>
            </w:r>
            <w:proofErr w:type="spellStart"/>
            <w:r w:rsidRPr="009A0CF9">
              <w:rPr>
                <w:rFonts w:ascii="Times" w:hAnsi="Times"/>
                <w:rtl/>
              </w:rPr>
              <w:t>ספרינקלרים</w:t>
            </w:r>
            <w:proofErr w:type="spellEnd"/>
            <w:r w:rsidRPr="009A0CF9">
              <w:rPr>
                <w:rFonts w:ascii="Times" w:hAnsi="Times"/>
                <w:rtl/>
              </w:rPr>
              <w:t xml:space="preserve"> וקבלת </w:t>
            </w:r>
            <w:proofErr w:type="spellStart"/>
            <w:r w:rsidRPr="009A0CF9">
              <w:rPr>
                <w:rFonts w:ascii="Times" w:hAnsi="Times" w:hint="cs"/>
                <w:rtl/>
              </w:rPr>
              <w:t>תכניות</w:t>
            </w:r>
            <w:proofErr w:type="spellEnd"/>
            <w:r w:rsidRPr="009A0CF9">
              <w:rPr>
                <w:rFonts w:ascii="Times" w:hAnsi="Times"/>
                <w:rtl/>
              </w:rPr>
              <w:t xml:space="preserve"> חתומות מהיזם</w:t>
            </w:r>
          </w:p>
        </w:tc>
        <w:tc>
          <w:tcPr>
            <w:tcW w:w="1406" w:type="dxa"/>
            <w:shd w:val="clear" w:color="auto" w:fill="auto"/>
          </w:tcPr>
          <w:p w14:paraId="67410966"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4512741C" w14:textId="77777777" w:rsidR="00EB5A81" w:rsidRPr="009A0CF9" w:rsidRDefault="00EB5A81" w:rsidP="00341985">
            <w:pPr>
              <w:jc w:val="right"/>
              <w:rPr>
                <w:rFonts w:ascii="Times" w:hAnsi="Times"/>
                <w:rtl/>
              </w:rPr>
            </w:pPr>
          </w:p>
        </w:tc>
        <w:tc>
          <w:tcPr>
            <w:tcW w:w="1905" w:type="dxa"/>
            <w:shd w:val="clear" w:color="auto" w:fill="auto"/>
          </w:tcPr>
          <w:p w14:paraId="6FFD243F" w14:textId="77777777" w:rsidR="00EB5A81" w:rsidRPr="009A0CF9" w:rsidRDefault="00EB5A81" w:rsidP="00341985">
            <w:pPr>
              <w:jc w:val="right"/>
              <w:rPr>
                <w:rFonts w:ascii="Times" w:hAnsi="Times"/>
                <w:rtl/>
              </w:rPr>
            </w:pPr>
          </w:p>
        </w:tc>
      </w:tr>
      <w:tr w:rsidR="00EB5A81" w:rsidRPr="009A0CF9" w14:paraId="14F23014" w14:textId="77777777" w:rsidTr="00341985">
        <w:tc>
          <w:tcPr>
            <w:tcW w:w="615" w:type="dxa"/>
            <w:shd w:val="clear" w:color="auto" w:fill="auto"/>
          </w:tcPr>
          <w:p w14:paraId="701F8578"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045033B3" w14:textId="77777777" w:rsidR="00EB5A81" w:rsidRPr="009A0CF9" w:rsidRDefault="00EB5A81" w:rsidP="00341985">
            <w:pPr>
              <w:jc w:val="right"/>
              <w:rPr>
                <w:rFonts w:ascii="Times" w:hAnsi="Times"/>
                <w:rtl/>
              </w:rPr>
            </w:pPr>
          </w:p>
        </w:tc>
        <w:tc>
          <w:tcPr>
            <w:tcW w:w="2813" w:type="dxa"/>
            <w:shd w:val="clear" w:color="auto" w:fill="auto"/>
          </w:tcPr>
          <w:p w14:paraId="13DC0B1C" w14:textId="77777777" w:rsidR="00EB5A81" w:rsidRPr="009A0CF9" w:rsidRDefault="00EB5A81" w:rsidP="00341985">
            <w:pPr>
              <w:rPr>
                <w:rFonts w:ascii="Times" w:hAnsi="Times"/>
              </w:rPr>
            </w:pPr>
            <w:r w:rsidRPr="009A0CF9">
              <w:rPr>
                <w:rFonts w:ascii="Times" w:hAnsi="Times"/>
                <w:rtl/>
              </w:rPr>
              <w:t xml:space="preserve">ביצוע </w:t>
            </w:r>
            <w:proofErr w:type="spellStart"/>
            <w:r w:rsidRPr="009A0CF9">
              <w:rPr>
                <w:rFonts w:ascii="Times" w:hAnsi="Times"/>
                <w:rtl/>
              </w:rPr>
              <w:t>ספרינקלרים</w:t>
            </w:r>
            <w:proofErr w:type="spellEnd"/>
            <w:r w:rsidRPr="009A0CF9">
              <w:rPr>
                <w:rFonts w:ascii="Times" w:hAnsi="Times"/>
                <w:rtl/>
              </w:rPr>
              <w:t xml:space="preserve"> + חדר משאבות </w:t>
            </w:r>
            <w:proofErr w:type="spellStart"/>
            <w:r w:rsidRPr="009A0CF9">
              <w:rPr>
                <w:rFonts w:ascii="Times" w:hAnsi="Times"/>
                <w:rtl/>
              </w:rPr>
              <w:t>ספרינקלרים</w:t>
            </w:r>
            <w:proofErr w:type="spellEnd"/>
          </w:p>
        </w:tc>
        <w:tc>
          <w:tcPr>
            <w:tcW w:w="1406" w:type="dxa"/>
            <w:shd w:val="clear" w:color="auto" w:fill="auto"/>
          </w:tcPr>
          <w:p w14:paraId="7BA2E3AC"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330527A9" w14:textId="77777777" w:rsidR="00EB5A81" w:rsidRPr="009A0CF9" w:rsidRDefault="00EB5A81" w:rsidP="00341985">
            <w:pPr>
              <w:jc w:val="right"/>
              <w:rPr>
                <w:rFonts w:ascii="Times" w:hAnsi="Times"/>
                <w:rtl/>
              </w:rPr>
            </w:pPr>
          </w:p>
        </w:tc>
        <w:tc>
          <w:tcPr>
            <w:tcW w:w="1905" w:type="dxa"/>
            <w:shd w:val="clear" w:color="auto" w:fill="auto"/>
          </w:tcPr>
          <w:p w14:paraId="67CF40B4" w14:textId="77777777" w:rsidR="00EB5A81" w:rsidRPr="009A0CF9" w:rsidRDefault="00EB5A81" w:rsidP="00341985">
            <w:pPr>
              <w:jc w:val="right"/>
              <w:rPr>
                <w:rFonts w:ascii="Times" w:hAnsi="Times"/>
                <w:rtl/>
              </w:rPr>
            </w:pPr>
          </w:p>
        </w:tc>
      </w:tr>
      <w:tr w:rsidR="00EB5A81" w:rsidRPr="009A0CF9" w14:paraId="38CE05CB" w14:textId="77777777" w:rsidTr="00341985">
        <w:tc>
          <w:tcPr>
            <w:tcW w:w="615" w:type="dxa"/>
            <w:shd w:val="clear" w:color="auto" w:fill="auto"/>
          </w:tcPr>
          <w:p w14:paraId="2A2B3E51"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5802751A" w14:textId="77777777" w:rsidR="00EB5A81" w:rsidRPr="009A0CF9" w:rsidRDefault="00EB5A81" w:rsidP="00341985">
            <w:pPr>
              <w:jc w:val="right"/>
              <w:rPr>
                <w:rFonts w:ascii="Times" w:hAnsi="Times"/>
                <w:rtl/>
              </w:rPr>
            </w:pPr>
          </w:p>
        </w:tc>
        <w:tc>
          <w:tcPr>
            <w:tcW w:w="2813" w:type="dxa"/>
            <w:shd w:val="clear" w:color="auto" w:fill="auto"/>
          </w:tcPr>
          <w:p w14:paraId="715351D1"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2476A3EE"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r w:rsidRPr="009A0CF9">
              <w:rPr>
                <w:rFonts w:ascii="Times" w:hAnsi="Times"/>
                <w:rtl/>
              </w:rPr>
              <w:t xml:space="preserve"> + יועץ</w:t>
            </w:r>
          </w:p>
        </w:tc>
        <w:tc>
          <w:tcPr>
            <w:tcW w:w="1370" w:type="dxa"/>
            <w:shd w:val="clear" w:color="auto" w:fill="auto"/>
          </w:tcPr>
          <w:p w14:paraId="767BB59A" w14:textId="77777777" w:rsidR="00EB5A81" w:rsidRPr="009A0CF9" w:rsidRDefault="00EB5A81" w:rsidP="00341985">
            <w:pPr>
              <w:rPr>
                <w:rFonts w:ascii="Times" w:hAnsi="Times"/>
              </w:rPr>
            </w:pPr>
          </w:p>
        </w:tc>
        <w:tc>
          <w:tcPr>
            <w:tcW w:w="1905" w:type="dxa"/>
            <w:shd w:val="clear" w:color="auto" w:fill="auto"/>
          </w:tcPr>
          <w:p w14:paraId="02F2D47A" w14:textId="77777777" w:rsidR="00EB5A81" w:rsidRPr="009A0CF9" w:rsidRDefault="00EB5A81" w:rsidP="00341985">
            <w:pPr>
              <w:jc w:val="right"/>
              <w:rPr>
                <w:rFonts w:ascii="Times" w:hAnsi="Times"/>
                <w:rtl/>
              </w:rPr>
            </w:pPr>
          </w:p>
        </w:tc>
      </w:tr>
      <w:tr w:rsidR="00EB5A81" w:rsidRPr="009A0CF9" w14:paraId="6E4E6343" w14:textId="77777777" w:rsidTr="00341985">
        <w:tc>
          <w:tcPr>
            <w:tcW w:w="615" w:type="dxa"/>
            <w:shd w:val="clear" w:color="auto" w:fill="auto"/>
          </w:tcPr>
          <w:p w14:paraId="52C0FC70"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50A12E4D" w14:textId="77777777" w:rsidR="00EB5A81" w:rsidRPr="009A0CF9" w:rsidRDefault="00EB5A81" w:rsidP="00341985">
            <w:pPr>
              <w:jc w:val="right"/>
              <w:rPr>
                <w:rFonts w:ascii="Times" w:hAnsi="Times"/>
                <w:rtl/>
              </w:rPr>
            </w:pPr>
          </w:p>
        </w:tc>
        <w:tc>
          <w:tcPr>
            <w:tcW w:w="2813" w:type="dxa"/>
            <w:shd w:val="clear" w:color="auto" w:fill="auto"/>
          </w:tcPr>
          <w:p w14:paraId="527A231A"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32A18233" w14:textId="77777777" w:rsidR="00EB5A81" w:rsidRPr="009A0CF9" w:rsidRDefault="00EB5A81" w:rsidP="00341985">
            <w:pPr>
              <w:rPr>
                <w:rFonts w:ascii="Times" w:hAnsi="Times"/>
              </w:rPr>
            </w:pPr>
            <w:proofErr w:type="spellStart"/>
            <w:r w:rsidRPr="009A0CF9">
              <w:rPr>
                <w:rFonts w:ascii="Times" w:hAnsi="Times"/>
                <w:rtl/>
              </w:rPr>
              <w:t>מת"י</w:t>
            </w:r>
            <w:proofErr w:type="spellEnd"/>
            <w:r w:rsidRPr="009A0CF9">
              <w:rPr>
                <w:rFonts w:ascii="Times" w:hAnsi="Times"/>
                <w:rtl/>
              </w:rPr>
              <w:t xml:space="preserve"> + משרד העבודה</w:t>
            </w:r>
          </w:p>
        </w:tc>
        <w:tc>
          <w:tcPr>
            <w:tcW w:w="1370" w:type="dxa"/>
            <w:shd w:val="clear" w:color="auto" w:fill="auto"/>
          </w:tcPr>
          <w:p w14:paraId="790CABA0" w14:textId="77777777" w:rsidR="00EB5A81" w:rsidRPr="009A0CF9" w:rsidRDefault="00EB5A81" w:rsidP="00341985">
            <w:pPr>
              <w:rPr>
                <w:rFonts w:ascii="Times" w:hAnsi="Times"/>
              </w:rPr>
            </w:pPr>
          </w:p>
        </w:tc>
        <w:tc>
          <w:tcPr>
            <w:tcW w:w="1905" w:type="dxa"/>
            <w:shd w:val="clear" w:color="auto" w:fill="auto"/>
          </w:tcPr>
          <w:p w14:paraId="762115CD" w14:textId="77777777" w:rsidR="00EB5A81" w:rsidRPr="009A0CF9" w:rsidRDefault="00EB5A81" w:rsidP="00341985">
            <w:pPr>
              <w:jc w:val="right"/>
              <w:rPr>
                <w:rFonts w:ascii="Times" w:hAnsi="Times"/>
                <w:rtl/>
              </w:rPr>
            </w:pPr>
          </w:p>
        </w:tc>
      </w:tr>
      <w:tr w:rsidR="00EB5A81" w:rsidRPr="009A0CF9" w14:paraId="6ADB64D0" w14:textId="77777777" w:rsidTr="00341985">
        <w:tc>
          <w:tcPr>
            <w:tcW w:w="615" w:type="dxa"/>
            <w:shd w:val="clear" w:color="auto" w:fill="auto"/>
          </w:tcPr>
          <w:p w14:paraId="5043030A"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35D880A8"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4DCC87B2"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3A7E8943"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364A1C3" w14:textId="77777777" w:rsidR="00EB5A81" w:rsidRPr="009A0CF9" w:rsidRDefault="00EB5A81" w:rsidP="00341985">
            <w:pPr>
              <w:jc w:val="right"/>
              <w:rPr>
                <w:rFonts w:ascii="Times" w:hAnsi="Times"/>
                <w:rtl/>
              </w:rPr>
            </w:pPr>
          </w:p>
        </w:tc>
        <w:tc>
          <w:tcPr>
            <w:tcW w:w="1905" w:type="dxa"/>
            <w:shd w:val="clear" w:color="auto" w:fill="auto"/>
          </w:tcPr>
          <w:p w14:paraId="669E882F" w14:textId="77777777" w:rsidR="00EB5A81" w:rsidRPr="009A0CF9" w:rsidRDefault="00EB5A81" w:rsidP="00341985">
            <w:pPr>
              <w:jc w:val="right"/>
              <w:rPr>
                <w:rFonts w:ascii="Times" w:hAnsi="Times"/>
                <w:rtl/>
              </w:rPr>
            </w:pPr>
          </w:p>
        </w:tc>
      </w:tr>
      <w:tr w:rsidR="00EB5A81" w:rsidRPr="009A0CF9" w14:paraId="4FAA43C8" w14:textId="77777777" w:rsidTr="00341985">
        <w:tc>
          <w:tcPr>
            <w:tcW w:w="615" w:type="dxa"/>
            <w:shd w:val="clear" w:color="auto" w:fill="auto"/>
          </w:tcPr>
          <w:p w14:paraId="7DB7756C"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0220A5CD" w14:textId="77777777" w:rsidR="00EB5A81" w:rsidRPr="009A0CF9" w:rsidRDefault="00EB5A81" w:rsidP="00341985">
            <w:pPr>
              <w:jc w:val="right"/>
              <w:rPr>
                <w:rFonts w:ascii="Times" w:hAnsi="Times"/>
                <w:rtl/>
              </w:rPr>
            </w:pPr>
          </w:p>
        </w:tc>
        <w:tc>
          <w:tcPr>
            <w:tcW w:w="2813" w:type="dxa"/>
            <w:shd w:val="clear" w:color="auto" w:fill="auto"/>
          </w:tcPr>
          <w:p w14:paraId="39855CCD"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4C45E836"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30EA31E4" w14:textId="77777777" w:rsidR="00EB5A81" w:rsidRPr="009A0CF9" w:rsidRDefault="00EB5A81" w:rsidP="00341985">
            <w:pPr>
              <w:jc w:val="right"/>
              <w:rPr>
                <w:rFonts w:ascii="Times" w:hAnsi="Times"/>
                <w:rtl/>
              </w:rPr>
            </w:pPr>
          </w:p>
        </w:tc>
        <w:tc>
          <w:tcPr>
            <w:tcW w:w="1905" w:type="dxa"/>
            <w:shd w:val="clear" w:color="auto" w:fill="auto"/>
          </w:tcPr>
          <w:p w14:paraId="2388BC3D" w14:textId="77777777" w:rsidR="00EB5A81" w:rsidRPr="009A0CF9" w:rsidRDefault="00EB5A81" w:rsidP="00341985">
            <w:pPr>
              <w:jc w:val="right"/>
              <w:rPr>
                <w:rFonts w:ascii="Times" w:hAnsi="Times"/>
                <w:rtl/>
              </w:rPr>
            </w:pPr>
          </w:p>
        </w:tc>
      </w:tr>
      <w:tr w:rsidR="00EB5A81" w:rsidRPr="009A0CF9" w14:paraId="19A92EF1" w14:textId="77777777" w:rsidTr="00341985">
        <w:tc>
          <w:tcPr>
            <w:tcW w:w="615" w:type="dxa"/>
            <w:shd w:val="clear" w:color="auto" w:fill="auto"/>
          </w:tcPr>
          <w:p w14:paraId="51F71E68"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105651F4" w14:textId="77777777" w:rsidR="00EB5A81" w:rsidRPr="009A0CF9" w:rsidRDefault="00EB5A81" w:rsidP="00341985">
            <w:pPr>
              <w:jc w:val="right"/>
              <w:rPr>
                <w:rFonts w:ascii="Times" w:hAnsi="Times"/>
                <w:rtl/>
              </w:rPr>
            </w:pPr>
          </w:p>
        </w:tc>
        <w:tc>
          <w:tcPr>
            <w:tcW w:w="2813" w:type="dxa"/>
            <w:shd w:val="clear" w:color="auto" w:fill="auto"/>
          </w:tcPr>
          <w:p w14:paraId="5A92ACC5"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47FAE512"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7F32C5C4" w14:textId="77777777" w:rsidR="00EB5A81" w:rsidRPr="009A0CF9" w:rsidRDefault="00EB5A81" w:rsidP="00341985">
            <w:pPr>
              <w:jc w:val="right"/>
              <w:rPr>
                <w:rFonts w:ascii="Times" w:hAnsi="Times"/>
                <w:rtl/>
              </w:rPr>
            </w:pPr>
          </w:p>
        </w:tc>
        <w:tc>
          <w:tcPr>
            <w:tcW w:w="1905" w:type="dxa"/>
            <w:shd w:val="clear" w:color="auto" w:fill="auto"/>
          </w:tcPr>
          <w:p w14:paraId="59D9F56D" w14:textId="77777777" w:rsidR="00EB5A81" w:rsidRPr="009A0CF9" w:rsidRDefault="00EB5A81" w:rsidP="00341985">
            <w:pPr>
              <w:jc w:val="right"/>
              <w:rPr>
                <w:rFonts w:ascii="Times" w:hAnsi="Times"/>
                <w:rtl/>
              </w:rPr>
            </w:pPr>
          </w:p>
        </w:tc>
      </w:tr>
      <w:tr w:rsidR="00EB5A81" w:rsidRPr="009A0CF9" w14:paraId="63D09E05" w14:textId="77777777" w:rsidTr="00341985">
        <w:tc>
          <w:tcPr>
            <w:tcW w:w="615" w:type="dxa"/>
            <w:shd w:val="clear" w:color="auto" w:fill="auto"/>
          </w:tcPr>
          <w:p w14:paraId="0A7A8CF3"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1A7DFF00" w14:textId="77777777" w:rsidR="00EB5A81" w:rsidRPr="009A0CF9" w:rsidRDefault="00EB5A81" w:rsidP="00341985">
            <w:pPr>
              <w:jc w:val="right"/>
              <w:rPr>
                <w:rFonts w:ascii="Times" w:hAnsi="Times"/>
                <w:rtl/>
              </w:rPr>
            </w:pPr>
          </w:p>
        </w:tc>
        <w:tc>
          <w:tcPr>
            <w:tcW w:w="2813" w:type="dxa"/>
            <w:shd w:val="clear" w:color="auto" w:fill="auto"/>
          </w:tcPr>
          <w:p w14:paraId="6EAC69BB"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676116C1"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12B2D2A4" w14:textId="77777777" w:rsidR="00EB5A81" w:rsidRPr="009A0CF9" w:rsidRDefault="00EB5A81" w:rsidP="00341985">
            <w:pPr>
              <w:jc w:val="right"/>
              <w:rPr>
                <w:rFonts w:ascii="Times" w:hAnsi="Times"/>
                <w:rtl/>
              </w:rPr>
            </w:pPr>
          </w:p>
        </w:tc>
        <w:tc>
          <w:tcPr>
            <w:tcW w:w="1905" w:type="dxa"/>
            <w:shd w:val="clear" w:color="auto" w:fill="auto"/>
          </w:tcPr>
          <w:p w14:paraId="71479FF6" w14:textId="77777777" w:rsidR="00EB5A81" w:rsidRPr="009A0CF9" w:rsidRDefault="00EB5A81" w:rsidP="00341985">
            <w:pPr>
              <w:jc w:val="right"/>
              <w:rPr>
                <w:rFonts w:ascii="Times" w:hAnsi="Times"/>
                <w:rtl/>
              </w:rPr>
            </w:pPr>
          </w:p>
        </w:tc>
      </w:tr>
      <w:tr w:rsidR="00EB5A81" w:rsidRPr="009A0CF9" w14:paraId="762703EE" w14:textId="77777777" w:rsidTr="00341985">
        <w:tc>
          <w:tcPr>
            <w:tcW w:w="615" w:type="dxa"/>
            <w:shd w:val="clear" w:color="auto" w:fill="auto"/>
          </w:tcPr>
          <w:p w14:paraId="554B172F"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3CC53918" w14:textId="77777777" w:rsidR="00EB5A81" w:rsidRPr="009A0CF9" w:rsidRDefault="00EB5A81" w:rsidP="00341985">
            <w:pPr>
              <w:jc w:val="right"/>
              <w:rPr>
                <w:rFonts w:ascii="Times" w:hAnsi="Times"/>
                <w:rtl/>
              </w:rPr>
            </w:pPr>
          </w:p>
        </w:tc>
        <w:tc>
          <w:tcPr>
            <w:tcW w:w="2813" w:type="dxa"/>
            <w:shd w:val="clear" w:color="auto" w:fill="auto"/>
          </w:tcPr>
          <w:p w14:paraId="752C3172" w14:textId="77777777" w:rsidR="00EB5A81" w:rsidRPr="009A0CF9" w:rsidRDefault="00EB5A81" w:rsidP="00341985">
            <w:pPr>
              <w:jc w:val="right"/>
              <w:rPr>
                <w:rFonts w:ascii="Times" w:hAnsi="Times"/>
              </w:rPr>
            </w:pPr>
            <w:r w:rsidRPr="009A0CF9">
              <w:rPr>
                <w:rFonts w:ascii="Times" w:hAnsi="Times"/>
                <w:rtl/>
              </w:rPr>
              <w:t xml:space="preserve">בדיקת שיפועי </w:t>
            </w:r>
            <w:proofErr w:type="spellStart"/>
            <w:r w:rsidRPr="009A0CF9">
              <w:rPr>
                <w:rFonts w:ascii="Times" w:hAnsi="Times"/>
                <w:rtl/>
              </w:rPr>
              <w:t>בטקל</w:t>
            </w:r>
            <w:proofErr w:type="spellEnd"/>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3B71D98D"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19B3C8DF" w14:textId="77777777" w:rsidR="00EB5A81" w:rsidRPr="009A0CF9" w:rsidRDefault="00EB5A81" w:rsidP="00341985">
            <w:pPr>
              <w:jc w:val="right"/>
              <w:rPr>
                <w:rFonts w:ascii="Times" w:hAnsi="Times"/>
                <w:rtl/>
              </w:rPr>
            </w:pPr>
          </w:p>
        </w:tc>
        <w:tc>
          <w:tcPr>
            <w:tcW w:w="1905" w:type="dxa"/>
            <w:shd w:val="clear" w:color="auto" w:fill="auto"/>
          </w:tcPr>
          <w:p w14:paraId="212DD3E7" w14:textId="77777777" w:rsidR="00EB5A81" w:rsidRPr="009A0CF9" w:rsidRDefault="00EB5A81" w:rsidP="00341985">
            <w:pPr>
              <w:jc w:val="right"/>
              <w:rPr>
                <w:rFonts w:ascii="Times" w:hAnsi="Times"/>
                <w:rtl/>
              </w:rPr>
            </w:pPr>
          </w:p>
        </w:tc>
      </w:tr>
      <w:tr w:rsidR="00EB5A81" w:rsidRPr="009A0CF9" w14:paraId="4961B9F7" w14:textId="77777777" w:rsidTr="00341985">
        <w:tc>
          <w:tcPr>
            <w:tcW w:w="615" w:type="dxa"/>
            <w:shd w:val="clear" w:color="auto" w:fill="auto"/>
          </w:tcPr>
          <w:p w14:paraId="51CEB872"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0286D857" w14:textId="77777777" w:rsidR="00EB5A81" w:rsidRPr="009A0CF9" w:rsidRDefault="00EB5A81" w:rsidP="00341985">
            <w:pPr>
              <w:jc w:val="right"/>
              <w:rPr>
                <w:rFonts w:ascii="Times" w:hAnsi="Times"/>
                <w:rtl/>
              </w:rPr>
            </w:pPr>
          </w:p>
        </w:tc>
        <w:tc>
          <w:tcPr>
            <w:tcW w:w="2813" w:type="dxa"/>
            <w:shd w:val="clear" w:color="auto" w:fill="auto"/>
          </w:tcPr>
          <w:p w14:paraId="0A263CCD"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77F74AFB"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5046D18" w14:textId="77777777" w:rsidR="00EB5A81" w:rsidRPr="009A0CF9" w:rsidRDefault="00EB5A81" w:rsidP="00341985">
            <w:pPr>
              <w:jc w:val="right"/>
              <w:rPr>
                <w:rFonts w:ascii="Times" w:hAnsi="Times"/>
                <w:rtl/>
              </w:rPr>
            </w:pPr>
          </w:p>
        </w:tc>
        <w:tc>
          <w:tcPr>
            <w:tcW w:w="1905" w:type="dxa"/>
            <w:shd w:val="clear" w:color="auto" w:fill="auto"/>
          </w:tcPr>
          <w:p w14:paraId="75DA0E41" w14:textId="77777777" w:rsidR="00EB5A81" w:rsidRPr="009A0CF9" w:rsidRDefault="00EB5A81" w:rsidP="00341985">
            <w:pPr>
              <w:jc w:val="right"/>
              <w:rPr>
                <w:rFonts w:ascii="Times" w:hAnsi="Times"/>
                <w:rtl/>
              </w:rPr>
            </w:pPr>
          </w:p>
        </w:tc>
      </w:tr>
      <w:tr w:rsidR="00EB5A81" w:rsidRPr="009A0CF9" w14:paraId="3EE06242" w14:textId="77777777" w:rsidTr="00341985">
        <w:tc>
          <w:tcPr>
            <w:tcW w:w="615" w:type="dxa"/>
            <w:shd w:val="clear" w:color="auto" w:fill="auto"/>
          </w:tcPr>
          <w:p w14:paraId="4528175D" w14:textId="77777777" w:rsidR="00EB5A81" w:rsidRPr="009A0CF9" w:rsidRDefault="00EB5A81" w:rsidP="00341985">
            <w:pPr>
              <w:jc w:val="right"/>
              <w:rPr>
                <w:rFonts w:ascii="Times" w:hAnsi="Times"/>
                <w:rtl/>
              </w:rPr>
            </w:pPr>
            <w:r w:rsidRPr="009A0CF9">
              <w:rPr>
                <w:rFonts w:ascii="Times" w:hAnsi="Times"/>
              </w:rPr>
              <w:lastRenderedPageBreak/>
              <w:t>22</w:t>
            </w:r>
          </w:p>
        </w:tc>
        <w:tc>
          <w:tcPr>
            <w:tcW w:w="1269" w:type="dxa"/>
            <w:shd w:val="clear" w:color="auto" w:fill="auto"/>
          </w:tcPr>
          <w:p w14:paraId="2E15346F" w14:textId="77777777" w:rsidR="00EB5A81" w:rsidRPr="009A0CF9" w:rsidRDefault="00EB5A81" w:rsidP="00341985">
            <w:pPr>
              <w:jc w:val="right"/>
              <w:rPr>
                <w:rFonts w:ascii="Times" w:hAnsi="Times"/>
                <w:rtl/>
              </w:rPr>
            </w:pPr>
          </w:p>
        </w:tc>
        <w:tc>
          <w:tcPr>
            <w:tcW w:w="2813" w:type="dxa"/>
            <w:shd w:val="clear" w:color="auto" w:fill="auto"/>
          </w:tcPr>
          <w:p w14:paraId="7E896481"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77E1B56D"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8FA0D83" w14:textId="77777777" w:rsidR="00EB5A81" w:rsidRPr="009A0CF9" w:rsidRDefault="00EB5A81" w:rsidP="00341985">
            <w:pPr>
              <w:jc w:val="right"/>
              <w:rPr>
                <w:rFonts w:ascii="Times" w:hAnsi="Times"/>
                <w:rtl/>
              </w:rPr>
            </w:pPr>
          </w:p>
        </w:tc>
        <w:tc>
          <w:tcPr>
            <w:tcW w:w="1905" w:type="dxa"/>
            <w:shd w:val="clear" w:color="auto" w:fill="auto"/>
          </w:tcPr>
          <w:p w14:paraId="1BE51842" w14:textId="77777777" w:rsidR="00EB5A81" w:rsidRPr="009A0CF9" w:rsidRDefault="00EB5A81" w:rsidP="00341985">
            <w:pPr>
              <w:jc w:val="right"/>
              <w:rPr>
                <w:rFonts w:ascii="Times" w:hAnsi="Times"/>
                <w:rtl/>
              </w:rPr>
            </w:pPr>
          </w:p>
        </w:tc>
      </w:tr>
      <w:tr w:rsidR="00EB5A81" w:rsidRPr="009A0CF9" w14:paraId="12CCC3B8" w14:textId="77777777" w:rsidTr="00341985">
        <w:tc>
          <w:tcPr>
            <w:tcW w:w="615" w:type="dxa"/>
            <w:shd w:val="clear" w:color="auto" w:fill="auto"/>
          </w:tcPr>
          <w:p w14:paraId="4126665A"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79316581"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77100BC2"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3DA00218"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3E7D2CDC" w14:textId="77777777" w:rsidR="00EB5A81" w:rsidRPr="009A0CF9" w:rsidRDefault="00EB5A81" w:rsidP="00341985">
            <w:pPr>
              <w:jc w:val="right"/>
              <w:rPr>
                <w:rFonts w:ascii="Times" w:hAnsi="Times"/>
                <w:rtl/>
              </w:rPr>
            </w:pPr>
          </w:p>
        </w:tc>
        <w:tc>
          <w:tcPr>
            <w:tcW w:w="1905" w:type="dxa"/>
            <w:shd w:val="clear" w:color="auto" w:fill="auto"/>
          </w:tcPr>
          <w:p w14:paraId="632EBB1A" w14:textId="77777777" w:rsidR="00EB5A81" w:rsidRPr="009A0CF9" w:rsidRDefault="00EB5A81" w:rsidP="00341985">
            <w:pPr>
              <w:jc w:val="right"/>
              <w:rPr>
                <w:rFonts w:ascii="Times" w:hAnsi="Times"/>
                <w:rtl/>
              </w:rPr>
            </w:pPr>
          </w:p>
        </w:tc>
      </w:tr>
      <w:tr w:rsidR="00EB5A81" w:rsidRPr="009A0CF9" w14:paraId="3F863C04" w14:textId="77777777" w:rsidTr="00341985">
        <w:tc>
          <w:tcPr>
            <w:tcW w:w="615" w:type="dxa"/>
            <w:shd w:val="clear" w:color="auto" w:fill="auto"/>
          </w:tcPr>
          <w:p w14:paraId="547D1334"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5D5695EB" w14:textId="77777777" w:rsidR="00EB5A81" w:rsidRPr="009A0CF9" w:rsidRDefault="00EB5A81" w:rsidP="00341985">
            <w:pPr>
              <w:jc w:val="right"/>
              <w:rPr>
                <w:rFonts w:ascii="Times" w:hAnsi="Times"/>
                <w:rtl/>
              </w:rPr>
            </w:pPr>
          </w:p>
        </w:tc>
        <w:tc>
          <w:tcPr>
            <w:tcW w:w="2813" w:type="dxa"/>
            <w:shd w:val="clear" w:color="auto" w:fill="auto"/>
          </w:tcPr>
          <w:p w14:paraId="5DC24504"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00DE92D5"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75B3A9D3" w14:textId="77777777" w:rsidR="00EB5A81" w:rsidRPr="009A0CF9" w:rsidRDefault="00EB5A81" w:rsidP="00341985">
            <w:pPr>
              <w:jc w:val="right"/>
              <w:rPr>
                <w:rFonts w:ascii="Times" w:hAnsi="Times"/>
                <w:rtl/>
              </w:rPr>
            </w:pPr>
          </w:p>
        </w:tc>
        <w:tc>
          <w:tcPr>
            <w:tcW w:w="1905" w:type="dxa"/>
            <w:shd w:val="clear" w:color="auto" w:fill="auto"/>
          </w:tcPr>
          <w:p w14:paraId="0887098E" w14:textId="77777777" w:rsidR="00EB5A81" w:rsidRPr="009A0CF9" w:rsidRDefault="00EB5A81" w:rsidP="00341985">
            <w:pPr>
              <w:jc w:val="right"/>
              <w:rPr>
                <w:rFonts w:ascii="Times" w:hAnsi="Times"/>
                <w:rtl/>
              </w:rPr>
            </w:pPr>
          </w:p>
        </w:tc>
      </w:tr>
      <w:tr w:rsidR="00EB5A81" w:rsidRPr="009A0CF9" w14:paraId="4069E4DF" w14:textId="77777777" w:rsidTr="00341985">
        <w:tc>
          <w:tcPr>
            <w:tcW w:w="615" w:type="dxa"/>
            <w:shd w:val="clear" w:color="auto" w:fill="auto"/>
          </w:tcPr>
          <w:p w14:paraId="1BB93E78"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2C9E5358" w14:textId="77777777" w:rsidR="00EB5A81" w:rsidRPr="009A0CF9" w:rsidRDefault="00EB5A81" w:rsidP="00341985">
            <w:pPr>
              <w:jc w:val="right"/>
              <w:rPr>
                <w:rFonts w:ascii="Times" w:hAnsi="Times"/>
                <w:rtl/>
              </w:rPr>
            </w:pPr>
          </w:p>
        </w:tc>
        <w:tc>
          <w:tcPr>
            <w:tcW w:w="2813" w:type="dxa"/>
            <w:shd w:val="clear" w:color="auto" w:fill="auto"/>
          </w:tcPr>
          <w:p w14:paraId="50F010F6" w14:textId="77777777" w:rsidR="00EB5A81" w:rsidRPr="009A0CF9" w:rsidRDefault="00EB5A81" w:rsidP="00341985">
            <w:pPr>
              <w:rPr>
                <w:rFonts w:ascii="Times" w:hAnsi="Times"/>
              </w:rPr>
            </w:pPr>
            <w:r w:rsidRPr="009A0CF9">
              <w:rPr>
                <w:rFonts w:ascii="Times" w:hAnsi="Times"/>
                <w:rtl/>
              </w:rPr>
              <w:t xml:space="preserve">בדיקת ואישור </w:t>
            </w:r>
            <w:proofErr w:type="spellStart"/>
            <w:r w:rsidRPr="009A0CF9">
              <w:rPr>
                <w:rFonts w:ascii="Times" w:hAnsi="Times" w:hint="cs"/>
                <w:rtl/>
              </w:rPr>
              <w:t>תכניות</w:t>
            </w:r>
            <w:proofErr w:type="spellEnd"/>
            <w:r w:rsidRPr="009A0CF9">
              <w:rPr>
                <w:rFonts w:ascii="Times" w:hAnsi="Times"/>
              </w:rPr>
              <w:t xml:space="preserve"> </w:t>
            </w:r>
          </w:p>
        </w:tc>
        <w:tc>
          <w:tcPr>
            <w:tcW w:w="1406" w:type="dxa"/>
            <w:shd w:val="clear" w:color="auto" w:fill="auto"/>
          </w:tcPr>
          <w:p w14:paraId="24C79DD6"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18FEE6DF" w14:textId="77777777" w:rsidR="00EB5A81" w:rsidRPr="009A0CF9" w:rsidRDefault="00EB5A81" w:rsidP="00341985">
            <w:pPr>
              <w:jc w:val="right"/>
              <w:rPr>
                <w:rFonts w:ascii="Times" w:hAnsi="Times"/>
                <w:rtl/>
              </w:rPr>
            </w:pPr>
          </w:p>
        </w:tc>
        <w:tc>
          <w:tcPr>
            <w:tcW w:w="1905" w:type="dxa"/>
            <w:shd w:val="clear" w:color="auto" w:fill="auto"/>
          </w:tcPr>
          <w:p w14:paraId="05EBC179" w14:textId="77777777" w:rsidR="00EB5A81" w:rsidRPr="009A0CF9" w:rsidRDefault="00EB5A81" w:rsidP="00341985">
            <w:pPr>
              <w:jc w:val="right"/>
              <w:rPr>
                <w:rFonts w:ascii="Times" w:hAnsi="Times"/>
                <w:rtl/>
              </w:rPr>
            </w:pPr>
          </w:p>
        </w:tc>
      </w:tr>
      <w:tr w:rsidR="00EB5A81" w:rsidRPr="009A0CF9" w14:paraId="40DC0E6E" w14:textId="77777777" w:rsidTr="00341985">
        <w:tc>
          <w:tcPr>
            <w:tcW w:w="615" w:type="dxa"/>
            <w:shd w:val="clear" w:color="auto" w:fill="auto"/>
          </w:tcPr>
          <w:p w14:paraId="397E1568"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3507FAD1"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0E2DFB12"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15059E89"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139F9BB4" w14:textId="77777777" w:rsidR="00EB5A81" w:rsidRPr="009A0CF9" w:rsidRDefault="00EB5A81" w:rsidP="00341985">
            <w:pPr>
              <w:jc w:val="right"/>
              <w:rPr>
                <w:rFonts w:ascii="Times" w:hAnsi="Times"/>
                <w:rtl/>
              </w:rPr>
            </w:pPr>
          </w:p>
        </w:tc>
        <w:tc>
          <w:tcPr>
            <w:tcW w:w="1905" w:type="dxa"/>
            <w:shd w:val="clear" w:color="auto" w:fill="auto"/>
          </w:tcPr>
          <w:p w14:paraId="6D250920" w14:textId="77777777" w:rsidR="00EB5A81" w:rsidRPr="009A0CF9" w:rsidRDefault="00EB5A81" w:rsidP="00341985">
            <w:pPr>
              <w:jc w:val="right"/>
              <w:rPr>
                <w:rFonts w:ascii="Times" w:hAnsi="Times"/>
                <w:rtl/>
              </w:rPr>
            </w:pPr>
          </w:p>
        </w:tc>
      </w:tr>
      <w:tr w:rsidR="00EB5A81" w:rsidRPr="009A0CF9" w14:paraId="0C4E1D6A" w14:textId="77777777" w:rsidTr="00341985">
        <w:tc>
          <w:tcPr>
            <w:tcW w:w="615" w:type="dxa"/>
            <w:shd w:val="clear" w:color="auto" w:fill="auto"/>
          </w:tcPr>
          <w:p w14:paraId="55226AE6"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246BEAB3"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5B179324" w14:textId="77777777" w:rsidR="00EB5A81" w:rsidRPr="009A0CF9" w:rsidRDefault="00EB5A81" w:rsidP="00341985">
            <w:pPr>
              <w:rPr>
                <w:rFonts w:ascii="Times" w:hAnsi="Times"/>
                <w:rtl/>
              </w:rPr>
            </w:pPr>
            <w:r w:rsidRPr="009A0CF9">
              <w:rPr>
                <w:rFonts w:ascii="Times" w:hAnsi="Times" w:hint="cs"/>
                <w:rtl/>
              </w:rPr>
              <w:t xml:space="preserve">בדיקת טיח </w:t>
            </w:r>
            <w:proofErr w:type="spellStart"/>
            <w:r w:rsidRPr="009A0CF9">
              <w:rPr>
                <w:rFonts w:ascii="Times" w:hAnsi="Times" w:hint="cs"/>
                <w:rtl/>
              </w:rPr>
              <w:t>בממ"מ</w:t>
            </w:r>
            <w:proofErr w:type="spellEnd"/>
            <w:r w:rsidRPr="009A0CF9">
              <w:rPr>
                <w:rFonts w:ascii="Times" w:hAnsi="Times" w:hint="cs"/>
                <w:rtl/>
              </w:rPr>
              <w:t xml:space="preserve"> שליפה לדרישת פיקוד העורף.</w:t>
            </w:r>
          </w:p>
        </w:tc>
        <w:tc>
          <w:tcPr>
            <w:tcW w:w="1406" w:type="dxa"/>
            <w:shd w:val="clear" w:color="auto" w:fill="auto"/>
          </w:tcPr>
          <w:p w14:paraId="3274BC2C"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4363B3A2" w14:textId="77777777" w:rsidR="00EB5A81" w:rsidRPr="009A0CF9" w:rsidRDefault="00EB5A81" w:rsidP="00341985">
            <w:pPr>
              <w:jc w:val="right"/>
              <w:rPr>
                <w:rFonts w:ascii="Times" w:hAnsi="Times"/>
                <w:rtl/>
              </w:rPr>
            </w:pPr>
          </w:p>
        </w:tc>
        <w:tc>
          <w:tcPr>
            <w:tcW w:w="1905" w:type="dxa"/>
            <w:shd w:val="clear" w:color="auto" w:fill="auto"/>
          </w:tcPr>
          <w:p w14:paraId="62EF2AE9" w14:textId="77777777" w:rsidR="00EB5A81" w:rsidRPr="009A0CF9" w:rsidRDefault="00EB5A81" w:rsidP="00341985">
            <w:pPr>
              <w:jc w:val="right"/>
              <w:rPr>
                <w:rFonts w:ascii="Times" w:hAnsi="Times"/>
                <w:rtl/>
              </w:rPr>
            </w:pPr>
          </w:p>
        </w:tc>
      </w:tr>
      <w:tr w:rsidR="00EB5A81" w:rsidRPr="009A0CF9" w14:paraId="4313AC1F" w14:textId="77777777" w:rsidTr="00341985">
        <w:tc>
          <w:tcPr>
            <w:tcW w:w="615" w:type="dxa"/>
            <w:shd w:val="clear" w:color="auto" w:fill="auto"/>
          </w:tcPr>
          <w:p w14:paraId="2BCB2D26"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2C8FC2C7"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22301A12"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2A64ECD9"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7CDEFF2B" w14:textId="77777777" w:rsidR="00EB5A81" w:rsidRPr="009A0CF9" w:rsidRDefault="00EB5A81" w:rsidP="00341985">
            <w:pPr>
              <w:jc w:val="right"/>
              <w:rPr>
                <w:rFonts w:ascii="Times" w:hAnsi="Times"/>
                <w:rtl/>
              </w:rPr>
            </w:pPr>
          </w:p>
        </w:tc>
        <w:tc>
          <w:tcPr>
            <w:tcW w:w="1905" w:type="dxa"/>
            <w:shd w:val="clear" w:color="auto" w:fill="auto"/>
          </w:tcPr>
          <w:p w14:paraId="11F0199F" w14:textId="77777777" w:rsidR="00EB5A81" w:rsidRPr="009A0CF9" w:rsidRDefault="00EB5A81" w:rsidP="00341985">
            <w:pPr>
              <w:jc w:val="right"/>
              <w:rPr>
                <w:rFonts w:ascii="Times" w:hAnsi="Times"/>
                <w:rtl/>
              </w:rPr>
            </w:pPr>
          </w:p>
        </w:tc>
      </w:tr>
      <w:tr w:rsidR="00EB5A81" w:rsidRPr="009A0CF9" w14:paraId="743E051B" w14:textId="77777777" w:rsidTr="00341985">
        <w:tc>
          <w:tcPr>
            <w:tcW w:w="615" w:type="dxa"/>
            <w:shd w:val="clear" w:color="auto" w:fill="auto"/>
          </w:tcPr>
          <w:p w14:paraId="64BF066A"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0F65F298"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55185BC7"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2285C1BA"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0065CDA6" w14:textId="77777777" w:rsidR="00EB5A81" w:rsidRPr="009A0CF9" w:rsidRDefault="00EB5A81" w:rsidP="00341985">
            <w:pPr>
              <w:jc w:val="right"/>
              <w:rPr>
                <w:rFonts w:ascii="Times" w:hAnsi="Times"/>
                <w:rtl/>
              </w:rPr>
            </w:pPr>
          </w:p>
        </w:tc>
        <w:tc>
          <w:tcPr>
            <w:tcW w:w="1905" w:type="dxa"/>
            <w:shd w:val="clear" w:color="auto" w:fill="auto"/>
          </w:tcPr>
          <w:p w14:paraId="5C8EFAF2" w14:textId="77777777" w:rsidR="00EB5A81" w:rsidRPr="009A0CF9" w:rsidRDefault="00EB5A81" w:rsidP="00341985">
            <w:pPr>
              <w:jc w:val="right"/>
              <w:rPr>
                <w:rFonts w:ascii="Times" w:hAnsi="Times"/>
                <w:rtl/>
              </w:rPr>
            </w:pPr>
          </w:p>
        </w:tc>
      </w:tr>
      <w:tr w:rsidR="00EB5A81" w:rsidRPr="009A0CF9" w14:paraId="71EB4AE2" w14:textId="77777777" w:rsidTr="00341985">
        <w:tc>
          <w:tcPr>
            <w:tcW w:w="615" w:type="dxa"/>
            <w:shd w:val="clear" w:color="auto" w:fill="auto"/>
          </w:tcPr>
          <w:p w14:paraId="0A56DA51"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4102127E"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078C470A"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2B8E0740"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02B8FA12" w14:textId="77777777" w:rsidR="00EB5A81" w:rsidRPr="009A0CF9" w:rsidRDefault="00EB5A81" w:rsidP="00341985">
            <w:pPr>
              <w:jc w:val="right"/>
              <w:rPr>
                <w:rFonts w:ascii="Times" w:hAnsi="Times"/>
                <w:rtl/>
              </w:rPr>
            </w:pPr>
          </w:p>
        </w:tc>
        <w:tc>
          <w:tcPr>
            <w:tcW w:w="1905" w:type="dxa"/>
            <w:shd w:val="clear" w:color="auto" w:fill="auto"/>
          </w:tcPr>
          <w:p w14:paraId="0D5E3386" w14:textId="77777777" w:rsidR="00EB5A81" w:rsidRPr="009A0CF9" w:rsidRDefault="00EB5A81" w:rsidP="00341985">
            <w:pPr>
              <w:jc w:val="right"/>
              <w:rPr>
                <w:rFonts w:ascii="Times" w:hAnsi="Times"/>
                <w:rtl/>
              </w:rPr>
            </w:pPr>
          </w:p>
        </w:tc>
      </w:tr>
      <w:tr w:rsidR="00EB5A81" w:rsidRPr="009A0CF9" w14:paraId="2F10097E" w14:textId="77777777" w:rsidTr="00341985">
        <w:tc>
          <w:tcPr>
            <w:tcW w:w="615" w:type="dxa"/>
            <w:shd w:val="clear" w:color="auto" w:fill="auto"/>
          </w:tcPr>
          <w:p w14:paraId="6AA4C193"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4DA31FCF"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06082843"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01FD4093"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BA2FDA6" w14:textId="77777777" w:rsidR="00EB5A81" w:rsidRPr="009A0CF9" w:rsidRDefault="00EB5A81" w:rsidP="00341985">
            <w:pPr>
              <w:jc w:val="right"/>
              <w:rPr>
                <w:rFonts w:ascii="Times" w:hAnsi="Times"/>
                <w:rtl/>
              </w:rPr>
            </w:pPr>
          </w:p>
        </w:tc>
        <w:tc>
          <w:tcPr>
            <w:tcW w:w="1905" w:type="dxa"/>
            <w:shd w:val="clear" w:color="auto" w:fill="auto"/>
          </w:tcPr>
          <w:p w14:paraId="66E9B6A0" w14:textId="77777777" w:rsidR="00EB5A81" w:rsidRPr="009A0CF9" w:rsidRDefault="00EB5A81" w:rsidP="00341985">
            <w:pPr>
              <w:jc w:val="right"/>
              <w:rPr>
                <w:rFonts w:ascii="Times" w:hAnsi="Times"/>
                <w:rtl/>
              </w:rPr>
            </w:pPr>
          </w:p>
        </w:tc>
      </w:tr>
      <w:tr w:rsidR="00EB5A81" w:rsidRPr="009A0CF9" w14:paraId="3DA45986" w14:textId="77777777" w:rsidTr="00341985">
        <w:tc>
          <w:tcPr>
            <w:tcW w:w="615" w:type="dxa"/>
            <w:shd w:val="clear" w:color="auto" w:fill="auto"/>
          </w:tcPr>
          <w:p w14:paraId="1548F9CC"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2BA3C47A" w14:textId="77777777" w:rsidR="00EB5A81" w:rsidRPr="009A0CF9" w:rsidRDefault="00EB5A81" w:rsidP="00341985">
            <w:pPr>
              <w:jc w:val="right"/>
              <w:rPr>
                <w:rFonts w:ascii="Times" w:hAnsi="Times"/>
                <w:rtl/>
              </w:rPr>
            </w:pPr>
          </w:p>
        </w:tc>
        <w:tc>
          <w:tcPr>
            <w:tcW w:w="2813" w:type="dxa"/>
            <w:shd w:val="clear" w:color="auto" w:fill="auto"/>
          </w:tcPr>
          <w:p w14:paraId="44B54D18"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7A5B6436"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1F206B4C" w14:textId="77777777" w:rsidR="00EB5A81" w:rsidRPr="009A0CF9" w:rsidRDefault="00EB5A81" w:rsidP="00341985">
            <w:pPr>
              <w:jc w:val="right"/>
              <w:rPr>
                <w:rFonts w:ascii="Times" w:hAnsi="Times"/>
                <w:rtl/>
              </w:rPr>
            </w:pPr>
          </w:p>
        </w:tc>
        <w:tc>
          <w:tcPr>
            <w:tcW w:w="1905" w:type="dxa"/>
            <w:shd w:val="clear" w:color="auto" w:fill="auto"/>
          </w:tcPr>
          <w:p w14:paraId="39C109DE" w14:textId="77777777" w:rsidR="00EB5A81" w:rsidRPr="009A0CF9" w:rsidRDefault="00EB5A81" w:rsidP="00341985">
            <w:pPr>
              <w:jc w:val="right"/>
              <w:rPr>
                <w:rFonts w:ascii="Times" w:hAnsi="Times"/>
                <w:rtl/>
              </w:rPr>
            </w:pPr>
          </w:p>
        </w:tc>
      </w:tr>
      <w:tr w:rsidR="00EB5A81" w:rsidRPr="009A0CF9" w14:paraId="6AC76316" w14:textId="77777777" w:rsidTr="00341985">
        <w:tc>
          <w:tcPr>
            <w:tcW w:w="615" w:type="dxa"/>
            <w:shd w:val="clear" w:color="auto" w:fill="auto"/>
          </w:tcPr>
          <w:p w14:paraId="650B3548"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7A07EF8F"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1D7E2A13"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0C20EEC0"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6673F90A" w14:textId="77777777" w:rsidR="00EB5A81" w:rsidRPr="009A0CF9" w:rsidRDefault="00EB5A81" w:rsidP="00341985">
            <w:pPr>
              <w:jc w:val="right"/>
              <w:rPr>
                <w:rFonts w:ascii="Times" w:hAnsi="Times"/>
                <w:rtl/>
              </w:rPr>
            </w:pPr>
          </w:p>
        </w:tc>
        <w:tc>
          <w:tcPr>
            <w:tcW w:w="1905" w:type="dxa"/>
            <w:shd w:val="clear" w:color="auto" w:fill="auto"/>
          </w:tcPr>
          <w:p w14:paraId="0A25E4CE" w14:textId="77777777" w:rsidR="00EB5A81" w:rsidRPr="009A0CF9" w:rsidRDefault="00EB5A81" w:rsidP="00341985">
            <w:pPr>
              <w:jc w:val="right"/>
              <w:rPr>
                <w:rFonts w:ascii="Times" w:hAnsi="Times"/>
                <w:rtl/>
              </w:rPr>
            </w:pPr>
          </w:p>
        </w:tc>
      </w:tr>
      <w:tr w:rsidR="00EB5A81" w:rsidRPr="009A0CF9" w14:paraId="5043508D" w14:textId="77777777" w:rsidTr="00341985">
        <w:tc>
          <w:tcPr>
            <w:tcW w:w="615" w:type="dxa"/>
            <w:shd w:val="clear" w:color="auto" w:fill="auto"/>
          </w:tcPr>
          <w:p w14:paraId="7E31424B" w14:textId="77777777" w:rsidR="00EB5A81" w:rsidRPr="009A0CF9" w:rsidRDefault="00EB5A81" w:rsidP="00341985">
            <w:pPr>
              <w:jc w:val="right"/>
              <w:rPr>
                <w:rFonts w:ascii="Times" w:hAnsi="Times"/>
                <w:rtl/>
              </w:rPr>
            </w:pPr>
          </w:p>
        </w:tc>
        <w:tc>
          <w:tcPr>
            <w:tcW w:w="1269" w:type="dxa"/>
            <w:shd w:val="clear" w:color="auto" w:fill="auto"/>
          </w:tcPr>
          <w:p w14:paraId="42C92877" w14:textId="77777777" w:rsidR="00EB5A81" w:rsidRPr="009A0CF9" w:rsidRDefault="00EB5A81" w:rsidP="00341985">
            <w:pPr>
              <w:jc w:val="right"/>
              <w:rPr>
                <w:rFonts w:ascii="Times" w:hAnsi="Times"/>
                <w:rtl/>
              </w:rPr>
            </w:pPr>
          </w:p>
        </w:tc>
        <w:tc>
          <w:tcPr>
            <w:tcW w:w="2813" w:type="dxa"/>
            <w:shd w:val="clear" w:color="auto" w:fill="auto"/>
          </w:tcPr>
          <w:p w14:paraId="3A222264" w14:textId="77777777" w:rsidR="00EB5A81" w:rsidRPr="009A0CF9" w:rsidRDefault="00EB5A81" w:rsidP="00341985">
            <w:pPr>
              <w:rPr>
                <w:rFonts w:ascii="Times" w:hAnsi="Times"/>
                <w:rtl/>
              </w:rPr>
            </w:pPr>
          </w:p>
        </w:tc>
        <w:tc>
          <w:tcPr>
            <w:tcW w:w="1406" w:type="dxa"/>
            <w:shd w:val="clear" w:color="auto" w:fill="auto"/>
          </w:tcPr>
          <w:p w14:paraId="4A8E22E8" w14:textId="77777777" w:rsidR="00EB5A81" w:rsidRPr="009A0CF9" w:rsidRDefault="00EB5A81" w:rsidP="00341985">
            <w:pPr>
              <w:jc w:val="right"/>
              <w:rPr>
                <w:rFonts w:ascii="Times" w:hAnsi="Times"/>
                <w:rtl/>
              </w:rPr>
            </w:pPr>
          </w:p>
        </w:tc>
        <w:tc>
          <w:tcPr>
            <w:tcW w:w="1370" w:type="dxa"/>
            <w:shd w:val="clear" w:color="auto" w:fill="auto"/>
          </w:tcPr>
          <w:p w14:paraId="49DDEA2F" w14:textId="77777777" w:rsidR="00EB5A81" w:rsidRPr="009A0CF9" w:rsidRDefault="00EB5A81" w:rsidP="00341985">
            <w:pPr>
              <w:jc w:val="right"/>
              <w:rPr>
                <w:rFonts w:ascii="Times" w:hAnsi="Times"/>
                <w:rtl/>
              </w:rPr>
            </w:pPr>
          </w:p>
        </w:tc>
        <w:tc>
          <w:tcPr>
            <w:tcW w:w="1905" w:type="dxa"/>
            <w:shd w:val="clear" w:color="auto" w:fill="auto"/>
          </w:tcPr>
          <w:p w14:paraId="616DE6FD" w14:textId="77777777" w:rsidR="00EB5A81" w:rsidRPr="009A0CF9" w:rsidRDefault="00EB5A81" w:rsidP="00341985">
            <w:pPr>
              <w:jc w:val="right"/>
              <w:rPr>
                <w:rFonts w:ascii="Times" w:hAnsi="Times"/>
                <w:rtl/>
              </w:rPr>
            </w:pPr>
          </w:p>
        </w:tc>
      </w:tr>
    </w:tbl>
    <w:p w14:paraId="4176067E" w14:textId="77777777" w:rsidR="00603F1E" w:rsidRDefault="00603F1E" w:rsidP="00EB5A81">
      <w:pPr>
        <w:jc w:val="center"/>
        <w:rPr>
          <w:bCs/>
          <w:sz w:val="28"/>
          <w:szCs w:val="28"/>
          <w:u w:val="single"/>
          <w:rtl/>
        </w:rPr>
      </w:pPr>
      <w:r>
        <w:rPr>
          <w:bCs/>
          <w:sz w:val="28"/>
          <w:szCs w:val="28"/>
          <w:u w:val="single"/>
          <w:rtl/>
        </w:rPr>
        <w:br w:type="page"/>
      </w:r>
    </w:p>
    <w:p w14:paraId="67E3DE5F" w14:textId="77777777" w:rsidR="00EB5A81" w:rsidRPr="00603F1E" w:rsidRDefault="00EB5A81" w:rsidP="00EB5A81">
      <w:pPr>
        <w:jc w:val="center"/>
        <w:rPr>
          <w:bCs/>
          <w:sz w:val="24"/>
          <w:szCs w:val="24"/>
          <w:u w:val="single"/>
          <w:rtl/>
        </w:rPr>
      </w:pPr>
      <w:r w:rsidRPr="00603F1E">
        <w:rPr>
          <w:bCs/>
          <w:sz w:val="24"/>
          <w:szCs w:val="24"/>
          <w:u w:val="single"/>
          <w:rtl/>
        </w:rPr>
        <w:lastRenderedPageBreak/>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2BD6D11C" w14:textId="77777777" w:rsidR="00EB5A81" w:rsidRPr="009014A0" w:rsidRDefault="00EB5A81" w:rsidP="00EB5A81">
      <w:pPr>
        <w:jc w:val="center"/>
        <w:rPr>
          <w:bCs/>
          <w:sz w:val="24"/>
          <w:szCs w:val="24"/>
          <w:u w:val="single"/>
          <w:rtl/>
        </w:rPr>
      </w:pPr>
    </w:p>
    <w:p w14:paraId="6B20D68B"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65D37540" w14:textId="77777777" w:rsidR="00EB5A81" w:rsidRPr="009014A0" w:rsidRDefault="00EB5A81" w:rsidP="00EB5A81">
      <w:pPr>
        <w:jc w:val="both"/>
        <w:rPr>
          <w:bCs/>
          <w:sz w:val="24"/>
          <w:szCs w:val="24"/>
          <w:u w:val="single"/>
          <w:rtl/>
        </w:rPr>
      </w:pPr>
    </w:p>
    <w:p w14:paraId="7C4601AC" w14:textId="77777777" w:rsidR="00EB5A81" w:rsidRPr="009014A0" w:rsidRDefault="00EB5A81" w:rsidP="00EB5A81">
      <w:pPr>
        <w:jc w:val="both"/>
        <w:rPr>
          <w:bCs/>
          <w:sz w:val="24"/>
          <w:szCs w:val="24"/>
          <w:u w:val="single"/>
          <w:rtl/>
        </w:rPr>
      </w:pPr>
    </w:p>
    <w:p w14:paraId="24BB1321"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37D9A557" w14:textId="77777777" w:rsidR="00EB5A81" w:rsidRPr="009014A0" w:rsidRDefault="00EB5A81" w:rsidP="00EB5A81">
      <w:pPr>
        <w:jc w:val="both"/>
        <w:rPr>
          <w:sz w:val="24"/>
          <w:szCs w:val="24"/>
          <w:rtl/>
        </w:rPr>
      </w:pPr>
    </w:p>
    <w:p w14:paraId="33A8D7F8"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6F720501" w14:textId="77777777" w:rsidR="00EB5A81" w:rsidRPr="00603F1E" w:rsidRDefault="00EB5A81" w:rsidP="00603F1E">
      <w:pPr>
        <w:pStyle w:val="af8"/>
        <w:ind w:left="896"/>
        <w:jc w:val="center"/>
        <w:rPr>
          <w:b/>
          <w:bCs/>
          <w:sz w:val="28"/>
          <w:szCs w:val="28"/>
          <w:u w:val="single"/>
          <w:rtl/>
        </w:rPr>
      </w:pPr>
      <w:r>
        <w:rPr>
          <w:bCs/>
          <w:color w:val="000000"/>
          <w:u w:val="single"/>
          <w:rtl/>
        </w:rPr>
        <w:br w:type="page"/>
      </w:r>
      <w:r w:rsidRPr="00603F1E">
        <w:rPr>
          <w:b/>
          <w:bCs/>
          <w:u w:val="single"/>
          <w:rtl/>
        </w:rPr>
        <w:lastRenderedPageBreak/>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0436F53F" w14:textId="77777777" w:rsidR="00EB5A81" w:rsidRPr="00870C9E" w:rsidRDefault="00EB5A81" w:rsidP="00EB5A81">
      <w:pPr>
        <w:ind w:left="240"/>
        <w:jc w:val="center"/>
        <w:rPr>
          <w:sz w:val="24"/>
          <w:szCs w:val="24"/>
          <w:rtl/>
        </w:rPr>
      </w:pPr>
    </w:p>
    <w:p w14:paraId="4B6B2B5B"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696B281C" w14:textId="77777777" w:rsidR="00EB5A81" w:rsidRPr="00870C9E" w:rsidRDefault="00EB5A81" w:rsidP="00EB5A81">
      <w:pPr>
        <w:jc w:val="both"/>
        <w:rPr>
          <w:sz w:val="24"/>
          <w:szCs w:val="24"/>
          <w:rtl/>
        </w:rPr>
      </w:pPr>
    </w:p>
    <w:p w14:paraId="4EEEA325" w14:textId="77777777" w:rsidR="00EB5A81" w:rsidRPr="00CA296C" w:rsidRDefault="00EB5A81" w:rsidP="00CA296C">
      <w:pPr>
        <w:pStyle w:val="af3"/>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33F5AEA4" w14:textId="77777777" w:rsidR="00EB5A81" w:rsidRPr="00870C9E" w:rsidRDefault="00EB5A81" w:rsidP="00EB5A81">
      <w:pPr>
        <w:jc w:val="both"/>
        <w:rPr>
          <w:sz w:val="24"/>
          <w:szCs w:val="24"/>
          <w:rtl/>
        </w:rPr>
      </w:pPr>
    </w:p>
    <w:p w14:paraId="73398824"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0128C09F" w14:textId="77777777" w:rsidR="00EB5A81" w:rsidRPr="00870C9E" w:rsidRDefault="00EB5A81" w:rsidP="00EB5A81">
      <w:pPr>
        <w:jc w:val="both"/>
        <w:rPr>
          <w:sz w:val="24"/>
          <w:szCs w:val="24"/>
          <w:rtl/>
        </w:rPr>
      </w:pPr>
    </w:p>
    <w:p w14:paraId="13724AD6" w14:textId="0E3BFAAF" w:rsidR="00EB5A81" w:rsidRPr="00870C9E" w:rsidRDefault="00EB5A81" w:rsidP="00B460CE">
      <w:pPr>
        <w:ind w:left="2000" w:hanging="540"/>
        <w:jc w:val="both"/>
        <w:rPr>
          <w:sz w:val="24"/>
          <w:szCs w:val="24"/>
        </w:rPr>
      </w:pPr>
      <w:r w:rsidRPr="00870C9E">
        <w:rPr>
          <w:sz w:val="24"/>
          <w:szCs w:val="24"/>
          <w:rtl/>
        </w:rPr>
        <w:t>1.1.1</w:t>
      </w:r>
      <w:r w:rsidRPr="00870C9E">
        <w:rPr>
          <w:sz w:val="24"/>
          <w:szCs w:val="24"/>
          <w:rtl/>
        </w:rPr>
        <w:tab/>
        <w:t xml:space="preserve">סכום קבוע ומוחלט של </w:t>
      </w:r>
      <w:r w:rsidR="00017F09">
        <w:rPr>
          <w:rFonts w:hint="cs"/>
          <w:b/>
          <w:bCs/>
          <w:sz w:val="24"/>
          <w:szCs w:val="24"/>
          <w:rtl/>
        </w:rPr>
        <w:t>530,</w:t>
      </w:r>
      <w:r w:rsidR="001106B3">
        <w:rPr>
          <w:rFonts w:hint="cs"/>
          <w:b/>
          <w:bCs/>
          <w:sz w:val="24"/>
          <w:szCs w:val="24"/>
          <w:rtl/>
        </w:rPr>
        <w:t>4</w:t>
      </w:r>
      <w:r w:rsidR="001106B3">
        <w:rPr>
          <w:rFonts w:hint="cs"/>
          <w:b/>
          <w:bCs/>
          <w:sz w:val="24"/>
          <w:szCs w:val="24"/>
          <w:rtl/>
        </w:rPr>
        <w:t>0</w:t>
      </w:r>
      <w:r w:rsidR="001106B3">
        <w:rPr>
          <w:rFonts w:hint="cs"/>
          <w:b/>
          <w:bCs/>
          <w:sz w:val="24"/>
          <w:szCs w:val="24"/>
          <w:rtl/>
        </w:rPr>
        <w:t xml:space="preserve">0 </w:t>
      </w:r>
      <w:r w:rsidRPr="00B460CE">
        <w:rPr>
          <w:b/>
          <w:bCs/>
          <w:sz w:val="24"/>
          <w:szCs w:val="24"/>
          <w:rtl/>
        </w:rPr>
        <w:t xml:space="preserve">ש"ח (במילים: </w:t>
      </w:r>
      <w:r w:rsidR="00017F09">
        <w:rPr>
          <w:rFonts w:hint="cs"/>
          <w:b/>
          <w:bCs/>
          <w:sz w:val="24"/>
          <w:szCs w:val="24"/>
          <w:rtl/>
        </w:rPr>
        <w:t>חמש מאות ושלושים אלף</w:t>
      </w:r>
      <w:r w:rsidR="001106B3">
        <w:rPr>
          <w:rFonts w:hint="cs"/>
          <w:b/>
          <w:bCs/>
          <w:sz w:val="24"/>
          <w:szCs w:val="24"/>
          <w:rtl/>
        </w:rPr>
        <w:t xml:space="preserve"> ו</w:t>
      </w:r>
      <w:r w:rsidR="00017F09">
        <w:rPr>
          <w:rFonts w:hint="cs"/>
          <w:b/>
          <w:bCs/>
          <w:sz w:val="24"/>
          <w:szCs w:val="24"/>
          <w:rtl/>
        </w:rPr>
        <w:t xml:space="preserve">ארבע מאות </w:t>
      </w:r>
      <w:r w:rsidRPr="00B460CE">
        <w:rPr>
          <w:b/>
          <w:bCs/>
          <w:sz w:val="24"/>
          <w:szCs w:val="24"/>
          <w:rtl/>
        </w:rPr>
        <w:t>ש"ח)</w:t>
      </w:r>
      <w:r w:rsidRPr="00870C9E">
        <w:rPr>
          <w:sz w:val="24"/>
          <w:szCs w:val="24"/>
          <w:rtl/>
        </w:rPr>
        <w:t xml:space="preserve"> לכל יחיד</w:t>
      </w:r>
      <w:r w:rsidR="00B460CE">
        <w:rPr>
          <w:rFonts w:hint="cs"/>
          <w:sz w:val="24"/>
          <w:szCs w:val="24"/>
          <w:rtl/>
        </w:rPr>
        <w:t>ו</w:t>
      </w:r>
      <w:r w:rsidRPr="00870C9E">
        <w:rPr>
          <w:sz w:val="24"/>
          <w:szCs w:val="24"/>
          <w:rtl/>
        </w:rPr>
        <w:t xml:space="preserve">ת </w:t>
      </w:r>
      <w:r w:rsidR="00B460CE">
        <w:rPr>
          <w:rFonts w:hint="cs"/>
          <w:sz w:val="24"/>
          <w:szCs w:val="24"/>
          <w:rtl/>
        </w:rPr>
        <w:t>ה</w:t>
      </w:r>
      <w:r w:rsidRPr="00870C9E">
        <w:rPr>
          <w:sz w:val="24"/>
          <w:szCs w:val="24"/>
          <w:rtl/>
        </w:rPr>
        <w:t xml:space="preserve">דיור </w:t>
      </w:r>
      <w:r>
        <w:rPr>
          <w:rFonts w:hint="cs"/>
          <w:sz w:val="24"/>
          <w:szCs w:val="24"/>
          <w:rtl/>
        </w:rPr>
        <w:t>בבניה רוויה כולל מרתפים, חניונים תת"ק ושטחים ציבוריים</w:t>
      </w:r>
      <w:r w:rsidR="00B460CE">
        <w:rPr>
          <w:rFonts w:hint="cs"/>
          <w:sz w:val="24"/>
          <w:szCs w:val="24"/>
          <w:rtl/>
        </w:rPr>
        <w:t xml:space="preserve"> כולל מבנה בית הכנסת והכיכר העירונית</w:t>
      </w:r>
      <w:r>
        <w:rPr>
          <w:rFonts w:hint="cs"/>
          <w:sz w:val="24"/>
          <w:szCs w:val="24"/>
          <w:rtl/>
        </w:rPr>
        <w:t>.</w:t>
      </w:r>
    </w:p>
    <w:p w14:paraId="22ADBAA1" w14:textId="77777777" w:rsidR="00EB5A81" w:rsidRPr="00870C9E" w:rsidRDefault="00EB5A81" w:rsidP="00EB5A81">
      <w:pPr>
        <w:ind w:left="240"/>
        <w:jc w:val="both"/>
        <w:rPr>
          <w:sz w:val="24"/>
          <w:szCs w:val="24"/>
          <w:rtl/>
        </w:rPr>
      </w:pPr>
    </w:p>
    <w:p w14:paraId="7DDD6B05" w14:textId="68ECD6C6" w:rsidR="00EB5A81" w:rsidRDefault="00EB5A81" w:rsidP="00B460CE">
      <w:pPr>
        <w:ind w:left="2000" w:hanging="540"/>
        <w:jc w:val="both"/>
        <w:rPr>
          <w:sz w:val="24"/>
          <w:szCs w:val="24"/>
          <w:rtl/>
        </w:rPr>
      </w:pPr>
      <w:r w:rsidRPr="00870C9E">
        <w:rPr>
          <w:sz w:val="24"/>
          <w:szCs w:val="24"/>
          <w:rtl/>
        </w:rPr>
        <w:t>1.1.2</w:t>
      </w:r>
      <w:r w:rsidR="00B460CE">
        <w:rPr>
          <w:sz w:val="24"/>
          <w:szCs w:val="24"/>
        </w:rPr>
        <w:t xml:space="preserve"> </w:t>
      </w:r>
      <w:r w:rsidR="00B460CE">
        <w:rPr>
          <w:rFonts w:hint="cs"/>
          <w:sz w:val="24"/>
          <w:szCs w:val="24"/>
          <w:rtl/>
        </w:rPr>
        <w:t>מבוטל.</w:t>
      </w:r>
    </w:p>
    <w:p w14:paraId="325F8DAD" w14:textId="77777777" w:rsidR="00EB5A81" w:rsidRPr="00870C9E" w:rsidRDefault="00EB5A81" w:rsidP="00EB5A81">
      <w:pPr>
        <w:ind w:left="240"/>
        <w:jc w:val="both"/>
        <w:rPr>
          <w:sz w:val="24"/>
          <w:szCs w:val="24"/>
          <w:rtl/>
        </w:rPr>
      </w:pPr>
      <w:r w:rsidRPr="00870C9E">
        <w:rPr>
          <w:sz w:val="24"/>
          <w:szCs w:val="24"/>
          <w:rtl/>
        </w:rPr>
        <w:tab/>
      </w:r>
    </w:p>
    <w:p w14:paraId="16CAE278"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005EC70D" w14:textId="672E583E" w:rsidR="00EB5A81" w:rsidRPr="00870C9E" w:rsidRDefault="00EB5A81" w:rsidP="00B460CE">
      <w:pPr>
        <w:ind w:left="2000" w:hanging="540"/>
        <w:jc w:val="both"/>
        <w:rPr>
          <w:sz w:val="24"/>
          <w:szCs w:val="24"/>
          <w:rtl/>
        </w:rPr>
      </w:pPr>
      <w:r w:rsidRPr="00870C9E">
        <w:rPr>
          <w:sz w:val="24"/>
          <w:szCs w:val="24"/>
          <w:rtl/>
        </w:rPr>
        <w:t>1.2.1</w:t>
      </w:r>
      <w:r w:rsidRPr="00870C9E">
        <w:rPr>
          <w:sz w:val="24"/>
          <w:szCs w:val="24"/>
          <w:rtl/>
        </w:rPr>
        <w:tab/>
        <w:t xml:space="preserve">סכום קבוע ומוחלט של </w:t>
      </w:r>
      <w:r w:rsidR="00017F09">
        <w:rPr>
          <w:rFonts w:hint="cs"/>
          <w:b/>
          <w:bCs/>
          <w:sz w:val="24"/>
          <w:szCs w:val="24"/>
          <w:rtl/>
        </w:rPr>
        <w:t xml:space="preserve">2,040,000 </w:t>
      </w:r>
      <w:r w:rsidRPr="00B460CE">
        <w:rPr>
          <w:b/>
          <w:bCs/>
          <w:sz w:val="24"/>
          <w:szCs w:val="24"/>
          <w:rtl/>
        </w:rPr>
        <w:t xml:space="preserve">ש"ח (במילים: </w:t>
      </w:r>
      <w:r w:rsidR="00017F09">
        <w:rPr>
          <w:rFonts w:hint="cs"/>
          <w:b/>
          <w:bCs/>
          <w:sz w:val="24"/>
          <w:szCs w:val="24"/>
          <w:rtl/>
        </w:rPr>
        <w:t>שני מיליון וארבעים אלף</w:t>
      </w:r>
      <w:r w:rsidRPr="00B460CE">
        <w:rPr>
          <w:b/>
          <w:bCs/>
          <w:sz w:val="24"/>
          <w:szCs w:val="24"/>
          <w:rtl/>
        </w:rPr>
        <w:t xml:space="preserve"> ש"ח)</w:t>
      </w:r>
      <w:r w:rsidRPr="00870C9E">
        <w:rPr>
          <w:sz w:val="24"/>
          <w:szCs w:val="24"/>
          <w:rtl/>
        </w:rPr>
        <w:t xml:space="preserve"> לכל יחיד</w:t>
      </w:r>
      <w:r w:rsidR="00B460CE">
        <w:rPr>
          <w:rFonts w:hint="cs"/>
          <w:sz w:val="24"/>
          <w:szCs w:val="24"/>
          <w:rtl/>
        </w:rPr>
        <w:t>ו</w:t>
      </w:r>
      <w:r w:rsidRPr="00870C9E">
        <w:rPr>
          <w:sz w:val="24"/>
          <w:szCs w:val="24"/>
          <w:rtl/>
        </w:rPr>
        <w:t xml:space="preserve">ת </w:t>
      </w:r>
      <w:r w:rsidR="00B460CE">
        <w:rPr>
          <w:rFonts w:hint="cs"/>
          <w:sz w:val="24"/>
          <w:szCs w:val="24"/>
          <w:rtl/>
        </w:rPr>
        <w:t>ה</w:t>
      </w:r>
      <w:r w:rsidRPr="00870C9E">
        <w:rPr>
          <w:sz w:val="24"/>
          <w:szCs w:val="24"/>
          <w:rtl/>
        </w:rPr>
        <w:t xml:space="preserve">דיור </w:t>
      </w:r>
      <w:r>
        <w:rPr>
          <w:rFonts w:hint="cs"/>
          <w:sz w:val="24"/>
          <w:szCs w:val="24"/>
          <w:rtl/>
        </w:rPr>
        <w:t>בבנייה רוויה כולל מרתפים חניונים תת"ק ושטחים ציבוריים</w:t>
      </w:r>
      <w:r w:rsidR="00B460CE">
        <w:rPr>
          <w:rFonts w:hint="cs"/>
          <w:sz w:val="24"/>
          <w:szCs w:val="24"/>
          <w:rtl/>
        </w:rPr>
        <w:t xml:space="preserve"> כולל מבנה בית הכנסת והכיכר העירונית</w:t>
      </w:r>
      <w:r w:rsidRPr="00870C9E">
        <w:rPr>
          <w:sz w:val="24"/>
          <w:szCs w:val="24"/>
          <w:rtl/>
        </w:rPr>
        <w:t>.</w:t>
      </w:r>
    </w:p>
    <w:p w14:paraId="4F06ECB4" w14:textId="77777777" w:rsidR="00EB5A81" w:rsidRPr="00870C9E" w:rsidRDefault="00EB5A81" w:rsidP="00EB5A81">
      <w:pPr>
        <w:jc w:val="both"/>
        <w:rPr>
          <w:sz w:val="24"/>
          <w:szCs w:val="24"/>
          <w:rtl/>
        </w:rPr>
      </w:pPr>
    </w:p>
    <w:p w14:paraId="57B38AF6" w14:textId="61741B67" w:rsidR="00EB5A81" w:rsidRPr="00870C9E" w:rsidRDefault="00EB5A81" w:rsidP="00B460CE">
      <w:pPr>
        <w:ind w:left="2000" w:hanging="540"/>
        <w:jc w:val="both"/>
        <w:rPr>
          <w:sz w:val="24"/>
          <w:szCs w:val="24"/>
          <w:rtl/>
        </w:rPr>
      </w:pPr>
      <w:r w:rsidRPr="00870C9E">
        <w:rPr>
          <w:sz w:val="24"/>
          <w:szCs w:val="24"/>
          <w:rtl/>
        </w:rPr>
        <w:t>1.2.2</w:t>
      </w:r>
      <w:r w:rsidRPr="00870C9E">
        <w:rPr>
          <w:sz w:val="24"/>
          <w:szCs w:val="24"/>
          <w:rtl/>
        </w:rPr>
        <w:tab/>
      </w:r>
      <w:r w:rsidR="00B460CE">
        <w:rPr>
          <w:rFonts w:hint="cs"/>
          <w:sz w:val="24"/>
          <w:szCs w:val="24"/>
          <w:rtl/>
        </w:rPr>
        <w:t>מבוטל</w:t>
      </w:r>
      <w:r w:rsidRPr="00870C9E">
        <w:rPr>
          <w:sz w:val="24"/>
          <w:szCs w:val="24"/>
          <w:rtl/>
        </w:rPr>
        <w:t>.</w:t>
      </w:r>
    </w:p>
    <w:p w14:paraId="1DE6D1DE" w14:textId="77777777" w:rsidR="00EB5A81" w:rsidRDefault="00EB5A81" w:rsidP="00BB7C51">
      <w:pPr>
        <w:jc w:val="both"/>
        <w:rPr>
          <w:sz w:val="24"/>
          <w:szCs w:val="24"/>
        </w:rPr>
      </w:pPr>
    </w:p>
    <w:p w14:paraId="3B0DE49A" w14:textId="77777777" w:rsidR="00EB5A81" w:rsidRDefault="00EB5A81" w:rsidP="00BB7C51">
      <w:pPr>
        <w:jc w:val="both"/>
        <w:rPr>
          <w:sz w:val="24"/>
          <w:szCs w:val="24"/>
          <w:rtl/>
        </w:rPr>
      </w:pPr>
    </w:p>
    <w:p w14:paraId="082E638E" w14:textId="77777777" w:rsidR="008F650D" w:rsidRDefault="008F650D" w:rsidP="00B460CE">
      <w:pPr>
        <w:numPr>
          <w:ilvl w:val="1"/>
          <w:numId w:val="30"/>
        </w:numPr>
        <w:tabs>
          <w:tab w:val="clear" w:pos="1100"/>
          <w:tab w:val="num" w:pos="1583"/>
        </w:tabs>
        <w:spacing w:after="240"/>
        <w:ind w:left="1588" w:hanging="845"/>
        <w:jc w:val="both"/>
        <w:rPr>
          <w:sz w:val="24"/>
          <w:szCs w:val="24"/>
        </w:rPr>
      </w:pPr>
      <w:r>
        <w:rPr>
          <w:rFonts w:hint="cs"/>
          <w:sz w:val="24"/>
          <w:szCs w:val="24"/>
          <w:rtl/>
        </w:rPr>
        <w:t>עבור טיפול בתקלות בתקופת הבדק והתיקונים וניהול ישיבות סטטוס פניות פתוחות של הקבלן המבצע.</w:t>
      </w:r>
    </w:p>
    <w:p w14:paraId="1E70BF49" w14:textId="073E36F5" w:rsidR="00EB5A81" w:rsidRPr="008F650D" w:rsidRDefault="008F650D" w:rsidP="008F650D">
      <w:pPr>
        <w:pStyle w:val="af3"/>
        <w:numPr>
          <w:ilvl w:val="2"/>
          <w:numId w:val="30"/>
        </w:numPr>
        <w:spacing w:after="240"/>
        <w:rPr>
          <w:sz w:val="24"/>
          <w:szCs w:val="24"/>
        </w:rPr>
      </w:pPr>
      <w:r>
        <w:rPr>
          <w:rFonts w:hint="cs"/>
          <w:sz w:val="24"/>
          <w:szCs w:val="24"/>
          <w:rtl/>
        </w:rPr>
        <w:t xml:space="preserve">סכום קבוע ומוחלט של  </w:t>
      </w:r>
      <w:r w:rsidR="00017F09">
        <w:rPr>
          <w:rFonts w:hint="cs"/>
          <w:b/>
          <w:bCs/>
          <w:sz w:val="24"/>
          <w:szCs w:val="24"/>
          <w:rtl/>
        </w:rPr>
        <w:t>79,</w:t>
      </w:r>
      <w:r w:rsidR="001106B3">
        <w:rPr>
          <w:rFonts w:hint="cs"/>
          <w:b/>
          <w:bCs/>
          <w:sz w:val="24"/>
          <w:szCs w:val="24"/>
          <w:rtl/>
        </w:rPr>
        <w:t>60</w:t>
      </w:r>
      <w:r w:rsidR="001106B3">
        <w:rPr>
          <w:rFonts w:hint="cs"/>
          <w:b/>
          <w:bCs/>
          <w:sz w:val="24"/>
          <w:szCs w:val="24"/>
          <w:rtl/>
        </w:rPr>
        <w:t>0</w:t>
      </w:r>
      <w:r w:rsidR="001106B3" w:rsidRPr="008F650D">
        <w:rPr>
          <w:rFonts w:hint="cs"/>
          <w:b/>
          <w:bCs/>
          <w:sz w:val="24"/>
          <w:szCs w:val="24"/>
          <w:rtl/>
        </w:rPr>
        <w:t xml:space="preserve"> </w:t>
      </w:r>
      <w:r w:rsidRPr="008F650D">
        <w:rPr>
          <w:rFonts w:hint="cs"/>
          <w:b/>
          <w:bCs/>
          <w:sz w:val="24"/>
          <w:szCs w:val="24"/>
          <w:rtl/>
        </w:rPr>
        <w:t xml:space="preserve">ש"ח </w:t>
      </w:r>
      <w:r>
        <w:rPr>
          <w:rFonts w:hint="cs"/>
          <w:sz w:val="24"/>
          <w:szCs w:val="24"/>
          <w:rtl/>
        </w:rPr>
        <w:t>(</w:t>
      </w:r>
      <w:r w:rsidRPr="008F650D">
        <w:rPr>
          <w:rFonts w:hint="cs"/>
          <w:b/>
          <w:bCs/>
          <w:sz w:val="24"/>
          <w:szCs w:val="24"/>
          <w:rtl/>
        </w:rPr>
        <w:t xml:space="preserve">במילים: </w:t>
      </w:r>
      <w:r w:rsidR="00017F09">
        <w:rPr>
          <w:rFonts w:hint="cs"/>
          <w:b/>
          <w:bCs/>
          <w:sz w:val="24"/>
          <w:szCs w:val="24"/>
          <w:rtl/>
        </w:rPr>
        <w:t xml:space="preserve">שבעים ותשעה אלף </w:t>
      </w:r>
      <w:r w:rsidR="001106B3">
        <w:rPr>
          <w:rFonts w:hint="cs"/>
          <w:b/>
          <w:bCs/>
          <w:sz w:val="24"/>
          <w:szCs w:val="24"/>
          <w:rtl/>
        </w:rPr>
        <w:t>ו</w:t>
      </w:r>
      <w:r w:rsidR="001106B3">
        <w:rPr>
          <w:rFonts w:hint="cs"/>
          <w:b/>
          <w:bCs/>
          <w:sz w:val="24"/>
          <w:szCs w:val="24"/>
          <w:rtl/>
        </w:rPr>
        <w:t>ש</w:t>
      </w:r>
      <w:r w:rsidR="001106B3">
        <w:rPr>
          <w:rFonts w:hint="cs"/>
          <w:b/>
          <w:bCs/>
          <w:sz w:val="24"/>
          <w:szCs w:val="24"/>
          <w:rtl/>
        </w:rPr>
        <w:t xml:space="preserve">ש </w:t>
      </w:r>
      <w:r w:rsidR="00017F09">
        <w:rPr>
          <w:rFonts w:hint="cs"/>
          <w:b/>
          <w:bCs/>
          <w:sz w:val="24"/>
          <w:szCs w:val="24"/>
          <w:rtl/>
        </w:rPr>
        <w:t>מאות</w:t>
      </w:r>
      <w:r w:rsidR="001106B3">
        <w:rPr>
          <w:rFonts w:hint="cs"/>
          <w:b/>
          <w:bCs/>
          <w:sz w:val="24"/>
          <w:szCs w:val="24"/>
          <w:rtl/>
        </w:rPr>
        <w:t xml:space="preserve"> </w:t>
      </w:r>
      <w:r w:rsidR="001106B3" w:rsidRPr="008F650D">
        <w:rPr>
          <w:rFonts w:hint="cs"/>
          <w:b/>
          <w:bCs/>
          <w:sz w:val="24"/>
          <w:szCs w:val="24"/>
          <w:rtl/>
        </w:rPr>
        <w:t xml:space="preserve"> </w:t>
      </w:r>
      <w:r w:rsidRPr="008F650D">
        <w:rPr>
          <w:rFonts w:hint="cs"/>
          <w:b/>
          <w:bCs/>
          <w:sz w:val="24"/>
          <w:szCs w:val="24"/>
          <w:rtl/>
        </w:rPr>
        <w:t xml:space="preserve">₪) </w:t>
      </w:r>
      <w:r>
        <w:rPr>
          <w:rFonts w:hint="cs"/>
          <w:sz w:val="24"/>
          <w:szCs w:val="24"/>
          <w:rtl/>
        </w:rPr>
        <w:t>לכל יחידות הדיור בבנייה רוויה כולל מרתפים, חניונים תת"ק ושטחים ציבוריים כולל מבנה בית הכנסת והכיכר העירונית</w:t>
      </w:r>
      <w:r w:rsidR="00EB5A81" w:rsidRPr="008F650D">
        <w:rPr>
          <w:rFonts w:hint="cs"/>
          <w:sz w:val="24"/>
          <w:szCs w:val="24"/>
          <w:rtl/>
        </w:rPr>
        <w:t>.</w:t>
      </w:r>
    </w:p>
    <w:p w14:paraId="6667275D" w14:textId="77777777" w:rsidR="00EB5A81" w:rsidRPr="00870C9E" w:rsidRDefault="00EB5A81" w:rsidP="00EB5A81">
      <w:pPr>
        <w:jc w:val="both"/>
        <w:rPr>
          <w:sz w:val="24"/>
          <w:szCs w:val="24"/>
          <w:rtl/>
        </w:rPr>
      </w:pPr>
    </w:p>
    <w:p w14:paraId="1E5DFE71" w14:textId="38239898"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60613B">
            <w:rPr>
              <w:color w:val="0000FF"/>
              <w:sz w:val="24"/>
              <w:szCs w:val="24"/>
              <w:rtl/>
            </w:rPr>
            <w:t>מדד המחירים לצרכן</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D58A0">
            <w:rPr>
              <w:color w:val="0000FF"/>
              <w:sz w:val="24"/>
              <w:szCs w:val="24"/>
              <w:rtl/>
            </w:rPr>
            <w:t>ידוע</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14T00:00:00Z">
            <w:dateFormat w:val="dd/MM/yyyy"/>
            <w:lid w:val="he-IL"/>
            <w:storeMappedDataAs w:val="dateTime"/>
            <w:calendar w:val="gregorian"/>
          </w:date>
        </w:sdtPr>
        <w:sdtEndPr/>
        <w:sdtContent>
          <w:r w:rsidR="00DD58A0">
            <w:rPr>
              <w:rFonts w:hint="cs"/>
              <w:color w:val="0000FF"/>
              <w:sz w:val="24"/>
              <w:szCs w:val="24"/>
              <w:rtl/>
            </w:rPr>
            <w:t>‏14/02/2022</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D58A0">
            <w:rPr>
              <w:color w:val="0000FF"/>
              <w:sz w:val="24"/>
              <w:szCs w:val="24"/>
              <w:rtl/>
            </w:rPr>
            <w:t>229.82</w:t>
          </w:r>
        </w:sdtContent>
      </w:sdt>
      <w:r w:rsidRPr="00870C9E">
        <w:rPr>
          <w:sz w:val="24"/>
          <w:szCs w:val="24"/>
          <w:rtl/>
        </w:rPr>
        <w:t xml:space="preserve"> נקודות). עד למדד הידוע ביום הגשת כל חשבון. </w:t>
      </w:r>
    </w:p>
    <w:p w14:paraId="16F6FEDC" w14:textId="77777777" w:rsidR="00EB5A81" w:rsidRPr="00870C9E" w:rsidRDefault="00EB5A81" w:rsidP="00EB5A81">
      <w:pPr>
        <w:ind w:left="240"/>
        <w:jc w:val="both"/>
        <w:rPr>
          <w:sz w:val="24"/>
          <w:szCs w:val="24"/>
          <w:rtl/>
        </w:rPr>
      </w:pPr>
    </w:p>
    <w:p w14:paraId="1C9BEE2E"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250D0D4A" w14:textId="77777777" w:rsidR="00EB5A81" w:rsidRPr="00870C9E" w:rsidRDefault="00EB5A81" w:rsidP="00EB5A81">
      <w:pPr>
        <w:jc w:val="both"/>
        <w:rPr>
          <w:sz w:val="24"/>
          <w:szCs w:val="24"/>
          <w:rtl/>
        </w:rPr>
      </w:pPr>
    </w:p>
    <w:p w14:paraId="00C39AAA"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6B1129DF" w14:textId="77777777" w:rsidR="00CA296C" w:rsidRPr="00870C9E" w:rsidRDefault="00CA296C" w:rsidP="00EB5A81">
      <w:pPr>
        <w:ind w:left="1460" w:hanging="720"/>
        <w:jc w:val="both"/>
        <w:rPr>
          <w:sz w:val="24"/>
          <w:szCs w:val="24"/>
          <w:rtl/>
        </w:rPr>
      </w:pPr>
    </w:p>
    <w:p w14:paraId="0C80401C"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2F2826FF" w14:textId="77777777" w:rsidR="00CA296C" w:rsidRPr="00CA296C" w:rsidRDefault="00CA296C" w:rsidP="00CA296C">
      <w:pPr>
        <w:rPr>
          <w:sz w:val="24"/>
          <w:szCs w:val="24"/>
          <w:rtl/>
        </w:rPr>
      </w:pPr>
    </w:p>
    <w:p w14:paraId="326CE0A6" w14:textId="77777777" w:rsidR="00CA296C" w:rsidRPr="00CA296C" w:rsidRDefault="00CA296C" w:rsidP="00CA296C">
      <w:pPr>
        <w:ind w:left="793"/>
        <w:rPr>
          <w:sz w:val="24"/>
          <w:szCs w:val="24"/>
          <w:rtl/>
        </w:rPr>
      </w:pPr>
      <w:r>
        <w:rPr>
          <w:sz w:val="24"/>
          <w:szCs w:val="24"/>
          <w:rtl/>
        </w:rPr>
        <w:lastRenderedPageBreak/>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15F31C3F" w14:textId="77777777" w:rsidR="00CA296C" w:rsidRPr="00CA296C" w:rsidRDefault="00CA296C" w:rsidP="00CA296C">
      <w:pPr>
        <w:rPr>
          <w:sz w:val="24"/>
          <w:szCs w:val="24"/>
          <w:rtl/>
        </w:rPr>
      </w:pPr>
    </w:p>
    <w:p w14:paraId="2A8F4B7E"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564FF9DD" w14:textId="77777777" w:rsidR="00CA296C" w:rsidRPr="00CA296C" w:rsidRDefault="00CA296C" w:rsidP="00CA296C">
      <w:pPr>
        <w:rPr>
          <w:sz w:val="24"/>
          <w:szCs w:val="24"/>
          <w:rtl/>
        </w:rPr>
      </w:pPr>
    </w:p>
    <w:p w14:paraId="55316C00"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6409183C" w14:textId="77777777" w:rsidR="00EB5A81" w:rsidRPr="00C65AE5" w:rsidRDefault="00EB5A81" w:rsidP="00EB5A81">
      <w:pPr>
        <w:pStyle w:val="af8"/>
        <w:jc w:val="center"/>
        <w:rPr>
          <w:b/>
          <w:bCs/>
          <w:sz w:val="28"/>
          <w:szCs w:val="28"/>
          <w:u w:val="single"/>
          <w:rtl/>
        </w:rPr>
      </w:pPr>
      <w:r>
        <w:rPr>
          <w:b/>
          <w:bCs/>
          <w:sz w:val="28"/>
          <w:szCs w:val="28"/>
          <w:rtl/>
        </w:rPr>
        <w:br w:type="page"/>
      </w:r>
      <w:r w:rsidRPr="008942AD">
        <w:rPr>
          <w:b/>
          <w:bCs/>
          <w:u w:val="single"/>
          <w:rtl/>
          <w:lang w:eastAsia="he-IL"/>
        </w:rPr>
        <w:lastRenderedPageBreak/>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4BF3A6A3" w14:textId="77777777" w:rsidR="00EB5A81" w:rsidRDefault="00EB5A81" w:rsidP="00EB5A81">
      <w:pPr>
        <w:pStyle w:val="af8"/>
        <w:rPr>
          <w:rtl/>
        </w:rPr>
      </w:pPr>
    </w:p>
    <w:p w14:paraId="5D4CAA2F" w14:textId="77777777" w:rsidR="00EB5A81" w:rsidRPr="00A216FB" w:rsidRDefault="00EB5A81" w:rsidP="00EB5A81">
      <w:pPr>
        <w:pStyle w:val="af8"/>
        <w:jc w:val="center"/>
        <w:rPr>
          <w:b/>
          <w:bCs/>
          <w:u w:val="single"/>
          <w:rtl/>
        </w:rPr>
      </w:pPr>
      <w:r w:rsidRPr="00A216FB">
        <w:rPr>
          <w:b/>
          <w:bCs/>
          <w:u w:val="single"/>
          <w:rtl/>
        </w:rPr>
        <w:t>שלבי תשלום</w:t>
      </w:r>
    </w:p>
    <w:p w14:paraId="6129A749" w14:textId="77777777" w:rsidR="00EB5A81" w:rsidRDefault="00EB5A81" w:rsidP="00EB5A81">
      <w:pPr>
        <w:pStyle w:val="af8"/>
        <w:rPr>
          <w:rtl/>
        </w:rPr>
      </w:pPr>
    </w:p>
    <w:p w14:paraId="16039009" w14:textId="77777777" w:rsidR="00EB5A81" w:rsidRDefault="00EB5A81" w:rsidP="00EB5A81">
      <w:pPr>
        <w:pStyle w:val="af8"/>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21B96E0E" w14:textId="77777777" w:rsidR="00EB5A81" w:rsidRDefault="00EB5A81" w:rsidP="00EB5A81">
      <w:pPr>
        <w:pStyle w:val="af8"/>
        <w:rPr>
          <w:rtl/>
        </w:rPr>
      </w:pPr>
    </w:p>
    <w:p w14:paraId="61BFDF2F" w14:textId="77777777" w:rsidR="00EB5A81" w:rsidRDefault="00EB5A81" w:rsidP="00EB5A81">
      <w:pPr>
        <w:pStyle w:val="af8"/>
        <w:rPr>
          <w:rtl/>
        </w:rPr>
      </w:pPr>
      <w:r>
        <w:rPr>
          <w:rtl/>
        </w:rPr>
        <w:t>1.1</w:t>
      </w:r>
      <w:r>
        <w:rPr>
          <w:rtl/>
        </w:rPr>
        <w:tab/>
      </w:r>
      <w:r w:rsidRPr="00F53790">
        <w:rPr>
          <w:rtl/>
        </w:rPr>
        <w:t>לשירותי המפקח לפי סעיף 1.1 בנספח ה':</w:t>
      </w:r>
    </w:p>
    <w:p w14:paraId="18E1EE96" w14:textId="77777777" w:rsidR="00EB5A81" w:rsidRDefault="00EB5A81" w:rsidP="00EB5A81">
      <w:pPr>
        <w:pStyle w:val="af8"/>
        <w:rPr>
          <w:rtl/>
        </w:rPr>
      </w:pPr>
    </w:p>
    <w:p w14:paraId="2E8AA22C" w14:textId="77777777" w:rsidR="00EB5A81" w:rsidRDefault="00EB5A81" w:rsidP="00EB5A81">
      <w:pPr>
        <w:pStyle w:val="af8"/>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177C35DF" w14:textId="77777777" w:rsidR="00EB5A81" w:rsidRDefault="00EB5A81" w:rsidP="00406518">
      <w:pPr>
        <w:pStyle w:val="af8"/>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132B7538" w14:textId="77777777" w:rsidR="00EB5A81" w:rsidRDefault="00EB5A81" w:rsidP="00EB5A81">
      <w:pPr>
        <w:pStyle w:val="af8"/>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053CAA95" w14:textId="77777777" w:rsidR="00EB5A81" w:rsidRDefault="00EB5A81" w:rsidP="00EB5A81">
      <w:pPr>
        <w:pStyle w:val="af8"/>
        <w:rPr>
          <w:rtl/>
        </w:rPr>
      </w:pPr>
    </w:p>
    <w:p w14:paraId="0368C351" w14:textId="77777777" w:rsidR="00EB5A81" w:rsidRDefault="00EB5A81" w:rsidP="00EB5A81">
      <w:pPr>
        <w:pStyle w:val="af8"/>
        <w:rPr>
          <w:rtl/>
        </w:rPr>
      </w:pPr>
      <w:r>
        <w:rPr>
          <w:rtl/>
        </w:rPr>
        <w:t>1.2</w:t>
      </w:r>
      <w:r>
        <w:rPr>
          <w:rtl/>
        </w:rPr>
        <w:tab/>
        <w:t>לשירותי המפקח לפי סעיף 1.2 בנספח ה':</w:t>
      </w:r>
    </w:p>
    <w:p w14:paraId="65199BD8" w14:textId="77777777" w:rsidR="00EB5A81" w:rsidRDefault="00EB5A81" w:rsidP="00EB5A81">
      <w:pPr>
        <w:pStyle w:val="af8"/>
        <w:rPr>
          <w:rtl/>
        </w:rPr>
      </w:pPr>
      <w:r>
        <w:rPr>
          <w:rtl/>
        </w:rPr>
        <w:tab/>
      </w:r>
    </w:p>
    <w:p w14:paraId="227C87C2" w14:textId="2997393B" w:rsidR="00EB5A81" w:rsidRDefault="00EB5A81" w:rsidP="00F00BA3">
      <w:pPr>
        <w:pStyle w:val="af8"/>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1</w:t>
      </w:r>
      <w:r>
        <w:rPr>
          <w:rFonts w:hint="cs"/>
          <w:rtl/>
        </w:rPr>
        <w:t>00</w:t>
      </w:r>
      <w:r>
        <w:rPr>
          <w:rtl/>
        </w:rPr>
        <w:t>%</w:t>
      </w:r>
    </w:p>
    <w:p w14:paraId="1E70F299" w14:textId="77777777" w:rsidR="00EB5A81" w:rsidRDefault="00EB5A81" w:rsidP="00EB5A81">
      <w:pPr>
        <w:pStyle w:val="af8"/>
        <w:rPr>
          <w:rtl/>
        </w:rPr>
      </w:pPr>
    </w:p>
    <w:p w14:paraId="03949B90" w14:textId="1839C3AC" w:rsidR="00F00BA3" w:rsidRDefault="00EB5A81" w:rsidP="00EB7CE6">
      <w:pPr>
        <w:pStyle w:val="af8"/>
        <w:rPr>
          <w:rtl/>
        </w:rPr>
      </w:pPr>
      <w:r>
        <w:rPr>
          <w:rtl/>
        </w:rPr>
        <w:t>1.3</w:t>
      </w:r>
      <w:r>
        <w:rPr>
          <w:rtl/>
        </w:rPr>
        <w:tab/>
      </w:r>
      <w:r w:rsidR="00763DC7">
        <w:rPr>
          <w:rtl/>
        </w:rPr>
        <w:t>לשירותי המפקח לפי סעיף 1.2 בנספח ה':</w:t>
      </w:r>
    </w:p>
    <w:p w14:paraId="3D687E99" w14:textId="41C1E964" w:rsidR="00763DC7" w:rsidRDefault="00763DC7" w:rsidP="00BB7C51">
      <w:pPr>
        <w:pStyle w:val="af8"/>
        <w:ind w:right="-426"/>
        <w:rPr>
          <w:rtl/>
        </w:rPr>
      </w:pPr>
      <w:r>
        <w:rPr>
          <w:rtl/>
        </w:rPr>
        <w:tab/>
      </w:r>
      <w:r>
        <w:rPr>
          <w:rFonts w:hint="cs"/>
          <w:rtl/>
        </w:rPr>
        <w:t>1.3.1</w:t>
      </w:r>
      <w:r>
        <w:rPr>
          <w:rtl/>
        </w:rPr>
        <w:tab/>
      </w:r>
      <w:r>
        <w:rPr>
          <w:rFonts w:hint="cs"/>
          <w:rtl/>
        </w:rPr>
        <w:t>בהתאם לאחוז התקדמות העבודה</w:t>
      </w:r>
      <w:r w:rsidR="00BB7C51">
        <w:rPr>
          <w:rFonts w:hint="cs"/>
          <w:rtl/>
        </w:rPr>
        <w:t xml:space="preserve"> </w:t>
      </w:r>
      <w:r>
        <w:rPr>
          <w:rFonts w:hint="cs"/>
          <w:rtl/>
        </w:rPr>
        <w:t>עפ"י ח-ן הקבלנים</w:t>
      </w:r>
      <w:r w:rsidR="00BB7C51">
        <w:rPr>
          <w:rFonts w:hint="cs"/>
          <w:rtl/>
        </w:rPr>
        <w:t xml:space="preserve"> שיאושרו ע"י המזמין 100%</w:t>
      </w:r>
    </w:p>
    <w:p w14:paraId="535F509D" w14:textId="78A45CDC" w:rsidR="00EB7CE6" w:rsidRDefault="00EB7CE6" w:rsidP="00EB7CE6">
      <w:pPr>
        <w:pStyle w:val="af8"/>
        <w:rPr>
          <w:rtl/>
        </w:rPr>
      </w:pPr>
    </w:p>
    <w:p w14:paraId="17361C97" w14:textId="77777777" w:rsidR="00BB7C51" w:rsidRDefault="00EB5A81" w:rsidP="00EB5A81">
      <w:pPr>
        <w:pStyle w:val="af8"/>
        <w:rPr>
          <w:ins w:id="4" w:author="מרול אטמן" w:date="2023-12-05T15:41:00Z"/>
          <w:rtl/>
        </w:rPr>
      </w:pPr>
      <w:r>
        <w:rPr>
          <w:rtl/>
        </w:rPr>
        <w:tab/>
      </w:r>
      <w:ins w:id="5" w:author="מרול אטמן" w:date="2023-12-05T15:41:00Z">
        <w:r w:rsidR="00BB7C51">
          <w:rPr>
            <w:rFonts w:hint="cs"/>
            <w:rtl/>
          </w:rPr>
          <w:t>מועד תשלום הסכום הנ"ל (בעד תקופת הבדק) ישולם לא יאוחר מחלוף שנה אחת (1) ממועד מסירת יחידת הדיור האחרונה לרוכשים. לעניין זה לא תחשבנה יח"ד שמסירתן עוכבה כתוצאה ממכירה מאוחרת או אי קבלת יח"ד ע"י הדייר.</w:t>
        </w:r>
      </w:ins>
    </w:p>
    <w:p w14:paraId="234DA4E0" w14:textId="77777777" w:rsidR="00BB7C51" w:rsidRDefault="00BB7C51" w:rsidP="00EB5A81">
      <w:pPr>
        <w:pStyle w:val="af8"/>
        <w:rPr>
          <w:ins w:id="6" w:author="מרול אטמן" w:date="2023-12-05T15:41:00Z"/>
          <w:rtl/>
        </w:rPr>
      </w:pPr>
    </w:p>
    <w:p w14:paraId="77208E51" w14:textId="07FD8115" w:rsidR="00EB5A81" w:rsidRDefault="00EB5A81">
      <w:pPr>
        <w:pStyle w:val="af8"/>
        <w:ind w:firstLine="0"/>
        <w:rPr>
          <w:rtl/>
        </w:rPr>
        <w:pPrChange w:id="7" w:author="מרול אטמן" w:date="2023-12-05T15:41:00Z">
          <w:pPr>
            <w:pStyle w:val="af8"/>
          </w:pPr>
        </w:pPrChange>
      </w:pPr>
      <w:r>
        <w:rPr>
          <w:rtl/>
        </w:rPr>
        <w:t>החשבון הסופי ישולם לאחר גמר הפיקוח, תיקוני הבדק, קבלת תעודת גמר לפרויקט ואשור המפקח בכתב להשלמת העבודות.</w:t>
      </w:r>
    </w:p>
    <w:p w14:paraId="3700C3AB" w14:textId="77777777" w:rsidR="00EB5A81" w:rsidRDefault="00EB5A81" w:rsidP="00EB5A81">
      <w:pPr>
        <w:pStyle w:val="af8"/>
        <w:rPr>
          <w:rtl/>
        </w:rPr>
      </w:pPr>
    </w:p>
    <w:p w14:paraId="335F55E8" w14:textId="77777777" w:rsidR="00EB5A81" w:rsidRDefault="00EB5A81" w:rsidP="00EB5A81">
      <w:pPr>
        <w:pStyle w:val="af8"/>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6B6F7680" w14:textId="77777777" w:rsidR="00EB5A81" w:rsidRDefault="00EB5A81" w:rsidP="00EB5A81">
      <w:pPr>
        <w:pStyle w:val="af8"/>
        <w:rPr>
          <w:rtl/>
        </w:rPr>
      </w:pPr>
    </w:p>
    <w:p w14:paraId="2E2208CF" w14:textId="77777777" w:rsidR="00EB5A81" w:rsidRDefault="00EB5A81" w:rsidP="00EB5A81">
      <w:pPr>
        <w:pStyle w:val="af8"/>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6AB8ADDC" w14:textId="77777777" w:rsidR="00EB5A81" w:rsidRDefault="00EB5A81" w:rsidP="00EB5A81">
      <w:pPr>
        <w:pStyle w:val="af8"/>
        <w:rPr>
          <w:rtl/>
        </w:rPr>
      </w:pPr>
    </w:p>
    <w:p w14:paraId="49F2C7C2" w14:textId="77777777" w:rsidR="00EB5A81" w:rsidRDefault="00EB5A81" w:rsidP="00EB5A81">
      <w:pPr>
        <w:pStyle w:val="af8"/>
        <w:rPr>
          <w:rtl/>
        </w:rPr>
      </w:pPr>
      <w:r>
        <w:rPr>
          <w:rtl/>
        </w:rPr>
        <w:t>4.</w:t>
      </w:r>
      <w:r>
        <w:rPr>
          <w:rtl/>
        </w:rPr>
        <w:tab/>
        <w:t xml:space="preserve">המפקח יגיש חשבון לא יותר מאשר פעם בחודש. </w:t>
      </w:r>
    </w:p>
    <w:p w14:paraId="01E63A77" w14:textId="77777777" w:rsidR="00EB5A81" w:rsidRDefault="00EB5A81" w:rsidP="00F00BA3">
      <w:pPr>
        <w:pStyle w:val="af8"/>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785DAAAA" w14:textId="77777777" w:rsidR="00EB5A81" w:rsidRDefault="00EB5A81" w:rsidP="00EB5A81">
      <w:pPr>
        <w:pStyle w:val="af8"/>
        <w:rPr>
          <w:rtl/>
        </w:rPr>
      </w:pPr>
    </w:p>
    <w:p w14:paraId="3C6927E2" w14:textId="77777777" w:rsidR="00EB5A81" w:rsidRDefault="00EB5A81" w:rsidP="00EB5A81">
      <w:pPr>
        <w:pStyle w:val="af8"/>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292BD7B4" w14:textId="77777777" w:rsidR="00EB5A81" w:rsidRPr="00870C9E" w:rsidRDefault="00EB5A81" w:rsidP="00EB5A81">
      <w:pPr>
        <w:pStyle w:val="af8"/>
        <w:jc w:val="both"/>
        <w:rPr>
          <w:rtl/>
        </w:rPr>
      </w:pPr>
    </w:p>
    <w:p w14:paraId="11FEDCA0" w14:textId="77777777" w:rsidR="00EB5A81" w:rsidRDefault="00EB5A81" w:rsidP="00EB5A81">
      <w:pPr>
        <w:rPr>
          <w:rtl/>
        </w:rPr>
      </w:pPr>
    </w:p>
    <w:p w14:paraId="79629D7E" w14:textId="77777777" w:rsidR="00EB5A81" w:rsidRDefault="00EB5A81" w:rsidP="00EB5A81">
      <w:pPr>
        <w:rPr>
          <w:rtl/>
        </w:rPr>
      </w:pPr>
    </w:p>
    <w:p w14:paraId="5740F3E4" w14:textId="77777777" w:rsidR="00EB5A81" w:rsidRDefault="00EB5A81" w:rsidP="00EB5A81">
      <w:pPr>
        <w:rPr>
          <w:rtl/>
        </w:rPr>
      </w:pPr>
    </w:p>
    <w:p w14:paraId="71D95B40" w14:textId="77777777" w:rsidR="00EB5A81" w:rsidRDefault="00EB5A81" w:rsidP="00EB5A81">
      <w:pPr>
        <w:rPr>
          <w:rtl/>
        </w:rPr>
      </w:pPr>
    </w:p>
    <w:p w14:paraId="3A8E95E5" w14:textId="77777777" w:rsidR="00EB5A81" w:rsidRDefault="00EB5A81" w:rsidP="00EB5A81">
      <w:pPr>
        <w:rPr>
          <w:rtl/>
        </w:rPr>
      </w:pPr>
    </w:p>
    <w:p w14:paraId="0B193E8C" w14:textId="77777777" w:rsidR="00EB5A81" w:rsidRDefault="00EB5A81" w:rsidP="00EB5A81">
      <w:pPr>
        <w:rPr>
          <w:rtl/>
        </w:rPr>
      </w:pPr>
    </w:p>
    <w:p w14:paraId="628137DB" w14:textId="77777777" w:rsidR="00EB5A81" w:rsidRDefault="00EB5A81" w:rsidP="00EB5A81">
      <w:pPr>
        <w:rPr>
          <w:rtl/>
        </w:rPr>
      </w:pPr>
    </w:p>
    <w:p w14:paraId="1248B2D7" w14:textId="77777777" w:rsidR="00EB5A81" w:rsidRDefault="00EB5A81" w:rsidP="00EB5A81">
      <w:pPr>
        <w:rPr>
          <w:rtl/>
        </w:rPr>
      </w:pPr>
    </w:p>
    <w:p w14:paraId="0A019343" w14:textId="77777777" w:rsidR="00EB5A81" w:rsidRDefault="00EB5A81" w:rsidP="00EB5A81">
      <w:pPr>
        <w:rPr>
          <w:rtl/>
        </w:rPr>
      </w:pPr>
    </w:p>
    <w:p w14:paraId="797B2ACF" w14:textId="77777777" w:rsidR="00EB5A81" w:rsidRPr="009014A0" w:rsidRDefault="00EB5A81" w:rsidP="00EB5A81">
      <w:pPr>
        <w:rPr>
          <w:sz w:val="24"/>
          <w:szCs w:val="24"/>
        </w:rPr>
      </w:pPr>
    </w:p>
    <w:p w14:paraId="05262D41" w14:textId="77777777" w:rsidR="00EB5A81" w:rsidRPr="00844BB6" w:rsidRDefault="00EB5A81" w:rsidP="00EB5A81">
      <w:pPr>
        <w:ind w:left="820" w:hanging="580"/>
        <w:jc w:val="both"/>
        <w:rPr>
          <w:bCs/>
          <w:color w:val="000000"/>
          <w:sz w:val="24"/>
          <w:szCs w:val="24"/>
          <w:u w:val="single"/>
          <w:rtl/>
        </w:rPr>
      </w:pPr>
    </w:p>
    <w:p w14:paraId="24A2D960" w14:textId="77777777" w:rsidR="00EB5A81" w:rsidRPr="009014A0" w:rsidRDefault="00EB5A81" w:rsidP="00EB5A81">
      <w:pPr>
        <w:ind w:left="820" w:hanging="580"/>
        <w:jc w:val="both"/>
        <w:rPr>
          <w:bCs/>
          <w:color w:val="000000"/>
          <w:sz w:val="24"/>
          <w:szCs w:val="24"/>
          <w:u w:val="single"/>
          <w:rtl/>
        </w:rPr>
      </w:pPr>
    </w:p>
    <w:p w14:paraId="167A0BA6"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lastRenderedPageBreak/>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631D95A0" w14:textId="77777777" w:rsidR="00EB5A81" w:rsidRDefault="00EB5A81" w:rsidP="00EB5A81">
      <w:pPr>
        <w:pStyle w:val="5"/>
        <w:ind w:left="4320"/>
        <w:jc w:val="both"/>
        <w:rPr>
          <w:sz w:val="24"/>
          <w:rtl/>
        </w:rPr>
      </w:pPr>
    </w:p>
    <w:p w14:paraId="01020F6B"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47162BC0"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8994137" w14:textId="5A3143BB" w:rsidR="008942AD" w:rsidRPr="008942AD" w:rsidRDefault="007324E2" w:rsidP="006558A8">
          <w:pPr>
            <w:widowControl w:val="0"/>
            <w:rPr>
              <w:rFonts w:ascii="Times New Roman" w:eastAsia="Times New Roman" w:hAnsi="Times New Roman"/>
              <w:color w:val="008000"/>
              <w:sz w:val="24"/>
              <w:szCs w:val="24"/>
              <w:rtl/>
              <w:lang w:eastAsia="he-IL"/>
            </w:rPr>
          </w:pPr>
          <w:r>
            <w:rPr>
              <w:rFonts w:ascii="Times New Roman" w:eastAsia="Times New Roman" w:hAnsi="Times New Roman"/>
              <w:color w:val="008000"/>
              <w:sz w:val="24"/>
              <w:szCs w:val="24"/>
              <w:rtl/>
              <w:lang w:eastAsia="he-IL"/>
            </w:rPr>
            <w:br/>
            <w:t>אפריקה התחדשות עירונית בע"מ</w:t>
          </w:r>
          <w:r>
            <w:rPr>
              <w:rFonts w:ascii="Times New Roman" w:eastAsia="Times New Roman" w:hAnsi="Times New Roman"/>
              <w:color w:val="008000"/>
              <w:sz w:val="24"/>
              <w:szCs w:val="24"/>
              <w:rtl/>
              <w:lang w:eastAsia="he-IL"/>
            </w:rPr>
            <w:br/>
            <w:t>514639525</w:t>
          </w:r>
          <w:r>
            <w:rPr>
              <w:rFonts w:ascii="Times New Roman" w:eastAsia="Times New Roman" w:hAnsi="Times New Roman"/>
              <w:color w:val="008000"/>
              <w:sz w:val="24"/>
              <w:szCs w:val="24"/>
              <w:rtl/>
              <w:lang w:eastAsia="he-IL"/>
            </w:rPr>
            <w:br/>
          </w:r>
        </w:p>
      </w:sdtContent>
    </w:sdt>
    <w:p w14:paraId="6A679F76" w14:textId="59F363EB" w:rsidR="008942AD" w:rsidRDefault="006558A8" w:rsidP="008942AD">
      <w:pPr>
        <w:widowControl w:val="0"/>
        <w:jc w:val="both"/>
        <w:rPr>
          <w:rFonts w:ascii="Times New Roman" w:eastAsia="Times New Roman" w:hAnsi="Times New Roman"/>
          <w:color w:val="008000"/>
          <w:sz w:val="24"/>
          <w:szCs w:val="24"/>
          <w:rtl/>
          <w:lang w:eastAsia="he-IL"/>
        </w:rPr>
      </w:pPr>
      <w:proofErr w:type="spellStart"/>
      <w:r>
        <w:rPr>
          <w:rFonts w:ascii="Times New Roman" w:eastAsia="Times New Roman" w:hAnsi="Times New Roman" w:hint="cs"/>
          <w:color w:val="008000"/>
          <w:sz w:val="24"/>
          <w:szCs w:val="24"/>
          <w:rtl/>
          <w:lang w:eastAsia="he-IL"/>
        </w:rPr>
        <w:t>ומצלאוי</w:t>
      </w:r>
      <w:proofErr w:type="spellEnd"/>
      <w:r>
        <w:rPr>
          <w:rFonts w:ascii="Times New Roman" w:eastAsia="Times New Roman" w:hAnsi="Times New Roman" w:hint="cs"/>
          <w:color w:val="008000"/>
          <w:sz w:val="24"/>
          <w:szCs w:val="24"/>
          <w:rtl/>
          <w:lang w:eastAsia="he-IL"/>
        </w:rPr>
        <w:t xml:space="preserve"> חברה לבניין בע"מ</w:t>
      </w:r>
    </w:p>
    <w:p w14:paraId="0DFD37DB" w14:textId="77751866" w:rsidR="00EF2F57" w:rsidRDefault="00EF2F57" w:rsidP="008942AD">
      <w:pPr>
        <w:widowControl w:val="0"/>
        <w:jc w:val="both"/>
        <w:rPr>
          <w:rFonts w:ascii="Times New Roman" w:eastAsia="Times New Roman" w:hAnsi="Times New Roman"/>
          <w:color w:val="008000"/>
          <w:sz w:val="24"/>
          <w:szCs w:val="24"/>
          <w:rtl/>
          <w:lang w:eastAsia="he-IL"/>
        </w:rPr>
      </w:pPr>
      <w:r>
        <w:rPr>
          <w:rFonts w:ascii="Times New Roman" w:eastAsia="Times New Roman" w:hAnsi="Times New Roman" w:hint="cs"/>
          <w:color w:val="008000"/>
          <w:sz w:val="24"/>
          <w:szCs w:val="24"/>
          <w:rtl/>
          <w:lang w:eastAsia="he-IL"/>
        </w:rPr>
        <w:t>512726712</w:t>
      </w:r>
    </w:p>
    <w:p w14:paraId="5D0312C1" w14:textId="77777777" w:rsidR="006558A8" w:rsidRPr="008942AD" w:rsidRDefault="006558A8" w:rsidP="008942AD">
      <w:pPr>
        <w:widowControl w:val="0"/>
        <w:jc w:val="both"/>
        <w:rPr>
          <w:rFonts w:ascii="Times New Roman" w:eastAsia="Times New Roman" w:hAnsi="Times New Roman"/>
          <w:color w:val="008000"/>
          <w:sz w:val="24"/>
          <w:szCs w:val="24"/>
          <w:rtl/>
          <w:lang w:eastAsia="he-IL"/>
        </w:rPr>
      </w:pPr>
    </w:p>
    <w:p w14:paraId="245D72D2"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300AACEB"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249889EA"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0AEFA7FC"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15DE64BC" w14:textId="7D873BB6" w:rsidR="008942AD" w:rsidRPr="008942AD" w:rsidRDefault="008942AD" w:rsidP="00EF2F57">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0613B">
            <w:rPr>
              <w:rFonts w:ascii="Times New Roman" w:eastAsia="Times New Roman" w:hAnsi="Times New Roman"/>
              <w:color w:val="008000"/>
              <w:sz w:val="24"/>
              <w:szCs w:val="24"/>
              <w:rtl/>
              <w:lang w:eastAsia="he-IL"/>
            </w:rPr>
            <w:t>אפרתי מדפיס ניהול פרויקטים בע"מ</w:t>
          </w:r>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0613B">
            <w:rPr>
              <w:rFonts w:ascii="Times New Roman" w:eastAsia="Times New Roman" w:hAnsi="Times New Roman"/>
              <w:color w:val="008000"/>
              <w:sz w:val="24"/>
              <w:szCs w:val="24"/>
              <w:rtl/>
              <w:lang w:eastAsia="he-IL"/>
            </w:rPr>
            <w:t>אפרתי מדפיס ניהול פרויקטים בע"מ</w:t>
          </w:r>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0613B">
            <w:rPr>
              <w:rFonts w:ascii="Times New Roman" w:eastAsia="Times New Roman" w:hAnsi="Times New Roman"/>
              <w:color w:val="008000"/>
              <w:sz w:val="24"/>
              <w:szCs w:val="24"/>
              <w:rtl/>
              <w:lang w:eastAsia="he-IL"/>
            </w:rPr>
            <w:t>אפרתי מדפיס ניהול פרויקטים בע"מ</w:t>
          </w:r>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0FCB4D8D" w14:textId="000CA505"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0613B">
            <w:rPr>
              <w:rFonts w:ascii="Times New Roman" w:eastAsia="Times New Roman" w:hAnsi="Times New Roman"/>
              <w:color w:val="008000"/>
              <w:sz w:val="24"/>
              <w:szCs w:val="24"/>
              <w:rtl/>
              <w:lang w:eastAsia="he-IL"/>
            </w:rPr>
            <w:t>אפרתי מדפיס ניהול פרויקטים בע"מ</w:t>
          </w:r>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0C7E66">
            <w:rPr>
              <w:rFonts w:ascii="Times New Roman" w:eastAsia="Times New Roman" w:hAnsi="Times New Roman" w:hint="cs"/>
              <w:bCs/>
              <w:color w:val="00B0F0"/>
              <w:sz w:val="24"/>
              <w:szCs w:val="24"/>
              <w:rtl/>
              <w:lang w:eastAsia="he-IL"/>
            </w:rPr>
            <w:t>ניהול תיאום</w:t>
          </w:r>
          <w:r w:rsidR="00871C65">
            <w:rPr>
              <w:rFonts w:ascii="Times New Roman" w:eastAsia="Times New Roman" w:hAnsi="Times New Roman" w:hint="cs"/>
              <w:bCs/>
              <w:color w:val="00B0F0"/>
              <w:sz w:val="24"/>
              <w:szCs w:val="24"/>
              <w:rtl/>
              <w:lang w:eastAsia="he-IL"/>
            </w:rPr>
            <w:t xml:space="preserve"> תכנון</w:t>
          </w:r>
          <w:r w:rsidR="000C7E66">
            <w:rPr>
              <w:rFonts w:ascii="Times New Roman" w:eastAsia="Times New Roman" w:hAnsi="Times New Roman" w:hint="cs"/>
              <w:bCs/>
              <w:color w:val="00B0F0"/>
              <w:sz w:val="24"/>
              <w:szCs w:val="24"/>
              <w:rtl/>
              <w:lang w:eastAsia="he-IL"/>
            </w:rPr>
            <w:t xml:space="preserve">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D4FB4">
            <w:rPr>
              <w:rFonts w:ascii="Times New Roman" w:eastAsia="Times New Roman" w:hAnsi="Times New Roman" w:hint="cs"/>
              <w:bCs/>
              <w:color w:val="008000"/>
              <w:sz w:val="24"/>
              <w:szCs w:val="24"/>
              <w:rtl/>
              <w:lang w:eastAsia="he-IL"/>
            </w:rPr>
            <w:t>הכוזרי</w:t>
          </w:r>
        </w:sdtContent>
      </w:sdt>
      <w:r w:rsidRPr="008942AD">
        <w:rPr>
          <w:rFonts w:ascii="Times New Roman" w:eastAsia="Times New Roman" w:hAnsi="Times New Roman" w:hint="cs"/>
          <w:color w:val="008000"/>
          <w:sz w:val="24"/>
          <w:szCs w:val="24"/>
          <w:rtl/>
          <w:lang w:eastAsia="he-IL"/>
        </w:rPr>
        <w:t>.</w:t>
      </w:r>
    </w:p>
    <w:p w14:paraId="056AD81E" w14:textId="4ABB1A06"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0613B">
            <w:rPr>
              <w:rFonts w:ascii="Times New Roman" w:eastAsia="Times New Roman" w:hAnsi="Times New Roman"/>
              <w:color w:val="008000"/>
              <w:sz w:val="24"/>
              <w:szCs w:val="24"/>
              <w:rtl/>
              <w:lang w:eastAsia="he-IL"/>
            </w:rPr>
            <w:t>אפרתי מדפיס ניהול פרויקטים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6EF1ABB8" w14:textId="2179271B"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0613B">
            <w:rPr>
              <w:rFonts w:ascii="Times New Roman" w:eastAsia="Times New Roman" w:hAnsi="Times New Roman"/>
              <w:color w:val="008000"/>
              <w:sz w:val="24"/>
              <w:szCs w:val="24"/>
              <w:rtl/>
              <w:lang w:eastAsia="he-IL"/>
            </w:rPr>
            <w:t>אפרתי מדפיס ניהול פרויקטים בע"מ</w:t>
          </w:r>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4855B438"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1AEFA449"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27C2BB7" w14:textId="06146C18" w:rsidR="008942AD" w:rsidRPr="00EF2F57" w:rsidRDefault="008942AD" w:rsidP="00EF2F57">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50A5E445"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07330E46"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4CB759C9" w14:textId="2316055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30FC635D" w14:textId="5EA42B56"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0613B">
            <w:rPr>
              <w:rFonts w:ascii="Times New Roman" w:eastAsia="Times New Roman" w:hAnsi="Times New Roman"/>
              <w:color w:val="00B0F0"/>
              <w:sz w:val="20"/>
              <w:szCs w:val="24"/>
              <w:u w:val="single"/>
              <w:rtl/>
              <w:lang w:eastAsia="he-IL"/>
            </w:rPr>
            <w:t>אפרתי מדפיס ניהול פרויקטים בע"מ</w:t>
          </w:r>
        </w:sdtContent>
      </w:sdt>
    </w:p>
    <w:p w14:paraId="5D7CBD7A"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157DD13B"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16D08B18"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5974D635"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724A9BD2"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3348CF0F" w14:textId="4E249664" w:rsidR="008942AD" w:rsidRPr="008942AD" w:rsidRDefault="008942AD" w:rsidP="00EF2F57">
      <w:pPr>
        <w:widowControl w:val="0"/>
        <w:rPr>
          <w:rFonts w:ascii="Times New Roman" w:eastAsia="Times New Roman" w:hAnsi="Times New Roman"/>
          <w:bCs/>
          <w:sz w:val="20"/>
          <w:szCs w:val="24"/>
          <w:u w:val="single"/>
          <w:rtl/>
          <w:lang w:eastAsia="he-IL"/>
        </w:rPr>
      </w:pPr>
    </w:p>
    <w:p w14:paraId="0B3C5163"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lastRenderedPageBreak/>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240AFBC3"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5469358A"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6337D6D5"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70399233" w14:textId="77777777" w:rsidR="00801B76" w:rsidRPr="00801B76" w:rsidRDefault="00801B76" w:rsidP="00801B76">
      <w:pPr>
        <w:ind w:left="540" w:hanging="540"/>
        <w:jc w:val="center"/>
        <w:rPr>
          <w:rFonts w:ascii="David" w:eastAsia="Times New Roman" w:hAnsi="David"/>
          <w:sz w:val="24"/>
          <w:szCs w:val="24"/>
          <w:rtl/>
        </w:rPr>
      </w:pPr>
    </w:p>
    <w:p w14:paraId="6BAAB326" w14:textId="77777777" w:rsidR="00801B76" w:rsidRPr="00801B76" w:rsidRDefault="00801B76" w:rsidP="00801B76">
      <w:pPr>
        <w:jc w:val="right"/>
        <w:rPr>
          <w:rFonts w:ascii="David" w:eastAsia="Times New Roman" w:hAnsi="David"/>
          <w:sz w:val="24"/>
          <w:szCs w:val="24"/>
          <w:rtl/>
          <w:lang w:eastAsia="he-IL"/>
        </w:rPr>
      </w:pPr>
      <w:r w:rsidRPr="00801B76">
        <w:rPr>
          <w:rFonts w:ascii="David" w:eastAsia="Times New Roman" w:hAnsi="David" w:hint="eastAsia"/>
          <w:sz w:val="24"/>
          <w:szCs w:val="24"/>
          <w:rtl/>
          <w:lang w:eastAsia="he-IL"/>
        </w:rPr>
        <w:t>תאריך</w:t>
      </w:r>
      <w:r w:rsidRPr="00801B76">
        <w:rPr>
          <w:rFonts w:ascii="David" w:eastAsia="Times New Roman" w:hAnsi="David"/>
          <w:sz w:val="24"/>
          <w:szCs w:val="24"/>
          <w:rtl/>
          <w:lang w:eastAsia="he-IL"/>
        </w:rPr>
        <w:t>: ________________</w:t>
      </w:r>
    </w:p>
    <w:p w14:paraId="0EA7A621"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לכבוד</w:t>
      </w:r>
    </w:p>
    <w:p w14:paraId="509CF410" w14:textId="77777777" w:rsidR="00801B76" w:rsidRPr="00801B76" w:rsidRDefault="00801B76" w:rsidP="00801B76">
      <w:pPr>
        <w:jc w:val="both"/>
        <w:rPr>
          <w:rFonts w:ascii="David" w:eastAsia="Times New Roman" w:hAnsi="David"/>
          <w:b/>
          <w:bCs/>
          <w:sz w:val="24"/>
          <w:szCs w:val="24"/>
          <w:rtl/>
          <w:lang w:eastAsia="he-IL"/>
        </w:rPr>
      </w:pPr>
      <w:r w:rsidRPr="00801B76">
        <w:rPr>
          <w:rFonts w:ascii="David" w:eastAsia="Times New Roman" w:hAnsi="David" w:hint="cs"/>
          <w:b/>
          <w:bCs/>
          <w:sz w:val="24"/>
          <w:szCs w:val="24"/>
          <w:rtl/>
          <w:lang w:eastAsia="he-IL"/>
        </w:rPr>
        <w:t>אפריקה ישראל מגורים בע"מ</w:t>
      </w:r>
    </w:p>
    <w:p w14:paraId="7CD5E30D" w14:textId="77777777" w:rsidR="007324E2" w:rsidRPr="007324E2" w:rsidRDefault="00801B76" w:rsidP="00801B76">
      <w:pPr>
        <w:jc w:val="both"/>
        <w:rPr>
          <w:rFonts w:ascii="David" w:eastAsia="Times New Roman" w:hAnsi="David"/>
          <w:b/>
          <w:bCs/>
          <w:sz w:val="24"/>
          <w:szCs w:val="24"/>
          <w:rtl/>
          <w:lang w:eastAsia="he-IL"/>
        </w:rPr>
      </w:pPr>
      <w:r w:rsidRPr="007324E2">
        <w:rPr>
          <w:rFonts w:ascii="David" w:eastAsia="Times New Roman" w:hAnsi="David" w:hint="cs"/>
          <w:b/>
          <w:bCs/>
          <w:sz w:val="24"/>
          <w:szCs w:val="24"/>
          <w:rtl/>
          <w:lang w:eastAsia="he-IL"/>
        </w:rPr>
        <w:t xml:space="preserve">מרח' יהונתן נתניהו 1ג', אור-יהודה </w:t>
      </w:r>
    </w:p>
    <w:p w14:paraId="561074A0" w14:textId="25B15D1A" w:rsidR="007324E2" w:rsidRDefault="007324E2" w:rsidP="007324E2">
      <w:pPr>
        <w:widowControl w:val="0"/>
        <w:jc w:val="both"/>
        <w:rPr>
          <w:rFonts w:ascii="David" w:eastAsia="Times New Roman" w:hAnsi="David"/>
          <w:b/>
          <w:bCs/>
          <w:sz w:val="24"/>
          <w:szCs w:val="24"/>
          <w:rtl/>
          <w:lang w:eastAsia="he-IL"/>
        </w:rPr>
      </w:pPr>
      <w:proofErr w:type="spellStart"/>
      <w:r w:rsidRPr="007324E2">
        <w:rPr>
          <w:rFonts w:ascii="David" w:eastAsia="Times New Roman" w:hAnsi="David" w:hint="cs"/>
          <w:b/>
          <w:bCs/>
          <w:sz w:val="24"/>
          <w:szCs w:val="24"/>
          <w:rtl/>
          <w:lang w:eastAsia="he-IL"/>
        </w:rPr>
        <w:t>ומצלאוי</w:t>
      </w:r>
      <w:proofErr w:type="spellEnd"/>
      <w:r w:rsidRPr="007324E2">
        <w:rPr>
          <w:rFonts w:ascii="David" w:eastAsia="Times New Roman" w:hAnsi="David" w:hint="cs"/>
          <w:b/>
          <w:bCs/>
          <w:sz w:val="24"/>
          <w:szCs w:val="24"/>
          <w:rtl/>
          <w:lang w:eastAsia="he-IL"/>
        </w:rPr>
        <w:t xml:space="preserve"> חברה לבניין בע"מ</w:t>
      </w:r>
    </w:p>
    <w:p w14:paraId="2A42A1DC" w14:textId="11EB65A4" w:rsidR="007324E2" w:rsidRPr="007324E2" w:rsidRDefault="007324E2" w:rsidP="007324E2">
      <w:pPr>
        <w:widowControl w:val="0"/>
        <w:jc w:val="both"/>
        <w:rPr>
          <w:rFonts w:ascii="David" w:eastAsia="Times New Roman" w:hAnsi="David"/>
          <w:b/>
          <w:bCs/>
          <w:sz w:val="24"/>
          <w:szCs w:val="24"/>
          <w:rtl/>
          <w:lang w:eastAsia="he-IL"/>
        </w:rPr>
      </w:pPr>
      <w:r>
        <w:rPr>
          <w:rFonts w:ascii="David" w:eastAsia="Times New Roman" w:hAnsi="David" w:hint="cs"/>
          <w:b/>
          <w:bCs/>
          <w:sz w:val="24"/>
          <w:szCs w:val="24"/>
          <w:rtl/>
          <w:lang w:eastAsia="he-IL"/>
        </w:rPr>
        <w:t>מ</w:t>
      </w:r>
      <w:r w:rsidRPr="007324E2">
        <w:rPr>
          <w:rFonts w:ascii="David" w:eastAsia="Times New Roman" w:hAnsi="David" w:hint="cs"/>
          <w:b/>
          <w:bCs/>
          <w:sz w:val="24"/>
          <w:szCs w:val="24"/>
          <w:rtl/>
          <w:lang w:eastAsia="he-IL"/>
        </w:rPr>
        <w:t xml:space="preserve">דרך רפאל איתן 1, </w:t>
      </w:r>
      <w:proofErr w:type="spellStart"/>
      <w:r w:rsidRPr="007324E2">
        <w:rPr>
          <w:rFonts w:ascii="David" w:eastAsia="Times New Roman" w:hAnsi="David" w:hint="cs"/>
          <w:b/>
          <w:bCs/>
          <w:sz w:val="24"/>
          <w:szCs w:val="24"/>
          <w:rtl/>
          <w:lang w:eastAsia="he-IL"/>
        </w:rPr>
        <w:t>קרית</w:t>
      </w:r>
      <w:proofErr w:type="spellEnd"/>
      <w:r w:rsidRPr="007324E2">
        <w:rPr>
          <w:rFonts w:ascii="David" w:eastAsia="Times New Roman" w:hAnsi="David" w:hint="cs"/>
          <w:b/>
          <w:bCs/>
          <w:sz w:val="24"/>
          <w:szCs w:val="24"/>
          <w:rtl/>
          <w:lang w:eastAsia="he-IL"/>
        </w:rPr>
        <w:t xml:space="preserve"> אונו</w:t>
      </w:r>
    </w:p>
    <w:p w14:paraId="304BECDE" w14:textId="5056F365" w:rsidR="00801B76" w:rsidRPr="00801B76" w:rsidRDefault="007324E2" w:rsidP="007324E2">
      <w:pPr>
        <w:jc w:val="both"/>
        <w:rPr>
          <w:rFonts w:ascii="David" w:eastAsia="Times New Roman" w:hAnsi="David"/>
          <w:b/>
          <w:bCs/>
          <w:sz w:val="24"/>
          <w:szCs w:val="24"/>
          <w:u w:val="single"/>
          <w:rtl/>
          <w:lang w:eastAsia="he-IL"/>
        </w:rPr>
      </w:pPr>
      <w:r w:rsidRPr="00801B76">
        <w:rPr>
          <w:rFonts w:ascii="David" w:eastAsia="Times New Roman" w:hAnsi="David" w:hint="cs"/>
          <w:b/>
          <w:bCs/>
          <w:sz w:val="24"/>
          <w:szCs w:val="24"/>
          <w:u w:val="single"/>
          <w:rtl/>
          <w:lang w:eastAsia="he-IL"/>
        </w:rPr>
        <w:t xml:space="preserve"> </w:t>
      </w:r>
      <w:r w:rsidR="00801B76" w:rsidRPr="00801B76">
        <w:rPr>
          <w:rFonts w:ascii="David" w:eastAsia="Times New Roman" w:hAnsi="David" w:hint="cs"/>
          <w:b/>
          <w:bCs/>
          <w:sz w:val="24"/>
          <w:szCs w:val="24"/>
          <w:u w:val="single"/>
          <w:rtl/>
          <w:lang w:eastAsia="he-IL"/>
        </w:rPr>
        <w:t>(להלן: "החברה")</w:t>
      </w:r>
    </w:p>
    <w:p w14:paraId="6BCADF6E" w14:textId="77777777" w:rsidR="00801B76" w:rsidRPr="00801B76" w:rsidRDefault="00801B76" w:rsidP="00801B76">
      <w:pPr>
        <w:jc w:val="both"/>
        <w:rPr>
          <w:rFonts w:ascii="David" w:eastAsia="Times New Roman" w:hAnsi="David"/>
          <w:sz w:val="24"/>
          <w:szCs w:val="24"/>
          <w:rtl/>
          <w:lang w:eastAsia="he-IL"/>
        </w:rPr>
      </w:pPr>
    </w:p>
    <w:p w14:paraId="60EA768B" w14:textId="77777777" w:rsidR="00801B76" w:rsidRPr="00801B76" w:rsidRDefault="00801B76" w:rsidP="00801B76">
      <w:pPr>
        <w:jc w:val="both"/>
        <w:rPr>
          <w:rFonts w:ascii="David" w:eastAsia="Times New Roman" w:hAnsi="David"/>
          <w:sz w:val="24"/>
          <w:szCs w:val="24"/>
          <w:rtl/>
          <w:lang w:eastAsia="he-IL"/>
        </w:rPr>
      </w:pPr>
      <w:proofErr w:type="spellStart"/>
      <w:r w:rsidRPr="00801B76">
        <w:rPr>
          <w:rFonts w:ascii="David" w:eastAsia="Times New Roman" w:hAnsi="David" w:hint="eastAsia"/>
          <w:sz w:val="24"/>
          <w:szCs w:val="24"/>
          <w:rtl/>
          <w:lang w:eastAsia="he-IL"/>
        </w:rPr>
        <w:t>א</w:t>
      </w:r>
      <w:r w:rsidRPr="00801B76">
        <w:rPr>
          <w:rFonts w:ascii="David" w:eastAsia="Times New Roman" w:hAnsi="David"/>
          <w:sz w:val="24"/>
          <w:szCs w:val="24"/>
          <w:rtl/>
          <w:lang w:eastAsia="he-IL"/>
        </w:rPr>
        <w:t>.ג.נ</w:t>
      </w:r>
      <w:proofErr w:type="spellEnd"/>
      <w:r w:rsidRPr="00801B76">
        <w:rPr>
          <w:rFonts w:ascii="David" w:eastAsia="Times New Roman" w:hAnsi="David"/>
          <w:sz w:val="24"/>
          <w:szCs w:val="24"/>
          <w:rtl/>
          <w:lang w:eastAsia="he-IL"/>
        </w:rPr>
        <w:t>.,</w:t>
      </w:r>
    </w:p>
    <w:p w14:paraId="1DD2AECE" w14:textId="77777777" w:rsidR="00801B76" w:rsidRPr="00801B76" w:rsidRDefault="00801B76" w:rsidP="00801B76">
      <w:pPr>
        <w:ind w:left="720"/>
        <w:jc w:val="both"/>
        <w:rPr>
          <w:rFonts w:ascii="David" w:eastAsia="Times New Roman" w:hAnsi="David"/>
          <w:sz w:val="24"/>
          <w:szCs w:val="24"/>
          <w:rtl/>
          <w:lang w:eastAsia="he-IL"/>
        </w:rPr>
      </w:pPr>
    </w:p>
    <w:p w14:paraId="3688D56D" w14:textId="77777777" w:rsidR="00801B76" w:rsidRPr="00801B76" w:rsidRDefault="00801B76" w:rsidP="00801B76">
      <w:pPr>
        <w:ind w:left="720"/>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הנדון</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r>
      <w:r w:rsidRPr="00801B76">
        <w:rPr>
          <w:rFonts w:ascii="David" w:eastAsia="Times New Roman" w:hAnsi="David" w:hint="eastAsia"/>
          <w:sz w:val="24"/>
          <w:szCs w:val="24"/>
          <w:rtl/>
          <w:lang w:eastAsia="he-IL"/>
        </w:rPr>
        <w:t>מבוטחנו</w:t>
      </w:r>
      <w:r w:rsidRPr="00801B76">
        <w:rPr>
          <w:rFonts w:ascii="David" w:eastAsia="Times New Roman" w:hAnsi="David"/>
          <w:sz w:val="24"/>
          <w:szCs w:val="24"/>
          <w:rtl/>
          <w:lang w:eastAsia="he-IL"/>
        </w:rPr>
        <w:t xml:space="preserve">: _____________________ (להלן: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היועץ</w:t>
      </w:r>
      <w:r w:rsidRPr="00801B76">
        <w:rPr>
          <w:rFonts w:ascii="David" w:eastAsia="Times New Roman" w:hAnsi="David"/>
          <w:b/>
          <w:bCs/>
          <w:sz w:val="24"/>
          <w:szCs w:val="24"/>
          <w:rtl/>
          <w:lang w:eastAsia="he-IL"/>
        </w:rPr>
        <w:t>"</w:t>
      </w:r>
      <w:r w:rsidRPr="00801B76">
        <w:rPr>
          <w:rFonts w:ascii="David" w:eastAsia="Times New Roman" w:hAnsi="David"/>
          <w:sz w:val="24"/>
          <w:szCs w:val="24"/>
          <w:rtl/>
          <w:lang w:eastAsia="he-IL"/>
        </w:rPr>
        <w:t>)</w:t>
      </w:r>
    </w:p>
    <w:p w14:paraId="3A70801A" w14:textId="77777777" w:rsidR="00801B76" w:rsidRPr="00801B76" w:rsidRDefault="00801B76" w:rsidP="00801B76">
      <w:pPr>
        <w:ind w:left="720"/>
        <w:jc w:val="both"/>
        <w:rPr>
          <w:rFonts w:ascii="David" w:eastAsia="Times New Roman" w:hAnsi="David"/>
          <w:sz w:val="24"/>
          <w:szCs w:val="24"/>
          <w:rtl/>
          <w:lang w:eastAsia="he-IL"/>
        </w:rPr>
      </w:pPr>
      <w:r w:rsidRPr="00801B76">
        <w:rPr>
          <w:rFonts w:ascii="David" w:eastAsia="Times New Roman" w:hAnsi="David"/>
          <w:sz w:val="24"/>
          <w:szCs w:val="24"/>
          <w:rtl/>
          <w:lang w:eastAsia="he-IL"/>
        </w:rPr>
        <w:tab/>
      </w:r>
      <w:r w:rsidRPr="00801B76">
        <w:rPr>
          <w:rFonts w:ascii="David" w:eastAsia="Times New Roman" w:hAnsi="David" w:hint="eastAsia"/>
          <w:sz w:val="24"/>
          <w:szCs w:val="24"/>
          <w:rtl/>
          <w:lang w:eastAsia="he-IL"/>
        </w:rPr>
        <w:t>אישור</w:t>
      </w:r>
      <w:r w:rsidRPr="00801B76">
        <w:rPr>
          <w:rFonts w:ascii="David" w:eastAsia="Times New Roman" w:hAnsi="David"/>
          <w:sz w:val="24"/>
          <w:szCs w:val="24"/>
          <w:rtl/>
          <w:lang w:eastAsia="he-IL"/>
        </w:rPr>
        <w:t xml:space="preserve"> עריכת פוליסות ביטוח בקשר להסכם מיום __</w:t>
      </w:r>
      <w:r w:rsidRPr="00801B76">
        <w:rPr>
          <w:rFonts w:ascii="David" w:eastAsia="Times New Roman" w:hAnsi="David" w:hint="cs"/>
          <w:sz w:val="24"/>
          <w:szCs w:val="24"/>
          <w:rtl/>
          <w:lang w:eastAsia="he-IL"/>
        </w:rPr>
        <w:t>_</w:t>
      </w:r>
      <w:r w:rsidRPr="00801B76">
        <w:rPr>
          <w:rFonts w:ascii="David" w:eastAsia="Times New Roman" w:hAnsi="David"/>
          <w:sz w:val="24"/>
          <w:szCs w:val="24"/>
          <w:rtl/>
          <w:lang w:eastAsia="he-IL"/>
        </w:rPr>
        <w:t>______</w:t>
      </w:r>
      <w:r w:rsidRPr="00801B76">
        <w:rPr>
          <w:rFonts w:ascii="David" w:eastAsia="Times New Roman" w:hAnsi="David" w:hint="cs"/>
          <w:sz w:val="24"/>
          <w:szCs w:val="24"/>
          <w:rtl/>
          <w:lang w:eastAsia="he-IL"/>
        </w:rPr>
        <w:t>____</w:t>
      </w:r>
    </w:p>
    <w:p w14:paraId="08EF468E" w14:textId="77777777" w:rsidR="00801B76" w:rsidRPr="00801B76" w:rsidRDefault="00801B76" w:rsidP="00801B76">
      <w:pPr>
        <w:ind w:left="1440"/>
        <w:rPr>
          <w:rFonts w:ascii="David" w:eastAsia="Times New Roman" w:hAnsi="David"/>
          <w:sz w:val="24"/>
          <w:szCs w:val="24"/>
          <w:rtl/>
          <w:lang w:eastAsia="he-IL"/>
        </w:rPr>
      </w:pPr>
      <w:r w:rsidRPr="00801B76">
        <w:rPr>
          <w:rFonts w:ascii="David" w:eastAsia="Times New Roman" w:hAnsi="David"/>
          <w:sz w:val="24"/>
          <w:szCs w:val="24"/>
          <w:rtl/>
          <w:lang w:eastAsia="he-IL"/>
        </w:rPr>
        <w:t>ל</w:t>
      </w:r>
      <w:r w:rsidRPr="00801B76">
        <w:rPr>
          <w:rFonts w:ascii="David" w:eastAsia="Times New Roman" w:hAnsi="David" w:hint="cs"/>
          <w:sz w:val="24"/>
          <w:szCs w:val="24"/>
          <w:rtl/>
          <w:lang w:eastAsia="he-IL"/>
        </w:rPr>
        <w:t>מתן שירותי ______________________</w:t>
      </w:r>
      <w:r w:rsidRPr="00801B76">
        <w:rPr>
          <w:rFonts w:ascii="David" w:eastAsia="Times New Roman" w:hAnsi="David"/>
          <w:sz w:val="24"/>
          <w:szCs w:val="24"/>
          <w:rtl/>
          <w:lang w:eastAsia="he-IL"/>
        </w:rPr>
        <w:t xml:space="preserve"> (להלן: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w:t>
      </w:r>
      <w:r w:rsidRPr="00801B76">
        <w:rPr>
          <w:rFonts w:ascii="David" w:eastAsia="Times New Roman" w:hAnsi="David" w:hint="cs"/>
          <w:b/>
          <w:bCs/>
          <w:sz w:val="24"/>
          <w:szCs w:val="24"/>
          <w:rtl/>
          <w:lang w:eastAsia="he-IL"/>
        </w:rPr>
        <w:t>שירותים</w:t>
      </w:r>
      <w:r w:rsidRPr="00801B76">
        <w:rPr>
          <w:rFonts w:ascii="David" w:eastAsia="Times New Roman" w:hAnsi="David"/>
          <w:b/>
          <w:bCs/>
          <w:sz w:val="24"/>
          <w:szCs w:val="24"/>
          <w:rtl/>
          <w:lang w:eastAsia="he-IL"/>
        </w:rPr>
        <w:t xml:space="preserve">" </w:t>
      </w:r>
      <w:r w:rsidRPr="00801B76">
        <w:rPr>
          <w:rFonts w:ascii="David" w:eastAsia="Times New Roman" w:hAnsi="David" w:hint="eastAsia"/>
          <w:sz w:val="24"/>
          <w:szCs w:val="24"/>
          <w:rtl/>
          <w:lang w:eastAsia="he-IL"/>
        </w:rPr>
        <w:t>ו</w:t>
      </w:r>
      <w:r w:rsidRPr="00801B76">
        <w:rPr>
          <w:rFonts w:ascii="David" w:eastAsia="Times New Roman" w:hAnsi="David"/>
          <w:sz w:val="24"/>
          <w:szCs w:val="24"/>
          <w:rtl/>
          <w:lang w:eastAsia="he-IL"/>
        </w:rPr>
        <w:t xml:space="preserve">/או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ההסכם</w:t>
      </w:r>
      <w:r w:rsidRPr="00801B76">
        <w:rPr>
          <w:rFonts w:ascii="David" w:eastAsia="Times New Roman" w:hAnsi="David"/>
          <w:b/>
          <w:bCs/>
          <w:sz w:val="24"/>
          <w:szCs w:val="24"/>
          <w:rtl/>
          <w:lang w:eastAsia="he-IL"/>
        </w:rPr>
        <w:t>"</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לפי</w:t>
      </w:r>
      <w:r w:rsidRPr="00801B76">
        <w:rPr>
          <w:rFonts w:ascii="David" w:eastAsia="Times New Roman" w:hAnsi="David"/>
          <w:sz w:val="24"/>
          <w:szCs w:val="24"/>
          <w:rtl/>
          <w:lang w:eastAsia="he-IL"/>
        </w:rPr>
        <w:t xml:space="preserve"> העניין)</w:t>
      </w:r>
    </w:p>
    <w:p w14:paraId="5E7278A5" w14:textId="77777777" w:rsidR="00801B76" w:rsidRPr="00801B76" w:rsidRDefault="00801B76" w:rsidP="00801B76">
      <w:pPr>
        <w:jc w:val="both"/>
        <w:rPr>
          <w:rFonts w:ascii="David" w:eastAsia="Times New Roman" w:hAnsi="David"/>
          <w:sz w:val="24"/>
          <w:szCs w:val="24"/>
          <w:rtl/>
          <w:lang w:eastAsia="he-IL"/>
        </w:rPr>
      </w:pPr>
    </w:p>
    <w:p w14:paraId="688B4195" w14:textId="77777777" w:rsidR="00801B76" w:rsidRPr="00801B76" w:rsidRDefault="00801B76" w:rsidP="00801B76">
      <w:pPr>
        <w:jc w:val="both"/>
        <w:rPr>
          <w:rFonts w:ascii="David" w:eastAsia="Times New Roman" w:hAnsi="David"/>
          <w:sz w:val="24"/>
          <w:szCs w:val="24"/>
          <w:lang w:eastAsia="he-IL"/>
        </w:rPr>
      </w:pPr>
    </w:p>
    <w:p w14:paraId="415FE3B2"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מאשרים בזאת כי החל מיום ________ ועד ליום ________ ערכנו את הביטוחים המפורטים להלן בגין פעילות ה</w:t>
      </w:r>
      <w:r w:rsidRPr="00801B76">
        <w:rPr>
          <w:rFonts w:ascii="David" w:eastAsia="Times New Roman" w:hAnsi="David" w:hint="cs"/>
          <w:sz w:val="24"/>
          <w:szCs w:val="24"/>
          <w:rtl/>
          <w:lang w:eastAsia="he-IL"/>
        </w:rPr>
        <w:t>יועץ</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לרבות</w:t>
      </w:r>
      <w:r w:rsidRPr="00801B76">
        <w:rPr>
          <w:rFonts w:ascii="David" w:eastAsia="Times New Roman" w:hAnsi="David"/>
          <w:sz w:val="24"/>
          <w:szCs w:val="24"/>
          <w:rtl/>
          <w:lang w:eastAsia="he-IL"/>
        </w:rPr>
        <w:t xml:space="preserve"> ב</w:t>
      </w:r>
      <w:r w:rsidRPr="00801B76">
        <w:rPr>
          <w:rFonts w:ascii="David" w:eastAsia="Times New Roman" w:hAnsi="David" w:hint="cs"/>
          <w:sz w:val="24"/>
          <w:szCs w:val="24"/>
          <w:rtl/>
          <w:lang w:eastAsia="he-IL"/>
        </w:rPr>
        <w:t>גין השירותים הניתנים</w:t>
      </w:r>
      <w:r w:rsidRPr="00801B76">
        <w:rPr>
          <w:rFonts w:ascii="David" w:eastAsia="Times New Roman" w:hAnsi="David" w:hint="cs"/>
          <w:b/>
          <w:bCs/>
          <w:sz w:val="24"/>
          <w:szCs w:val="24"/>
          <w:rtl/>
          <w:lang w:eastAsia="he-IL"/>
        </w:rPr>
        <w:t xml:space="preserve"> </w:t>
      </w:r>
      <w:r w:rsidRPr="00801B76">
        <w:rPr>
          <w:rFonts w:ascii="David" w:eastAsia="Times New Roman" w:hAnsi="David" w:hint="cs"/>
          <w:sz w:val="24"/>
          <w:szCs w:val="24"/>
          <w:rtl/>
          <w:lang w:eastAsia="he-IL"/>
        </w:rPr>
        <w:t>לחברה</w:t>
      </w:r>
      <w:r w:rsidRPr="00801B76">
        <w:rPr>
          <w:rFonts w:ascii="David" w:eastAsia="Times New Roman" w:hAnsi="David"/>
          <w:sz w:val="24"/>
          <w:szCs w:val="24"/>
          <w:rtl/>
          <w:lang w:eastAsia="he-IL"/>
        </w:rPr>
        <w:t>:-</w:t>
      </w:r>
    </w:p>
    <w:p w14:paraId="16AEF317" w14:textId="77777777" w:rsidR="00801B76" w:rsidRPr="00801B76" w:rsidRDefault="00801B76" w:rsidP="00801B76">
      <w:pPr>
        <w:jc w:val="both"/>
        <w:rPr>
          <w:rFonts w:ascii="David" w:eastAsia="Times New Roman" w:hAnsi="David"/>
          <w:sz w:val="24"/>
          <w:szCs w:val="24"/>
          <w:rtl/>
          <w:lang w:eastAsia="he-IL"/>
        </w:rPr>
      </w:pPr>
    </w:p>
    <w:p w14:paraId="50B08183" w14:textId="77777777" w:rsidR="00801B76" w:rsidRPr="00801B76" w:rsidRDefault="00801B76" w:rsidP="00801B76">
      <w:pPr>
        <w:keepNext/>
        <w:ind w:left="720" w:hanging="720"/>
        <w:jc w:val="both"/>
        <w:outlineLvl w:val="0"/>
        <w:rPr>
          <w:rFonts w:ascii="David" w:eastAsia="Arial Unicode MS" w:hAnsi="David"/>
          <w:sz w:val="24"/>
          <w:szCs w:val="24"/>
          <w:rtl/>
          <w:lang w:eastAsia="he-IL"/>
        </w:rPr>
      </w:pPr>
      <w:r w:rsidRPr="00801B76">
        <w:rPr>
          <w:rFonts w:ascii="David" w:eastAsia="Times New Roman" w:hAnsi="David" w:hint="cs"/>
          <w:sz w:val="24"/>
          <w:szCs w:val="24"/>
          <w:rtl/>
          <w:lang w:eastAsia="he-IL"/>
        </w:rPr>
        <w:t>1.</w:t>
      </w:r>
      <w:r w:rsidRPr="00801B76">
        <w:rPr>
          <w:rFonts w:ascii="David" w:eastAsia="Times New Roman" w:hAnsi="David" w:hint="cs"/>
          <w:sz w:val="24"/>
          <w:szCs w:val="24"/>
          <w:rtl/>
          <w:lang w:eastAsia="he-IL"/>
        </w:rPr>
        <w:tab/>
      </w:r>
      <w:r w:rsidRPr="00801B76">
        <w:rPr>
          <w:rFonts w:ascii="David" w:eastAsia="Times New Roman" w:hAnsi="David" w:hint="eastAsia"/>
          <w:b/>
          <w:bCs/>
          <w:sz w:val="24"/>
          <w:szCs w:val="24"/>
          <w:u w:val="single"/>
          <w:rtl/>
          <w:lang w:eastAsia="he-IL"/>
        </w:rPr>
        <w:t>ביטוח</w:t>
      </w:r>
      <w:r w:rsidRPr="00801B76">
        <w:rPr>
          <w:rFonts w:ascii="David" w:eastAsia="Times New Roman" w:hAnsi="David"/>
          <w:b/>
          <w:bCs/>
          <w:sz w:val="24"/>
          <w:szCs w:val="24"/>
          <w:u w:val="single"/>
          <w:rtl/>
          <w:lang w:eastAsia="he-IL"/>
        </w:rPr>
        <w:t xml:space="preserve"> אחריות מקצועית</w:t>
      </w:r>
      <w:r w:rsidRPr="00801B76">
        <w:rPr>
          <w:rFonts w:ascii="David" w:eastAsia="Times New Roman" w:hAnsi="David" w:hint="cs"/>
          <w:sz w:val="24"/>
          <w:szCs w:val="24"/>
          <w:rtl/>
          <w:lang w:eastAsia="he-IL"/>
        </w:rPr>
        <w:t xml:space="preserve"> </w:t>
      </w:r>
      <w:r w:rsidRPr="00801B76">
        <w:rPr>
          <w:rFonts w:ascii="David" w:eastAsia="Times New Roman" w:hAnsi="David" w:hint="eastAsia"/>
          <w:sz w:val="24"/>
          <w:szCs w:val="24"/>
          <w:rtl/>
          <w:lang w:eastAsia="he-IL"/>
        </w:rPr>
        <w:t>לכיסוי</w:t>
      </w:r>
      <w:r w:rsidRPr="00801B76">
        <w:rPr>
          <w:rFonts w:ascii="David" w:eastAsia="Times New Roman" w:hAnsi="David"/>
          <w:sz w:val="24"/>
          <w:szCs w:val="24"/>
          <w:rtl/>
          <w:lang w:eastAsia="he-IL"/>
        </w:rPr>
        <w:t xml:space="preserve"> אחריותו ש</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היועץ </w:t>
      </w:r>
      <w:r w:rsidRPr="00801B76">
        <w:rPr>
          <w:rFonts w:ascii="David" w:eastAsia="Times New Roman" w:hAnsi="David" w:hint="eastAsia"/>
          <w:sz w:val="24"/>
          <w:szCs w:val="24"/>
          <w:rtl/>
          <w:lang w:eastAsia="he-IL"/>
        </w:rPr>
        <w:t>על</w:t>
      </w:r>
      <w:r w:rsidRPr="00801B76">
        <w:rPr>
          <w:rFonts w:ascii="David" w:eastAsia="Times New Roman" w:hAnsi="David"/>
          <w:sz w:val="24"/>
          <w:szCs w:val="24"/>
          <w:rtl/>
          <w:lang w:eastAsia="he-IL"/>
        </w:rPr>
        <w:t xml:space="preserve"> פי דין בגין אובדן ו/או נזק העלולים להיגרם לכל אדם ו/או גוף כלשהו </w:t>
      </w:r>
      <w:r w:rsidRPr="00801B76">
        <w:rPr>
          <w:rFonts w:ascii="David" w:eastAsia="Times New Roman" w:hAnsi="David" w:hint="cs"/>
          <w:sz w:val="24"/>
          <w:szCs w:val="24"/>
          <w:rtl/>
          <w:lang w:eastAsia="he-IL"/>
        </w:rPr>
        <w:t>(</w:t>
      </w:r>
      <w:r w:rsidRPr="00801B76">
        <w:rPr>
          <w:rFonts w:ascii="David" w:eastAsia="Times New Roman" w:hAnsi="David"/>
          <w:sz w:val="24"/>
          <w:szCs w:val="24"/>
          <w:rtl/>
          <w:lang w:eastAsia="he-IL"/>
        </w:rPr>
        <w:t xml:space="preserve">לרבות </w:t>
      </w:r>
      <w:r w:rsidRPr="00801B76">
        <w:rPr>
          <w:rFonts w:ascii="David" w:eastAsia="Times New Roman" w:hAnsi="David" w:hint="cs"/>
          <w:sz w:val="24"/>
          <w:szCs w:val="24"/>
          <w:rtl/>
          <w:lang w:eastAsia="he-IL"/>
        </w:rPr>
        <w:t>במפורש</w:t>
      </w:r>
      <w:r w:rsidRPr="00801B76">
        <w:rPr>
          <w:rFonts w:ascii="David" w:eastAsia="Times New Roman" w:hAnsi="David"/>
          <w:sz w:val="24"/>
          <w:szCs w:val="24"/>
          <w:rtl/>
          <w:lang w:eastAsia="he-IL"/>
        </w:rPr>
        <w:t xml:space="preserve"> </w:t>
      </w:r>
      <w:r w:rsidRPr="00801B76">
        <w:rPr>
          <w:rFonts w:ascii="David" w:eastAsia="Times New Roman" w:hAnsi="David" w:hint="cs"/>
          <w:sz w:val="24"/>
          <w:szCs w:val="24"/>
          <w:rtl/>
          <w:lang w:eastAsia="he-IL"/>
        </w:rPr>
        <w:t>ל</w:t>
      </w:r>
      <w:r w:rsidRPr="00801B76">
        <w:rPr>
          <w:rFonts w:ascii="David" w:eastAsia="Times New Roman" w:hAnsi="David"/>
          <w:sz w:val="24"/>
          <w:szCs w:val="24"/>
          <w:rtl/>
          <w:lang w:eastAsia="he-IL"/>
        </w:rPr>
        <w:t>חברה</w:t>
      </w:r>
      <w:r w:rsidRPr="00801B76">
        <w:rPr>
          <w:rFonts w:ascii="David" w:eastAsia="Times New Roman" w:hAnsi="David" w:hint="cs"/>
          <w:sz w:val="24"/>
          <w:szCs w:val="24"/>
          <w:rtl/>
          <w:lang w:eastAsia="he-IL"/>
        </w:rPr>
        <w:t>)</w:t>
      </w:r>
      <w:r w:rsidRPr="00801B76">
        <w:rPr>
          <w:rFonts w:ascii="David" w:eastAsia="Times New Roman" w:hAnsi="David"/>
          <w:sz w:val="24"/>
          <w:szCs w:val="24"/>
          <w:rtl/>
          <w:lang w:eastAsia="he-IL"/>
        </w:rPr>
        <w:t xml:space="preserve">, כתוצאה ממעשה ו/או מחדל מקצועי של </w:t>
      </w:r>
      <w:r w:rsidRPr="00801B76">
        <w:rPr>
          <w:rFonts w:ascii="David" w:eastAsia="Times New Roman" w:hAnsi="David" w:hint="eastAsia"/>
          <w:sz w:val="24"/>
          <w:szCs w:val="24"/>
          <w:rtl/>
          <w:lang w:eastAsia="he-IL"/>
        </w:rPr>
        <w:t>היועץ</w:t>
      </w:r>
      <w:r w:rsidRPr="00801B76">
        <w:rPr>
          <w:rFonts w:ascii="David" w:eastAsia="Times New Roman" w:hAnsi="David"/>
          <w:sz w:val="24"/>
          <w:szCs w:val="24"/>
          <w:rtl/>
          <w:lang w:eastAsia="he-IL"/>
        </w:rPr>
        <w:t xml:space="preserve"> ו/או עובדיו ו/או מי מטעמו לרבות טעות ו/או השמטה בקשר עם מתן השירותים, </w:t>
      </w:r>
      <w:r w:rsidRPr="00801B76">
        <w:rPr>
          <w:rFonts w:ascii="David" w:eastAsia="Times New Roman" w:hAnsi="David" w:hint="eastAsia"/>
          <w:sz w:val="24"/>
          <w:szCs w:val="24"/>
          <w:rtl/>
          <w:lang w:eastAsia="he-IL"/>
        </w:rPr>
        <w:t>בגבולות</w:t>
      </w:r>
      <w:r w:rsidRPr="00801B76">
        <w:rPr>
          <w:rFonts w:ascii="David" w:eastAsia="Times New Roman" w:hAnsi="David"/>
          <w:sz w:val="24"/>
          <w:szCs w:val="24"/>
          <w:rtl/>
          <w:lang w:eastAsia="he-IL"/>
        </w:rPr>
        <w:t xml:space="preserve"> אחריות של </w:t>
      </w:r>
      <w:r w:rsidRPr="00801B76">
        <w:rPr>
          <w:rFonts w:ascii="David" w:eastAsia="Times New Roman" w:hAnsi="David" w:hint="cs"/>
          <w:sz w:val="24"/>
          <w:szCs w:val="24"/>
          <w:rtl/>
          <w:lang w:eastAsia="he-IL"/>
        </w:rPr>
        <w:t xml:space="preserve">4,000,000 ₪ </w:t>
      </w:r>
      <w:r w:rsidRPr="00801B76">
        <w:rPr>
          <w:rFonts w:ascii="David" w:eastAsia="Times New Roman" w:hAnsi="David"/>
          <w:sz w:val="24"/>
          <w:szCs w:val="24"/>
          <w:rtl/>
          <w:lang w:eastAsia="he-IL"/>
        </w:rPr>
        <w:t xml:space="preserve">למקרה ובמצטבר לתקופת </w:t>
      </w:r>
      <w:r w:rsidRPr="00801B76">
        <w:rPr>
          <w:rFonts w:ascii="David" w:eastAsia="Times New Roman" w:hAnsi="David" w:hint="cs"/>
          <w:sz w:val="24"/>
          <w:szCs w:val="24"/>
          <w:rtl/>
          <w:lang w:eastAsia="he-IL"/>
        </w:rPr>
        <w:t>ה</w:t>
      </w:r>
      <w:r w:rsidRPr="00801B76">
        <w:rPr>
          <w:rFonts w:ascii="David" w:eastAsia="Times New Roman" w:hAnsi="David"/>
          <w:sz w:val="24"/>
          <w:szCs w:val="24"/>
          <w:rtl/>
          <w:lang w:eastAsia="he-IL"/>
        </w:rPr>
        <w:t xml:space="preserve">ביטוח. הביטוח אינו </w:t>
      </w:r>
      <w:r w:rsidRPr="00801B76">
        <w:rPr>
          <w:rFonts w:ascii="David" w:eastAsia="Times New Roman" w:hAnsi="David" w:hint="eastAsia"/>
          <w:sz w:val="24"/>
          <w:szCs w:val="24"/>
          <w:rtl/>
          <w:lang w:eastAsia="he-IL"/>
        </w:rPr>
        <w:t>כולל</w:t>
      </w:r>
      <w:r w:rsidRPr="00801B76">
        <w:rPr>
          <w:rFonts w:ascii="David" w:eastAsia="Times New Roman" w:hAnsi="David"/>
          <w:sz w:val="24"/>
          <w:szCs w:val="24"/>
          <w:rtl/>
          <w:lang w:eastAsia="he-IL"/>
        </w:rPr>
        <w:t xml:space="preserve"> כל סייג בדבר אובדן שימוש ו/או עיכוב בעקבות מקרה ביטוח, אובדן ו/או שחזור </w:t>
      </w:r>
      <w:r w:rsidRPr="00801B76">
        <w:rPr>
          <w:rFonts w:ascii="David" w:eastAsia="Times New Roman" w:hAnsi="David" w:hint="eastAsia"/>
          <w:sz w:val="24"/>
          <w:szCs w:val="24"/>
          <w:rtl/>
          <w:lang w:eastAsia="he-IL"/>
        </w:rPr>
        <w:t>מסמכים</w:t>
      </w:r>
      <w:r w:rsidRPr="00801B76">
        <w:rPr>
          <w:rFonts w:ascii="David" w:eastAsia="Times New Roman" w:hAnsi="David"/>
          <w:sz w:val="24"/>
          <w:szCs w:val="24"/>
          <w:rtl/>
          <w:lang w:eastAsia="he-IL"/>
        </w:rPr>
        <w:t xml:space="preserve">, הפרת סודיות ואי יושר של עובדים. </w:t>
      </w:r>
    </w:p>
    <w:p w14:paraId="1E65555C" w14:textId="77777777" w:rsidR="00801B76" w:rsidRPr="00801B76" w:rsidRDefault="00801B76" w:rsidP="00801B76">
      <w:pPr>
        <w:tabs>
          <w:tab w:val="left" w:pos="8306"/>
        </w:tabs>
        <w:snapToGrid w:val="0"/>
        <w:ind w:left="720"/>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הביטוח</w:t>
      </w:r>
      <w:r w:rsidRPr="00801B76">
        <w:rPr>
          <w:rFonts w:ascii="David" w:eastAsia="Times New Roman" w:hAnsi="David"/>
          <w:sz w:val="24"/>
          <w:szCs w:val="24"/>
          <w:rtl/>
          <w:lang w:eastAsia="he-IL"/>
        </w:rPr>
        <w:t xml:space="preserve"> הינו בעל תחולה רטרואקטיבית </w:t>
      </w:r>
      <w:r w:rsidRPr="00801B76">
        <w:rPr>
          <w:rFonts w:ascii="David" w:eastAsia="Times New Roman" w:hAnsi="David" w:hint="eastAsia"/>
          <w:sz w:val="24"/>
          <w:szCs w:val="24"/>
          <w:rtl/>
          <w:lang w:eastAsia="he-IL"/>
        </w:rPr>
        <w:t>מיום</w:t>
      </w:r>
      <w:r w:rsidRPr="00801B76">
        <w:rPr>
          <w:rFonts w:ascii="David" w:eastAsia="Times New Roman" w:hAnsi="David"/>
          <w:sz w:val="24"/>
          <w:szCs w:val="24"/>
          <w:rtl/>
          <w:lang w:eastAsia="he-IL"/>
        </w:rPr>
        <w:t xml:space="preserve"> תחילת מתן השירותים, אף אם ניתנו בטרם נחתם ההסכם אך לא לפני התאריך _________ (להלן: </w:t>
      </w:r>
      <w:r w:rsidRPr="00801B76">
        <w:rPr>
          <w:rFonts w:ascii="David" w:eastAsia="Times New Roman" w:hAnsi="David"/>
          <w:b/>
          <w:bCs/>
          <w:sz w:val="24"/>
          <w:szCs w:val="24"/>
          <w:rtl/>
          <w:lang w:eastAsia="he-IL"/>
        </w:rPr>
        <w:t>"</w:t>
      </w:r>
      <w:r w:rsidRPr="00801B76">
        <w:rPr>
          <w:rFonts w:ascii="David" w:eastAsia="Times New Roman" w:hAnsi="David" w:hint="eastAsia"/>
          <w:b/>
          <w:bCs/>
          <w:sz w:val="24"/>
          <w:szCs w:val="24"/>
          <w:rtl/>
          <w:lang w:eastAsia="he-IL"/>
        </w:rPr>
        <w:t>התאריך</w:t>
      </w:r>
      <w:r w:rsidRPr="00801B76">
        <w:rPr>
          <w:rFonts w:ascii="David" w:eastAsia="Times New Roman" w:hAnsi="David"/>
          <w:b/>
          <w:bCs/>
          <w:sz w:val="24"/>
          <w:szCs w:val="24"/>
          <w:rtl/>
          <w:lang w:eastAsia="he-IL"/>
        </w:rPr>
        <w:t xml:space="preserve"> הרטרואקטיבי"</w:t>
      </w:r>
      <w:r w:rsidRPr="00801B76">
        <w:rPr>
          <w:rFonts w:ascii="David" w:eastAsia="Times New Roman" w:hAnsi="David"/>
          <w:sz w:val="24"/>
          <w:szCs w:val="24"/>
          <w:rtl/>
          <w:lang w:eastAsia="he-IL"/>
        </w:rPr>
        <w:t xml:space="preserve">), וכולל תקופת גילוי </w:t>
      </w:r>
      <w:r w:rsidRPr="00801B76">
        <w:rPr>
          <w:rFonts w:ascii="David" w:eastAsia="Times New Roman" w:hAnsi="David" w:hint="eastAsia"/>
          <w:sz w:val="24"/>
          <w:szCs w:val="24"/>
          <w:rtl/>
          <w:lang w:eastAsia="he-IL"/>
        </w:rPr>
        <w:t>מורחבת</w:t>
      </w:r>
      <w:r w:rsidRPr="00801B76">
        <w:rPr>
          <w:rFonts w:ascii="David" w:eastAsia="Times New Roman" w:hAnsi="David"/>
          <w:sz w:val="24"/>
          <w:szCs w:val="24"/>
          <w:rtl/>
          <w:lang w:eastAsia="he-IL"/>
        </w:rPr>
        <w:t xml:space="preserve"> של </w:t>
      </w:r>
      <w:r w:rsidRPr="00801B76">
        <w:rPr>
          <w:rFonts w:ascii="David" w:eastAsia="Times New Roman" w:hAnsi="David" w:hint="cs"/>
          <w:sz w:val="24"/>
          <w:szCs w:val="24"/>
          <w:rtl/>
          <w:lang w:eastAsia="he-IL"/>
        </w:rPr>
        <w:t>6</w:t>
      </w:r>
      <w:r w:rsidRPr="00801B76">
        <w:rPr>
          <w:rFonts w:ascii="David" w:eastAsia="Times New Roman" w:hAnsi="David"/>
          <w:sz w:val="24"/>
          <w:szCs w:val="24"/>
          <w:rtl/>
          <w:lang w:eastAsia="he-IL"/>
        </w:rPr>
        <w:t xml:space="preserve"> חודשים.</w:t>
      </w:r>
    </w:p>
    <w:p w14:paraId="30886AF0" w14:textId="77777777" w:rsidR="00801B76" w:rsidRPr="00801B76" w:rsidRDefault="00801B76" w:rsidP="00801B76">
      <w:pPr>
        <w:tabs>
          <w:tab w:val="left" w:pos="8306"/>
        </w:tabs>
        <w:snapToGrid w:val="0"/>
        <w:ind w:left="720"/>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הביטוח</w:t>
      </w:r>
      <w:r w:rsidRPr="00801B76">
        <w:rPr>
          <w:rFonts w:ascii="David" w:eastAsia="Times New Roman" w:hAnsi="David"/>
          <w:sz w:val="24"/>
          <w:szCs w:val="24"/>
          <w:rtl/>
          <w:lang w:eastAsia="he-IL"/>
        </w:rPr>
        <w:t xml:space="preserve"> כאמור הורחב לכלול את </w:t>
      </w:r>
      <w:r w:rsidRPr="00801B76">
        <w:rPr>
          <w:rFonts w:ascii="David" w:eastAsia="Times New Roman" w:hAnsi="David" w:hint="eastAsia"/>
          <w:sz w:val="24"/>
          <w:szCs w:val="24"/>
          <w:rtl/>
          <w:lang w:eastAsia="he-IL"/>
        </w:rPr>
        <w:t xml:space="preserve">החברה </w:t>
      </w:r>
      <w:r w:rsidRPr="00801B76">
        <w:rPr>
          <w:rFonts w:ascii="David" w:eastAsia="Times New Roman" w:hAnsi="David"/>
          <w:sz w:val="24"/>
          <w:szCs w:val="24"/>
          <w:rtl/>
          <w:lang w:eastAsia="he-IL"/>
        </w:rPr>
        <w:t xml:space="preserve">כמבוטח נוסף לעניין אחריותה למעשי ו/או מחדלי היועץ ו/או עובדיו ו/או מי </w:t>
      </w:r>
      <w:r w:rsidRPr="00801B76">
        <w:rPr>
          <w:rFonts w:ascii="David" w:eastAsia="Times New Roman" w:hAnsi="David" w:hint="eastAsia"/>
          <w:sz w:val="24"/>
          <w:szCs w:val="24"/>
          <w:rtl/>
          <w:lang w:eastAsia="he-IL"/>
        </w:rPr>
        <w:t>מטעמו</w:t>
      </w:r>
      <w:r w:rsidRPr="00801B76">
        <w:rPr>
          <w:rFonts w:ascii="David" w:eastAsia="Times New Roman" w:hAnsi="David"/>
          <w:sz w:val="24"/>
          <w:szCs w:val="24"/>
          <w:rtl/>
          <w:lang w:eastAsia="he-IL"/>
        </w:rPr>
        <w:t xml:space="preserve">, בכפוף לסעיף אחריות צולבת לפיו ייחשב הביטוח כאילו נערך בנפרד עבור כל אחד </w:t>
      </w:r>
      <w:r w:rsidRPr="00801B76">
        <w:rPr>
          <w:rFonts w:ascii="David" w:eastAsia="Times New Roman" w:hAnsi="David" w:hint="eastAsia"/>
          <w:sz w:val="24"/>
          <w:szCs w:val="24"/>
          <w:rtl/>
          <w:lang w:eastAsia="he-IL"/>
        </w:rPr>
        <w:t>מיחידי</w:t>
      </w:r>
      <w:r w:rsidRPr="00801B76">
        <w:rPr>
          <w:rFonts w:ascii="David" w:eastAsia="Times New Roman" w:hAnsi="David"/>
          <w:sz w:val="24"/>
          <w:szCs w:val="24"/>
          <w:rtl/>
          <w:lang w:eastAsia="he-IL"/>
        </w:rPr>
        <w:t xml:space="preserve"> המבוטח. ואולם, מובהר כי הפוליסה אינה מכסה את אחריותה המקצועית של החברה </w:t>
      </w:r>
      <w:r w:rsidRPr="00801B76">
        <w:rPr>
          <w:rFonts w:ascii="David" w:eastAsia="Times New Roman" w:hAnsi="David" w:hint="eastAsia"/>
          <w:sz w:val="24"/>
          <w:szCs w:val="24"/>
          <w:rtl/>
          <w:lang w:eastAsia="he-IL"/>
        </w:rPr>
        <w:t>כלפי</w:t>
      </w:r>
      <w:r w:rsidRPr="00801B76">
        <w:rPr>
          <w:rFonts w:ascii="David" w:eastAsia="Times New Roman" w:hAnsi="David"/>
          <w:sz w:val="24"/>
          <w:szCs w:val="24"/>
          <w:rtl/>
          <w:lang w:eastAsia="he-IL"/>
        </w:rPr>
        <w:t xml:space="preserve"> היועץ.</w:t>
      </w:r>
    </w:p>
    <w:p w14:paraId="7C7B3BB8" w14:textId="77777777" w:rsidR="00801B76" w:rsidRPr="00801B76" w:rsidRDefault="00801B76" w:rsidP="00801B76">
      <w:pPr>
        <w:jc w:val="both"/>
        <w:rPr>
          <w:rFonts w:ascii="David" w:eastAsia="Times New Roman" w:hAnsi="David"/>
          <w:sz w:val="24"/>
          <w:szCs w:val="24"/>
          <w:rtl/>
          <w:lang w:eastAsia="he-IL"/>
        </w:rPr>
      </w:pPr>
    </w:p>
    <w:p w14:paraId="1EAF0D70" w14:textId="77777777" w:rsidR="00801B76" w:rsidRPr="00801B76" w:rsidRDefault="00801B76" w:rsidP="00801B76">
      <w:pPr>
        <w:ind w:left="720" w:hanging="720"/>
        <w:jc w:val="both"/>
        <w:rPr>
          <w:rFonts w:ascii="David" w:eastAsia="Times New Roman" w:hAnsi="David"/>
          <w:sz w:val="24"/>
          <w:szCs w:val="24"/>
          <w:rtl/>
          <w:lang w:eastAsia="he-IL"/>
        </w:rPr>
      </w:pPr>
      <w:r w:rsidRPr="00801B76">
        <w:rPr>
          <w:rFonts w:ascii="David" w:eastAsia="Times New Roman" w:hAnsi="David" w:hint="cs"/>
          <w:sz w:val="24"/>
          <w:szCs w:val="24"/>
          <w:rtl/>
          <w:lang w:eastAsia="he-IL"/>
        </w:rPr>
        <w:t>2</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r>
      <w:r w:rsidRPr="00801B76">
        <w:rPr>
          <w:rFonts w:ascii="David" w:eastAsia="Times New Roman" w:hAnsi="David" w:hint="eastAsia"/>
          <w:b/>
          <w:bCs/>
          <w:sz w:val="24"/>
          <w:szCs w:val="24"/>
          <w:u w:val="single"/>
          <w:rtl/>
          <w:lang w:eastAsia="he-IL"/>
        </w:rPr>
        <w:t>ביטוח</w:t>
      </w:r>
      <w:r w:rsidRPr="00801B76">
        <w:rPr>
          <w:rFonts w:ascii="David" w:eastAsia="Times New Roman" w:hAnsi="David"/>
          <w:b/>
          <w:bCs/>
          <w:sz w:val="24"/>
          <w:szCs w:val="24"/>
          <w:u w:val="single"/>
          <w:rtl/>
          <w:lang w:eastAsia="he-IL"/>
        </w:rPr>
        <w:t xml:space="preserve"> אחריות מעבידים</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לכיסוי</w:t>
      </w:r>
      <w:r w:rsidRPr="00801B76">
        <w:rPr>
          <w:rFonts w:ascii="David" w:eastAsia="Times New Roman" w:hAnsi="David"/>
          <w:sz w:val="24"/>
          <w:szCs w:val="24"/>
          <w:rtl/>
          <w:lang w:eastAsia="he-IL"/>
        </w:rPr>
        <w:t xml:space="preserve"> </w:t>
      </w:r>
      <w:proofErr w:type="spellStart"/>
      <w:r w:rsidRPr="00801B76">
        <w:rPr>
          <w:rFonts w:ascii="David" w:eastAsia="Times New Roman" w:hAnsi="David" w:hint="eastAsia"/>
          <w:sz w:val="24"/>
          <w:szCs w:val="24"/>
          <w:rtl/>
          <w:lang w:eastAsia="he-IL"/>
        </w:rPr>
        <w:t>חבותו</w:t>
      </w:r>
      <w:proofErr w:type="spellEnd"/>
      <w:r w:rsidRPr="00801B76">
        <w:rPr>
          <w:rFonts w:ascii="David" w:eastAsia="Times New Roman" w:hAnsi="David"/>
          <w:sz w:val="24"/>
          <w:szCs w:val="24"/>
          <w:rtl/>
          <w:lang w:eastAsia="he-IL"/>
        </w:rPr>
        <w:t xml:space="preserve"> של היועץ על פי פקודת </w:t>
      </w:r>
      <w:proofErr w:type="spellStart"/>
      <w:r w:rsidRPr="00801B76">
        <w:rPr>
          <w:rFonts w:ascii="David" w:eastAsia="Times New Roman" w:hAnsi="David"/>
          <w:sz w:val="24"/>
          <w:szCs w:val="24"/>
          <w:rtl/>
          <w:lang w:eastAsia="he-IL"/>
        </w:rPr>
        <w:t>הנזיקין</w:t>
      </w:r>
      <w:proofErr w:type="spellEnd"/>
      <w:r w:rsidRPr="00801B76">
        <w:rPr>
          <w:rFonts w:ascii="David" w:eastAsia="Times New Roman" w:hAnsi="David"/>
          <w:sz w:val="24"/>
          <w:szCs w:val="24"/>
          <w:rtl/>
          <w:lang w:eastAsia="he-IL"/>
        </w:rPr>
        <w:t xml:space="preserve"> [נוסח חדש] ו/או חוק האחריות למוצרים פגומים, התש"</w:t>
      </w:r>
      <w:r w:rsidRPr="00801B76">
        <w:rPr>
          <w:rFonts w:ascii="David" w:eastAsia="Times New Roman" w:hAnsi="David" w:hint="eastAsia"/>
          <w:sz w:val="24"/>
          <w:szCs w:val="24"/>
          <w:rtl/>
          <w:lang w:eastAsia="he-IL"/>
        </w:rPr>
        <w:t>ם</w:t>
      </w:r>
      <w:r w:rsidRPr="00801B76">
        <w:rPr>
          <w:rFonts w:ascii="David" w:eastAsia="Times New Roman" w:hAnsi="David"/>
          <w:sz w:val="24"/>
          <w:szCs w:val="24"/>
          <w:rtl/>
          <w:lang w:eastAsia="he-IL"/>
        </w:rPr>
        <w:t xml:space="preserve">-1980 </w:t>
      </w:r>
      <w:r w:rsidRPr="00801B76">
        <w:rPr>
          <w:rFonts w:ascii="David" w:eastAsia="Times New Roman" w:hAnsi="David" w:hint="eastAsia"/>
          <w:sz w:val="24"/>
          <w:szCs w:val="24"/>
          <w:rtl/>
          <w:lang w:eastAsia="he-IL"/>
        </w:rPr>
        <w:t>כלפי</w:t>
      </w:r>
      <w:r w:rsidRPr="00801B76">
        <w:rPr>
          <w:rFonts w:ascii="David" w:eastAsia="Times New Roman" w:hAnsi="David"/>
          <w:sz w:val="24"/>
          <w:szCs w:val="24"/>
          <w:rtl/>
          <w:lang w:eastAsia="he-IL"/>
        </w:rPr>
        <w:t xml:space="preserve"> </w:t>
      </w:r>
      <w:r w:rsidRPr="00801B76">
        <w:rPr>
          <w:rFonts w:ascii="David" w:eastAsia="Times New Roman" w:hAnsi="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801B76">
        <w:rPr>
          <w:rFonts w:ascii="David" w:eastAsia="Times New Roman" w:hAnsi="David"/>
          <w:sz w:val="24"/>
          <w:szCs w:val="24"/>
          <w:rtl/>
          <w:lang w:eastAsia="he-IL"/>
        </w:rPr>
        <w:t>בגבולות אחריות של</w:t>
      </w:r>
      <w:r w:rsidRPr="00801B76">
        <w:rPr>
          <w:rFonts w:ascii="David" w:eastAsia="Times New Roman" w:hAnsi="David" w:hint="cs"/>
          <w:sz w:val="24"/>
          <w:szCs w:val="24"/>
          <w:rtl/>
          <w:lang w:eastAsia="he-IL"/>
        </w:rPr>
        <w:t xml:space="preserve"> 20,000,000 ₪ לתובע, </w:t>
      </w:r>
      <w:r w:rsidRPr="00801B76">
        <w:rPr>
          <w:rFonts w:ascii="David" w:eastAsia="Times New Roman" w:hAnsi="David" w:hint="eastAsia"/>
          <w:sz w:val="24"/>
          <w:szCs w:val="24"/>
          <w:rtl/>
          <w:lang w:eastAsia="he-IL"/>
        </w:rPr>
        <w:t>למקרה</w:t>
      </w:r>
      <w:r w:rsidRPr="00801B76">
        <w:rPr>
          <w:rFonts w:ascii="David" w:eastAsia="Times New Roman" w:hAnsi="David"/>
          <w:sz w:val="24"/>
          <w:szCs w:val="24"/>
          <w:rtl/>
          <w:lang w:eastAsia="he-IL"/>
        </w:rPr>
        <w:t xml:space="preserve"> ובמצטבר ל</w:t>
      </w:r>
      <w:r w:rsidRPr="00801B76">
        <w:rPr>
          <w:rFonts w:ascii="David" w:eastAsia="Times New Roman" w:hAnsi="David" w:hint="cs"/>
          <w:sz w:val="24"/>
          <w:szCs w:val="24"/>
          <w:rtl/>
          <w:lang w:eastAsia="he-IL"/>
        </w:rPr>
        <w:t>תקופת הביטוח</w:t>
      </w:r>
      <w:r w:rsidRPr="00801B76">
        <w:rPr>
          <w:rFonts w:ascii="David" w:eastAsia="Times New Roman" w:hAnsi="David"/>
          <w:sz w:val="24"/>
          <w:szCs w:val="24"/>
          <w:rtl/>
          <w:lang w:eastAsia="he-IL"/>
        </w:rPr>
        <w:t xml:space="preserve">. הביטוח אינו כולל כל סייג בדבר </w:t>
      </w:r>
      <w:r w:rsidRPr="00801B76">
        <w:rPr>
          <w:rFonts w:ascii="David" w:eastAsia="Times New Roman" w:hAnsi="David" w:hint="cs"/>
          <w:sz w:val="24"/>
          <w:szCs w:val="24"/>
          <w:rtl/>
          <w:lang w:eastAsia="he-IL"/>
        </w:rPr>
        <w:t xml:space="preserve">שעות עבודה, העסקת נוער וכן בדבר </w:t>
      </w:r>
      <w:r w:rsidRPr="00801B76">
        <w:rPr>
          <w:rFonts w:ascii="David" w:eastAsia="Times New Roman" w:hAnsi="David"/>
          <w:sz w:val="24"/>
          <w:szCs w:val="24"/>
          <w:rtl/>
          <w:lang w:eastAsia="he-IL"/>
        </w:rPr>
        <w:t xml:space="preserve">חבות היועץ כלפי קבלנים, </w:t>
      </w:r>
      <w:r w:rsidRPr="00801B76">
        <w:rPr>
          <w:rFonts w:ascii="David" w:eastAsia="Times New Roman" w:hAnsi="David" w:hint="eastAsia"/>
          <w:sz w:val="24"/>
          <w:szCs w:val="24"/>
          <w:rtl/>
          <w:lang w:eastAsia="he-IL"/>
        </w:rPr>
        <w:t>קבלני</w:t>
      </w:r>
      <w:r w:rsidRPr="00801B76">
        <w:rPr>
          <w:rFonts w:ascii="David" w:eastAsia="Times New Roman" w:hAnsi="David"/>
          <w:sz w:val="24"/>
          <w:szCs w:val="24"/>
          <w:rtl/>
          <w:lang w:eastAsia="he-IL"/>
        </w:rPr>
        <w:t xml:space="preserve"> משנה ועובדיהם</w:t>
      </w:r>
      <w:r w:rsidRPr="00801B76">
        <w:rPr>
          <w:rFonts w:ascii="David" w:eastAsia="Times New Roman" w:hAnsi="David" w:hint="cs"/>
          <w:sz w:val="24"/>
          <w:szCs w:val="24"/>
          <w:rtl/>
          <w:lang w:eastAsia="he-IL"/>
        </w:rPr>
        <w:t xml:space="preserve"> היה וייחשבו לעובדי היועץ</w:t>
      </w:r>
      <w:r w:rsidRPr="00801B76">
        <w:rPr>
          <w:rFonts w:ascii="David" w:eastAsia="Times New Roman" w:hAnsi="David"/>
          <w:sz w:val="24"/>
          <w:szCs w:val="24"/>
          <w:rtl/>
          <w:lang w:eastAsia="he-IL"/>
        </w:rPr>
        <w:t>. הביטוח מורחב ל</w:t>
      </w:r>
      <w:r w:rsidRPr="00801B76">
        <w:rPr>
          <w:rFonts w:ascii="David" w:eastAsia="Times New Roman" w:hAnsi="David" w:hint="cs"/>
          <w:sz w:val="24"/>
          <w:szCs w:val="24"/>
          <w:rtl/>
          <w:lang w:eastAsia="he-IL"/>
        </w:rPr>
        <w:t xml:space="preserve">שפות את החברה </w:t>
      </w:r>
      <w:r w:rsidRPr="00801B76">
        <w:rPr>
          <w:rFonts w:ascii="David" w:eastAsia="Times New Roman" w:hAnsi="David"/>
          <w:sz w:val="24"/>
          <w:szCs w:val="24"/>
          <w:rtl/>
          <w:lang w:eastAsia="he-IL"/>
        </w:rPr>
        <w:t xml:space="preserve">היה ותיחשב למעביד של </w:t>
      </w:r>
      <w:r w:rsidRPr="00801B76">
        <w:rPr>
          <w:rFonts w:ascii="David" w:eastAsia="Times New Roman" w:hAnsi="David" w:hint="eastAsia"/>
          <w:sz w:val="24"/>
          <w:szCs w:val="24"/>
          <w:rtl/>
          <w:lang w:eastAsia="he-IL"/>
        </w:rPr>
        <w:t>מי</w:t>
      </w:r>
      <w:r w:rsidRPr="00801B76">
        <w:rPr>
          <w:rFonts w:ascii="David" w:eastAsia="Times New Roman" w:hAnsi="David"/>
          <w:sz w:val="24"/>
          <w:szCs w:val="24"/>
          <w:rtl/>
          <w:lang w:eastAsia="he-IL"/>
        </w:rPr>
        <w:t xml:space="preserve"> מ</w:t>
      </w:r>
      <w:r w:rsidRPr="00801B76">
        <w:rPr>
          <w:rFonts w:ascii="David" w:eastAsia="Times New Roman" w:hAnsi="David" w:hint="cs"/>
          <w:sz w:val="24"/>
          <w:szCs w:val="24"/>
          <w:rtl/>
          <w:lang w:eastAsia="he-IL"/>
        </w:rPr>
        <w:t>עובדי</w:t>
      </w:r>
      <w:r w:rsidRPr="00801B76">
        <w:rPr>
          <w:rFonts w:ascii="David" w:eastAsia="Times New Roman" w:hAnsi="David"/>
          <w:sz w:val="24"/>
          <w:szCs w:val="24"/>
          <w:rtl/>
          <w:lang w:eastAsia="he-IL"/>
        </w:rPr>
        <w:t xml:space="preserve"> היועץ או אם ייקבע כי היא נושאת באחריות </w:t>
      </w:r>
      <w:proofErr w:type="spellStart"/>
      <w:r w:rsidRPr="00801B76">
        <w:rPr>
          <w:rFonts w:ascii="David" w:eastAsia="Times New Roman" w:hAnsi="David"/>
          <w:sz w:val="24"/>
          <w:szCs w:val="24"/>
          <w:rtl/>
          <w:lang w:eastAsia="he-IL"/>
        </w:rPr>
        <w:t>שילוחית</w:t>
      </w:r>
      <w:proofErr w:type="spellEnd"/>
      <w:r w:rsidRPr="00801B76">
        <w:rPr>
          <w:rFonts w:ascii="David" w:eastAsia="Times New Roman" w:hAnsi="David"/>
          <w:sz w:val="24"/>
          <w:szCs w:val="24"/>
          <w:rtl/>
          <w:lang w:eastAsia="he-IL"/>
        </w:rPr>
        <w:t xml:space="preserve"> לעניין חבות היועץ כלפי </w:t>
      </w:r>
      <w:r w:rsidRPr="00801B76">
        <w:rPr>
          <w:rFonts w:ascii="David" w:eastAsia="Times New Roman" w:hAnsi="David" w:hint="eastAsia"/>
          <w:sz w:val="24"/>
          <w:szCs w:val="24"/>
          <w:rtl/>
          <w:lang w:eastAsia="he-IL"/>
        </w:rPr>
        <w:t>מי</w:t>
      </w:r>
      <w:r w:rsidRPr="00801B76">
        <w:rPr>
          <w:rFonts w:ascii="David" w:eastAsia="Times New Roman" w:hAnsi="David"/>
          <w:sz w:val="24"/>
          <w:szCs w:val="24"/>
          <w:rtl/>
          <w:lang w:eastAsia="he-IL"/>
        </w:rPr>
        <w:t xml:space="preserve"> מ</w:t>
      </w:r>
      <w:r w:rsidRPr="00801B76">
        <w:rPr>
          <w:rFonts w:ascii="David" w:eastAsia="Times New Roman" w:hAnsi="David" w:hint="cs"/>
          <w:sz w:val="24"/>
          <w:szCs w:val="24"/>
          <w:rtl/>
          <w:lang w:eastAsia="he-IL"/>
        </w:rPr>
        <w:t>עובדיו</w:t>
      </w:r>
      <w:r w:rsidRPr="00801B76">
        <w:rPr>
          <w:rFonts w:ascii="David" w:eastAsia="Times New Roman" w:hAnsi="David"/>
          <w:sz w:val="24"/>
          <w:szCs w:val="24"/>
          <w:rtl/>
          <w:lang w:eastAsia="he-IL"/>
        </w:rPr>
        <w:t>.</w:t>
      </w:r>
    </w:p>
    <w:p w14:paraId="3CA34473" w14:textId="77777777" w:rsidR="00801B76" w:rsidRPr="00801B76" w:rsidRDefault="00801B76" w:rsidP="00801B76">
      <w:pPr>
        <w:jc w:val="both"/>
        <w:rPr>
          <w:rFonts w:ascii="David" w:eastAsia="Times New Roman" w:hAnsi="David"/>
          <w:sz w:val="24"/>
          <w:szCs w:val="24"/>
          <w:rtl/>
          <w:lang w:eastAsia="he-IL"/>
        </w:rPr>
      </w:pPr>
    </w:p>
    <w:p w14:paraId="5E85C38C" w14:textId="77777777" w:rsidR="00801B76" w:rsidRPr="00801B76" w:rsidRDefault="00801B76" w:rsidP="00801B76">
      <w:pPr>
        <w:spacing w:line="240" w:lineRule="exact"/>
        <w:ind w:left="720" w:hanging="720"/>
        <w:jc w:val="both"/>
        <w:rPr>
          <w:rFonts w:ascii="David" w:eastAsia="Times New Roman" w:hAnsi="David"/>
          <w:sz w:val="24"/>
          <w:szCs w:val="24"/>
          <w:rtl/>
          <w:lang w:eastAsia="he-IL"/>
        </w:rPr>
      </w:pPr>
      <w:r w:rsidRPr="00801B76">
        <w:rPr>
          <w:rFonts w:ascii="David" w:eastAsia="Times New Roman" w:hAnsi="David" w:hint="cs"/>
          <w:sz w:val="24"/>
          <w:szCs w:val="24"/>
          <w:rtl/>
          <w:lang w:eastAsia="he-IL"/>
        </w:rPr>
        <w:t>3</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r>
      <w:r w:rsidRPr="00801B76">
        <w:rPr>
          <w:rFonts w:ascii="David" w:eastAsia="Times New Roman" w:hAnsi="David" w:hint="eastAsia"/>
          <w:b/>
          <w:bCs/>
          <w:sz w:val="24"/>
          <w:szCs w:val="24"/>
          <w:u w:val="single"/>
          <w:rtl/>
          <w:lang w:eastAsia="he-IL"/>
        </w:rPr>
        <w:t>ביטוח</w:t>
      </w:r>
      <w:r w:rsidRPr="00801B76">
        <w:rPr>
          <w:rFonts w:ascii="David" w:eastAsia="Times New Roman" w:hAnsi="David"/>
          <w:b/>
          <w:bCs/>
          <w:sz w:val="24"/>
          <w:szCs w:val="24"/>
          <w:u w:val="single"/>
          <w:rtl/>
          <w:lang w:eastAsia="he-IL"/>
        </w:rPr>
        <w:t xml:space="preserve"> אחריות כלפי צד שלישי</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לכיסוי</w:t>
      </w:r>
      <w:r w:rsidRPr="00801B76">
        <w:rPr>
          <w:rFonts w:ascii="David" w:eastAsia="Times New Roman" w:hAnsi="David"/>
          <w:sz w:val="24"/>
          <w:szCs w:val="24"/>
          <w:rtl/>
          <w:lang w:eastAsia="he-IL"/>
        </w:rPr>
        <w:t xml:space="preserve"> אחריות היועץ על פי דין </w:t>
      </w:r>
      <w:r w:rsidRPr="00801B76">
        <w:rPr>
          <w:rFonts w:ascii="David" w:eastAsia="Times New Roman" w:hAnsi="David" w:hint="eastAsia"/>
          <w:sz w:val="24"/>
          <w:szCs w:val="24"/>
          <w:rtl/>
          <w:lang w:eastAsia="he-IL"/>
        </w:rPr>
        <w:t>בגין</w:t>
      </w:r>
      <w:r w:rsidRPr="00801B76">
        <w:rPr>
          <w:rFonts w:ascii="David" w:eastAsia="Times New Roman" w:hAnsi="David"/>
          <w:sz w:val="24"/>
          <w:szCs w:val="24"/>
          <w:rtl/>
          <w:lang w:eastAsia="he-IL"/>
        </w:rPr>
        <w:t xml:space="preserve"> פגיעה ו/או נזק העלולים להיגרם לגופו ו/או לרכושו של כל אדם ו/או גוף כלשהו </w:t>
      </w:r>
      <w:r w:rsidRPr="00801B76">
        <w:rPr>
          <w:rFonts w:ascii="David" w:eastAsia="Times New Roman" w:hAnsi="David" w:hint="cs"/>
          <w:sz w:val="24"/>
          <w:szCs w:val="24"/>
          <w:rtl/>
          <w:lang w:eastAsia="he-IL"/>
        </w:rPr>
        <w:t>(</w:t>
      </w:r>
      <w:r w:rsidRPr="00801B76">
        <w:rPr>
          <w:rFonts w:ascii="David" w:eastAsia="Times New Roman" w:hAnsi="David" w:hint="eastAsia"/>
          <w:sz w:val="24"/>
          <w:szCs w:val="24"/>
          <w:rtl/>
          <w:lang w:eastAsia="he-IL"/>
        </w:rPr>
        <w:t>לרבות</w:t>
      </w:r>
      <w:r w:rsidRPr="00801B76">
        <w:rPr>
          <w:rFonts w:ascii="David" w:eastAsia="Times New Roman" w:hAnsi="David"/>
          <w:sz w:val="24"/>
          <w:szCs w:val="24"/>
          <w:rtl/>
          <w:lang w:eastAsia="he-IL"/>
        </w:rPr>
        <w:t xml:space="preserve"> </w:t>
      </w:r>
      <w:r w:rsidRPr="00801B76">
        <w:rPr>
          <w:rFonts w:ascii="David" w:eastAsia="Times New Roman" w:hAnsi="David" w:hint="cs"/>
          <w:sz w:val="24"/>
          <w:szCs w:val="24"/>
          <w:rtl/>
          <w:lang w:eastAsia="he-IL"/>
        </w:rPr>
        <w:t>במפורש החברה)</w:t>
      </w:r>
      <w:r w:rsidRPr="00801B76">
        <w:rPr>
          <w:rFonts w:ascii="David" w:eastAsia="Times New Roman" w:hAnsi="David"/>
          <w:sz w:val="24"/>
          <w:szCs w:val="24"/>
          <w:rtl/>
          <w:lang w:eastAsia="he-IL"/>
        </w:rPr>
        <w:t>, בג</w:t>
      </w:r>
      <w:r w:rsidRPr="00801B76">
        <w:rPr>
          <w:rFonts w:ascii="David" w:eastAsia="Times New Roman" w:hAnsi="David" w:hint="eastAsia"/>
          <w:sz w:val="24"/>
          <w:szCs w:val="24"/>
          <w:rtl/>
          <w:lang w:eastAsia="he-IL"/>
        </w:rPr>
        <w:t>בולות</w:t>
      </w:r>
      <w:r w:rsidRPr="00801B76">
        <w:rPr>
          <w:rFonts w:ascii="David" w:eastAsia="Times New Roman" w:hAnsi="David"/>
          <w:sz w:val="24"/>
          <w:szCs w:val="24"/>
          <w:rtl/>
          <w:lang w:eastAsia="he-IL"/>
        </w:rPr>
        <w:t xml:space="preserve"> אחריות של </w:t>
      </w:r>
      <w:r w:rsidRPr="00801B76">
        <w:rPr>
          <w:rFonts w:ascii="David" w:eastAsia="Times New Roman" w:hAnsi="David" w:hint="cs"/>
          <w:sz w:val="24"/>
          <w:szCs w:val="24"/>
          <w:rtl/>
          <w:lang w:eastAsia="he-IL"/>
        </w:rPr>
        <w:t xml:space="preserve">4,000,000 ₪ </w:t>
      </w:r>
      <w:r w:rsidRPr="00801B76">
        <w:rPr>
          <w:rFonts w:ascii="David" w:eastAsia="Times New Roman" w:hAnsi="David"/>
          <w:sz w:val="24"/>
          <w:szCs w:val="24"/>
          <w:rtl/>
          <w:lang w:eastAsia="he-IL"/>
        </w:rPr>
        <w:t xml:space="preserve">למקרה ובמצטבר לתקופת </w:t>
      </w:r>
      <w:r w:rsidRPr="00801B76">
        <w:rPr>
          <w:rFonts w:ascii="David" w:eastAsia="Times New Roman" w:hAnsi="David" w:hint="eastAsia"/>
          <w:sz w:val="24"/>
          <w:szCs w:val="24"/>
          <w:rtl/>
          <w:lang w:eastAsia="he-IL"/>
        </w:rPr>
        <w:t>ביטוח</w:t>
      </w:r>
      <w:r w:rsidRPr="00801B76">
        <w:rPr>
          <w:rFonts w:ascii="David" w:eastAsia="Times New Roman" w:hAnsi="David"/>
          <w:sz w:val="24"/>
          <w:szCs w:val="24"/>
          <w:rtl/>
          <w:lang w:eastAsia="he-IL"/>
        </w:rPr>
        <w:t xml:space="preserve"> שנתית. </w:t>
      </w:r>
      <w:r w:rsidRPr="00801B76">
        <w:rPr>
          <w:rFonts w:ascii="David" w:eastAsia="Times New Roman" w:hAnsi="David" w:hint="eastAsia"/>
          <w:sz w:val="24"/>
          <w:szCs w:val="24"/>
          <w:rtl/>
          <w:lang w:eastAsia="he-IL"/>
        </w:rPr>
        <w:t>הביטוח</w:t>
      </w:r>
      <w:r w:rsidRPr="00801B76">
        <w:rPr>
          <w:rFonts w:ascii="David" w:eastAsia="Times New Roman" w:hAnsi="David"/>
          <w:sz w:val="24"/>
          <w:szCs w:val="24"/>
          <w:rtl/>
          <w:lang w:eastAsia="he-IL"/>
        </w:rPr>
        <w:t xml:space="preserve"> אינו כולל כל סייג בדבר חבות בגין וכלפי קבלנים, </w:t>
      </w:r>
      <w:r w:rsidRPr="00801B76">
        <w:rPr>
          <w:rFonts w:ascii="David" w:eastAsia="Times New Roman" w:hAnsi="David" w:hint="eastAsia"/>
          <w:sz w:val="24"/>
          <w:szCs w:val="24"/>
          <w:rtl/>
          <w:lang w:eastAsia="he-IL"/>
        </w:rPr>
        <w:t>קבלני</w:t>
      </w:r>
      <w:r w:rsidRPr="00801B76">
        <w:rPr>
          <w:rFonts w:ascii="David" w:eastAsia="Times New Roman" w:hAnsi="David"/>
          <w:sz w:val="24"/>
          <w:szCs w:val="24"/>
          <w:rtl/>
          <w:lang w:eastAsia="he-IL"/>
        </w:rPr>
        <w:t xml:space="preserve"> משנה ועובדיהם וכן תביעות תחלוף מצד המוסד לביטוח לאומי. הביטוח מורחב ל</w:t>
      </w:r>
      <w:r w:rsidRPr="00801B76">
        <w:rPr>
          <w:rFonts w:ascii="David" w:eastAsia="Times New Roman" w:hAnsi="David" w:hint="cs"/>
          <w:sz w:val="24"/>
          <w:szCs w:val="24"/>
          <w:rtl/>
          <w:lang w:eastAsia="he-IL"/>
        </w:rPr>
        <w:t xml:space="preserve">שפות את החברה בגין </w:t>
      </w:r>
      <w:r w:rsidRPr="00801B76">
        <w:rPr>
          <w:rFonts w:ascii="David" w:eastAsia="Times New Roman" w:hAnsi="David"/>
          <w:sz w:val="24"/>
          <w:szCs w:val="24"/>
          <w:rtl/>
          <w:lang w:eastAsia="he-IL"/>
        </w:rPr>
        <w:t xml:space="preserve">אחריותה למעשי ו/או מחדלי היועץ ו/או מי מטעמו, בכפוף </w:t>
      </w:r>
      <w:r w:rsidRPr="00801B76">
        <w:rPr>
          <w:rFonts w:ascii="David" w:eastAsia="Times New Roman" w:hAnsi="David" w:hint="eastAsia"/>
          <w:sz w:val="24"/>
          <w:szCs w:val="24"/>
          <w:rtl/>
          <w:lang w:eastAsia="he-IL"/>
        </w:rPr>
        <w:t>לסעיף</w:t>
      </w:r>
      <w:r w:rsidRPr="00801B76">
        <w:rPr>
          <w:rFonts w:ascii="David" w:eastAsia="Times New Roman" w:hAnsi="David"/>
          <w:sz w:val="24"/>
          <w:szCs w:val="24"/>
          <w:rtl/>
          <w:lang w:eastAsia="he-IL"/>
        </w:rPr>
        <w:t xml:space="preserve"> אחריות צולבת.</w:t>
      </w:r>
    </w:p>
    <w:p w14:paraId="4CABAE8C" w14:textId="77777777" w:rsidR="00801B76" w:rsidRPr="00801B76" w:rsidRDefault="00801B76" w:rsidP="00801B76">
      <w:pPr>
        <w:ind w:left="709" w:hanging="720"/>
        <w:jc w:val="center"/>
        <w:rPr>
          <w:rFonts w:ascii="David" w:eastAsia="Times New Roman" w:hAnsi="David"/>
          <w:sz w:val="24"/>
          <w:szCs w:val="24"/>
          <w:rtl/>
          <w:lang w:eastAsia="he-IL"/>
        </w:rPr>
      </w:pPr>
    </w:p>
    <w:p w14:paraId="7153FEC8" w14:textId="77777777" w:rsidR="00801B76" w:rsidRPr="00801B76" w:rsidRDefault="00801B76" w:rsidP="00801B76">
      <w:pPr>
        <w:jc w:val="both"/>
        <w:rPr>
          <w:rFonts w:ascii="David" w:eastAsia="Times New Roman" w:hAnsi="David"/>
          <w:b/>
          <w:bCs/>
          <w:sz w:val="24"/>
          <w:szCs w:val="24"/>
          <w:rtl/>
          <w:lang w:eastAsia="he-IL"/>
        </w:rPr>
      </w:pPr>
      <w:r w:rsidRPr="00801B76">
        <w:rPr>
          <w:rFonts w:ascii="David" w:eastAsia="Times New Roman" w:hAnsi="David" w:hint="eastAsia"/>
          <w:b/>
          <w:bCs/>
          <w:sz w:val="24"/>
          <w:szCs w:val="24"/>
          <w:u w:val="single"/>
          <w:rtl/>
          <w:lang w:eastAsia="he-IL"/>
        </w:rPr>
        <w:t>כללי</w:t>
      </w:r>
      <w:r w:rsidRPr="00801B76">
        <w:rPr>
          <w:rFonts w:ascii="David" w:eastAsia="Times New Roman" w:hAnsi="David"/>
          <w:b/>
          <w:bCs/>
          <w:sz w:val="24"/>
          <w:szCs w:val="24"/>
          <w:u w:val="single"/>
          <w:rtl/>
          <w:lang w:eastAsia="he-IL"/>
        </w:rPr>
        <w:t xml:space="preserve"> לכל הפוליסות</w:t>
      </w:r>
      <w:r w:rsidRPr="00801B76">
        <w:rPr>
          <w:rFonts w:ascii="David" w:eastAsia="Times New Roman" w:hAnsi="David"/>
          <w:b/>
          <w:bCs/>
          <w:sz w:val="24"/>
          <w:szCs w:val="24"/>
          <w:rtl/>
          <w:lang w:eastAsia="he-IL"/>
        </w:rPr>
        <w:t xml:space="preserve"> </w:t>
      </w:r>
      <w:r w:rsidRPr="00801B76">
        <w:rPr>
          <w:rFonts w:ascii="David" w:eastAsia="Times New Roman" w:hAnsi="David" w:hint="eastAsia"/>
          <w:b/>
          <w:bCs/>
          <w:sz w:val="24"/>
          <w:szCs w:val="24"/>
          <w:rtl/>
          <w:lang w:eastAsia="he-IL"/>
        </w:rPr>
        <w:t>–</w:t>
      </w:r>
      <w:r w:rsidRPr="00801B76">
        <w:rPr>
          <w:rFonts w:ascii="David" w:eastAsia="Times New Roman" w:hAnsi="David"/>
          <w:b/>
          <w:bCs/>
          <w:sz w:val="24"/>
          <w:szCs w:val="24"/>
          <w:rtl/>
          <w:lang w:eastAsia="he-IL"/>
        </w:rPr>
        <w:t xml:space="preserve"> </w:t>
      </w:r>
    </w:p>
    <w:p w14:paraId="3E623B43" w14:textId="77777777" w:rsidR="00801B76" w:rsidRPr="00801B76" w:rsidRDefault="00801B76" w:rsidP="00801B76">
      <w:pPr>
        <w:jc w:val="both"/>
        <w:rPr>
          <w:rFonts w:ascii="David" w:eastAsia="Times New Roman" w:hAnsi="David"/>
          <w:sz w:val="24"/>
          <w:szCs w:val="24"/>
          <w:rtl/>
          <w:lang w:eastAsia="he-IL"/>
        </w:rPr>
      </w:pPr>
    </w:p>
    <w:p w14:paraId="598855E0"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b/>
          <w:bCs/>
          <w:sz w:val="24"/>
          <w:szCs w:val="24"/>
          <w:rtl/>
          <w:lang w:eastAsia="he-IL"/>
        </w:rPr>
        <w:t>"</w:t>
      </w:r>
      <w:r w:rsidRPr="00801B76">
        <w:rPr>
          <w:rFonts w:ascii="David" w:eastAsia="Times New Roman" w:hAnsi="David" w:hint="cs"/>
          <w:b/>
          <w:bCs/>
          <w:sz w:val="24"/>
          <w:szCs w:val="24"/>
          <w:rtl/>
          <w:lang w:eastAsia="he-IL"/>
        </w:rPr>
        <w:t>החברה</w:t>
      </w:r>
      <w:r w:rsidRPr="00801B76">
        <w:rPr>
          <w:rFonts w:ascii="David" w:eastAsia="Times New Roman" w:hAnsi="David"/>
          <w:b/>
          <w:bCs/>
          <w:sz w:val="24"/>
          <w:szCs w:val="24"/>
          <w:rtl/>
          <w:lang w:eastAsia="he-IL"/>
        </w:rPr>
        <w:t>"</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לצורך</w:t>
      </w:r>
      <w:r w:rsidRPr="00801B76">
        <w:rPr>
          <w:rFonts w:ascii="David" w:eastAsia="Times New Roman" w:hAnsi="David"/>
          <w:sz w:val="24"/>
          <w:szCs w:val="24"/>
          <w:rtl/>
          <w:lang w:eastAsia="he-IL"/>
        </w:rPr>
        <w:t xml:space="preserve"> הביטוחים הנ"</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ו</w:t>
      </w:r>
      <w:r w:rsidRPr="00801B76">
        <w:rPr>
          <w:rFonts w:ascii="David" w:eastAsia="Times New Roman" w:hAnsi="David"/>
          <w:sz w:val="24"/>
          <w:szCs w:val="24"/>
          <w:rtl/>
          <w:lang w:eastAsia="he-IL"/>
        </w:rPr>
        <w:t>/או אישור זה הינ</w:t>
      </w:r>
      <w:r w:rsidRPr="00801B76">
        <w:rPr>
          <w:rFonts w:ascii="David" w:eastAsia="Times New Roman" w:hAnsi="David" w:hint="cs"/>
          <w:sz w:val="24"/>
          <w:szCs w:val="24"/>
          <w:rtl/>
          <w:lang w:eastAsia="he-IL"/>
        </w:rPr>
        <w:t>ה</w:t>
      </w:r>
      <w:r w:rsidRPr="00801B76">
        <w:rPr>
          <w:rFonts w:ascii="David" w:eastAsia="Times New Roman" w:hAnsi="David"/>
          <w:sz w:val="24"/>
          <w:szCs w:val="24"/>
          <w:rtl/>
          <w:lang w:eastAsia="he-IL"/>
        </w:rPr>
        <w:t xml:space="preserve"> לרבות חברת אם ו/או חברות בנות ו/או חברות שלובות</w:t>
      </w:r>
      <w:r w:rsidRPr="00801B76">
        <w:rPr>
          <w:rFonts w:ascii="David" w:eastAsia="Times New Roman" w:hAnsi="David" w:hint="cs"/>
          <w:sz w:val="24"/>
          <w:szCs w:val="24"/>
          <w:rtl/>
          <w:lang w:eastAsia="he-IL"/>
        </w:rPr>
        <w:t xml:space="preserve"> ו/או עובדיהן ו/או מנהליהן</w:t>
      </w:r>
      <w:r w:rsidRPr="00801B76">
        <w:rPr>
          <w:rFonts w:ascii="David" w:eastAsia="Times New Roman" w:hAnsi="David"/>
          <w:sz w:val="24"/>
          <w:szCs w:val="24"/>
          <w:rtl/>
          <w:lang w:eastAsia="he-IL"/>
        </w:rPr>
        <w:t>.</w:t>
      </w:r>
    </w:p>
    <w:p w14:paraId="5E5358BA" w14:textId="77777777" w:rsidR="00801B76" w:rsidRPr="00801B76" w:rsidRDefault="00801B76" w:rsidP="00801B76">
      <w:pPr>
        <w:ind w:right="720"/>
        <w:jc w:val="both"/>
        <w:rPr>
          <w:rFonts w:ascii="David" w:eastAsia="Times New Roman" w:hAnsi="David"/>
          <w:sz w:val="24"/>
          <w:szCs w:val="24"/>
          <w:lang w:eastAsia="he-IL"/>
        </w:rPr>
      </w:pPr>
    </w:p>
    <w:p w14:paraId="3E7FB60E" w14:textId="77777777" w:rsidR="00801B76" w:rsidRPr="00801B76" w:rsidRDefault="00801B76" w:rsidP="00801B76">
      <w:pPr>
        <w:numPr>
          <w:ilvl w:val="0"/>
          <w:numId w:val="13"/>
        </w:numPr>
        <w:spacing w:line="360" w:lineRule="auto"/>
        <w:jc w:val="both"/>
        <w:rPr>
          <w:rFonts w:ascii="David" w:eastAsia="Times New Roman" w:hAnsi="David"/>
          <w:sz w:val="24"/>
          <w:szCs w:val="24"/>
          <w:rtl/>
          <w:lang w:eastAsia="he-IL"/>
        </w:rPr>
      </w:pPr>
      <w:r w:rsidRPr="00801B76">
        <w:rPr>
          <w:rFonts w:ascii="David" w:eastAsia="Times New Roman" w:hAnsi="David" w:hint="cs"/>
          <w:sz w:val="24"/>
          <w:szCs w:val="24"/>
          <w:rtl/>
          <w:lang w:eastAsia="he-IL"/>
        </w:rPr>
        <w:t>נוסח הפוליסות (למעט אחריות מקצועית) לא יפחת מהנוסח הידוע כביט במהדורה הרלוונטית לעת עריכת הביטוח.</w:t>
      </w:r>
    </w:p>
    <w:p w14:paraId="447812CC" w14:textId="77777777" w:rsidR="00801B76" w:rsidRPr="00801B76" w:rsidRDefault="00801B76" w:rsidP="00801B76">
      <w:pPr>
        <w:ind w:right="720"/>
        <w:jc w:val="both"/>
        <w:rPr>
          <w:rFonts w:ascii="David" w:eastAsia="Times New Roman" w:hAnsi="David"/>
          <w:sz w:val="24"/>
          <w:szCs w:val="24"/>
          <w:rtl/>
          <w:lang w:eastAsia="he-IL"/>
        </w:rPr>
      </w:pPr>
    </w:p>
    <w:p w14:paraId="4D760289"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מאשרים כי ידוע לנו שהאחריות </w:t>
      </w:r>
      <w:r w:rsidRPr="00801B76">
        <w:rPr>
          <w:rFonts w:ascii="David" w:eastAsia="Times New Roman" w:hAnsi="David" w:hint="eastAsia"/>
          <w:sz w:val="24"/>
          <w:szCs w:val="24"/>
          <w:rtl/>
          <w:lang w:eastAsia="he-IL"/>
        </w:rPr>
        <w:t>לתשלום</w:t>
      </w:r>
      <w:r w:rsidRPr="00801B76">
        <w:rPr>
          <w:rFonts w:ascii="David" w:eastAsia="Times New Roman" w:hAnsi="David"/>
          <w:sz w:val="24"/>
          <w:szCs w:val="24"/>
          <w:rtl/>
          <w:lang w:eastAsia="he-IL"/>
        </w:rPr>
        <w:t xml:space="preserve"> פרמיות הביטוח והשתתפות עצמית חלה על </w:t>
      </w:r>
      <w:r w:rsidRPr="00801B76">
        <w:rPr>
          <w:rFonts w:ascii="David" w:eastAsia="Times New Roman" w:hAnsi="David" w:hint="cs"/>
          <w:sz w:val="24"/>
          <w:szCs w:val="24"/>
          <w:rtl/>
          <w:lang w:eastAsia="he-IL"/>
        </w:rPr>
        <w:t>היועץ</w:t>
      </w:r>
      <w:r w:rsidRPr="00801B76">
        <w:rPr>
          <w:rFonts w:ascii="David" w:eastAsia="Times New Roman" w:hAnsi="David"/>
          <w:sz w:val="24"/>
          <w:szCs w:val="24"/>
          <w:rtl/>
          <w:lang w:eastAsia="he-IL"/>
        </w:rPr>
        <w:t xml:space="preserve"> בלבד</w:t>
      </w:r>
      <w:r w:rsidRPr="00801B76">
        <w:rPr>
          <w:rFonts w:ascii="David" w:eastAsia="Times New Roman" w:hAnsi="David" w:hint="cs"/>
          <w:sz w:val="24"/>
          <w:szCs w:val="24"/>
          <w:rtl/>
          <w:lang w:eastAsia="he-IL"/>
        </w:rPr>
        <w:t>, ובשום מקרה לא על החברה</w:t>
      </w:r>
      <w:r w:rsidRPr="00801B76">
        <w:rPr>
          <w:rFonts w:ascii="David" w:eastAsia="Times New Roman" w:hAnsi="David"/>
          <w:sz w:val="24"/>
          <w:szCs w:val="24"/>
          <w:rtl/>
          <w:lang w:eastAsia="he-IL"/>
        </w:rPr>
        <w:t>.</w:t>
      </w:r>
    </w:p>
    <w:p w14:paraId="434C2739" w14:textId="77777777" w:rsidR="00801B76" w:rsidRPr="00801B76" w:rsidRDefault="00801B76" w:rsidP="00801B76">
      <w:pPr>
        <w:ind w:left="720"/>
        <w:rPr>
          <w:rFonts w:ascii="David" w:eastAsia="Times New Roman" w:hAnsi="David"/>
          <w:sz w:val="24"/>
          <w:szCs w:val="24"/>
          <w:rtl/>
          <w:lang w:eastAsia="he-IL"/>
        </w:rPr>
      </w:pPr>
    </w:p>
    <w:p w14:paraId="5B898D4C" w14:textId="77777777" w:rsidR="00801B76" w:rsidRPr="00801B76" w:rsidRDefault="00801B76" w:rsidP="00801B76">
      <w:pPr>
        <w:numPr>
          <w:ilvl w:val="0"/>
          <w:numId w:val="13"/>
        </w:numPr>
        <w:tabs>
          <w:tab w:val="left" w:pos="8306"/>
        </w:tabs>
        <w:spacing w:line="260" w:lineRule="exact"/>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הפרת</w:t>
      </w:r>
      <w:r w:rsidRPr="00801B76">
        <w:rPr>
          <w:rFonts w:ascii="David" w:eastAsia="Times New Roman" w:hAnsi="David"/>
          <w:sz w:val="24"/>
          <w:szCs w:val="24"/>
          <w:rtl/>
          <w:lang w:eastAsia="he-IL"/>
        </w:rPr>
        <w:t xml:space="preserve"> תנאי הפוליסות על ידי </w:t>
      </w:r>
      <w:r w:rsidRPr="00801B76">
        <w:rPr>
          <w:rFonts w:ascii="David" w:eastAsia="Times New Roman" w:hAnsi="David" w:hint="cs"/>
          <w:sz w:val="24"/>
          <w:szCs w:val="24"/>
          <w:rtl/>
          <w:lang w:eastAsia="he-IL"/>
        </w:rPr>
        <w:t>היועץ</w:t>
      </w:r>
      <w:r w:rsidRPr="00801B76">
        <w:rPr>
          <w:rFonts w:ascii="David" w:eastAsia="Times New Roman" w:hAnsi="David"/>
          <w:sz w:val="24"/>
          <w:szCs w:val="24"/>
          <w:rtl/>
          <w:lang w:eastAsia="he-IL"/>
        </w:rPr>
        <w:t xml:space="preserve"> בתום </w:t>
      </w:r>
      <w:r w:rsidRPr="00801B76">
        <w:rPr>
          <w:rFonts w:ascii="David" w:eastAsia="Times New Roman" w:hAnsi="David" w:hint="eastAsia"/>
          <w:sz w:val="24"/>
          <w:szCs w:val="24"/>
          <w:rtl/>
          <w:lang w:eastAsia="he-IL"/>
        </w:rPr>
        <w:t>לב</w:t>
      </w:r>
      <w:r w:rsidRPr="00801B76">
        <w:rPr>
          <w:rFonts w:ascii="David" w:eastAsia="Times New Roman" w:hAnsi="David"/>
          <w:sz w:val="24"/>
          <w:szCs w:val="24"/>
          <w:rtl/>
          <w:lang w:eastAsia="he-IL"/>
        </w:rPr>
        <w:t xml:space="preserve"> לא תפגע בזכויות </w:t>
      </w:r>
      <w:r w:rsidRPr="00801B76">
        <w:rPr>
          <w:rFonts w:ascii="David" w:eastAsia="Times New Roman" w:hAnsi="David" w:hint="cs"/>
          <w:sz w:val="24"/>
          <w:szCs w:val="24"/>
          <w:rtl/>
          <w:lang w:eastAsia="he-IL"/>
        </w:rPr>
        <w:t>החברה</w:t>
      </w:r>
      <w:r w:rsidRPr="00801B76">
        <w:rPr>
          <w:rFonts w:ascii="David" w:eastAsia="Times New Roman" w:hAnsi="David"/>
          <w:sz w:val="24"/>
          <w:szCs w:val="24"/>
          <w:rtl/>
          <w:lang w:eastAsia="he-IL"/>
        </w:rPr>
        <w:t xml:space="preserve"> על פי הפוליסות.</w:t>
      </w:r>
    </w:p>
    <w:p w14:paraId="46FE8369" w14:textId="77777777" w:rsidR="00801B76" w:rsidRPr="00801B76" w:rsidRDefault="00801B76" w:rsidP="00801B76">
      <w:pPr>
        <w:jc w:val="both"/>
        <w:rPr>
          <w:rFonts w:ascii="David" w:eastAsia="Times New Roman" w:hAnsi="David"/>
          <w:sz w:val="24"/>
          <w:szCs w:val="24"/>
          <w:rtl/>
          <w:lang w:eastAsia="he-IL"/>
        </w:rPr>
      </w:pPr>
    </w:p>
    <w:p w14:paraId="2D043514"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מאשרים כי כל הביטוחים הנ"</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הינם</w:t>
      </w:r>
      <w:r w:rsidRPr="00801B76">
        <w:rPr>
          <w:rFonts w:ascii="David" w:eastAsia="Times New Roman" w:hAnsi="David"/>
          <w:sz w:val="24"/>
          <w:szCs w:val="24"/>
          <w:rtl/>
          <w:lang w:eastAsia="he-IL"/>
        </w:rPr>
        <w:t xml:space="preserve"> ראשוניים וקודמים לכל ביטוח הנערך על ידי </w:t>
      </w:r>
      <w:r w:rsidRPr="00801B76">
        <w:rPr>
          <w:rFonts w:ascii="David" w:eastAsia="Times New Roman" w:hAnsi="David" w:hint="cs"/>
          <w:sz w:val="24"/>
          <w:szCs w:val="24"/>
          <w:rtl/>
          <w:lang w:eastAsia="he-IL"/>
        </w:rPr>
        <w:t>החברה</w:t>
      </w:r>
      <w:r w:rsidRPr="00801B76">
        <w:rPr>
          <w:rFonts w:ascii="David" w:eastAsia="Times New Roman" w:hAnsi="David"/>
          <w:sz w:val="24"/>
          <w:szCs w:val="24"/>
          <w:rtl/>
          <w:lang w:eastAsia="he-IL"/>
        </w:rPr>
        <w:t xml:space="preserve"> ו/או לטובתה, ואנו מוותרים על </w:t>
      </w:r>
      <w:r w:rsidRPr="00801B76">
        <w:rPr>
          <w:rFonts w:ascii="David" w:eastAsia="Times New Roman" w:hAnsi="David" w:hint="eastAsia"/>
          <w:sz w:val="24"/>
          <w:szCs w:val="24"/>
          <w:rtl/>
          <w:lang w:eastAsia="he-IL"/>
        </w:rPr>
        <w:t>כל</w:t>
      </w:r>
      <w:r w:rsidRPr="00801B76">
        <w:rPr>
          <w:rFonts w:ascii="David" w:eastAsia="Times New Roman" w:hAnsi="David"/>
          <w:sz w:val="24"/>
          <w:szCs w:val="24"/>
          <w:rtl/>
          <w:lang w:eastAsia="he-IL"/>
        </w:rPr>
        <w:t xml:space="preserve"> טענה ו/או דרישה ו/או תביעה בדבר שיתוף ביטוחי </w:t>
      </w:r>
      <w:r w:rsidRPr="00801B76">
        <w:rPr>
          <w:rFonts w:ascii="David" w:eastAsia="Times New Roman" w:hAnsi="David" w:hint="cs"/>
          <w:sz w:val="24"/>
          <w:szCs w:val="24"/>
          <w:rtl/>
          <w:lang w:eastAsia="he-IL"/>
        </w:rPr>
        <w:t>החברה</w:t>
      </w:r>
      <w:r w:rsidRPr="00801B76">
        <w:rPr>
          <w:rFonts w:ascii="David" w:eastAsia="Times New Roman" w:hAnsi="David"/>
          <w:sz w:val="24"/>
          <w:szCs w:val="24"/>
          <w:rtl/>
          <w:lang w:eastAsia="he-IL"/>
        </w:rPr>
        <w:t>.</w:t>
      </w:r>
    </w:p>
    <w:p w14:paraId="15750341" w14:textId="77777777" w:rsidR="00801B76" w:rsidRPr="00801B76" w:rsidRDefault="00801B76" w:rsidP="00801B76">
      <w:pPr>
        <w:ind w:left="720"/>
        <w:rPr>
          <w:rFonts w:ascii="David" w:eastAsia="Times New Roman" w:hAnsi="David"/>
          <w:sz w:val="24"/>
          <w:szCs w:val="24"/>
          <w:rtl/>
          <w:lang w:eastAsia="he-IL"/>
        </w:rPr>
      </w:pPr>
    </w:p>
    <w:p w14:paraId="450A96ED" w14:textId="77777777" w:rsidR="00801B76" w:rsidRPr="00801B76" w:rsidRDefault="00801B76" w:rsidP="00801B76">
      <w:pPr>
        <w:numPr>
          <w:ilvl w:val="0"/>
          <w:numId w:val="13"/>
        </w:numPr>
        <w:spacing w:line="360" w:lineRule="auto"/>
        <w:jc w:val="both"/>
        <w:rPr>
          <w:rFonts w:ascii="David" w:eastAsia="Times New Roman" w:hAnsi="David"/>
          <w:sz w:val="24"/>
          <w:szCs w:val="24"/>
          <w:lang w:eastAsia="he-IL"/>
        </w:rPr>
      </w:pPr>
      <w:r w:rsidRPr="00801B76">
        <w:rPr>
          <w:rFonts w:ascii="David" w:eastAsia="Times New Roman" w:hAnsi="David" w:hint="cs"/>
          <w:sz w:val="24"/>
          <w:szCs w:val="24"/>
          <w:rtl/>
          <w:lang w:eastAsia="he-IL"/>
        </w:rPr>
        <w:t xml:space="preserve">הפוליסות כוללות ויתור על זכות התחלוף כלפי החברה, עובדיה ומנהליה, ובלבד </w:t>
      </w:r>
      <w:proofErr w:type="spellStart"/>
      <w:r w:rsidRPr="00801B76">
        <w:rPr>
          <w:rFonts w:ascii="David" w:eastAsia="Times New Roman" w:hAnsi="David" w:hint="cs"/>
          <w:sz w:val="24"/>
          <w:szCs w:val="24"/>
          <w:rtl/>
          <w:lang w:eastAsia="he-IL"/>
        </w:rPr>
        <w:t>שהויתור</w:t>
      </w:r>
      <w:proofErr w:type="spellEnd"/>
      <w:r w:rsidRPr="00801B76">
        <w:rPr>
          <w:rFonts w:ascii="David" w:eastAsia="Times New Roman" w:hAnsi="David" w:hint="cs"/>
          <w:sz w:val="24"/>
          <w:szCs w:val="24"/>
          <w:rtl/>
          <w:lang w:eastAsia="he-IL"/>
        </w:rPr>
        <w:t xml:space="preserve"> על זכות התחלוף כאמור לא יחול לטובת מי שגרם לנזק בזדון.</w:t>
      </w:r>
    </w:p>
    <w:p w14:paraId="424CD26C" w14:textId="77777777" w:rsidR="00801B76" w:rsidRPr="00801B76" w:rsidRDefault="00801B76" w:rsidP="00801B76">
      <w:pPr>
        <w:jc w:val="both"/>
        <w:rPr>
          <w:rFonts w:ascii="David" w:eastAsia="Times New Roman" w:hAnsi="David"/>
          <w:sz w:val="24"/>
          <w:szCs w:val="24"/>
          <w:rtl/>
          <w:lang w:eastAsia="he-IL"/>
        </w:rPr>
      </w:pPr>
    </w:p>
    <w:p w14:paraId="18314849" w14:textId="77777777" w:rsidR="00801B76" w:rsidRPr="00801B76" w:rsidRDefault="00801B76" w:rsidP="00801B76">
      <w:pPr>
        <w:numPr>
          <w:ilvl w:val="0"/>
          <w:numId w:val="13"/>
        </w:numPr>
        <w:spacing w:line="360" w:lineRule="auto"/>
        <w:jc w:val="both"/>
        <w:rPr>
          <w:rFonts w:ascii="David" w:eastAsia="Times New Roman" w:hAnsi="David"/>
          <w:sz w:val="24"/>
          <w:szCs w:val="24"/>
          <w:rtl/>
          <w:lang w:eastAsia="he-IL"/>
        </w:rPr>
      </w:pPr>
      <w:r w:rsidRPr="00801B76">
        <w:rPr>
          <w:rFonts w:ascii="David" w:eastAsia="Times New Roman" w:hAnsi="David" w:hint="eastAsia"/>
          <w:sz w:val="24"/>
          <w:szCs w:val="24"/>
          <w:rtl/>
          <w:lang w:eastAsia="he-IL"/>
        </w:rPr>
        <w:t>הננו</w:t>
      </w:r>
      <w:r w:rsidRPr="00801B76">
        <w:rPr>
          <w:rFonts w:ascii="David" w:eastAsia="Times New Roman" w:hAnsi="David"/>
          <w:sz w:val="24"/>
          <w:szCs w:val="24"/>
          <w:rtl/>
          <w:lang w:eastAsia="he-IL"/>
        </w:rPr>
        <w:t xml:space="preserve"> מתחייבים כי הביטוחים הנ"</w:t>
      </w:r>
      <w:r w:rsidRPr="00801B76">
        <w:rPr>
          <w:rFonts w:ascii="David" w:eastAsia="Times New Roman" w:hAnsi="David" w:hint="eastAsia"/>
          <w:sz w:val="24"/>
          <w:szCs w:val="24"/>
          <w:rtl/>
          <w:lang w:eastAsia="he-IL"/>
        </w:rPr>
        <w:t>ל</w:t>
      </w:r>
      <w:r w:rsidRPr="00801B76">
        <w:rPr>
          <w:rFonts w:ascii="David" w:eastAsia="Times New Roman" w:hAnsi="David"/>
          <w:sz w:val="24"/>
          <w:szCs w:val="24"/>
          <w:rtl/>
          <w:lang w:eastAsia="he-IL"/>
        </w:rPr>
        <w:t xml:space="preserve"> </w:t>
      </w:r>
      <w:r w:rsidRPr="00801B76">
        <w:rPr>
          <w:rFonts w:ascii="David" w:eastAsia="Times New Roman" w:hAnsi="David" w:hint="eastAsia"/>
          <w:sz w:val="24"/>
          <w:szCs w:val="24"/>
          <w:rtl/>
          <w:lang w:eastAsia="he-IL"/>
        </w:rPr>
        <w:t>לא</w:t>
      </w:r>
      <w:r w:rsidRPr="00801B76">
        <w:rPr>
          <w:rFonts w:ascii="David" w:eastAsia="Times New Roman" w:hAnsi="David"/>
          <w:sz w:val="24"/>
          <w:szCs w:val="24"/>
          <w:rtl/>
          <w:lang w:eastAsia="he-IL"/>
        </w:rPr>
        <w:t xml:space="preserve"> יבוטלו ולא יצומצמו במשך תקופת הביטוח, אלא בהודעה מראש של 60 יום </w:t>
      </w:r>
      <w:r w:rsidRPr="00801B76">
        <w:rPr>
          <w:rFonts w:ascii="David" w:eastAsia="Times New Roman" w:hAnsi="David" w:hint="cs"/>
          <w:sz w:val="24"/>
          <w:szCs w:val="24"/>
          <w:rtl/>
          <w:lang w:eastAsia="he-IL"/>
        </w:rPr>
        <w:t>לחברה</w:t>
      </w:r>
      <w:r w:rsidRPr="00801B76">
        <w:rPr>
          <w:rFonts w:ascii="David" w:eastAsia="Times New Roman" w:hAnsi="David"/>
          <w:sz w:val="24"/>
          <w:szCs w:val="24"/>
          <w:rtl/>
          <w:lang w:eastAsia="he-IL"/>
        </w:rPr>
        <w:t xml:space="preserve">, בכתב, </w:t>
      </w:r>
      <w:r w:rsidRPr="00801B76">
        <w:rPr>
          <w:rFonts w:ascii="David" w:eastAsia="Times New Roman" w:hAnsi="David" w:hint="eastAsia"/>
          <w:sz w:val="24"/>
          <w:szCs w:val="24"/>
          <w:rtl/>
          <w:lang w:eastAsia="he-IL"/>
        </w:rPr>
        <w:t>בדואר</w:t>
      </w:r>
      <w:r w:rsidRPr="00801B76">
        <w:rPr>
          <w:rFonts w:ascii="David" w:eastAsia="Times New Roman" w:hAnsi="David"/>
          <w:sz w:val="24"/>
          <w:szCs w:val="24"/>
          <w:rtl/>
          <w:lang w:eastAsia="he-IL"/>
        </w:rPr>
        <w:t xml:space="preserve"> רשום.</w:t>
      </w:r>
    </w:p>
    <w:p w14:paraId="35AEE433" w14:textId="77777777" w:rsidR="00801B76" w:rsidRPr="00801B76" w:rsidRDefault="00801B76" w:rsidP="00801B76">
      <w:pPr>
        <w:jc w:val="both"/>
        <w:rPr>
          <w:rFonts w:ascii="David" w:eastAsia="Times New Roman" w:hAnsi="David"/>
          <w:sz w:val="24"/>
          <w:szCs w:val="24"/>
          <w:rtl/>
          <w:lang w:eastAsia="he-IL"/>
        </w:rPr>
      </w:pPr>
    </w:p>
    <w:p w14:paraId="11753D8A" w14:textId="77777777" w:rsidR="00801B76" w:rsidRPr="00801B76" w:rsidRDefault="00801B76" w:rsidP="00801B76">
      <w:pPr>
        <w:jc w:val="both"/>
        <w:rPr>
          <w:rFonts w:ascii="David" w:eastAsia="Times New Roman" w:hAnsi="David"/>
          <w:sz w:val="24"/>
          <w:szCs w:val="24"/>
          <w:rtl/>
          <w:lang w:eastAsia="he-IL"/>
        </w:rPr>
      </w:pPr>
    </w:p>
    <w:p w14:paraId="59C695C6"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hint="eastAsia"/>
          <w:bCs/>
          <w:sz w:val="24"/>
          <w:szCs w:val="24"/>
          <w:rtl/>
          <w:lang w:eastAsia="he-IL"/>
        </w:rPr>
        <w:t>אישורנו</w:t>
      </w:r>
      <w:r w:rsidRPr="00801B76">
        <w:rPr>
          <w:rFonts w:ascii="David" w:eastAsia="Times New Roman" w:hAnsi="David"/>
          <w:bCs/>
          <w:sz w:val="24"/>
          <w:szCs w:val="24"/>
          <w:rtl/>
          <w:lang w:eastAsia="he-IL"/>
        </w:rPr>
        <w:t xml:space="preserve"> זה הינו בכפוף לתנאי </w:t>
      </w:r>
      <w:r w:rsidRPr="00801B76">
        <w:rPr>
          <w:rFonts w:ascii="David" w:eastAsia="Times New Roman" w:hAnsi="David" w:hint="eastAsia"/>
          <w:bCs/>
          <w:sz w:val="24"/>
          <w:szCs w:val="24"/>
          <w:rtl/>
          <w:lang w:eastAsia="he-IL"/>
        </w:rPr>
        <w:t>פוליסות</w:t>
      </w:r>
      <w:r w:rsidRPr="00801B76">
        <w:rPr>
          <w:rFonts w:ascii="David" w:eastAsia="Times New Roman" w:hAnsi="David"/>
          <w:bCs/>
          <w:sz w:val="24"/>
          <w:szCs w:val="24"/>
          <w:rtl/>
          <w:lang w:eastAsia="he-IL"/>
        </w:rPr>
        <w:t xml:space="preserve"> הביטוח המקוריות ולסייגיהן, עד כמה שלא שונו על פי האמור באישור זה.</w:t>
      </w:r>
    </w:p>
    <w:p w14:paraId="326CA113" w14:textId="77777777" w:rsidR="00801B76" w:rsidRPr="00801B76" w:rsidRDefault="00801B76" w:rsidP="00801B76">
      <w:pPr>
        <w:jc w:val="both"/>
        <w:rPr>
          <w:rFonts w:ascii="David" w:eastAsia="Times New Roman" w:hAnsi="David"/>
          <w:sz w:val="24"/>
          <w:szCs w:val="24"/>
          <w:rtl/>
          <w:lang w:eastAsia="he-IL"/>
        </w:rPr>
      </w:pPr>
    </w:p>
    <w:p w14:paraId="0C6C2F12" w14:textId="77777777" w:rsidR="00801B76" w:rsidRPr="00801B76" w:rsidRDefault="00801B76" w:rsidP="00801B76">
      <w:pPr>
        <w:jc w:val="both"/>
        <w:rPr>
          <w:rFonts w:ascii="David" w:eastAsia="Times New Roman" w:hAnsi="David"/>
          <w:sz w:val="24"/>
          <w:szCs w:val="24"/>
          <w:rtl/>
          <w:lang w:eastAsia="he-IL"/>
        </w:rPr>
      </w:pPr>
    </w:p>
    <w:p w14:paraId="2D567EDC" w14:textId="77777777" w:rsidR="00801B76" w:rsidRPr="00801B76" w:rsidRDefault="00801B76" w:rsidP="00801B76">
      <w:pPr>
        <w:jc w:val="both"/>
        <w:rPr>
          <w:rFonts w:ascii="David" w:eastAsia="Times New Roman" w:hAnsi="David"/>
          <w:sz w:val="24"/>
          <w:szCs w:val="24"/>
          <w:rtl/>
          <w:lang w:eastAsia="he-IL"/>
        </w:rPr>
      </w:pPr>
    </w:p>
    <w:p w14:paraId="6A4D9609" w14:textId="77777777" w:rsidR="00801B76" w:rsidRPr="00801B76" w:rsidRDefault="00801B76" w:rsidP="00801B76">
      <w:pPr>
        <w:jc w:val="both"/>
        <w:rPr>
          <w:rFonts w:ascii="David" w:eastAsia="Times New Roman" w:hAnsi="David"/>
          <w:sz w:val="24"/>
          <w:szCs w:val="24"/>
          <w:rtl/>
          <w:lang w:eastAsia="he-IL"/>
        </w:rPr>
      </w:pPr>
    </w:p>
    <w:p w14:paraId="3D81C87D" w14:textId="77777777" w:rsidR="00801B76" w:rsidRPr="00801B76" w:rsidRDefault="00801B76" w:rsidP="00801B76">
      <w:pPr>
        <w:jc w:val="both"/>
        <w:rPr>
          <w:rFonts w:ascii="David" w:eastAsia="Times New Roman" w:hAnsi="David"/>
          <w:sz w:val="24"/>
          <w:szCs w:val="24"/>
          <w:lang w:eastAsia="he-IL"/>
        </w:rPr>
      </w:pPr>
      <w:r w:rsidRPr="00801B76">
        <w:rPr>
          <w:rFonts w:ascii="David" w:eastAsia="Times New Roman" w:hAnsi="David"/>
          <w:sz w:val="24"/>
          <w:szCs w:val="24"/>
          <w:rtl/>
          <w:lang w:eastAsia="he-IL"/>
        </w:rPr>
        <w:t>______________</w:t>
      </w:r>
      <w:r w:rsidRPr="00801B76">
        <w:rPr>
          <w:rFonts w:ascii="David" w:eastAsia="Times New Roman" w:hAnsi="David"/>
          <w:sz w:val="24"/>
          <w:szCs w:val="24"/>
          <w:rtl/>
          <w:lang w:eastAsia="he-IL"/>
        </w:rPr>
        <w:tab/>
        <w:t>______________</w:t>
      </w:r>
      <w:r w:rsidRPr="00801B76">
        <w:rPr>
          <w:rFonts w:ascii="David" w:eastAsia="Times New Roman" w:hAnsi="David"/>
          <w:sz w:val="24"/>
          <w:szCs w:val="24"/>
          <w:rtl/>
          <w:lang w:eastAsia="he-IL"/>
        </w:rPr>
        <w:tab/>
        <w:t>______________</w:t>
      </w:r>
      <w:r w:rsidRPr="00801B76">
        <w:rPr>
          <w:rFonts w:ascii="David" w:eastAsia="Times New Roman" w:hAnsi="David"/>
          <w:sz w:val="24"/>
          <w:szCs w:val="24"/>
          <w:rtl/>
          <w:lang w:eastAsia="he-IL"/>
        </w:rPr>
        <w:tab/>
        <w:t>______________</w:t>
      </w:r>
    </w:p>
    <w:p w14:paraId="36F5287F" w14:textId="77777777" w:rsidR="00801B76" w:rsidRPr="00801B76" w:rsidRDefault="00801B76" w:rsidP="00801B76">
      <w:pPr>
        <w:jc w:val="both"/>
        <w:rPr>
          <w:rFonts w:ascii="David" w:eastAsia="Times New Roman" w:hAnsi="David"/>
          <w:sz w:val="24"/>
          <w:szCs w:val="24"/>
          <w:rtl/>
          <w:lang w:eastAsia="he-IL"/>
        </w:rPr>
      </w:pPr>
      <w:r w:rsidRPr="00801B76">
        <w:rPr>
          <w:rFonts w:ascii="David" w:eastAsia="Times New Roman" w:hAnsi="David"/>
          <w:sz w:val="24"/>
          <w:szCs w:val="24"/>
          <w:rtl/>
          <w:lang w:eastAsia="he-IL"/>
        </w:rPr>
        <w:t xml:space="preserve">(חותמת </w:t>
      </w:r>
      <w:r w:rsidRPr="00801B76">
        <w:rPr>
          <w:rFonts w:ascii="David" w:eastAsia="Times New Roman" w:hAnsi="David" w:hint="eastAsia"/>
          <w:sz w:val="24"/>
          <w:szCs w:val="24"/>
          <w:rtl/>
          <w:lang w:eastAsia="he-IL"/>
        </w:rPr>
        <w:t>המבטח</w:t>
      </w:r>
      <w:r w:rsidRPr="00801B76">
        <w:rPr>
          <w:rFonts w:ascii="David" w:eastAsia="Times New Roman" w:hAnsi="David"/>
          <w:sz w:val="24"/>
          <w:szCs w:val="24"/>
          <w:rtl/>
          <w:lang w:eastAsia="he-IL"/>
        </w:rPr>
        <w:t>)</w:t>
      </w:r>
      <w:r w:rsidRPr="00801B76">
        <w:rPr>
          <w:rFonts w:ascii="David" w:eastAsia="Times New Roman" w:hAnsi="David"/>
          <w:sz w:val="24"/>
          <w:szCs w:val="24"/>
          <w:rtl/>
          <w:lang w:eastAsia="he-IL"/>
        </w:rPr>
        <w:tab/>
        <w:t>(חתימת המבטח)</w:t>
      </w:r>
      <w:r w:rsidRPr="00801B76">
        <w:rPr>
          <w:rFonts w:ascii="David" w:eastAsia="Times New Roman" w:hAnsi="David"/>
          <w:sz w:val="24"/>
          <w:szCs w:val="24"/>
          <w:rtl/>
          <w:lang w:eastAsia="he-IL"/>
        </w:rPr>
        <w:tab/>
        <w:t>(שם החותם)</w:t>
      </w:r>
      <w:r w:rsidRPr="00801B76">
        <w:rPr>
          <w:rFonts w:ascii="David" w:eastAsia="Times New Roman" w:hAnsi="David"/>
          <w:sz w:val="24"/>
          <w:szCs w:val="24"/>
          <w:rtl/>
          <w:lang w:eastAsia="he-IL"/>
        </w:rPr>
        <w:tab/>
      </w:r>
      <w:r w:rsidRPr="00801B76">
        <w:rPr>
          <w:rFonts w:ascii="David" w:eastAsia="Times New Roman" w:hAnsi="David"/>
          <w:sz w:val="24"/>
          <w:szCs w:val="24"/>
          <w:rtl/>
          <w:lang w:eastAsia="he-IL"/>
        </w:rPr>
        <w:tab/>
        <w:t xml:space="preserve">(תפקיד החותם) </w:t>
      </w:r>
    </w:p>
    <w:p w14:paraId="761F55BE" w14:textId="77777777" w:rsidR="00801B76" w:rsidRPr="00801B76" w:rsidRDefault="00801B76" w:rsidP="00801B76">
      <w:pPr>
        <w:jc w:val="both"/>
        <w:rPr>
          <w:rFonts w:ascii="David" w:eastAsia="Times New Roman" w:hAnsi="David"/>
          <w:sz w:val="24"/>
          <w:szCs w:val="24"/>
          <w:u w:val="single"/>
          <w:rtl/>
          <w:lang w:eastAsia="he-IL"/>
        </w:rPr>
      </w:pPr>
    </w:p>
    <w:p w14:paraId="2B295069" w14:textId="77777777" w:rsidR="00801B76" w:rsidRPr="00801B76" w:rsidRDefault="00801B76" w:rsidP="00801B76">
      <w:pPr>
        <w:spacing w:line="360" w:lineRule="auto"/>
        <w:jc w:val="both"/>
        <w:rPr>
          <w:rFonts w:ascii="Times New Roman" w:eastAsia="Times New Roman" w:hAnsi="Times New Roman"/>
          <w:sz w:val="25"/>
          <w:szCs w:val="25"/>
        </w:rPr>
      </w:pPr>
    </w:p>
    <w:p w14:paraId="6AFEA5AE" w14:textId="77777777" w:rsidR="00A955A9" w:rsidRDefault="00A955A9" w:rsidP="00EB5A81">
      <w:pPr>
        <w:spacing w:before="60" w:after="60"/>
        <w:jc w:val="center"/>
        <w:rPr>
          <w:b/>
          <w:bCs/>
          <w:sz w:val="28"/>
          <w:szCs w:val="28"/>
          <w:u w:val="single"/>
          <w:rtl/>
        </w:rPr>
      </w:pPr>
    </w:p>
    <w:p w14:paraId="462706BC" w14:textId="77777777" w:rsidR="00801B76" w:rsidRDefault="00801B76" w:rsidP="00EB5A81">
      <w:pPr>
        <w:spacing w:before="60" w:after="60"/>
        <w:jc w:val="center"/>
        <w:rPr>
          <w:b/>
          <w:bCs/>
          <w:sz w:val="28"/>
          <w:szCs w:val="28"/>
          <w:u w:val="single"/>
          <w:rtl/>
        </w:rPr>
      </w:pPr>
    </w:p>
    <w:p w14:paraId="623A4452" w14:textId="77777777" w:rsidR="00801B76" w:rsidRDefault="00801B76" w:rsidP="00EB5A81">
      <w:pPr>
        <w:spacing w:before="60" w:after="60"/>
        <w:jc w:val="center"/>
        <w:rPr>
          <w:b/>
          <w:bCs/>
          <w:sz w:val="28"/>
          <w:szCs w:val="28"/>
          <w:u w:val="single"/>
          <w:rtl/>
        </w:rPr>
      </w:pPr>
    </w:p>
    <w:p w14:paraId="705BD873" w14:textId="77777777" w:rsidR="00801B76" w:rsidRDefault="00801B76" w:rsidP="00EB5A81">
      <w:pPr>
        <w:spacing w:before="60" w:after="60"/>
        <w:jc w:val="center"/>
        <w:rPr>
          <w:b/>
          <w:bCs/>
          <w:sz w:val="28"/>
          <w:szCs w:val="28"/>
          <w:u w:val="single"/>
          <w:rtl/>
        </w:rPr>
      </w:pPr>
    </w:p>
    <w:p w14:paraId="0E8BABBE" w14:textId="77777777" w:rsidR="00801B76" w:rsidRDefault="00801B76" w:rsidP="00EB5A81">
      <w:pPr>
        <w:spacing w:before="60" w:after="60"/>
        <w:jc w:val="center"/>
        <w:rPr>
          <w:b/>
          <w:bCs/>
          <w:sz w:val="28"/>
          <w:szCs w:val="28"/>
          <w:u w:val="single"/>
          <w:rtl/>
        </w:rPr>
      </w:pPr>
    </w:p>
    <w:p w14:paraId="1F484429" w14:textId="77777777" w:rsidR="00801B76" w:rsidRDefault="00801B76" w:rsidP="00EB5A81">
      <w:pPr>
        <w:spacing w:before="60" w:after="60"/>
        <w:jc w:val="center"/>
        <w:rPr>
          <w:b/>
          <w:bCs/>
          <w:sz w:val="28"/>
          <w:szCs w:val="28"/>
          <w:u w:val="single"/>
          <w:rtl/>
        </w:rPr>
      </w:pPr>
    </w:p>
    <w:p w14:paraId="326B8BD9" w14:textId="77777777" w:rsidR="00801B76" w:rsidRDefault="00801B76" w:rsidP="00EB5A81">
      <w:pPr>
        <w:spacing w:before="60" w:after="60"/>
        <w:jc w:val="center"/>
        <w:rPr>
          <w:b/>
          <w:bCs/>
          <w:sz w:val="28"/>
          <w:szCs w:val="28"/>
          <w:u w:val="single"/>
          <w:rtl/>
        </w:rPr>
      </w:pPr>
    </w:p>
    <w:p w14:paraId="62E0CB16" w14:textId="77777777" w:rsidR="00801B76" w:rsidRDefault="00801B76" w:rsidP="00EB5A81">
      <w:pPr>
        <w:spacing w:before="60" w:after="60"/>
        <w:jc w:val="center"/>
        <w:rPr>
          <w:b/>
          <w:bCs/>
          <w:sz w:val="28"/>
          <w:szCs w:val="28"/>
          <w:u w:val="single"/>
          <w:rtl/>
        </w:rPr>
      </w:pPr>
    </w:p>
    <w:p w14:paraId="64DC013A" w14:textId="77777777" w:rsidR="00801B76" w:rsidRDefault="00801B76" w:rsidP="00EB5A81">
      <w:pPr>
        <w:spacing w:before="60" w:after="60"/>
        <w:jc w:val="center"/>
        <w:rPr>
          <w:b/>
          <w:bCs/>
          <w:sz w:val="28"/>
          <w:szCs w:val="28"/>
          <w:u w:val="single"/>
          <w:rtl/>
        </w:rPr>
      </w:pPr>
    </w:p>
    <w:p w14:paraId="67280009" w14:textId="77777777" w:rsidR="00801B76" w:rsidRDefault="00801B76" w:rsidP="00EB5A81">
      <w:pPr>
        <w:spacing w:before="60" w:after="60"/>
        <w:jc w:val="center"/>
        <w:rPr>
          <w:b/>
          <w:bCs/>
          <w:sz w:val="28"/>
          <w:szCs w:val="28"/>
          <w:u w:val="single"/>
          <w:rtl/>
        </w:rPr>
      </w:pPr>
    </w:p>
    <w:p w14:paraId="04963DAD" w14:textId="77777777" w:rsidR="00801B76" w:rsidRDefault="00801B76" w:rsidP="00EB5A81">
      <w:pPr>
        <w:spacing w:before="60" w:after="60"/>
        <w:jc w:val="center"/>
        <w:rPr>
          <w:b/>
          <w:bCs/>
          <w:sz w:val="28"/>
          <w:szCs w:val="28"/>
          <w:u w:val="single"/>
          <w:rtl/>
        </w:rPr>
      </w:pPr>
    </w:p>
    <w:p w14:paraId="12C8D89D" w14:textId="77777777" w:rsidR="00801B76" w:rsidRDefault="00801B76" w:rsidP="00EB5A81">
      <w:pPr>
        <w:spacing w:before="60" w:after="60"/>
        <w:jc w:val="center"/>
        <w:rPr>
          <w:b/>
          <w:bCs/>
          <w:sz w:val="28"/>
          <w:szCs w:val="28"/>
          <w:u w:val="single"/>
          <w:rtl/>
        </w:rPr>
      </w:pPr>
    </w:p>
    <w:p w14:paraId="3E2AAC71" w14:textId="77777777" w:rsidR="00801B76" w:rsidRDefault="00801B76" w:rsidP="00EB5A81">
      <w:pPr>
        <w:spacing w:before="60" w:after="60"/>
        <w:jc w:val="center"/>
        <w:rPr>
          <w:b/>
          <w:bCs/>
          <w:sz w:val="28"/>
          <w:szCs w:val="28"/>
          <w:u w:val="single"/>
          <w:rtl/>
        </w:rPr>
      </w:pPr>
    </w:p>
    <w:p w14:paraId="062647BE" w14:textId="77777777" w:rsidR="00801B76" w:rsidRPr="00801B76" w:rsidRDefault="00801B76" w:rsidP="007324E2">
      <w:pPr>
        <w:spacing w:before="60" w:after="60"/>
        <w:rPr>
          <w:b/>
          <w:bCs/>
          <w:sz w:val="28"/>
          <w:szCs w:val="28"/>
          <w:u w:val="single"/>
          <w:rtl/>
        </w:rPr>
      </w:pPr>
    </w:p>
    <w:p w14:paraId="4FFE9BC2" w14:textId="77777777"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75AA40DB" w14:textId="77777777" w:rsidR="003770FB"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lastRenderedPageBreak/>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p w14:paraId="1F871A88" w14:textId="77777777" w:rsidR="00801B76" w:rsidRPr="00801B76" w:rsidRDefault="00801B76" w:rsidP="00801B76">
      <w:pPr>
        <w:spacing w:line="360" w:lineRule="auto"/>
        <w:jc w:val="center"/>
        <w:outlineLvl w:val="0"/>
        <w:rPr>
          <w:rFonts w:ascii="David" w:eastAsia="Times New Roman" w:hAnsi="David"/>
          <w:b/>
          <w:bCs/>
          <w:sz w:val="25"/>
          <w:szCs w:val="25"/>
          <w:u w:val="single"/>
          <w:rtl/>
        </w:rPr>
      </w:pPr>
      <w:r w:rsidRPr="00801B76">
        <w:rPr>
          <w:rFonts w:ascii="David" w:eastAsia="Times New Roman" w:hAnsi="David"/>
          <w:sz w:val="24"/>
          <w:szCs w:val="24"/>
          <w:rtl/>
        </w:rPr>
        <w:br w:type="page"/>
      </w:r>
    </w:p>
    <w:tbl>
      <w:tblPr>
        <w:tblStyle w:val="17"/>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801B76" w:rsidRPr="00801B76" w14:paraId="1F21B212" w14:textId="77777777" w:rsidTr="00801B76">
        <w:trPr>
          <w:trHeight w:val="463"/>
          <w:tblHeader/>
        </w:trPr>
        <w:tc>
          <w:tcPr>
            <w:tcW w:w="8024" w:type="dxa"/>
            <w:gridSpan w:val="9"/>
            <w:shd w:val="clear" w:color="auto" w:fill="F2F2F2"/>
          </w:tcPr>
          <w:p w14:paraId="1D118862"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lastRenderedPageBreak/>
              <w:t>אישור קיום ביטוחים</w:t>
            </w:r>
          </w:p>
        </w:tc>
        <w:tc>
          <w:tcPr>
            <w:tcW w:w="3511" w:type="dxa"/>
            <w:gridSpan w:val="2"/>
          </w:tcPr>
          <w:p w14:paraId="44A9DB30" w14:textId="77777777" w:rsidR="00801B76" w:rsidRPr="00801B76" w:rsidRDefault="00801B76" w:rsidP="00801B76">
            <w:pPr>
              <w:spacing w:line="360" w:lineRule="auto"/>
              <w:jc w:val="both"/>
              <w:rPr>
                <w:rFonts w:ascii="David" w:hAnsi="David"/>
                <w:sz w:val="25"/>
                <w:szCs w:val="25"/>
                <w:rtl/>
              </w:rPr>
            </w:pPr>
          </w:p>
          <w:p w14:paraId="434A9422"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תאריך הנפקת האישור(</w:t>
            </w:r>
            <w:r w:rsidRPr="00801B76">
              <w:rPr>
                <w:rFonts w:ascii="David" w:hAnsi="David"/>
                <w:sz w:val="25"/>
                <w:szCs w:val="25"/>
              </w:rPr>
              <w:t>DD/MM/YYYY</w:t>
            </w:r>
            <w:r w:rsidRPr="00801B76">
              <w:rPr>
                <w:rFonts w:ascii="David" w:hAnsi="David"/>
                <w:sz w:val="25"/>
                <w:szCs w:val="25"/>
                <w:rtl/>
              </w:rPr>
              <w:t>)</w:t>
            </w:r>
          </w:p>
        </w:tc>
      </w:tr>
      <w:tr w:rsidR="00801B76" w:rsidRPr="00801B76" w14:paraId="5D3D065C" w14:textId="77777777" w:rsidTr="0060613B">
        <w:trPr>
          <w:trHeight w:val="315"/>
        </w:trPr>
        <w:tc>
          <w:tcPr>
            <w:tcW w:w="11535" w:type="dxa"/>
            <w:gridSpan w:val="11"/>
          </w:tcPr>
          <w:p w14:paraId="6AB92E95"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01B76" w:rsidRPr="00801B76" w14:paraId="200F17A8" w14:textId="77777777" w:rsidTr="00801B76">
        <w:trPr>
          <w:trHeight w:val="278"/>
        </w:trPr>
        <w:tc>
          <w:tcPr>
            <w:tcW w:w="2641" w:type="dxa"/>
            <w:gridSpan w:val="2"/>
            <w:shd w:val="clear" w:color="auto" w:fill="F2F2F2"/>
          </w:tcPr>
          <w:p w14:paraId="0929D769"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מבקש האישור*</w:t>
            </w:r>
          </w:p>
        </w:tc>
        <w:tc>
          <w:tcPr>
            <w:tcW w:w="2769" w:type="dxa"/>
            <w:gridSpan w:val="4"/>
            <w:shd w:val="clear" w:color="auto" w:fill="F2F2F2"/>
          </w:tcPr>
          <w:p w14:paraId="25397E69" w14:textId="77777777" w:rsidR="00801B76" w:rsidRPr="00801B76" w:rsidRDefault="00801B76" w:rsidP="00801B76">
            <w:pPr>
              <w:spacing w:line="360" w:lineRule="auto"/>
              <w:jc w:val="center"/>
              <w:rPr>
                <w:rFonts w:ascii="David" w:hAnsi="David"/>
                <w:sz w:val="25"/>
                <w:szCs w:val="25"/>
                <w:rtl/>
              </w:rPr>
            </w:pPr>
            <w:r w:rsidRPr="00801B76" w:rsidDel="009955DA">
              <w:rPr>
                <w:rFonts w:ascii="David" w:hAnsi="David"/>
                <w:sz w:val="25"/>
                <w:szCs w:val="25"/>
                <w:rtl/>
              </w:rPr>
              <w:t>ה</w:t>
            </w:r>
            <w:r w:rsidRPr="00801B76">
              <w:rPr>
                <w:rFonts w:ascii="David" w:hAnsi="David"/>
                <w:sz w:val="25"/>
                <w:szCs w:val="25"/>
                <w:rtl/>
              </w:rPr>
              <w:t>מבוטח</w:t>
            </w:r>
          </w:p>
        </w:tc>
        <w:tc>
          <w:tcPr>
            <w:tcW w:w="2614" w:type="dxa"/>
            <w:gridSpan w:val="3"/>
            <w:shd w:val="clear" w:color="auto" w:fill="F2F2F2"/>
          </w:tcPr>
          <w:p w14:paraId="29B33C84"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אופי העסקה*</w:t>
            </w:r>
          </w:p>
        </w:tc>
        <w:tc>
          <w:tcPr>
            <w:tcW w:w="3511" w:type="dxa"/>
            <w:gridSpan w:val="2"/>
            <w:shd w:val="clear" w:color="auto" w:fill="F2F2F2"/>
          </w:tcPr>
          <w:p w14:paraId="5C255A89"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מעמד מבקש האישור*</w:t>
            </w:r>
          </w:p>
        </w:tc>
      </w:tr>
      <w:tr w:rsidR="00801B76" w:rsidRPr="00801B76" w14:paraId="6EFD92D4" w14:textId="77777777" w:rsidTr="0060613B">
        <w:trPr>
          <w:trHeight w:val="551"/>
        </w:trPr>
        <w:tc>
          <w:tcPr>
            <w:tcW w:w="2641" w:type="dxa"/>
            <w:gridSpan w:val="2"/>
          </w:tcPr>
          <w:p w14:paraId="7E0B525B" w14:textId="77777777" w:rsidR="00801B76" w:rsidRPr="00801B76" w:rsidRDefault="00801B76" w:rsidP="00801B76">
            <w:pPr>
              <w:spacing w:line="220" w:lineRule="exact"/>
              <w:jc w:val="both"/>
              <w:rPr>
                <w:rFonts w:ascii="David" w:hAnsi="David"/>
                <w:sz w:val="25"/>
                <w:szCs w:val="25"/>
              </w:rPr>
            </w:pPr>
            <w:r w:rsidRPr="00801B76">
              <w:rPr>
                <w:rFonts w:ascii="David" w:hAnsi="David"/>
                <w:sz w:val="25"/>
                <w:szCs w:val="25"/>
                <w:rtl/>
              </w:rPr>
              <w:t xml:space="preserve">שם: </w:t>
            </w:r>
            <w:r w:rsidRPr="00801B76">
              <w:rPr>
                <w:rFonts w:ascii="David" w:hAnsi="David" w:hint="cs"/>
                <w:sz w:val="25"/>
                <w:szCs w:val="25"/>
                <w:rtl/>
              </w:rPr>
              <w:t>אפריקה י</w:t>
            </w:r>
            <w:r w:rsidRPr="00801B76">
              <w:rPr>
                <w:rFonts w:ascii="David" w:hAnsi="David"/>
                <w:sz w:val="25"/>
                <w:szCs w:val="25"/>
                <w:rtl/>
              </w:rPr>
              <w:t>שראל מג</w:t>
            </w:r>
            <w:r w:rsidRPr="00801B76">
              <w:rPr>
                <w:rFonts w:ascii="David" w:hAnsi="David" w:hint="cs"/>
                <w:sz w:val="25"/>
                <w:szCs w:val="25"/>
                <w:rtl/>
              </w:rPr>
              <w:t>ו</w:t>
            </w:r>
            <w:r w:rsidRPr="00801B76">
              <w:rPr>
                <w:rFonts w:ascii="David" w:hAnsi="David"/>
                <w:sz w:val="25"/>
                <w:szCs w:val="25"/>
                <w:rtl/>
              </w:rPr>
              <w:t xml:space="preserve">רים  בע"מ </w:t>
            </w:r>
            <w:r w:rsidRPr="00801B76">
              <w:rPr>
                <w:rFonts w:ascii="David" w:hAnsi="David" w:hint="cs"/>
                <w:sz w:val="25"/>
                <w:szCs w:val="25"/>
                <w:rtl/>
              </w:rPr>
              <w:t xml:space="preserve">ו/או </w:t>
            </w:r>
            <w:proofErr w:type="spellStart"/>
            <w:r w:rsidRPr="00801B76">
              <w:rPr>
                <w:rFonts w:ascii="David" w:hAnsi="David"/>
                <w:sz w:val="25"/>
                <w:szCs w:val="25"/>
                <w:rtl/>
              </w:rPr>
              <w:t>ו/או</w:t>
            </w:r>
            <w:proofErr w:type="spellEnd"/>
            <w:r w:rsidRPr="00801B76">
              <w:rPr>
                <w:rFonts w:ascii="David" w:hAnsi="David"/>
                <w:sz w:val="25"/>
                <w:szCs w:val="25"/>
                <w:rtl/>
              </w:rPr>
              <w:t xml:space="preserve"> חברות בנות ו/או חברות שלובות </w:t>
            </w:r>
          </w:p>
          <w:p w14:paraId="13637475" w14:textId="77777777" w:rsidR="00801B76" w:rsidRPr="00801B76" w:rsidRDefault="00801B76" w:rsidP="00801B76">
            <w:pPr>
              <w:spacing w:line="220" w:lineRule="exact"/>
              <w:jc w:val="both"/>
              <w:rPr>
                <w:rFonts w:ascii="David" w:hAnsi="David"/>
                <w:sz w:val="25"/>
                <w:szCs w:val="25"/>
                <w:rtl/>
              </w:rPr>
            </w:pPr>
            <w:r w:rsidRPr="00801B76">
              <w:rPr>
                <w:rFonts w:ascii="David" w:hAnsi="David"/>
                <w:sz w:val="25"/>
                <w:szCs w:val="25"/>
                <w:rtl/>
              </w:rPr>
              <w:t>ו/או חברות קשורות ו/או שותפויות</w:t>
            </w:r>
          </w:p>
        </w:tc>
        <w:tc>
          <w:tcPr>
            <w:tcW w:w="2769" w:type="dxa"/>
            <w:gridSpan w:val="4"/>
          </w:tcPr>
          <w:p w14:paraId="697768AB"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שם</w:t>
            </w:r>
          </w:p>
        </w:tc>
        <w:tc>
          <w:tcPr>
            <w:tcW w:w="2614" w:type="dxa"/>
            <w:gridSpan w:val="3"/>
            <w:vMerge w:val="restart"/>
            <w:shd w:val="clear" w:color="auto" w:fill="auto"/>
          </w:tcPr>
          <w:p w14:paraId="24F762DB" w14:textId="77777777" w:rsidR="00801B76" w:rsidRPr="00801B76" w:rsidRDefault="00801B76" w:rsidP="00801B76">
            <w:pPr>
              <w:spacing w:line="360" w:lineRule="auto"/>
              <w:ind w:left="50" w:right="78"/>
              <w:jc w:val="both"/>
              <w:rPr>
                <w:rFonts w:ascii="David" w:hAnsi="David"/>
                <w:b/>
                <w:sz w:val="25"/>
                <w:szCs w:val="25"/>
                <w:rtl/>
              </w:rPr>
            </w:pPr>
          </w:p>
          <w:p w14:paraId="41983344"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1563300434"/>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נדל"ן</w:t>
            </w:r>
          </w:p>
          <w:p w14:paraId="06F38B07"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819157208"/>
                <w14:checkbox>
                  <w14:checked w14:val="1"/>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 xml:space="preserve">שירותים </w:t>
            </w:r>
          </w:p>
          <w:p w14:paraId="48293E6B"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1082979763"/>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אספקת מוצרים</w:t>
            </w:r>
          </w:p>
          <w:p w14:paraId="714C7585"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1795552756"/>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 xml:space="preserve">אחר: </w:t>
            </w:r>
            <w:sdt>
              <w:sdtPr>
                <w:rPr>
                  <w:rFonts w:ascii="David" w:hAnsi="David"/>
                  <w:b/>
                  <w:sz w:val="25"/>
                  <w:szCs w:val="25"/>
                  <w:rtl/>
                </w:rPr>
                <w:id w:val="-165097029"/>
              </w:sdtPr>
              <w:sdtEndPr/>
              <w:sdtContent>
                <w:r w:rsidR="00801B76" w:rsidRPr="00801B76">
                  <w:rPr>
                    <w:rFonts w:ascii="David" w:hAnsi="David"/>
                    <w:b/>
                    <w:sz w:val="25"/>
                    <w:szCs w:val="25"/>
                    <w:rtl/>
                  </w:rPr>
                  <w:t>שכירות נכס ברחוב___________</w:t>
                </w:r>
              </w:sdtContent>
            </w:sdt>
          </w:p>
          <w:p w14:paraId="1D4569AD" w14:textId="77777777" w:rsidR="00801B76" w:rsidRPr="00801B76" w:rsidRDefault="00801B76" w:rsidP="00801B76">
            <w:pPr>
              <w:spacing w:line="360" w:lineRule="auto"/>
              <w:ind w:left="50" w:right="78"/>
              <w:jc w:val="both"/>
              <w:rPr>
                <w:rFonts w:ascii="David" w:hAnsi="David"/>
                <w:b/>
                <w:sz w:val="25"/>
                <w:szCs w:val="25"/>
                <w:rtl/>
              </w:rPr>
            </w:pPr>
          </w:p>
          <w:p w14:paraId="0AF3DD27" w14:textId="77777777" w:rsidR="00801B76" w:rsidRPr="00801B76" w:rsidRDefault="00801B76" w:rsidP="00801B76">
            <w:pPr>
              <w:spacing w:line="360" w:lineRule="auto"/>
              <w:ind w:left="50" w:right="78"/>
              <w:jc w:val="both"/>
              <w:rPr>
                <w:rFonts w:ascii="David" w:hAnsi="David"/>
                <w:b/>
                <w:sz w:val="25"/>
                <w:szCs w:val="25"/>
                <w:rtl/>
              </w:rPr>
            </w:pPr>
          </w:p>
        </w:tc>
        <w:tc>
          <w:tcPr>
            <w:tcW w:w="3511" w:type="dxa"/>
            <w:gridSpan w:val="2"/>
            <w:vMerge w:val="restart"/>
          </w:tcPr>
          <w:p w14:paraId="4877E9B3" w14:textId="77777777" w:rsidR="00801B76" w:rsidRPr="00801B76" w:rsidRDefault="00801B76" w:rsidP="00801B76">
            <w:pPr>
              <w:spacing w:line="360" w:lineRule="auto"/>
              <w:ind w:left="50" w:right="78"/>
              <w:jc w:val="both"/>
              <w:rPr>
                <w:rFonts w:ascii="David" w:hAnsi="David"/>
                <w:b/>
                <w:sz w:val="25"/>
                <w:szCs w:val="25"/>
                <w:rtl/>
              </w:rPr>
            </w:pPr>
          </w:p>
          <w:p w14:paraId="3B4D4B46"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1159690115"/>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משכיר</w:t>
            </w:r>
          </w:p>
          <w:p w14:paraId="1F4D8EB4"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704603622"/>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שוכר</w:t>
            </w:r>
          </w:p>
          <w:p w14:paraId="7D6853CC"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1507819856"/>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זכיין</w:t>
            </w:r>
          </w:p>
          <w:p w14:paraId="2663B318"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1702819348"/>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קבלני משנה</w:t>
            </w:r>
          </w:p>
          <w:p w14:paraId="59DA6E78"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174735466"/>
                <w14:checkbox>
                  <w14:checked w14:val="1"/>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מזמין שירותים</w:t>
            </w:r>
          </w:p>
          <w:p w14:paraId="2BCCC7C3"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576176948"/>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מזמין מוצרים</w:t>
            </w:r>
          </w:p>
          <w:p w14:paraId="6A185955" w14:textId="77777777" w:rsidR="00801B76" w:rsidRPr="00801B76" w:rsidRDefault="001106B3" w:rsidP="00801B76">
            <w:pPr>
              <w:spacing w:line="360" w:lineRule="auto"/>
              <w:ind w:left="50" w:right="78"/>
              <w:jc w:val="both"/>
              <w:rPr>
                <w:rFonts w:ascii="David" w:hAnsi="David"/>
                <w:b/>
                <w:sz w:val="25"/>
                <w:szCs w:val="25"/>
                <w:rtl/>
              </w:rPr>
            </w:pPr>
            <w:sdt>
              <w:sdtPr>
                <w:rPr>
                  <w:rFonts w:ascii="David" w:hAnsi="David"/>
                  <w:b/>
                  <w:sz w:val="25"/>
                  <w:szCs w:val="25"/>
                  <w:rtl/>
                </w:rPr>
                <w:id w:val="-582527796"/>
                <w14:checkbox>
                  <w14:checked w14:val="0"/>
                  <w14:checkedState w14:val="2612" w14:font="MS Gothic"/>
                  <w14:uncheckedState w14:val="2610" w14:font="MS Gothic"/>
                </w14:checkbox>
              </w:sdtPr>
              <w:sdtEndPr/>
              <w:sdtContent>
                <w:r w:rsidR="00801B76" w:rsidRPr="00801B76">
                  <w:rPr>
                    <w:rFonts w:ascii="Segoe UI Symbol" w:hAnsi="Segoe UI Symbol" w:cs="Segoe UI Symbol" w:hint="cs"/>
                    <w:b/>
                    <w:sz w:val="25"/>
                    <w:szCs w:val="25"/>
                    <w:rtl/>
                  </w:rPr>
                  <w:t>☐</w:t>
                </w:r>
              </w:sdtContent>
            </w:sdt>
            <w:r w:rsidR="00801B76" w:rsidRPr="00801B76">
              <w:rPr>
                <w:rFonts w:ascii="David" w:hAnsi="David"/>
                <w:b/>
                <w:sz w:val="25"/>
                <w:szCs w:val="25"/>
                <w:rtl/>
              </w:rPr>
              <w:t xml:space="preserve">אחר: </w:t>
            </w:r>
            <w:sdt>
              <w:sdtPr>
                <w:rPr>
                  <w:rFonts w:ascii="David" w:hAnsi="David"/>
                  <w:b/>
                  <w:sz w:val="25"/>
                  <w:szCs w:val="25"/>
                  <w:rtl/>
                </w:rPr>
                <w:id w:val="121199404"/>
                <w:showingPlcHdr/>
              </w:sdtPr>
              <w:sdtEndPr/>
              <w:sdtContent>
                <w:r w:rsidR="00801B76" w:rsidRPr="00801B76">
                  <w:rPr>
                    <w:rFonts w:ascii="David" w:hAnsi="David"/>
                    <w:b/>
                    <w:sz w:val="25"/>
                    <w:szCs w:val="25"/>
                    <w:rtl/>
                  </w:rPr>
                  <w:t>______</w:t>
                </w:r>
              </w:sdtContent>
            </w:sdt>
          </w:p>
          <w:p w14:paraId="4327F562" w14:textId="77777777" w:rsidR="00801B76" w:rsidRPr="00801B76" w:rsidRDefault="00801B76" w:rsidP="00801B76">
            <w:pPr>
              <w:spacing w:line="360" w:lineRule="auto"/>
              <w:ind w:left="50" w:right="78"/>
              <w:jc w:val="both"/>
              <w:rPr>
                <w:rFonts w:ascii="David" w:hAnsi="David"/>
                <w:b/>
                <w:sz w:val="25"/>
                <w:szCs w:val="25"/>
                <w:rtl/>
              </w:rPr>
            </w:pPr>
          </w:p>
        </w:tc>
      </w:tr>
      <w:tr w:rsidR="00801B76" w:rsidRPr="00801B76" w14:paraId="59E3FEC4" w14:textId="77777777" w:rsidTr="0060613B">
        <w:trPr>
          <w:trHeight w:val="571"/>
        </w:trPr>
        <w:tc>
          <w:tcPr>
            <w:tcW w:w="2641" w:type="dxa"/>
            <w:gridSpan w:val="2"/>
          </w:tcPr>
          <w:p w14:paraId="10F6D43E"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sz w:val="25"/>
                <w:szCs w:val="25"/>
                <w:rtl/>
              </w:rPr>
              <w:t>ת.ז./ח.פ.</w:t>
            </w:r>
          </w:p>
          <w:p w14:paraId="68390080"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hint="cs"/>
                <w:sz w:val="25"/>
                <w:szCs w:val="25"/>
                <w:rtl/>
              </w:rPr>
              <w:t>520034760</w:t>
            </w:r>
          </w:p>
          <w:p w14:paraId="6DD50E42"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hint="cs"/>
                <w:sz w:val="25"/>
                <w:szCs w:val="25"/>
                <w:rtl/>
              </w:rPr>
              <w:t>516438462</w:t>
            </w:r>
          </w:p>
        </w:tc>
        <w:tc>
          <w:tcPr>
            <w:tcW w:w="2769" w:type="dxa"/>
            <w:gridSpan w:val="4"/>
          </w:tcPr>
          <w:p w14:paraId="2190D910"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ת.ז./ח.פ.</w:t>
            </w:r>
          </w:p>
        </w:tc>
        <w:tc>
          <w:tcPr>
            <w:tcW w:w="2614" w:type="dxa"/>
            <w:gridSpan w:val="3"/>
            <w:vMerge/>
            <w:shd w:val="clear" w:color="auto" w:fill="auto"/>
          </w:tcPr>
          <w:p w14:paraId="4CE4019F" w14:textId="77777777" w:rsidR="00801B76" w:rsidRPr="00801B76" w:rsidRDefault="00801B76" w:rsidP="00801B76">
            <w:pPr>
              <w:spacing w:line="360" w:lineRule="auto"/>
              <w:ind w:left="50" w:right="78"/>
              <w:jc w:val="both"/>
              <w:rPr>
                <w:rFonts w:ascii="David" w:hAnsi="David"/>
                <w:b/>
                <w:sz w:val="25"/>
                <w:szCs w:val="25"/>
                <w:rtl/>
              </w:rPr>
            </w:pPr>
          </w:p>
        </w:tc>
        <w:tc>
          <w:tcPr>
            <w:tcW w:w="3511" w:type="dxa"/>
            <w:gridSpan w:val="2"/>
            <w:vMerge/>
          </w:tcPr>
          <w:p w14:paraId="621EFD30" w14:textId="77777777" w:rsidR="00801B76" w:rsidRPr="00801B76" w:rsidRDefault="00801B76" w:rsidP="00801B76">
            <w:pPr>
              <w:spacing w:line="360" w:lineRule="auto"/>
              <w:ind w:left="50" w:right="78"/>
              <w:jc w:val="both"/>
              <w:rPr>
                <w:rFonts w:ascii="David" w:hAnsi="David"/>
                <w:b/>
                <w:sz w:val="25"/>
                <w:szCs w:val="25"/>
                <w:rtl/>
              </w:rPr>
            </w:pPr>
          </w:p>
        </w:tc>
      </w:tr>
      <w:tr w:rsidR="00801B76" w:rsidRPr="00801B76" w14:paraId="2117B177" w14:textId="77777777" w:rsidTr="0060613B">
        <w:trPr>
          <w:trHeight w:val="391"/>
        </w:trPr>
        <w:tc>
          <w:tcPr>
            <w:tcW w:w="2641" w:type="dxa"/>
            <w:gridSpan w:val="2"/>
          </w:tcPr>
          <w:p w14:paraId="1AB1875D" w14:textId="77777777" w:rsidR="00801B76" w:rsidRPr="00801B76" w:rsidRDefault="00801B76" w:rsidP="00801B76">
            <w:pPr>
              <w:spacing w:line="220" w:lineRule="exact"/>
              <w:jc w:val="both"/>
              <w:rPr>
                <w:rFonts w:ascii="David" w:hAnsi="David"/>
                <w:sz w:val="25"/>
                <w:szCs w:val="25"/>
                <w:rtl/>
              </w:rPr>
            </w:pPr>
            <w:r w:rsidRPr="00801B76">
              <w:rPr>
                <w:rFonts w:ascii="David" w:hAnsi="David"/>
                <w:sz w:val="25"/>
                <w:szCs w:val="25"/>
                <w:rtl/>
              </w:rPr>
              <w:t xml:space="preserve">מען </w:t>
            </w:r>
          </w:p>
          <w:p w14:paraId="27A2AC51" w14:textId="77777777" w:rsidR="00801B76" w:rsidRPr="00801B76" w:rsidRDefault="00801B76" w:rsidP="00801B76">
            <w:pPr>
              <w:spacing w:line="220" w:lineRule="exact"/>
              <w:jc w:val="both"/>
              <w:rPr>
                <w:rFonts w:ascii="David" w:hAnsi="David"/>
                <w:sz w:val="25"/>
                <w:szCs w:val="25"/>
                <w:rtl/>
              </w:rPr>
            </w:pPr>
            <w:r w:rsidRPr="00801B76">
              <w:rPr>
                <w:rFonts w:ascii="David" w:hAnsi="David" w:hint="cs"/>
                <w:sz w:val="25"/>
                <w:szCs w:val="25"/>
                <w:rtl/>
              </w:rPr>
              <w:t>דרך החורש 4, יהוד</w:t>
            </w:r>
          </w:p>
          <w:p w14:paraId="26B95560" w14:textId="77777777" w:rsidR="00801B76" w:rsidRPr="00801B76" w:rsidRDefault="00801B76" w:rsidP="00801B76">
            <w:pPr>
              <w:spacing w:line="360" w:lineRule="auto"/>
              <w:jc w:val="both"/>
              <w:rPr>
                <w:rFonts w:ascii="David" w:hAnsi="David"/>
                <w:sz w:val="25"/>
                <w:szCs w:val="25"/>
                <w:rtl/>
              </w:rPr>
            </w:pPr>
          </w:p>
        </w:tc>
        <w:tc>
          <w:tcPr>
            <w:tcW w:w="2769" w:type="dxa"/>
            <w:gridSpan w:val="4"/>
          </w:tcPr>
          <w:p w14:paraId="2F0D1553" w14:textId="77777777" w:rsidR="00801B76" w:rsidRPr="00801B76" w:rsidRDefault="00801B76" w:rsidP="00801B76">
            <w:pPr>
              <w:spacing w:line="360" w:lineRule="auto"/>
              <w:jc w:val="both"/>
              <w:rPr>
                <w:rFonts w:ascii="David" w:hAnsi="David"/>
                <w:sz w:val="25"/>
                <w:szCs w:val="25"/>
              </w:rPr>
            </w:pPr>
            <w:r w:rsidRPr="00801B76">
              <w:rPr>
                <w:rFonts w:ascii="David" w:hAnsi="David"/>
                <w:sz w:val="25"/>
                <w:szCs w:val="25"/>
                <w:rtl/>
              </w:rPr>
              <w:t>מען</w:t>
            </w:r>
          </w:p>
        </w:tc>
        <w:tc>
          <w:tcPr>
            <w:tcW w:w="2614" w:type="dxa"/>
            <w:gridSpan w:val="3"/>
            <w:vMerge/>
            <w:shd w:val="clear" w:color="auto" w:fill="auto"/>
          </w:tcPr>
          <w:p w14:paraId="23F7D5A4" w14:textId="77777777" w:rsidR="00801B76" w:rsidRPr="00801B76" w:rsidRDefault="00801B76" w:rsidP="00801B76">
            <w:pPr>
              <w:spacing w:line="360" w:lineRule="auto"/>
              <w:ind w:left="50" w:right="78"/>
              <w:jc w:val="both"/>
              <w:rPr>
                <w:rFonts w:ascii="David" w:hAnsi="David"/>
                <w:b/>
                <w:sz w:val="25"/>
                <w:szCs w:val="25"/>
                <w:rtl/>
              </w:rPr>
            </w:pPr>
          </w:p>
        </w:tc>
        <w:tc>
          <w:tcPr>
            <w:tcW w:w="3511" w:type="dxa"/>
            <w:gridSpan w:val="2"/>
            <w:vMerge/>
          </w:tcPr>
          <w:p w14:paraId="75CBA8CD" w14:textId="77777777" w:rsidR="00801B76" w:rsidRPr="00801B76" w:rsidRDefault="00801B76" w:rsidP="00801B76">
            <w:pPr>
              <w:spacing w:line="360" w:lineRule="auto"/>
              <w:ind w:left="50" w:right="78"/>
              <w:jc w:val="both"/>
              <w:rPr>
                <w:rFonts w:ascii="David" w:hAnsi="David"/>
                <w:b/>
                <w:sz w:val="25"/>
                <w:szCs w:val="25"/>
                <w:rtl/>
              </w:rPr>
            </w:pPr>
          </w:p>
        </w:tc>
      </w:tr>
      <w:tr w:rsidR="00801B76" w:rsidRPr="00801B76" w14:paraId="0AF795E8" w14:textId="77777777" w:rsidTr="0060613B">
        <w:trPr>
          <w:trHeight w:val="303"/>
          <w:tblHeader/>
        </w:trPr>
        <w:tc>
          <w:tcPr>
            <w:tcW w:w="11535" w:type="dxa"/>
            <w:gridSpan w:val="11"/>
          </w:tcPr>
          <w:p w14:paraId="24FFF8C6"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כיסויים</w:t>
            </w:r>
          </w:p>
        </w:tc>
      </w:tr>
      <w:tr w:rsidR="00801B76" w:rsidRPr="00801B76" w14:paraId="19A5646E" w14:textId="77777777" w:rsidTr="00801B76">
        <w:trPr>
          <w:trHeight w:val="173"/>
        </w:trPr>
        <w:tc>
          <w:tcPr>
            <w:tcW w:w="1833" w:type="dxa"/>
            <w:vMerge w:val="restart"/>
            <w:shd w:val="clear" w:color="auto" w:fill="F2F2F2"/>
          </w:tcPr>
          <w:p w14:paraId="573E8DD1"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סוג הביטוח</w:t>
            </w:r>
          </w:p>
          <w:p w14:paraId="15D36F08" w14:textId="77777777" w:rsidR="00801B76" w:rsidRPr="00801B76" w:rsidRDefault="00801B76" w:rsidP="00801B76">
            <w:pPr>
              <w:spacing w:line="360" w:lineRule="auto"/>
              <w:jc w:val="center"/>
              <w:rPr>
                <w:rFonts w:ascii="David" w:hAnsi="David"/>
                <w:sz w:val="25"/>
                <w:szCs w:val="25"/>
                <w:rtl/>
              </w:rPr>
            </w:pPr>
          </w:p>
          <w:p w14:paraId="6B575328"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חלוקה לפי גבולות אחריות או סכומי ביטוח</w:t>
            </w:r>
          </w:p>
        </w:tc>
        <w:tc>
          <w:tcPr>
            <w:tcW w:w="1013" w:type="dxa"/>
            <w:gridSpan w:val="2"/>
            <w:vMerge w:val="restart"/>
            <w:shd w:val="clear" w:color="auto" w:fill="F2F2F2"/>
          </w:tcPr>
          <w:p w14:paraId="101E09CA"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מספר הפוליסה</w:t>
            </w:r>
          </w:p>
        </w:tc>
        <w:tc>
          <w:tcPr>
            <w:tcW w:w="1132" w:type="dxa"/>
            <w:vMerge w:val="restart"/>
            <w:shd w:val="clear" w:color="auto" w:fill="F2F2F2"/>
          </w:tcPr>
          <w:p w14:paraId="6B6A3F5B"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נוסח ומהדורת הפוליסה</w:t>
            </w:r>
          </w:p>
        </w:tc>
        <w:tc>
          <w:tcPr>
            <w:tcW w:w="1301" w:type="dxa"/>
            <w:vMerge w:val="restart"/>
            <w:shd w:val="clear" w:color="auto" w:fill="F2F2F2"/>
          </w:tcPr>
          <w:p w14:paraId="660D7001"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תאריך תחילה</w:t>
            </w:r>
          </w:p>
        </w:tc>
        <w:tc>
          <w:tcPr>
            <w:tcW w:w="1369" w:type="dxa"/>
            <w:gridSpan w:val="2"/>
            <w:vMerge w:val="restart"/>
            <w:shd w:val="clear" w:color="auto" w:fill="F2F2F2"/>
          </w:tcPr>
          <w:p w14:paraId="2C8ED093"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תאריך סיום</w:t>
            </w:r>
          </w:p>
        </w:tc>
        <w:tc>
          <w:tcPr>
            <w:tcW w:w="2509" w:type="dxa"/>
            <w:gridSpan w:val="3"/>
            <w:shd w:val="clear" w:color="auto" w:fill="F2F2F2"/>
          </w:tcPr>
          <w:p w14:paraId="7DE454B1"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גבול האחריות/ סכום ביטוח</w:t>
            </w:r>
          </w:p>
        </w:tc>
        <w:tc>
          <w:tcPr>
            <w:tcW w:w="2378" w:type="dxa"/>
            <w:vMerge w:val="restart"/>
            <w:shd w:val="clear" w:color="auto" w:fill="F2F2F2"/>
          </w:tcPr>
          <w:p w14:paraId="3B91FA78"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 xml:space="preserve">כיסויים נוספים בתוקף וביטול חריגים </w:t>
            </w:r>
          </w:p>
          <w:p w14:paraId="6A42A449"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יש לציין קוד כיסוי בהתאם לנספח ד'</w:t>
            </w:r>
          </w:p>
        </w:tc>
      </w:tr>
      <w:tr w:rsidR="00801B76" w:rsidRPr="00801B76" w14:paraId="018D3A6B" w14:textId="77777777" w:rsidTr="00801B76">
        <w:trPr>
          <w:trHeight w:val="43"/>
        </w:trPr>
        <w:tc>
          <w:tcPr>
            <w:tcW w:w="1833" w:type="dxa"/>
            <w:vMerge/>
            <w:shd w:val="clear" w:color="auto" w:fill="F2F2F2"/>
          </w:tcPr>
          <w:p w14:paraId="790A969D" w14:textId="77777777" w:rsidR="00801B76" w:rsidRPr="00801B76" w:rsidRDefault="00801B76" w:rsidP="00801B76">
            <w:pPr>
              <w:spacing w:line="360" w:lineRule="auto"/>
              <w:jc w:val="both"/>
              <w:rPr>
                <w:rFonts w:ascii="David" w:hAnsi="David"/>
                <w:sz w:val="25"/>
                <w:szCs w:val="25"/>
                <w:rtl/>
              </w:rPr>
            </w:pPr>
          </w:p>
        </w:tc>
        <w:tc>
          <w:tcPr>
            <w:tcW w:w="1013" w:type="dxa"/>
            <w:gridSpan w:val="2"/>
            <w:vMerge/>
            <w:shd w:val="clear" w:color="auto" w:fill="F2F2F2"/>
          </w:tcPr>
          <w:p w14:paraId="26411041" w14:textId="77777777" w:rsidR="00801B76" w:rsidRPr="00801B76" w:rsidRDefault="00801B76" w:rsidP="00801B76">
            <w:pPr>
              <w:spacing w:line="360" w:lineRule="auto"/>
              <w:jc w:val="both"/>
              <w:rPr>
                <w:rFonts w:ascii="David" w:hAnsi="David"/>
                <w:sz w:val="25"/>
                <w:szCs w:val="25"/>
                <w:rtl/>
              </w:rPr>
            </w:pPr>
          </w:p>
        </w:tc>
        <w:tc>
          <w:tcPr>
            <w:tcW w:w="1132" w:type="dxa"/>
            <w:vMerge/>
            <w:shd w:val="clear" w:color="auto" w:fill="F2F2F2"/>
          </w:tcPr>
          <w:p w14:paraId="291953F9" w14:textId="77777777" w:rsidR="00801B76" w:rsidRPr="00801B76" w:rsidRDefault="00801B76" w:rsidP="00801B76">
            <w:pPr>
              <w:spacing w:line="360" w:lineRule="auto"/>
              <w:jc w:val="both"/>
              <w:rPr>
                <w:rFonts w:ascii="David" w:hAnsi="David"/>
                <w:sz w:val="25"/>
                <w:szCs w:val="25"/>
                <w:rtl/>
              </w:rPr>
            </w:pPr>
          </w:p>
        </w:tc>
        <w:tc>
          <w:tcPr>
            <w:tcW w:w="1301" w:type="dxa"/>
            <w:vMerge/>
            <w:shd w:val="clear" w:color="auto" w:fill="F2F2F2"/>
          </w:tcPr>
          <w:p w14:paraId="4BB74070" w14:textId="77777777" w:rsidR="00801B76" w:rsidRPr="00801B76" w:rsidRDefault="00801B76" w:rsidP="00801B76">
            <w:pPr>
              <w:spacing w:line="360" w:lineRule="auto"/>
              <w:jc w:val="both"/>
              <w:rPr>
                <w:rFonts w:ascii="David" w:hAnsi="David"/>
                <w:sz w:val="25"/>
                <w:szCs w:val="25"/>
                <w:rtl/>
              </w:rPr>
            </w:pPr>
          </w:p>
        </w:tc>
        <w:tc>
          <w:tcPr>
            <w:tcW w:w="1369" w:type="dxa"/>
            <w:gridSpan w:val="2"/>
            <w:vMerge/>
            <w:shd w:val="clear" w:color="auto" w:fill="F2F2F2"/>
          </w:tcPr>
          <w:p w14:paraId="502FDF61" w14:textId="77777777" w:rsidR="00801B76" w:rsidRPr="00801B76" w:rsidRDefault="00801B76" w:rsidP="00801B76">
            <w:pPr>
              <w:spacing w:line="360" w:lineRule="auto"/>
              <w:jc w:val="both"/>
              <w:rPr>
                <w:rFonts w:ascii="David" w:hAnsi="David"/>
                <w:sz w:val="25"/>
                <w:szCs w:val="25"/>
                <w:rtl/>
              </w:rPr>
            </w:pPr>
          </w:p>
        </w:tc>
        <w:tc>
          <w:tcPr>
            <w:tcW w:w="1273" w:type="dxa"/>
            <w:shd w:val="clear" w:color="auto" w:fill="F2F2F2"/>
          </w:tcPr>
          <w:p w14:paraId="57996C25"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סכום</w:t>
            </w:r>
          </w:p>
        </w:tc>
        <w:tc>
          <w:tcPr>
            <w:tcW w:w="1236" w:type="dxa"/>
            <w:gridSpan w:val="2"/>
            <w:shd w:val="clear" w:color="auto" w:fill="F2F2F2"/>
          </w:tcPr>
          <w:p w14:paraId="33D6B477" w14:textId="77777777" w:rsidR="00801B76" w:rsidRPr="00801B76" w:rsidRDefault="00801B76" w:rsidP="00801B76">
            <w:pPr>
              <w:spacing w:line="360" w:lineRule="auto"/>
              <w:jc w:val="center"/>
              <w:rPr>
                <w:rFonts w:ascii="David" w:hAnsi="David"/>
                <w:sz w:val="25"/>
                <w:szCs w:val="25"/>
                <w:rtl/>
              </w:rPr>
            </w:pPr>
            <w:r w:rsidRPr="00801B76">
              <w:rPr>
                <w:rFonts w:ascii="David" w:hAnsi="David"/>
                <w:sz w:val="25"/>
                <w:szCs w:val="25"/>
                <w:rtl/>
              </w:rPr>
              <w:t>מטבע</w:t>
            </w:r>
          </w:p>
        </w:tc>
        <w:tc>
          <w:tcPr>
            <w:tcW w:w="2378" w:type="dxa"/>
            <w:vMerge/>
            <w:shd w:val="clear" w:color="auto" w:fill="F2F2F2"/>
          </w:tcPr>
          <w:p w14:paraId="4ED5F7B8" w14:textId="77777777" w:rsidR="00801B76" w:rsidRPr="00801B76" w:rsidRDefault="00801B76" w:rsidP="00801B76">
            <w:pPr>
              <w:spacing w:line="360" w:lineRule="auto"/>
              <w:jc w:val="center"/>
              <w:rPr>
                <w:rFonts w:ascii="David" w:hAnsi="David"/>
                <w:sz w:val="25"/>
                <w:szCs w:val="25"/>
                <w:rtl/>
              </w:rPr>
            </w:pPr>
          </w:p>
        </w:tc>
      </w:tr>
      <w:tr w:rsidR="00801B76" w:rsidRPr="00801B76" w14:paraId="2B850FB5" w14:textId="77777777" w:rsidTr="00801B76">
        <w:trPr>
          <w:trHeight w:val="850"/>
        </w:trPr>
        <w:tc>
          <w:tcPr>
            <w:tcW w:w="1833" w:type="dxa"/>
            <w:shd w:val="clear" w:color="auto" w:fill="F2F2F2"/>
          </w:tcPr>
          <w:p w14:paraId="2206D5EB" w14:textId="77777777" w:rsidR="00801B76" w:rsidRPr="00801B76" w:rsidRDefault="00801B76" w:rsidP="00801B76">
            <w:pPr>
              <w:spacing w:line="360" w:lineRule="auto"/>
              <w:jc w:val="both"/>
              <w:rPr>
                <w:rFonts w:ascii="David" w:hAnsi="David"/>
                <w:sz w:val="25"/>
                <w:szCs w:val="25"/>
                <w:rtl/>
              </w:rPr>
            </w:pPr>
          </w:p>
          <w:p w14:paraId="7B4950F1"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צד ג'</w:t>
            </w:r>
          </w:p>
        </w:tc>
        <w:tc>
          <w:tcPr>
            <w:tcW w:w="1013" w:type="dxa"/>
            <w:gridSpan w:val="2"/>
            <w:shd w:val="clear" w:color="auto" w:fill="F2F2F2"/>
          </w:tcPr>
          <w:p w14:paraId="46B31836" w14:textId="77777777" w:rsidR="00801B76" w:rsidRPr="00801B76" w:rsidRDefault="00801B76" w:rsidP="00801B76">
            <w:pPr>
              <w:spacing w:line="360" w:lineRule="auto"/>
              <w:jc w:val="both"/>
              <w:rPr>
                <w:rFonts w:ascii="David" w:hAnsi="David"/>
                <w:sz w:val="25"/>
                <w:szCs w:val="25"/>
                <w:rtl/>
              </w:rPr>
            </w:pPr>
          </w:p>
        </w:tc>
        <w:tc>
          <w:tcPr>
            <w:tcW w:w="1132" w:type="dxa"/>
            <w:shd w:val="clear" w:color="auto" w:fill="F2F2F2"/>
          </w:tcPr>
          <w:p w14:paraId="5FB4AC01" w14:textId="77777777" w:rsidR="00801B76" w:rsidRPr="00801B76" w:rsidRDefault="00801B76" w:rsidP="00801B76">
            <w:pPr>
              <w:spacing w:line="360" w:lineRule="auto"/>
              <w:jc w:val="both"/>
              <w:rPr>
                <w:rFonts w:ascii="David" w:hAnsi="David"/>
                <w:b/>
                <w:sz w:val="25"/>
                <w:szCs w:val="25"/>
                <w:rtl/>
              </w:rPr>
            </w:pPr>
          </w:p>
          <w:p w14:paraId="31377AC8" w14:textId="77777777" w:rsidR="00801B76" w:rsidRPr="00801B76" w:rsidRDefault="00801B76" w:rsidP="00801B76">
            <w:pPr>
              <w:spacing w:line="360" w:lineRule="auto"/>
              <w:jc w:val="both"/>
              <w:rPr>
                <w:rFonts w:ascii="David" w:hAnsi="David"/>
                <w:sz w:val="25"/>
                <w:szCs w:val="25"/>
                <w:rtl/>
              </w:rPr>
            </w:pPr>
            <w:r w:rsidRPr="00801B76">
              <w:rPr>
                <w:rFonts w:ascii="David" w:hAnsi="David"/>
                <w:b/>
                <w:sz w:val="25"/>
                <w:szCs w:val="25"/>
                <w:rtl/>
              </w:rPr>
              <w:t>........ ביט</w:t>
            </w:r>
          </w:p>
          <w:p w14:paraId="386E0B05"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מהדורה</w:t>
            </w:r>
          </w:p>
          <w:p w14:paraId="70A999C7"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tc>
        <w:tc>
          <w:tcPr>
            <w:tcW w:w="1301" w:type="dxa"/>
            <w:shd w:val="clear" w:color="auto" w:fill="F2F2F2"/>
          </w:tcPr>
          <w:p w14:paraId="357D54C4" w14:textId="77777777" w:rsidR="00801B76" w:rsidRPr="00801B76" w:rsidRDefault="00801B76" w:rsidP="00801B76">
            <w:pPr>
              <w:spacing w:line="360" w:lineRule="auto"/>
              <w:jc w:val="both"/>
              <w:rPr>
                <w:rFonts w:ascii="David" w:hAnsi="David"/>
                <w:sz w:val="25"/>
                <w:szCs w:val="25"/>
                <w:rtl/>
              </w:rPr>
            </w:pPr>
          </w:p>
        </w:tc>
        <w:tc>
          <w:tcPr>
            <w:tcW w:w="1369" w:type="dxa"/>
            <w:gridSpan w:val="2"/>
            <w:shd w:val="clear" w:color="auto" w:fill="F2F2F2"/>
          </w:tcPr>
          <w:p w14:paraId="2429A538" w14:textId="77777777" w:rsidR="00801B76" w:rsidRPr="00801B76" w:rsidRDefault="00801B76" w:rsidP="00801B76">
            <w:pPr>
              <w:spacing w:line="360" w:lineRule="auto"/>
              <w:jc w:val="both"/>
              <w:rPr>
                <w:rFonts w:ascii="David" w:hAnsi="David"/>
                <w:sz w:val="25"/>
                <w:szCs w:val="25"/>
                <w:rtl/>
              </w:rPr>
            </w:pPr>
          </w:p>
        </w:tc>
        <w:tc>
          <w:tcPr>
            <w:tcW w:w="1273" w:type="dxa"/>
            <w:shd w:val="clear" w:color="auto" w:fill="F2F2F2"/>
          </w:tcPr>
          <w:p w14:paraId="6CB409CB" w14:textId="77777777" w:rsidR="00801B76" w:rsidRPr="00801B76" w:rsidRDefault="00801B76" w:rsidP="00801B76">
            <w:pPr>
              <w:spacing w:line="360" w:lineRule="auto"/>
              <w:jc w:val="both"/>
              <w:rPr>
                <w:rFonts w:ascii="David" w:hAnsi="David"/>
                <w:sz w:val="25"/>
                <w:szCs w:val="25"/>
                <w:rtl/>
              </w:rPr>
            </w:pPr>
          </w:p>
          <w:p w14:paraId="51E89047" w14:textId="77777777" w:rsidR="00801B76" w:rsidRPr="00801B76" w:rsidRDefault="00801B76" w:rsidP="00801B76">
            <w:pPr>
              <w:spacing w:line="360" w:lineRule="auto"/>
              <w:jc w:val="both"/>
              <w:rPr>
                <w:rFonts w:ascii="David" w:hAnsi="David"/>
                <w:sz w:val="25"/>
                <w:szCs w:val="25"/>
                <w:rtl/>
              </w:rPr>
            </w:pPr>
            <w:r w:rsidRPr="00801B76">
              <w:rPr>
                <w:rFonts w:ascii="David" w:hAnsi="David" w:hint="cs"/>
                <w:sz w:val="25"/>
                <w:szCs w:val="25"/>
                <w:rtl/>
              </w:rPr>
              <w:t>4,000,000</w:t>
            </w:r>
          </w:p>
          <w:p w14:paraId="61F3E469"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לאירוע ובמצטבר על פי הפוליסה</w:t>
            </w:r>
          </w:p>
        </w:tc>
        <w:tc>
          <w:tcPr>
            <w:tcW w:w="1236" w:type="dxa"/>
            <w:gridSpan w:val="2"/>
            <w:shd w:val="clear" w:color="auto" w:fill="F2F2F2"/>
          </w:tcPr>
          <w:p w14:paraId="648E6A35" w14:textId="77777777" w:rsidR="00801B76" w:rsidRPr="00801B76" w:rsidRDefault="00801B76" w:rsidP="00801B76">
            <w:pPr>
              <w:spacing w:line="360" w:lineRule="auto"/>
              <w:jc w:val="both"/>
              <w:rPr>
                <w:rFonts w:ascii="David" w:hAnsi="David"/>
                <w:sz w:val="25"/>
                <w:szCs w:val="25"/>
                <w:rtl/>
              </w:rPr>
            </w:pPr>
          </w:p>
          <w:p w14:paraId="468D59D5"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p w14:paraId="37BC0D68" w14:textId="77777777" w:rsidR="00801B76" w:rsidRPr="00801B76" w:rsidRDefault="00801B76" w:rsidP="00801B76">
            <w:pPr>
              <w:spacing w:line="360" w:lineRule="auto"/>
              <w:jc w:val="both"/>
              <w:rPr>
                <w:rFonts w:ascii="David" w:hAnsi="David"/>
                <w:sz w:val="25"/>
                <w:szCs w:val="25"/>
                <w:rtl/>
              </w:rPr>
            </w:pPr>
          </w:p>
        </w:tc>
        <w:tc>
          <w:tcPr>
            <w:tcW w:w="2378" w:type="dxa"/>
            <w:shd w:val="clear" w:color="auto" w:fill="F2F2F2"/>
          </w:tcPr>
          <w:p w14:paraId="445B1E21" w14:textId="77777777" w:rsidR="00801B76" w:rsidRPr="00801B76" w:rsidRDefault="00801B76" w:rsidP="00801B76">
            <w:pPr>
              <w:spacing w:after="60" w:line="360" w:lineRule="auto"/>
              <w:ind w:left="306" w:right="79" w:hanging="306"/>
              <w:jc w:val="both"/>
              <w:rPr>
                <w:rFonts w:ascii="David" w:hAnsi="David"/>
                <w:bCs/>
                <w:sz w:val="25"/>
                <w:szCs w:val="25"/>
                <w:rtl/>
              </w:rPr>
            </w:pPr>
          </w:p>
          <w:p w14:paraId="769FBF89"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302-אחריות צולבת</w:t>
            </w:r>
          </w:p>
          <w:p w14:paraId="6983EC05"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307-קבלנים וקבלני משנה</w:t>
            </w:r>
          </w:p>
          <w:p w14:paraId="05026266"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 xml:space="preserve">315-תביעות </w:t>
            </w:r>
            <w:proofErr w:type="spellStart"/>
            <w:r w:rsidRPr="00801B76">
              <w:rPr>
                <w:rFonts w:ascii="David" w:hAnsi="David"/>
                <w:bCs/>
                <w:sz w:val="25"/>
                <w:szCs w:val="25"/>
                <w:rtl/>
              </w:rPr>
              <w:t>מל"ל</w:t>
            </w:r>
            <w:proofErr w:type="spellEnd"/>
          </w:p>
          <w:p w14:paraId="478589B8"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321-מבוטח נוסף</w:t>
            </w:r>
            <w:r w:rsidRPr="00801B76">
              <w:rPr>
                <w:rFonts w:ascii="David" w:hAnsi="David"/>
                <w:bCs/>
                <w:sz w:val="25"/>
                <w:szCs w:val="25"/>
              </w:rPr>
              <w:t xml:space="preserve"> </w:t>
            </w:r>
            <w:r w:rsidRPr="00801B76">
              <w:rPr>
                <w:rFonts w:ascii="David" w:hAnsi="David"/>
                <w:bCs/>
                <w:sz w:val="25"/>
                <w:szCs w:val="25"/>
                <w:rtl/>
              </w:rPr>
              <w:t>בגין מעשי או מחדלי המבוטח - מבקש האישור</w:t>
            </w:r>
          </w:p>
          <w:p w14:paraId="69012731"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322-מבקש מוגדר צד ג'</w:t>
            </w:r>
          </w:p>
          <w:p w14:paraId="6C496A59"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328-ראשוניות</w:t>
            </w:r>
          </w:p>
          <w:p w14:paraId="5781D995"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lastRenderedPageBreak/>
              <w:t>329 -רכוש המבקש ייחשב כצד ג'</w:t>
            </w:r>
          </w:p>
        </w:tc>
      </w:tr>
      <w:tr w:rsidR="00801B76" w:rsidRPr="00801B76" w14:paraId="1DE9E167" w14:textId="77777777" w:rsidTr="00801B76">
        <w:trPr>
          <w:trHeight w:val="850"/>
        </w:trPr>
        <w:tc>
          <w:tcPr>
            <w:tcW w:w="1833" w:type="dxa"/>
            <w:shd w:val="clear" w:color="auto" w:fill="FFFFFF"/>
          </w:tcPr>
          <w:p w14:paraId="2AB85FC8" w14:textId="77777777" w:rsidR="00801B76" w:rsidRPr="00801B76" w:rsidRDefault="00801B76" w:rsidP="00801B76">
            <w:pPr>
              <w:spacing w:line="360" w:lineRule="auto"/>
              <w:jc w:val="both"/>
              <w:rPr>
                <w:rFonts w:ascii="David" w:hAnsi="David"/>
                <w:sz w:val="25"/>
                <w:szCs w:val="25"/>
                <w:rtl/>
              </w:rPr>
            </w:pPr>
          </w:p>
          <w:p w14:paraId="7E3F4B00"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אחריות מעבידים</w:t>
            </w:r>
          </w:p>
        </w:tc>
        <w:tc>
          <w:tcPr>
            <w:tcW w:w="1013" w:type="dxa"/>
            <w:gridSpan w:val="2"/>
            <w:shd w:val="clear" w:color="auto" w:fill="FFFFFF"/>
          </w:tcPr>
          <w:p w14:paraId="5D2D4CEA" w14:textId="77777777" w:rsidR="00801B76" w:rsidRPr="00801B76" w:rsidRDefault="00801B76" w:rsidP="00801B76">
            <w:pPr>
              <w:spacing w:line="360" w:lineRule="auto"/>
              <w:jc w:val="both"/>
              <w:rPr>
                <w:rFonts w:ascii="David" w:hAnsi="David"/>
                <w:sz w:val="25"/>
                <w:szCs w:val="25"/>
                <w:rtl/>
              </w:rPr>
            </w:pPr>
          </w:p>
        </w:tc>
        <w:tc>
          <w:tcPr>
            <w:tcW w:w="1132" w:type="dxa"/>
            <w:shd w:val="clear" w:color="auto" w:fill="FFFFFF"/>
          </w:tcPr>
          <w:p w14:paraId="2DEC880C" w14:textId="77777777" w:rsidR="00801B76" w:rsidRPr="00801B76" w:rsidRDefault="00801B76" w:rsidP="00801B76">
            <w:pPr>
              <w:spacing w:line="360" w:lineRule="auto"/>
              <w:jc w:val="both"/>
              <w:rPr>
                <w:rFonts w:ascii="David" w:hAnsi="David"/>
                <w:sz w:val="25"/>
                <w:szCs w:val="25"/>
                <w:rtl/>
              </w:rPr>
            </w:pPr>
          </w:p>
          <w:p w14:paraId="662C026F" w14:textId="77777777" w:rsidR="00801B76" w:rsidRPr="00801B76" w:rsidRDefault="00801B76" w:rsidP="00801B76">
            <w:pPr>
              <w:spacing w:line="360" w:lineRule="auto"/>
              <w:jc w:val="both"/>
              <w:rPr>
                <w:rFonts w:ascii="David" w:hAnsi="David"/>
                <w:sz w:val="25"/>
                <w:szCs w:val="25"/>
                <w:rtl/>
              </w:rPr>
            </w:pPr>
            <w:r w:rsidRPr="00801B76">
              <w:rPr>
                <w:rFonts w:ascii="David" w:hAnsi="David"/>
                <w:b/>
                <w:sz w:val="25"/>
                <w:szCs w:val="25"/>
                <w:rtl/>
              </w:rPr>
              <w:t>........ ביט</w:t>
            </w:r>
          </w:p>
          <w:p w14:paraId="41664081"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מהדורה</w:t>
            </w:r>
          </w:p>
          <w:p w14:paraId="0AC56916"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tc>
        <w:tc>
          <w:tcPr>
            <w:tcW w:w="1301" w:type="dxa"/>
            <w:shd w:val="clear" w:color="auto" w:fill="FFFFFF"/>
          </w:tcPr>
          <w:p w14:paraId="525D2AC3" w14:textId="77777777" w:rsidR="00801B76" w:rsidRPr="00801B76" w:rsidRDefault="00801B76" w:rsidP="00801B76">
            <w:pPr>
              <w:spacing w:line="360" w:lineRule="auto"/>
              <w:jc w:val="both"/>
              <w:rPr>
                <w:rFonts w:ascii="David" w:hAnsi="David"/>
                <w:sz w:val="25"/>
                <w:szCs w:val="25"/>
                <w:rtl/>
              </w:rPr>
            </w:pPr>
          </w:p>
        </w:tc>
        <w:tc>
          <w:tcPr>
            <w:tcW w:w="1369" w:type="dxa"/>
            <w:gridSpan w:val="2"/>
            <w:shd w:val="clear" w:color="auto" w:fill="FFFFFF"/>
          </w:tcPr>
          <w:p w14:paraId="5B3E5667" w14:textId="77777777" w:rsidR="00801B76" w:rsidRPr="00801B76" w:rsidRDefault="00801B76" w:rsidP="00801B76">
            <w:pPr>
              <w:spacing w:line="360" w:lineRule="auto"/>
              <w:jc w:val="both"/>
              <w:rPr>
                <w:rFonts w:ascii="David" w:hAnsi="David"/>
                <w:sz w:val="25"/>
                <w:szCs w:val="25"/>
                <w:rtl/>
              </w:rPr>
            </w:pPr>
          </w:p>
        </w:tc>
        <w:tc>
          <w:tcPr>
            <w:tcW w:w="1273" w:type="dxa"/>
            <w:shd w:val="clear" w:color="auto" w:fill="FFFFFF"/>
          </w:tcPr>
          <w:p w14:paraId="018585EA" w14:textId="77777777" w:rsidR="00801B76" w:rsidRPr="00801B76" w:rsidRDefault="00801B76" w:rsidP="00801B76">
            <w:pPr>
              <w:spacing w:line="360" w:lineRule="auto"/>
              <w:jc w:val="both"/>
              <w:rPr>
                <w:rFonts w:ascii="David" w:hAnsi="David"/>
                <w:sz w:val="25"/>
                <w:szCs w:val="25"/>
                <w:rtl/>
              </w:rPr>
            </w:pPr>
          </w:p>
          <w:p w14:paraId="7A6F02F9"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20,000,000</w:t>
            </w:r>
          </w:p>
        </w:tc>
        <w:tc>
          <w:tcPr>
            <w:tcW w:w="1236" w:type="dxa"/>
            <w:gridSpan w:val="2"/>
            <w:shd w:val="clear" w:color="auto" w:fill="FFFFFF"/>
          </w:tcPr>
          <w:p w14:paraId="0FD207AB" w14:textId="77777777" w:rsidR="00801B76" w:rsidRPr="00801B76" w:rsidRDefault="00801B76" w:rsidP="00801B76">
            <w:pPr>
              <w:spacing w:line="360" w:lineRule="auto"/>
              <w:jc w:val="both"/>
              <w:rPr>
                <w:rFonts w:ascii="David" w:hAnsi="David"/>
                <w:sz w:val="25"/>
                <w:szCs w:val="25"/>
                <w:rtl/>
              </w:rPr>
            </w:pPr>
          </w:p>
          <w:p w14:paraId="077CD7DB" w14:textId="77777777" w:rsidR="00801B76" w:rsidRPr="00801B76" w:rsidRDefault="00801B76" w:rsidP="00801B76">
            <w:pPr>
              <w:spacing w:line="360" w:lineRule="auto"/>
              <w:jc w:val="both"/>
              <w:rPr>
                <w:rFonts w:ascii="David" w:hAnsi="David"/>
                <w:sz w:val="25"/>
                <w:szCs w:val="25"/>
                <w:rtl/>
              </w:rPr>
            </w:pPr>
            <w:r w:rsidRPr="00801B76">
              <w:rPr>
                <w:rFonts w:ascii="David" w:hAnsi="David"/>
                <w:sz w:val="25"/>
                <w:szCs w:val="25"/>
                <w:rtl/>
              </w:rPr>
              <w:t>₪</w:t>
            </w:r>
          </w:p>
          <w:p w14:paraId="5B71B0E4" w14:textId="77777777" w:rsidR="00801B76" w:rsidRPr="00801B76" w:rsidRDefault="00801B76" w:rsidP="00801B76">
            <w:pPr>
              <w:spacing w:line="360" w:lineRule="auto"/>
              <w:jc w:val="both"/>
              <w:rPr>
                <w:rFonts w:ascii="David" w:hAnsi="David"/>
                <w:sz w:val="25"/>
                <w:szCs w:val="25"/>
                <w:rtl/>
              </w:rPr>
            </w:pPr>
          </w:p>
        </w:tc>
        <w:tc>
          <w:tcPr>
            <w:tcW w:w="2378" w:type="dxa"/>
            <w:shd w:val="clear" w:color="auto" w:fill="FFFFFF"/>
          </w:tcPr>
          <w:p w14:paraId="339C0DD8"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 xml:space="preserve">319- מבוטח נוסף היה יחשב כמעבידם של מי מעובדי המבוטח </w:t>
            </w:r>
          </w:p>
          <w:p w14:paraId="04CBEA58"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328-ראשוניות</w:t>
            </w:r>
          </w:p>
        </w:tc>
      </w:tr>
      <w:tr w:rsidR="00801B76" w:rsidRPr="00801B76" w14:paraId="1614ECE2" w14:textId="77777777" w:rsidTr="00801B76">
        <w:trPr>
          <w:trHeight w:val="850"/>
        </w:trPr>
        <w:tc>
          <w:tcPr>
            <w:tcW w:w="1833" w:type="dxa"/>
            <w:shd w:val="clear" w:color="auto" w:fill="FFFFFF"/>
          </w:tcPr>
          <w:p w14:paraId="3078DF12"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hAnsi="David"/>
                <w:sz w:val="25"/>
                <w:szCs w:val="25"/>
                <w:rtl/>
              </w:rPr>
              <w:t xml:space="preserve">אחריות </w:t>
            </w:r>
            <w:r w:rsidRPr="00801B76">
              <w:rPr>
                <w:rFonts w:ascii="David" w:hAnsi="David" w:hint="cs"/>
                <w:sz w:val="25"/>
                <w:szCs w:val="25"/>
                <w:rtl/>
              </w:rPr>
              <w:t>מקצועית</w:t>
            </w:r>
          </w:p>
        </w:tc>
        <w:tc>
          <w:tcPr>
            <w:tcW w:w="1013" w:type="dxa"/>
            <w:gridSpan w:val="2"/>
            <w:shd w:val="clear" w:color="auto" w:fill="FFFFFF"/>
          </w:tcPr>
          <w:p w14:paraId="2812874A" w14:textId="77777777" w:rsidR="00801B76" w:rsidRPr="00801B76" w:rsidRDefault="00801B76" w:rsidP="00801B76">
            <w:pPr>
              <w:spacing w:line="360" w:lineRule="auto"/>
              <w:jc w:val="both"/>
              <w:rPr>
                <w:rFonts w:ascii="David" w:eastAsia="Calibri" w:hAnsi="David" w:cs="Arial"/>
                <w:strike/>
                <w:sz w:val="25"/>
                <w:szCs w:val="25"/>
                <w:rtl/>
              </w:rPr>
            </w:pPr>
          </w:p>
        </w:tc>
        <w:tc>
          <w:tcPr>
            <w:tcW w:w="1132" w:type="dxa"/>
            <w:shd w:val="clear" w:color="auto" w:fill="FFFFFF"/>
          </w:tcPr>
          <w:p w14:paraId="69DCDBE0" w14:textId="77777777" w:rsidR="00801B76" w:rsidRPr="00801B76" w:rsidRDefault="00801B76" w:rsidP="00801B76">
            <w:pPr>
              <w:spacing w:line="360" w:lineRule="auto"/>
              <w:jc w:val="both"/>
              <w:rPr>
                <w:rFonts w:ascii="David" w:eastAsia="Calibri" w:hAnsi="David" w:cs="Arial"/>
                <w:strike/>
                <w:sz w:val="25"/>
                <w:szCs w:val="25"/>
                <w:rtl/>
              </w:rPr>
            </w:pPr>
          </w:p>
        </w:tc>
        <w:tc>
          <w:tcPr>
            <w:tcW w:w="1301" w:type="dxa"/>
            <w:shd w:val="clear" w:color="auto" w:fill="FFFFFF"/>
          </w:tcPr>
          <w:p w14:paraId="58EC10D7" w14:textId="77777777" w:rsidR="00801B76" w:rsidRPr="00801B76" w:rsidRDefault="00801B76" w:rsidP="00801B76">
            <w:pPr>
              <w:spacing w:line="360" w:lineRule="auto"/>
              <w:jc w:val="both"/>
              <w:rPr>
                <w:rFonts w:ascii="David" w:eastAsia="Calibri" w:hAnsi="David" w:cs="Arial"/>
                <w:strike/>
                <w:sz w:val="25"/>
                <w:szCs w:val="25"/>
                <w:rtl/>
              </w:rPr>
            </w:pPr>
          </w:p>
        </w:tc>
        <w:tc>
          <w:tcPr>
            <w:tcW w:w="1369" w:type="dxa"/>
            <w:gridSpan w:val="2"/>
            <w:shd w:val="clear" w:color="auto" w:fill="FFFFFF"/>
          </w:tcPr>
          <w:p w14:paraId="734EFA98" w14:textId="77777777" w:rsidR="00801B76" w:rsidRPr="00801B76" w:rsidRDefault="00801B76" w:rsidP="00801B76">
            <w:pPr>
              <w:spacing w:line="360" w:lineRule="auto"/>
              <w:jc w:val="both"/>
              <w:rPr>
                <w:rFonts w:ascii="David" w:eastAsia="Calibri" w:hAnsi="David" w:cs="Arial"/>
                <w:strike/>
                <w:sz w:val="25"/>
                <w:szCs w:val="25"/>
                <w:rtl/>
              </w:rPr>
            </w:pPr>
          </w:p>
        </w:tc>
        <w:tc>
          <w:tcPr>
            <w:tcW w:w="1273" w:type="dxa"/>
            <w:shd w:val="clear" w:color="auto" w:fill="FFFFFF"/>
          </w:tcPr>
          <w:p w14:paraId="37F0880A" w14:textId="77777777" w:rsidR="00801B76" w:rsidRPr="00801B76" w:rsidRDefault="00801B76" w:rsidP="00801B76">
            <w:pPr>
              <w:spacing w:line="360" w:lineRule="auto"/>
              <w:jc w:val="both"/>
              <w:rPr>
                <w:rFonts w:ascii="David" w:eastAsia="Calibri" w:hAnsi="David" w:cs="Arial"/>
                <w:strike/>
                <w:sz w:val="25"/>
                <w:szCs w:val="25"/>
                <w:rtl/>
              </w:rPr>
            </w:pPr>
            <w:r w:rsidRPr="00801B76">
              <w:rPr>
                <w:rFonts w:ascii="David" w:hAnsi="David" w:hint="cs"/>
                <w:sz w:val="25"/>
                <w:szCs w:val="25"/>
                <w:rtl/>
              </w:rPr>
              <w:t>4,000,000</w:t>
            </w:r>
            <w:r w:rsidRPr="00801B76">
              <w:rPr>
                <w:rFonts w:ascii="David" w:eastAsia="Calibri" w:hAnsi="David" w:cs="Arial"/>
                <w:sz w:val="25"/>
                <w:szCs w:val="25"/>
                <w:rtl/>
              </w:rPr>
              <w:t xml:space="preserve"> </w:t>
            </w:r>
            <w:r w:rsidRPr="00801B76">
              <w:rPr>
                <w:rFonts w:ascii="David" w:hAnsi="David"/>
                <w:sz w:val="25"/>
                <w:szCs w:val="25"/>
                <w:rtl/>
              </w:rPr>
              <w:t>לאירוע ובמצטבר על פי הפוליסה</w:t>
            </w:r>
            <w:r w:rsidRPr="00801B76">
              <w:rPr>
                <w:rFonts w:ascii="David" w:eastAsia="Calibri" w:hAnsi="David" w:cs="Arial"/>
                <w:sz w:val="25"/>
                <w:szCs w:val="25"/>
                <w:rtl/>
              </w:rPr>
              <w:t>.</w:t>
            </w:r>
          </w:p>
        </w:tc>
        <w:tc>
          <w:tcPr>
            <w:tcW w:w="1236" w:type="dxa"/>
            <w:gridSpan w:val="2"/>
            <w:shd w:val="clear" w:color="auto" w:fill="FFFFFF"/>
          </w:tcPr>
          <w:p w14:paraId="219FB3FD" w14:textId="77777777" w:rsidR="00801B76" w:rsidRPr="00801B76" w:rsidRDefault="00801B76" w:rsidP="00801B76">
            <w:pPr>
              <w:spacing w:line="360" w:lineRule="auto"/>
              <w:jc w:val="both"/>
              <w:rPr>
                <w:rFonts w:ascii="David" w:eastAsia="Calibri" w:hAnsi="David" w:cs="Arial"/>
                <w:sz w:val="25"/>
                <w:szCs w:val="25"/>
                <w:rtl/>
              </w:rPr>
            </w:pPr>
            <w:r w:rsidRPr="00801B76">
              <w:rPr>
                <w:rFonts w:ascii="David" w:eastAsia="Calibri" w:hAnsi="David" w:cs="Arial" w:hint="cs"/>
                <w:sz w:val="25"/>
                <w:szCs w:val="25"/>
                <w:rtl/>
              </w:rPr>
              <w:t xml:space="preserve">₪ </w:t>
            </w:r>
          </w:p>
        </w:tc>
        <w:tc>
          <w:tcPr>
            <w:tcW w:w="2378" w:type="dxa"/>
            <w:shd w:val="clear" w:color="auto" w:fill="FFFFFF"/>
          </w:tcPr>
          <w:p w14:paraId="06C8A7E9"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301 </w:t>
            </w:r>
            <w:r w:rsidRPr="00801B76">
              <w:rPr>
                <w:rFonts w:ascii="David" w:hAnsi="David"/>
                <w:bCs/>
                <w:sz w:val="25"/>
                <w:szCs w:val="25"/>
                <w:rtl/>
              </w:rPr>
              <w:t>–</w:t>
            </w:r>
            <w:r w:rsidRPr="00801B76">
              <w:rPr>
                <w:rFonts w:ascii="David" w:hAnsi="David" w:hint="cs"/>
                <w:bCs/>
                <w:sz w:val="25"/>
                <w:szCs w:val="25"/>
                <w:rtl/>
              </w:rPr>
              <w:t xml:space="preserve"> אובדן מסמכים</w:t>
            </w:r>
          </w:p>
          <w:p w14:paraId="5ADE558F"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bCs/>
                <w:sz w:val="25"/>
                <w:szCs w:val="25"/>
                <w:rtl/>
              </w:rPr>
              <w:t>302-אחריות צולבת</w:t>
            </w:r>
          </w:p>
          <w:p w14:paraId="1E852678"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303 </w:t>
            </w:r>
            <w:r w:rsidRPr="00801B76">
              <w:rPr>
                <w:rFonts w:ascii="David" w:hAnsi="David"/>
                <w:bCs/>
                <w:sz w:val="25"/>
                <w:szCs w:val="25"/>
                <w:rtl/>
              </w:rPr>
              <w:t>–</w:t>
            </w:r>
            <w:r w:rsidRPr="00801B76">
              <w:rPr>
                <w:rFonts w:ascii="David" w:hAnsi="David" w:hint="cs"/>
                <w:bCs/>
                <w:sz w:val="25"/>
                <w:szCs w:val="25"/>
                <w:rtl/>
              </w:rPr>
              <w:t xml:space="preserve"> דיבה, השמצה והוצאת לשון הרע</w:t>
            </w:r>
          </w:p>
          <w:p w14:paraId="75218310"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318 מבוטח נוסף מבקש האישור</w:t>
            </w:r>
          </w:p>
          <w:p w14:paraId="21ADE2DE"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321 </w:t>
            </w:r>
            <w:r w:rsidRPr="00801B76">
              <w:rPr>
                <w:rFonts w:ascii="David" w:hAnsi="David"/>
                <w:bCs/>
                <w:sz w:val="25"/>
                <w:szCs w:val="25"/>
                <w:rtl/>
              </w:rPr>
              <w:t>–</w:t>
            </w:r>
            <w:r w:rsidRPr="00801B76">
              <w:rPr>
                <w:rFonts w:ascii="David" w:hAnsi="David" w:hint="cs"/>
                <w:bCs/>
                <w:sz w:val="25"/>
                <w:szCs w:val="25"/>
                <w:rtl/>
              </w:rPr>
              <w:t xml:space="preserve"> מבוטח נוסף בגין מעשי ומחדלי המבוטח</w:t>
            </w:r>
          </w:p>
          <w:p w14:paraId="26E52169"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325 </w:t>
            </w:r>
            <w:r w:rsidRPr="00801B76">
              <w:rPr>
                <w:rFonts w:ascii="David" w:hAnsi="David"/>
                <w:bCs/>
                <w:sz w:val="25"/>
                <w:szCs w:val="25"/>
                <w:rtl/>
              </w:rPr>
              <w:t>–</w:t>
            </w:r>
            <w:r w:rsidRPr="00801B76">
              <w:rPr>
                <w:rFonts w:ascii="David" w:hAnsi="David" w:hint="cs"/>
                <w:bCs/>
                <w:sz w:val="25"/>
                <w:szCs w:val="25"/>
                <w:rtl/>
              </w:rPr>
              <w:t xml:space="preserve"> מרמה ואי יושר עובדים</w:t>
            </w:r>
          </w:p>
          <w:p w14:paraId="3F3F8CEA"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326 </w:t>
            </w:r>
            <w:r w:rsidRPr="00801B76">
              <w:rPr>
                <w:rFonts w:ascii="David" w:hAnsi="David"/>
                <w:bCs/>
                <w:sz w:val="25"/>
                <w:szCs w:val="25"/>
                <w:rtl/>
              </w:rPr>
              <w:t>–</w:t>
            </w:r>
            <w:r w:rsidRPr="00801B76">
              <w:rPr>
                <w:rFonts w:ascii="David" w:hAnsi="David" w:hint="cs"/>
                <w:bCs/>
                <w:sz w:val="25"/>
                <w:szCs w:val="25"/>
                <w:rtl/>
              </w:rPr>
              <w:t xml:space="preserve"> פגיעה בפרטיות</w:t>
            </w:r>
          </w:p>
          <w:p w14:paraId="040DC9B3"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327 </w:t>
            </w:r>
            <w:r w:rsidRPr="00801B76">
              <w:rPr>
                <w:rFonts w:ascii="David" w:hAnsi="David"/>
                <w:bCs/>
                <w:sz w:val="25"/>
                <w:szCs w:val="25"/>
                <w:rtl/>
              </w:rPr>
              <w:t>–</w:t>
            </w:r>
            <w:r w:rsidRPr="00801B76">
              <w:rPr>
                <w:rFonts w:ascii="David" w:hAnsi="David" w:hint="cs"/>
                <w:bCs/>
                <w:sz w:val="25"/>
                <w:szCs w:val="25"/>
                <w:rtl/>
              </w:rPr>
              <w:t xml:space="preserve"> עיכוב שיהוי </w:t>
            </w:r>
          </w:p>
          <w:p w14:paraId="1FFF7F97"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328 </w:t>
            </w:r>
            <w:r w:rsidRPr="00801B76">
              <w:rPr>
                <w:rFonts w:ascii="David" w:hAnsi="David"/>
                <w:bCs/>
                <w:sz w:val="25"/>
                <w:szCs w:val="25"/>
                <w:rtl/>
              </w:rPr>
              <w:t>–</w:t>
            </w:r>
            <w:r w:rsidRPr="00801B76">
              <w:rPr>
                <w:rFonts w:ascii="David" w:hAnsi="David" w:hint="cs"/>
                <w:bCs/>
                <w:sz w:val="25"/>
                <w:szCs w:val="25"/>
                <w:rtl/>
              </w:rPr>
              <w:t xml:space="preserve"> ראשוניות </w:t>
            </w:r>
          </w:p>
          <w:p w14:paraId="27CE9A1A" w14:textId="77777777" w:rsidR="00801B76" w:rsidRPr="00801B76" w:rsidRDefault="00801B76" w:rsidP="00801B76">
            <w:pPr>
              <w:spacing w:after="60" w:line="360" w:lineRule="auto"/>
              <w:ind w:left="306" w:right="79" w:hanging="306"/>
              <w:jc w:val="both"/>
              <w:rPr>
                <w:rFonts w:ascii="David" w:hAnsi="David"/>
                <w:bCs/>
                <w:sz w:val="25"/>
                <w:szCs w:val="25"/>
                <w:rtl/>
              </w:rPr>
            </w:pPr>
            <w:r w:rsidRPr="00801B76">
              <w:rPr>
                <w:rFonts w:ascii="David" w:hAnsi="David" w:hint="cs"/>
                <w:bCs/>
                <w:sz w:val="25"/>
                <w:szCs w:val="25"/>
                <w:rtl/>
              </w:rPr>
              <w:t xml:space="preserve">332 </w:t>
            </w:r>
            <w:r w:rsidRPr="00801B76">
              <w:rPr>
                <w:rFonts w:ascii="David" w:hAnsi="David"/>
                <w:bCs/>
                <w:sz w:val="25"/>
                <w:szCs w:val="25"/>
                <w:rtl/>
              </w:rPr>
              <w:t>–</w:t>
            </w:r>
            <w:r w:rsidRPr="00801B76">
              <w:rPr>
                <w:rFonts w:ascii="David" w:hAnsi="David" w:hint="cs"/>
                <w:bCs/>
                <w:sz w:val="25"/>
                <w:szCs w:val="25"/>
                <w:rtl/>
              </w:rPr>
              <w:t xml:space="preserve"> תקופת גילוי (12 חודשים) </w:t>
            </w:r>
          </w:p>
          <w:p w14:paraId="3BFA8D8B" w14:textId="77777777" w:rsidR="00801B76" w:rsidRPr="00801B76" w:rsidRDefault="00801B76" w:rsidP="00801B76">
            <w:pPr>
              <w:spacing w:line="360" w:lineRule="auto"/>
              <w:ind w:left="50" w:right="78"/>
              <w:jc w:val="both"/>
              <w:rPr>
                <w:rFonts w:ascii="David" w:eastAsia="Calibri" w:hAnsi="David" w:cs="Arial"/>
                <w:bCs/>
                <w:strike/>
                <w:sz w:val="25"/>
                <w:szCs w:val="25"/>
                <w:rtl/>
              </w:rPr>
            </w:pPr>
          </w:p>
        </w:tc>
      </w:tr>
      <w:tr w:rsidR="00801B76" w:rsidRPr="00801B76" w14:paraId="428D494E" w14:textId="77777777" w:rsidTr="00801B76">
        <w:trPr>
          <w:trHeight w:val="57"/>
          <w:tblHeader/>
        </w:trPr>
        <w:tc>
          <w:tcPr>
            <w:tcW w:w="11535" w:type="dxa"/>
            <w:gridSpan w:val="11"/>
            <w:shd w:val="clear" w:color="auto" w:fill="F2F2F2"/>
          </w:tcPr>
          <w:p w14:paraId="3BD05658"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801B76">
              <w:rPr>
                <w:rFonts w:ascii="David" w:hAnsi="David"/>
                <w:bCs/>
                <w:sz w:val="25"/>
                <w:szCs w:val="25"/>
                <w:rtl/>
              </w:rPr>
              <w:t>ג'</w:t>
            </w:r>
            <w:r w:rsidRPr="00801B76">
              <w:rPr>
                <w:rFonts w:ascii="David" w:hAnsi="David"/>
                <w:b/>
                <w:sz w:val="25"/>
                <w:szCs w:val="25"/>
                <w:rtl/>
              </w:rPr>
              <w:t>)*:</w:t>
            </w:r>
          </w:p>
        </w:tc>
      </w:tr>
      <w:tr w:rsidR="00801B76" w:rsidRPr="00801B76" w14:paraId="20B70737" w14:textId="77777777" w:rsidTr="0060613B">
        <w:trPr>
          <w:trHeight w:val="393"/>
        </w:trPr>
        <w:tc>
          <w:tcPr>
            <w:tcW w:w="11535" w:type="dxa"/>
            <w:gridSpan w:val="11"/>
          </w:tcPr>
          <w:p w14:paraId="41421F49" w14:textId="77777777" w:rsidR="00801B76" w:rsidRPr="00801B76" w:rsidRDefault="00801B76" w:rsidP="00801B76">
            <w:pPr>
              <w:spacing w:line="360" w:lineRule="auto"/>
              <w:ind w:left="50" w:right="78"/>
              <w:jc w:val="both"/>
              <w:rPr>
                <w:rFonts w:ascii="David" w:hAnsi="David"/>
                <w:b/>
                <w:sz w:val="25"/>
                <w:szCs w:val="25"/>
              </w:rPr>
            </w:pPr>
            <w:r w:rsidRPr="00801B76">
              <w:rPr>
                <w:rFonts w:ascii="David" w:hAnsi="David" w:hint="cs"/>
                <w:b/>
                <w:sz w:val="25"/>
                <w:szCs w:val="25"/>
                <w:rtl/>
              </w:rPr>
              <w:t>038 - 040</w:t>
            </w:r>
          </w:p>
        </w:tc>
      </w:tr>
      <w:tr w:rsidR="00801B76" w:rsidRPr="00801B76" w14:paraId="1B810B14" w14:textId="77777777" w:rsidTr="00801B76">
        <w:trPr>
          <w:trHeight w:val="227"/>
          <w:tblHeader/>
        </w:trPr>
        <w:tc>
          <w:tcPr>
            <w:tcW w:w="11535" w:type="dxa"/>
            <w:gridSpan w:val="11"/>
            <w:shd w:val="clear" w:color="auto" w:fill="F2F2F2"/>
          </w:tcPr>
          <w:p w14:paraId="289C9EB3"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ביטול/שינוי הפוליסה *</w:t>
            </w:r>
          </w:p>
        </w:tc>
      </w:tr>
      <w:tr w:rsidR="00801B76" w:rsidRPr="00801B76" w14:paraId="56213E8C" w14:textId="77777777" w:rsidTr="0060613B">
        <w:trPr>
          <w:trHeight w:val="334"/>
        </w:trPr>
        <w:tc>
          <w:tcPr>
            <w:tcW w:w="11535" w:type="dxa"/>
            <w:gridSpan w:val="11"/>
            <w:vAlign w:val="center"/>
          </w:tcPr>
          <w:p w14:paraId="4092ADC5" w14:textId="77777777" w:rsidR="00801B76" w:rsidRPr="00801B76" w:rsidRDefault="00801B76" w:rsidP="00801B76">
            <w:pPr>
              <w:spacing w:line="360" w:lineRule="auto"/>
              <w:jc w:val="both"/>
              <w:rPr>
                <w:rFonts w:ascii="David" w:hAnsi="David"/>
                <w:bCs/>
                <w:sz w:val="25"/>
                <w:szCs w:val="25"/>
                <w:rtl/>
              </w:rPr>
            </w:pPr>
            <w:r w:rsidRPr="00801B76">
              <w:rPr>
                <w:rFonts w:ascii="David" w:hAnsi="David"/>
                <w:b/>
                <w:sz w:val="25"/>
                <w:szCs w:val="25"/>
                <w:rtl/>
              </w:rPr>
              <w:t xml:space="preserve">שינוי לרעת מבקש האישור או ביטול של פוליסת ביטוח,  לא ייכנס לתוקף אלא </w:t>
            </w:r>
            <w:r w:rsidRPr="00801B76">
              <w:rPr>
                <w:rFonts w:ascii="David" w:hAnsi="David"/>
                <w:bCs/>
                <w:sz w:val="25"/>
                <w:szCs w:val="25"/>
                <w:rtl/>
              </w:rPr>
              <w:t>60 יום</w:t>
            </w:r>
            <w:r w:rsidRPr="00801B76">
              <w:rPr>
                <w:rFonts w:ascii="David" w:hAnsi="David"/>
                <w:b/>
                <w:sz w:val="25"/>
                <w:szCs w:val="25"/>
                <w:rtl/>
              </w:rPr>
              <w:t xml:space="preserve"> לאחר משלוח הודעה למבקש האישור בדבר השינוי או הביטול.</w:t>
            </w:r>
          </w:p>
        </w:tc>
      </w:tr>
      <w:tr w:rsidR="00801B76" w:rsidRPr="00801B76" w14:paraId="6CB48990" w14:textId="77777777" w:rsidTr="00801B76">
        <w:trPr>
          <w:trHeight w:val="227"/>
          <w:tblHeader/>
        </w:trPr>
        <w:tc>
          <w:tcPr>
            <w:tcW w:w="11535" w:type="dxa"/>
            <w:gridSpan w:val="11"/>
            <w:shd w:val="clear" w:color="auto" w:fill="F2F2F2"/>
          </w:tcPr>
          <w:p w14:paraId="546974D9"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חתימת האישור</w:t>
            </w:r>
          </w:p>
        </w:tc>
      </w:tr>
      <w:tr w:rsidR="00801B76" w:rsidRPr="00801B76" w14:paraId="6FAA3002" w14:textId="77777777" w:rsidTr="0060613B">
        <w:trPr>
          <w:trHeight w:val="199"/>
        </w:trPr>
        <w:tc>
          <w:tcPr>
            <w:tcW w:w="11535" w:type="dxa"/>
            <w:gridSpan w:val="11"/>
          </w:tcPr>
          <w:p w14:paraId="650E4642" w14:textId="77777777" w:rsidR="00801B76" w:rsidRPr="00801B76" w:rsidRDefault="00801B76" w:rsidP="00801B76">
            <w:pPr>
              <w:spacing w:line="360" w:lineRule="auto"/>
              <w:ind w:left="50" w:right="78"/>
              <w:jc w:val="both"/>
              <w:rPr>
                <w:rFonts w:ascii="David" w:hAnsi="David"/>
                <w:b/>
                <w:sz w:val="25"/>
                <w:szCs w:val="25"/>
                <w:rtl/>
              </w:rPr>
            </w:pPr>
            <w:r w:rsidRPr="00801B76">
              <w:rPr>
                <w:rFonts w:ascii="David" w:hAnsi="David"/>
                <w:b/>
                <w:sz w:val="25"/>
                <w:szCs w:val="25"/>
                <w:rtl/>
              </w:rPr>
              <w:t>המבטח:</w:t>
            </w:r>
          </w:p>
        </w:tc>
      </w:tr>
    </w:tbl>
    <w:p w14:paraId="6F00BB5A" w14:textId="77777777" w:rsidR="008942AD" w:rsidRPr="00801B76" w:rsidRDefault="00801B76" w:rsidP="00801B76">
      <w:pPr>
        <w:spacing w:line="360" w:lineRule="auto"/>
        <w:jc w:val="both"/>
        <w:rPr>
          <w:rFonts w:ascii="David" w:eastAsia="Times New Roman" w:hAnsi="David"/>
          <w:b/>
          <w:bCs/>
          <w:sz w:val="25"/>
          <w:szCs w:val="25"/>
          <w:u w:val="single"/>
          <w:rtl/>
        </w:rPr>
      </w:pPr>
      <w:r w:rsidRPr="00801B76">
        <w:rPr>
          <w:rFonts w:ascii="David" w:eastAsia="Times New Roman" w:hAnsi="David"/>
          <w:b/>
          <w:bCs/>
          <w:sz w:val="25"/>
          <w:szCs w:val="25"/>
          <w:u w:val="single"/>
          <w:rtl/>
        </w:rPr>
        <w:t xml:space="preserve">* באישור ביטוח כללי </w:t>
      </w:r>
      <w:r w:rsidRPr="00801B76">
        <w:rPr>
          <w:rFonts w:ascii="David" w:eastAsia="Times New Roman" w:hAnsi="David"/>
          <w:sz w:val="25"/>
          <w:szCs w:val="25"/>
          <w:rtl/>
        </w:rPr>
        <w:t xml:space="preserve">ניתן לסמן שדות אלה כשדות שאינם בתוקף. </w:t>
      </w:r>
    </w:p>
    <w:p w14:paraId="60C180E2" w14:textId="77777777" w:rsidR="00EF2F57" w:rsidRDefault="00EF2F57">
      <w:pPr>
        <w:bidi w:val="0"/>
        <w:spacing w:after="160" w:line="259" w:lineRule="auto"/>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lastRenderedPageBreak/>
        <w:br w:type="page"/>
      </w:r>
    </w:p>
    <w:p w14:paraId="0A206B01" w14:textId="6CAA6A6B"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lastRenderedPageBreak/>
        <w:t>נספח "ט"</w:t>
      </w:r>
    </w:p>
    <w:p w14:paraId="18B5A9DB"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0C41FBA5"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5A5FAE8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23B82740"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AC6756C"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A93B2C2"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21009970" w14:textId="0C91FE18" w:rsidR="00EF2F57" w:rsidRDefault="001106B3" w:rsidP="00EF2F57">
      <w:pPr>
        <w:widowControl w:val="0"/>
        <w:rPr>
          <w:rFonts w:ascii="Times New Roman" w:eastAsia="Times New Roman" w:hAnsi="Times New Roman"/>
          <w:color w:val="008000"/>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324E2">
            <w:rPr>
              <w:rFonts w:ascii="Times New Roman" w:eastAsia="Times New Roman" w:hAnsi="Times New Roman" w:hint="cs"/>
              <w:color w:val="008000"/>
              <w:sz w:val="24"/>
              <w:szCs w:val="24"/>
              <w:rtl/>
              <w:lang w:eastAsia="he-IL"/>
            </w:rPr>
            <w:br/>
            <w:t>אפריקה התחדשות עירונית בע"מ</w:t>
          </w:r>
          <w:r w:rsidR="0060613B">
            <w:rPr>
              <w:rFonts w:ascii="Times New Roman" w:eastAsia="Times New Roman" w:hAnsi="Times New Roman" w:hint="cs"/>
              <w:color w:val="008000"/>
              <w:sz w:val="24"/>
              <w:szCs w:val="24"/>
              <w:rtl/>
              <w:lang w:eastAsia="he-IL"/>
            </w:rPr>
            <w:br/>
            <w:t>514639525</w:t>
          </w:r>
          <w:r w:rsidR="0060613B">
            <w:rPr>
              <w:rFonts w:ascii="Times New Roman" w:eastAsia="Times New Roman" w:hAnsi="Times New Roman" w:hint="cs"/>
              <w:color w:val="008000"/>
              <w:sz w:val="24"/>
              <w:szCs w:val="24"/>
              <w:rtl/>
              <w:lang w:eastAsia="he-IL"/>
            </w:rPr>
            <w:br/>
          </w:r>
        </w:sdtContent>
      </w:sdt>
      <w:r w:rsidR="008942AD" w:rsidRPr="008942AD">
        <w:rPr>
          <w:rFonts w:ascii="Times New Roman" w:eastAsia="Times New Roman" w:hAnsi="Times New Roman" w:hint="cs"/>
          <w:color w:val="008000"/>
          <w:sz w:val="24"/>
          <w:szCs w:val="24"/>
          <w:rtl/>
          <w:lang w:eastAsia="he-IL"/>
        </w:rPr>
        <w:br/>
      </w:r>
      <w:proofErr w:type="spellStart"/>
      <w:r w:rsidR="00EF2F57">
        <w:rPr>
          <w:rFonts w:ascii="Times New Roman" w:eastAsia="Times New Roman" w:hAnsi="Times New Roman" w:hint="cs"/>
          <w:color w:val="008000"/>
          <w:sz w:val="24"/>
          <w:szCs w:val="24"/>
          <w:rtl/>
          <w:lang w:eastAsia="he-IL"/>
        </w:rPr>
        <w:t>ומצלאוי</w:t>
      </w:r>
      <w:proofErr w:type="spellEnd"/>
      <w:r w:rsidR="00EF2F57">
        <w:rPr>
          <w:rFonts w:ascii="Times New Roman" w:eastAsia="Times New Roman" w:hAnsi="Times New Roman" w:hint="cs"/>
          <w:color w:val="008000"/>
          <w:sz w:val="24"/>
          <w:szCs w:val="24"/>
          <w:rtl/>
          <w:lang w:eastAsia="he-IL"/>
        </w:rPr>
        <w:t xml:space="preserve"> חברה לבניין בע"מ</w:t>
      </w:r>
    </w:p>
    <w:p w14:paraId="2F0B23F9" w14:textId="77777777" w:rsidR="00EF2F57" w:rsidRDefault="00EF2F57" w:rsidP="00EF2F57">
      <w:pPr>
        <w:widowControl w:val="0"/>
        <w:jc w:val="both"/>
        <w:rPr>
          <w:rFonts w:ascii="Times New Roman" w:eastAsia="Times New Roman" w:hAnsi="Times New Roman"/>
          <w:color w:val="008000"/>
          <w:sz w:val="24"/>
          <w:szCs w:val="24"/>
          <w:rtl/>
          <w:lang w:eastAsia="he-IL"/>
        </w:rPr>
      </w:pPr>
      <w:r>
        <w:rPr>
          <w:rFonts w:ascii="Times New Roman" w:eastAsia="Times New Roman" w:hAnsi="Times New Roman" w:hint="cs"/>
          <w:color w:val="008000"/>
          <w:sz w:val="24"/>
          <w:szCs w:val="24"/>
          <w:rtl/>
          <w:lang w:eastAsia="he-IL"/>
        </w:rPr>
        <w:t>512726712</w:t>
      </w:r>
    </w:p>
    <w:p w14:paraId="6F3DA67F" w14:textId="00F37640" w:rsidR="008942AD" w:rsidRPr="008942AD" w:rsidRDefault="008942AD" w:rsidP="008942AD">
      <w:pPr>
        <w:widowControl w:val="0"/>
        <w:ind w:left="84" w:right="84" w:firstLine="5"/>
        <w:rPr>
          <w:rFonts w:ascii="Times New Roman" w:eastAsia="Times New Roman" w:hAnsi="Times New Roman"/>
          <w:sz w:val="24"/>
          <w:szCs w:val="24"/>
          <w:rtl/>
          <w:lang w:eastAsia="he-IL"/>
        </w:rPr>
      </w:pPr>
    </w:p>
    <w:p w14:paraId="2B29572A"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6C01B801"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18FCDEB9"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7F92976"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6CB86DEE"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7A5E2A09" w14:textId="501931BB"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0613B">
            <w:rPr>
              <w:rFonts w:ascii="Times New Roman" w:eastAsia="Times New Roman" w:hAnsi="Times New Roman"/>
              <w:color w:val="008000"/>
              <w:sz w:val="24"/>
              <w:szCs w:val="24"/>
              <w:rtl/>
              <w:lang w:eastAsia="he-IL"/>
            </w:rPr>
            <w:t>אפרתי מדפיס ניהול פרויקטים בע"מ</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D4FB4">
            <w:rPr>
              <w:rFonts w:ascii="Times New Roman" w:eastAsia="Times New Roman" w:hAnsi="Times New Roman"/>
              <w:color w:val="008000"/>
              <w:sz w:val="24"/>
              <w:szCs w:val="24"/>
              <w:rtl/>
              <w:lang w:eastAsia="he-IL"/>
            </w:rPr>
            <w:t>הכוזרי הרצליה</w:t>
          </w:r>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D4FB4">
            <w:rPr>
              <w:rFonts w:ascii="Times New Roman" w:eastAsia="Times New Roman" w:hAnsi="Times New Roman" w:hint="cs"/>
              <w:color w:val="008000"/>
              <w:sz w:val="24"/>
              <w:szCs w:val="24"/>
              <w:rtl/>
            </w:rPr>
            <w:t>ניהול תיאום תכנון ופיקוח</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xml:space="preserve">, </w:t>
      </w:r>
      <w:proofErr w:type="spellStart"/>
      <w:r w:rsidRPr="008942AD">
        <w:rPr>
          <w:rFonts w:ascii="Times New Roman" w:eastAsia="Times New Roman" w:hAnsi="Times New Roman" w:hint="cs"/>
          <w:sz w:val="24"/>
          <w:szCs w:val="24"/>
          <w:rtl/>
          <w:lang w:eastAsia="he-IL"/>
        </w:rPr>
        <w:t>לתכניותי</w:t>
      </w:r>
      <w:r w:rsidRPr="008942AD">
        <w:rPr>
          <w:rFonts w:ascii="Times New Roman" w:eastAsia="Times New Roman" w:hAnsi="Times New Roman" w:hint="eastAsia"/>
          <w:sz w:val="24"/>
          <w:szCs w:val="24"/>
          <w:rtl/>
          <w:lang w:eastAsia="he-IL"/>
        </w:rPr>
        <w:t>י</w:t>
      </w:r>
      <w:proofErr w:type="spellEnd"/>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097F8EBD"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7D9398B0"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22558256"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575F462"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92D36F5"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36A2294D"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06172FB7"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428E308F"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63E9B6D0"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181733BD" w14:textId="2A548BF9" w:rsidR="008942AD" w:rsidRPr="008942AD" w:rsidRDefault="001106B3"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0613B">
            <w:rPr>
              <w:rFonts w:ascii="Times New Roman" w:eastAsia="Times New Roman" w:hAnsi="Times New Roman"/>
              <w:color w:val="00B0F0"/>
              <w:sz w:val="20"/>
              <w:szCs w:val="24"/>
              <w:u w:val="single"/>
              <w:rtl/>
              <w:lang w:eastAsia="he-IL"/>
            </w:rPr>
            <w:t>אפרתי מדפיס ניהול פרויקטים בע"מ</w:t>
          </w:r>
        </w:sdtContent>
      </w:sdt>
    </w:p>
    <w:p w14:paraId="4D289BE5"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29F18FE9"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332AB0D1"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lastRenderedPageBreak/>
        <w:t xml:space="preserve">נספח "י" </w:t>
      </w:r>
    </w:p>
    <w:p w14:paraId="07CE0D3C"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06DE58F8"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1B07CEFA"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159C1F18" w14:textId="63867F03"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324E2">
            <w:rPr>
              <w:rFonts w:ascii="Times New Roman" w:eastAsia="Times New Roman" w:hAnsi="Times New Roman" w:hint="cs"/>
              <w:color w:val="008000"/>
              <w:sz w:val="24"/>
              <w:szCs w:val="24"/>
              <w:rtl/>
              <w:lang w:eastAsia="he-IL"/>
            </w:rPr>
            <w:br/>
            <w:t>אפריקה התחדשות עירונית בע"מ</w:t>
          </w:r>
          <w:r w:rsidR="007324E2">
            <w:rPr>
              <w:rFonts w:ascii="Times New Roman" w:eastAsia="Times New Roman" w:hAnsi="Times New Roman" w:hint="cs"/>
              <w:color w:val="008000"/>
              <w:sz w:val="24"/>
              <w:szCs w:val="24"/>
              <w:rtl/>
              <w:lang w:eastAsia="he-IL"/>
            </w:rPr>
            <w:br/>
            <w:t>514639525</w:t>
          </w:r>
          <w:r w:rsidR="007324E2">
            <w:rPr>
              <w:rFonts w:ascii="Times New Roman" w:eastAsia="Times New Roman" w:hAnsi="Times New Roman" w:hint="cs"/>
              <w:color w:val="008000"/>
              <w:sz w:val="24"/>
              <w:szCs w:val="24"/>
              <w:rtl/>
              <w:lang w:eastAsia="he-IL"/>
            </w:rPr>
            <w:br/>
          </w:r>
        </w:sdtContent>
      </w:sdt>
    </w:p>
    <w:p w14:paraId="5CAEF95C" w14:textId="33CF878C" w:rsidR="00390E39" w:rsidRDefault="00390E39" w:rsidP="00390E39">
      <w:pPr>
        <w:widowControl w:val="0"/>
        <w:jc w:val="both"/>
        <w:rPr>
          <w:rFonts w:ascii="Times New Roman" w:eastAsia="Times New Roman" w:hAnsi="Times New Roman"/>
          <w:color w:val="008000"/>
          <w:sz w:val="24"/>
          <w:szCs w:val="24"/>
          <w:rtl/>
          <w:lang w:eastAsia="he-IL"/>
        </w:rPr>
      </w:pPr>
      <w:r>
        <w:rPr>
          <w:rFonts w:ascii="Times New Roman" w:eastAsia="Times New Roman" w:hAnsi="Times New Roman" w:hint="cs"/>
          <w:color w:val="008000"/>
          <w:sz w:val="24"/>
          <w:szCs w:val="24"/>
          <w:rtl/>
          <w:lang w:eastAsia="he-IL"/>
        </w:rPr>
        <w:t xml:space="preserve">    </w:t>
      </w:r>
      <w:proofErr w:type="spellStart"/>
      <w:r>
        <w:rPr>
          <w:rFonts w:ascii="Times New Roman" w:eastAsia="Times New Roman" w:hAnsi="Times New Roman" w:hint="cs"/>
          <w:color w:val="008000"/>
          <w:sz w:val="24"/>
          <w:szCs w:val="24"/>
          <w:rtl/>
          <w:lang w:eastAsia="he-IL"/>
        </w:rPr>
        <w:t>ומצלאוי</w:t>
      </w:r>
      <w:proofErr w:type="spellEnd"/>
      <w:r>
        <w:rPr>
          <w:rFonts w:ascii="Times New Roman" w:eastAsia="Times New Roman" w:hAnsi="Times New Roman" w:hint="cs"/>
          <w:color w:val="008000"/>
          <w:sz w:val="24"/>
          <w:szCs w:val="24"/>
          <w:rtl/>
          <w:lang w:eastAsia="he-IL"/>
        </w:rPr>
        <w:t xml:space="preserve"> חברה לבניין בע"מ</w:t>
      </w:r>
    </w:p>
    <w:p w14:paraId="3FA11E41" w14:textId="2ADF876B" w:rsidR="00390E39" w:rsidRDefault="00390E39" w:rsidP="00390E39">
      <w:pPr>
        <w:widowControl w:val="0"/>
        <w:jc w:val="both"/>
        <w:rPr>
          <w:rFonts w:ascii="Times New Roman" w:eastAsia="Times New Roman" w:hAnsi="Times New Roman"/>
          <w:color w:val="008000"/>
          <w:sz w:val="24"/>
          <w:szCs w:val="24"/>
          <w:rtl/>
          <w:lang w:eastAsia="he-IL"/>
        </w:rPr>
      </w:pPr>
      <w:r>
        <w:rPr>
          <w:rFonts w:ascii="Times New Roman" w:eastAsia="Times New Roman" w:hAnsi="Times New Roman" w:hint="cs"/>
          <w:color w:val="008000"/>
          <w:sz w:val="24"/>
          <w:szCs w:val="24"/>
          <w:rtl/>
          <w:lang w:eastAsia="he-IL"/>
        </w:rPr>
        <w:t xml:space="preserve">   512726712  </w:t>
      </w:r>
    </w:p>
    <w:p w14:paraId="2161A021"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948E59C" w14:textId="77777777" w:rsidR="008942AD" w:rsidRPr="008942AD" w:rsidRDefault="008942AD" w:rsidP="008942AD">
      <w:pPr>
        <w:widowControl w:val="0"/>
        <w:ind w:left="180"/>
        <w:rPr>
          <w:rFonts w:ascii="Times New Roman" w:eastAsia="Times New Roman" w:hAnsi="Times New Roman"/>
          <w:sz w:val="24"/>
          <w:szCs w:val="24"/>
          <w:rtl/>
          <w:lang w:eastAsia="he-IL"/>
        </w:rPr>
      </w:pPr>
      <w:proofErr w:type="spellStart"/>
      <w:r w:rsidRPr="008942AD">
        <w:rPr>
          <w:rFonts w:ascii="Times New Roman" w:eastAsia="Times New Roman" w:hAnsi="Times New Roman" w:hint="cs"/>
          <w:sz w:val="24"/>
          <w:szCs w:val="24"/>
          <w:rtl/>
          <w:lang w:eastAsia="he-IL"/>
        </w:rPr>
        <w:t>ג.א.נ</w:t>
      </w:r>
      <w:proofErr w:type="spellEnd"/>
      <w:r w:rsidRPr="008942AD">
        <w:rPr>
          <w:rFonts w:ascii="Times New Roman" w:eastAsia="Times New Roman" w:hAnsi="Times New Roman" w:hint="cs"/>
          <w:sz w:val="24"/>
          <w:szCs w:val="24"/>
          <w:rtl/>
          <w:lang w:eastAsia="he-IL"/>
        </w:rPr>
        <w:t>.,</w:t>
      </w:r>
    </w:p>
    <w:p w14:paraId="3C9D606C"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7C88E566" w14:textId="21BFD239"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היתרה</w:t>
      </w:r>
      <w:proofErr w:type="spellEnd"/>
      <w:r w:rsidRPr="008942AD">
        <w:rPr>
          <w:rFonts w:ascii="Times New Roman" w:eastAsia="Times New Roman" w:hAnsi="Times New Roman" w:hint="cs"/>
          <w:b/>
          <w:bCs/>
          <w:sz w:val="24"/>
          <w:szCs w:val="24"/>
          <w:rtl/>
          <w:lang w:eastAsia="he-IL"/>
        </w:rPr>
        <w:t xml:space="preserve">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D4FB4">
            <w:rPr>
              <w:rFonts w:ascii="Times New Roman" w:eastAsia="Times New Roman" w:hAnsi="Times New Roman" w:hint="cs"/>
              <w:color w:val="008000"/>
              <w:sz w:val="24"/>
              <w:szCs w:val="24"/>
              <w:rtl/>
              <w:lang w:eastAsia="he-IL"/>
            </w:rPr>
            <w:t>הכוזרי הרצליה</w:t>
          </w:r>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2AD575EA"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5A194F39"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180126E9"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F3E6D0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8E93162"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5184B0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0041261"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741F93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490294FD"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31A77DE"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29753DD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11D231CF"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7CD8E5E"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33DB8085"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06DE3607"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15CB5781"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34E8A2BE"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5BB81350" w14:textId="4E97B582"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0613B">
            <w:rPr>
              <w:rFonts w:ascii="Times New Roman" w:eastAsia="Times New Roman" w:hAnsi="Times New Roman"/>
              <w:color w:val="00B0F0"/>
              <w:sz w:val="20"/>
              <w:szCs w:val="24"/>
              <w:u w:val="single"/>
              <w:rtl/>
              <w:lang w:eastAsia="he-IL"/>
            </w:rPr>
            <w:t>אפרתי מדפיס ניהול פרויקטים בע"מ</w:t>
          </w:r>
        </w:sdtContent>
      </w:sdt>
    </w:p>
    <w:p w14:paraId="3FC9B80F"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38A6E2AE"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7552EEC5"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99EF94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32CEAAA8"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החברה</w:t>
      </w:r>
      <w:proofErr w:type="spellEnd"/>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3D75C4E6"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6A0F8B89"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7168FAC1" w14:textId="77777777" w:rsidR="008942AD" w:rsidRPr="008942AD" w:rsidRDefault="008942AD" w:rsidP="008942AD">
      <w:pPr>
        <w:widowControl w:val="0"/>
        <w:rPr>
          <w:rFonts w:ascii="Times New Roman" w:eastAsia="Times New Roman" w:hAnsi="Times New Roman"/>
          <w:sz w:val="20"/>
          <w:szCs w:val="20"/>
          <w:rtl/>
          <w:lang w:eastAsia="he-IL"/>
        </w:rPr>
      </w:pPr>
    </w:p>
    <w:p w14:paraId="6368C535"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6C53B548" w14:textId="77777777" w:rsidR="008942AD" w:rsidRPr="008942AD" w:rsidRDefault="008942AD" w:rsidP="008942AD">
      <w:pPr>
        <w:rPr>
          <w:rFonts w:ascii="Times New Roman" w:eastAsia="Times New Roman" w:hAnsi="Times New Roman"/>
          <w:sz w:val="20"/>
          <w:szCs w:val="24"/>
          <w:rtl/>
        </w:rPr>
      </w:pPr>
    </w:p>
    <w:p w14:paraId="488964A0" w14:textId="77777777" w:rsidR="008942AD" w:rsidRPr="008942AD" w:rsidRDefault="008942AD" w:rsidP="008942AD">
      <w:pPr>
        <w:spacing w:before="100" w:beforeAutospacing="1" w:after="100" w:afterAutospacing="1" w:line="720" w:lineRule="auto"/>
        <w:rPr>
          <w:rFonts w:ascii="David" w:hAnsi="David"/>
        </w:rPr>
      </w:pPr>
    </w:p>
    <w:sectPr w:rsidR="008942AD" w:rsidRPr="008942AD"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ACBD2" w14:textId="77777777" w:rsidR="009753FF" w:rsidRDefault="009753FF" w:rsidP="00AF234B">
      <w:r>
        <w:separator/>
      </w:r>
    </w:p>
  </w:endnote>
  <w:endnote w:type="continuationSeparator" w:id="0">
    <w:p w14:paraId="19EAED9E" w14:textId="77777777" w:rsidR="009753FF" w:rsidRDefault="009753FF" w:rsidP="00AF234B">
      <w:r>
        <w:continuationSeparator/>
      </w:r>
    </w:p>
  </w:endnote>
  <w:endnote w:type="continuationNotice" w:id="1">
    <w:p w14:paraId="7A5D4031" w14:textId="77777777" w:rsidR="009753FF" w:rsidRDefault="009753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charset w:val="B1"/>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9753FF" w14:paraId="57776962" w14:textId="77777777" w:rsidTr="00726C39">
      <w:tc>
        <w:tcPr>
          <w:tcW w:w="753" w:type="dxa"/>
        </w:tcPr>
        <w:p w14:paraId="2ACD2DFA" w14:textId="77777777" w:rsidR="009753FF" w:rsidRPr="001A0C3C" w:rsidRDefault="009753FF"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C698A7E" w14:textId="77062BFE" w:rsidR="009753FF" w:rsidRPr="00726C39" w:rsidRDefault="009753FF" w:rsidP="00FA6134">
              <w:pPr>
                <w:pStyle w:val="a5"/>
                <w:rPr>
                  <w:rFonts w:ascii="David" w:hAnsi="David"/>
                  <w:color w:val="00B0F0"/>
                  <w:sz w:val="20"/>
                  <w:szCs w:val="20"/>
                  <w:rtl/>
                </w:rPr>
              </w:pPr>
              <w:r>
                <w:rPr>
                  <w:rFonts w:ascii="David" w:hAnsi="David"/>
                  <w:color w:val="00B0F0"/>
                  <w:sz w:val="20"/>
                  <w:szCs w:val="20"/>
                  <w:rtl/>
                </w:rPr>
                <w:t>הכוזרי</w:t>
              </w:r>
            </w:p>
          </w:tc>
        </w:sdtContent>
      </w:sdt>
      <w:tc>
        <w:tcPr>
          <w:tcW w:w="2232" w:type="dxa"/>
        </w:tcPr>
        <w:p w14:paraId="17F2BFDE" w14:textId="65E2E46A" w:rsidR="009753FF" w:rsidRPr="006F07FB" w:rsidRDefault="009753FF"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871C65">
                <w:rPr>
                  <w:rFonts w:ascii="David" w:hAnsi="David" w:hint="cs"/>
                  <w:sz w:val="20"/>
                  <w:szCs w:val="20"/>
                  <w:rtl/>
                </w:rPr>
                <w:t>ניהול תיאום תכנון ופיקוח</w:t>
              </w:r>
            </w:sdtContent>
          </w:sdt>
        </w:p>
      </w:tc>
      <w:tc>
        <w:tcPr>
          <w:tcW w:w="236" w:type="dxa"/>
        </w:tcPr>
        <w:p w14:paraId="56B7750C" w14:textId="77777777" w:rsidR="009753FF" w:rsidRPr="008B5A36" w:rsidRDefault="009753FF" w:rsidP="00FA6134">
          <w:pPr>
            <w:pStyle w:val="a5"/>
            <w:rPr>
              <w:rFonts w:ascii="David" w:hAnsi="David"/>
              <w:sz w:val="16"/>
              <w:szCs w:val="16"/>
              <w:rtl/>
            </w:rPr>
          </w:pPr>
        </w:p>
      </w:tc>
      <w:tc>
        <w:tcPr>
          <w:tcW w:w="1129" w:type="dxa"/>
        </w:tcPr>
        <w:p w14:paraId="57123F8D" w14:textId="77777777" w:rsidR="009753FF" w:rsidRPr="001A0C3C" w:rsidRDefault="009753FF"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21CD72A" w14:textId="0FC04D55" w:rsidR="009753FF" w:rsidRPr="001A0C3C" w:rsidRDefault="009753FF" w:rsidP="00FA6134">
              <w:pPr>
                <w:pStyle w:val="a5"/>
                <w:rPr>
                  <w:rFonts w:ascii="David" w:hAnsi="David"/>
                  <w:sz w:val="20"/>
                  <w:szCs w:val="20"/>
                  <w:rtl/>
                </w:rPr>
              </w:pPr>
              <w:r>
                <w:rPr>
                  <w:rFonts w:ascii="David" w:hAnsi="David" w:hint="cs"/>
                  <w:sz w:val="20"/>
                  <w:szCs w:val="20"/>
                </w:rPr>
                <w:t>CONT-10-2329</w:t>
              </w:r>
            </w:p>
          </w:tc>
        </w:sdtContent>
      </w:sdt>
    </w:tr>
    <w:tr w:rsidR="009753FF" w14:paraId="03787B6E" w14:textId="77777777" w:rsidTr="00726C39">
      <w:tc>
        <w:tcPr>
          <w:tcW w:w="753" w:type="dxa"/>
        </w:tcPr>
        <w:p w14:paraId="1B12A9A6" w14:textId="77777777" w:rsidR="009753FF" w:rsidRPr="001A0C3C" w:rsidRDefault="009753FF" w:rsidP="00FA6134">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602FF00" w14:textId="4214EFF4" w:rsidR="009753FF" w:rsidRPr="00726C39" w:rsidRDefault="009753FF" w:rsidP="00FA6134">
              <w:pPr>
                <w:pStyle w:val="a5"/>
                <w:rPr>
                  <w:rFonts w:ascii="David" w:hAnsi="David"/>
                  <w:color w:val="00B0F0"/>
                  <w:sz w:val="20"/>
                  <w:szCs w:val="20"/>
                  <w:rtl/>
                </w:rPr>
              </w:pPr>
              <w:r>
                <w:rPr>
                  <w:rFonts w:ascii="David" w:hAnsi="David"/>
                  <w:color w:val="00B0F0"/>
                  <w:sz w:val="20"/>
                  <w:szCs w:val="20"/>
                  <w:rtl/>
                </w:rPr>
                <w:t>אפרתי מדפיס ניהול פרויקטים בע"מ</w:t>
              </w:r>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9753FF" w:rsidRPr="00B213F4" w14:paraId="352E5856" w14:textId="77777777" w:rsidTr="00726C39">
            <w:trPr>
              <w:trHeight w:val="201"/>
            </w:trPr>
            <w:tc>
              <w:tcPr>
                <w:tcW w:w="633" w:type="dxa"/>
              </w:tcPr>
              <w:p w14:paraId="2BFD7798" w14:textId="77777777" w:rsidR="009753FF" w:rsidRPr="001A0C3C" w:rsidRDefault="009753FF"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155" w:type="dxa"/>
                  </w:tcPr>
                  <w:p w14:paraId="35E1DED5" w14:textId="0154418F" w:rsidR="009753FF" w:rsidRPr="00B213F4" w:rsidRDefault="009753FF" w:rsidP="000C7E66">
                    <w:pPr>
                      <w:pStyle w:val="a5"/>
                      <w:rPr>
                        <w:rFonts w:ascii="David" w:hAnsi="David"/>
                        <w:color w:val="00B0F0"/>
                        <w:sz w:val="20"/>
                        <w:szCs w:val="20"/>
                        <w:rtl/>
                      </w:rPr>
                    </w:pPr>
                    <w:r>
                      <w:rPr>
                        <w:rFonts w:ascii="David" w:hAnsi="David"/>
                        <w:color w:val="00B0F0"/>
                        <w:sz w:val="20"/>
                        <w:szCs w:val="20"/>
                        <w:rtl/>
                      </w:rPr>
                      <w:t>0.2</w:t>
                    </w:r>
                  </w:p>
                </w:tc>
              </w:sdtContent>
            </w:sdt>
          </w:tr>
        </w:tbl>
        <w:p w14:paraId="4DFFB59B" w14:textId="77777777" w:rsidR="009753FF" w:rsidRPr="006F07FB" w:rsidRDefault="009753FF" w:rsidP="00FA6134">
          <w:pPr>
            <w:pStyle w:val="a5"/>
            <w:rPr>
              <w:rFonts w:ascii="David" w:hAnsi="David"/>
              <w:sz w:val="20"/>
              <w:szCs w:val="20"/>
              <w:rtl/>
            </w:rPr>
          </w:pPr>
        </w:p>
      </w:tc>
      <w:tc>
        <w:tcPr>
          <w:tcW w:w="236" w:type="dxa"/>
        </w:tcPr>
        <w:p w14:paraId="65E6D765" w14:textId="77777777" w:rsidR="009753FF" w:rsidRPr="006F07FB" w:rsidRDefault="009753FF" w:rsidP="00FA6134">
          <w:pPr>
            <w:pStyle w:val="a5"/>
            <w:rPr>
              <w:rFonts w:ascii="David" w:hAnsi="David"/>
              <w:sz w:val="20"/>
              <w:szCs w:val="20"/>
              <w:rtl/>
            </w:rPr>
          </w:pPr>
        </w:p>
      </w:tc>
      <w:tc>
        <w:tcPr>
          <w:tcW w:w="1129" w:type="dxa"/>
        </w:tcPr>
        <w:p w14:paraId="63E22098" w14:textId="77777777" w:rsidR="009753FF" w:rsidRPr="001A0C3C" w:rsidRDefault="009753FF"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75095E6D" w14:textId="2FF4E470" w:rsidR="009753FF" w:rsidRDefault="001106B3" w:rsidP="00FA6134">
          <w:pPr>
            <w:pStyle w:val="a5"/>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753FF">
                <w:rPr>
                  <w:rFonts w:ascii="David" w:hAnsi="David"/>
                  <w:sz w:val="20"/>
                  <w:szCs w:val="20"/>
                  <w:rtl/>
                </w:rPr>
                <w:t>3;#</w:t>
              </w:r>
              <w:r w:rsidR="009753FF">
                <w:rPr>
                  <w:rFonts w:ascii="David" w:hAnsi="David"/>
                  <w:sz w:val="20"/>
                  <w:szCs w:val="20"/>
                </w:rPr>
                <w:t>Draft</w:t>
              </w:r>
            </w:sdtContent>
          </w:sdt>
        </w:p>
      </w:tc>
    </w:tr>
    <w:tr w:rsidR="009753FF" w14:paraId="0B6497CA" w14:textId="77777777" w:rsidTr="00726C39">
      <w:tc>
        <w:tcPr>
          <w:tcW w:w="753" w:type="dxa"/>
        </w:tcPr>
        <w:p w14:paraId="4023D9F1" w14:textId="77777777" w:rsidR="009753FF" w:rsidRDefault="009753FF" w:rsidP="00FA6134">
          <w:pPr>
            <w:pStyle w:val="a5"/>
            <w:rPr>
              <w:rFonts w:ascii="David" w:hAnsi="David"/>
              <w:sz w:val="20"/>
              <w:szCs w:val="20"/>
              <w:rtl/>
            </w:rPr>
          </w:pPr>
        </w:p>
      </w:tc>
      <w:tc>
        <w:tcPr>
          <w:tcW w:w="1883" w:type="dxa"/>
        </w:tcPr>
        <w:p w14:paraId="3A6CC81F" w14:textId="77777777" w:rsidR="009753FF" w:rsidRPr="00726C39" w:rsidRDefault="009753FF" w:rsidP="00FA6134">
          <w:pPr>
            <w:pStyle w:val="a5"/>
            <w:rPr>
              <w:rFonts w:ascii="David" w:hAnsi="David"/>
              <w:color w:val="00B0F0"/>
              <w:sz w:val="20"/>
              <w:szCs w:val="20"/>
              <w:rtl/>
            </w:rPr>
          </w:pPr>
        </w:p>
      </w:tc>
      <w:tc>
        <w:tcPr>
          <w:tcW w:w="2232" w:type="dxa"/>
        </w:tcPr>
        <w:p w14:paraId="7A46115E" w14:textId="77777777" w:rsidR="009753FF" w:rsidRDefault="009753FF" w:rsidP="000C7E66">
          <w:pPr>
            <w:pStyle w:val="a5"/>
            <w:rPr>
              <w:rFonts w:ascii="David" w:hAnsi="David"/>
              <w:sz w:val="20"/>
              <w:szCs w:val="20"/>
              <w:rtl/>
            </w:rPr>
          </w:pPr>
        </w:p>
      </w:tc>
      <w:tc>
        <w:tcPr>
          <w:tcW w:w="236" w:type="dxa"/>
        </w:tcPr>
        <w:p w14:paraId="6D15479F" w14:textId="77777777" w:rsidR="009753FF" w:rsidRPr="006F07FB" w:rsidRDefault="009753FF" w:rsidP="00FA6134">
          <w:pPr>
            <w:pStyle w:val="a5"/>
            <w:rPr>
              <w:rFonts w:ascii="David" w:hAnsi="David"/>
              <w:sz w:val="20"/>
              <w:szCs w:val="20"/>
              <w:rtl/>
            </w:rPr>
          </w:pPr>
        </w:p>
      </w:tc>
      <w:tc>
        <w:tcPr>
          <w:tcW w:w="1129" w:type="dxa"/>
        </w:tcPr>
        <w:p w14:paraId="64697DFE" w14:textId="77777777" w:rsidR="009753FF" w:rsidRPr="006F07FB" w:rsidRDefault="009753FF" w:rsidP="000C7E66">
          <w:pPr>
            <w:pStyle w:val="a5"/>
            <w:rPr>
              <w:rFonts w:ascii="David" w:hAnsi="David"/>
              <w:sz w:val="20"/>
              <w:szCs w:val="20"/>
              <w:rtl/>
            </w:rPr>
          </w:pPr>
        </w:p>
      </w:tc>
      <w:tc>
        <w:tcPr>
          <w:tcW w:w="2073" w:type="dxa"/>
        </w:tcPr>
        <w:p w14:paraId="3E137462" w14:textId="77777777" w:rsidR="009753FF" w:rsidRDefault="009753FF" w:rsidP="00FA6134">
          <w:pPr>
            <w:pStyle w:val="a5"/>
            <w:rPr>
              <w:rFonts w:ascii="David" w:hAnsi="David"/>
              <w:sz w:val="20"/>
              <w:szCs w:val="20"/>
              <w:rtl/>
            </w:rPr>
          </w:pPr>
        </w:p>
      </w:tc>
    </w:tr>
  </w:tbl>
  <w:p w14:paraId="2D1FDF19" w14:textId="77777777" w:rsidR="009753FF" w:rsidRPr="00552E11" w:rsidRDefault="009753FF" w:rsidP="00552E1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2FE4B" w14:textId="77777777" w:rsidR="009753FF" w:rsidRDefault="009753FF" w:rsidP="00AF234B">
      <w:r>
        <w:separator/>
      </w:r>
    </w:p>
  </w:footnote>
  <w:footnote w:type="continuationSeparator" w:id="0">
    <w:p w14:paraId="3D78B63F" w14:textId="77777777" w:rsidR="009753FF" w:rsidRDefault="009753FF" w:rsidP="00AF234B">
      <w:r>
        <w:continuationSeparator/>
      </w:r>
    </w:p>
  </w:footnote>
  <w:footnote w:type="continuationNotice" w:id="1">
    <w:p w14:paraId="6A183F22" w14:textId="77777777" w:rsidR="009753FF" w:rsidRDefault="009753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82143625"/>
      <w:docPartObj>
        <w:docPartGallery w:val="Page Numbers (Top of Page)"/>
        <w:docPartUnique/>
      </w:docPartObj>
    </w:sdtPr>
    <w:sdtEndPr/>
    <w:sdtContent>
      <w:p w14:paraId="0251A60F" w14:textId="77777777" w:rsidR="009753FF" w:rsidRDefault="009753FF">
        <w:pPr>
          <w:pStyle w:val="a3"/>
          <w:jc w:val="center"/>
        </w:pPr>
        <w:r>
          <w:fldChar w:fldCharType="begin"/>
        </w:r>
        <w:r>
          <w:instrText xml:space="preserve"> PAGE   \* MERGEFORMAT </w:instrText>
        </w:r>
        <w:r>
          <w:fldChar w:fldCharType="separate"/>
        </w:r>
        <w:r w:rsidR="007324E2">
          <w:rPr>
            <w:noProof/>
            <w:rtl/>
          </w:rPr>
          <w:t>61</w:t>
        </w:r>
        <w:r>
          <w:rPr>
            <w:noProof/>
          </w:rPr>
          <w:fldChar w:fldCharType="end"/>
        </w:r>
      </w:p>
    </w:sdtContent>
  </w:sdt>
  <w:p w14:paraId="115C45E0" w14:textId="77777777" w:rsidR="009753FF" w:rsidRDefault="009753F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16cid:durableId="1136794731">
    <w:abstractNumId w:val="30"/>
  </w:num>
  <w:num w:numId="2" w16cid:durableId="242833896">
    <w:abstractNumId w:val="19"/>
  </w:num>
  <w:num w:numId="3" w16cid:durableId="73416541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16893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34616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208747">
    <w:abstractNumId w:val="2"/>
  </w:num>
  <w:num w:numId="7" w16cid:durableId="743070999">
    <w:abstractNumId w:val="1"/>
    <w:lvlOverride w:ilvl="0">
      <w:startOverride w:val="1"/>
    </w:lvlOverride>
  </w:num>
  <w:num w:numId="8" w16cid:durableId="6179561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7831785">
    <w:abstractNumId w:val="33"/>
    <w:lvlOverride w:ilvl="0">
      <w:startOverride w:val="1"/>
    </w:lvlOverride>
  </w:num>
  <w:num w:numId="10" w16cid:durableId="1118061134">
    <w:abstractNumId w:val="7"/>
  </w:num>
  <w:num w:numId="11" w16cid:durableId="2064789923">
    <w:abstractNumId w:val="9"/>
  </w:num>
  <w:num w:numId="12" w16cid:durableId="1164320655">
    <w:abstractNumId w:val="22"/>
  </w:num>
  <w:num w:numId="13" w16cid:durableId="1491678556">
    <w:abstractNumId w:val="15"/>
  </w:num>
  <w:num w:numId="14" w16cid:durableId="1050884101">
    <w:abstractNumId w:val="14"/>
  </w:num>
  <w:num w:numId="15" w16cid:durableId="68162351">
    <w:abstractNumId w:val="10"/>
  </w:num>
  <w:num w:numId="16" w16cid:durableId="11706824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6366411">
    <w:abstractNumId w:val="3"/>
  </w:num>
  <w:num w:numId="18" w16cid:durableId="551307706">
    <w:abstractNumId w:val="13"/>
  </w:num>
  <w:num w:numId="19" w16cid:durableId="370687025">
    <w:abstractNumId w:val="32"/>
  </w:num>
  <w:num w:numId="20" w16cid:durableId="850340425">
    <w:abstractNumId w:val="34"/>
  </w:num>
  <w:num w:numId="21" w16cid:durableId="1134063167">
    <w:abstractNumId w:val="23"/>
  </w:num>
  <w:num w:numId="22" w16cid:durableId="1638949146">
    <w:abstractNumId w:val="0"/>
  </w:num>
  <w:num w:numId="23" w16cid:durableId="1543446579">
    <w:abstractNumId w:val="21"/>
  </w:num>
  <w:num w:numId="24" w16cid:durableId="477575482">
    <w:abstractNumId w:val="17"/>
  </w:num>
  <w:num w:numId="25" w16cid:durableId="1319961506">
    <w:abstractNumId w:val="6"/>
  </w:num>
  <w:num w:numId="26" w16cid:durableId="14366867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30254312">
    <w:abstractNumId w:val="12"/>
  </w:num>
  <w:num w:numId="28" w16cid:durableId="221794512">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9193893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428774">
    <w:abstractNumId w:val="31"/>
  </w:num>
  <w:num w:numId="31" w16cid:durableId="336466577">
    <w:abstractNumId w:val="18"/>
  </w:num>
  <w:num w:numId="32" w16cid:durableId="1982080565">
    <w:abstractNumId w:val="25"/>
  </w:num>
  <w:num w:numId="33" w16cid:durableId="155341567">
    <w:abstractNumId w:val="28"/>
  </w:num>
  <w:num w:numId="34" w16cid:durableId="1508404421">
    <w:abstractNumId w:val="5"/>
  </w:num>
  <w:num w:numId="35" w16cid:durableId="1316883009">
    <w:abstractNumId w:val="29"/>
  </w:num>
  <w:num w:numId="36" w16cid:durableId="121114761">
    <w:abstractNumId w:val="4"/>
  </w:num>
  <w:num w:numId="37" w16cid:durableId="17891589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28300676">
    <w:abstractNumId w:val="24"/>
  </w:num>
  <w:num w:numId="39" w16cid:durableId="7386787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390125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329999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6917353">
    <w:abstractNumId w:val="20"/>
  </w:num>
  <w:num w:numId="43" w16cid:durableId="10611778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3309"/>
    <w:rsid w:val="00017F09"/>
    <w:rsid w:val="000206FA"/>
    <w:rsid w:val="00032749"/>
    <w:rsid w:val="000521ED"/>
    <w:rsid w:val="000701ED"/>
    <w:rsid w:val="00072BF6"/>
    <w:rsid w:val="00076D28"/>
    <w:rsid w:val="000C7E66"/>
    <w:rsid w:val="000E2532"/>
    <w:rsid w:val="001106B3"/>
    <w:rsid w:val="00120C1C"/>
    <w:rsid w:val="00134C85"/>
    <w:rsid w:val="00164B31"/>
    <w:rsid w:val="00172889"/>
    <w:rsid w:val="001A0C3C"/>
    <w:rsid w:val="001A69D5"/>
    <w:rsid w:val="00214ACF"/>
    <w:rsid w:val="00226178"/>
    <w:rsid w:val="002302E1"/>
    <w:rsid w:val="00277E5E"/>
    <w:rsid w:val="00283CF6"/>
    <w:rsid w:val="002E0AF1"/>
    <w:rsid w:val="00301DDA"/>
    <w:rsid w:val="00311DA0"/>
    <w:rsid w:val="0031512F"/>
    <w:rsid w:val="00341985"/>
    <w:rsid w:val="00345812"/>
    <w:rsid w:val="003770FB"/>
    <w:rsid w:val="00390E39"/>
    <w:rsid w:val="003A75B1"/>
    <w:rsid w:val="003D648B"/>
    <w:rsid w:val="003D6519"/>
    <w:rsid w:val="00406518"/>
    <w:rsid w:val="00436138"/>
    <w:rsid w:val="00477F7B"/>
    <w:rsid w:val="00487947"/>
    <w:rsid w:val="00500CC0"/>
    <w:rsid w:val="0054041D"/>
    <w:rsid w:val="00550E30"/>
    <w:rsid w:val="00552E11"/>
    <w:rsid w:val="005662C9"/>
    <w:rsid w:val="00595CC0"/>
    <w:rsid w:val="005D36FC"/>
    <w:rsid w:val="00603F1E"/>
    <w:rsid w:val="0060613B"/>
    <w:rsid w:val="00630E75"/>
    <w:rsid w:val="00636A8F"/>
    <w:rsid w:val="00653CB4"/>
    <w:rsid w:val="006558A8"/>
    <w:rsid w:val="00661BCC"/>
    <w:rsid w:val="00671DBE"/>
    <w:rsid w:val="006C765A"/>
    <w:rsid w:val="006D4E38"/>
    <w:rsid w:val="006F6574"/>
    <w:rsid w:val="0072103C"/>
    <w:rsid w:val="00726C39"/>
    <w:rsid w:val="007324E2"/>
    <w:rsid w:val="00763DC7"/>
    <w:rsid w:val="007771E3"/>
    <w:rsid w:val="007778AD"/>
    <w:rsid w:val="00786E52"/>
    <w:rsid w:val="007A2D7D"/>
    <w:rsid w:val="007B409E"/>
    <w:rsid w:val="007B7543"/>
    <w:rsid w:val="00801B76"/>
    <w:rsid w:val="00802F90"/>
    <w:rsid w:val="00805E61"/>
    <w:rsid w:val="00831CE5"/>
    <w:rsid w:val="0083262A"/>
    <w:rsid w:val="00871C65"/>
    <w:rsid w:val="008942AD"/>
    <w:rsid w:val="008A5767"/>
    <w:rsid w:val="008B5A36"/>
    <w:rsid w:val="008C64C6"/>
    <w:rsid w:val="008F650D"/>
    <w:rsid w:val="00907FBC"/>
    <w:rsid w:val="00942177"/>
    <w:rsid w:val="00942B6A"/>
    <w:rsid w:val="009753FF"/>
    <w:rsid w:val="00A21D15"/>
    <w:rsid w:val="00A955A9"/>
    <w:rsid w:val="00AF234B"/>
    <w:rsid w:val="00B32B85"/>
    <w:rsid w:val="00B460CE"/>
    <w:rsid w:val="00B50B69"/>
    <w:rsid w:val="00B84B04"/>
    <w:rsid w:val="00B9606A"/>
    <w:rsid w:val="00BB0A40"/>
    <w:rsid w:val="00BB7C51"/>
    <w:rsid w:val="00BC1995"/>
    <w:rsid w:val="00BE17B4"/>
    <w:rsid w:val="00C15D5B"/>
    <w:rsid w:val="00C3675F"/>
    <w:rsid w:val="00C90434"/>
    <w:rsid w:val="00CA296C"/>
    <w:rsid w:val="00CA4F2E"/>
    <w:rsid w:val="00CB099C"/>
    <w:rsid w:val="00CD4FB4"/>
    <w:rsid w:val="00D62E1A"/>
    <w:rsid w:val="00D64618"/>
    <w:rsid w:val="00D66DDC"/>
    <w:rsid w:val="00DA7212"/>
    <w:rsid w:val="00DA7CA5"/>
    <w:rsid w:val="00DB025B"/>
    <w:rsid w:val="00DD078C"/>
    <w:rsid w:val="00DD58A0"/>
    <w:rsid w:val="00E31259"/>
    <w:rsid w:val="00E31B88"/>
    <w:rsid w:val="00E679C7"/>
    <w:rsid w:val="00E70812"/>
    <w:rsid w:val="00EB5A81"/>
    <w:rsid w:val="00EB7CE6"/>
    <w:rsid w:val="00EC37B6"/>
    <w:rsid w:val="00EE6F8E"/>
    <w:rsid w:val="00EF2F57"/>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F0797B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 w:type="table" w:customStyle="1" w:styleId="17">
    <w:name w:val="רשת טבלה1"/>
    <w:basedOn w:val="a1"/>
    <w:next w:val="a8"/>
    <w:uiPriority w:val="59"/>
    <w:rsid w:val="00801B7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14" Type="http://schemas.openxmlformats.org/officeDocument/2006/relationships/footer" Target="foot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ספק]</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a3"/>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a3"/>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a3"/>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a3"/>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a3"/>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Arial"/>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charset w:val="B1"/>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90"/>
    <w:rsid w:val="0017292F"/>
    <w:rsid w:val="002E4DBF"/>
    <w:rsid w:val="00493858"/>
    <w:rsid w:val="00522B67"/>
    <w:rsid w:val="00797A15"/>
    <w:rsid w:val="00A029E5"/>
    <w:rsid w:val="00B01355"/>
    <w:rsid w:val="00B708FF"/>
    <w:rsid w:val="00BA3F90"/>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7A15"/>
    <w:rPr>
      <w:color w:val="808080"/>
    </w:r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EE7EBAE76D5D4C479473605103904EB7">
    <w:name w:val="EE7EBAE76D5D4C479473605103904EB7"/>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C010579-ECE3-4CFD-874A-722E3B6C9D3A}"/>
</file>

<file path=customXml/itemProps2.xml><?xml version="1.0" encoding="utf-8"?>
<ds:datastoreItem xmlns:ds="http://schemas.openxmlformats.org/officeDocument/2006/customXml" ds:itemID="{E171ED72-AC9F-4491-9AC0-A0D70346920C}">
  <ds:schemaRefs>
    <ds:schemaRef ds:uri="http://schemas.openxmlformats.org/officeDocument/2006/bibliography"/>
  </ds:schemaRefs>
</ds:datastoreItem>
</file>

<file path=customXml/itemProps3.xml><?xml version="1.0" encoding="utf-8"?>
<ds:datastoreItem xmlns:ds="http://schemas.openxmlformats.org/officeDocument/2006/customXml" ds:itemID="{81709D4C-33DC-48CC-AC7E-130A245806EE}">
  <ds:schemaRefs>
    <ds:schemaRef ds:uri="http://www.w3.org/XML/1998/namespace"/>
    <ds:schemaRef ds:uri="http://purl.org/dc/terms/"/>
    <ds:schemaRef ds:uri="http://schemas.microsoft.com/office/2006/metadata/properties"/>
    <ds:schemaRef ds:uri="http://schemas.microsoft.com/sharepoint/v3"/>
    <ds:schemaRef ds:uri="e82e0497-401b-493b-ab66-61f85c09ed30"/>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s>
</ds:datastoreItem>
</file>

<file path=customXml/itemProps4.xml><?xml version="1.0" encoding="utf-8"?>
<ds:datastoreItem xmlns:ds="http://schemas.openxmlformats.org/officeDocument/2006/customXml" ds:itemID="{7515BF54-15BE-41A5-BA6D-3AF394AA4BEA}">
  <ds:schemaRefs>
    <ds:schemaRef ds:uri="http://schemas.microsoft.com/office/2006/metadata/customXsn"/>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1614</TotalTime>
  <Pages>62</Pages>
  <Words>14905</Words>
  <Characters>74527</Characters>
  <Application>Microsoft Office Word</Application>
  <DocSecurity>0</DocSecurity>
  <Lines>621</Lines>
  <Paragraphs>178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מרול אטמן</cp:lastModifiedBy>
  <cp:revision>21</cp:revision>
  <dcterms:created xsi:type="dcterms:W3CDTF">2023-10-26T08:56:00Z</dcterms:created>
  <dcterms:modified xsi:type="dcterms:W3CDTF">2023-12-25T15:32:00Z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04a60bba-abab-4cac-a160-332ba0773275</vt:lpwstr>
  </property>
</Properties>
</file>