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346070"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bookmarkStart w:id="0" w:name="_GoBack"/>
      <w:bookmarkEnd w:id="0"/>
    </w:p>
    <w:p w14:paraId="056478A4"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A74D7C8"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F871A4D"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D08E58C"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95B0327"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394BA19"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BB41D23"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7CE8935"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972604B" w14:textId="77777777" w:rsidR="00F24119" w:rsidRPr="00435A20"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3E4CCE6" w14:textId="44833714"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lang w:eastAsia="he-IL"/>
        </w:rPr>
      </w:pPr>
      <w:del w:id="1" w:author="מרול אטמן" w:date="2024-01-11T14:47:00Z">
        <w:r w:rsidRPr="00435A20" w:rsidDel="007A51D5">
          <w:rPr>
            <w:rFonts w:ascii="Times New Roman" w:eastAsia="Times New Roman" w:hAnsi="Times New Roman" w:cs="David"/>
            <w:bCs/>
            <w:i/>
            <w:iCs/>
            <w:noProof/>
            <w:sz w:val="32"/>
            <w:szCs w:val="32"/>
          </w:rPr>
          <w:drawing>
            <wp:inline distT="0" distB="0" distL="0" distR="0" wp14:anchorId="1B186289" wp14:editId="78E4D4A0">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del>
    </w:p>
    <w:p w14:paraId="0B95817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194EAB5" w14:textId="77777777" w:rsidR="00F24119" w:rsidDel="007A51D5" w:rsidRDefault="00F24119">
      <w:pPr>
        <w:widowControl w:val="0"/>
        <w:spacing w:before="0" w:beforeAutospacing="0" w:after="0" w:afterAutospacing="0" w:line="240" w:lineRule="auto"/>
        <w:rPr>
          <w:del w:id="2" w:author="מרול אטמן" w:date="2024-01-11T14:47:00Z"/>
          <w:rFonts w:ascii="Times New Roman" w:eastAsia="Times New Roman" w:hAnsi="Times New Roman" w:cs="David"/>
          <w:bCs/>
          <w:sz w:val="32"/>
          <w:szCs w:val="32"/>
          <w:u w:val="single"/>
          <w:rtl/>
          <w:lang w:eastAsia="he-IL"/>
        </w:rPr>
        <w:pPrChange w:id="3" w:author="מרול אטמן" w:date="2024-01-11T14:47:00Z">
          <w:pPr>
            <w:widowControl w:val="0"/>
            <w:spacing w:before="0" w:beforeAutospacing="0" w:after="0" w:afterAutospacing="0" w:line="240" w:lineRule="auto"/>
            <w:jc w:val="center"/>
          </w:pPr>
        </w:pPrChange>
      </w:pPr>
    </w:p>
    <w:p w14:paraId="48FCDCDF" w14:textId="77777777" w:rsidR="00F24119" w:rsidDel="007A51D5" w:rsidRDefault="00F24119">
      <w:pPr>
        <w:widowControl w:val="0"/>
        <w:spacing w:before="0" w:beforeAutospacing="0" w:after="0" w:afterAutospacing="0" w:line="240" w:lineRule="auto"/>
        <w:rPr>
          <w:del w:id="4" w:author="מרול אטמן" w:date="2024-01-11T14:47:00Z"/>
          <w:rFonts w:ascii="Times New Roman" w:eastAsia="Times New Roman" w:hAnsi="Times New Roman" w:cs="David"/>
          <w:bCs/>
          <w:sz w:val="32"/>
          <w:szCs w:val="32"/>
          <w:u w:val="single"/>
          <w:rtl/>
          <w:lang w:eastAsia="he-IL"/>
        </w:rPr>
        <w:pPrChange w:id="5" w:author="מרול אטמן" w:date="2024-01-11T14:47:00Z">
          <w:pPr>
            <w:widowControl w:val="0"/>
            <w:spacing w:before="0" w:beforeAutospacing="0" w:after="0" w:afterAutospacing="0" w:line="240" w:lineRule="auto"/>
            <w:jc w:val="center"/>
          </w:pPr>
        </w:pPrChange>
      </w:pPr>
    </w:p>
    <w:p w14:paraId="27B23CEB" w14:textId="77777777" w:rsidR="00F24119" w:rsidDel="007A51D5" w:rsidRDefault="00F24119">
      <w:pPr>
        <w:widowControl w:val="0"/>
        <w:spacing w:before="0" w:beforeAutospacing="0" w:after="0" w:afterAutospacing="0" w:line="240" w:lineRule="auto"/>
        <w:rPr>
          <w:del w:id="6" w:author="מרול אטמן" w:date="2024-01-11T14:47:00Z"/>
          <w:rFonts w:ascii="Times New Roman" w:eastAsia="Times New Roman" w:hAnsi="Times New Roman" w:cs="David"/>
          <w:bCs/>
          <w:sz w:val="32"/>
          <w:szCs w:val="32"/>
          <w:u w:val="single"/>
          <w:rtl/>
          <w:lang w:eastAsia="he-IL"/>
        </w:rPr>
        <w:pPrChange w:id="7" w:author="מרול אטמן" w:date="2024-01-11T14:47:00Z">
          <w:pPr>
            <w:widowControl w:val="0"/>
            <w:spacing w:before="0" w:beforeAutospacing="0" w:after="0" w:afterAutospacing="0" w:line="240" w:lineRule="auto"/>
            <w:jc w:val="center"/>
          </w:pPr>
        </w:pPrChange>
      </w:pPr>
    </w:p>
    <w:p w14:paraId="7BD7C382" w14:textId="77777777" w:rsidR="00F24119" w:rsidDel="007A51D5" w:rsidRDefault="00F24119">
      <w:pPr>
        <w:widowControl w:val="0"/>
        <w:spacing w:before="0" w:beforeAutospacing="0" w:after="0" w:afterAutospacing="0" w:line="240" w:lineRule="auto"/>
        <w:rPr>
          <w:del w:id="8" w:author="מרול אטמן" w:date="2024-01-11T14:47:00Z"/>
          <w:rFonts w:ascii="Times New Roman" w:eastAsia="Times New Roman" w:hAnsi="Times New Roman" w:cs="David"/>
          <w:bCs/>
          <w:sz w:val="32"/>
          <w:szCs w:val="32"/>
          <w:u w:val="single"/>
          <w:rtl/>
          <w:lang w:eastAsia="he-IL"/>
        </w:rPr>
        <w:pPrChange w:id="9" w:author="מרול אטמן" w:date="2024-01-11T14:47:00Z">
          <w:pPr>
            <w:widowControl w:val="0"/>
            <w:spacing w:before="0" w:beforeAutospacing="0" w:after="0" w:afterAutospacing="0" w:line="240" w:lineRule="auto"/>
            <w:jc w:val="center"/>
          </w:pPr>
        </w:pPrChange>
      </w:pPr>
    </w:p>
    <w:p w14:paraId="1F743EA6" w14:textId="77777777" w:rsidR="00F24119" w:rsidDel="007A51D5" w:rsidRDefault="00F24119">
      <w:pPr>
        <w:widowControl w:val="0"/>
        <w:spacing w:before="0" w:beforeAutospacing="0" w:after="0" w:afterAutospacing="0" w:line="240" w:lineRule="auto"/>
        <w:rPr>
          <w:del w:id="10" w:author="מרול אטמן" w:date="2024-01-11T14:47:00Z"/>
          <w:rFonts w:ascii="Times New Roman" w:eastAsia="Times New Roman" w:hAnsi="Times New Roman" w:cs="David"/>
          <w:bCs/>
          <w:sz w:val="32"/>
          <w:szCs w:val="32"/>
          <w:u w:val="single"/>
          <w:rtl/>
          <w:lang w:eastAsia="he-IL"/>
        </w:rPr>
        <w:pPrChange w:id="11" w:author="מרול אטמן" w:date="2024-01-11T14:47:00Z">
          <w:pPr>
            <w:widowControl w:val="0"/>
            <w:spacing w:before="0" w:beforeAutospacing="0" w:after="0" w:afterAutospacing="0" w:line="240" w:lineRule="auto"/>
            <w:jc w:val="center"/>
          </w:pPr>
        </w:pPrChange>
      </w:pPr>
    </w:p>
    <w:p w14:paraId="499439D9" w14:textId="77777777" w:rsidR="00435A20" w:rsidRDefault="00435A20" w:rsidP="007A51D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 xml:space="preserve">חוזה אדריכל </w:t>
      </w:r>
      <w:r w:rsidR="006D0D0F">
        <w:rPr>
          <w:rFonts w:ascii="Times New Roman" w:eastAsia="Times New Roman" w:hAnsi="Times New Roman" w:cs="David" w:hint="cs"/>
          <w:bCs/>
          <w:sz w:val="32"/>
          <w:szCs w:val="32"/>
          <w:u w:val="single"/>
          <w:rtl/>
          <w:lang w:eastAsia="he-IL"/>
        </w:rPr>
        <w:t>מגורים ושטחי מסחר</w:t>
      </w:r>
    </w:p>
    <w:p w14:paraId="567C27FA" w14:textId="77777777" w:rsidR="006D0D0F" w:rsidRPr="00435A20" w:rsidRDefault="006D0D0F" w:rsidP="007A51D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167C1B" w14:textId="77777777" w:rsidR="00435A20" w:rsidRPr="00435A20" w:rsidRDefault="00435A20" w:rsidP="007A51D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A4134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84E4E9" w14:textId="3EAFF390" w:rsidR="00435A20" w:rsidRPr="007D5B33" w:rsidDel="00AA30A8" w:rsidRDefault="00435A20" w:rsidP="00435A20">
      <w:pPr>
        <w:widowControl w:val="0"/>
        <w:spacing w:before="0" w:beforeAutospacing="0" w:after="0" w:afterAutospacing="0" w:line="240" w:lineRule="auto"/>
        <w:jc w:val="center"/>
        <w:rPr>
          <w:del w:id="12" w:author="מרול אטמן" w:date="2024-01-11T14:24:00Z"/>
          <w:rFonts w:ascii="Times New Roman" w:eastAsia="Times New Roman" w:hAnsi="Times New Roman" w:cs="David"/>
          <w:bCs/>
          <w:color w:val="00B0F0"/>
          <w:sz w:val="32"/>
          <w:szCs w:val="32"/>
          <w:u w:val="single"/>
          <w:rtl/>
          <w:lang w:eastAsia="he-IL"/>
        </w:rPr>
      </w:pPr>
    </w:p>
    <w:customXmlDelRangeStart w:id="13" w:author="מרול אטמן" w:date="2024-01-11T14:24:00Z"/>
    <w:sdt>
      <w:sdtPr>
        <w:rPr>
          <w:rFonts w:ascii="Times New Roman" w:eastAsia="Times New Roman" w:hAnsi="Times New Roman" w:cs="David"/>
          <w:bCs/>
          <w:color w:val="00B0F0"/>
          <w:sz w:val="32"/>
          <w:szCs w:val="32"/>
          <w:u w:val="single"/>
          <w:rtl/>
          <w:lang w:eastAsia="he-IL"/>
        </w:rPr>
        <w:alias w:val="שם הפרויקט"/>
        <w:tag w:val="cntProjectName"/>
        <w:id w:val="-112369776"/>
        <w:placeholder>
          <w:docPart w:val="FA1449019F9E4CF4BFDAD14DBBBEA0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13"/>
        <w:p w14:paraId="174E8F1F" w14:textId="28D59C6F" w:rsidR="00F24119" w:rsidRPr="007D5B33" w:rsidDel="00AA30A8" w:rsidRDefault="00FF2C7B" w:rsidP="00F24119">
          <w:pPr>
            <w:widowControl w:val="0"/>
            <w:spacing w:before="0" w:beforeAutospacing="0" w:after="0" w:afterAutospacing="0" w:line="240" w:lineRule="auto"/>
            <w:jc w:val="center"/>
            <w:rPr>
              <w:del w:id="14" w:author="מרול אטמן" w:date="2024-01-11T14:24:00Z"/>
              <w:rFonts w:ascii="Times New Roman" w:eastAsia="Times New Roman" w:hAnsi="Times New Roman" w:cs="David"/>
              <w:bCs/>
              <w:color w:val="00B0F0"/>
              <w:sz w:val="32"/>
              <w:szCs w:val="32"/>
              <w:u w:val="single"/>
              <w:rtl/>
              <w:lang w:eastAsia="he-IL"/>
            </w:rPr>
          </w:pPr>
          <w:ins w:id="15" w:author="Meryl Etman" w:date="2024-01-07T15:54:00Z">
            <w:del w:id="16" w:author="מרול אטמן" w:date="2024-01-11T14:24:00Z">
              <w:r w:rsidDel="00AA30A8">
                <w:rPr>
                  <w:rFonts w:ascii="Times New Roman" w:eastAsia="Times New Roman" w:hAnsi="Times New Roman" w:cs="David"/>
                  <w:bCs/>
                  <w:color w:val="00B0F0"/>
                  <w:sz w:val="32"/>
                  <w:szCs w:val="32"/>
                  <w:u w:val="single"/>
                  <w:rtl/>
                  <w:lang w:eastAsia="he-IL"/>
                </w:rPr>
                <w:delText>הכוזרי</w:delText>
              </w:r>
            </w:del>
          </w:ins>
        </w:p>
        <w:customXmlDelRangeStart w:id="17" w:author="מרול אטמן" w:date="2024-01-11T14:24:00Z"/>
      </w:sdtContent>
    </w:sdt>
    <w:customXmlDelRangeEnd w:id="17"/>
    <w:p w14:paraId="3BD54EE3"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965039077"/>
        <w:placeholder>
          <w:docPart w:val="1F5CCDFB4E69458181B69D67A7389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1401DE8" w14:textId="1B0DA7CF" w:rsidR="00F24119" w:rsidRPr="007D5B33" w:rsidRDefault="00FF2C7B"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8" w:author="Meryl Etman" w:date="2024-01-07T15:54:00Z">
            <w:r>
              <w:rPr>
                <w:rFonts w:ascii="Times New Roman" w:eastAsia="Times New Roman" w:hAnsi="Times New Roman" w:cs="David"/>
                <w:bCs/>
                <w:color w:val="00B0F0"/>
                <w:sz w:val="32"/>
                <w:szCs w:val="32"/>
                <w:u w:val="single"/>
                <w:rtl/>
                <w:lang w:eastAsia="he-IL"/>
              </w:rPr>
              <w:t>הכוזרי הרצליה</w:t>
            </w:r>
          </w:ins>
        </w:p>
      </w:sdtContent>
    </w:sdt>
    <w:p w14:paraId="13C7ECAE"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7CF86CE"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F738FF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68154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06524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8FAB8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B3972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9C55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D3D00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E166D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32A04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3B34F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6B763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A211E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95145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3B515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AD0FE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474CA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54B70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CCB7C7" w14:textId="77777777" w:rsidR="007A51D5" w:rsidRDefault="007A51D5">
      <w:pPr>
        <w:bidi w:val="0"/>
        <w:spacing w:before="0" w:beforeAutospacing="0" w:after="160" w:afterAutospacing="0" w:line="259" w:lineRule="auto"/>
        <w:rPr>
          <w:ins w:id="19" w:author="מרול אטמן" w:date="2024-01-11T14:48:00Z"/>
          <w:rFonts w:ascii="Times New Roman" w:eastAsia="Times New Roman" w:hAnsi="Times New Roman" w:cs="David"/>
          <w:bCs/>
          <w:sz w:val="32"/>
          <w:szCs w:val="32"/>
          <w:u w:val="single"/>
          <w:rtl/>
          <w:lang w:eastAsia="he-IL"/>
        </w:rPr>
      </w:pPr>
      <w:ins w:id="20" w:author="מרול אטמן" w:date="2024-01-11T14:48:00Z">
        <w:r>
          <w:rPr>
            <w:rFonts w:ascii="Times New Roman" w:eastAsia="Times New Roman" w:hAnsi="Times New Roman" w:cs="David"/>
            <w:bCs/>
            <w:sz w:val="32"/>
            <w:szCs w:val="32"/>
            <w:u w:val="single"/>
            <w:rtl/>
            <w:lang w:eastAsia="he-IL"/>
          </w:rPr>
          <w:br w:type="page"/>
        </w:r>
      </w:ins>
    </w:p>
    <w:p w14:paraId="11FE53E6" w14:textId="2D913C8D"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lastRenderedPageBreak/>
        <w:t>חוזה</w:t>
      </w:r>
      <w:r w:rsidR="00CD1D82">
        <w:rPr>
          <w:rFonts w:ascii="Times New Roman" w:eastAsia="Times New Roman" w:hAnsi="Times New Roman" w:cs="David" w:hint="cs"/>
          <w:bCs/>
          <w:sz w:val="32"/>
          <w:szCs w:val="32"/>
          <w:u w:val="single"/>
          <w:rtl/>
          <w:lang w:eastAsia="he-IL"/>
        </w:rPr>
        <w:t xml:space="preserve"> </w:t>
      </w:r>
      <w:r w:rsidR="00CD1D82" w:rsidRPr="00435A20">
        <w:rPr>
          <w:rFonts w:ascii="Times New Roman" w:eastAsia="Times New Roman" w:hAnsi="Times New Roman" w:cs="David" w:hint="cs"/>
          <w:bCs/>
          <w:sz w:val="32"/>
          <w:szCs w:val="32"/>
          <w:u w:val="single"/>
          <w:rtl/>
          <w:lang w:eastAsia="he-IL"/>
        </w:rPr>
        <w:t xml:space="preserve">אדריכל </w:t>
      </w:r>
      <w:r w:rsidR="00CD1D82">
        <w:rPr>
          <w:rFonts w:ascii="Times New Roman" w:eastAsia="Times New Roman" w:hAnsi="Times New Roman" w:cs="David" w:hint="cs"/>
          <w:bCs/>
          <w:sz w:val="32"/>
          <w:szCs w:val="32"/>
          <w:u w:val="single"/>
          <w:rtl/>
          <w:lang w:eastAsia="he-IL"/>
        </w:rPr>
        <w:t>מגורים ושטחי מסחר</w:t>
      </w:r>
    </w:p>
    <w:p w14:paraId="64E5558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D0FE880" w14:textId="511A19B5" w:rsidR="00435A20" w:rsidRPr="00435A20" w:rsidRDefault="00435A20" w:rsidP="00D5015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877396864"/>
          <w:placeholder>
            <w:docPart w:val="65CA1F306D5444C7BECD6EB0B64173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5-29T00:00:00Z">
            <w:dateFormat w:val="dd/MM/yyyy"/>
            <w:lid w:val="he-IL"/>
            <w:storeMappedDataAs w:val="dateTime"/>
            <w:calendar w:val="gregorian"/>
          </w:date>
        </w:sdtPr>
        <w:sdtEndPr/>
        <w:sdtContent>
          <w:ins w:id="21" w:author="Meryl Etman" w:date="2024-05-29T15:56:00Z">
            <w:r w:rsidR="00872DEF">
              <w:rPr>
                <w:rFonts w:ascii="Times New Roman" w:eastAsia="Times New Roman" w:hAnsi="Times New Roman" w:cs="David" w:hint="cs"/>
                <w:color w:val="800080"/>
                <w:sz w:val="24"/>
                <w:szCs w:val="24"/>
                <w:rtl/>
                <w:lang w:eastAsia="he-IL"/>
              </w:rPr>
              <w:t>‏29/05/2024</w:t>
            </w:r>
          </w:ins>
        </w:sdtContent>
      </w:sdt>
    </w:p>
    <w:p w14:paraId="76574E0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0E58CF4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1509A7"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eastAsia="Times New Roman" w:cs="David"/>
          <w:color w:val="000000"/>
          <w:sz w:val="24"/>
          <w:szCs w:val="24"/>
          <w:rtl/>
        </w:rPr>
        <w:alias w:val="צד א בחוזה"/>
        <w:tag w:val="cntTzadA"/>
        <w:id w:val="1338654730"/>
        <w:placeholder>
          <w:docPart w:val="62D576052A154CD28531C6B81578C6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21FEEE2" w14:textId="3FB7936F" w:rsidR="00435A20" w:rsidRPr="00435A20" w:rsidRDefault="008042D5" w:rsidP="00435A20">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2" w:author="Meryl Etman" w:date="2024-01-07T16:51:00Z">
            <w:r w:rsidRPr="008042D5">
              <w:rPr>
                <w:rFonts w:eastAsia="Times New Roman" w:cs="David"/>
                <w:color w:val="000000"/>
                <w:sz w:val="24"/>
                <w:szCs w:val="24"/>
                <w:rtl/>
              </w:rPr>
              <w:br/>
              <w:t>אפריקה התחדשות עירונית בע"מ</w:t>
            </w:r>
            <w:r w:rsidRPr="008042D5">
              <w:rPr>
                <w:rFonts w:eastAsia="Times New Roman" w:cs="David"/>
                <w:color w:val="000000"/>
                <w:sz w:val="24"/>
                <w:szCs w:val="24"/>
                <w:rtl/>
              </w:rPr>
              <w:br/>
            </w:r>
          </w:ins>
          <w:ins w:id="23" w:author="Meryl Etman" w:date="2024-01-07T16:57:00Z">
            <w:r w:rsidRPr="008042D5">
              <w:rPr>
                <w:rFonts w:eastAsia="Times New Roman" w:cs="David"/>
                <w:color w:val="000000"/>
                <w:sz w:val="24"/>
                <w:szCs w:val="24"/>
                <w:rtl/>
              </w:rPr>
              <w:t>יהונתן נתניהו 1 אור יהודה</w:t>
            </w:r>
          </w:ins>
          <w:ins w:id="24" w:author="Meryl Etman" w:date="2024-01-07T16:51:00Z">
            <w:r w:rsidRPr="008042D5">
              <w:rPr>
                <w:rFonts w:eastAsia="Times New Roman" w:cs="David"/>
                <w:color w:val="000000"/>
                <w:sz w:val="24"/>
                <w:szCs w:val="24"/>
                <w:rtl/>
              </w:rPr>
              <w:br/>
              <w:t>514639525</w:t>
            </w:r>
            <w:r w:rsidRPr="008042D5">
              <w:rPr>
                <w:rFonts w:eastAsia="Times New Roman" w:cs="David"/>
                <w:color w:val="000000"/>
                <w:sz w:val="24"/>
                <w:szCs w:val="24"/>
                <w:rtl/>
              </w:rPr>
              <w:br/>
            </w:r>
            <w:r w:rsidRPr="008042D5">
              <w:rPr>
                <w:rFonts w:eastAsia="Times New Roman" w:cs="David"/>
                <w:color w:val="000000"/>
                <w:sz w:val="24"/>
                <w:szCs w:val="24"/>
                <w:rtl/>
              </w:rPr>
              <w:br/>
              <w:t>מצלאוי חברה לבנין בע"מ</w:t>
            </w:r>
            <w:r w:rsidRPr="008042D5">
              <w:rPr>
                <w:rFonts w:eastAsia="Times New Roman" w:cs="David"/>
                <w:color w:val="000000"/>
                <w:sz w:val="24"/>
                <w:szCs w:val="24"/>
                <w:rtl/>
              </w:rPr>
              <w:br/>
              <w:t>דרך רפאל איתן 1, קרית אונו</w:t>
            </w:r>
            <w:r w:rsidRPr="008042D5">
              <w:rPr>
                <w:rFonts w:eastAsia="Times New Roman" w:cs="David"/>
                <w:color w:val="000000"/>
                <w:sz w:val="24"/>
                <w:szCs w:val="24"/>
                <w:rtl/>
              </w:rPr>
              <w:br/>
              <w:t>512726712</w:t>
            </w:r>
            <w:r w:rsidRPr="008042D5">
              <w:rPr>
                <w:rFonts w:eastAsia="Times New Roman" w:cs="David"/>
                <w:color w:val="000000"/>
                <w:sz w:val="24"/>
                <w:szCs w:val="24"/>
                <w:rtl/>
              </w:rPr>
              <w:br/>
            </w:r>
          </w:ins>
        </w:p>
      </w:sdtContent>
    </w:sdt>
    <w:p w14:paraId="5E1C3C2D"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7C3D7D49"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5DFC4BC9"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2F43802" w14:textId="77777777" w:rsidR="00435A20" w:rsidRPr="007D5B33" w:rsidRDefault="00435A20" w:rsidP="007D5B3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5E158455" w14:textId="2BA9BC31" w:rsidR="00993153" w:rsidRDefault="00872DEF" w:rsidP="0099315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023E6D2BC70548D19B218BB1684CD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del w:id="25" w:author="Meryl Etman" w:date="2024-01-07T16:52:00Z">
            <w:r w:rsidR="00993153" w:rsidDel="00AD72B7">
              <w:rPr>
                <w:rStyle w:val="PlaceholderText"/>
                <w:rFonts w:hint="cs"/>
                <w:color w:val="00B0F0"/>
                <w:rtl/>
              </w:rPr>
              <w:delText>צדדים נוספים</w:delText>
            </w:r>
            <w:r w:rsidR="00993153" w:rsidDel="00AD72B7">
              <w:rPr>
                <w:rStyle w:val="PlaceholderText"/>
                <w:color w:val="00B0F0"/>
                <w:rtl/>
              </w:rPr>
              <w:br/>
            </w:r>
          </w:del>
          <w:ins w:id="26" w:author="Meryl Etman" w:date="2024-01-07T16:52:00Z">
            <w:r w:rsidR="00AD72B7">
              <w:rPr>
                <w:rStyle w:val="PlaceholderText"/>
                <w:rFonts w:hint="cs"/>
                <w:color w:val="00B0F0"/>
                <w:rtl/>
              </w:rPr>
              <w:br/>
              <w:t>ד.ס. בניין ערים - אדריכלים ותכנון בע"מ</w:t>
            </w:r>
            <w:r w:rsidR="00AD72B7">
              <w:rPr>
                <w:rStyle w:val="PlaceholderText"/>
                <w:rFonts w:hint="cs"/>
                <w:color w:val="00B0F0"/>
                <w:rtl/>
              </w:rPr>
              <w:br/>
              <w:t>רח' החשמונאים 100, תל אביב</w:t>
            </w:r>
            <w:r w:rsidR="00AD72B7">
              <w:rPr>
                <w:rStyle w:val="PlaceholderText"/>
                <w:rFonts w:hint="cs"/>
                <w:color w:val="00B0F0"/>
                <w:rtl/>
              </w:rPr>
              <w:br/>
            </w:r>
            <w:r w:rsidR="00AD72B7">
              <w:rPr>
                <w:rStyle w:val="PlaceholderText"/>
                <w:rFonts w:hint="cs"/>
                <w:color w:val="00B0F0"/>
                <w:rtl/>
              </w:rPr>
              <w:br/>
            </w:r>
          </w:ins>
        </w:sdtContent>
      </w:sdt>
    </w:p>
    <w:p w14:paraId="7A82A863"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0182D34F"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12F11C33"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6D3813B"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B119C53"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2DA6DCE4"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t>מבוא</w:t>
      </w:r>
    </w:p>
    <w:p w14:paraId="7574EE44"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21E5A5EF"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21B85C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74E8403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F37F4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"התכנית" </w:t>
      </w:r>
      <w:r w:rsidRPr="00435A20">
        <w:rPr>
          <w:rFonts w:ascii="Times New Roman" w:eastAsia="Times New Roman" w:hAnsi="Times New Roman" w:cs="David"/>
          <w:sz w:val="20"/>
          <w:szCs w:val="24"/>
          <w:rtl/>
          <w:lang w:eastAsia="he-IL"/>
        </w:rPr>
        <w:t>/</w:t>
      </w:r>
    </w:p>
    <w:p w14:paraId="7466B1B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22BC9B0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894954A"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7301CB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CB44DE"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501DDA0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4432A06"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התכניות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3FAFE0F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56A48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6BF26A0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4DDA044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3FE2F62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091DC5"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5C7B082"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CB4FE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5AC6478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B41A9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2F6C939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7367741A"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2DDFEA2"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797E69F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B4E04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130D0E30"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76E60DB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A94B3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63B79B74"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w:t>
      </w:r>
    </w:p>
    <w:p w14:paraId="15D39194"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0848579"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27016154"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הנספחים לחוזה זה מהווים חלק בלתי נפרד הימנו ואלה הם:</w:t>
      </w:r>
    </w:p>
    <w:p w14:paraId="7AFF9C6B"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B20AAF5"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6F4B5D08"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393CE88E"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70B251BF"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03F6F524"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34271728"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5AB03265" w14:textId="77777777" w:rsidR="00972C9F"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00972C9F" w:rsidRPr="00E034F9">
        <w:rPr>
          <w:rFonts w:ascii="Times New Roman" w:eastAsia="Times New Roman" w:hAnsi="Times New Roman" w:cs="David" w:hint="cs"/>
          <w:sz w:val="20"/>
          <w:szCs w:val="24"/>
          <w:rtl/>
          <w:lang w:eastAsia="he-IL"/>
        </w:rPr>
        <w:t>מפרט</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ביטוחי</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המתכנן</w:t>
      </w:r>
      <w:r w:rsidR="00972C9F" w:rsidRPr="00B27B4C">
        <w:rPr>
          <w:rFonts w:ascii="Times New Roman" w:eastAsia="Times New Roman" w:hAnsi="Times New Roman" w:cs="David"/>
          <w:sz w:val="20"/>
          <w:szCs w:val="24"/>
          <w:rtl/>
          <w:lang w:eastAsia="he-IL"/>
        </w:rPr>
        <w:t>;</w:t>
      </w:r>
    </w:p>
    <w:p w14:paraId="348A36DE" w14:textId="77777777" w:rsidR="00972C9F" w:rsidRDefault="00972C9F"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567A4E3" w14:textId="77777777" w:rsidR="00435A20" w:rsidRPr="00435A20"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רשימת התכניות והמסמכים שעל המתכנן להנפיק.</w:t>
      </w:r>
    </w:p>
    <w:p w14:paraId="642D61D1"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3C0E8876"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1495E22C"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55127A8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40F2ED3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42828FC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25D36FE2"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3B7804B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0659FBF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4523BC2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שום וצורת המסמכים לפי דרישת המנהל.</w:t>
      </w:r>
    </w:p>
    <w:p w14:paraId="06F6B97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423660D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התכניות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B2D60E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התכניות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56EA9CF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0194619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46F7CC6"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"רמדורנט"</w:t>
      </w:r>
      <w:r w:rsidRPr="00435A2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341278E5"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43B4BAA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076A5A0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hint="cs"/>
          <w:b/>
          <w:sz w:val="20"/>
          <w:szCs w:val="24"/>
          <w:rtl/>
          <w:lang w:eastAsia="he-IL"/>
        </w:rPr>
        <w:t>המצ"ב,</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60B776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0EFCC1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w:t>
      </w:r>
      <w:r w:rsidR="000817A9">
        <w:rPr>
          <w:rFonts w:ascii="Times New Roman" w:eastAsia="Times New Roman" w:hAnsi="Times New Roman" w:cs="David"/>
          <w:sz w:val="20"/>
          <w:szCs w:val="24"/>
          <w:rtl/>
          <w:lang w:eastAsia="he-IL"/>
        </w:rPr>
        <w:t>המתכנן</w:t>
      </w:r>
      <w:r w:rsidRPr="00435A20">
        <w:rPr>
          <w:rFonts w:ascii="Times New Roman" w:eastAsia="Times New Roman" w:hAnsi="Times New Roman" w:cs="David"/>
          <w:sz w:val="20"/>
          <w:szCs w:val="24"/>
          <w:rtl/>
          <w:lang w:eastAsia="he-IL"/>
        </w:rPr>
        <w:t xml:space="preserve"> הנקוב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1A752789"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B7A6772"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p>
    <w:p w14:paraId="41DF4E7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2ED2F59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6E247613"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07D2970A"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34F90FE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51E416B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תיקונים לתכניות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36493A3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324BE704"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24EA486A"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המנהל</w:t>
      </w:r>
    </w:p>
    <w:p w14:paraId="4AE8DAA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21A2CA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w:t>
      </w:r>
    </w:p>
    <w:p w14:paraId="21312FD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7705CF2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4EA03C2"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התכניות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109F009F"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3EE790C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54A9106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74E74CE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87D518A"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יתר הגורמים, מותנות בכך שיסופקו להם כל התכניות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AAE1A70"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439057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4A938AB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93D31E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קיבל תכניות,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BB1015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308DB2A3" w14:textId="77777777" w:rsidR="00435A20" w:rsidRPr="00435A20" w:rsidRDefault="00435A20" w:rsidP="008B398D">
      <w:pPr>
        <w:widowControl w:val="0"/>
        <w:spacing w:before="0" w:beforeAutospacing="0" w:after="200" w:afterAutospacing="0" w:line="240" w:lineRule="auto"/>
        <w:ind w:left="144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470AE1F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078CB1C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B8C02D8"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0555E81F"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4BB6A3F6"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38BCDEC6"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r w:rsidRPr="00435A20">
        <w:rPr>
          <w:rFonts w:ascii="Times New Roman" w:eastAsia="Times New Roman" w:hAnsi="Times New Roman" w:cs="David" w:hint="cs"/>
          <w:b/>
          <w:sz w:val="20"/>
          <w:szCs w:val="24"/>
          <w:rtl/>
          <w:lang w:eastAsia="he-IL"/>
        </w:rPr>
        <w:t xml:space="preserve">המצ"ב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40BB1391"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63EA8002"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363DC0D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7A1CCCF3"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שכפול מסמכים.</w:t>
      </w:r>
    </w:p>
    <w:p w14:paraId="3DEF915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AA7BB9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מדידות וצילומי אויר.</w:t>
      </w:r>
    </w:p>
    <w:p w14:paraId="7FD4EC9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2685616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65F692B1"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 מערכת רמדורנט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F668E2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5C695A8B"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0C36C8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74281FD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425A1A93"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5BA5E55" w14:textId="77777777" w:rsidR="00435A20" w:rsidRPr="00435A20" w:rsidRDefault="00435A20">
      <w:pPr>
        <w:widowControl w:val="0"/>
        <w:spacing w:before="0" w:beforeAutospacing="0" w:after="240" w:afterAutospacing="0" w:line="240" w:lineRule="auto"/>
        <w:ind w:left="357" w:right="360"/>
        <w:jc w:val="both"/>
        <w:rPr>
          <w:rFonts w:ascii="Times New Roman" w:eastAsia="Times New Roman" w:hAnsi="Times New Roman" w:cs="David"/>
          <w:sz w:val="20"/>
          <w:szCs w:val="24"/>
          <w:rtl/>
          <w:lang w:eastAsia="he-IL"/>
        </w:rPr>
        <w:pPrChange w:id="27" w:author="מרול אטמן" w:date="2024-01-11T14:24:00Z">
          <w:pPr>
            <w:widowControl w:val="0"/>
            <w:spacing w:before="0" w:beforeAutospacing="0" w:after="240" w:afterAutospacing="0" w:line="240" w:lineRule="auto"/>
            <w:ind w:left="788" w:right="360"/>
            <w:jc w:val="both"/>
          </w:pPr>
        </w:pPrChange>
      </w:pPr>
    </w:p>
    <w:p w14:paraId="29C1B00F"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שנויים בתכנון</w:t>
      </w:r>
    </w:p>
    <w:p w14:paraId="068BE66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011A9D2" w14:textId="77777777" w:rsidR="00435A20" w:rsidRPr="008B398D"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8B398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B398D">
        <w:rPr>
          <w:rFonts w:ascii="Times New Roman" w:eastAsia="Times New Roman" w:hAnsi="Times New Roman" w:cs="David" w:hint="cs"/>
          <w:sz w:val="20"/>
          <w:szCs w:val="24"/>
          <w:rtl/>
          <w:lang w:eastAsia="he-IL"/>
        </w:rPr>
        <w:t>ים</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bCs/>
          <w:sz w:val="20"/>
          <w:szCs w:val="24"/>
          <w:rtl/>
          <w:lang w:eastAsia="he-IL"/>
        </w:rPr>
        <w:t>ב' או ג'</w:t>
      </w:r>
      <w:r w:rsidRPr="008B398D">
        <w:rPr>
          <w:rFonts w:ascii="Times New Roman" w:eastAsia="Times New Roman" w:hAnsi="Times New Roman" w:cs="David" w:hint="cs"/>
          <w:b/>
          <w:sz w:val="20"/>
          <w:szCs w:val="24"/>
          <w:rtl/>
          <w:lang w:eastAsia="he-IL"/>
        </w:rPr>
        <w:t xml:space="preserve"> המצ"ב</w:t>
      </w:r>
      <w:r w:rsidRPr="008B398D">
        <w:rPr>
          <w:rFonts w:ascii="Times New Roman" w:eastAsia="Times New Roman" w:hAnsi="Times New Roman" w:cs="David"/>
          <w:sz w:val="20"/>
          <w:szCs w:val="24"/>
          <w:rtl/>
          <w:lang w:eastAsia="he-IL"/>
        </w:rPr>
        <w:t>, וב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רותי המתכנן</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אלמלא השנויים</w:t>
      </w:r>
      <w:r w:rsidRPr="008B398D">
        <w:rPr>
          <w:rFonts w:ascii="Times New Roman" w:eastAsia="Times New Roman" w:hAnsi="Times New Roman" w:cs="David" w:hint="cs"/>
          <w:sz w:val="20"/>
          <w:szCs w:val="24"/>
          <w:rtl/>
          <w:lang w:eastAsia="he-IL"/>
        </w:rPr>
        <w:t xml:space="preserve"> כאמור</w:t>
      </w:r>
      <w:r w:rsidRPr="008B398D">
        <w:rPr>
          <w:rFonts w:ascii="Times New Roman" w:eastAsia="Times New Roman" w:hAnsi="Times New Roman" w:cs="David"/>
          <w:sz w:val="20"/>
          <w:szCs w:val="24"/>
          <w:rtl/>
          <w:lang w:eastAsia="he-IL"/>
        </w:rPr>
        <w:t>, יהיה</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זכאי לפיצוי בעד העבודה הנוספת שב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עקב השנויים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כאמור</w:t>
      </w:r>
      <w:r w:rsidRPr="008B398D">
        <w:rPr>
          <w:rFonts w:ascii="Times New Roman" w:eastAsia="Times New Roman" w:hAnsi="Times New Roman" w:cs="David"/>
          <w:sz w:val="20"/>
          <w:szCs w:val="24"/>
          <w:rtl/>
          <w:lang w:eastAsia="he-IL"/>
        </w:rPr>
        <w:t>. הפיצוי ישולם בגין העבודה הנוספת שהמתכנן 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 xml:space="preserve"> המתכנן ושכר המתכנן. בכל מקרה</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ה</w:t>
      </w:r>
      <w:r w:rsidRPr="008B398D">
        <w:rPr>
          <w:rFonts w:ascii="Times New Roman" w:eastAsia="Times New Roman" w:hAnsi="Times New Roman" w:cs="David"/>
          <w:sz w:val="20"/>
          <w:szCs w:val="24"/>
          <w:rtl/>
          <w:lang w:eastAsia="he-IL"/>
        </w:rPr>
        <w:t>שנויים</w:t>
      </w:r>
      <w:r w:rsidRPr="008B398D">
        <w:rPr>
          <w:rFonts w:ascii="Times New Roman" w:eastAsia="Times New Roman" w:hAnsi="Times New Roman" w:cs="David" w:hint="cs"/>
          <w:sz w:val="20"/>
          <w:szCs w:val="24"/>
          <w:rtl/>
          <w:lang w:eastAsia="he-IL"/>
        </w:rPr>
        <w:t xml:space="preserve"> כאמור, לא יהוו</w:t>
      </w:r>
      <w:r w:rsidRPr="008B398D">
        <w:rPr>
          <w:rFonts w:ascii="Times New Roman" w:eastAsia="Times New Roman" w:hAnsi="Times New Roman" w:cs="David"/>
          <w:sz w:val="20"/>
          <w:szCs w:val="24"/>
          <w:rtl/>
          <w:lang w:eastAsia="he-IL"/>
        </w:rPr>
        <w:t xml:space="preserve"> עילה לש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נוי בלוח הזמנים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אלא בא</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 xml:space="preserve">שור המנהל </w:t>
      </w:r>
      <w:r w:rsidRPr="008B398D">
        <w:rPr>
          <w:rFonts w:ascii="Times New Roman" w:eastAsia="Times New Roman" w:hAnsi="Times New Roman" w:cs="David" w:hint="cs"/>
          <w:sz w:val="20"/>
          <w:szCs w:val="24"/>
          <w:rtl/>
          <w:lang w:eastAsia="he-IL"/>
        </w:rPr>
        <w:t>מראש ו</w:t>
      </w:r>
      <w:r w:rsidRPr="008B398D">
        <w:rPr>
          <w:rFonts w:ascii="Times New Roman" w:eastAsia="Times New Roman" w:hAnsi="Times New Roman" w:cs="David"/>
          <w:sz w:val="20"/>
          <w:szCs w:val="24"/>
          <w:rtl/>
          <w:lang w:eastAsia="he-IL"/>
        </w:rPr>
        <w:t>בכתב.</w:t>
      </w:r>
    </w:p>
    <w:p w14:paraId="00ACB8E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7D3F3B8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באומדן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7DDCA02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13F927B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875D48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השינויים מתחייבים מדרישת רשויות מוסמכות. </w:t>
      </w:r>
    </w:p>
    <w:p w14:paraId="3B66FD3C" w14:textId="5684BF38" w:rsidR="00435A20" w:rsidRPr="00435A20" w:rsidDel="0063719B" w:rsidRDefault="00435A20" w:rsidP="008B398D">
      <w:pPr>
        <w:widowControl w:val="0"/>
        <w:numPr>
          <w:ilvl w:val="1"/>
          <w:numId w:val="1"/>
        </w:numPr>
        <w:spacing w:before="0" w:beforeAutospacing="0" w:after="200" w:afterAutospacing="0" w:line="240" w:lineRule="auto"/>
        <w:ind w:right="360"/>
        <w:jc w:val="both"/>
        <w:rPr>
          <w:del w:id="28" w:author="מרול אטמן" w:date="2024-04-09T17:25:00Z"/>
          <w:rFonts w:ascii="Times New Roman" w:eastAsia="Times New Roman" w:hAnsi="Times New Roman" w:cs="David"/>
          <w:sz w:val="20"/>
          <w:szCs w:val="24"/>
          <w:rtl/>
          <w:lang w:eastAsia="he-IL"/>
        </w:rPr>
      </w:pPr>
      <w:del w:id="29" w:author="מרול אטמן" w:date="2024-04-09T17:25:00Z">
        <w:r w:rsidRPr="00435A20" w:rsidDel="0063719B">
          <w:rPr>
            <w:rFonts w:ascii="Times New Roman" w:eastAsia="Times New Roman" w:hAnsi="Times New Roman" w:cs="David"/>
            <w:sz w:val="20"/>
            <w:szCs w:val="24"/>
            <w:rtl/>
            <w:lang w:eastAsia="he-IL"/>
          </w:rPr>
          <w:delText>המתכנן מתחייב להכין</w:delText>
        </w:r>
        <w:r w:rsidRPr="00435A20" w:rsidDel="0063719B">
          <w:rPr>
            <w:rFonts w:ascii="Times New Roman" w:eastAsia="Times New Roman" w:hAnsi="Times New Roman" w:cs="David" w:hint="cs"/>
            <w:sz w:val="20"/>
            <w:szCs w:val="24"/>
            <w:rtl/>
            <w:lang w:eastAsia="he-IL"/>
          </w:rPr>
          <w:delText>,</w:delText>
        </w:r>
        <w:r w:rsidRPr="00435A20" w:rsidDel="0063719B">
          <w:rPr>
            <w:rFonts w:ascii="Times New Roman" w:eastAsia="Times New Roman" w:hAnsi="Times New Roman" w:cs="David"/>
            <w:sz w:val="20"/>
            <w:szCs w:val="24"/>
            <w:rtl/>
            <w:lang w:eastAsia="he-IL"/>
          </w:rPr>
          <w:delText xml:space="preserve"> עבור רוכשים שיבקשו זאת</w:delText>
        </w:r>
        <w:r w:rsidRPr="00435A20" w:rsidDel="0063719B">
          <w:rPr>
            <w:rFonts w:ascii="Times New Roman" w:eastAsia="Times New Roman" w:hAnsi="Times New Roman" w:cs="David" w:hint="cs"/>
            <w:sz w:val="20"/>
            <w:szCs w:val="24"/>
            <w:rtl/>
            <w:lang w:eastAsia="he-IL"/>
          </w:rPr>
          <w:delText>,</w:delText>
        </w:r>
        <w:r w:rsidRPr="00435A20" w:rsidDel="0063719B">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 </w:delText>
        </w:r>
      </w:del>
    </w:p>
    <w:p w14:paraId="790DB77E" w14:textId="1320119E" w:rsidR="00435A20" w:rsidRPr="00435A20" w:rsidRDefault="00435A20" w:rsidP="008B398D">
      <w:pPr>
        <w:widowControl w:val="0"/>
        <w:spacing w:before="0" w:beforeAutospacing="0" w:after="240" w:afterAutospacing="0" w:line="240" w:lineRule="auto"/>
        <w:ind w:left="794" w:right="360"/>
        <w:jc w:val="both"/>
        <w:rPr>
          <w:rFonts w:ascii="Times New Roman" w:eastAsia="Times New Roman" w:hAnsi="Times New Roman" w:cs="David"/>
          <w:sz w:val="20"/>
          <w:szCs w:val="24"/>
          <w:rtl/>
          <w:lang w:eastAsia="he-IL"/>
        </w:rPr>
      </w:pPr>
      <w:del w:id="30" w:author="מרול אטמן" w:date="2024-04-09T17:25:00Z">
        <w:r w:rsidRPr="00435A20" w:rsidDel="0063719B">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435A20" w:rsidDel="0063719B">
          <w:rPr>
            <w:rFonts w:ascii="Times New Roman" w:eastAsia="Times New Roman" w:hAnsi="Times New Roman" w:cs="David" w:hint="cs"/>
            <w:sz w:val="20"/>
            <w:szCs w:val="24"/>
            <w:rtl/>
            <w:lang w:eastAsia="he-IL"/>
          </w:rPr>
          <w:delText xml:space="preserve">כאמור, </w:delText>
        </w:r>
        <w:r w:rsidRPr="00435A20" w:rsidDel="0063719B">
          <w:rPr>
            <w:rFonts w:ascii="Times New Roman" w:eastAsia="Times New Roman" w:hAnsi="Times New Roman" w:cs="David"/>
            <w:sz w:val="20"/>
            <w:szCs w:val="24"/>
            <w:rtl/>
            <w:lang w:eastAsia="he-IL"/>
          </w:rPr>
          <w:delText>יסוכמו בין המתכנן לרוכשים. המתכנן יתקשר עם הרוכש</w:delText>
        </w:r>
        <w:r w:rsidRPr="00435A20" w:rsidDel="0063719B">
          <w:rPr>
            <w:rFonts w:ascii="Times New Roman" w:eastAsia="Times New Roman" w:hAnsi="Times New Roman" w:cs="David" w:hint="cs"/>
            <w:sz w:val="20"/>
            <w:szCs w:val="24"/>
            <w:rtl/>
            <w:lang w:eastAsia="he-IL"/>
          </w:rPr>
          <w:delText>ים</w:delText>
        </w:r>
        <w:r w:rsidRPr="00435A20" w:rsidDel="0063719B">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435A20" w:rsidDel="0063719B">
          <w:rPr>
            <w:rFonts w:ascii="Times New Roman" w:eastAsia="Times New Roman" w:hAnsi="Times New Roman" w:cs="David" w:hint="cs"/>
            <w:sz w:val="20"/>
            <w:szCs w:val="24"/>
            <w:rtl/>
            <w:lang w:eastAsia="he-IL"/>
          </w:rPr>
          <w:delText>ה</w:delText>
        </w:r>
        <w:r w:rsidRPr="00435A20" w:rsidDel="0063719B">
          <w:rPr>
            <w:rFonts w:ascii="Times New Roman" w:eastAsia="Times New Roman" w:hAnsi="Times New Roman" w:cs="David"/>
            <w:sz w:val="20"/>
            <w:szCs w:val="24"/>
            <w:rtl/>
            <w:lang w:eastAsia="he-IL"/>
          </w:rPr>
          <w:delText>רוכש</w:delText>
        </w:r>
        <w:r w:rsidRPr="00435A20" w:rsidDel="0063719B">
          <w:rPr>
            <w:rFonts w:ascii="Times New Roman" w:eastAsia="Times New Roman" w:hAnsi="Times New Roman" w:cs="David" w:hint="cs"/>
            <w:sz w:val="20"/>
            <w:szCs w:val="24"/>
            <w:rtl/>
            <w:lang w:eastAsia="he-IL"/>
          </w:rPr>
          <w:delText>ים</w:delText>
        </w:r>
        <w:r w:rsidRPr="00435A20" w:rsidDel="0063719B">
          <w:rPr>
            <w:rFonts w:ascii="Times New Roman" w:eastAsia="Times New Roman" w:hAnsi="Times New Roman" w:cs="David"/>
            <w:sz w:val="20"/>
            <w:szCs w:val="24"/>
            <w:rtl/>
            <w:lang w:eastAsia="he-IL"/>
          </w:rPr>
          <w:delText xml:space="preserve"> בענ</w:delText>
        </w:r>
        <w:r w:rsidRPr="00435A20" w:rsidDel="0063719B">
          <w:rPr>
            <w:rFonts w:ascii="Times New Roman" w:eastAsia="Times New Roman" w:hAnsi="Times New Roman" w:cs="David" w:hint="cs"/>
            <w:sz w:val="20"/>
            <w:szCs w:val="24"/>
            <w:rtl/>
            <w:lang w:eastAsia="he-IL"/>
          </w:rPr>
          <w:delText>י</w:delText>
        </w:r>
        <w:r w:rsidRPr="00435A20" w:rsidDel="0063719B">
          <w:rPr>
            <w:rFonts w:ascii="Times New Roman" w:eastAsia="Times New Roman" w:hAnsi="Times New Roman" w:cs="David"/>
            <w:sz w:val="20"/>
            <w:szCs w:val="24"/>
            <w:rtl/>
            <w:lang w:eastAsia="he-IL"/>
          </w:rPr>
          <w:delText>ין קביעת מחיר השינויים</w:delText>
        </w:r>
        <w:r w:rsidRPr="00435A20" w:rsidDel="0063719B">
          <w:rPr>
            <w:rFonts w:ascii="Times New Roman" w:eastAsia="Times New Roman" w:hAnsi="Times New Roman" w:cs="David" w:hint="cs"/>
            <w:sz w:val="20"/>
            <w:szCs w:val="24"/>
            <w:rtl/>
            <w:lang w:eastAsia="he-IL"/>
          </w:rPr>
          <w:delText>,</w:delText>
        </w:r>
        <w:r w:rsidRPr="00435A20" w:rsidDel="0063719B">
          <w:rPr>
            <w:rFonts w:ascii="Times New Roman" w:eastAsia="Times New Roman" w:hAnsi="Times New Roman" w:cs="David"/>
            <w:sz w:val="20"/>
            <w:szCs w:val="24"/>
            <w:rtl/>
            <w:lang w:eastAsia="he-IL"/>
          </w:rPr>
          <w:delText xml:space="preserve"> תובא בפני המנהל והוא יהיה המוסמך להכריע בה</w:delText>
        </w:r>
      </w:del>
      <w:ins w:id="31" w:author="מרול אטמן" w:date="2024-04-09T17:25:00Z">
        <w:r w:rsidR="0063719B">
          <w:rPr>
            <w:rFonts w:ascii="Times New Roman" w:eastAsia="Times New Roman" w:hAnsi="Times New Roman" w:cs="David" w:hint="cs"/>
            <w:sz w:val="20"/>
            <w:szCs w:val="24"/>
            <w:rtl/>
            <w:lang w:eastAsia="he-IL"/>
          </w:rPr>
          <w:t>מבוטל</w:t>
        </w:r>
      </w:ins>
      <w:r w:rsidRPr="00435A20">
        <w:rPr>
          <w:rFonts w:ascii="Times New Roman" w:eastAsia="Times New Roman" w:hAnsi="Times New Roman" w:cs="David"/>
          <w:sz w:val="20"/>
          <w:szCs w:val="24"/>
          <w:rtl/>
          <w:lang w:eastAsia="he-IL"/>
        </w:rPr>
        <w:t>.</w:t>
      </w:r>
    </w:p>
    <w:p w14:paraId="1E454EAB" w14:textId="77777777" w:rsid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63E7AD31" w14:textId="77777777" w:rsidR="000D16F6" w:rsidRPr="00013687" w:rsidRDefault="000D16F6" w:rsidP="000D16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9EC1E0C" w14:textId="7777777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24985C2" w14:textId="77777777" w:rsidR="000D16F6" w:rsidRPr="00013687" w:rsidRDefault="000D16F6" w:rsidP="000D16F6">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599D1D52" w14:textId="7777777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B7AB552" w14:textId="77777777" w:rsidR="000D16F6" w:rsidRDefault="000D16F6" w:rsidP="000D16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D8AF62A" w14:textId="77777777" w:rsidR="006B279F" w:rsidRPr="00013687" w:rsidRDefault="006B279F" w:rsidP="006B27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71267F9" w14:textId="77777777" w:rsidR="006B279F" w:rsidRDefault="006B279F" w:rsidP="006B27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82B9692"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B3C3416"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FA6E9B0"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15FD989"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55291304"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23CB6DC7"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E3F2AC2"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6858288B"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1918550F"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583DDE4"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EE44B92"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733EE6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E4E3232"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8E89244" w14:textId="77777777" w:rsidR="006B279F" w:rsidRPr="000B12C4"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2D3FF5F9"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אספקת תכניות</w:t>
      </w:r>
    </w:p>
    <w:p w14:paraId="09CC1EF0"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לתכניות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76CB899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796B6795"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871C2A1"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F446BF0"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לא יהיה זכאי לכל תשלום נוסף בעד תכניות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6EED9AAB"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זכות הקניין בכל התכניות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C539313"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1D3E0A9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7029B9D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י הדין ו/או מכח צו הרחבה ו/או מכח הסכם כלשהו על עובד</w:t>
      </w:r>
      <w:r w:rsidRPr="00435A20">
        <w:rPr>
          <w:rFonts w:ascii="Times New Roman" w:eastAsia="Times New Roman" w:hAnsi="Times New Roman" w:cs="David" w:hint="cs"/>
          <w:sz w:val="20"/>
          <w:szCs w:val="24"/>
          <w:rtl/>
          <w:lang w:eastAsia="he-IL"/>
        </w:rPr>
        <w:t>.</w:t>
      </w:r>
    </w:p>
    <w:p w14:paraId="0BCA7B25"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1E2E36D"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ישא לבדו </w:t>
      </w:r>
      <w:r w:rsidRPr="00435A2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283BB42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57AF0D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8765C8C"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5FC924AC" w14:textId="77777777" w:rsidR="00435A20" w:rsidRPr="00435A20" w:rsidRDefault="00435A20" w:rsidP="00BA7779">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4290D51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494ACD4F" w14:textId="77777777" w:rsidR="00435A20" w:rsidRPr="00435A20" w:rsidRDefault="00435A20" w:rsidP="00133A00">
      <w:pPr>
        <w:widowControl w:val="0"/>
        <w:numPr>
          <w:ilvl w:val="2"/>
          <w:numId w:val="1"/>
        </w:numPr>
        <w:tabs>
          <w:tab w:val="left" w:pos="5187"/>
          <w:tab w:val="left" w:pos="5612"/>
        </w:tabs>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55B32B43" w14:textId="77777777" w:rsidR="00435A20" w:rsidRPr="00435A20" w:rsidRDefault="00435A20" w:rsidP="00133A0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558F81D4"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7D748FB5"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7BBA0FF5"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2C0317ED"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DB9A48F"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25EAC40A"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3A6F6F0D"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w:t>
      </w:r>
    </w:p>
    <w:p w14:paraId="60042122" w14:textId="77777777" w:rsidR="005068BB" w:rsidRDefault="00435A20" w:rsidP="005068BB">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הפר את הוראת סעיף 7.5 לעיל.</w:t>
      </w:r>
      <w:r w:rsidR="005068BB" w:rsidRPr="005068BB">
        <w:rPr>
          <w:rFonts w:ascii="Times New Roman" w:eastAsia="Times New Roman" w:hAnsi="Times New Roman" w:cs="David"/>
          <w:sz w:val="20"/>
          <w:szCs w:val="24"/>
          <w:rtl/>
          <w:lang w:eastAsia="he-IL"/>
        </w:rPr>
        <w:t xml:space="preserve"> </w:t>
      </w:r>
    </w:p>
    <w:p w14:paraId="19780645" w14:textId="77777777" w:rsidR="005068BB" w:rsidRPr="005068BB" w:rsidRDefault="005068BB" w:rsidP="005068BB">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5068BB">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2C9554A4" w14:textId="77777777" w:rsidR="005068BB" w:rsidRPr="005068BB" w:rsidRDefault="005068BB" w:rsidP="005068BB">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77DCEDAB" w14:textId="77777777" w:rsidR="005068BB" w:rsidRPr="005068BB" w:rsidRDefault="005068BB" w:rsidP="005068BB">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5068BB">
        <w:rPr>
          <w:rFonts w:ascii="Times New Roman" w:eastAsia="Times New Roman" w:hAnsi="Times New Roman" w:cs="David"/>
          <w:sz w:val="20"/>
          <w:szCs w:val="24"/>
          <w:rtl/>
          <w:lang w:eastAsia="he-IL"/>
        </w:rPr>
        <w:t>חל שינוי בהחזקת המניות ו/או בהרכב המנהלים של היועץ.</w:t>
      </w:r>
    </w:p>
    <w:p w14:paraId="7196AE02" w14:textId="77777777" w:rsidR="005068BB" w:rsidRPr="005068BB" w:rsidRDefault="005068BB" w:rsidP="005068BB">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lang w:eastAsia="he-IL"/>
        </w:rPr>
      </w:pPr>
    </w:p>
    <w:p w14:paraId="3C9E6A5A" w14:textId="77777777" w:rsidR="00435A20" w:rsidRPr="00435A20" w:rsidRDefault="005068BB" w:rsidP="005068BB">
      <w:pPr>
        <w:widowControl w:val="0"/>
        <w:numPr>
          <w:ilvl w:val="3"/>
          <w:numId w:val="1"/>
        </w:numPr>
        <w:tabs>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rtl/>
          <w:lang w:eastAsia="he-IL"/>
        </w:rPr>
      </w:pPr>
      <w:r w:rsidRPr="005068BB">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2462E0A1" w14:textId="77777777" w:rsidR="005068BB" w:rsidRPr="00435A20" w:rsidRDefault="005068BB" w:rsidP="005068BB">
      <w:pPr>
        <w:widowControl w:val="0"/>
        <w:tabs>
          <w:tab w:val="left" w:pos="2357"/>
        </w:tabs>
        <w:spacing w:before="0" w:beforeAutospacing="0" w:after="200" w:afterAutospacing="0" w:line="240" w:lineRule="auto"/>
        <w:ind w:left="2359" w:right="360"/>
        <w:jc w:val="both"/>
        <w:rPr>
          <w:rFonts w:ascii="Times New Roman" w:eastAsia="Times New Roman" w:hAnsi="Times New Roman" w:cs="David"/>
          <w:sz w:val="20"/>
          <w:szCs w:val="24"/>
          <w:rtl/>
          <w:lang w:eastAsia="he-IL"/>
        </w:rPr>
      </w:pPr>
    </w:p>
    <w:p w14:paraId="0050437A"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23961A2"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0E63542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13A11FC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274D28E7" w14:textId="116E80DA"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ins w:id="32" w:author="מרול אטמן" w:date="2024-04-21T12:07:00Z">
        <w:r w:rsidR="00845015">
          <w:rPr>
            <w:rFonts w:ascii="Times New Roman" w:eastAsia="Times New Roman" w:hAnsi="Times New Roman" w:cs="David" w:hint="cs"/>
            <w:sz w:val="20"/>
            <w:szCs w:val="24"/>
            <w:rtl/>
            <w:lang w:eastAsia="he-IL"/>
          </w:rPr>
          <w:t xml:space="preserve"> ומבלי לגרוע מזכויותיו עפ"י חוזה זה</w:t>
        </w:r>
      </w:ins>
      <w:r w:rsidRPr="00435A20">
        <w:rPr>
          <w:rFonts w:ascii="Times New Roman" w:eastAsia="Times New Roman" w:hAnsi="Times New Roman" w:cs="David"/>
          <w:sz w:val="20"/>
          <w:szCs w:val="24"/>
          <w:rtl/>
          <w:lang w:eastAsia="he-IL"/>
        </w:rPr>
        <w:t>.</w:t>
      </w:r>
    </w:p>
    <w:p w14:paraId="5626F950"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037524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55C0399" w14:textId="77777777" w:rsidR="00435A20" w:rsidRPr="00435A20" w:rsidDel="00327291" w:rsidRDefault="00435A20" w:rsidP="00BA7779">
      <w:pPr>
        <w:widowControl w:val="0"/>
        <w:spacing w:before="0" w:beforeAutospacing="0" w:after="200" w:afterAutospacing="0" w:line="240" w:lineRule="auto"/>
        <w:ind w:left="792"/>
        <w:jc w:val="both"/>
        <w:rPr>
          <w:del w:id="33" w:author="Meryl Etman" w:date="2024-01-11T14:13:00Z"/>
          <w:rFonts w:ascii="Times New Roman" w:eastAsia="Times New Roman" w:hAnsi="Times New Roman" w:cs="David"/>
          <w:sz w:val="20"/>
          <w:szCs w:val="24"/>
          <w:lang w:eastAsia="he-IL"/>
        </w:rPr>
      </w:pPr>
    </w:p>
    <w:p w14:paraId="4602D8F4" w14:textId="77777777" w:rsidR="00435A20" w:rsidRPr="00435A20" w:rsidRDefault="00435A20" w:rsidP="00BA7779">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649D058"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העברת זכויות</w:t>
      </w:r>
    </w:p>
    <w:p w14:paraId="08CAB9A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644114E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2FCBEEEF"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3D9A1AD2"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סעיף 12.3.2 ו-12.3.3 לעיל.</w:t>
      </w:r>
    </w:p>
    <w:p w14:paraId="5C03B584"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55770E2" w14:textId="77777777" w:rsidR="00435A20" w:rsidRPr="00435A20" w:rsidRDefault="00435A20" w:rsidP="00BA7779">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56923F1B"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438BC0B5" w14:textId="77777777" w:rsidR="00435A20" w:rsidRPr="00435A20" w:rsidRDefault="00435A20" w:rsidP="00BA7779">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36CA7AF" w14:textId="77777777" w:rsidR="00435A20" w:rsidRPr="00435A20" w:rsidRDefault="00435A20" w:rsidP="00BA7779">
      <w:pPr>
        <w:widowControl w:val="0"/>
        <w:numPr>
          <w:ilvl w:val="2"/>
          <w:numId w:val="1"/>
        </w:numPr>
        <w:tabs>
          <w:tab w:val="left" w:pos="7597"/>
        </w:tabs>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5A69CCCC" w14:textId="77777777" w:rsidR="00435A20" w:rsidRPr="00435A20" w:rsidRDefault="00435A20" w:rsidP="00BA7779">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27E2A15A"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C54BB1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99AEA9B"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יחתים את עובדיו</w:t>
      </w:r>
      <w:r w:rsidRPr="00435A20">
        <w:rPr>
          <w:rFonts w:ascii="Times New Roman" w:eastAsia="Times New Roman" w:hAnsi="Times New Roman" w:cs="David" w:hint="cs"/>
          <w:sz w:val="20"/>
          <w:szCs w:val="24"/>
          <w:rtl/>
          <w:lang w:eastAsia="he-IL"/>
        </w:rPr>
        <w:t xml:space="preserve"> ו/או שלוחיו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6726F015"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5BD5432C"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F7EDE41"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61213356"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51BB4E45" w14:textId="4D6ED133"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ins w:id="34" w:author="מרול אטמן" w:date="2024-04-21T12:08:00Z">
        <w:r w:rsidR="00845015">
          <w:rPr>
            <w:rFonts w:ascii="Times New Roman" w:eastAsia="Times New Roman" w:hAnsi="Times New Roman" w:cs="David" w:hint="cs"/>
            <w:sz w:val="20"/>
            <w:szCs w:val="24"/>
            <w:rtl/>
            <w:lang w:eastAsia="he-IL"/>
          </w:rPr>
          <w:t xml:space="preserve"> ומבלי לגרוע מזכויות המתכנן עפ"י חוזה זה</w:t>
        </w:r>
      </w:ins>
      <w:r w:rsidRPr="00435A20">
        <w:rPr>
          <w:rFonts w:ascii="Times New Roman" w:eastAsia="Times New Roman" w:hAnsi="Times New Roman" w:cs="David"/>
          <w:sz w:val="20"/>
          <w:szCs w:val="24"/>
          <w:rtl/>
          <w:lang w:eastAsia="he-IL"/>
        </w:rPr>
        <w:t>.</w:t>
      </w:r>
    </w:p>
    <w:p w14:paraId="19B699B7" w14:textId="77777777" w:rsidR="00435A20" w:rsidRPr="00435A20" w:rsidRDefault="00435A20" w:rsidP="00133A0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D33C37F"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15DF9397"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הראשי במשרד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מתחייב לבצע את השירותים שעליו לבצע אישית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w:t>
      </w:r>
      <w:r w:rsidRPr="00435A20">
        <w:rPr>
          <w:rFonts w:ascii="Times New Roman" w:eastAsia="Times New Roman" w:hAnsi="Times New Roman" w:cs="David" w:hint="cs"/>
          <w:sz w:val="20"/>
          <w:szCs w:val="24"/>
          <w:rtl/>
          <w:lang w:eastAsia="he-IL"/>
        </w:rPr>
        <w:t xml:space="preserve"> זה והינו</w:t>
      </w:r>
      <w:r w:rsidRPr="00435A20">
        <w:rPr>
          <w:rFonts w:ascii="Times New Roman" w:eastAsia="Times New Roman" w:hAnsi="Times New Roman" w:cs="David"/>
          <w:sz w:val="20"/>
          <w:szCs w:val="24"/>
          <w:rtl/>
          <w:lang w:eastAsia="he-IL"/>
        </w:rPr>
        <w:t xml:space="preserve"> אחראי וערב כלפי המזמין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התחייבויות המתכנן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w:t>
      </w:r>
    </w:p>
    <w:p w14:paraId="3D2DC107"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p>
    <w:p w14:paraId="1F52F3B9"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C5CD34D"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20231BAC" w14:textId="3058F6F3"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del w:id="35" w:author="מרול אטמן" w:date="2024-05-29T15:45:00Z">
        <w:r w:rsidRPr="00435A20" w:rsidDel="00563AA3">
          <w:rPr>
            <w:rFonts w:ascii="Times New Roman" w:eastAsia="Times New Roman" w:hAnsi="Times New Roman" w:cs="David" w:hint="cs"/>
            <w:sz w:val="20"/>
            <w:szCs w:val="24"/>
            <w:rtl/>
            <w:lang w:eastAsia="he-IL"/>
          </w:rPr>
          <w:delText>,</w:delText>
        </w:r>
        <w:r w:rsidRPr="00435A20" w:rsidDel="00563AA3">
          <w:rPr>
            <w:rFonts w:ascii="Times New Roman" w:eastAsia="Times New Roman" w:hAnsi="Times New Roman" w:cs="David"/>
            <w:sz w:val="20"/>
            <w:szCs w:val="24"/>
            <w:rtl/>
            <w:lang w:eastAsia="he-IL"/>
          </w:rPr>
          <w:delText xml:space="preserve"> כל סכום שלפי טענתו מגיע לו מהמתכנן, וכל זכות של המתכנן לתשלום מהמזמין כפופה לזכות הקיזוז הנ"ל</w:delText>
        </w:r>
      </w:del>
      <w:r w:rsidRPr="00435A20">
        <w:rPr>
          <w:rFonts w:ascii="Times New Roman" w:eastAsia="Times New Roman" w:hAnsi="Times New Roman" w:cs="David"/>
          <w:sz w:val="20"/>
          <w:szCs w:val="24"/>
          <w:rtl/>
          <w:lang w:eastAsia="he-IL"/>
        </w:rPr>
        <w:t>.</w:t>
      </w:r>
    </w:p>
    <w:p w14:paraId="7DE96222"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מכלליות 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D66AB95"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כויתור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כויתור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66D16F6F"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0BACDC5B"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18E392C"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4834039B"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E7B3B1D"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י חוזה זה. וזאת מבלי לגרוע מהאמור להלן בסיפא לס"ק זה.</w:t>
      </w:r>
    </w:p>
    <w:p w14:paraId="28977265" w14:textId="77777777" w:rsidR="00435A20" w:rsidRPr="00435A20" w:rsidRDefault="00435A20" w:rsidP="00133A0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550C62A2"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730C7CD"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56DF358" w14:textId="77777777" w:rsid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61D31B6" w14:textId="77777777" w:rsidR="00E812B0" w:rsidRPr="00435A20" w:rsidRDefault="00E812B0" w:rsidP="00E812B0">
      <w:pPr>
        <w:widowControl w:val="0"/>
        <w:spacing w:before="0" w:beforeAutospacing="0" w:after="200" w:afterAutospacing="0" w:line="240" w:lineRule="auto"/>
        <w:ind w:right="360"/>
        <w:jc w:val="both"/>
        <w:rPr>
          <w:rFonts w:ascii="Times New Roman" w:eastAsia="Times New Roman" w:hAnsi="Times New Roman" w:cs="David"/>
          <w:sz w:val="20"/>
          <w:szCs w:val="24"/>
          <w:rtl/>
          <w:lang w:eastAsia="he-IL"/>
        </w:rPr>
      </w:pPr>
    </w:p>
    <w:p w14:paraId="0908FC8C"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8CD29C7" w14:textId="77777777" w:rsidR="00435A20" w:rsidRDefault="00435A20" w:rsidP="00133A0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31C8837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696E8F" w14:textId="26083B60" w:rsidR="006B279F" w:rsidDel="00327291" w:rsidRDefault="006B279F">
      <w:pPr>
        <w:widowControl w:val="0"/>
        <w:spacing w:before="0" w:beforeAutospacing="0" w:after="0" w:afterAutospacing="0" w:line="240" w:lineRule="auto"/>
        <w:rPr>
          <w:del w:id="36" w:author="Meryl Etman" w:date="2024-01-11T14:13:00Z"/>
          <w:rFonts w:ascii="Times New Roman" w:eastAsia="Times New Roman" w:hAnsi="Times New Roman" w:cs="David"/>
          <w:bCs/>
          <w:sz w:val="20"/>
          <w:szCs w:val="24"/>
          <w:rtl/>
          <w:lang w:eastAsia="he-IL"/>
        </w:rPr>
        <w:pPrChange w:id="37" w:author="Meryl Etman" w:date="2024-01-11T14:13:00Z">
          <w:pPr>
            <w:widowControl w:val="0"/>
            <w:spacing w:before="0" w:beforeAutospacing="0" w:after="0" w:afterAutospacing="0" w:line="240" w:lineRule="auto"/>
            <w:jc w:val="center"/>
          </w:pPr>
        </w:pPrChange>
      </w:pPr>
      <w:del w:id="38" w:author="Meryl Etman" w:date="2024-01-11T14:13:00Z">
        <w:r w:rsidDel="00327291">
          <w:rPr>
            <w:rFonts w:ascii="Times New Roman" w:eastAsia="Times New Roman" w:hAnsi="Times New Roman" w:cs="David"/>
            <w:bCs/>
            <w:sz w:val="20"/>
            <w:szCs w:val="24"/>
            <w:rtl/>
            <w:lang w:eastAsia="he-IL"/>
          </w:rPr>
          <w:br w:type="page"/>
        </w:r>
      </w:del>
    </w:p>
    <w:p w14:paraId="0BC35279" w14:textId="6D70F47E" w:rsidR="00435A20" w:rsidRPr="00435A20" w:rsidRDefault="00435A20" w:rsidP="0032729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5F3F9C6F" w14:textId="77777777" w:rsidR="00435A20" w:rsidRPr="00435A20"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6613C2C" w14:textId="77777777" w:rsid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B4E2265" w14:textId="77777777" w:rsidR="00E812B0" w:rsidRPr="00435A20" w:rsidRDefault="00E812B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F8A88A7"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0A97A90" w14:textId="4FE62F1F" w:rsidR="00435A20" w:rsidRPr="00803AF2"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A3318365BF944B97B96F002FB5DCE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9" w:author="Meryl Etman" w:date="2024-01-07T16:52:00Z">
            <w:r w:rsidR="00AD72B7">
              <w:rPr>
                <w:rFonts w:ascii="Times New Roman" w:eastAsia="Times New Roman" w:hAnsi="Times New Roman" w:cs="David"/>
                <w:color w:val="00B0F0"/>
                <w:sz w:val="20"/>
                <w:szCs w:val="24"/>
                <w:rtl/>
                <w:lang w:eastAsia="he-IL"/>
              </w:rPr>
              <w:t>ד.ס. בניין ערים - אדריכלים ותכנון בע"מ</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0AE26A04A8C43849BE0A9410057F4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40" w:author="Meryl Etman" w:date="2024-01-07T16:51:00Z">
            <w:r w:rsidR="00AD72B7" w:rsidRPr="003E6FC4">
              <w:rPr>
                <w:rStyle w:val="PlaceholderText"/>
                <w:rtl/>
              </w:rPr>
              <w:t>[שם צד א]</w:t>
            </w:r>
          </w:ins>
        </w:sdtContent>
      </w:sdt>
    </w:p>
    <w:p w14:paraId="00CF9E96"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3803A3C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AEF2F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AC3EB5"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EE7029"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51968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4508BDB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63EFCC" w14:textId="77777777" w:rsidR="007D5B33"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43F353C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68E1DE1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113E24" w14:textId="77777777" w:rsidR="006B279F" w:rsidRDefault="006B279F"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7C89D09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E14A8DE"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99F2F7C" w14:textId="77777777" w:rsidR="00435A20" w:rsidRPr="00435A20" w:rsidRDefault="00435A20" w:rsidP="00BA7779">
      <w:pPr>
        <w:widowControl w:val="0"/>
        <w:spacing w:before="0" w:beforeAutospacing="0" w:after="0" w:afterAutospacing="0" w:line="240" w:lineRule="auto"/>
        <w:jc w:val="center"/>
        <w:outlineLvl w:val="3"/>
        <w:rPr>
          <w:rFonts w:ascii="Times New Roman" w:eastAsia="Times New Roman" w:hAnsi="Times New Roman" w:cs="David"/>
          <w:sz w:val="24"/>
          <w:szCs w:val="24"/>
          <w:rtl/>
          <w:lang w:eastAsia="he-IL"/>
        </w:rPr>
      </w:pPr>
      <w:r w:rsidRPr="00435A20">
        <w:rPr>
          <w:rFonts w:ascii="Times New Roman" w:eastAsia="Times New Roman" w:hAnsi="Times New Roman" w:cs="David"/>
          <w:bCs/>
          <w:sz w:val="20"/>
          <w:szCs w:val="24"/>
          <w:u w:val="single"/>
          <w:rtl/>
          <w:lang w:eastAsia="he-IL"/>
        </w:rPr>
        <w:t xml:space="preserve">נספח </w:t>
      </w:r>
      <w:r w:rsidR="00E812B0">
        <w:rPr>
          <w:rFonts w:ascii="Times New Roman" w:eastAsia="Times New Roman" w:hAnsi="Times New Roman" w:cs="David" w:hint="cs"/>
          <w:bCs/>
          <w:sz w:val="20"/>
          <w:szCs w:val="24"/>
          <w:u w:val="single"/>
          <w:rtl/>
          <w:lang w:eastAsia="he-IL"/>
        </w:rPr>
        <w:t>"</w:t>
      </w:r>
      <w:r w:rsidR="00E812B0">
        <w:rPr>
          <w:rFonts w:ascii="Times New Roman" w:eastAsia="Times New Roman" w:hAnsi="Times New Roman" w:cs="David"/>
          <w:bCs/>
          <w:sz w:val="20"/>
          <w:szCs w:val="24"/>
          <w:u w:val="single"/>
          <w:rtl/>
          <w:lang w:eastAsia="he-IL"/>
        </w:rPr>
        <w:t>א</w:t>
      </w:r>
      <w:r w:rsidR="00E812B0">
        <w:rPr>
          <w:rFonts w:ascii="Times New Roman" w:eastAsia="Times New Roman" w:hAnsi="Times New Roman" w:cs="David" w:hint="cs"/>
          <w:bCs/>
          <w:sz w:val="20"/>
          <w:szCs w:val="24"/>
          <w:u w:val="single"/>
          <w:rtl/>
          <w:lang w:eastAsia="he-IL"/>
        </w:rPr>
        <w:t>"</w:t>
      </w:r>
    </w:p>
    <w:p w14:paraId="3AED4B9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r w:rsidR="00CD1D82">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3C78B0E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273C5F" w14:textId="1AAA8D83" w:rsidR="00435A20" w:rsidRPr="00AA30A8" w:rsidRDefault="00435A20" w:rsidP="00403BCD">
      <w:pPr>
        <w:widowControl w:val="0"/>
        <w:spacing w:before="0" w:beforeAutospacing="0" w:after="0" w:afterAutospacing="0" w:line="240" w:lineRule="auto"/>
        <w:ind w:left="720"/>
        <w:jc w:val="both"/>
        <w:rPr>
          <w:ins w:id="41" w:author="Meryl Etman" w:date="2024-01-07T17:05:00Z"/>
          <w:rFonts w:ascii="David" w:eastAsia="Times New Roman" w:hAnsi="David" w:cs="David"/>
          <w:sz w:val="24"/>
          <w:szCs w:val="24"/>
          <w:rtl/>
          <w:lang w:eastAsia="he-IL"/>
          <w:rPrChange w:id="42" w:author="מרול אטמן" w:date="2024-01-11T14:26:00Z">
            <w:rPr>
              <w:ins w:id="43" w:author="Meryl Etman" w:date="2024-01-07T17:05:00Z"/>
              <w:rFonts w:ascii="Times New Roman" w:eastAsia="Times New Roman" w:hAnsi="Times New Roman" w:cs="David"/>
              <w:sz w:val="24"/>
              <w:szCs w:val="24"/>
              <w:rtl/>
              <w:lang w:eastAsia="he-IL"/>
            </w:rPr>
          </w:rPrChange>
        </w:rPr>
      </w:pPr>
      <w:r w:rsidRPr="00AA30A8">
        <w:rPr>
          <w:rFonts w:ascii="David" w:eastAsia="Times New Roman" w:hAnsi="David" w:cs="David"/>
          <w:sz w:val="24"/>
          <w:szCs w:val="24"/>
          <w:rtl/>
          <w:lang w:eastAsia="he-IL"/>
          <w:rPrChange w:id="44" w:author="מרול אטמן" w:date="2024-01-11T14:26:00Z">
            <w:rPr>
              <w:rFonts w:ascii="Times New Roman" w:eastAsia="Times New Roman" w:hAnsi="Times New Roman" w:cs="David"/>
              <w:sz w:val="24"/>
              <w:szCs w:val="24"/>
              <w:rtl/>
              <w:lang w:eastAsia="he-IL"/>
            </w:rPr>
          </w:rPrChange>
        </w:rPr>
        <w:t>"</w:t>
      </w:r>
      <w:r w:rsidRPr="00AA30A8">
        <w:rPr>
          <w:rFonts w:ascii="David" w:eastAsia="Times New Roman" w:hAnsi="David" w:cs="David"/>
          <w:b/>
          <w:bCs/>
          <w:sz w:val="24"/>
          <w:szCs w:val="24"/>
          <w:rtl/>
          <w:lang w:eastAsia="he-IL"/>
          <w:rPrChange w:id="45" w:author="מרול אטמן" w:date="2024-01-11T14:26:00Z">
            <w:rPr>
              <w:rFonts w:ascii="Times New Roman" w:eastAsia="Times New Roman" w:hAnsi="Times New Roman" w:cs="David"/>
              <w:b/>
              <w:bCs/>
              <w:sz w:val="24"/>
              <w:szCs w:val="24"/>
              <w:rtl/>
              <w:lang w:eastAsia="he-IL"/>
            </w:rPr>
          </w:rPrChange>
        </w:rPr>
        <w:t>הפרויקט</w:t>
      </w:r>
      <w:r w:rsidRPr="00AA30A8">
        <w:rPr>
          <w:rFonts w:ascii="David" w:eastAsia="Times New Roman" w:hAnsi="David" w:cs="David"/>
          <w:sz w:val="24"/>
          <w:szCs w:val="24"/>
          <w:rtl/>
          <w:lang w:eastAsia="he-IL"/>
          <w:rPrChange w:id="46" w:author="מרול אטמן" w:date="2024-01-11T14:26:00Z">
            <w:rPr>
              <w:rFonts w:ascii="Times New Roman" w:eastAsia="Times New Roman" w:hAnsi="Times New Roman" w:cs="David"/>
              <w:sz w:val="24"/>
              <w:szCs w:val="24"/>
              <w:rtl/>
              <w:lang w:eastAsia="he-IL"/>
            </w:rPr>
          </w:rPrChange>
        </w:rPr>
        <w:t>"-</w:t>
      </w:r>
      <w:r w:rsidRPr="00AA30A8">
        <w:rPr>
          <w:rFonts w:ascii="David" w:eastAsia="Times New Roman" w:hAnsi="David" w:cs="David"/>
          <w:sz w:val="24"/>
          <w:szCs w:val="24"/>
          <w:lang w:eastAsia="he-IL"/>
          <w:rPrChange w:id="47" w:author="מרול אטמן" w:date="2024-01-11T14:26:00Z">
            <w:rPr>
              <w:rFonts w:ascii="Times New Roman" w:eastAsia="Times New Roman" w:hAnsi="Times New Roman" w:cs="David"/>
              <w:sz w:val="24"/>
              <w:szCs w:val="24"/>
              <w:lang w:eastAsia="he-IL"/>
            </w:rPr>
          </w:rPrChange>
        </w:rPr>
        <w:t xml:space="preserve"> </w:t>
      </w:r>
      <w:r w:rsidRPr="00AA30A8">
        <w:rPr>
          <w:rFonts w:ascii="David" w:eastAsia="Times New Roman" w:hAnsi="David" w:cs="David"/>
          <w:sz w:val="24"/>
          <w:szCs w:val="24"/>
          <w:rtl/>
          <w:lang w:eastAsia="he-IL"/>
          <w:rPrChange w:id="48" w:author="מרול אטמן" w:date="2024-01-11T14:26:00Z">
            <w:rPr>
              <w:rFonts w:ascii="Times New Roman" w:eastAsia="Times New Roman" w:hAnsi="Times New Roman" w:cs="David"/>
              <w:sz w:val="24"/>
              <w:szCs w:val="24"/>
              <w:rtl/>
              <w:lang w:eastAsia="he-IL"/>
            </w:rPr>
          </w:rPrChange>
        </w:rPr>
        <w:t xml:space="preserve">פרויקט </w:t>
      </w:r>
      <w:ins w:id="49" w:author="Meryl Etman" w:date="2024-01-07T17:02:00Z">
        <w:r w:rsidR="00403BCD" w:rsidRPr="00AA30A8">
          <w:rPr>
            <w:rFonts w:ascii="David" w:hAnsi="David" w:cs="David"/>
            <w:sz w:val="24"/>
            <w:szCs w:val="24"/>
            <w:rtl/>
            <w:lang w:eastAsia="he-IL"/>
            <w:rPrChange w:id="50" w:author="מרול אטמן" w:date="2024-01-11T14:26:00Z">
              <w:rPr>
                <w:rFonts w:ascii="Times New Roman" w:hAnsi="Times New Roman"/>
                <w:sz w:val="24"/>
                <w:szCs w:val="24"/>
                <w:rtl/>
                <w:lang w:eastAsia="he-IL"/>
              </w:rPr>
            </w:rPrChange>
          </w:rPr>
          <w:t>פינוי בינוי במסגרת התחדשות עירונית הכולל הריסת 3 בניינים קיימים ובניית 6 בניינים חדשים בהם כ- 204 יחידות דיור</w:t>
        </w:r>
      </w:ins>
      <w:del w:id="51" w:author="Meryl Etman" w:date="2024-01-07T17:02:00Z">
        <w:r w:rsidRPr="00AA30A8" w:rsidDel="00403BCD">
          <w:rPr>
            <w:rFonts w:ascii="David" w:eastAsia="Times New Roman" w:hAnsi="David" w:cs="David"/>
            <w:sz w:val="24"/>
            <w:szCs w:val="24"/>
            <w:rtl/>
            <w:lang w:eastAsia="he-IL"/>
            <w:rPrChange w:id="52" w:author="מרול אטמן" w:date="2024-01-11T14:26:00Z">
              <w:rPr>
                <w:rFonts w:ascii="Times New Roman" w:eastAsia="Times New Roman" w:hAnsi="Times New Roman" w:cs="David"/>
                <w:sz w:val="24"/>
                <w:szCs w:val="24"/>
                <w:rtl/>
                <w:lang w:eastAsia="he-IL"/>
              </w:rPr>
            </w:rPrChange>
          </w:rPr>
          <w:delText>לבניית יחידות דיור</w:delText>
        </w:r>
      </w:del>
      <w:r w:rsidRPr="00AA30A8">
        <w:rPr>
          <w:rFonts w:ascii="David" w:eastAsia="Times New Roman" w:hAnsi="David" w:cs="David"/>
          <w:sz w:val="24"/>
          <w:szCs w:val="24"/>
          <w:rtl/>
          <w:lang w:eastAsia="he-IL"/>
          <w:rPrChange w:id="53" w:author="מרול אטמן" w:date="2024-01-11T14:26:00Z">
            <w:rPr>
              <w:rFonts w:ascii="Times New Roman" w:eastAsia="Times New Roman" w:hAnsi="Times New Roman" w:cs="David"/>
              <w:sz w:val="24"/>
              <w:szCs w:val="24"/>
              <w:rtl/>
              <w:lang w:eastAsia="he-IL"/>
            </w:rPr>
          </w:rPrChange>
        </w:rPr>
        <w:t>, שטחי מסחר</w:t>
      </w:r>
      <w:del w:id="54" w:author="Meryl Etman" w:date="2024-01-07T17:02:00Z">
        <w:r w:rsidRPr="00AA30A8" w:rsidDel="00403BCD">
          <w:rPr>
            <w:rFonts w:ascii="David" w:eastAsia="Times New Roman" w:hAnsi="David" w:cs="David"/>
            <w:sz w:val="24"/>
            <w:szCs w:val="24"/>
            <w:rtl/>
            <w:lang w:eastAsia="he-IL"/>
            <w:rPrChange w:id="55" w:author="מרול אטמן" w:date="2024-01-11T14:26:00Z">
              <w:rPr>
                <w:rFonts w:ascii="Times New Roman" w:eastAsia="Times New Roman" w:hAnsi="Times New Roman" w:cs="David"/>
                <w:sz w:val="24"/>
                <w:szCs w:val="24"/>
                <w:rtl/>
                <w:lang w:eastAsia="he-IL"/>
              </w:rPr>
            </w:rPrChange>
          </w:rPr>
          <w:delText xml:space="preserve"> ומשרדים</w:delText>
        </w:r>
      </w:del>
      <w:r w:rsidRPr="00AA30A8">
        <w:rPr>
          <w:rFonts w:ascii="David" w:eastAsia="Times New Roman" w:hAnsi="David" w:cs="David"/>
          <w:sz w:val="24"/>
          <w:szCs w:val="24"/>
          <w:rtl/>
          <w:lang w:eastAsia="he-IL"/>
          <w:rPrChange w:id="56" w:author="מרול אטמן" w:date="2024-01-11T14:26:00Z">
            <w:rPr>
              <w:rFonts w:ascii="Times New Roman" w:eastAsia="Times New Roman" w:hAnsi="Times New Roman" w:cs="David"/>
              <w:sz w:val="24"/>
              <w:szCs w:val="24"/>
              <w:rtl/>
              <w:lang w:eastAsia="he-IL"/>
            </w:rPr>
          </w:rPrChange>
        </w:rPr>
        <w:t>, חניונים ועבודות פיתוח ב</w:t>
      </w:r>
      <w:sdt>
        <w:sdtPr>
          <w:rPr>
            <w:rFonts w:ascii="David" w:eastAsia="Times New Roman" w:hAnsi="David" w:cs="David" w:hint="cs"/>
            <w:color w:val="008000"/>
            <w:sz w:val="24"/>
            <w:szCs w:val="24"/>
            <w:rtl/>
            <w:lang w:eastAsia="he-IL"/>
          </w:rPr>
          <w:alias w:val="רשות מקומית"/>
          <w:tag w:val="cntLocalAuth"/>
          <w:id w:val="-1772700010"/>
          <w:placeholder>
            <w:docPart w:val="96914D508BEF4F929B7501A5DB87B1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7" w:author="Meryl Etman" w:date="2024-01-07T15:54:00Z">
            <w:r w:rsidR="00FF2C7B" w:rsidRPr="00AA30A8">
              <w:rPr>
                <w:rFonts w:ascii="David" w:eastAsia="Times New Roman" w:hAnsi="David" w:cs="David"/>
                <w:color w:val="008000"/>
                <w:sz w:val="24"/>
                <w:szCs w:val="24"/>
                <w:rtl/>
                <w:lang w:eastAsia="he-IL"/>
                <w:rPrChange w:id="58" w:author="מרול אטמן" w:date="2024-01-11T14:26:00Z">
                  <w:rPr>
                    <w:rFonts w:ascii="Times New Roman" w:eastAsia="Times New Roman" w:hAnsi="Times New Roman" w:cs="David"/>
                    <w:color w:val="008000"/>
                    <w:sz w:val="24"/>
                    <w:szCs w:val="24"/>
                    <w:rtl/>
                    <w:lang w:eastAsia="he-IL"/>
                  </w:rPr>
                </w:rPrChange>
              </w:rPr>
              <w:t>הרצליה</w:t>
            </w:r>
          </w:ins>
        </w:sdtContent>
      </w:sdt>
      <w:r w:rsidRPr="00AA30A8">
        <w:rPr>
          <w:rFonts w:ascii="David" w:eastAsia="Times New Roman" w:hAnsi="David" w:cs="David"/>
          <w:sz w:val="24"/>
          <w:szCs w:val="24"/>
          <w:rtl/>
          <w:lang w:eastAsia="he-IL"/>
          <w:rPrChange w:id="59" w:author="מרול אטמן" w:date="2024-01-11T14:26:00Z">
            <w:rPr>
              <w:rFonts w:ascii="Times New Roman" w:eastAsia="Times New Roman" w:hAnsi="Times New Roman" w:cs="David"/>
              <w:sz w:val="24"/>
              <w:szCs w:val="24"/>
              <w:rtl/>
              <w:lang w:eastAsia="he-IL"/>
            </w:rPr>
          </w:rPrChange>
        </w:rPr>
        <w:t xml:space="preserve"> - </w:t>
      </w:r>
      <w:sdt>
        <w:sdtPr>
          <w:rPr>
            <w:rFonts w:ascii="David" w:eastAsia="Times New Roman" w:hAnsi="David" w:cs="David" w:hint="cs"/>
            <w:color w:val="008000"/>
            <w:sz w:val="24"/>
            <w:szCs w:val="24"/>
            <w:rtl/>
          </w:rPr>
          <w:alias w:val="שם אתר"/>
          <w:tag w:val="cntSite"/>
          <w:id w:val="-1116515775"/>
          <w:placeholder>
            <w:docPart w:val="9409EF5BCD3D468095C6148150842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0" w:author="Meryl Etman" w:date="2024-01-07T15:54:00Z">
            <w:r w:rsidR="00FF2C7B" w:rsidRPr="00AA30A8">
              <w:rPr>
                <w:rFonts w:ascii="David" w:eastAsia="Times New Roman" w:hAnsi="David" w:cs="David"/>
                <w:color w:val="008000"/>
                <w:sz w:val="24"/>
                <w:szCs w:val="24"/>
                <w:rtl/>
                <w:rPrChange w:id="61" w:author="מרול אטמן" w:date="2024-01-11T14:26:00Z">
                  <w:rPr>
                    <w:rFonts w:ascii="Times New Roman" w:eastAsia="Times New Roman" w:hAnsi="Times New Roman" w:cs="David"/>
                    <w:color w:val="008000"/>
                    <w:sz w:val="24"/>
                    <w:szCs w:val="24"/>
                    <w:rtl/>
                  </w:rPr>
                </w:rPrChange>
              </w:rPr>
              <w:t>הכוזרי הרצליה</w:t>
            </w:r>
          </w:ins>
        </w:sdtContent>
      </w:sdt>
      <w:r w:rsidRPr="00AA30A8">
        <w:rPr>
          <w:rFonts w:ascii="David" w:eastAsia="Times New Roman" w:hAnsi="David" w:cs="David"/>
          <w:color w:val="008000"/>
          <w:sz w:val="24"/>
          <w:szCs w:val="24"/>
          <w:rtl/>
          <w:lang w:eastAsia="he-IL"/>
          <w:rPrChange w:id="62" w:author="מרול אטמן" w:date="2024-01-11T14:26:00Z">
            <w:rPr>
              <w:rFonts w:ascii="Times New Roman" w:eastAsia="Times New Roman" w:hAnsi="Times New Roman" w:cs="David"/>
              <w:color w:val="008000"/>
              <w:sz w:val="24"/>
              <w:szCs w:val="24"/>
              <w:rtl/>
              <w:lang w:eastAsia="he-IL"/>
            </w:rPr>
          </w:rPrChange>
        </w:rPr>
        <w:t xml:space="preserve">, </w:t>
      </w:r>
      <w:customXmlDelRangeStart w:id="63" w:author="Meryl Etman" w:date="2024-01-07T17:03:00Z"/>
      <w:sdt>
        <w:sdtPr>
          <w:rPr>
            <w:rFonts w:ascii="David" w:eastAsia="Times New Roman" w:hAnsi="David" w:cs="David" w:hint="cs"/>
            <w:color w:val="008000"/>
            <w:sz w:val="24"/>
            <w:szCs w:val="24"/>
            <w:rtl/>
          </w:rPr>
          <w:alias w:val="שם הפרויקט"/>
          <w:tag w:val="cntProjectName"/>
          <w:id w:val="-161472898"/>
          <w:placeholder>
            <w:docPart w:val="37FA6C6CE818462EAD865C5146D003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63"/>
          <w:customXmlDelRangeStart w:id="64" w:author="Meryl Etman" w:date="2024-01-07T17:03:00Z"/>
        </w:sdtContent>
      </w:sdt>
      <w:customXmlDelRangeEnd w:id="64"/>
      <w:del w:id="65" w:author="Meryl Etman" w:date="2024-01-07T17:03:00Z">
        <w:r w:rsidRPr="00AA30A8" w:rsidDel="00403BCD">
          <w:rPr>
            <w:rFonts w:ascii="David" w:eastAsia="Times New Roman" w:hAnsi="David" w:cs="David"/>
            <w:sz w:val="24"/>
            <w:szCs w:val="24"/>
            <w:rtl/>
            <w:lang w:eastAsia="he-IL"/>
            <w:rPrChange w:id="66" w:author="מרול אטמן" w:date="2024-01-11T14:26:00Z">
              <w:rPr>
                <w:rFonts w:ascii="Times New Roman" w:eastAsia="Times New Roman" w:hAnsi="Times New Roman" w:cs="David"/>
                <w:sz w:val="24"/>
                <w:szCs w:val="24"/>
                <w:rtl/>
                <w:lang w:eastAsia="he-IL"/>
              </w:rPr>
            </w:rPrChange>
          </w:rPr>
          <w:delText xml:space="preserve"> </w:delText>
        </w:r>
      </w:del>
      <w:ins w:id="67" w:author="Meryl Etman" w:date="2024-01-07T17:04:00Z">
        <w:r w:rsidR="00403BCD" w:rsidRPr="00AA30A8">
          <w:rPr>
            <w:rFonts w:ascii="David" w:eastAsia="Times New Roman" w:hAnsi="David" w:cs="David" w:hint="eastAsia"/>
            <w:sz w:val="24"/>
            <w:szCs w:val="24"/>
            <w:rtl/>
            <w:lang w:eastAsia="he-IL"/>
            <w:rPrChange w:id="68" w:author="מרול אטמן" w:date="2024-01-11T14:26:00Z">
              <w:rPr>
                <w:rFonts w:ascii="Times New Roman" w:eastAsia="Times New Roman" w:hAnsi="Times New Roman" w:cs="David" w:hint="eastAsia"/>
                <w:sz w:val="24"/>
                <w:szCs w:val="24"/>
                <w:rtl/>
                <w:lang w:eastAsia="he-IL"/>
              </w:rPr>
            </w:rPrChange>
          </w:rPr>
          <w:t>פינת</w:t>
        </w:r>
        <w:r w:rsidR="00403BCD" w:rsidRPr="00AA30A8">
          <w:rPr>
            <w:rFonts w:ascii="David" w:eastAsia="Times New Roman" w:hAnsi="David" w:cs="David"/>
            <w:sz w:val="24"/>
            <w:szCs w:val="24"/>
            <w:rtl/>
            <w:lang w:eastAsia="he-IL"/>
            <w:rPrChange w:id="69" w:author="מרול אטמן" w:date="2024-01-11T14:26:00Z">
              <w:rPr>
                <w:rFonts w:ascii="Times New Roman" w:eastAsia="Times New Roman" w:hAnsi="Times New Roman" w:cs="David"/>
                <w:sz w:val="24"/>
                <w:szCs w:val="24"/>
                <w:rtl/>
                <w:lang w:eastAsia="he-IL"/>
              </w:rPr>
            </w:rPrChange>
          </w:rPr>
          <w:t xml:space="preserve"> רחוב </w:t>
        </w:r>
        <w:r w:rsidR="00403BCD" w:rsidRPr="00AA30A8">
          <w:rPr>
            <w:rFonts w:ascii="David" w:eastAsia="Times New Roman" w:hAnsi="David" w:cs="David" w:hint="eastAsia"/>
            <w:sz w:val="24"/>
            <w:szCs w:val="24"/>
            <w:rtl/>
            <w:lang w:eastAsia="he-IL"/>
            <w:rPrChange w:id="70" w:author="מרול אטמן" w:date="2024-01-11T14:26:00Z">
              <w:rPr>
                <w:rFonts w:ascii="Times New Roman" w:eastAsia="Times New Roman" w:hAnsi="Times New Roman" w:cs="David" w:hint="eastAsia"/>
                <w:sz w:val="24"/>
                <w:szCs w:val="24"/>
                <w:rtl/>
                <w:lang w:eastAsia="he-IL"/>
              </w:rPr>
            </w:rPrChange>
          </w:rPr>
          <w:t>מזא</w:t>
        </w:r>
        <w:r w:rsidR="00403BCD" w:rsidRPr="00AA30A8">
          <w:rPr>
            <w:rFonts w:ascii="David" w:eastAsia="Times New Roman" w:hAnsi="David" w:cs="David"/>
            <w:sz w:val="24"/>
            <w:szCs w:val="24"/>
            <w:rtl/>
            <w:lang w:eastAsia="he-IL"/>
            <w:rPrChange w:id="71" w:author="מרול אטמן" w:date="2024-01-11T14:26:00Z">
              <w:rPr>
                <w:rFonts w:ascii="Times New Roman" w:eastAsia="Times New Roman" w:hAnsi="Times New Roman" w:cs="David"/>
                <w:sz w:val="24"/>
                <w:szCs w:val="24"/>
                <w:rtl/>
                <w:lang w:eastAsia="he-IL"/>
              </w:rPr>
            </w:rPrChange>
          </w:rPr>
          <w:t xml:space="preserve">"ה, </w:t>
        </w:r>
        <w:r w:rsidR="00403BCD" w:rsidRPr="00AA30A8">
          <w:rPr>
            <w:rFonts w:ascii="David" w:eastAsia="Times New Roman" w:hAnsi="David" w:cs="David" w:hint="eastAsia"/>
            <w:sz w:val="24"/>
            <w:szCs w:val="24"/>
            <w:rtl/>
            <w:lang w:eastAsia="he-IL"/>
            <w:rPrChange w:id="72" w:author="מרול אטמן" w:date="2024-01-11T14:26:00Z">
              <w:rPr>
                <w:rFonts w:ascii="Times New Roman" w:eastAsia="Times New Roman" w:hAnsi="Times New Roman" w:cs="David" w:hint="eastAsia"/>
                <w:sz w:val="24"/>
                <w:szCs w:val="24"/>
                <w:rtl/>
                <w:lang w:eastAsia="he-IL"/>
              </w:rPr>
            </w:rPrChange>
          </w:rPr>
          <w:t>לרבות</w:t>
        </w:r>
        <w:r w:rsidR="00403BCD" w:rsidRPr="00AA30A8">
          <w:rPr>
            <w:rFonts w:ascii="David" w:eastAsia="Times New Roman" w:hAnsi="David" w:cs="David"/>
            <w:sz w:val="24"/>
            <w:szCs w:val="24"/>
            <w:rtl/>
            <w:lang w:eastAsia="he-IL"/>
            <w:rPrChange w:id="73" w:author="מרול אטמן" w:date="2024-01-11T14:26:00Z">
              <w:rPr>
                <w:rFonts w:ascii="Times New Roman" w:eastAsia="Times New Roman" w:hAnsi="Times New Roman" w:cs="David"/>
                <w:sz w:val="24"/>
                <w:szCs w:val="24"/>
                <w:rtl/>
                <w:lang w:eastAsia="he-IL"/>
              </w:rPr>
            </w:rPrChange>
          </w:rPr>
          <w:t xml:space="preserve"> </w:t>
        </w:r>
        <w:r w:rsidR="00403BCD" w:rsidRPr="00AA30A8">
          <w:rPr>
            <w:rFonts w:ascii="David" w:eastAsia="Times New Roman" w:hAnsi="David" w:cs="David" w:hint="eastAsia"/>
            <w:sz w:val="24"/>
            <w:szCs w:val="24"/>
            <w:rtl/>
            <w:lang w:eastAsia="he-IL"/>
            <w:rPrChange w:id="74" w:author="מרול אטמן" w:date="2024-01-11T14:26:00Z">
              <w:rPr>
                <w:rFonts w:ascii="Times New Roman" w:eastAsia="Times New Roman" w:hAnsi="Times New Roman" w:cs="David" w:hint="eastAsia"/>
                <w:sz w:val="24"/>
                <w:szCs w:val="24"/>
                <w:rtl/>
                <w:lang w:eastAsia="he-IL"/>
              </w:rPr>
            </w:rPrChange>
          </w:rPr>
          <w:t>שיפוץ</w:t>
        </w:r>
        <w:r w:rsidR="00403BCD" w:rsidRPr="00AA30A8">
          <w:rPr>
            <w:rFonts w:ascii="David" w:eastAsia="Times New Roman" w:hAnsi="David" w:cs="David"/>
            <w:sz w:val="24"/>
            <w:szCs w:val="24"/>
            <w:rtl/>
            <w:lang w:eastAsia="he-IL"/>
            <w:rPrChange w:id="75" w:author="מרול אטמן" w:date="2024-01-11T14:26:00Z">
              <w:rPr>
                <w:rFonts w:ascii="Times New Roman" w:eastAsia="Times New Roman" w:hAnsi="Times New Roman" w:cs="David"/>
                <w:sz w:val="24"/>
                <w:szCs w:val="24"/>
                <w:rtl/>
                <w:lang w:eastAsia="he-IL"/>
              </w:rPr>
            </w:rPrChange>
          </w:rPr>
          <w:t xml:space="preserve"> </w:t>
        </w:r>
        <w:r w:rsidR="00403BCD" w:rsidRPr="00AA30A8">
          <w:rPr>
            <w:rFonts w:ascii="David" w:eastAsia="Times New Roman" w:hAnsi="David" w:cs="David" w:hint="eastAsia"/>
            <w:sz w:val="24"/>
            <w:szCs w:val="24"/>
            <w:rtl/>
            <w:lang w:eastAsia="he-IL"/>
            <w:rPrChange w:id="76" w:author="מרול אטמן" w:date="2024-01-11T14:26:00Z">
              <w:rPr>
                <w:rFonts w:ascii="Times New Roman" w:eastAsia="Times New Roman" w:hAnsi="Times New Roman" w:cs="David" w:hint="eastAsia"/>
                <w:sz w:val="24"/>
                <w:szCs w:val="24"/>
                <w:rtl/>
                <w:lang w:eastAsia="he-IL"/>
              </w:rPr>
            </w:rPrChange>
          </w:rPr>
          <w:t>והרחבת</w:t>
        </w:r>
        <w:r w:rsidR="00403BCD" w:rsidRPr="00AA30A8">
          <w:rPr>
            <w:rFonts w:ascii="David" w:eastAsia="Times New Roman" w:hAnsi="David" w:cs="David"/>
            <w:sz w:val="24"/>
            <w:szCs w:val="24"/>
            <w:rtl/>
            <w:lang w:eastAsia="he-IL"/>
            <w:rPrChange w:id="77" w:author="מרול אטמן" w:date="2024-01-11T14:26:00Z">
              <w:rPr>
                <w:rFonts w:ascii="Times New Roman" w:eastAsia="Times New Roman" w:hAnsi="Times New Roman" w:cs="David"/>
                <w:sz w:val="24"/>
                <w:szCs w:val="24"/>
                <w:rtl/>
                <w:lang w:eastAsia="he-IL"/>
              </w:rPr>
            </w:rPrChange>
          </w:rPr>
          <w:t xml:space="preserve"> </w:t>
        </w:r>
        <w:r w:rsidR="00403BCD" w:rsidRPr="00AA30A8">
          <w:rPr>
            <w:rFonts w:ascii="David" w:eastAsia="Times New Roman" w:hAnsi="David" w:cs="David" w:hint="eastAsia"/>
            <w:sz w:val="24"/>
            <w:szCs w:val="24"/>
            <w:rtl/>
            <w:lang w:eastAsia="he-IL"/>
            <w:rPrChange w:id="78" w:author="מרול אטמן" w:date="2024-01-11T14:26:00Z">
              <w:rPr>
                <w:rFonts w:ascii="Times New Roman" w:eastAsia="Times New Roman" w:hAnsi="Times New Roman" w:cs="David" w:hint="eastAsia"/>
                <w:sz w:val="24"/>
                <w:szCs w:val="24"/>
                <w:rtl/>
                <w:lang w:eastAsia="he-IL"/>
              </w:rPr>
            </w:rPrChange>
          </w:rPr>
          <w:t>בית</w:t>
        </w:r>
        <w:r w:rsidR="00403BCD" w:rsidRPr="00AA30A8">
          <w:rPr>
            <w:rFonts w:ascii="David" w:eastAsia="Times New Roman" w:hAnsi="David" w:cs="David"/>
            <w:sz w:val="24"/>
            <w:szCs w:val="24"/>
            <w:rtl/>
            <w:lang w:eastAsia="he-IL"/>
            <w:rPrChange w:id="79" w:author="מרול אטמן" w:date="2024-01-11T14:26:00Z">
              <w:rPr>
                <w:rFonts w:ascii="Times New Roman" w:eastAsia="Times New Roman" w:hAnsi="Times New Roman" w:cs="David"/>
                <w:sz w:val="24"/>
                <w:szCs w:val="24"/>
                <w:rtl/>
                <w:lang w:eastAsia="he-IL"/>
              </w:rPr>
            </w:rPrChange>
          </w:rPr>
          <w:t xml:space="preserve"> </w:t>
        </w:r>
        <w:r w:rsidR="00403BCD" w:rsidRPr="00AA30A8">
          <w:rPr>
            <w:rFonts w:ascii="David" w:eastAsia="Times New Roman" w:hAnsi="David" w:cs="David" w:hint="eastAsia"/>
            <w:sz w:val="24"/>
            <w:szCs w:val="24"/>
            <w:rtl/>
            <w:lang w:eastAsia="he-IL"/>
            <w:rPrChange w:id="80" w:author="מרול אטמן" w:date="2024-01-11T14:26:00Z">
              <w:rPr>
                <w:rFonts w:ascii="Times New Roman" w:eastAsia="Times New Roman" w:hAnsi="Times New Roman" w:cs="David" w:hint="eastAsia"/>
                <w:sz w:val="24"/>
                <w:szCs w:val="24"/>
                <w:rtl/>
                <w:lang w:eastAsia="he-IL"/>
              </w:rPr>
            </w:rPrChange>
          </w:rPr>
          <w:t>כנסת</w:t>
        </w:r>
        <w:r w:rsidR="00403BCD" w:rsidRPr="00AA30A8">
          <w:rPr>
            <w:rFonts w:ascii="David" w:eastAsia="Times New Roman" w:hAnsi="David" w:cs="David"/>
            <w:sz w:val="24"/>
            <w:szCs w:val="24"/>
            <w:rtl/>
            <w:lang w:eastAsia="he-IL"/>
            <w:rPrChange w:id="81" w:author="מרול אטמן" w:date="2024-01-11T14:26:00Z">
              <w:rPr>
                <w:rFonts w:ascii="Times New Roman" w:eastAsia="Times New Roman" w:hAnsi="Times New Roman" w:cs="David"/>
                <w:sz w:val="24"/>
                <w:szCs w:val="24"/>
                <w:rtl/>
                <w:lang w:eastAsia="he-IL"/>
              </w:rPr>
            </w:rPrChange>
          </w:rPr>
          <w:t xml:space="preserve"> </w:t>
        </w:r>
        <w:r w:rsidR="00403BCD" w:rsidRPr="00AA30A8">
          <w:rPr>
            <w:rFonts w:ascii="David" w:eastAsia="Times New Roman" w:hAnsi="David" w:cs="David" w:hint="eastAsia"/>
            <w:sz w:val="24"/>
            <w:szCs w:val="24"/>
            <w:rtl/>
            <w:lang w:eastAsia="he-IL"/>
            <w:rPrChange w:id="82" w:author="מרול אטמן" w:date="2024-01-11T14:26:00Z">
              <w:rPr>
                <w:rFonts w:ascii="Times New Roman" w:eastAsia="Times New Roman" w:hAnsi="Times New Roman" w:cs="David" w:hint="eastAsia"/>
                <w:sz w:val="24"/>
                <w:szCs w:val="24"/>
                <w:rtl/>
                <w:lang w:eastAsia="he-IL"/>
              </w:rPr>
            </w:rPrChange>
          </w:rPr>
          <w:t>קיים</w:t>
        </w:r>
        <w:r w:rsidR="00403BCD" w:rsidRPr="00AA30A8">
          <w:rPr>
            <w:rFonts w:ascii="David" w:eastAsia="Times New Roman" w:hAnsi="David" w:cs="David"/>
            <w:sz w:val="24"/>
            <w:szCs w:val="24"/>
            <w:rtl/>
            <w:lang w:eastAsia="he-IL"/>
            <w:rPrChange w:id="83" w:author="מרול אטמן" w:date="2024-01-11T14:26:00Z">
              <w:rPr>
                <w:rFonts w:ascii="Times New Roman" w:eastAsia="Times New Roman" w:hAnsi="Times New Roman" w:cs="David"/>
                <w:sz w:val="24"/>
                <w:szCs w:val="24"/>
                <w:rtl/>
                <w:lang w:eastAsia="he-IL"/>
              </w:rPr>
            </w:rPrChange>
          </w:rPr>
          <w:t xml:space="preserve"> </w:t>
        </w:r>
        <w:r w:rsidR="00403BCD" w:rsidRPr="00AA30A8">
          <w:rPr>
            <w:rFonts w:ascii="David" w:eastAsia="Times New Roman" w:hAnsi="David" w:cs="David" w:hint="eastAsia"/>
            <w:sz w:val="24"/>
            <w:szCs w:val="24"/>
            <w:rtl/>
            <w:lang w:eastAsia="he-IL"/>
            <w:rPrChange w:id="84" w:author="מרול אטמן" w:date="2024-01-11T14:26:00Z">
              <w:rPr>
                <w:rFonts w:ascii="Times New Roman" w:eastAsia="Times New Roman" w:hAnsi="Times New Roman" w:cs="David" w:hint="eastAsia"/>
                <w:sz w:val="24"/>
                <w:szCs w:val="24"/>
                <w:rtl/>
                <w:lang w:eastAsia="he-IL"/>
              </w:rPr>
            </w:rPrChange>
          </w:rPr>
          <w:t>ו</w:t>
        </w:r>
      </w:ins>
      <w:r w:rsidRPr="00AA30A8">
        <w:rPr>
          <w:rFonts w:ascii="David" w:eastAsia="Times New Roman" w:hAnsi="David" w:cs="David"/>
          <w:sz w:val="24"/>
          <w:szCs w:val="24"/>
          <w:rtl/>
          <w:lang w:eastAsia="he-IL"/>
          <w:rPrChange w:id="85" w:author="מרול אטמן" w:date="2024-01-11T14:26:00Z">
            <w:rPr>
              <w:rFonts w:ascii="Times New Roman" w:eastAsia="Times New Roman" w:hAnsi="Times New Roman" w:cs="David"/>
              <w:sz w:val="24"/>
              <w:szCs w:val="24"/>
              <w:rtl/>
              <w:lang w:eastAsia="he-IL"/>
            </w:rPr>
          </w:rPrChange>
        </w:rPr>
        <w:t>לרבות עבודות פיתוח על</w:t>
      </w:r>
      <w:ins w:id="86" w:author="Meryl Etman" w:date="2024-01-07T17:04:00Z">
        <w:r w:rsidR="00403BCD" w:rsidRPr="00AA30A8">
          <w:rPr>
            <w:rFonts w:ascii="David" w:eastAsia="Times New Roman" w:hAnsi="David" w:cs="David"/>
            <w:sz w:val="24"/>
            <w:szCs w:val="24"/>
            <w:rtl/>
            <w:lang w:eastAsia="he-IL"/>
            <w:rPrChange w:id="87" w:author="מרול אטמן" w:date="2024-01-11T14:26:00Z">
              <w:rPr>
                <w:rFonts w:ascii="Times New Roman" w:eastAsia="Times New Roman" w:hAnsi="Times New Roman" w:cs="David"/>
                <w:sz w:val="24"/>
                <w:szCs w:val="24"/>
                <w:rtl/>
                <w:lang w:eastAsia="he-IL"/>
              </w:rPr>
            </w:rPrChange>
          </w:rPr>
          <w:t xml:space="preserve"> כולל כיכר עירונית</w:t>
        </w:r>
      </w:ins>
      <w:r w:rsidRPr="00AA30A8">
        <w:rPr>
          <w:rFonts w:ascii="David" w:eastAsia="Times New Roman" w:hAnsi="David" w:cs="David"/>
          <w:sz w:val="24"/>
          <w:szCs w:val="24"/>
          <w:rtl/>
          <w:lang w:eastAsia="he-IL"/>
          <w:rPrChange w:id="88" w:author="מרול אטמן" w:date="2024-01-11T14:26:00Z">
            <w:rPr>
              <w:rFonts w:ascii="Times New Roman" w:eastAsia="Times New Roman" w:hAnsi="Times New Roman" w:cs="David"/>
              <w:sz w:val="24"/>
              <w:szCs w:val="24"/>
              <w:rtl/>
              <w:lang w:eastAsia="he-IL"/>
            </w:rPr>
          </w:rPrChange>
        </w:rPr>
        <w:t>, אשר יתוכנן ו/או יבוצע עבור המזמין באתר בקטעים ובשלבים לפי שיקול דעתו.</w:t>
      </w:r>
    </w:p>
    <w:p w14:paraId="6C1271F4" w14:textId="4BE30B2C" w:rsidR="00403BCD" w:rsidRPr="00AA30A8" w:rsidRDefault="00403BCD" w:rsidP="00403BCD">
      <w:pPr>
        <w:widowControl w:val="0"/>
        <w:spacing w:before="0" w:beforeAutospacing="0" w:after="0" w:afterAutospacing="0" w:line="240" w:lineRule="auto"/>
        <w:ind w:left="720"/>
        <w:jc w:val="both"/>
        <w:rPr>
          <w:rFonts w:ascii="David" w:eastAsia="Times New Roman" w:hAnsi="David" w:cs="David"/>
          <w:sz w:val="24"/>
          <w:szCs w:val="24"/>
          <w:rtl/>
          <w:lang w:eastAsia="he-IL"/>
          <w:rPrChange w:id="89" w:author="מרול אטמן" w:date="2024-01-11T14:26:00Z">
            <w:rPr>
              <w:rFonts w:ascii="Times New Roman" w:eastAsia="Times New Roman" w:hAnsi="Times New Roman" w:cs="David"/>
              <w:sz w:val="24"/>
              <w:szCs w:val="24"/>
              <w:rtl/>
              <w:lang w:eastAsia="he-IL"/>
            </w:rPr>
          </w:rPrChange>
        </w:rPr>
      </w:pPr>
      <w:ins w:id="90" w:author="Meryl Etman" w:date="2024-01-07T17:05:00Z">
        <w:r w:rsidRPr="00AA30A8">
          <w:rPr>
            <w:rFonts w:ascii="David" w:eastAsia="Times New Roman" w:hAnsi="David" w:cs="David" w:hint="eastAsia"/>
            <w:sz w:val="24"/>
            <w:szCs w:val="24"/>
            <w:rtl/>
            <w:lang w:eastAsia="he-IL"/>
            <w:rPrChange w:id="91" w:author="מרול אטמן" w:date="2024-01-11T14:26:00Z">
              <w:rPr>
                <w:rFonts w:ascii="Times New Roman" w:eastAsia="Times New Roman" w:hAnsi="Times New Roman" w:cs="David" w:hint="eastAsia"/>
                <w:sz w:val="24"/>
                <w:szCs w:val="24"/>
                <w:rtl/>
                <w:lang w:eastAsia="he-IL"/>
              </w:rPr>
            </w:rPrChange>
          </w:rPr>
          <w:t>יובהר</w:t>
        </w:r>
        <w:r w:rsidRPr="00AA30A8">
          <w:rPr>
            <w:rFonts w:ascii="David" w:eastAsia="Times New Roman" w:hAnsi="David" w:cs="David"/>
            <w:sz w:val="24"/>
            <w:szCs w:val="24"/>
            <w:rtl/>
            <w:lang w:eastAsia="he-IL"/>
            <w:rPrChange w:id="92" w:author="מרול אטמן" w:date="2024-01-11T14:26:00Z">
              <w:rPr>
                <w:rFonts w:ascii="Times New Roman" w:eastAsia="Times New Roman" w:hAnsi="Times New Roman" w:cs="David"/>
                <w:sz w:val="24"/>
                <w:szCs w:val="24"/>
                <w:rtl/>
                <w:lang w:eastAsia="he-IL"/>
              </w:rPr>
            </w:rPrChange>
          </w:rPr>
          <w:t xml:space="preserve"> כי תכנון ושיפוץ הרחבת בית הכנסת לרבות הוצאת היתר בניה </w:t>
        </w:r>
      </w:ins>
      <w:ins w:id="93" w:author="Meryl Etman" w:date="2024-01-07T17:08:00Z">
        <w:r w:rsidR="00E1349E" w:rsidRPr="00AA30A8">
          <w:rPr>
            <w:rFonts w:ascii="David" w:eastAsia="Times New Roman" w:hAnsi="David" w:cs="David" w:hint="eastAsia"/>
            <w:sz w:val="24"/>
            <w:szCs w:val="24"/>
            <w:rtl/>
            <w:lang w:eastAsia="he-IL"/>
            <w:rPrChange w:id="94" w:author="מרול אטמן" w:date="2024-01-11T14:26:00Z">
              <w:rPr>
                <w:rFonts w:ascii="Times New Roman" w:eastAsia="Times New Roman" w:hAnsi="Times New Roman" w:cs="David" w:hint="eastAsia"/>
                <w:sz w:val="24"/>
                <w:szCs w:val="24"/>
                <w:rtl/>
                <w:lang w:eastAsia="he-IL"/>
              </w:rPr>
            </w:rPrChange>
          </w:rPr>
          <w:t>למבנה</w:t>
        </w:r>
        <w:r w:rsidR="00E1349E" w:rsidRPr="00AA30A8">
          <w:rPr>
            <w:rFonts w:ascii="David" w:eastAsia="Times New Roman" w:hAnsi="David" w:cs="David"/>
            <w:sz w:val="24"/>
            <w:szCs w:val="24"/>
            <w:rtl/>
            <w:lang w:eastAsia="he-IL"/>
            <w:rPrChange w:id="95" w:author="מרול אטמן" w:date="2024-01-11T14:26:00Z">
              <w:rPr>
                <w:rFonts w:ascii="Times New Roman" w:eastAsia="Times New Roman" w:hAnsi="Times New Roman" w:cs="David"/>
                <w:sz w:val="24"/>
                <w:szCs w:val="24"/>
                <w:rtl/>
                <w:lang w:eastAsia="he-IL"/>
              </w:rPr>
            </w:rPrChange>
          </w:rPr>
          <w:t xml:space="preserve">, </w:t>
        </w:r>
      </w:ins>
      <w:ins w:id="96" w:author="Meryl Etman" w:date="2024-01-07T17:05:00Z">
        <w:r w:rsidRPr="00AA30A8">
          <w:rPr>
            <w:rFonts w:ascii="David" w:eastAsia="Times New Roman" w:hAnsi="David" w:cs="David" w:hint="eastAsia"/>
            <w:sz w:val="24"/>
            <w:szCs w:val="24"/>
            <w:rtl/>
            <w:lang w:eastAsia="he-IL"/>
            <w:rPrChange w:id="97" w:author="מרול אטמן" w:date="2024-01-11T14:26:00Z">
              <w:rPr>
                <w:rFonts w:ascii="Times New Roman" w:eastAsia="Times New Roman" w:hAnsi="Times New Roman" w:cs="David" w:hint="eastAsia"/>
                <w:sz w:val="24"/>
                <w:szCs w:val="24"/>
                <w:rtl/>
                <w:lang w:eastAsia="he-IL"/>
              </w:rPr>
            </w:rPrChange>
          </w:rPr>
          <w:t>אינו</w:t>
        </w:r>
        <w:r w:rsidRPr="00AA30A8">
          <w:rPr>
            <w:rFonts w:ascii="David" w:eastAsia="Times New Roman" w:hAnsi="David" w:cs="David"/>
            <w:sz w:val="24"/>
            <w:szCs w:val="24"/>
            <w:rtl/>
            <w:lang w:eastAsia="he-IL"/>
            <w:rPrChange w:id="98" w:author="מרול אטמן" w:date="2024-01-11T14:26:00Z">
              <w:rPr>
                <w:rFonts w:ascii="Times New Roman" w:eastAsia="Times New Roman" w:hAnsi="Times New Roman" w:cs="David"/>
                <w:sz w:val="24"/>
                <w:szCs w:val="24"/>
                <w:rtl/>
                <w:lang w:eastAsia="he-IL"/>
              </w:rPr>
            </w:rPrChange>
          </w:rPr>
          <w:t xml:space="preserve"> </w:t>
        </w:r>
        <w:r w:rsidRPr="00AA30A8">
          <w:rPr>
            <w:rFonts w:ascii="David" w:eastAsia="Times New Roman" w:hAnsi="David" w:cs="David" w:hint="eastAsia"/>
            <w:sz w:val="24"/>
            <w:szCs w:val="24"/>
            <w:rtl/>
            <w:lang w:eastAsia="he-IL"/>
            <w:rPrChange w:id="99" w:author="מרול אטמן" w:date="2024-01-11T14:26:00Z">
              <w:rPr>
                <w:rFonts w:ascii="Times New Roman" w:eastAsia="Times New Roman" w:hAnsi="Times New Roman" w:cs="David" w:hint="eastAsia"/>
                <w:sz w:val="24"/>
                <w:szCs w:val="24"/>
                <w:rtl/>
                <w:lang w:eastAsia="he-IL"/>
              </w:rPr>
            </w:rPrChange>
          </w:rPr>
          <w:t>כלול</w:t>
        </w:r>
        <w:r w:rsidRPr="00AA30A8">
          <w:rPr>
            <w:rFonts w:ascii="David" w:eastAsia="Times New Roman" w:hAnsi="David" w:cs="David"/>
            <w:sz w:val="24"/>
            <w:szCs w:val="24"/>
            <w:rtl/>
            <w:lang w:eastAsia="he-IL"/>
            <w:rPrChange w:id="100" w:author="מרול אטמן" w:date="2024-01-11T14:26:00Z">
              <w:rPr>
                <w:rFonts w:ascii="Times New Roman" w:eastAsia="Times New Roman" w:hAnsi="Times New Roman" w:cs="David"/>
                <w:sz w:val="24"/>
                <w:szCs w:val="24"/>
                <w:rtl/>
                <w:lang w:eastAsia="he-IL"/>
              </w:rPr>
            </w:rPrChange>
          </w:rPr>
          <w:t xml:space="preserve"> </w:t>
        </w:r>
        <w:r w:rsidRPr="00AA30A8">
          <w:rPr>
            <w:rFonts w:ascii="David" w:eastAsia="Times New Roman" w:hAnsi="David" w:cs="David" w:hint="eastAsia"/>
            <w:sz w:val="24"/>
            <w:szCs w:val="24"/>
            <w:rtl/>
            <w:lang w:eastAsia="he-IL"/>
            <w:rPrChange w:id="101" w:author="מרול אטמן" w:date="2024-01-11T14:26:00Z">
              <w:rPr>
                <w:rFonts w:ascii="Times New Roman" w:eastAsia="Times New Roman" w:hAnsi="Times New Roman" w:cs="David" w:hint="eastAsia"/>
                <w:sz w:val="24"/>
                <w:szCs w:val="24"/>
                <w:rtl/>
                <w:lang w:eastAsia="he-IL"/>
              </w:rPr>
            </w:rPrChange>
          </w:rPr>
          <w:t>בהסכם</w:t>
        </w:r>
        <w:r w:rsidRPr="00AA30A8">
          <w:rPr>
            <w:rFonts w:ascii="David" w:eastAsia="Times New Roman" w:hAnsi="David" w:cs="David"/>
            <w:sz w:val="24"/>
            <w:szCs w:val="24"/>
            <w:rtl/>
            <w:lang w:eastAsia="he-IL"/>
            <w:rPrChange w:id="102" w:author="מרול אטמן" w:date="2024-01-11T14:26:00Z">
              <w:rPr>
                <w:rFonts w:ascii="Times New Roman" w:eastAsia="Times New Roman" w:hAnsi="Times New Roman" w:cs="David"/>
                <w:sz w:val="24"/>
                <w:szCs w:val="24"/>
                <w:rtl/>
                <w:lang w:eastAsia="he-IL"/>
              </w:rPr>
            </w:rPrChange>
          </w:rPr>
          <w:t xml:space="preserve"> </w:t>
        </w:r>
        <w:r w:rsidRPr="00AA30A8">
          <w:rPr>
            <w:rFonts w:ascii="David" w:eastAsia="Times New Roman" w:hAnsi="David" w:cs="David" w:hint="eastAsia"/>
            <w:sz w:val="24"/>
            <w:szCs w:val="24"/>
            <w:rtl/>
            <w:lang w:eastAsia="he-IL"/>
            <w:rPrChange w:id="103" w:author="מרול אטמן" w:date="2024-01-11T14:26:00Z">
              <w:rPr>
                <w:rFonts w:ascii="Times New Roman" w:eastAsia="Times New Roman" w:hAnsi="Times New Roman" w:cs="David" w:hint="eastAsia"/>
                <w:sz w:val="24"/>
                <w:szCs w:val="24"/>
                <w:rtl/>
                <w:lang w:eastAsia="he-IL"/>
              </w:rPr>
            </w:rPrChange>
          </w:rPr>
          <w:t>זה</w:t>
        </w:r>
        <w:r w:rsidRPr="00AA30A8">
          <w:rPr>
            <w:rFonts w:ascii="David" w:eastAsia="Times New Roman" w:hAnsi="David" w:cs="David"/>
            <w:sz w:val="24"/>
            <w:szCs w:val="24"/>
            <w:rtl/>
            <w:lang w:eastAsia="he-IL"/>
            <w:rPrChange w:id="104" w:author="מרול אטמן" w:date="2024-01-11T14:26:00Z">
              <w:rPr>
                <w:rFonts w:ascii="Times New Roman" w:eastAsia="Times New Roman" w:hAnsi="Times New Roman" w:cs="David"/>
                <w:sz w:val="24"/>
                <w:szCs w:val="24"/>
                <w:rtl/>
                <w:lang w:eastAsia="he-IL"/>
              </w:rPr>
            </w:rPrChange>
          </w:rPr>
          <w:t xml:space="preserve"> </w:t>
        </w:r>
        <w:r w:rsidRPr="00AA30A8">
          <w:rPr>
            <w:rFonts w:ascii="David" w:eastAsia="Times New Roman" w:hAnsi="David" w:cs="David" w:hint="eastAsia"/>
            <w:sz w:val="24"/>
            <w:szCs w:val="24"/>
            <w:rtl/>
            <w:lang w:eastAsia="he-IL"/>
            <w:rPrChange w:id="105" w:author="מרול אטמן" w:date="2024-01-11T14:26:00Z">
              <w:rPr>
                <w:rFonts w:ascii="Times New Roman" w:eastAsia="Times New Roman" w:hAnsi="Times New Roman" w:cs="David" w:hint="eastAsia"/>
                <w:sz w:val="24"/>
                <w:szCs w:val="24"/>
                <w:rtl/>
                <w:lang w:eastAsia="he-IL"/>
              </w:rPr>
            </w:rPrChange>
          </w:rPr>
          <w:t>ויבוצע</w:t>
        </w:r>
        <w:r w:rsidRPr="00AA30A8">
          <w:rPr>
            <w:rFonts w:ascii="David" w:eastAsia="Times New Roman" w:hAnsi="David" w:cs="David"/>
            <w:sz w:val="24"/>
            <w:szCs w:val="24"/>
            <w:rtl/>
            <w:lang w:eastAsia="he-IL"/>
            <w:rPrChange w:id="106" w:author="מרול אטמן" w:date="2024-01-11T14:26:00Z">
              <w:rPr>
                <w:rFonts w:ascii="Times New Roman" w:eastAsia="Times New Roman" w:hAnsi="Times New Roman" w:cs="David"/>
                <w:sz w:val="24"/>
                <w:szCs w:val="24"/>
                <w:rtl/>
                <w:lang w:eastAsia="he-IL"/>
              </w:rPr>
            </w:rPrChange>
          </w:rPr>
          <w:t xml:space="preserve"> </w:t>
        </w:r>
        <w:r w:rsidRPr="00AA30A8">
          <w:rPr>
            <w:rFonts w:ascii="David" w:eastAsia="Times New Roman" w:hAnsi="David" w:cs="David" w:hint="eastAsia"/>
            <w:sz w:val="24"/>
            <w:szCs w:val="24"/>
            <w:rtl/>
            <w:lang w:eastAsia="he-IL"/>
            <w:rPrChange w:id="107" w:author="מרול אטמן" w:date="2024-01-11T14:26:00Z">
              <w:rPr>
                <w:rFonts w:ascii="Times New Roman" w:eastAsia="Times New Roman" w:hAnsi="Times New Roman" w:cs="David" w:hint="eastAsia"/>
                <w:sz w:val="24"/>
                <w:szCs w:val="24"/>
                <w:rtl/>
                <w:lang w:eastAsia="he-IL"/>
              </w:rPr>
            </w:rPrChange>
          </w:rPr>
          <w:t>ע</w:t>
        </w:r>
      </w:ins>
      <w:ins w:id="108" w:author="Meryl Etman" w:date="2024-01-07T17:06:00Z">
        <w:r w:rsidRPr="00AA30A8">
          <w:rPr>
            <w:rFonts w:ascii="David" w:eastAsia="Times New Roman" w:hAnsi="David" w:cs="David"/>
            <w:sz w:val="24"/>
            <w:szCs w:val="24"/>
            <w:rtl/>
            <w:lang w:eastAsia="he-IL"/>
            <w:rPrChange w:id="109" w:author="מרול אטמן" w:date="2024-01-11T14:26:00Z">
              <w:rPr>
                <w:rFonts w:ascii="Times New Roman" w:eastAsia="Times New Roman" w:hAnsi="Times New Roman" w:cs="David"/>
                <w:sz w:val="24"/>
                <w:szCs w:val="24"/>
                <w:rtl/>
                <w:lang w:eastAsia="he-IL"/>
              </w:rPr>
            </w:rPrChange>
          </w:rPr>
          <w:t xml:space="preserve">"י </w:t>
        </w:r>
        <w:r w:rsidRPr="00AA30A8">
          <w:rPr>
            <w:rFonts w:ascii="David" w:eastAsia="Times New Roman" w:hAnsi="David" w:cs="David" w:hint="eastAsia"/>
            <w:sz w:val="24"/>
            <w:szCs w:val="24"/>
            <w:rtl/>
            <w:lang w:eastAsia="he-IL"/>
            <w:rPrChange w:id="110" w:author="מרול אטמן" w:date="2024-01-11T14:26:00Z">
              <w:rPr>
                <w:rFonts w:ascii="Times New Roman" w:eastAsia="Times New Roman" w:hAnsi="Times New Roman" w:cs="David" w:hint="eastAsia"/>
                <w:sz w:val="24"/>
                <w:szCs w:val="24"/>
                <w:rtl/>
                <w:lang w:eastAsia="he-IL"/>
              </w:rPr>
            </w:rPrChange>
          </w:rPr>
          <w:t>אדריכל</w:t>
        </w:r>
        <w:r w:rsidRPr="00AA30A8">
          <w:rPr>
            <w:rFonts w:ascii="David" w:eastAsia="Times New Roman" w:hAnsi="David" w:cs="David"/>
            <w:sz w:val="24"/>
            <w:szCs w:val="24"/>
            <w:rtl/>
            <w:lang w:eastAsia="he-IL"/>
            <w:rPrChange w:id="111" w:author="מרול אטמן" w:date="2024-01-11T14:26:00Z">
              <w:rPr>
                <w:rFonts w:ascii="Times New Roman" w:eastAsia="Times New Roman" w:hAnsi="Times New Roman" w:cs="David"/>
                <w:sz w:val="24"/>
                <w:szCs w:val="24"/>
                <w:rtl/>
                <w:lang w:eastAsia="he-IL"/>
              </w:rPr>
            </w:rPrChange>
          </w:rPr>
          <w:t xml:space="preserve"> </w:t>
        </w:r>
        <w:r w:rsidRPr="00AA30A8">
          <w:rPr>
            <w:rFonts w:ascii="David" w:eastAsia="Times New Roman" w:hAnsi="David" w:cs="David" w:hint="eastAsia"/>
            <w:sz w:val="24"/>
            <w:szCs w:val="24"/>
            <w:rtl/>
            <w:lang w:eastAsia="he-IL"/>
            <w:rPrChange w:id="112" w:author="מרול אטמן" w:date="2024-01-11T14:26:00Z">
              <w:rPr>
                <w:rFonts w:ascii="Times New Roman" w:eastAsia="Times New Roman" w:hAnsi="Times New Roman" w:cs="David" w:hint="eastAsia"/>
                <w:sz w:val="24"/>
                <w:szCs w:val="24"/>
                <w:rtl/>
                <w:lang w:eastAsia="he-IL"/>
              </w:rPr>
            </w:rPrChange>
          </w:rPr>
          <w:t>אחר</w:t>
        </w:r>
        <w:r w:rsidRPr="00AA30A8">
          <w:rPr>
            <w:rFonts w:ascii="David" w:eastAsia="Times New Roman" w:hAnsi="David" w:cs="David"/>
            <w:sz w:val="24"/>
            <w:szCs w:val="24"/>
            <w:rtl/>
            <w:lang w:eastAsia="he-IL"/>
            <w:rPrChange w:id="113" w:author="מרול אטמן" w:date="2024-01-11T14:26:00Z">
              <w:rPr>
                <w:rFonts w:ascii="Times New Roman" w:eastAsia="Times New Roman" w:hAnsi="Times New Roman" w:cs="David"/>
                <w:sz w:val="24"/>
                <w:szCs w:val="24"/>
                <w:rtl/>
                <w:lang w:eastAsia="he-IL"/>
              </w:rPr>
            </w:rPrChange>
          </w:rPr>
          <w:t>.</w:t>
        </w:r>
      </w:ins>
    </w:p>
    <w:p w14:paraId="6543FA07" w14:textId="77777777" w:rsidR="00435A20" w:rsidRPr="00AA30A8" w:rsidRDefault="00435A20" w:rsidP="00435A20">
      <w:pPr>
        <w:widowControl w:val="0"/>
        <w:spacing w:before="0" w:beforeAutospacing="0" w:after="0" w:afterAutospacing="0" w:line="240" w:lineRule="auto"/>
        <w:jc w:val="both"/>
        <w:rPr>
          <w:rFonts w:ascii="David" w:eastAsia="Times New Roman" w:hAnsi="David" w:cs="David"/>
          <w:sz w:val="24"/>
          <w:szCs w:val="24"/>
          <w:rtl/>
          <w:lang w:eastAsia="he-IL"/>
          <w:rPrChange w:id="114" w:author="מרול אטמן" w:date="2024-01-11T14:26:00Z">
            <w:rPr>
              <w:rFonts w:ascii="Times New Roman" w:eastAsia="Times New Roman" w:hAnsi="Times New Roman" w:cs="David"/>
              <w:sz w:val="24"/>
              <w:szCs w:val="24"/>
              <w:rtl/>
              <w:lang w:eastAsia="he-IL"/>
            </w:rPr>
          </w:rPrChange>
        </w:rPr>
      </w:pPr>
    </w:p>
    <w:p w14:paraId="7BDBBF92" w14:textId="21C7488A" w:rsidR="00435A20" w:rsidRPr="00435A20" w:rsidRDefault="00435A20" w:rsidP="00E1349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התכנית</w:t>
      </w:r>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820338635"/>
          <w:placeholder>
            <w:docPart w:val="784FCD41F80F40C589F0CD018D0F0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15" w:author="Meryl Etman" w:date="2024-01-07T16:56:00Z">
            <w:r w:rsidR="00AD72B7">
              <w:rPr>
                <w:rFonts w:ascii="Times New Roman" w:eastAsia="Times New Roman" w:hAnsi="Times New Roman" w:cs="David"/>
                <w:color w:val="008000"/>
                <w:sz w:val="24"/>
                <w:szCs w:val="24"/>
                <w:rtl/>
              </w:rPr>
              <w:t>504-0138628</w:t>
            </w:r>
          </w:ins>
        </w:sdtContent>
      </w:sdt>
      <w:r w:rsidRPr="00435A2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del w:id="116" w:author="Meryl Etman" w:date="2024-01-07T17:09:00Z">
        <w:r w:rsidRPr="00435A20" w:rsidDel="00E1349E">
          <w:rPr>
            <w:rFonts w:ascii="Times New Roman" w:eastAsia="Times New Roman" w:hAnsi="Times New Roman" w:cs="David" w:hint="cs"/>
            <w:sz w:val="24"/>
            <w:szCs w:val="24"/>
            <w:rtl/>
            <w:lang w:eastAsia="he-IL"/>
          </w:rPr>
          <w:delText xml:space="preserve">- </w:delText>
        </w:r>
      </w:del>
      <w:ins w:id="117" w:author="Meryl Etman" w:date="2024-01-07T17:09:00Z">
        <w:r w:rsidR="00E1349E">
          <w:rPr>
            <w:rFonts w:ascii="Times New Roman" w:eastAsia="Times New Roman" w:hAnsi="Times New Roman" w:cs="David" w:hint="cs"/>
            <w:sz w:val="24"/>
            <w:szCs w:val="24"/>
            <w:rtl/>
            <w:lang w:eastAsia="he-IL"/>
          </w:rPr>
          <w:t>גוש</w:t>
        </w:r>
        <w:r w:rsidR="00E1349E" w:rsidRPr="00435A20">
          <w:rPr>
            <w:rFonts w:ascii="Times New Roman" w:eastAsia="Times New Roman" w:hAnsi="Times New Roman" w:cs="David" w:hint="cs"/>
            <w:sz w:val="24"/>
            <w:szCs w:val="24"/>
            <w:rtl/>
            <w:lang w:eastAsia="he-IL"/>
          </w:rPr>
          <w:t xml:space="preserve"> </w:t>
        </w:r>
      </w:ins>
      <w:sdt>
        <w:sdtPr>
          <w:rPr>
            <w:rFonts w:ascii="Times New Roman" w:eastAsia="Times New Roman" w:hAnsi="Times New Roman" w:cs="David"/>
            <w:color w:val="008000"/>
            <w:sz w:val="24"/>
            <w:szCs w:val="24"/>
            <w:rtl/>
          </w:rPr>
          <w:alias w:val="שדה נוסף 1"/>
          <w:tag w:val="cntCustomField1"/>
          <w:id w:val="-465423550"/>
          <w:placeholder>
            <w:docPart w:val="6BA25365AEE14B85A0089DB034E49E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ins w:id="118" w:author="Meryl Etman" w:date="2024-01-07T16:55:00Z">
            <w:r w:rsidR="00AD72B7">
              <w:rPr>
                <w:rFonts w:ascii="Times New Roman" w:eastAsia="Times New Roman" w:hAnsi="Times New Roman" w:cs="David"/>
                <w:color w:val="008000"/>
                <w:sz w:val="24"/>
                <w:szCs w:val="24"/>
                <w:rtl/>
              </w:rPr>
              <w:t>6538</w:t>
            </w:r>
          </w:ins>
        </w:sdtContent>
      </w:sdt>
      <w:r w:rsidRPr="00435A20">
        <w:rPr>
          <w:rFonts w:ascii="Times New Roman" w:eastAsia="Times New Roman" w:hAnsi="Times New Roman" w:cs="David" w:hint="cs"/>
          <w:sz w:val="24"/>
          <w:szCs w:val="24"/>
          <w:rtl/>
          <w:lang w:eastAsia="he-IL"/>
        </w:rPr>
        <w:t xml:space="preserve"> </w:t>
      </w:r>
      <w:ins w:id="119" w:author="Meryl Etman" w:date="2024-01-07T17:09:00Z">
        <w:r w:rsidR="00E1349E">
          <w:rPr>
            <w:rFonts w:ascii="Times New Roman" w:eastAsia="Times New Roman" w:hAnsi="Times New Roman" w:cs="David" w:hint="cs"/>
            <w:sz w:val="24"/>
            <w:szCs w:val="24"/>
            <w:rtl/>
            <w:lang w:eastAsia="he-IL"/>
          </w:rPr>
          <w:t>, חלקות 420-423</w:t>
        </w:r>
      </w:ins>
      <w:del w:id="120" w:author="Meryl Etman" w:date="2024-01-07T17:09:00Z">
        <w:r w:rsidRPr="00435A20" w:rsidDel="00E1349E">
          <w:rPr>
            <w:rFonts w:ascii="Times New Roman" w:eastAsia="Times New Roman" w:hAnsi="Times New Roman" w:cs="David"/>
            <w:sz w:val="24"/>
            <w:szCs w:val="24"/>
            <w:rtl/>
            <w:lang w:eastAsia="he-IL"/>
          </w:rPr>
          <w:delText>.</w:delText>
        </w:r>
      </w:del>
    </w:p>
    <w:p w14:paraId="38514CDC"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1FE617A"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6EE38B9"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C02DBE8" w14:textId="43A9703D"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 xml:space="preserve">"הרשות המקומית" </w:t>
      </w:r>
      <w:sdt>
        <w:sdtPr>
          <w:rPr>
            <w:rFonts w:ascii="Times New Roman" w:eastAsia="Times New Roman" w:hAnsi="Times New Roman" w:cs="David"/>
            <w:sz w:val="24"/>
            <w:szCs w:val="24"/>
            <w:rtl/>
            <w:lang w:eastAsia="he-IL"/>
          </w:rPr>
          <w:alias w:val="רשות מקומית"/>
          <w:tag w:val="cntLocalAuth"/>
          <w:id w:val="-44988261"/>
          <w:placeholder>
            <w:docPart w:val="0048A4A0C4724B3EB9951F4945FA68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121" w:author="Meryl Etman" w:date="2024-01-07T15:54:00Z">
            <w:r w:rsidR="00FF2C7B">
              <w:rPr>
                <w:rFonts w:ascii="Times New Roman" w:eastAsia="Times New Roman" w:hAnsi="Times New Roman" w:cs="David"/>
                <w:sz w:val="24"/>
                <w:szCs w:val="24"/>
                <w:rtl/>
                <w:lang w:eastAsia="he-IL"/>
              </w:rPr>
              <w:t>הרצליה</w:t>
            </w:r>
          </w:ins>
        </w:sdtContent>
      </w:sdt>
      <w:r w:rsidRPr="00435A20">
        <w:rPr>
          <w:rFonts w:ascii="Times New Roman" w:eastAsia="Times New Roman" w:hAnsi="Times New Roman" w:cs="David" w:hint="cs"/>
          <w:color w:val="008000"/>
          <w:sz w:val="24"/>
          <w:szCs w:val="24"/>
          <w:rtl/>
        </w:rPr>
        <w:t>.</w:t>
      </w:r>
    </w:p>
    <w:p w14:paraId="44BB5728"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620B6761"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6A89E9E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DE16F5" w14:textId="5F3F907C"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1199049621"/>
          <w:placeholder>
            <w:docPart w:val="EB50BB8246404083A9E2FDC9F1B646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2" w:author="Meryl Etman" w:date="2024-01-07T16:56:00Z">
            <w:r w:rsidR="00AD72B7">
              <w:rPr>
                <w:rFonts w:ascii="Times New Roman" w:eastAsia="Times New Roman" w:hAnsi="Times New Roman" w:cs="David" w:hint="cs"/>
                <w:sz w:val="24"/>
                <w:szCs w:val="24"/>
                <w:rtl/>
                <w:lang w:eastAsia="he-IL"/>
              </w:rPr>
              <w:t>מרול אטמן</w:t>
            </w:r>
          </w:ins>
        </w:sdtContent>
      </w:sdt>
    </w:p>
    <w:p w14:paraId="2E23940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5F21D38" w14:textId="77777777" w:rsidR="0005626B" w:rsidRPr="008F5534" w:rsidRDefault="00435A20" w:rsidP="0005626B">
      <w:pPr>
        <w:widowControl w:val="0"/>
        <w:spacing w:after="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r>
      <w:r w:rsidR="0005626B" w:rsidRPr="000C6B3C">
        <w:rPr>
          <w:rFonts w:ascii="Times New Roman" w:eastAsia="Times New Roman" w:hAnsi="Times New Roman" w:cs="David" w:hint="cs"/>
          <w:sz w:val="24"/>
          <w:szCs w:val="24"/>
          <w:rtl/>
          <w:lang w:eastAsia="he-IL"/>
        </w:rPr>
        <w:t xml:space="preserve">התכנון יתבצע </w:t>
      </w:r>
      <w:r w:rsidR="0005626B" w:rsidRPr="008F5534">
        <w:rPr>
          <w:rFonts w:ascii="Times New Roman" w:eastAsia="Times New Roman" w:hAnsi="Times New Roman" w:cs="David" w:hint="cs"/>
          <w:sz w:val="24"/>
          <w:szCs w:val="24"/>
          <w:rtl/>
          <w:lang w:eastAsia="he-IL"/>
        </w:rPr>
        <w:t xml:space="preserve">במודל תלת מימד ע"י </w:t>
      </w:r>
      <w:r w:rsidR="0005626B" w:rsidRPr="000C6B3C">
        <w:rPr>
          <w:rFonts w:ascii="Times New Roman" w:eastAsia="Times New Roman" w:hAnsi="Times New Roman" w:cs="David" w:hint="cs"/>
          <w:sz w:val="24"/>
          <w:szCs w:val="24"/>
          <w:rtl/>
          <w:lang w:eastAsia="he-IL"/>
        </w:rPr>
        <w:t xml:space="preserve">תוכנת </w:t>
      </w:r>
      <w:r w:rsidR="0005626B" w:rsidRPr="000C6B3C">
        <w:rPr>
          <w:rFonts w:ascii="Times New Roman" w:eastAsia="Times New Roman" w:hAnsi="Times New Roman" w:cs="David"/>
          <w:sz w:val="24"/>
          <w:szCs w:val="24"/>
          <w:lang w:eastAsia="he-IL"/>
        </w:rPr>
        <w:t>REVIT</w:t>
      </w:r>
      <w:r w:rsidR="0005626B" w:rsidRPr="008F5534">
        <w:rPr>
          <w:rFonts w:ascii="Times New Roman" w:eastAsia="Times New Roman" w:hAnsi="Times New Roman" w:cs="David" w:hint="cs"/>
          <w:sz w:val="24"/>
          <w:szCs w:val="24"/>
          <w:rtl/>
          <w:lang w:eastAsia="he-IL"/>
        </w:rPr>
        <w:t>, במתודולוגיי</w:t>
      </w:r>
      <w:r w:rsidR="0005626B" w:rsidRPr="008F5534">
        <w:rPr>
          <w:rFonts w:ascii="Times New Roman" w:eastAsia="Times New Roman" w:hAnsi="Times New Roman" w:cs="David" w:hint="eastAsia"/>
          <w:sz w:val="24"/>
          <w:szCs w:val="24"/>
          <w:rtl/>
          <w:lang w:eastAsia="he-IL"/>
        </w:rPr>
        <w:t>ת</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rtl/>
          <w:lang w:eastAsia="he-IL"/>
        </w:rPr>
        <w:t xml:space="preserve"> בענן –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 xml:space="preserve">" שם ישמרו כל קבצי ה </w:t>
      </w:r>
      <w:r w:rsidR="0005626B" w:rsidRPr="008F5534">
        <w:rPr>
          <w:rFonts w:ascii="Times New Roman" w:eastAsia="Times New Roman" w:hAnsi="Times New Roman" w:cs="David" w:hint="cs"/>
          <w:sz w:val="24"/>
          <w:szCs w:val="24"/>
          <w:lang w:eastAsia="he-IL"/>
        </w:rPr>
        <w:t>REVIT</w:t>
      </w:r>
      <w:r w:rsidR="0005626B"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05626B" w:rsidRPr="008F5534">
        <w:rPr>
          <w:rFonts w:ascii="Times New Roman" w:eastAsia="Times New Roman" w:hAnsi="Times New Roman" w:cs="David" w:hint="cs"/>
          <w:sz w:val="24"/>
          <w:szCs w:val="24"/>
          <w:lang w:eastAsia="he-IL"/>
        </w:rPr>
        <w:t>BEP</w:t>
      </w:r>
      <w:r w:rsidR="0005626B" w:rsidRPr="008F5534">
        <w:rPr>
          <w:rFonts w:ascii="Times New Roman" w:eastAsia="Times New Roman" w:hAnsi="Times New Roman" w:cs="David" w:hint="cs"/>
          <w:sz w:val="24"/>
          <w:szCs w:val="24"/>
          <w:rtl/>
          <w:lang w:eastAsia="he-IL"/>
        </w:rPr>
        <w:t xml:space="preserve"> שיופץ בהמשך ע"י מנהל המודל.</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שמירה, הדפסת תכניות וקבצים (</w:t>
      </w:r>
      <w:r w:rsidR="0005626B" w:rsidRPr="008F5534">
        <w:rPr>
          <w:rFonts w:ascii="Times New Roman" w:eastAsia="Times New Roman" w:hAnsi="Times New Roman" w:cs="David" w:hint="cs"/>
          <w:sz w:val="24"/>
          <w:szCs w:val="24"/>
          <w:lang w:eastAsia="he-IL"/>
        </w:rPr>
        <w:t>PLT</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PDF</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DWG</w:t>
      </w:r>
      <w:r w:rsidR="0005626B"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05626B">
        <w:rPr>
          <w:rFonts w:ascii="Times New Roman" w:eastAsia="Times New Roman" w:hAnsi="Times New Roman" w:cs="David" w:hint="cs"/>
          <w:sz w:val="24"/>
          <w:szCs w:val="24"/>
          <w:rtl/>
          <w:lang w:eastAsia="he-IL"/>
        </w:rPr>
        <w:t>ו</w:t>
      </w:r>
      <w:r w:rsidR="0005626B" w:rsidRPr="008F5534">
        <w:rPr>
          <w:rFonts w:ascii="Times New Roman" w:eastAsia="Times New Roman" w:hAnsi="Times New Roman" w:cs="David" w:hint="cs"/>
          <w:sz w:val="24"/>
          <w:szCs w:val="24"/>
          <w:rtl/>
          <w:lang w:eastAsia="he-IL"/>
        </w:rPr>
        <w:t xml:space="preserve">כנה כדוגמת </w:t>
      </w:r>
      <w:r w:rsidR="0005626B" w:rsidRPr="008F5534">
        <w:rPr>
          <w:rFonts w:ascii="Times New Roman" w:eastAsia="Times New Roman" w:hAnsi="Times New Roman" w:cs="David"/>
          <w:sz w:val="24"/>
          <w:szCs w:val="24"/>
          <w:lang w:eastAsia="he-IL"/>
        </w:rPr>
        <w:t>@view</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sz w:val="24"/>
          <w:szCs w:val="24"/>
          <w:rtl/>
          <w:lang w:eastAsia="he-IL"/>
        </w:rPr>
        <w:t>כל תעבורת הקבצים תבוצע באמצע</w:t>
      </w:r>
      <w:r w:rsidR="0005626B" w:rsidRPr="008F5534">
        <w:rPr>
          <w:rFonts w:ascii="Times New Roman" w:eastAsia="Times New Roman" w:hAnsi="Times New Roman" w:cs="David" w:hint="cs"/>
          <w:sz w:val="24"/>
          <w:szCs w:val="24"/>
          <w:rtl/>
          <w:lang w:eastAsia="he-IL"/>
        </w:rPr>
        <w:t>ות התוכנה בלבד או תוכנה אחרת לפי החלטת המזמין.</w:t>
      </w:r>
    </w:p>
    <w:p w14:paraId="5457B6EC" w14:textId="77777777" w:rsidR="00435A20" w:rsidRPr="00435A20" w:rsidRDefault="00435A20" w:rsidP="0005626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41163C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6A2EE18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8DDB85" w14:textId="340AB414"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B0F0"/>
            <w:sz w:val="24"/>
            <w:szCs w:val="24"/>
            <w:rtl/>
            <w:lang w:eastAsia="he-IL"/>
          </w:rPr>
          <w:alias w:val="שדה נוסף 4"/>
          <w:tag w:val="cntCustomField4"/>
          <w:id w:val="65621551"/>
          <w:placeholder>
            <w:docPart w:val="EA601E4CD431459F95474054E7066F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23" w:author="Meryl Etman" w:date="2024-01-07T16:56:00Z">
            <w:r w:rsidR="00AD72B7">
              <w:rPr>
                <w:rFonts w:ascii="Times New Roman" w:eastAsia="Times New Roman" w:hAnsi="Times New Roman" w:cs="David"/>
                <w:color w:val="00B0F0"/>
                <w:sz w:val="24"/>
                <w:szCs w:val="24"/>
                <w:rtl/>
                <w:lang w:eastAsia="he-IL"/>
              </w:rPr>
              <w:t>יואב השמשוני</w:t>
            </w:r>
          </w:ins>
        </w:sdtContent>
      </w:sdt>
    </w:p>
    <w:p w14:paraId="142B4600" w14:textId="77777777"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B0F0"/>
            <w:sz w:val="24"/>
            <w:szCs w:val="24"/>
            <w:rtl/>
            <w:lang w:eastAsia="he-IL"/>
          </w:rPr>
          <w:alias w:val="שדה נוסף 5"/>
          <w:tag w:val="cntCustomField5"/>
          <w:id w:val="-426349571"/>
          <w:placeholder>
            <w:docPart w:val="59F3D6F8431343AFA0229A95FD7D6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B02A29" w:rsidRPr="007D5B33">
            <w:rPr>
              <w:rStyle w:val="AutoFieldChar"/>
              <w:rFonts w:eastAsiaTheme="minorHAnsi"/>
              <w:color w:val="00B0F0"/>
              <w:rtl/>
            </w:rPr>
            <w:t>[שדה נוסף 5]</w:t>
          </w:r>
        </w:sdtContent>
      </w:sdt>
    </w:p>
    <w:p w14:paraId="5B2928D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0FCA51" w14:textId="2FB508CB"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8000"/>
            <w:sz w:val="24"/>
            <w:szCs w:val="24"/>
            <w:rtl/>
            <w:lang w:eastAsia="he-IL"/>
          </w:rPr>
          <w:alias w:val="שדה נוסף 6"/>
          <w:tag w:val="cntCustomField6"/>
          <w:id w:val="1041018197"/>
          <w:placeholder>
            <w:docPart w:val="D86FFA13F3C947708D6601BC22E252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24" w:author="Meryl Etman" w:date="2024-01-07T16:56:00Z">
            <w:r w:rsidR="00AD72B7">
              <w:rPr>
                <w:rFonts w:ascii="Times New Roman" w:eastAsia="Times New Roman" w:hAnsi="Times New Roman" w:cs="David"/>
                <w:color w:val="008000"/>
                <w:sz w:val="24"/>
                <w:szCs w:val="24"/>
                <w:rtl/>
                <w:lang w:eastAsia="he-IL"/>
              </w:rPr>
              <w:t>יואב השמשוני</w:t>
            </w:r>
          </w:ins>
        </w:sdtContent>
      </w:sdt>
    </w:p>
    <w:p w14:paraId="59D170F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E6E6D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5.2</w:t>
      </w:r>
      <w:r w:rsidRPr="00435A20">
        <w:rPr>
          <w:rFonts w:ascii="Times New Roman" w:eastAsia="Times New Roman" w:hAnsi="Times New Roman" w:cs="David"/>
          <w:sz w:val="24"/>
          <w:szCs w:val="24"/>
          <w:rtl/>
          <w:lang w:eastAsia="he-IL"/>
        </w:rPr>
        <w:tab/>
        <w:t>הנושאים הם:</w:t>
      </w:r>
    </w:p>
    <w:p w14:paraId="7F332B7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1727C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385DFC4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08A4C4E2" w14:textId="77777777"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אור השלכות התאום על הפרויקט.</w:t>
      </w:r>
    </w:p>
    <w:p w14:paraId="3421BA5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0CF663D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6360E67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76B914" w14:textId="77777777" w:rsidR="00966136"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p>
    <w:p w14:paraId="40A6F72D" w14:textId="77777777" w:rsidR="00966136" w:rsidRDefault="00966136" w:rsidP="00435A20">
      <w:pPr>
        <w:widowControl w:val="0"/>
        <w:spacing w:before="0" w:beforeAutospacing="0" w:after="0" w:afterAutospacing="0" w:line="240" w:lineRule="auto"/>
        <w:outlineLvl w:val="2"/>
        <w:rPr>
          <w:rFonts w:ascii="Times New Roman" w:eastAsia="Times New Roman" w:hAnsi="Times New Roman" w:cs="David"/>
          <w:sz w:val="20"/>
          <w:szCs w:val="24"/>
          <w:rtl/>
        </w:rPr>
      </w:pPr>
    </w:p>
    <w:p w14:paraId="60655B0D" w14:textId="091B6C98" w:rsidR="00435A20" w:rsidRPr="00435A20" w:rsidRDefault="00872DEF" w:rsidP="00CC7EFF">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712879543"/>
          <w:placeholder>
            <w:docPart w:val="539C051A59DD4739B773D24F6837E4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25" w:author="Meryl Etman" w:date="2024-01-07T16:50:00Z">
            <w:r w:rsidR="00AD72B7">
              <w:rPr>
                <w:rFonts w:ascii="Times New Roman" w:eastAsia="Times New Roman" w:hAnsi="Times New Roman" w:cs="David" w:hint="cs"/>
                <w:color w:val="008000"/>
                <w:sz w:val="24"/>
                <w:szCs w:val="24"/>
                <w:rtl/>
                <w:lang w:eastAsia="he-IL"/>
              </w:rPr>
              <w:t>50%</w:t>
            </w:r>
          </w:ins>
        </w:sdtContent>
      </w:sdt>
    </w:p>
    <w:p w14:paraId="2B62FC88" w14:textId="77777777"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t xml:space="preserve"> </w:t>
      </w:r>
      <w:r w:rsidRPr="00435A20">
        <w:rPr>
          <w:rFonts w:ascii="Times New Roman" w:eastAsia="Times New Roman" w:hAnsi="Times New Roman" w:cs="David"/>
          <w:b/>
          <w:bCs/>
          <w:sz w:val="24"/>
          <w:szCs w:val="24"/>
          <w:u w:val="single"/>
          <w:rtl/>
          <w:lang w:eastAsia="he-IL"/>
        </w:rPr>
        <w:t xml:space="preserve">נספח </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ב</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w:t>
      </w:r>
    </w:p>
    <w:p w14:paraId="0F7EBC16"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0C0240D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4D7DDEA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70D2A99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CC1F82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59BD6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45C4962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C024D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63511B9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9BB257" w14:textId="0B2504C8"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r>
      <w:del w:id="126" w:author="מרול אטמן" w:date="2024-04-21T11:59:00Z">
        <w:r w:rsidRPr="00435A20" w:rsidDel="00BD1F4C">
          <w:rPr>
            <w:rFonts w:ascii="Times New Roman" w:eastAsia="Times New Roman" w:hAnsi="Times New Roman" w:cs="David"/>
            <w:sz w:val="24"/>
            <w:szCs w:val="24"/>
            <w:rtl/>
            <w:lang w:eastAsia="he-IL"/>
          </w:rPr>
          <w:delText xml:space="preserve">שינוי תכנית בנין עיר , </w:delText>
        </w:r>
      </w:del>
      <w:r w:rsidRPr="00435A20">
        <w:rPr>
          <w:rFonts w:ascii="Times New Roman" w:eastAsia="Times New Roman" w:hAnsi="Times New Roman" w:cs="David"/>
          <w:sz w:val="24"/>
          <w:szCs w:val="24"/>
          <w:rtl/>
          <w:lang w:eastAsia="he-IL"/>
        </w:rPr>
        <w:t>תכניות בינוי ופיתוח / תכניות עיצוב ארכיטקטוני.</w:t>
      </w:r>
    </w:p>
    <w:p w14:paraId="2515889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25487E" w14:textId="0432E2D5" w:rsidR="00966136" w:rsidRDefault="00435A20" w:rsidP="007F79A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t xml:space="preserve">תכנון אדריכלות לבנייני מגורים </w:t>
      </w:r>
      <w:r w:rsidRPr="00435A20">
        <w:rPr>
          <w:rFonts w:ascii="Times New Roman" w:eastAsia="Times New Roman" w:hAnsi="Times New Roman" w:cs="David" w:hint="cs"/>
          <w:sz w:val="24"/>
          <w:szCs w:val="24"/>
          <w:rtl/>
          <w:lang w:eastAsia="he-IL"/>
        </w:rPr>
        <w:t xml:space="preserve">ו/או מסחר </w:t>
      </w:r>
      <w:del w:id="127" w:author="Meryl Etman" w:date="2024-01-07T17:10:00Z">
        <w:r w:rsidRPr="00435A20" w:rsidDel="007F79AC">
          <w:rPr>
            <w:rFonts w:ascii="Times New Roman" w:eastAsia="Times New Roman" w:hAnsi="Times New Roman" w:cs="David" w:hint="cs"/>
            <w:sz w:val="24"/>
            <w:szCs w:val="24"/>
            <w:rtl/>
            <w:lang w:eastAsia="he-IL"/>
          </w:rPr>
          <w:delText xml:space="preserve">ו/או משרדים </w:delText>
        </w:r>
      </w:del>
      <w:r w:rsidRPr="00435A20">
        <w:rPr>
          <w:rFonts w:ascii="Times New Roman" w:eastAsia="Times New Roman" w:hAnsi="Times New Roman" w:cs="David"/>
          <w:sz w:val="24"/>
          <w:szCs w:val="24"/>
          <w:rtl/>
          <w:lang w:eastAsia="he-IL"/>
        </w:rPr>
        <w:t xml:space="preserve">לרבות מבני </w:t>
      </w:r>
    </w:p>
    <w:p w14:paraId="1F5AE27E" w14:textId="7CD62F07" w:rsidR="00966136" w:rsidDel="007F79AC" w:rsidRDefault="00966136" w:rsidP="007F79AC">
      <w:pPr>
        <w:widowControl w:val="0"/>
        <w:spacing w:before="0" w:beforeAutospacing="0" w:after="0" w:afterAutospacing="0" w:line="240" w:lineRule="auto"/>
        <w:ind w:left="720" w:hanging="720"/>
        <w:rPr>
          <w:del w:id="128" w:author="Meryl Etman" w:date="2024-01-07T17:10: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עזר במגרשים (חדרי אשפה, תחנות טרנספורמציה וכד'), </w:t>
      </w:r>
      <w:del w:id="129" w:author="Meryl Etman" w:date="2024-01-07T17:10:00Z">
        <w:r w:rsidR="00435A20" w:rsidRPr="00435A20" w:rsidDel="007F79AC">
          <w:rPr>
            <w:rFonts w:ascii="Times New Roman" w:eastAsia="Times New Roman" w:hAnsi="Times New Roman" w:cs="David"/>
            <w:sz w:val="24"/>
            <w:szCs w:val="24"/>
            <w:rtl/>
            <w:lang w:eastAsia="he-IL"/>
          </w:rPr>
          <w:delText xml:space="preserve">תכנון תחנות </w:delText>
        </w:r>
      </w:del>
    </w:p>
    <w:p w14:paraId="7CAFB1A5" w14:textId="380F94FC" w:rsidR="00966136" w:rsidRDefault="00966136" w:rsidP="007F79A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del w:id="130" w:author="Meryl Etman" w:date="2024-01-07T17:10:00Z">
        <w:r w:rsidDel="007F79AC">
          <w:rPr>
            <w:rFonts w:ascii="Times New Roman" w:eastAsia="Times New Roman" w:hAnsi="Times New Roman" w:cs="David" w:hint="cs"/>
            <w:sz w:val="24"/>
            <w:szCs w:val="24"/>
            <w:rtl/>
            <w:lang w:eastAsia="he-IL"/>
          </w:rPr>
          <w:delText xml:space="preserve">                                         </w:delText>
        </w:r>
        <w:r w:rsidR="00435A20" w:rsidRPr="00435A20" w:rsidDel="007F79AC">
          <w:rPr>
            <w:rFonts w:ascii="Times New Roman" w:eastAsia="Times New Roman" w:hAnsi="Times New Roman" w:cs="David"/>
            <w:sz w:val="24"/>
            <w:szCs w:val="24"/>
            <w:rtl/>
            <w:lang w:eastAsia="he-IL"/>
          </w:rPr>
          <w:delText xml:space="preserve">טרנספורמציה במגרשים ציבוריים, </w:delText>
        </w:r>
      </w:del>
      <w:r w:rsidR="00435A20" w:rsidRPr="00435A20">
        <w:rPr>
          <w:rFonts w:ascii="Times New Roman" w:eastAsia="Times New Roman" w:hAnsi="Times New Roman" w:cs="David"/>
          <w:sz w:val="24"/>
          <w:szCs w:val="24"/>
          <w:rtl/>
          <w:lang w:eastAsia="he-IL"/>
        </w:rPr>
        <w:t xml:space="preserve">תכנון מבנה מכירות ו/או דירה </w:t>
      </w:r>
    </w:p>
    <w:p w14:paraId="7B3EF7C8" w14:textId="77777777" w:rsidR="00435A20" w:rsidRPr="00435A20" w:rsidRDefault="00966136" w:rsidP="00966136">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לדוגמא בסמוך למבנה המכירות.</w:t>
      </w:r>
    </w:p>
    <w:p w14:paraId="39B4A2C7"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p>
    <w:p w14:paraId="61D56E27"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53EFC168"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FDB9A8F" w14:textId="77777777" w:rsidR="0005626B" w:rsidRPr="00B27B4C"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05626B">
        <w:rPr>
          <w:rFonts w:ascii="Times New Roman" w:eastAsia="Times New Roman" w:hAnsi="Times New Roman" w:cs="David" w:hint="cs"/>
          <w:sz w:val="24"/>
          <w:szCs w:val="24"/>
          <w:lang w:eastAsia="he-IL"/>
        </w:rPr>
        <w:t xml:space="preserve"> </w:t>
      </w:r>
      <w:r w:rsidR="0005626B">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05626B">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 xml:space="preserve"> על המודל.</w:t>
      </w:r>
    </w:p>
    <w:p w14:paraId="16C52962" w14:textId="77777777" w:rsidR="00435A20" w:rsidRPr="00435A20"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24D14861"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BD2786C" w14:textId="77777777" w:rsidR="00435A20" w:rsidRPr="00435A20" w:rsidDel="00AA30A8" w:rsidRDefault="00435A20" w:rsidP="00435A20">
      <w:pPr>
        <w:tabs>
          <w:tab w:val="left" w:pos="1954"/>
        </w:tabs>
        <w:spacing w:before="0" w:beforeAutospacing="0" w:after="0" w:afterAutospacing="0" w:line="360" w:lineRule="auto"/>
        <w:ind w:left="1954" w:hanging="514"/>
        <w:rPr>
          <w:del w:id="131" w:author="מרול אטמן" w:date="2024-01-11T14:27:00Z"/>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4629024" w14:textId="77777777" w:rsidR="00435A20" w:rsidRPr="00435A20" w:rsidRDefault="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Change w:id="132" w:author="מרול אטמן" w:date="2024-01-11T14:27:00Z">
          <w:pPr>
            <w:widowControl w:val="0"/>
            <w:spacing w:before="0" w:beforeAutospacing="0" w:after="0" w:afterAutospacing="0" w:line="240" w:lineRule="auto"/>
          </w:pPr>
        </w:pPrChange>
      </w:pPr>
    </w:p>
    <w:p w14:paraId="744084CD"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A339080"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p>
    <w:p w14:paraId="573B6B38"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חלקי.</w:t>
      </w:r>
    </w:p>
    <w:p w14:paraId="1D8D32B1"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CDE60A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2DE06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w:t>
      </w:r>
      <w:r w:rsidR="007D5B33">
        <w:rPr>
          <w:rFonts w:ascii="Times New Roman" w:eastAsia="Times New Roman" w:hAnsi="Times New Roman" w:cs="David" w:hint="cs"/>
          <w:b/>
          <w:bCs/>
          <w:sz w:val="24"/>
          <w:szCs w:val="24"/>
          <w:u w:val="single"/>
          <w:rtl/>
          <w:lang w:eastAsia="he-IL"/>
        </w:rPr>
        <w:t>י</w:t>
      </w:r>
      <w:r w:rsidRPr="00435A20">
        <w:rPr>
          <w:rFonts w:ascii="Times New Roman" w:eastAsia="Times New Roman" w:hAnsi="Times New Roman" w:cs="David"/>
          <w:b/>
          <w:bCs/>
          <w:sz w:val="24"/>
          <w:szCs w:val="24"/>
          <w:u w:val="single"/>
          <w:rtl/>
          <w:lang w:eastAsia="he-IL"/>
        </w:rPr>
        <w:t>רותים</w:t>
      </w:r>
      <w:r w:rsidRPr="00435A20">
        <w:rPr>
          <w:rFonts w:ascii="Times New Roman" w:eastAsia="Times New Roman" w:hAnsi="Times New Roman" w:cs="David"/>
          <w:sz w:val="24"/>
          <w:szCs w:val="24"/>
          <w:rtl/>
          <w:lang w:eastAsia="he-IL"/>
        </w:rPr>
        <w:t>:</w:t>
      </w:r>
    </w:p>
    <w:p w14:paraId="1D066FB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F87DF9" w14:textId="77777777" w:rsidR="00966136"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ביניים</w:t>
      </w:r>
    </w:p>
    <w:p w14:paraId="4A057FAA" w14:textId="77777777" w:rsidR="00435A20" w:rsidRPr="00435A20" w:rsidRDefault="00966136"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לבניה ואכלוס בשלבים</w:t>
      </w:r>
      <w:r w:rsidR="00435A20" w:rsidRPr="00435A20">
        <w:rPr>
          <w:rFonts w:ascii="Times New Roman" w:eastAsia="Times New Roman" w:hAnsi="Times New Roman" w:cs="David"/>
          <w:sz w:val="24"/>
          <w:szCs w:val="24"/>
          <w:rtl/>
          <w:lang w:eastAsia="he-IL"/>
        </w:rPr>
        <w:t>.</w:t>
      </w:r>
    </w:p>
    <w:p w14:paraId="4FFF7E2A" w14:textId="77777777"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בשלבים הכוללים את הש</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רותים כלהלן:</w:t>
      </w:r>
    </w:p>
    <w:p w14:paraId="1797F03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E666F6" w14:textId="7703C040" w:rsidR="00435A20" w:rsidRPr="00435A20" w:rsidDel="00BD1F4C" w:rsidRDefault="00435A20" w:rsidP="00435A20">
      <w:pPr>
        <w:widowControl w:val="0"/>
        <w:spacing w:before="0" w:beforeAutospacing="0" w:after="0" w:afterAutospacing="0" w:line="240" w:lineRule="auto"/>
        <w:ind w:left="1440" w:hanging="465"/>
        <w:rPr>
          <w:del w:id="133" w:author="מרול אטמן" w:date="2024-04-21T12:01: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del w:id="134" w:author="מרול אטמן" w:date="2024-04-21T12:01:00Z">
        <w:r w:rsidRPr="00435A20" w:rsidDel="00BD1F4C">
          <w:rPr>
            <w:rFonts w:ascii="Times New Roman" w:eastAsia="Times New Roman" w:hAnsi="Times New Roman" w:cs="David"/>
            <w:sz w:val="24"/>
            <w:szCs w:val="24"/>
            <w:u w:val="single"/>
            <w:rtl/>
            <w:lang w:eastAsia="he-IL"/>
          </w:rPr>
          <w:delText xml:space="preserve">שינוי תכנית בנין </w:delText>
        </w:r>
        <w:r w:rsidRPr="00435A20" w:rsidDel="00BD1F4C">
          <w:rPr>
            <w:rFonts w:ascii="Times New Roman" w:eastAsia="Times New Roman" w:hAnsi="Times New Roman" w:cs="David" w:hint="cs"/>
            <w:sz w:val="24"/>
            <w:szCs w:val="24"/>
            <w:u w:val="single"/>
            <w:rtl/>
            <w:lang w:eastAsia="he-IL"/>
          </w:rPr>
          <w:delText>עיר</w:delText>
        </w:r>
        <w:r w:rsidRPr="00435A20" w:rsidDel="00BD1F4C">
          <w:rPr>
            <w:rFonts w:ascii="Times New Roman" w:eastAsia="Times New Roman" w:hAnsi="Times New Roman" w:cs="David"/>
            <w:sz w:val="24"/>
            <w:szCs w:val="24"/>
            <w:u w:val="single"/>
            <w:rtl/>
            <w:lang w:eastAsia="he-IL"/>
          </w:rPr>
          <w:delText>, תכניות בינוי ופ</w:delText>
        </w:r>
        <w:r w:rsidRPr="00435A20" w:rsidDel="00BD1F4C">
          <w:rPr>
            <w:rFonts w:ascii="Times New Roman" w:eastAsia="Times New Roman" w:hAnsi="Times New Roman" w:cs="David" w:hint="cs"/>
            <w:sz w:val="24"/>
            <w:szCs w:val="24"/>
            <w:u w:val="single"/>
            <w:rtl/>
            <w:lang w:eastAsia="he-IL"/>
          </w:rPr>
          <w:delText>י</w:delText>
        </w:r>
        <w:r w:rsidRPr="00435A20" w:rsidDel="00BD1F4C">
          <w:rPr>
            <w:rFonts w:ascii="Times New Roman" w:eastAsia="Times New Roman" w:hAnsi="Times New Roman" w:cs="David"/>
            <w:sz w:val="24"/>
            <w:szCs w:val="24"/>
            <w:u w:val="single"/>
            <w:rtl/>
            <w:lang w:eastAsia="he-IL"/>
          </w:rPr>
          <w:delText>תוח/תכניות עיצוב א</w:delText>
        </w:r>
        <w:r w:rsidRPr="00435A20" w:rsidDel="00BD1F4C">
          <w:rPr>
            <w:rFonts w:ascii="Times New Roman" w:eastAsia="Times New Roman" w:hAnsi="Times New Roman" w:cs="David" w:hint="cs"/>
            <w:sz w:val="24"/>
            <w:szCs w:val="24"/>
            <w:u w:val="single"/>
            <w:rtl/>
            <w:lang w:eastAsia="he-IL"/>
          </w:rPr>
          <w:delText>דריכלי</w:delText>
        </w:r>
        <w:r w:rsidRPr="00435A20" w:rsidDel="00BD1F4C">
          <w:rPr>
            <w:rFonts w:ascii="Times New Roman" w:eastAsia="Times New Roman" w:hAnsi="Times New Roman" w:cs="David"/>
            <w:sz w:val="24"/>
            <w:szCs w:val="24"/>
            <w:u w:val="single"/>
            <w:rtl/>
            <w:lang w:eastAsia="he-IL"/>
          </w:rPr>
          <w:delText>:</w:delText>
        </w:r>
      </w:del>
    </w:p>
    <w:p w14:paraId="3408B912" w14:textId="65F34FF5" w:rsidR="00435A20" w:rsidRPr="00435A20" w:rsidDel="00BD1F4C" w:rsidRDefault="00435A20" w:rsidP="00435A20">
      <w:pPr>
        <w:widowControl w:val="0"/>
        <w:spacing w:before="0" w:beforeAutospacing="0" w:after="0" w:afterAutospacing="0" w:line="240" w:lineRule="auto"/>
        <w:rPr>
          <w:del w:id="135" w:author="מרול אטמן" w:date="2024-04-21T12:01:00Z"/>
          <w:rFonts w:ascii="Times New Roman" w:eastAsia="Times New Roman" w:hAnsi="Times New Roman" w:cs="David"/>
          <w:sz w:val="24"/>
          <w:szCs w:val="24"/>
          <w:rtl/>
          <w:lang w:eastAsia="he-IL"/>
        </w:rPr>
      </w:pPr>
    </w:p>
    <w:p w14:paraId="4DB0A8E0" w14:textId="79825DC1" w:rsidR="00435A20" w:rsidRPr="00435A20" w:rsidDel="00BD1F4C" w:rsidRDefault="00435A20" w:rsidP="00435A20">
      <w:pPr>
        <w:widowControl w:val="0"/>
        <w:spacing w:before="0" w:beforeAutospacing="0" w:after="0" w:afterAutospacing="0" w:line="240" w:lineRule="auto"/>
        <w:rPr>
          <w:del w:id="136" w:author="מרול אטמן" w:date="2024-04-21T12:01:00Z"/>
          <w:rFonts w:ascii="Times New Roman" w:eastAsia="Times New Roman" w:hAnsi="Times New Roman" w:cs="David"/>
          <w:sz w:val="24"/>
          <w:szCs w:val="24"/>
          <w:rtl/>
          <w:lang w:eastAsia="he-IL"/>
        </w:rPr>
      </w:pPr>
      <w:del w:id="137" w:author="מרול אטמן" w:date="2024-04-21T12:01:00Z">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sz w:val="24"/>
            <w:szCs w:val="24"/>
            <w:rtl/>
            <w:lang w:eastAsia="he-IL"/>
          </w:rPr>
          <w:tab/>
          <w:delText>א.</w:delText>
        </w:r>
        <w:r w:rsidRPr="00435A20" w:rsidDel="00BD1F4C">
          <w:rPr>
            <w:rFonts w:ascii="Times New Roman" w:eastAsia="Times New Roman" w:hAnsi="Times New Roman" w:cs="David"/>
            <w:sz w:val="24"/>
            <w:szCs w:val="24"/>
            <w:rtl/>
            <w:lang w:eastAsia="he-IL"/>
          </w:rPr>
          <w:tab/>
          <w:delText xml:space="preserve">בירור הפרוגרמה עם המזמין, ביקורים באתר, חקירות מוקדמות, </w:delText>
        </w:r>
      </w:del>
    </w:p>
    <w:p w14:paraId="0D4B8234" w14:textId="597A6FED" w:rsidR="00435A20" w:rsidRPr="00435A20" w:rsidDel="00BD1F4C" w:rsidRDefault="00435A20" w:rsidP="00435A20">
      <w:pPr>
        <w:widowControl w:val="0"/>
        <w:spacing w:before="0" w:beforeAutospacing="0" w:after="0" w:afterAutospacing="0" w:line="240" w:lineRule="auto"/>
        <w:ind w:left="1440" w:firstLine="720"/>
        <w:rPr>
          <w:del w:id="138" w:author="מרול אטמן" w:date="2024-04-21T12:01:00Z"/>
          <w:rFonts w:ascii="Times New Roman" w:eastAsia="Times New Roman" w:hAnsi="Times New Roman" w:cs="David"/>
          <w:sz w:val="24"/>
          <w:szCs w:val="24"/>
          <w:rtl/>
          <w:lang w:eastAsia="he-IL"/>
        </w:rPr>
      </w:pPr>
      <w:del w:id="139" w:author="מרול אטמן" w:date="2024-04-21T12:01:00Z">
        <w:r w:rsidRPr="00435A20" w:rsidDel="00BD1F4C">
          <w:rPr>
            <w:rFonts w:ascii="Times New Roman" w:eastAsia="Times New Roman" w:hAnsi="Times New Roman" w:cs="David" w:hint="cs"/>
            <w:sz w:val="24"/>
            <w:szCs w:val="24"/>
            <w:rtl/>
            <w:lang w:eastAsia="he-IL"/>
          </w:rPr>
          <w:delText>התייעצויו</w:delText>
        </w:r>
        <w:r w:rsidRPr="00435A20" w:rsidDel="00BD1F4C">
          <w:rPr>
            <w:rFonts w:ascii="Times New Roman" w:eastAsia="Times New Roman" w:hAnsi="Times New Roman" w:cs="David" w:hint="eastAsia"/>
            <w:sz w:val="24"/>
            <w:szCs w:val="24"/>
            <w:rtl/>
            <w:lang w:eastAsia="he-IL"/>
          </w:rPr>
          <w:delText>ת</w:delText>
        </w:r>
        <w:r w:rsidRPr="00435A20" w:rsidDel="00BD1F4C">
          <w:rPr>
            <w:rFonts w:ascii="Times New Roman" w:eastAsia="Times New Roman" w:hAnsi="Times New Roman" w:cs="David"/>
            <w:sz w:val="24"/>
            <w:szCs w:val="24"/>
            <w:rtl/>
            <w:lang w:eastAsia="he-IL"/>
          </w:rPr>
          <w:delText xml:space="preserve"> ותאום עם מתכנני הפרויקט ועם היועצים האחרים.</w:delText>
        </w:r>
      </w:del>
    </w:p>
    <w:p w14:paraId="24CEBCCA" w14:textId="1E9964E4" w:rsidR="00435A20" w:rsidRPr="00435A20" w:rsidDel="00BD1F4C" w:rsidRDefault="00435A20" w:rsidP="00435A20">
      <w:pPr>
        <w:widowControl w:val="0"/>
        <w:spacing w:before="0" w:beforeAutospacing="0" w:after="0" w:afterAutospacing="0" w:line="240" w:lineRule="auto"/>
        <w:rPr>
          <w:del w:id="140" w:author="מרול אטמן" w:date="2024-04-21T12:01:00Z"/>
          <w:rFonts w:ascii="Times New Roman" w:eastAsia="Times New Roman" w:hAnsi="Times New Roman" w:cs="David"/>
          <w:sz w:val="24"/>
          <w:szCs w:val="24"/>
          <w:rtl/>
          <w:lang w:eastAsia="he-IL"/>
        </w:rPr>
      </w:pPr>
      <w:del w:id="141" w:author="מרול אטמן" w:date="2024-04-21T12:01:00Z">
        <w:r w:rsidRPr="00435A20" w:rsidDel="00BD1F4C">
          <w:rPr>
            <w:rFonts w:ascii="Times New Roman" w:eastAsia="Times New Roman" w:hAnsi="Times New Roman" w:cs="David"/>
            <w:sz w:val="24"/>
            <w:szCs w:val="24"/>
            <w:rtl/>
            <w:lang w:eastAsia="he-IL"/>
          </w:rPr>
          <w:tab/>
        </w:r>
      </w:del>
    </w:p>
    <w:p w14:paraId="2A2D5831" w14:textId="0FDD6810" w:rsidR="00435A20" w:rsidRPr="00435A20" w:rsidDel="00BD1F4C" w:rsidRDefault="00435A20" w:rsidP="009D142E">
      <w:pPr>
        <w:widowControl w:val="0"/>
        <w:spacing w:before="0" w:beforeAutospacing="0" w:after="0" w:afterAutospacing="0" w:line="240" w:lineRule="auto"/>
        <w:ind w:left="2352" w:hanging="850"/>
        <w:jc w:val="both"/>
        <w:rPr>
          <w:del w:id="142" w:author="מרול אטמן" w:date="2024-04-21T12:01:00Z"/>
          <w:rFonts w:ascii="Times New Roman" w:eastAsia="Times New Roman" w:hAnsi="Times New Roman" w:cs="David"/>
          <w:sz w:val="24"/>
          <w:szCs w:val="24"/>
          <w:rtl/>
          <w:lang w:eastAsia="he-IL"/>
        </w:rPr>
      </w:pPr>
      <w:del w:id="143" w:author="מרול אטמן" w:date="2024-04-21T12:01:00Z">
        <w:r w:rsidRPr="00435A20" w:rsidDel="00BD1F4C">
          <w:rPr>
            <w:rFonts w:ascii="Times New Roman" w:eastAsia="Times New Roman" w:hAnsi="Times New Roman" w:cs="David"/>
            <w:sz w:val="24"/>
            <w:szCs w:val="24"/>
            <w:rtl/>
            <w:lang w:eastAsia="he-IL"/>
          </w:rPr>
          <w:delText>ב.</w:delText>
        </w:r>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hint="cs"/>
            <w:sz w:val="24"/>
            <w:szCs w:val="24"/>
            <w:rtl/>
            <w:lang w:eastAsia="he-IL"/>
          </w:rPr>
          <w:delText xml:space="preserve"> בירור ברשויות המוסמכות ואצל גורמים אחרים בקשר לכל הנושאים הקשורים בתכנון הפרויקט ובקבלת אישור הרשויות לתכנונו ולבי</w:delText>
        </w:r>
        <w:r w:rsidR="00B33CA0" w:rsidDel="00BD1F4C">
          <w:rPr>
            <w:rFonts w:ascii="Times New Roman" w:eastAsia="Times New Roman" w:hAnsi="Times New Roman" w:cs="David" w:hint="cs"/>
            <w:sz w:val="24"/>
            <w:szCs w:val="24"/>
            <w:rtl/>
            <w:lang w:eastAsia="he-IL"/>
          </w:rPr>
          <w:delText>צועו, לרבות ריכוז נתונים לגבי תכניות בנין עיר תקפות, ת</w:delText>
        </w:r>
        <w:r w:rsidRPr="00435A20" w:rsidDel="00BD1F4C">
          <w:rPr>
            <w:rFonts w:ascii="Times New Roman" w:eastAsia="Times New Roman" w:hAnsi="Times New Roman" w:cs="David" w:hint="cs"/>
            <w:sz w:val="24"/>
            <w:szCs w:val="24"/>
            <w:rtl/>
            <w:lang w:eastAsia="he-IL"/>
          </w:rPr>
          <w:delText>כניות בהפקדה ותוכניות בהכנה בכל רמות התכנון (ארציות, מחוזיות ומקומיות), ריכוז נתו</w:delText>
        </w:r>
        <w:r w:rsidR="00B33CA0" w:rsidDel="00BD1F4C">
          <w:rPr>
            <w:rFonts w:ascii="Times New Roman" w:eastAsia="Times New Roman" w:hAnsi="Times New Roman" w:cs="David" w:hint="cs"/>
            <w:sz w:val="24"/>
            <w:szCs w:val="24"/>
            <w:rtl/>
            <w:lang w:eastAsia="he-IL"/>
          </w:rPr>
          <w:delText>נים לגבי ת</w:delText>
        </w:r>
        <w:r w:rsidRPr="00435A20" w:rsidDel="00BD1F4C">
          <w:rPr>
            <w:rFonts w:ascii="Times New Roman" w:eastAsia="Times New Roman" w:hAnsi="Times New Roman" w:cs="David" w:hint="cs"/>
            <w:sz w:val="24"/>
            <w:szCs w:val="24"/>
            <w:rtl/>
            <w:lang w:eastAsia="he-IL"/>
          </w:rPr>
          <w:delText>כניות בינוי/עיצוב ארכיטקטוני, החלות על האתר ועל סביבתו, מיפוי עתיקות, ערכי נוף, בעלויות וזכויות בקרקע, קווי מתח גבוה, קווי תשתית למיניהם ומגבלותיהם</w:delText>
        </w:r>
        <w:r w:rsidR="00B33CA0" w:rsidDel="00BD1F4C">
          <w:rPr>
            <w:rFonts w:ascii="Times New Roman" w:eastAsia="Times New Roman" w:hAnsi="Times New Roman" w:cs="David" w:hint="cs"/>
            <w:sz w:val="24"/>
            <w:szCs w:val="24"/>
            <w:rtl/>
            <w:lang w:eastAsia="he-IL"/>
          </w:rPr>
          <w:delText>, קווי בנין, מגבלות גובה, רדיוס</w:delText>
        </w:r>
        <w:r w:rsidRPr="00435A20" w:rsidDel="00BD1F4C">
          <w:rPr>
            <w:rFonts w:ascii="Times New Roman" w:eastAsia="Times New Roman" w:hAnsi="Times New Roman" w:cs="David" w:hint="cs"/>
            <w:sz w:val="24"/>
            <w:szCs w:val="24"/>
            <w:rtl/>
            <w:lang w:eastAsia="he-IL"/>
          </w:rPr>
          <w:delText xml:space="preserve"> בטחון, מפגעי רעש, זיהום אויר וכו', וביקור בשטח התכנון.</w:delText>
        </w:r>
      </w:del>
    </w:p>
    <w:p w14:paraId="289D1C3B" w14:textId="3BEDEFD3" w:rsidR="00435A20" w:rsidRPr="00435A20" w:rsidDel="00BD1F4C" w:rsidRDefault="00435A20" w:rsidP="00435A20">
      <w:pPr>
        <w:widowControl w:val="0"/>
        <w:spacing w:before="0" w:beforeAutospacing="0" w:after="0" w:afterAutospacing="0" w:line="240" w:lineRule="auto"/>
        <w:rPr>
          <w:del w:id="144" w:author="מרול אטמן" w:date="2024-04-21T12:01:00Z"/>
          <w:rFonts w:ascii="Times New Roman" w:eastAsia="Times New Roman" w:hAnsi="Times New Roman" w:cs="David"/>
          <w:sz w:val="24"/>
          <w:szCs w:val="24"/>
          <w:rtl/>
          <w:lang w:eastAsia="he-IL"/>
        </w:rPr>
      </w:pPr>
    </w:p>
    <w:p w14:paraId="2E50C167" w14:textId="32164C77" w:rsidR="00435A20" w:rsidRPr="00435A20" w:rsidDel="00BD1F4C" w:rsidRDefault="00435A20" w:rsidP="00435A20">
      <w:pPr>
        <w:widowControl w:val="0"/>
        <w:spacing w:before="0" w:beforeAutospacing="0" w:after="0" w:afterAutospacing="0" w:line="240" w:lineRule="auto"/>
        <w:rPr>
          <w:del w:id="145" w:author="מרול אטמן" w:date="2024-04-21T12:01:00Z"/>
          <w:rFonts w:ascii="Times New Roman" w:eastAsia="Times New Roman" w:hAnsi="Times New Roman" w:cs="David"/>
          <w:sz w:val="24"/>
          <w:szCs w:val="24"/>
          <w:rtl/>
          <w:lang w:eastAsia="he-IL"/>
        </w:rPr>
      </w:pPr>
    </w:p>
    <w:p w14:paraId="6B184835" w14:textId="01A73963" w:rsidR="00435A20" w:rsidRPr="00435A20" w:rsidDel="00BD1F4C" w:rsidRDefault="00435A20" w:rsidP="00435A20">
      <w:pPr>
        <w:widowControl w:val="0"/>
        <w:spacing w:before="0" w:beforeAutospacing="0" w:after="0" w:afterAutospacing="0" w:line="240" w:lineRule="auto"/>
        <w:rPr>
          <w:del w:id="146" w:author="מרול אטמן" w:date="2024-04-21T12:01:00Z"/>
          <w:rFonts w:ascii="Times New Roman" w:eastAsia="Times New Roman" w:hAnsi="Times New Roman" w:cs="David"/>
          <w:sz w:val="24"/>
          <w:szCs w:val="24"/>
          <w:rtl/>
          <w:lang w:eastAsia="he-IL"/>
        </w:rPr>
      </w:pPr>
      <w:del w:id="147" w:author="מרול אטמן" w:date="2024-04-21T12:01:00Z">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sz w:val="24"/>
            <w:szCs w:val="24"/>
            <w:rtl/>
            <w:lang w:eastAsia="he-IL"/>
          </w:rPr>
          <w:tab/>
          <w:delText>ג.</w:delText>
        </w:r>
        <w:r w:rsidRPr="00435A20" w:rsidDel="00BD1F4C">
          <w:rPr>
            <w:rFonts w:ascii="Times New Roman" w:eastAsia="Times New Roman" w:hAnsi="Times New Roman" w:cs="David"/>
            <w:sz w:val="24"/>
            <w:szCs w:val="24"/>
            <w:rtl/>
            <w:lang w:eastAsia="he-IL"/>
          </w:rPr>
          <w:tab/>
          <w:delText xml:space="preserve">הגדרה ראשונית של מטרות, בעיות, אילוצים ויעדים לתכנון, לאשור </w:delText>
        </w:r>
      </w:del>
    </w:p>
    <w:p w14:paraId="1D971783" w14:textId="1645D1F1" w:rsidR="00966136" w:rsidDel="00BD1F4C" w:rsidRDefault="00435A20" w:rsidP="00435A20">
      <w:pPr>
        <w:widowControl w:val="0"/>
        <w:spacing w:before="0" w:beforeAutospacing="0" w:after="0" w:afterAutospacing="0" w:line="240" w:lineRule="auto"/>
        <w:ind w:left="1440" w:firstLine="720"/>
        <w:rPr>
          <w:del w:id="148" w:author="מרול אטמן" w:date="2024-04-21T12:01:00Z"/>
          <w:rFonts w:ascii="Times New Roman" w:eastAsia="Times New Roman" w:hAnsi="Times New Roman" w:cs="David"/>
          <w:sz w:val="24"/>
          <w:szCs w:val="24"/>
          <w:rtl/>
          <w:lang w:eastAsia="he-IL"/>
        </w:rPr>
      </w:pPr>
      <w:del w:id="149" w:author="מרול אטמן" w:date="2024-04-21T12:01:00Z">
        <w:r w:rsidRPr="00435A20" w:rsidDel="00BD1F4C">
          <w:rPr>
            <w:rFonts w:ascii="Times New Roman" w:eastAsia="Times New Roman" w:hAnsi="Times New Roman" w:cs="David"/>
            <w:sz w:val="24"/>
            <w:szCs w:val="24"/>
            <w:rtl/>
            <w:lang w:eastAsia="he-IL"/>
          </w:rPr>
          <w:delText>המזמין.</w:delText>
        </w:r>
        <w:r w:rsidRPr="00435A20" w:rsidDel="00BD1F4C">
          <w:rPr>
            <w:rFonts w:ascii="Times New Roman" w:eastAsia="Times New Roman" w:hAnsi="Times New Roman" w:cs="David" w:hint="cs"/>
            <w:sz w:val="24"/>
            <w:szCs w:val="24"/>
            <w:rtl/>
            <w:lang w:eastAsia="he-IL"/>
          </w:rPr>
          <w:delText xml:space="preserve"> קבלה מהמזמין/ממודד האתר מפת רקע מדידה מצבית </w:delText>
        </w:r>
      </w:del>
    </w:p>
    <w:p w14:paraId="486DB29D" w14:textId="3315F6E5" w:rsidR="00435A20" w:rsidRPr="00435A20" w:rsidDel="00BD1F4C" w:rsidRDefault="00435A20" w:rsidP="00435A20">
      <w:pPr>
        <w:widowControl w:val="0"/>
        <w:spacing w:before="0" w:beforeAutospacing="0" w:after="0" w:afterAutospacing="0" w:line="240" w:lineRule="auto"/>
        <w:ind w:left="1440" w:firstLine="720"/>
        <w:rPr>
          <w:del w:id="150" w:author="מרול אטמן" w:date="2024-04-21T12:01:00Z"/>
          <w:rFonts w:ascii="Times New Roman" w:eastAsia="Times New Roman" w:hAnsi="Times New Roman" w:cs="David"/>
          <w:sz w:val="24"/>
          <w:szCs w:val="24"/>
          <w:rtl/>
          <w:lang w:eastAsia="he-IL"/>
        </w:rPr>
      </w:pPr>
      <w:del w:id="151" w:author="מרול אטמן" w:date="2024-04-21T12:01:00Z">
        <w:r w:rsidRPr="00435A20" w:rsidDel="00BD1F4C">
          <w:rPr>
            <w:rFonts w:ascii="Times New Roman" w:eastAsia="Times New Roman" w:hAnsi="Times New Roman" w:cs="David" w:hint="cs"/>
            <w:sz w:val="24"/>
            <w:szCs w:val="24"/>
            <w:rtl/>
            <w:lang w:eastAsia="he-IL"/>
          </w:rPr>
          <w:delText>מעודכנת ברמת פרוט המאפשרת הכנת תכנית.</w:delText>
        </w:r>
      </w:del>
    </w:p>
    <w:p w14:paraId="336A0974" w14:textId="6CAD861B" w:rsidR="00435A20" w:rsidRPr="00435A20" w:rsidDel="00BD1F4C" w:rsidRDefault="00435A20" w:rsidP="00435A20">
      <w:pPr>
        <w:widowControl w:val="0"/>
        <w:spacing w:before="0" w:beforeAutospacing="0" w:after="0" w:afterAutospacing="0" w:line="240" w:lineRule="auto"/>
        <w:rPr>
          <w:del w:id="152" w:author="מרול אטמן" w:date="2024-04-21T12:01:00Z"/>
          <w:rFonts w:ascii="Times New Roman" w:eastAsia="Times New Roman" w:hAnsi="Times New Roman" w:cs="David"/>
          <w:sz w:val="24"/>
          <w:szCs w:val="24"/>
          <w:rtl/>
          <w:lang w:eastAsia="he-IL"/>
        </w:rPr>
      </w:pPr>
    </w:p>
    <w:p w14:paraId="05F96782" w14:textId="11CDD044" w:rsidR="00435A20" w:rsidRPr="00435A20" w:rsidDel="00BD1F4C" w:rsidRDefault="00435A20" w:rsidP="00435A20">
      <w:pPr>
        <w:widowControl w:val="0"/>
        <w:spacing w:before="0" w:beforeAutospacing="0" w:after="0" w:afterAutospacing="0" w:line="240" w:lineRule="auto"/>
        <w:ind w:left="2160" w:hanging="720"/>
        <w:rPr>
          <w:del w:id="153" w:author="מרול אטמן" w:date="2024-04-21T12:01:00Z"/>
          <w:rFonts w:ascii="Times New Roman" w:eastAsia="Times New Roman" w:hAnsi="Times New Roman" w:cs="David"/>
          <w:sz w:val="24"/>
          <w:szCs w:val="24"/>
          <w:rtl/>
          <w:lang w:eastAsia="he-IL"/>
        </w:rPr>
      </w:pPr>
      <w:del w:id="154" w:author="מרול אטמן" w:date="2024-04-21T12:01:00Z">
        <w:r w:rsidRPr="00435A20" w:rsidDel="00BD1F4C">
          <w:rPr>
            <w:rFonts w:ascii="Times New Roman" w:eastAsia="Times New Roman" w:hAnsi="Times New Roman" w:cs="David"/>
            <w:sz w:val="24"/>
            <w:szCs w:val="24"/>
            <w:rtl/>
            <w:lang w:eastAsia="he-IL"/>
          </w:rPr>
          <w:delText>ד.</w:delText>
        </w:r>
        <w:r w:rsidRPr="00435A20" w:rsidDel="00BD1F4C">
          <w:rPr>
            <w:rFonts w:ascii="Times New Roman" w:eastAsia="Times New Roman" w:hAnsi="Times New Roman" w:cs="David"/>
            <w:sz w:val="24"/>
            <w:szCs w:val="24"/>
            <w:rtl/>
            <w:lang w:eastAsia="he-IL"/>
          </w:rPr>
          <w:tab/>
          <w:delText>עריכת הצעה לביצוע סקרים, ריכוז סקרים של היועצים, נ</w:delText>
        </w:r>
        <w:r w:rsidR="00966136" w:rsidDel="00BD1F4C">
          <w:rPr>
            <w:rFonts w:ascii="Times New Roman" w:eastAsia="Times New Roman" w:hAnsi="Times New Roman" w:cs="David" w:hint="cs"/>
            <w:sz w:val="24"/>
            <w:szCs w:val="24"/>
            <w:rtl/>
            <w:lang w:eastAsia="he-IL"/>
          </w:rPr>
          <w:delText>י</w:delText>
        </w:r>
        <w:r w:rsidRPr="00435A20" w:rsidDel="00BD1F4C">
          <w:rPr>
            <w:rFonts w:ascii="Times New Roman" w:eastAsia="Times New Roman" w:hAnsi="Times New Roman" w:cs="David"/>
            <w:sz w:val="24"/>
            <w:szCs w:val="24"/>
            <w:rtl/>
            <w:lang w:eastAsia="he-IL"/>
          </w:rPr>
          <w:delText>תוח הסקרים, הכנת תחזיות על סמך הסקרים והכנת דו"ח מסכם להכנת הפרוגרמה.</w:delText>
        </w:r>
        <w:r w:rsidRPr="00435A20" w:rsidDel="00BD1F4C">
          <w:rPr>
            <w:rFonts w:ascii="Times New Roman" w:eastAsia="Times New Roman" w:hAnsi="Times New Roman" w:cs="David" w:hint="cs"/>
            <w:sz w:val="24"/>
            <w:szCs w:val="24"/>
            <w:rtl/>
            <w:lang w:eastAsia="he-IL"/>
          </w:rPr>
          <w:delText xml:space="preserve"> השתתפות בדיונים עם צוות התכנון ונציג המזמין לצורך ניתוח הנתונים והגדרת המטרות והצרכים התכנוניים.</w:delText>
        </w:r>
      </w:del>
    </w:p>
    <w:p w14:paraId="4C049AD3" w14:textId="1FBB7B60" w:rsidR="00435A20" w:rsidRPr="00435A20" w:rsidDel="00BD1F4C" w:rsidRDefault="00435A20" w:rsidP="00435A20">
      <w:pPr>
        <w:widowControl w:val="0"/>
        <w:spacing w:before="0" w:beforeAutospacing="0" w:after="0" w:afterAutospacing="0" w:line="240" w:lineRule="auto"/>
        <w:rPr>
          <w:del w:id="155" w:author="מרול אטמן" w:date="2024-04-21T12:01:00Z"/>
          <w:rFonts w:ascii="Times New Roman" w:eastAsia="Times New Roman" w:hAnsi="Times New Roman" w:cs="David"/>
          <w:sz w:val="24"/>
          <w:szCs w:val="24"/>
          <w:rtl/>
          <w:lang w:eastAsia="he-IL"/>
        </w:rPr>
      </w:pPr>
    </w:p>
    <w:p w14:paraId="67B47E1F" w14:textId="1382707F" w:rsidR="00435A20" w:rsidRPr="00435A20" w:rsidDel="00BD1F4C" w:rsidRDefault="00435A20" w:rsidP="00435A20">
      <w:pPr>
        <w:widowControl w:val="0"/>
        <w:spacing w:before="0" w:beforeAutospacing="0" w:after="0" w:afterAutospacing="0" w:line="240" w:lineRule="auto"/>
        <w:ind w:left="2160" w:hanging="720"/>
        <w:rPr>
          <w:del w:id="156" w:author="מרול אטמן" w:date="2024-04-21T12:01:00Z"/>
          <w:rFonts w:ascii="Times New Roman" w:eastAsia="Times New Roman" w:hAnsi="Times New Roman" w:cs="David"/>
          <w:sz w:val="24"/>
          <w:szCs w:val="24"/>
          <w:rtl/>
          <w:lang w:eastAsia="he-IL"/>
        </w:rPr>
      </w:pPr>
      <w:del w:id="157" w:author="מרול אטמן" w:date="2024-04-21T12:01:00Z">
        <w:r w:rsidRPr="00435A20" w:rsidDel="00BD1F4C">
          <w:rPr>
            <w:rFonts w:ascii="Times New Roman" w:eastAsia="Times New Roman" w:hAnsi="Times New Roman" w:cs="David"/>
            <w:sz w:val="24"/>
            <w:szCs w:val="24"/>
            <w:rtl/>
            <w:lang w:eastAsia="he-IL"/>
          </w:rPr>
          <w:delText>ה.</w:delText>
        </w:r>
        <w:r w:rsidRPr="00435A20" w:rsidDel="00BD1F4C">
          <w:rPr>
            <w:rFonts w:ascii="Times New Roman" w:eastAsia="Times New Roman" w:hAnsi="Times New Roman" w:cs="David"/>
            <w:sz w:val="24"/>
            <w:szCs w:val="24"/>
            <w:rtl/>
            <w:lang w:eastAsia="he-IL"/>
          </w:rPr>
          <w:tab/>
          <w:delText>הכנת פרוגרמה לתכנון, הכוללת: מטרות, בעיות, אילוצים, יעדים, נתונים כמותיים ואיכותיים, בתאום עם היועצים ובאישור המזמין.</w:delText>
        </w:r>
      </w:del>
    </w:p>
    <w:p w14:paraId="12575391" w14:textId="0E22840B" w:rsidR="00435A20" w:rsidRPr="00435A20" w:rsidDel="00BD1F4C" w:rsidRDefault="00435A20" w:rsidP="00435A20">
      <w:pPr>
        <w:widowControl w:val="0"/>
        <w:spacing w:before="0" w:beforeAutospacing="0" w:after="0" w:afterAutospacing="0" w:line="240" w:lineRule="auto"/>
        <w:rPr>
          <w:del w:id="158" w:author="מרול אטמן" w:date="2024-04-21T12:01:00Z"/>
          <w:rFonts w:ascii="Times New Roman" w:eastAsia="Times New Roman" w:hAnsi="Times New Roman" w:cs="David"/>
          <w:sz w:val="24"/>
          <w:szCs w:val="24"/>
          <w:rtl/>
          <w:lang w:eastAsia="he-IL"/>
        </w:rPr>
      </w:pPr>
    </w:p>
    <w:p w14:paraId="3B2D8F28" w14:textId="211BCC80" w:rsidR="00435A20" w:rsidRPr="00435A20" w:rsidDel="00BD1F4C" w:rsidRDefault="00435A20" w:rsidP="00435A20">
      <w:pPr>
        <w:widowControl w:val="0"/>
        <w:tabs>
          <w:tab w:val="left" w:pos="720"/>
          <w:tab w:val="center" w:pos="4153"/>
          <w:tab w:val="right" w:pos="8306"/>
        </w:tabs>
        <w:spacing w:before="0" w:beforeAutospacing="0" w:after="0" w:afterAutospacing="0" w:line="240" w:lineRule="auto"/>
        <w:ind w:left="2352" w:hanging="850"/>
        <w:jc w:val="both"/>
        <w:rPr>
          <w:del w:id="159" w:author="מרול אטמן" w:date="2024-04-21T12:01:00Z"/>
          <w:rFonts w:ascii="Times New Roman" w:eastAsia="Times New Roman" w:hAnsi="Times New Roman" w:cs="David"/>
          <w:sz w:val="24"/>
          <w:szCs w:val="24"/>
          <w:lang w:eastAsia="he-IL"/>
        </w:rPr>
      </w:pPr>
      <w:del w:id="160" w:author="מרול אטמן" w:date="2024-04-21T12:01:00Z">
        <w:r w:rsidRPr="00435A20" w:rsidDel="00BD1F4C">
          <w:rPr>
            <w:rFonts w:ascii="Times New Roman" w:eastAsia="Times New Roman" w:hAnsi="Times New Roman" w:cs="David"/>
            <w:sz w:val="24"/>
            <w:szCs w:val="24"/>
            <w:rtl/>
            <w:lang w:eastAsia="he-IL"/>
          </w:rPr>
          <w:delText>ו.</w:delText>
        </w:r>
        <w:r w:rsidRPr="00435A20" w:rsidDel="00BD1F4C">
          <w:rPr>
            <w:rFonts w:ascii="Times New Roman" w:eastAsia="Times New Roman" w:hAnsi="Times New Roman" w:cs="David"/>
            <w:sz w:val="24"/>
            <w:szCs w:val="24"/>
            <w:rtl/>
            <w:lang w:eastAsia="he-IL"/>
          </w:rPr>
          <w:tab/>
        </w:r>
      </w:del>
    </w:p>
    <w:p w14:paraId="5DD9D52F" w14:textId="2B6EA94B" w:rsidR="00435A20" w:rsidRPr="00435A20" w:rsidDel="00BD1F4C" w:rsidRDefault="00B33CA0" w:rsidP="00435A20">
      <w:pPr>
        <w:widowControl w:val="0"/>
        <w:tabs>
          <w:tab w:val="left" w:pos="720"/>
          <w:tab w:val="center" w:pos="4153"/>
          <w:tab w:val="right" w:pos="8306"/>
        </w:tabs>
        <w:spacing w:before="0" w:beforeAutospacing="0" w:after="0" w:afterAutospacing="0" w:line="240" w:lineRule="auto"/>
        <w:ind w:left="2290" w:hanging="850"/>
        <w:jc w:val="both"/>
        <w:rPr>
          <w:del w:id="161" w:author="מרול אטמן" w:date="2024-04-21T12:01:00Z"/>
          <w:rFonts w:ascii="Times New Roman" w:eastAsia="Times New Roman" w:hAnsi="Times New Roman" w:cs="David"/>
          <w:sz w:val="24"/>
          <w:szCs w:val="24"/>
          <w:rtl/>
          <w:lang w:eastAsia="he-IL"/>
        </w:rPr>
      </w:pPr>
      <w:del w:id="162" w:author="מרול אטמן" w:date="2024-04-21T12:01:00Z">
        <w:r w:rsidDel="00BD1F4C">
          <w:rPr>
            <w:rFonts w:ascii="Times New Roman" w:eastAsia="Times New Roman" w:hAnsi="Times New Roman" w:cs="David" w:hint="cs"/>
            <w:sz w:val="24"/>
            <w:szCs w:val="24"/>
            <w:rtl/>
            <w:lang w:eastAsia="he-IL"/>
          </w:rPr>
          <w:delText xml:space="preserve">             הכנת ת</w:delText>
        </w:r>
        <w:r w:rsidR="00435A20" w:rsidRPr="00435A20" w:rsidDel="00BD1F4C">
          <w:rPr>
            <w:rFonts w:ascii="Times New Roman" w:eastAsia="Times New Roman" w:hAnsi="Times New Roman" w:cs="David" w:hint="cs"/>
            <w:sz w:val="24"/>
            <w:szCs w:val="24"/>
            <w:rtl/>
            <w:lang w:eastAsia="he-IL"/>
          </w:rPr>
          <w:delText xml:space="preserve">כניות מוקדמות במספר חלופות, המתארות את </w:delText>
        </w:r>
        <w:r w:rsidR="007D5B33" w:rsidDel="00BD1F4C">
          <w:rPr>
            <w:rFonts w:ascii="Times New Roman" w:eastAsia="Times New Roman" w:hAnsi="Times New Roman" w:cs="David" w:hint="cs"/>
            <w:sz w:val="24"/>
            <w:szCs w:val="24"/>
            <w:rtl/>
            <w:lang w:eastAsia="he-IL"/>
          </w:rPr>
          <w:delText>פריסת שימושי הקרקע, פריסת צפיפ</w:delText>
        </w:r>
        <w:r w:rsidR="00435A20" w:rsidRPr="00435A20" w:rsidDel="00BD1F4C">
          <w:rPr>
            <w:rFonts w:ascii="Times New Roman" w:eastAsia="Times New Roman" w:hAnsi="Times New Roman" w:cs="David" w:hint="cs"/>
            <w:sz w:val="24"/>
            <w:szCs w:val="24"/>
            <w:rtl/>
            <w:lang w:eastAsia="he-IL"/>
          </w:rPr>
          <w:delText>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08D45C3F" w14:textId="677DE535" w:rsidR="00435A20" w:rsidRPr="00435A20" w:rsidDel="00BD1F4C" w:rsidRDefault="00435A20" w:rsidP="00435A20">
      <w:pPr>
        <w:widowControl w:val="0"/>
        <w:spacing w:before="0" w:beforeAutospacing="0" w:after="0" w:afterAutospacing="0" w:line="240" w:lineRule="auto"/>
        <w:ind w:left="2160" w:hanging="720"/>
        <w:rPr>
          <w:del w:id="163" w:author="מרול אטמן" w:date="2024-04-21T12:01:00Z"/>
          <w:rFonts w:ascii="Times New Roman" w:eastAsia="Times New Roman" w:hAnsi="Times New Roman" w:cs="David"/>
          <w:sz w:val="24"/>
          <w:szCs w:val="24"/>
          <w:rtl/>
          <w:lang w:eastAsia="he-IL"/>
        </w:rPr>
      </w:pPr>
      <w:del w:id="164" w:author="מרול אטמן" w:date="2024-04-21T12:01:00Z">
        <w:r w:rsidRPr="00435A20" w:rsidDel="00BD1F4C">
          <w:rPr>
            <w:rFonts w:ascii="Times New Roman" w:eastAsia="Times New Roman" w:hAnsi="Times New Roman" w:cs="David" w:hint="cs"/>
            <w:sz w:val="24"/>
            <w:szCs w:val="24"/>
            <w:rtl/>
            <w:lang w:eastAsia="he-IL"/>
          </w:rPr>
          <w:tab/>
          <w:delText>תכניות הבינוי יגדירו את עקרונות העמדת המבנים, עקרונות החניה, הפנית המבנים, גבהים, תכסיות, חתכים עקרוניים ואיורים מוגדלים לקטעים אופייניים.</w:delText>
        </w:r>
      </w:del>
    </w:p>
    <w:p w14:paraId="55E38D24" w14:textId="63CF1D6F" w:rsidR="00435A20" w:rsidRPr="00435A20" w:rsidDel="00BD1F4C" w:rsidRDefault="00435A20" w:rsidP="00435A20">
      <w:pPr>
        <w:widowControl w:val="0"/>
        <w:spacing w:before="0" w:beforeAutospacing="0" w:after="0" w:afterAutospacing="0" w:line="240" w:lineRule="auto"/>
        <w:rPr>
          <w:del w:id="165" w:author="מרול אטמן" w:date="2024-04-21T12:01:00Z"/>
          <w:rFonts w:ascii="Times New Roman" w:eastAsia="Times New Roman" w:hAnsi="Times New Roman" w:cs="David"/>
          <w:sz w:val="24"/>
          <w:szCs w:val="24"/>
          <w:rtl/>
          <w:lang w:eastAsia="he-IL"/>
        </w:rPr>
      </w:pPr>
    </w:p>
    <w:p w14:paraId="15AA7705" w14:textId="219A524D" w:rsidR="00435A20" w:rsidRPr="00435A20" w:rsidDel="00BD1F4C" w:rsidRDefault="00435A20" w:rsidP="00435A20">
      <w:pPr>
        <w:widowControl w:val="0"/>
        <w:spacing w:before="0" w:beforeAutospacing="0" w:after="0" w:afterAutospacing="0" w:line="240" w:lineRule="auto"/>
        <w:ind w:left="2160" w:hanging="720"/>
        <w:rPr>
          <w:del w:id="166" w:author="מרול אטמן" w:date="2024-04-21T12:01:00Z"/>
          <w:rFonts w:ascii="Times New Roman" w:eastAsia="Times New Roman" w:hAnsi="Times New Roman" w:cs="David"/>
          <w:sz w:val="24"/>
          <w:szCs w:val="24"/>
          <w:rtl/>
          <w:lang w:eastAsia="he-IL"/>
        </w:rPr>
      </w:pPr>
      <w:del w:id="167" w:author="מרול אטמן" w:date="2024-04-21T12:01:00Z">
        <w:r w:rsidRPr="00435A20" w:rsidDel="00BD1F4C">
          <w:rPr>
            <w:rFonts w:ascii="Times New Roman" w:eastAsia="Times New Roman" w:hAnsi="Times New Roman" w:cs="David"/>
            <w:sz w:val="24"/>
            <w:szCs w:val="24"/>
            <w:rtl/>
            <w:lang w:eastAsia="he-IL"/>
          </w:rPr>
          <w:delText>ז.</w:delText>
        </w:r>
        <w:r w:rsidRPr="00435A20" w:rsidDel="00BD1F4C">
          <w:rPr>
            <w:rFonts w:ascii="Times New Roman" w:eastAsia="Times New Roman" w:hAnsi="Times New Roman" w:cs="David"/>
            <w:sz w:val="24"/>
            <w:szCs w:val="24"/>
            <w:rtl/>
            <w:lang w:eastAsia="he-IL"/>
          </w:rPr>
          <w:tab/>
          <w:delText xml:space="preserve">הכנת טבלאות המפרטות בכל חלופה את מספר יחידות הבינוי המוצע, שטחי הבניה, שטחי המגרשים בכל יעוד והשוואת הנתונים עם תכנית בנין העיר התקפה. </w:delText>
        </w:r>
        <w:r w:rsidRPr="00435A20" w:rsidDel="00BD1F4C">
          <w:rPr>
            <w:rFonts w:ascii="Times New Roman" w:eastAsia="Times New Roman" w:hAnsi="Times New Roman" w:cs="David" w:hint="cs"/>
            <w:sz w:val="24"/>
            <w:szCs w:val="24"/>
            <w:rtl/>
            <w:lang w:eastAsia="he-IL"/>
          </w:rPr>
          <w:delText>בחינת התאמת התכנון לפרוגרמה להקצאת שטחים למוסדות ציבור, מבני ציבור, מסחר, משרדים ושטחים פתוחים.</w:delText>
        </w:r>
      </w:del>
    </w:p>
    <w:p w14:paraId="47A4C598" w14:textId="3854257F" w:rsidR="00435A20" w:rsidRPr="00435A20" w:rsidDel="00BD1F4C" w:rsidRDefault="00435A20" w:rsidP="00435A20">
      <w:pPr>
        <w:widowControl w:val="0"/>
        <w:spacing w:before="0" w:beforeAutospacing="0" w:after="0" w:afterAutospacing="0" w:line="240" w:lineRule="auto"/>
        <w:ind w:left="2160" w:hanging="720"/>
        <w:rPr>
          <w:del w:id="168" w:author="מרול אטמן" w:date="2024-04-21T12:01:00Z"/>
          <w:rFonts w:ascii="Times New Roman" w:eastAsia="Times New Roman" w:hAnsi="Times New Roman" w:cs="David"/>
          <w:sz w:val="24"/>
          <w:szCs w:val="24"/>
          <w:rtl/>
          <w:lang w:eastAsia="he-IL"/>
        </w:rPr>
      </w:pPr>
    </w:p>
    <w:p w14:paraId="173D3CB3" w14:textId="0F2F4498" w:rsidR="00435A20" w:rsidRPr="00435A20" w:rsidDel="00BD1F4C" w:rsidRDefault="00435A20" w:rsidP="00435A20">
      <w:pPr>
        <w:widowControl w:val="0"/>
        <w:spacing w:before="0" w:beforeAutospacing="0" w:after="0" w:afterAutospacing="0" w:line="240" w:lineRule="auto"/>
        <w:ind w:left="2160" w:hanging="720"/>
        <w:rPr>
          <w:del w:id="169" w:author="מרול אטמן" w:date="2024-04-21T12:01:00Z"/>
          <w:rFonts w:ascii="Times New Roman" w:eastAsia="Times New Roman" w:hAnsi="Times New Roman" w:cs="David"/>
          <w:sz w:val="24"/>
          <w:szCs w:val="24"/>
          <w:rtl/>
          <w:lang w:eastAsia="he-IL"/>
        </w:rPr>
      </w:pPr>
    </w:p>
    <w:p w14:paraId="234E68C2" w14:textId="1F2F2502" w:rsidR="00435A20" w:rsidRPr="00435A20" w:rsidDel="00BD1F4C" w:rsidRDefault="00435A20" w:rsidP="00435A20">
      <w:pPr>
        <w:widowControl w:val="0"/>
        <w:spacing w:before="0" w:beforeAutospacing="0" w:after="0" w:afterAutospacing="0" w:line="240" w:lineRule="auto"/>
        <w:ind w:left="2160" w:hanging="720"/>
        <w:rPr>
          <w:del w:id="170" w:author="מרול אטמן" w:date="2024-04-21T12:01:00Z"/>
          <w:rFonts w:ascii="Times New Roman" w:eastAsia="Times New Roman" w:hAnsi="Times New Roman" w:cs="David"/>
          <w:sz w:val="24"/>
          <w:szCs w:val="24"/>
          <w:rtl/>
          <w:lang w:eastAsia="he-IL"/>
        </w:rPr>
      </w:pPr>
      <w:del w:id="171" w:author="מרול אטמן" w:date="2024-04-21T12:01:00Z">
        <w:r w:rsidRPr="00435A20" w:rsidDel="00BD1F4C">
          <w:rPr>
            <w:rFonts w:ascii="Times New Roman" w:eastAsia="Times New Roman" w:hAnsi="Times New Roman" w:cs="David"/>
            <w:sz w:val="24"/>
            <w:szCs w:val="24"/>
            <w:rtl/>
            <w:lang w:eastAsia="he-IL"/>
          </w:rPr>
          <w:delText>ח.</w:delText>
        </w:r>
        <w:r w:rsidRPr="00435A20" w:rsidDel="00BD1F4C">
          <w:rPr>
            <w:rFonts w:ascii="Times New Roman" w:eastAsia="Times New Roman" w:hAnsi="Times New Roman" w:cs="David"/>
            <w:sz w:val="24"/>
            <w:szCs w:val="24"/>
            <w:rtl/>
            <w:lang w:eastAsia="he-IL"/>
          </w:rPr>
          <w:tab/>
          <w:delText>הצגת החלופות בפני המזמין תוך ניתוחן</w:delText>
        </w:r>
        <w:r w:rsidRPr="00435A20" w:rsidDel="00BD1F4C">
          <w:rPr>
            <w:rFonts w:ascii="Times New Roman" w:eastAsia="Times New Roman" w:hAnsi="Times New Roman" w:cs="David" w:hint="cs"/>
            <w:sz w:val="24"/>
            <w:szCs w:val="24"/>
            <w:rtl/>
            <w:lang w:eastAsia="he-IL"/>
          </w:rPr>
          <w:delText>,</w:delText>
        </w:r>
        <w:r w:rsidRPr="00435A20" w:rsidDel="00BD1F4C">
          <w:rPr>
            <w:rFonts w:ascii="Times New Roman" w:eastAsia="Times New Roman" w:hAnsi="Times New Roman" w:cs="David"/>
            <w:sz w:val="24"/>
            <w:szCs w:val="24"/>
            <w:rtl/>
            <w:lang w:eastAsia="he-IL"/>
          </w:rPr>
          <w:delText xml:space="preserve"> </w:delText>
        </w:r>
        <w:r w:rsidRPr="00435A20" w:rsidDel="00BD1F4C">
          <w:rPr>
            <w:rFonts w:ascii="Times New Roman" w:eastAsia="Times New Roman" w:hAnsi="Times New Roman" w:cs="David" w:hint="cs"/>
            <w:sz w:val="24"/>
            <w:szCs w:val="24"/>
            <w:rtl/>
            <w:lang w:eastAsia="he-IL"/>
          </w:rPr>
          <w:delText>פרוט היתרונות והחסרונות של כל חלופה, מידת התאמתן לפרוגרמה</w:delText>
        </w:r>
        <w:r w:rsidRPr="00435A20" w:rsidDel="00BD1F4C">
          <w:rPr>
            <w:rFonts w:ascii="Times New Roman" w:eastAsia="Times New Roman" w:hAnsi="Times New Roman" w:cs="David"/>
            <w:sz w:val="24"/>
            <w:szCs w:val="24"/>
            <w:rtl/>
            <w:lang w:eastAsia="he-IL"/>
          </w:rPr>
          <w:delText xml:space="preserve"> והמלצה על חלופה מועדפת.</w:delText>
        </w:r>
      </w:del>
    </w:p>
    <w:p w14:paraId="1215AA21" w14:textId="6EAB70AD" w:rsidR="00435A20" w:rsidRPr="00435A20" w:rsidDel="00BD1F4C" w:rsidRDefault="00435A20" w:rsidP="00435A20">
      <w:pPr>
        <w:widowControl w:val="0"/>
        <w:spacing w:before="0" w:beforeAutospacing="0" w:after="0" w:afterAutospacing="0" w:line="240" w:lineRule="auto"/>
        <w:rPr>
          <w:del w:id="172" w:author="מרול אטמן" w:date="2024-04-21T12:01:00Z"/>
          <w:rFonts w:ascii="Times New Roman" w:eastAsia="Times New Roman" w:hAnsi="Times New Roman" w:cs="David"/>
          <w:sz w:val="24"/>
          <w:szCs w:val="24"/>
          <w:rtl/>
          <w:lang w:eastAsia="he-IL"/>
        </w:rPr>
      </w:pPr>
    </w:p>
    <w:p w14:paraId="642C6AAF" w14:textId="42E2ED8B" w:rsidR="00435A20" w:rsidRPr="00435A20" w:rsidDel="00BD1F4C" w:rsidRDefault="00435A20" w:rsidP="00435A20">
      <w:pPr>
        <w:widowControl w:val="0"/>
        <w:spacing w:before="0" w:beforeAutospacing="0" w:after="0" w:afterAutospacing="0" w:line="240" w:lineRule="auto"/>
        <w:rPr>
          <w:del w:id="173" w:author="מרול אטמן" w:date="2024-04-21T12:01:00Z"/>
          <w:rFonts w:ascii="Times New Roman" w:eastAsia="Times New Roman" w:hAnsi="Times New Roman" w:cs="David"/>
          <w:sz w:val="24"/>
          <w:szCs w:val="24"/>
          <w:rtl/>
          <w:lang w:eastAsia="he-IL"/>
        </w:rPr>
      </w:pPr>
      <w:del w:id="174" w:author="מרול אטמן" w:date="2024-04-21T12:01:00Z">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sz w:val="24"/>
            <w:szCs w:val="24"/>
            <w:rtl/>
            <w:lang w:eastAsia="he-IL"/>
          </w:rPr>
          <w:tab/>
          <w:delText>ט.</w:delText>
        </w:r>
        <w:r w:rsidRPr="00435A20" w:rsidDel="00BD1F4C">
          <w:rPr>
            <w:rFonts w:ascii="Times New Roman" w:eastAsia="Times New Roman" w:hAnsi="Times New Roman" w:cs="David"/>
            <w:sz w:val="24"/>
            <w:szCs w:val="24"/>
            <w:rtl/>
            <w:lang w:eastAsia="he-IL"/>
          </w:rPr>
          <w:tab/>
          <w:delText xml:space="preserve">הכנסת שינויים בתכניות המוקדמות, בהתאם לדרישת המזמין ו/או לפי </w:delText>
        </w:r>
      </w:del>
    </w:p>
    <w:p w14:paraId="1705AC58" w14:textId="55382C75" w:rsidR="00435A20" w:rsidRPr="00435A20" w:rsidDel="00BD1F4C" w:rsidRDefault="00435A20" w:rsidP="00435A20">
      <w:pPr>
        <w:widowControl w:val="0"/>
        <w:spacing w:before="0" w:beforeAutospacing="0" w:after="0" w:afterAutospacing="0" w:line="240" w:lineRule="auto"/>
        <w:ind w:left="1440" w:firstLine="720"/>
        <w:rPr>
          <w:del w:id="175" w:author="מרול אטמן" w:date="2024-04-21T12:01:00Z"/>
          <w:rFonts w:ascii="Times New Roman" w:eastAsia="Times New Roman" w:hAnsi="Times New Roman" w:cs="David"/>
          <w:sz w:val="24"/>
          <w:szCs w:val="24"/>
          <w:rtl/>
          <w:lang w:eastAsia="he-IL"/>
        </w:rPr>
      </w:pPr>
      <w:del w:id="176" w:author="מרול אטמן" w:date="2024-04-21T12:01:00Z">
        <w:r w:rsidRPr="00435A20" w:rsidDel="00BD1F4C">
          <w:rPr>
            <w:rFonts w:ascii="Times New Roman" w:eastAsia="Times New Roman" w:hAnsi="Times New Roman" w:cs="David"/>
            <w:sz w:val="24"/>
            <w:szCs w:val="24"/>
            <w:rtl/>
            <w:lang w:eastAsia="he-IL"/>
          </w:rPr>
          <w:delText>דרישת הרשויות המוסמכות, באישור המזמין.</w:delText>
        </w:r>
      </w:del>
    </w:p>
    <w:p w14:paraId="4FB16D9B" w14:textId="670E6E00" w:rsidR="00435A20" w:rsidRPr="00435A20" w:rsidDel="00BD1F4C" w:rsidRDefault="00435A20" w:rsidP="00435A20">
      <w:pPr>
        <w:widowControl w:val="0"/>
        <w:spacing w:before="0" w:beforeAutospacing="0" w:after="0" w:afterAutospacing="0" w:line="240" w:lineRule="auto"/>
        <w:rPr>
          <w:del w:id="177" w:author="מרול אטמן" w:date="2024-04-21T12:01:00Z"/>
          <w:rFonts w:ascii="Times New Roman" w:eastAsia="Times New Roman" w:hAnsi="Times New Roman" w:cs="David"/>
          <w:sz w:val="24"/>
          <w:szCs w:val="24"/>
          <w:rtl/>
          <w:lang w:eastAsia="he-IL"/>
        </w:rPr>
      </w:pPr>
    </w:p>
    <w:p w14:paraId="64C6B1A4" w14:textId="7EE80B1D" w:rsidR="00435A20" w:rsidRPr="00435A20" w:rsidDel="00BD1F4C" w:rsidRDefault="00435A20" w:rsidP="00435A20">
      <w:pPr>
        <w:widowControl w:val="0"/>
        <w:spacing w:before="0" w:beforeAutospacing="0" w:after="0" w:afterAutospacing="0" w:line="240" w:lineRule="auto"/>
        <w:rPr>
          <w:del w:id="178" w:author="מרול אטמן" w:date="2024-04-21T12:01:00Z"/>
          <w:rFonts w:ascii="Times New Roman" w:eastAsia="Times New Roman" w:hAnsi="Times New Roman" w:cs="David"/>
          <w:sz w:val="24"/>
          <w:szCs w:val="24"/>
          <w:rtl/>
          <w:lang w:eastAsia="he-IL"/>
        </w:rPr>
      </w:pPr>
      <w:del w:id="179" w:author="מרול אטמן" w:date="2024-04-21T12:01:00Z">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sz w:val="24"/>
            <w:szCs w:val="24"/>
            <w:rtl/>
            <w:lang w:eastAsia="he-IL"/>
          </w:rPr>
          <w:tab/>
          <w:delText>י.</w:delText>
        </w:r>
        <w:r w:rsidRPr="00435A20" w:rsidDel="00BD1F4C">
          <w:rPr>
            <w:rFonts w:ascii="Times New Roman" w:eastAsia="Times New Roman" w:hAnsi="Times New Roman" w:cs="David"/>
            <w:sz w:val="24"/>
            <w:szCs w:val="24"/>
            <w:rtl/>
            <w:lang w:eastAsia="he-IL"/>
          </w:rPr>
          <w:tab/>
          <w:delText xml:space="preserve">פגישות והתייעצויות עם המזמין, יועציו המשפטיים והרשויות לבחינת </w:delText>
        </w:r>
      </w:del>
    </w:p>
    <w:p w14:paraId="3599D4B8" w14:textId="2B5490BD" w:rsidR="00435A20" w:rsidRPr="00435A20" w:rsidDel="00BD1F4C" w:rsidRDefault="00435A20" w:rsidP="00435A20">
      <w:pPr>
        <w:widowControl w:val="0"/>
        <w:spacing w:before="0" w:beforeAutospacing="0" w:after="0" w:afterAutospacing="0" w:line="240" w:lineRule="auto"/>
        <w:ind w:left="2160"/>
        <w:rPr>
          <w:del w:id="180" w:author="מרול אטמן" w:date="2024-04-21T12:01:00Z"/>
          <w:rFonts w:ascii="Times New Roman" w:eastAsia="Times New Roman" w:hAnsi="Times New Roman" w:cs="David"/>
          <w:sz w:val="24"/>
          <w:szCs w:val="24"/>
          <w:rtl/>
          <w:lang w:eastAsia="he-IL"/>
        </w:rPr>
      </w:pPr>
      <w:del w:id="181" w:author="מרול אטמן" w:date="2024-04-21T12:01:00Z">
        <w:r w:rsidRPr="00435A20" w:rsidDel="00BD1F4C">
          <w:rPr>
            <w:rFonts w:ascii="Times New Roman" w:eastAsia="Times New Roman" w:hAnsi="Times New Roman" w:cs="David"/>
            <w:sz w:val="24"/>
            <w:szCs w:val="24"/>
            <w:rtl/>
            <w:lang w:eastAsia="he-IL"/>
          </w:rPr>
          <w:delText>האפשרויות לקדום אשור התכנון במסגרת סמכויות הועדה המקומית, או במסגרת סמכויות הועדה המחוזית.</w:delText>
        </w:r>
      </w:del>
    </w:p>
    <w:p w14:paraId="69825F26" w14:textId="66416BCA" w:rsidR="00435A20" w:rsidRPr="00435A20" w:rsidDel="00BD1F4C" w:rsidRDefault="00435A20" w:rsidP="00435A20">
      <w:pPr>
        <w:widowControl w:val="0"/>
        <w:spacing w:before="0" w:beforeAutospacing="0" w:after="0" w:afterAutospacing="0" w:line="240" w:lineRule="auto"/>
        <w:rPr>
          <w:del w:id="182" w:author="מרול אטמן" w:date="2024-04-21T12:01:00Z"/>
          <w:rFonts w:ascii="Times New Roman" w:eastAsia="Times New Roman" w:hAnsi="Times New Roman" w:cs="David"/>
          <w:sz w:val="24"/>
          <w:szCs w:val="24"/>
          <w:rtl/>
          <w:lang w:eastAsia="he-IL"/>
        </w:rPr>
      </w:pPr>
    </w:p>
    <w:p w14:paraId="49891982" w14:textId="09E2C327" w:rsidR="00435A20" w:rsidRPr="00435A20" w:rsidDel="00BD1F4C" w:rsidRDefault="00435A20" w:rsidP="00435A20">
      <w:pPr>
        <w:widowControl w:val="0"/>
        <w:spacing w:before="0" w:beforeAutospacing="0" w:after="0" w:afterAutospacing="0" w:line="240" w:lineRule="auto"/>
        <w:ind w:left="2160" w:hanging="720"/>
        <w:rPr>
          <w:del w:id="183" w:author="מרול אטמן" w:date="2024-04-21T12:01:00Z"/>
          <w:rFonts w:ascii="Times New Roman" w:eastAsia="Times New Roman" w:hAnsi="Times New Roman" w:cs="David"/>
          <w:sz w:val="24"/>
          <w:szCs w:val="24"/>
          <w:rtl/>
          <w:lang w:eastAsia="he-IL"/>
        </w:rPr>
      </w:pPr>
      <w:del w:id="184" w:author="מרול אטמן" w:date="2024-04-21T12:01:00Z">
        <w:r w:rsidRPr="00435A20" w:rsidDel="00BD1F4C">
          <w:rPr>
            <w:rFonts w:ascii="Times New Roman" w:eastAsia="Times New Roman" w:hAnsi="Times New Roman" w:cs="David"/>
            <w:sz w:val="24"/>
            <w:szCs w:val="24"/>
            <w:rtl/>
            <w:lang w:eastAsia="he-IL"/>
          </w:rPr>
          <w:delText>יא.</w:delText>
        </w:r>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hint="cs"/>
            <w:sz w:val="24"/>
            <w:szCs w:val="24"/>
            <w:rtl/>
            <w:lang w:eastAsia="he-IL"/>
          </w:rPr>
          <w:delText xml:space="preserve">מסירת נתונים ליועצים האחרים לרבות </w:delText>
        </w:r>
        <w:r w:rsidR="000817A9" w:rsidDel="00BD1F4C">
          <w:rPr>
            <w:rFonts w:ascii="Times New Roman" w:eastAsia="Times New Roman" w:hAnsi="Times New Roman" w:cs="David" w:hint="cs"/>
            <w:sz w:val="24"/>
            <w:szCs w:val="24"/>
            <w:rtl/>
            <w:lang w:eastAsia="he-IL"/>
          </w:rPr>
          <w:delText>מתכנן</w:delText>
        </w:r>
        <w:r w:rsidRPr="00435A20" w:rsidDel="00BD1F4C">
          <w:rPr>
            <w:rFonts w:ascii="Times New Roman" w:eastAsia="Times New Roman" w:hAnsi="Times New Roman" w:cs="David" w:hint="cs"/>
            <w:sz w:val="24"/>
            <w:szCs w:val="24"/>
            <w:rtl/>
            <w:lang w:eastAsia="he-IL"/>
          </w:rPr>
          <w:delTex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2BA46EDD" w14:textId="5B656EC8" w:rsidR="00435A20" w:rsidRPr="00435A20" w:rsidDel="00BD1F4C" w:rsidRDefault="00435A20" w:rsidP="00435A20">
      <w:pPr>
        <w:widowControl w:val="0"/>
        <w:spacing w:before="0" w:beforeAutospacing="0" w:after="0" w:afterAutospacing="0" w:line="240" w:lineRule="auto"/>
        <w:rPr>
          <w:del w:id="185" w:author="מרול אטמן" w:date="2024-04-21T12:01:00Z"/>
          <w:rFonts w:ascii="Times New Roman" w:eastAsia="Times New Roman" w:hAnsi="Times New Roman" w:cs="David"/>
          <w:sz w:val="24"/>
          <w:szCs w:val="24"/>
          <w:rtl/>
          <w:lang w:eastAsia="he-IL"/>
        </w:rPr>
      </w:pPr>
    </w:p>
    <w:p w14:paraId="5E3DD792" w14:textId="7482D1AB" w:rsidR="009D142E" w:rsidRPr="00435A20" w:rsidDel="00BD1F4C" w:rsidRDefault="00435A20" w:rsidP="009D142E">
      <w:pPr>
        <w:widowControl w:val="0"/>
        <w:spacing w:before="0" w:beforeAutospacing="0" w:after="0" w:afterAutospacing="0" w:line="240" w:lineRule="auto"/>
        <w:ind w:left="2160" w:hanging="720"/>
        <w:rPr>
          <w:del w:id="186" w:author="מרול אטמן" w:date="2024-04-21T12:01:00Z"/>
          <w:rFonts w:ascii="Times New Roman" w:eastAsia="Times New Roman" w:hAnsi="Times New Roman" w:cs="David"/>
          <w:sz w:val="24"/>
          <w:szCs w:val="24"/>
          <w:lang w:eastAsia="he-IL"/>
        </w:rPr>
      </w:pPr>
      <w:del w:id="187" w:author="מרול אטמן" w:date="2024-04-21T12:01:00Z">
        <w:r w:rsidRPr="00435A20" w:rsidDel="00BD1F4C">
          <w:rPr>
            <w:rFonts w:ascii="Times New Roman" w:eastAsia="Times New Roman" w:hAnsi="Times New Roman" w:cs="David"/>
            <w:sz w:val="24"/>
            <w:szCs w:val="24"/>
            <w:rtl/>
            <w:lang w:eastAsia="he-IL"/>
          </w:rPr>
          <w:delText>יב.</w:delText>
        </w:r>
        <w:r w:rsidRPr="00435A20" w:rsidDel="00BD1F4C">
          <w:rPr>
            <w:rFonts w:ascii="Times New Roman" w:eastAsia="Times New Roman" w:hAnsi="Times New Roman" w:cs="David"/>
            <w:sz w:val="24"/>
            <w:szCs w:val="24"/>
            <w:rtl/>
            <w:lang w:eastAsia="he-IL"/>
          </w:rPr>
          <w:tab/>
          <w:delText xml:space="preserve">הכנת תכנית סופית, המפרטת את החלופה </w:delText>
        </w:r>
        <w:r w:rsidRPr="00435A20" w:rsidDel="00BD1F4C">
          <w:rPr>
            <w:rFonts w:ascii="Times New Roman" w:eastAsia="Times New Roman" w:hAnsi="Times New Roman" w:cs="David" w:hint="cs"/>
            <w:sz w:val="24"/>
            <w:szCs w:val="24"/>
            <w:rtl/>
            <w:lang w:eastAsia="he-IL"/>
          </w:rPr>
          <w:delText xml:space="preserve">שנבחרה ע"י המזמין וניתוח </w:delText>
        </w:r>
      </w:del>
    </w:p>
    <w:p w14:paraId="0583DA3A" w14:textId="50640760" w:rsidR="00435A20" w:rsidRPr="00435A20" w:rsidDel="00BD1F4C" w:rsidRDefault="00435A20" w:rsidP="009D142E">
      <w:pPr>
        <w:widowControl w:val="0"/>
        <w:spacing w:before="0" w:beforeAutospacing="0" w:after="0" w:afterAutospacing="0" w:line="240" w:lineRule="auto"/>
        <w:ind w:left="1440" w:firstLine="720"/>
        <w:rPr>
          <w:del w:id="188" w:author="מרול אטמן" w:date="2024-04-21T12:01:00Z"/>
          <w:rFonts w:ascii="Times New Roman" w:eastAsia="Times New Roman" w:hAnsi="Times New Roman" w:cs="David"/>
          <w:sz w:val="24"/>
          <w:szCs w:val="24"/>
          <w:rtl/>
          <w:lang w:eastAsia="he-IL"/>
        </w:rPr>
      </w:pPr>
      <w:del w:id="189" w:author="מרול אטמן" w:date="2024-04-21T12:01:00Z">
        <w:r w:rsidRPr="00435A20" w:rsidDel="00BD1F4C">
          <w:rPr>
            <w:rFonts w:ascii="Times New Roman" w:eastAsia="Times New Roman" w:hAnsi="Times New Roman" w:cs="David" w:hint="cs"/>
            <w:sz w:val="24"/>
            <w:szCs w:val="24"/>
            <w:rtl/>
            <w:lang w:eastAsia="he-IL"/>
          </w:rPr>
          <w:delText>לרבות טבלאות נתונים לאישור המזמין.</w:delText>
        </w:r>
        <w:r w:rsidRPr="00435A20" w:rsidDel="00BD1F4C">
          <w:rPr>
            <w:rFonts w:ascii="Times New Roman" w:eastAsia="Times New Roman" w:hAnsi="Times New Roman" w:cs="David"/>
            <w:sz w:val="24"/>
            <w:szCs w:val="24"/>
            <w:rtl/>
            <w:lang w:eastAsia="he-IL"/>
          </w:rPr>
          <w:delText xml:space="preserve"> </w:delText>
        </w:r>
        <w:r w:rsidRPr="00435A20" w:rsidDel="00BD1F4C">
          <w:rPr>
            <w:rFonts w:ascii="Times New Roman" w:eastAsia="Times New Roman" w:hAnsi="Times New Roman" w:cs="David" w:hint="cs"/>
            <w:sz w:val="24"/>
            <w:szCs w:val="24"/>
            <w:rtl/>
            <w:lang w:eastAsia="he-IL"/>
          </w:rPr>
          <w:delText xml:space="preserve"> </w:delText>
        </w:r>
      </w:del>
    </w:p>
    <w:p w14:paraId="2E57A2E9" w14:textId="2EC0B3A1" w:rsidR="00435A20" w:rsidRPr="00435A20" w:rsidDel="00BD1F4C" w:rsidRDefault="00435A20" w:rsidP="00435A20">
      <w:pPr>
        <w:widowControl w:val="0"/>
        <w:spacing w:before="0" w:beforeAutospacing="0" w:after="0" w:afterAutospacing="0" w:line="240" w:lineRule="auto"/>
        <w:ind w:left="1440" w:firstLine="720"/>
        <w:rPr>
          <w:del w:id="190" w:author="מרול אטמן" w:date="2024-04-21T12:01:00Z"/>
          <w:rFonts w:ascii="Times New Roman" w:eastAsia="Times New Roman" w:hAnsi="Times New Roman" w:cs="David"/>
          <w:sz w:val="24"/>
          <w:szCs w:val="24"/>
          <w:rtl/>
          <w:lang w:eastAsia="he-IL"/>
        </w:rPr>
      </w:pPr>
      <w:del w:id="191" w:author="מרול אטמן" w:date="2024-04-21T12:01:00Z">
        <w:r w:rsidRPr="00435A20" w:rsidDel="00BD1F4C">
          <w:rPr>
            <w:rFonts w:ascii="Times New Roman" w:eastAsia="Times New Roman" w:hAnsi="Times New Roman" w:cs="David"/>
            <w:sz w:val="24"/>
            <w:szCs w:val="24"/>
            <w:rtl/>
            <w:lang w:eastAsia="he-IL"/>
          </w:rPr>
          <w:delText>תיאום עם היועצים, תיאום עם הרשויות המוסמכות וגורמים אחרים.</w:delText>
        </w:r>
      </w:del>
    </w:p>
    <w:p w14:paraId="73119531" w14:textId="31B7F56A" w:rsidR="00435A20" w:rsidRPr="00435A20" w:rsidDel="00BD1F4C" w:rsidRDefault="00435A20" w:rsidP="00435A20">
      <w:pPr>
        <w:widowControl w:val="0"/>
        <w:spacing w:before="0" w:beforeAutospacing="0" w:after="0" w:afterAutospacing="0" w:line="240" w:lineRule="auto"/>
        <w:rPr>
          <w:del w:id="192" w:author="מרול אטמן" w:date="2024-04-21T12:01:00Z"/>
          <w:rFonts w:ascii="Times New Roman" w:eastAsia="Times New Roman" w:hAnsi="Times New Roman" w:cs="David"/>
          <w:sz w:val="24"/>
          <w:szCs w:val="24"/>
          <w:rtl/>
          <w:lang w:eastAsia="he-IL"/>
        </w:rPr>
      </w:pPr>
    </w:p>
    <w:p w14:paraId="04955CC2" w14:textId="05304637" w:rsidR="00435A20" w:rsidRPr="00435A20" w:rsidDel="00BD1F4C" w:rsidRDefault="00435A20" w:rsidP="00435A20">
      <w:pPr>
        <w:widowControl w:val="0"/>
        <w:spacing w:before="0" w:beforeAutospacing="0" w:after="0" w:afterAutospacing="0" w:line="240" w:lineRule="auto"/>
        <w:ind w:left="2160" w:hanging="720"/>
        <w:rPr>
          <w:del w:id="193" w:author="מרול אטמן" w:date="2024-04-21T12:01:00Z"/>
          <w:rFonts w:ascii="Times New Roman" w:eastAsia="Times New Roman" w:hAnsi="Times New Roman" w:cs="David"/>
          <w:sz w:val="24"/>
          <w:szCs w:val="24"/>
          <w:rtl/>
          <w:lang w:eastAsia="he-IL"/>
        </w:rPr>
      </w:pPr>
      <w:del w:id="194" w:author="מרול אטמן" w:date="2024-04-21T12:01:00Z">
        <w:r w:rsidRPr="00435A20" w:rsidDel="00BD1F4C">
          <w:rPr>
            <w:rFonts w:ascii="Times New Roman" w:eastAsia="Times New Roman" w:hAnsi="Times New Roman" w:cs="David"/>
            <w:sz w:val="24"/>
            <w:szCs w:val="24"/>
            <w:rtl/>
            <w:lang w:eastAsia="he-IL"/>
          </w:rPr>
          <w:delText>יג.</w:delText>
        </w:r>
        <w:r w:rsidRPr="00435A20" w:rsidDel="00BD1F4C">
          <w:rPr>
            <w:rFonts w:ascii="Times New Roman" w:eastAsia="Times New Roman" w:hAnsi="Times New Roman" w:cs="David"/>
            <w:sz w:val="24"/>
            <w:szCs w:val="24"/>
            <w:rtl/>
            <w:lang w:eastAsia="he-IL"/>
          </w:rPr>
          <w:tab/>
          <w:delText>ע</w:delText>
        </w:r>
        <w:r w:rsidRPr="00435A20" w:rsidDel="00BD1F4C">
          <w:rPr>
            <w:rFonts w:ascii="Times New Roman" w:eastAsia="Times New Roman" w:hAnsi="Times New Roman" w:cs="David" w:hint="cs"/>
            <w:sz w:val="24"/>
            <w:szCs w:val="24"/>
            <w:rtl/>
            <w:lang w:eastAsia="he-IL"/>
          </w:rPr>
          <w:delText>י</w:delText>
        </w:r>
        <w:r w:rsidRPr="00435A20" w:rsidDel="00BD1F4C">
          <w:rPr>
            <w:rFonts w:ascii="Times New Roman" w:eastAsia="Times New Roman" w:hAnsi="Times New Roman" w:cs="David"/>
            <w:sz w:val="24"/>
            <w:szCs w:val="24"/>
            <w:rtl/>
            <w:lang w:eastAsia="he-IL"/>
          </w:rPr>
          <w:delText>בוד תכניות מפורטות הכוללות תשריטים,</w:delText>
        </w:r>
        <w:r w:rsidR="00B33CA0" w:rsidDel="00BD1F4C">
          <w:rPr>
            <w:rFonts w:ascii="Times New Roman" w:eastAsia="Times New Roman" w:hAnsi="Times New Roman" w:cs="David" w:hint="cs"/>
            <w:sz w:val="24"/>
            <w:szCs w:val="24"/>
            <w:rtl/>
            <w:lang w:eastAsia="he-IL"/>
          </w:rPr>
          <w:delText xml:space="preserve"> </w:delText>
        </w:r>
        <w:r w:rsidRPr="00435A20" w:rsidDel="00BD1F4C">
          <w:rPr>
            <w:rFonts w:ascii="Times New Roman" w:eastAsia="Times New Roman" w:hAnsi="Times New Roman" w:cs="David"/>
            <w:sz w:val="24"/>
            <w:szCs w:val="24"/>
            <w:rtl/>
            <w:lang w:eastAsia="he-IL"/>
          </w:rPr>
          <w:delText>תקנונים, תכניות בינוי</w:delText>
        </w:r>
        <w:r w:rsidRPr="00435A20" w:rsidDel="00BD1F4C">
          <w:rPr>
            <w:rFonts w:ascii="Times New Roman" w:eastAsia="Times New Roman" w:hAnsi="Times New Roman" w:cs="David" w:hint="cs"/>
            <w:sz w:val="24"/>
            <w:szCs w:val="24"/>
            <w:rtl/>
            <w:lang w:eastAsia="he-IL"/>
          </w:rPr>
          <w:delText>, חתכים מנחים</w:delText>
        </w:r>
        <w:r w:rsidRPr="00435A20" w:rsidDel="00BD1F4C">
          <w:rPr>
            <w:rFonts w:ascii="Times New Roman" w:eastAsia="Times New Roman" w:hAnsi="Times New Roman" w:cs="David"/>
            <w:sz w:val="24"/>
            <w:szCs w:val="24"/>
            <w:rtl/>
            <w:lang w:eastAsia="he-IL"/>
          </w:rPr>
          <w:delText xml:space="preserve"> והסדרי החניה במגרשים מתואמות עם היועצים והמזמין. הכנת כל המסמכים הדרושים עפ"י דרישת הרשויות בתחום מומחיותו של המתכנן.</w:delText>
        </w:r>
      </w:del>
    </w:p>
    <w:p w14:paraId="71143DF0" w14:textId="7D79A428" w:rsidR="00435A20" w:rsidRPr="00435A20" w:rsidDel="00BD1F4C" w:rsidRDefault="00435A20" w:rsidP="00435A20">
      <w:pPr>
        <w:widowControl w:val="0"/>
        <w:spacing w:before="0" w:beforeAutospacing="0" w:after="0" w:afterAutospacing="0" w:line="240" w:lineRule="auto"/>
        <w:rPr>
          <w:del w:id="195" w:author="מרול אטמן" w:date="2024-04-21T12:01:00Z"/>
          <w:rFonts w:ascii="Times New Roman" w:eastAsia="Times New Roman" w:hAnsi="Times New Roman" w:cs="David"/>
          <w:sz w:val="24"/>
          <w:szCs w:val="24"/>
          <w:rtl/>
          <w:lang w:eastAsia="he-IL"/>
        </w:rPr>
      </w:pPr>
      <w:del w:id="196" w:author="מרול אטמן" w:date="2024-04-21T12:01:00Z">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sz w:val="24"/>
            <w:szCs w:val="24"/>
            <w:rtl/>
            <w:lang w:eastAsia="he-IL"/>
          </w:rPr>
          <w:tab/>
        </w:r>
      </w:del>
    </w:p>
    <w:p w14:paraId="30991A9F" w14:textId="70229602" w:rsidR="00435A20" w:rsidRPr="00435A20" w:rsidDel="00BD1F4C" w:rsidRDefault="00435A20" w:rsidP="00435A20">
      <w:pPr>
        <w:widowControl w:val="0"/>
        <w:spacing w:before="0" w:beforeAutospacing="0" w:after="0" w:afterAutospacing="0" w:line="240" w:lineRule="auto"/>
        <w:rPr>
          <w:del w:id="197" w:author="מרול אטמן" w:date="2024-04-21T12:01:00Z"/>
          <w:rFonts w:ascii="Times New Roman" w:eastAsia="Times New Roman" w:hAnsi="Times New Roman" w:cs="David"/>
          <w:sz w:val="24"/>
          <w:szCs w:val="24"/>
          <w:rtl/>
          <w:lang w:eastAsia="he-IL"/>
        </w:rPr>
      </w:pPr>
      <w:del w:id="198" w:author="מרול אטמן" w:date="2024-04-21T12:01:00Z">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sz w:val="24"/>
            <w:szCs w:val="24"/>
            <w:rtl/>
            <w:lang w:eastAsia="he-IL"/>
          </w:rPr>
          <w:tab/>
          <w:delText>יד.</w:delText>
        </w:r>
        <w:r w:rsidRPr="00435A20" w:rsidDel="00BD1F4C">
          <w:rPr>
            <w:rFonts w:ascii="Times New Roman" w:eastAsia="Times New Roman" w:hAnsi="Times New Roman" w:cs="David"/>
            <w:sz w:val="24"/>
            <w:szCs w:val="24"/>
            <w:rtl/>
            <w:lang w:eastAsia="he-IL"/>
          </w:rPr>
          <w:tab/>
          <w:delText>הצגת אפשרויות מימוש הבינוי המוצע בשלבים.</w:delText>
        </w:r>
      </w:del>
    </w:p>
    <w:p w14:paraId="7C9F181B" w14:textId="79E1C229" w:rsidR="00435A20" w:rsidRPr="00435A20" w:rsidDel="00BD1F4C" w:rsidRDefault="00435A20" w:rsidP="00435A20">
      <w:pPr>
        <w:widowControl w:val="0"/>
        <w:spacing w:before="0" w:beforeAutospacing="0" w:after="0" w:afterAutospacing="0" w:line="240" w:lineRule="auto"/>
        <w:rPr>
          <w:del w:id="199" w:author="מרול אטמן" w:date="2024-04-21T12:01:00Z"/>
          <w:rFonts w:ascii="Times New Roman" w:eastAsia="Times New Roman" w:hAnsi="Times New Roman" w:cs="David"/>
          <w:sz w:val="24"/>
          <w:szCs w:val="24"/>
          <w:rtl/>
          <w:lang w:eastAsia="he-IL"/>
        </w:rPr>
      </w:pPr>
    </w:p>
    <w:p w14:paraId="7E6CB58C" w14:textId="62F92E2D" w:rsidR="00435A20" w:rsidRPr="00435A20" w:rsidDel="00BD1F4C" w:rsidRDefault="00435A20" w:rsidP="00435A20">
      <w:pPr>
        <w:widowControl w:val="0"/>
        <w:spacing w:before="0" w:beforeAutospacing="0" w:after="0" w:afterAutospacing="0" w:line="240" w:lineRule="auto"/>
        <w:ind w:left="2160" w:hanging="720"/>
        <w:rPr>
          <w:del w:id="200" w:author="מרול אטמן" w:date="2024-04-21T12:01:00Z"/>
          <w:rFonts w:ascii="Times New Roman" w:eastAsia="Times New Roman" w:hAnsi="Times New Roman" w:cs="David"/>
          <w:sz w:val="24"/>
          <w:szCs w:val="24"/>
          <w:rtl/>
          <w:lang w:eastAsia="he-IL"/>
        </w:rPr>
      </w:pPr>
      <w:del w:id="201" w:author="מרול אטמן" w:date="2024-04-21T12:01:00Z">
        <w:r w:rsidRPr="00435A20" w:rsidDel="00BD1F4C">
          <w:rPr>
            <w:rFonts w:ascii="Times New Roman" w:eastAsia="Times New Roman" w:hAnsi="Times New Roman" w:cs="David"/>
            <w:sz w:val="24"/>
            <w:szCs w:val="24"/>
            <w:rtl/>
            <w:lang w:eastAsia="he-IL"/>
          </w:rPr>
          <w:delText>טו.</w:delText>
        </w:r>
        <w:r w:rsidRPr="00435A20" w:rsidDel="00BD1F4C">
          <w:rPr>
            <w:rFonts w:ascii="Times New Roman" w:eastAsia="Times New Roman" w:hAnsi="Times New Roman" w:cs="David"/>
            <w:sz w:val="24"/>
            <w:szCs w:val="24"/>
            <w:rtl/>
            <w:lang w:eastAsia="he-IL"/>
          </w:rPr>
          <w:tab/>
          <w:delText>חתימה על מסמכי תכניות בנין העיר כעורך התכנית, טיפול באשור התכניות ברשויות ותיאום אישור תכניות היועצים.</w:delText>
        </w:r>
        <w:r w:rsidRPr="00435A20" w:rsidDel="00BD1F4C">
          <w:rPr>
            <w:rFonts w:ascii="Times New Roman" w:eastAsia="Times New Roman" w:hAnsi="Times New Roman" w:cs="David" w:hint="cs"/>
            <w:sz w:val="24"/>
            <w:szCs w:val="24"/>
            <w:rtl/>
            <w:lang w:eastAsia="he-IL"/>
          </w:rPr>
          <w:delTex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2B7DB1DF" w14:textId="5A01063A" w:rsidR="00435A20" w:rsidRPr="00435A20" w:rsidDel="00BD1F4C" w:rsidRDefault="00435A20" w:rsidP="00435A20">
      <w:pPr>
        <w:widowControl w:val="0"/>
        <w:spacing w:before="0" w:beforeAutospacing="0" w:after="0" w:afterAutospacing="0" w:line="240" w:lineRule="auto"/>
        <w:rPr>
          <w:del w:id="202" w:author="מרול אטמן" w:date="2024-04-21T12:01:00Z"/>
          <w:rFonts w:ascii="Times New Roman" w:eastAsia="Times New Roman" w:hAnsi="Times New Roman" w:cs="David"/>
          <w:sz w:val="24"/>
          <w:szCs w:val="24"/>
          <w:rtl/>
          <w:lang w:eastAsia="he-IL"/>
        </w:rPr>
      </w:pPr>
      <w:del w:id="203" w:author="מרול אטמן" w:date="2024-04-21T12:01:00Z">
        <w:r w:rsidRPr="00435A20" w:rsidDel="00BD1F4C">
          <w:rPr>
            <w:rFonts w:ascii="Times New Roman" w:eastAsia="Times New Roman" w:hAnsi="Times New Roman" w:cs="David"/>
            <w:sz w:val="24"/>
            <w:szCs w:val="24"/>
            <w:rtl/>
            <w:lang w:eastAsia="he-IL"/>
          </w:rPr>
          <w:tab/>
        </w:r>
      </w:del>
    </w:p>
    <w:p w14:paraId="101D9527" w14:textId="44A22FBB" w:rsidR="00435A20" w:rsidRPr="00435A20" w:rsidDel="00BD1F4C" w:rsidRDefault="00435A20" w:rsidP="009D142E">
      <w:pPr>
        <w:widowControl w:val="0"/>
        <w:spacing w:before="0" w:beforeAutospacing="0" w:after="0" w:afterAutospacing="0" w:line="240" w:lineRule="auto"/>
        <w:ind w:left="2160" w:hanging="720"/>
        <w:rPr>
          <w:del w:id="204" w:author="מרול אטמן" w:date="2024-04-21T12:01:00Z"/>
          <w:rFonts w:ascii="Times New Roman" w:eastAsia="Times New Roman" w:hAnsi="Times New Roman" w:cs="David"/>
          <w:sz w:val="24"/>
          <w:szCs w:val="24"/>
          <w:rtl/>
          <w:lang w:eastAsia="he-IL"/>
        </w:rPr>
      </w:pPr>
      <w:del w:id="205" w:author="מרול אטמן" w:date="2024-04-21T12:01:00Z">
        <w:r w:rsidRPr="00435A20" w:rsidDel="00BD1F4C">
          <w:rPr>
            <w:rFonts w:ascii="Times New Roman" w:eastAsia="Times New Roman" w:hAnsi="Times New Roman" w:cs="David"/>
            <w:sz w:val="24"/>
            <w:szCs w:val="24"/>
            <w:rtl/>
            <w:lang w:eastAsia="he-IL"/>
          </w:rPr>
          <w:delText>טז.</w:delText>
        </w:r>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hint="cs"/>
            <w:sz w:val="24"/>
            <w:szCs w:val="24"/>
            <w:rtl/>
            <w:lang w:eastAsia="he-IL"/>
          </w:rPr>
          <w:delText xml:space="preserve">השלמת מסמכים ונתונים, </w:delText>
        </w:r>
        <w:r w:rsidRPr="00435A20" w:rsidDel="00BD1F4C">
          <w:rPr>
            <w:rFonts w:ascii="Times New Roman" w:eastAsia="Times New Roman" w:hAnsi="Times New Roman" w:cs="David"/>
            <w:sz w:val="24"/>
            <w:szCs w:val="24"/>
            <w:rtl/>
            <w:lang w:eastAsia="he-IL"/>
          </w:rPr>
          <w:delText>הכנסת תיקונים ושינויים במסמכי התכניות</w:delText>
        </w:r>
        <w:r w:rsidRPr="00435A20" w:rsidDel="00BD1F4C">
          <w:rPr>
            <w:rFonts w:ascii="Times New Roman" w:eastAsia="Times New Roman" w:hAnsi="Times New Roman" w:cs="David" w:hint="cs"/>
            <w:sz w:val="24"/>
            <w:szCs w:val="24"/>
            <w:rtl/>
            <w:lang w:eastAsia="he-IL"/>
          </w:rPr>
          <w:delText>, הכנת חלופות חדשות נוספות, הכל</w:delText>
        </w:r>
        <w:r w:rsidR="007D5B33" w:rsidDel="00BD1F4C">
          <w:rPr>
            <w:rFonts w:ascii="Times New Roman" w:eastAsia="Times New Roman" w:hAnsi="Times New Roman" w:cs="David" w:hint="cs"/>
            <w:sz w:val="24"/>
            <w:szCs w:val="24"/>
            <w:rtl/>
            <w:lang w:eastAsia="he-IL"/>
          </w:rPr>
          <w:delText xml:space="preserve"> </w:delText>
        </w:r>
        <w:r w:rsidR="009D142E" w:rsidDel="00BD1F4C">
          <w:rPr>
            <w:rFonts w:ascii="Times New Roman" w:eastAsia="Times New Roman" w:hAnsi="Times New Roman" w:cs="David"/>
            <w:sz w:val="24"/>
            <w:szCs w:val="24"/>
            <w:rtl/>
            <w:lang w:eastAsia="he-IL"/>
          </w:rPr>
          <w:delText>לפי דרישת המזמין ו/או לפי דרישת</w:delText>
        </w:r>
        <w:r w:rsidR="00B33CA0" w:rsidDel="00BD1F4C">
          <w:rPr>
            <w:rFonts w:ascii="Times New Roman" w:eastAsia="Times New Roman" w:hAnsi="Times New Roman" w:cs="David" w:hint="cs"/>
            <w:sz w:val="24"/>
            <w:szCs w:val="24"/>
            <w:rtl/>
            <w:lang w:eastAsia="he-IL"/>
          </w:rPr>
          <w:delText xml:space="preserve"> </w:delText>
        </w:r>
        <w:r w:rsidRPr="00435A20" w:rsidDel="00BD1F4C">
          <w:rPr>
            <w:rFonts w:ascii="Times New Roman" w:eastAsia="Times New Roman" w:hAnsi="Times New Roman" w:cs="David"/>
            <w:sz w:val="24"/>
            <w:szCs w:val="24"/>
            <w:rtl/>
            <w:lang w:eastAsia="he-IL"/>
          </w:rPr>
          <w:delText>הרשויות המוסמכות, באישור המזמין וטיפול באישורן עד למתן תוקף.</w:delText>
        </w:r>
      </w:del>
    </w:p>
    <w:p w14:paraId="59EFA42D" w14:textId="1D0DEA75" w:rsidR="00435A20" w:rsidRPr="00435A20" w:rsidDel="00BD1F4C" w:rsidRDefault="00435A20" w:rsidP="00435A20">
      <w:pPr>
        <w:widowControl w:val="0"/>
        <w:spacing w:before="0" w:beforeAutospacing="0" w:after="0" w:afterAutospacing="0" w:line="240" w:lineRule="auto"/>
        <w:rPr>
          <w:del w:id="206" w:author="מרול אטמן" w:date="2024-04-21T12:01:00Z"/>
          <w:rFonts w:ascii="Times New Roman" w:eastAsia="Times New Roman" w:hAnsi="Times New Roman" w:cs="David"/>
          <w:sz w:val="24"/>
          <w:szCs w:val="24"/>
          <w:rtl/>
          <w:lang w:eastAsia="he-IL"/>
        </w:rPr>
      </w:pPr>
    </w:p>
    <w:p w14:paraId="597A363A" w14:textId="6167CA63" w:rsidR="00435A20" w:rsidRPr="00435A20" w:rsidDel="00BD1F4C" w:rsidRDefault="00435A20" w:rsidP="00435A20">
      <w:pPr>
        <w:widowControl w:val="0"/>
        <w:spacing w:before="0" w:beforeAutospacing="0" w:after="0" w:afterAutospacing="0" w:line="240" w:lineRule="auto"/>
        <w:ind w:left="2160" w:hanging="720"/>
        <w:rPr>
          <w:del w:id="207" w:author="מרול אטמן" w:date="2024-04-21T12:01:00Z"/>
          <w:rFonts w:ascii="Times New Roman" w:eastAsia="Times New Roman" w:hAnsi="Times New Roman" w:cs="David"/>
          <w:sz w:val="24"/>
          <w:szCs w:val="24"/>
          <w:rtl/>
          <w:lang w:eastAsia="he-IL"/>
        </w:rPr>
      </w:pPr>
      <w:del w:id="208" w:author="מרול אטמן" w:date="2024-04-21T12:01:00Z">
        <w:r w:rsidRPr="00435A20" w:rsidDel="00BD1F4C">
          <w:rPr>
            <w:rFonts w:ascii="Times New Roman" w:eastAsia="Times New Roman" w:hAnsi="Times New Roman" w:cs="David"/>
            <w:sz w:val="24"/>
            <w:szCs w:val="24"/>
            <w:rtl/>
            <w:lang w:eastAsia="he-IL"/>
          </w:rPr>
          <w:delText>יז.</w:delText>
        </w:r>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hint="cs"/>
            <w:sz w:val="24"/>
            <w:szCs w:val="24"/>
            <w:rtl/>
            <w:lang w:eastAsia="he-IL"/>
          </w:rPr>
          <w:delText>סיוע למזמין בהכנת תשובות להתנגדויות לתוכניות המוצעות, הצעת פתרונות להסרת ההתנגדויות, שינויים במסמכי התכניות כתוצאה מההתנגדויות ו/או מקבלת התנגדויות, באשור המזמין, לרבות הופעה בפני ועדות ערר ובפני בית המשפט.</w:delText>
        </w:r>
        <w:r w:rsidRPr="00435A20" w:rsidDel="00BD1F4C">
          <w:rPr>
            <w:rFonts w:ascii="Times New Roman" w:eastAsia="Times New Roman" w:hAnsi="Times New Roman" w:cs="David"/>
            <w:sz w:val="24"/>
            <w:szCs w:val="24"/>
            <w:rtl/>
            <w:lang w:eastAsia="he-IL"/>
          </w:rPr>
          <w:tab/>
        </w:r>
      </w:del>
    </w:p>
    <w:p w14:paraId="407F2DC8" w14:textId="65CC1BB1" w:rsidR="00435A20" w:rsidRPr="00435A20" w:rsidDel="00BD1F4C" w:rsidRDefault="00435A20" w:rsidP="00435A20">
      <w:pPr>
        <w:widowControl w:val="0"/>
        <w:spacing w:before="0" w:beforeAutospacing="0" w:after="0" w:afterAutospacing="0" w:line="240" w:lineRule="auto"/>
        <w:rPr>
          <w:del w:id="209" w:author="מרול אטמן" w:date="2024-04-21T12:01:00Z"/>
          <w:rFonts w:ascii="Times New Roman" w:eastAsia="Times New Roman" w:hAnsi="Times New Roman" w:cs="David"/>
          <w:sz w:val="24"/>
          <w:szCs w:val="24"/>
          <w:rtl/>
          <w:lang w:eastAsia="he-IL"/>
        </w:rPr>
      </w:pPr>
    </w:p>
    <w:p w14:paraId="6A0C1BE8" w14:textId="32C7C696" w:rsidR="009D142E" w:rsidRPr="00435A20" w:rsidDel="00BD1F4C" w:rsidRDefault="00435A20" w:rsidP="009D142E">
      <w:pPr>
        <w:widowControl w:val="0"/>
        <w:spacing w:before="0" w:beforeAutospacing="0" w:after="0" w:afterAutospacing="0" w:line="240" w:lineRule="auto"/>
        <w:rPr>
          <w:del w:id="210" w:author="מרול אטמן" w:date="2024-04-21T12:01:00Z"/>
          <w:rFonts w:ascii="Times New Roman" w:eastAsia="Times New Roman" w:hAnsi="Times New Roman" w:cs="David"/>
          <w:sz w:val="24"/>
          <w:szCs w:val="24"/>
          <w:rtl/>
          <w:lang w:eastAsia="he-IL"/>
        </w:rPr>
      </w:pPr>
      <w:del w:id="211" w:author="מרול אטמן" w:date="2024-04-21T12:01:00Z">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sz w:val="24"/>
            <w:szCs w:val="24"/>
            <w:rtl/>
            <w:lang w:eastAsia="he-IL"/>
          </w:rPr>
          <w:tab/>
          <w:delText>יח.</w:delText>
        </w:r>
        <w:r w:rsidRPr="00435A20" w:rsidDel="00BD1F4C">
          <w:rPr>
            <w:rFonts w:ascii="Times New Roman" w:eastAsia="Times New Roman" w:hAnsi="Times New Roman" w:cs="David"/>
            <w:sz w:val="24"/>
            <w:szCs w:val="24"/>
            <w:rtl/>
            <w:lang w:eastAsia="he-IL"/>
          </w:rPr>
          <w:tab/>
          <w:delText xml:space="preserve">מתן הסברים והנחיות, לאור התכניות, למתכננים </w:delText>
        </w:r>
        <w:r w:rsidRPr="00435A20" w:rsidDel="00BD1F4C">
          <w:rPr>
            <w:rFonts w:ascii="Times New Roman" w:eastAsia="Times New Roman" w:hAnsi="Times New Roman" w:cs="David" w:hint="cs"/>
            <w:sz w:val="24"/>
            <w:szCs w:val="24"/>
            <w:rtl/>
            <w:lang w:eastAsia="he-IL"/>
          </w:rPr>
          <w:delText>וליועצים האחרים</w:delText>
        </w:r>
        <w:r w:rsidRPr="00435A20" w:rsidDel="00BD1F4C">
          <w:rPr>
            <w:rFonts w:ascii="Times New Roman" w:eastAsia="Times New Roman" w:hAnsi="Times New Roman" w:cs="David"/>
            <w:sz w:val="24"/>
            <w:szCs w:val="24"/>
            <w:rtl/>
            <w:lang w:eastAsia="he-IL"/>
          </w:rPr>
          <w:delText>.</w:delText>
        </w:r>
      </w:del>
    </w:p>
    <w:p w14:paraId="6D9793B5" w14:textId="351A385E" w:rsidR="00435A20" w:rsidRPr="00435A20" w:rsidDel="00BD1F4C" w:rsidRDefault="00435A20" w:rsidP="00435A20">
      <w:pPr>
        <w:widowControl w:val="0"/>
        <w:spacing w:before="0" w:beforeAutospacing="0" w:after="0" w:afterAutospacing="0" w:line="240" w:lineRule="auto"/>
        <w:rPr>
          <w:del w:id="212" w:author="מרול אטמן" w:date="2024-04-21T12:01:00Z"/>
          <w:rFonts w:ascii="Times New Roman" w:eastAsia="Times New Roman" w:hAnsi="Times New Roman" w:cs="David"/>
          <w:sz w:val="24"/>
          <w:szCs w:val="24"/>
          <w:rtl/>
          <w:lang w:eastAsia="he-IL"/>
        </w:rPr>
      </w:pPr>
    </w:p>
    <w:p w14:paraId="6B0A6D54" w14:textId="5D070723" w:rsidR="00435A20" w:rsidRPr="00435A20" w:rsidDel="00BD1F4C" w:rsidRDefault="00435A20" w:rsidP="009D142E">
      <w:pPr>
        <w:widowControl w:val="0"/>
        <w:spacing w:before="0" w:beforeAutospacing="0" w:after="0" w:afterAutospacing="0" w:line="240" w:lineRule="auto"/>
        <w:ind w:left="2160" w:hanging="720"/>
        <w:rPr>
          <w:del w:id="213" w:author="מרול אטמן" w:date="2024-04-21T12:01:00Z"/>
          <w:rFonts w:ascii="Times New Roman" w:eastAsia="Times New Roman" w:hAnsi="Times New Roman" w:cs="David"/>
          <w:sz w:val="24"/>
          <w:szCs w:val="24"/>
          <w:rtl/>
          <w:lang w:eastAsia="he-IL"/>
        </w:rPr>
      </w:pPr>
      <w:del w:id="214" w:author="מרול אטמן" w:date="2024-04-21T12:01:00Z">
        <w:r w:rsidRPr="00435A20" w:rsidDel="00BD1F4C">
          <w:rPr>
            <w:rFonts w:ascii="Times New Roman" w:eastAsia="Times New Roman" w:hAnsi="Times New Roman" w:cs="David" w:hint="cs"/>
            <w:sz w:val="24"/>
            <w:szCs w:val="24"/>
            <w:rtl/>
            <w:lang w:eastAsia="he-IL"/>
          </w:rPr>
          <w:delText>יט.</w:delText>
        </w:r>
        <w:r w:rsidR="009D142E"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hint="cs"/>
            <w:sz w:val="24"/>
            <w:szCs w:val="24"/>
            <w:rtl/>
            <w:lang w:eastAsia="he-IL"/>
          </w:rPr>
          <w:delText>הכנת כל המסמכים הנדרשים למתן תוקף לתכנית, מעקב וטיפול בהליך מתן התוקף לתכנית עד לפרסום ברשומות ובעיתונות.</w:delText>
        </w:r>
      </w:del>
    </w:p>
    <w:p w14:paraId="0A1122FC" w14:textId="71A9BE00" w:rsidR="00435A20" w:rsidRPr="00435A20" w:rsidDel="00BD1F4C" w:rsidRDefault="00435A20" w:rsidP="00435A20">
      <w:pPr>
        <w:widowControl w:val="0"/>
        <w:spacing w:before="0" w:beforeAutospacing="0" w:after="0" w:afterAutospacing="0" w:line="240" w:lineRule="auto"/>
        <w:rPr>
          <w:del w:id="215" w:author="מרול אטמן" w:date="2024-04-21T12:01:00Z"/>
          <w:rFonts w:ascii="Times New Roman" w:eastAsia="Times New Roman" w:hAnsi="Times New Roman" w:cs="David"/>
          <w:sz w:val="24"/>
          <w:szCs w:val="24"/>
          <w:rtl/>
          <w:lang w:eastAsia="he-IL"/>
        </w:rPr>
      </w:pPr>
    </w:p>
    <w:p w14:paraId="4E77CD93" w14:textId="47705AC6" w:rsidR="00435A20" w:rsidRPr="00435A20" w:rsidDel="00BD1F4C" w:rsidRDefault="00435A20" w:rsidP="00435A20">
      <w:pPr>
        <w:widowControl w:val="0"/>
        <w:spacing w:before="0" w:beforeAutospacing="0" w:after="0" w:afterAutospacing="0" w:line="240" w:lineRule="auto"/>
        <w:rPr>
          <w:del w:id="216" w:author="מרול אטמן" w:date="2024-04-21T12:01:00Z"/>
          <w:rFonts w:ascii="Times New Roman" w:eastAsia="Times New Roman" w:hAnsi="Times New Roman" w:cs="David"/>
          <w:sz w:val="24"/>
          <w:szCs w:val="24"/>
          <w:rtl/>
          <w:lang w:eastAsia="he-IL"/>
        </w:rPr>
      </w:pPr>
      <w:del w:id="217" w:author="מרול אטמן" w:date="2024-04-21T12:01:00Z">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sz w:val="24"/>
            <w:szCs w:val="24"/>
            <w:rtl/>
            <w:lang w:eastAsia="he-IL"/>
          </w:rPr>
          <w:tab/>
        </w:r>
        <w:r w:rsidRPr="00435A20" w:rsidDel="00BD1F4C">
          <w:rPr>
            <w:rFonts w:ascii="Times New Roman" w:eastAsia="Times New Roman" w:hAnsi="Times New Roman" w:cs="David" w:hint="cs"/>
            <w:sz w:val="24"/>
            <w:szCs w:val="24"/>
            <w:rtl/>
            <w:lang w:eastAsia="he-IL"/>
          </w:rPr>
          <w:delText>כ</w:delText>
        </w:r>
        <w:r w:rsidRPr="00435A20" w:rsidDel="00BD1F4C">
          <w:rPr>
            <w:rFonts w:ascii="Times New Roman" w:eastAsia="Times New Roman" w:hAnsi="Times New Roman" w:cs="David"/>
            <w:sz w:val="24"/>
            <w:szCs w:val="24"/>
            <w:rtl/>
            <w:lang w:eastAsia="he-IL"/>
          </w:rPr>
          <w:delText>.</w:delText>
        </w:r>
        <w:r w:rsidRPr="00435A20" w:rsidDel="00BD1F4C">
          <w:rPr>
            <w:rFonts w:ascii="Times New Roman" w:eastAsia="Times New Roman" w:hAnsi="Times New Roman" w:cs="David"/>
            <w:sz w:val="24"/>
            <w:szCs w:val="24"/>
            <w:rtl/>
            <w:lang w:eastAsia="he-IL"/>
          </w:rPr>
          <w:tab/>
          <w:delText xml:space="preserve">העברת נתונים, הבהרות ותכניות וכן סיוע לשמאים שיועסקו ע"י </w:delText>
        </w:r>
      </w:del>
    </w:p>
    <w:p w14:paraId="65166ACC" w14:textId="7E63D6ED" w:rsidR="00435A20" w:rsidRPr="00435A20" w:rsidRDefault="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Change w:id="218" w:author="מרול אטמן" w:date="2024-04-21T12:01:00Z">
          <w:pPr>
            <w:widowControl w:val="0"/>
            <w:spacing w:before="0" w:beforeAutospacing="0" w:after="0" w:afterAutospacing="0" w:line="240" w:lineRule="auto"/>
            <w:ind w:left="2160"/>
          </w:pPr>
        </w:pPrChange>
      </w:pPr>
      <w:del w:id="219" w:author="מרול אטמן" w:date="2024-04-21T12:01:00Z">
        <w:r w:rsidRPr="00435A20" w:rsidDel="00BD1F4C">
          <w:rPr>
            <w:rFonts w:ascii="Times New Roman" w:eastAsia="Times New Roman" w:hAnsi="Times New Roman" w:cs="David"/>
            <w:sz w:val="24"/>
            <w:szCs w:val="24"/>
            <w:rtl/>
            <w:lang w:eastAsia="he-IL"/>
          </w:rPr>
          <w:delText xml:space="preserve">המזמין להכנת </w:delText>
        </w:r>
        <w:r w:rsidRPr="00435A20" w:rsidDel="00BD1F4C">
          <w:rPr>
            <w:rFonts w:ascii="Times New Roman" w:eastAsia="Times New Roman" w:hAnsi="Times New Roman" w:cs="David" w:hint="cs"/>
            <w:sz w:val="24"/>
            <w:szCs w:val="24"/>
            <w:rtl/>
            <w:lang w:eastAsia="he-IL"/>
          </w:rPr>
          <w:delText xml:space="preserve">טבלאות איזון וחלוקה, </w:delText>
        </w:r>
        <w:r w:rsidRPr="00435A20" w:rsidDel="00BD1F4C">
          <w:rPr>
            <w:rFonts w:ascii="Times New Roman" w:eastAsia="Times New Roman" w:hAnsi="Times New Roman" w:cs="David"/>
            <w:sz w:val="24"/>
            <w:szCs w:val="24"/>
            <w:rtl/>
            <w:lang w:eastAsia="he-IL"/>
          </w:rPr>
          <w:delText>הערכות שווי, לדיונים בעניין השבחה, תשלומים למנהל מקרקעי ישראל ולדיונים בעניין שווי זכויות בעלי קרקע</w:delText>
        </w:r>
      </w:del>
      <w:ins w:id="220" w:author="מרול אטמן" w:date="2024-04-21T12:01:00Z">
        <w:r w:rsidR="00BD1F4C">
          <w:rPr>
            <w:rFonts w:ascii="Times New Roman" w:eastAsia="Times New Roman" w:hAnsi="Times New Roman" w:cs="David" w:hint="cs"/>
            <w:sz w:val="24"/>
            <w:szCs w:val="24"/>
            <w:u w:val="single"/>
            <w:rtl/>
            <w:lang w:eastAsia="he-IL"/>
          </w:rPr>
          <w:t>מבוטל</w:t>
        </w:r>
      </w:ins>
      <w:r w:rsidRPr="00435A20">
        <w:rPr>
          <w:rFonts w:ascii="Times New Roman" w:eastAsia="Times New Roman" w:hAnsi="Times New Roman" w:cs="David"/>
          <w:sz w:val="24"/>
          <w:szCs w:val="24"/>
          <w:rtl/>
          <w:lang w:eastAsia="he-IL"/>
        </w:rPr>
        <w:t xml:space="preserve">. </w:t>
      </w:r>
    </w:p>
    <w:p w14:paraId="280C119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0C976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18AB9F"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157CD9F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1C1AA9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2DBA845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7734EC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w:t>
      </w:r>
      <w:r w:rsidR="00B33CA0">
        <w:rPr>
          <w:rFonts w:ascii="Times New Roman" w:eastAsia="Times New Roman" w:hAnsi="Times New Roman" w:cs="David"/>
          <w:sz w:val="24"/>
          <w:szCs w:val="24"/>
          <w:rtl/>
          <w:lang w:eastAsia="he-IL"/>
        </w:rPr>
        <w:t>ת והאחרות, הכרוכות בתכנון הפרוי</w:t>
      </w:r>
      <w:r w:rsidRPr="00435A20">
        <w:rPr>
          <w:rFonts w:ascii="Times New Roman" w:eastAsia="Times New Roman" w:hAnsi="Times New Roman" w:cs="David"/>
          <w:sz w:val="24"/>
          <w:szCs w:val="24"/>
          <w:rtl/>
          <w:lang w:eastAsia="he-IL"/>
        </w:rPr>
        <w:t>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4DA1EDF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583366D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ג.       ניהול תהליך הרישוי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ר, איכות/הגנת הסביבה, תאגיד המים, רשות שדות התעופה, רשות העתיקות, אישור משרד העבודה (אישור גז)  וכיוצ"ב), וקבלה בפועל של כל האישורים הנדרשים.</w:t>
      </w:r>
    </w:p>
    <w:p w14:paraId="46FC0EF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D78FB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EB16C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9098A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המזמין, לרבות הכנת מודלים, הדמיות ופרספקטיבות (באיכות לצרכי תכנון והצגה לרשויות להבדיל מאיכות לצרכי שיווק).</w:t>
      </w:r>
    </w:p>
    <w:p w14:paraId="413CF40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0"/>
          <w:szCs w:val="24"/>
          <w:rtl/>
          <w:lang w:eastAsia="he-IL"/>
        </w:rPr>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5A6A23E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4EF5431"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לרישוי ובדיקת התאמתם לתב"ע.</w:t>
      </w:r>
    </w:p>
    <w:p w14:paraId="5C7DB364"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5D57EA21" w14:textId="77777777" w:rsidR="009D142E" w:rsidRDefault="00435A20"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w:t>
      </w:r>
    </w:p>
    <w:p w14:paraId="10BDD5EC" w14:textId="77777777" w:rsidR="00435A20" w:rsidRPr="00435A20" w:rsidRDefault="009D142E"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00435A20" w:rsidRPr="00435A20">
        <w:rPr>
          <w:rFonts w:ascii="Times New Roman" w:eastAsia="Times New Roman" w:hAnsi="Times New Roman" w:cs="David"/>
          <w:sz w:val="24"/>
          <w:szCs w:val="24"/>
          <w:rtl/>
          <w:lang w:eastAsia="he-IL"/>
        </w:rPr>
        <w:t>התכנון לשטחי המכירה</w:t>
      </w:r>
      <w:r w:rsidR="00435A20" w:rsidRPr="00435A20">
        <w:rPr>
          <w:rFonts w:ascii="Times New Roman" w:eastAsia="Times New Roman" w:hAnsi="Times New Roman" w:cs="David" w:hint="cs"/>
          <w:sz w:val="24"/>
          <w:szCs w:val="24"/>
          <w:rtl/>
          <w:lang w:eastAsia="he-IL"/>
        </w:rPr>
        <w:t>/השכרה</w:t>
      </w:r>
      <w:r w:rsidR="00435A20" w:rsidRPr="00435A20">
        <w:rPr>
          <w:rFonts w:ascii="Times New Roman" w:eastAsia="Times New Roman" w:hAnsi="Times New Roman" w:cs="David"/>
          <w:sz w:val="24"/>
          <w:szCs w:val="24"/>
          <w:rtl/>
          <w:lang w:eastAsia="he-IL"/>
        </w:rPr>
        <w:t xml:space="preserve"> כפי שיקבעו ע"י המזמין.</w:t>
      </w:r>
    </w:p>
    <w:p w14:paraId="5DC481B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6B1588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w:t>
      </w:r>
      <w:r w:rsidR="00B33CA0">
        <w:rPr>
          <w:rFonts w:ascii="Times New Roman" w:eastAsia="Times New Roman" w:hAnsi="Times New Roman" w:cs="David"/>
          <w:sz w:val="24"/>
          <w:szCs w:val="24"/>
          <w:rtl/>
          <w:lang w:eastAsia="he-IL"/>
        </w:rPr>
        <w:t xml:space="preserve"> אומדן משוער של מחיר הקמת הפרוי</w:t>
      </w:r>
      <w:r w:rsidRPr="00435A20">
        <w:rPr>
          <w:rFonts w:ascii="Times New Roman" w:eastAsia="Times New Roman" w:hAnsi="Times New Roman" w:cs="David"/>
          <w:sz w:val="24"/>
          <w:szCs w:val="24"/>
          <w:rtl/>
          <w:lang w:eastAsia="he-IL"/>
        </w:rPr>
        <w:t>קט.</w:t>
      </w:r>
    </w:p>
    <w:p w14:paraId="6C9DB6A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97480A0"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בתחומו.</w:t>
      </w:r>
    </w:p>
    <w:p w14:paraId="05776C3F"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lang w:eastAsia="he-IL"/>
        </w:rPr>
      </w:pPr>
    </w:p>
    <w:p w14:paraId="51805293" w14:textId="77777777" w:rsidR="00435A20" w:rsidRPr="00435A20" w:rsidRDefault="00435A20" w:rsidP="00435A20">
      <w:pPr>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42ECB94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0E8BC30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C5201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7F6D99BA"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AAF6052" w14:textId="77777777" w:rsidR="00435A20" w:rsidRPr="00435A20" w:rsidDel="00AA30A8" w:rsidRDefault="00435A20" w:rsidP="00435A20">
      <w:pPr>
        <w:widowControl w:val="0"/>
        <w:spacing w:before="0" w:beforeAutospacing="0" w:after="0" w:afterAutospacing="0" w:line="240" w:lineRule="auto"/>
        <w:ind w:right="720" w:firstLine="720"/>
        <w:jc w:val="both"/>
        <w:rPr>
          <w:del w:id="221" w:author="מרול אטמן" w:date="2024-01-11T14:27:00Z"/>
          <w:rFonts w:ascii="Times New Roman" w:eastAsia="Times New Roman" w:hAnsi="Times New Roman" w:cs="David"/>
          <w:sz w:val="24"/>
          <w:szCs w:val="24"/>
          <w:rtl/>
          <w:lang w:eastAsia="he-IL"/>
        </w:rPr>
      </w:pPr>
    </w:p>
    <w:p w14:paraId="250EE50F" w14:textId="77777777" w:rsidR="00435A20" w:rsidRPr="00435A20" w:rsidRDefault="00435A20">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Change w:id="222" w:author="מרול אטמן" w:date="2024-01-11T14:27:00Z">
          <w:pPr>
            <w:widowControl w:val="0"/>
            <w:spacing w:before="0" w:beforeAutospacing="0" w:after="0" w:afterAutospacing="0" w:line="240" w:lineRule="auto"/>
            <w:ind w:right="720" w:firstLine="720"/>
            <w:jc w:val="both"/>
          </w:pPr>
        </w:pPrChange>
      </w:pPr>
    </w:p>
    <w:p w14:paraId="47763DED"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1E327FE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1261430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854CD9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r w:rsidR="00B33CA0">
        <w:rPr>
          <w:rFonts w:ascii="Times New Roman" w:eastAsia="Times New Roman" w:hAnsi="Times New Roman" w:cs="David"/>
          <w:sz w:val="24"/>
          <w:szCs w:val="24"/>
          <w:rtl/>
          <w:lang w:eastAsia="he-IL"/>
        </w:rPr>
        <w:t>תכניות סופיות, המתארות את הפרוי</w:t>
      </w:r>
      <w:r w:rsidRPr="00435A20">
        <w:rPr>
          <w:rFonts w:ascii="Times New Roman" w:eastAsia="Times New Roman" w:hAnsi="Times New Roman" w:cs="David"/>
          <w:sz w:val="24"/>
          <w:szCs w:val="24"/>
          <w:rtl/>
          <w:lang w:eastAsia="he-IL"/>
        </w:rPr>
        <w:t>קט המסוכם עם היועצים ועם המזמין. תאום התכניות האמורות עם היועצים והמזמין.</w:t>
      </w:r>
    </w:p>
    <w:p w14:paraId="285FEB3B"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2CFF3F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התכניות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להקלות/שמושים חורגים. ככל שע"פ התכנון נדרשים</w:t>
      </w:r>
    </w:p>
    <w:p w14:paraId="7ECE8FFC"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הקלות/שמושים חורגים. חתימה על הבקשות להיתרי בניה כעורך הבקשה הראשי, כאחראי לתכנון, לפיקוח עליון ולביקורת בתחום האדריכלות. כמו כן יחתום המתכנן על כל מסמך </w:t>
      </w:r>
      <w:r w:rsidR="00B33CA0" w:rsidRPr="00435A20">
        <w:rPr>
          <w:rFonts w:ascii="Times New Roman" w:eastAsia="Times New Roman" w:hAnsi="Times New Roman" w:cs="David" w:hint="cs"/>
          <w:sz w:val="24"/>
          <w:szCs w:val="24"/>
          <w:rtl/>
          <w:lang w:eastAsia="he-IL"/>
        </w:rPr>
        <w:t>שיידר</w:t>
      </w:r>
      <w:r w:rsidR="00B33CA0" w:rsidRPr="00435A20">
        <w:rPr>
          <w:rFonts w:ascii="Times New Roman" w:eastAsia="Times New Roman" w:hAnsi="Times New Roman" w:cs="David" w:hint="eastAsia"/>
          <w:sz w:val="24"/>
          <w:szCs w:val="24"/>
          <w:rtl/>
          <w:lang w:eastAsia="he-IL"/>
        </w:rPr>
        <w:t>ש</w:t>
      </w:r>
      <w:r w:rsidRPr="00435A20">
        <w:rPr>
          <w:rFonts w:ascii="Times New Roman" w:eastAsia="Times New Roman" w:hAnsi="Times New Roman" w:cs="David"/>
          <w:sz w:val="24"/>
          <w:szCs w:val="24"/>
          <w:rtl/>
          <w:lang w:eastAsia="he-IL"/>
        </w:rPr>
        <w:t xml:space="preserve"> על ידי הרשויות מהמתכנן בתהליך הבקשות להיתרים, בעת הבנייה ועד לקבלת תעודות גמר.</w:t>
      </w:r>
    </w:p>
    <w:p w14:paraId="5576A72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43F7E75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87238A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הכנסת תיקונים ושינויים בתכניות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לרבות הכנת תכניות שינויים להיתר, לטופס 4 ולתעודת גמר</w:t>
      </w:r>
    </w:p>
    <w:p w14:paraId="70F49F9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9BF2F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תיאום, ביקורת ואישור התאמת תכניות היועצים לתכניות האדריכלות.</w:t>
      </w:r>
    </w:p>
    <w:p w14:paraId="40C40EA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C72BCF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18C80E3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4DD666E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3537006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A17C17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1C64EB3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6A0445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r w:rsidRPr="00435A20">
        <w:rPr>
          <w:rFonts w:ascii="Times New Roman" w:eastAsia="Times New Roman" w:hAnsi="Times New Roman" w:cs="David"/>
          <w:sz w:val="24"/>
          <w:szCs w:val="24"/>
          <w:rtl/>
          <w:lang w:eastAsia="he-IL"/>
        </w:rPr>
        <w:t>הכנת תכניות לשיווק הפרויקט. תכניות מכירה (תכניות המתארות כל דירה ודירה בקנ"מ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תכניות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בתכניות מעטפת הבנין) ותכניות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(לא כולל גרפיקה, הדמיות ופרספקטיבות).</w:t>
      </w:r>
      <w:r w:rsidRPr="00435A20">
        <w:rPr>
          <w:rFonts w:ascii="Times New Roman" w:eastAsia="Times New Roman" w:hAnsi="Times New Roman" w:cs="David" w:hint="cs"/>
          <w:sz w:val="24"/>
          <w:szCs w:val="24"/>
          <w:rtl/>
          <w:lang w:eastAsia="he-IL"/>
        </w:rPr>
        <w:t xml:space="preserve"> </w:t>
      </w:r>
    </w:p>
    <w:p w14:paraId="2D69BF2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ח.2 הכנת תכניות מכירה/השכרה המתארות אפשרויות שונות לשינויים בחלוקת מחיצות הפנים ובמיקום חללים במבנה ללא שינוי במעטפת הבניין (בפרויקטים בהם מסחר ו/או משרדים).</w:t>
      </w:r>
    </w:p>
    <w:p w14:paraId="4CD61773"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4C4E750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8ECC770" w14:textId="77777777" w:rsidR="00435A20" w:rsidRPr="00435A20" w:rsidRDefault="00435A20" w:rsidP="007D5B3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 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2EAC067B" w14:textId="209107E7"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ט.2 </w:t>
      </w:r>
      <w:ins w:id="223" w:author="מרול אטמן" w:date="2024-04-09T17:40:00Z">
        <w:r w:rsidR="008930FA">
          <w:rPr>
            <w:rFonts w:ascii="Times New Roman" w:eastAsia="Times New Roman" w:hAnsi="Times New Roman" w:cs="David" w:hint="cs"/>
            <w:sz w:val="24"/>
            <w:szCs w:val="24"/>
            <w:rtl/>
            <w:lang w:eastAsia="he-IL"/>
          </w:rPr>
          <w:t>סיוע ב</w:t>
        </w:r>
      </w:ins>
      <w:r w:rsidRPr="00435A20">
        <w:rPr>
          <w:rFonts w:ascii="Times New Roman" w:eastAsia="Times New Roman" w:hAnsi="Times New Roman" w:cs="David" w:hint="cs"/>
          <w:sz w:val="24"/>
          <w:szCs w:val="24"/>
          <w:rtl/>
          <w:lang w:eastAsia="he-IL"/>
        </w:rPr>
        <w:t xml:space="preserve">הכנת מפרטים טכניים למכירה/השכרה בהתאם למתכונת </w:t>
      </w:r>
    </w:p>
    <w:p w14:paraId="18815AA7" w14:textId="49A9805D" w:rsidR="007D5B33"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007D5B33">
        <w:rPr>
          <w:rFonts w:ascii="Times New Roman" w:eastAsia="Times New Roman" w:hAnsi="Times New Roman" w:cs="David" w:hint="cs"/>
          <w:sz w:val="24"/>
          <w:szCs w:val="24"/>
          <w:rtl/>
          <w:lang w:eastAsia="he-IL"/>
        </w:rPr>
        <w:t xml:space="preserve">     </w:t>
      </w:r>
      <w:r w:rsidR="008930FA">
        <w:rPr>
          <w:rFonts w:ascii="Times New Roman" w:eastAsia="Times New Roman" w:hAnsi="Times New Roman" w:cs="David" w:hint="cs"/>
          <w:sz w:val="24"/>
          <w:szCs w:val="24"/>
          <w:rtl/>
          <w:lang w:eastAsia="he-IL"/>
        </w:rPr>
        <w:t xml:space="preserve">שתימסר </w:t>
      </w:r>
      <w:r w:rsidRPr="00435A20">
        <w:rPr>
          <w:rFonts w:ascii="Times New Roman" w:eastAsia="Times New Roman" w:hAnsi="Times New Roman" w:cs="David" w:hint="cs"/>
          <w:sz w:val="24"/>
          <w:szCs w:val="24"/>
          <w:rtl/>
          <w:lang w:eastAsia="he-IL"/>
        </w:rPr>
        <w:t xml:space="preserve">למתכנן ע"י המזמין. בדיקת ואישור נוסח המפרטים </w:t>
      </w:r>
    </w:p>
    <w:p w14:paraId="357F7476" w14:textId="6DF30EE7" w:rsidR="00435A20" w:rsidRPr="00435A20" w:rsidRDefault="007D5B33" w:rsidP="007D5B33">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8930FA">
        <w:rPr>
          <w:rFonts w:ascii="Times New Roman" w:eastAsia="Times New Roman" w:hAnsi="Times New Roman" w:cs="David" w:hint="cs"/>
          <w:sz w:val="24"/>
          <w:szCs w:val="24"/>
          <w:rtl/>
          <w:lang w:eastAsia="he-IL"/>
        </w:rPr>
        <w:t xml:space="preserve">הטכניים </w:t>
      </w:r>
      <w:r>
        <w:rPr>
          <w:rFonts w:ascii="Times New Roman" w:eastAsia="Times New Roman" w:hAnsi="Times New Roman" w:cs="David" w:hint="cs"/>
          <w:sz w:val="24"/>
          <w:szCs w:val="24"/>
          <w:rtl/>
          <w:lang w:eastAsia="he-IL"/>
        </w:rPr>
        <w:t xml:space="preserve">והתאמתם לתכנון </w:t>
      </w:r>
      <w:r w:rsidR="00435A20" w:rsidRPr="00435A20">
        <w:rPr>
          <w:rFonts w:ascii="Times New Roman" w:eastAsia="Times New Roman" w:hAnsi="Times New Roman" w:cs="David" w:hint="cs"/>
          <w:sz w:val="24"/>
          <w:szCs w:val="24"/>
          <w:rtl/>
          <w:lang w:eastAsia="he-IL"/>
        </w:rPr>
        <w:t>(בפרויקטים</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בהם מסחר ו/או משרדים).</w:t>
      </w:r>
    </w:p>
    <w:p w14:paraId="75A3AAC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22DAB0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3ABD06D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0BBDDDE" w14:textId="096455C3"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del w:id="224" w:author="מרול אטמן" w:date="2024-04-21T12:11:00Z">
        <w:r w:rsidRPr="00435A20" w:rsidDel="00845015">
          <w:rPr>
            <w:rFonts w:ascii="Times New Roman" w:eastAsia="Times New Roman" w:hAnsi="Times New Roman" w:cs="David"/>
            <w:sz w:val="24"/>
            <w:szCs w:val="24"/>
            <w:rtl/>
            <w:lang w:eastAsia="he-IL"/>
          </w:rPr>
          <w:delText>עד</w:delText>
        </w:r>
      </w:del>
      <w:del w:id="225" w:author="מרול אטמן" w:date="2024-04-09T17:41:00Z">
        <w:r w:rsidRPr="00435A20" w:rsidDel="008930FA">
          <w:rPr>
            <w:rFonts w:ascii="Times New Roman" w:eastAsia="Times New Roman" w:hAnsi="Times New Roman" w:cs="David"/>
            <w:sz w:val="24"/>
            <w:szCs w:val="24"/>
            <w:rtl/>
            <w:lang w:eastAsia="he-IL"/>
          </w:rPr>
          <w:delText>כון האומדן המשוער של ערך העבודה האדריכלית</w:delText>
        </w:r>
      </w:del>
      <w:ins w:id="226" w:author="מרול אטמן" w:date="2024-04-09T17:41:00Z">
        <w:r w:rsidR="008930FA">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sz w:val="24"/>
          <w:szCs w:val="24"/>
          <w:rtl/>
          <w:lang w:eastAsia="he-IL"/>
        </w:rPr>
        <w:t>.</w:t>
      </w:r>
    </w:p>
    <w:p w14:paraId="423B41E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65AF90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1B0F7D5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496F7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460CC8"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62654BB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63169D5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עבודה מ</w:t>
      </w:r>
      <w:r w:rsidR="00F468F1">
        <w:rPr>
          <w:rFonts w:ascii="Times New Roman" w:eastAsia="Times New Roman" w:hAnsi="Times New Roman" w:cs="David"/>
          <w:sz w:val="24"/>
          <w:szCs w:val="24"/>
          <w:rtl/>
          <w:lang w:eastAsia="he-IL"/>
        </w:rPr>
        <w:t>וקדמות מפורטות ומוסברות של הפרו</w:t>
      </w:r>
      <w:r w:rsidRPr="00435A20">
        <w:rPr>
          <w:rFonts w:ascii="Times New Roman" w:eastAsia="Times New Roman" w:hAnsi="Times New Roman" w:cs="David"/>
          <w:sz w:val="24"/>
          <w:szCs w:val="24"/>
          <w:rtl/>
          <w:lang w:eastAsia="he-IL"/>
        </w:rPr>
        <w:t>יקט, כדרוש לביצוע העבודה, לרבות הכנת תכניות מנחות לעבודות היועצים, הכל בקנ"מ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75A022F2"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התכניות עם היועצים.</w:t>
      </w:r>
    </w:p>
    <w:p w14:paraId="1B698B2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B0C777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השלמת תכניות עבודה מ</w:t>
      </w:r>
      <w:r w:rsidR="00F468F1">
        <w:rPr>
          <w:rFonts w:ascii="Times New Roman" w:eastAsia="Times New Roman" w:hAnsi="Times New Roman" w:cs="David"/>
          <w:sz w:val="24"/>
          <w:szCs w:val="24"/>
          <w:rtl/>
          <w:lang w:eastAsia="he-IL"/>
        </w:rPr>
        <w:t>פורטות ומוסברות של כל חלקי הפרו</w:t>
      </w:r>
      <w:r w:rsidRPr="00435A20">
        <w:rPr>
          <w:rFonts w:ascii="Times New Roman" w:eastAsia="Times New Roman" w:hAnsi="Times New Roman" w:cs="David"/>
          <w:sz w:val="24"/>
          <w:szCs w:val="24"/>
          <w:rtl/>
          <w:lang w:eastAsia="he-IL"/>
        </w:rPr>
        <w:t>יקט כולל פרטי בניין בקנ"מ מתאים ורשימות.</w:t>
      </w:r>
    </w:p>
    <w:p w14:paraId="684EF1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7A052A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ביקורת ואישור התאמת תכניות היועצים לתכניות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1C903F3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4D6EE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247C77EA" w14:textId="44BDD039"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del w:id="227" w:author="מרול אטמן" w:date="2024-04-09T17:42:00Z">
        <w:r w:rsidRPr="00435A20" w:rsidDel="008930FA">
          <w:rPr>
            <w:rFonts w:ascii="Times New Roman" w:eastAsia="Times New Roman" w:hAnsi="Times New Roman" w:cs="David"/>
            <w:sz w:val="24"/>
            <w:szCs w:val="24"/>
            <w:rtl/>
            <w:lang w:eastAsia="he-IL"/>
          </w:rPr>
          <w:delText>כתבי הכמויות יוכנו לפי מתכונת הנהוגה אצל המזמין של מכלולי עבודות ו/או כמויות מפורטות למדידה. לפי דרישת המנהל יוכנו כתבי כמויות בחלוקה לפי אזורים.</w:delText>
        </w:r>
      </w:del>
    </w:p>
    <w:p w14:paraId="561102A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59EC4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תאום המפרטים וכתבי הכמויות של היועצים האחרים ושילובם במפרטים וכתבי הכמויות דלעיל.</w:t>
      </w:r>
    </w:p>
    <w:p w14:paraId="16DD10A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D4418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1EE31C6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C684E0"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עדכון תכניות המכירה ותכניות המכר.</w:t>
      </w:r>
    </w:p>
    <w:p w14:paraId="1FE441D8"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ז.2 עדכון תכניות מכירה/השכרה המתארות אפשרויות שונות לשינויים</w:t>
      </w:r>
    </w:p>
    <w:p w14:paraId="12BEC55A"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בחלוקת מחיצות הפנים ובמיקום חללים במבנה ללא שינוי במעטפת </w:t>
      </w:r>
    </w:p>
    <w:p w14:paraId="3BA5C4EB" w14:textId="7777777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הבניין (בפרויקטים בהם מסחר ו/או משרדים).</w:t>
      </w:r>
    </w:p>
    <w:p w14:paraId="6180403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02B62F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6B800B9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2A49C81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6B8D2C2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1E30D2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1E7BCA1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E0393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הכנסת שינויים ב</w:t>
      </w:r>
      <w:r w:rsidR="00F468F1">
        <w:rPr>
          <w:rFonts w:ascii="Times New Roman" w:eastAsia="Times New Roman" w:hAnsi="Times New Roman" w:cs="David"/>
          <w:sz w:val="24"/>
          <w:szCs w:val="24"/>
          <w:rtl/>
          <w:lang w:eastAsia="he-IL"/>
        </w:rPr>
        <w:t>תכניות ככל שיתחייב להתאמת הפרוי</w:t>
      </w:r>
      <w:r w:rsidRPr="00435A20">
        <w:rPr>
          <w:rFonts w:ascii="Times New Roman" w:eastAsia="Times New Roman" w:hAnsi="Times New Roman" w:cs="David"/>
          <w:sz w:val="24"/>
          <w:szCs w:val="24"/>
          <w:rtl/>
          <w:lang w:eastAsia="he-IL"/>
        </w:rPr>
        <w:t>קט למסגרת התקציבית כפי שיקבע על ידי המזמין.</w:t>
      </w:r>
    </w:p>
    <w:p w14:paraId="3A328E4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089EF1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הכנסת שינויים בתכניות לפי דרישת המזמין.</w:t>
      </w:r>
    </w:p>
    <w:p w14:paraId="06A664BB" w14:textId="77777777" w:rsidR="00F468F1"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יב.2. עדכון תכניות החלוקה הפנימית לחנויות ו/או משרדים בהתאם </w:t>
      </w:r>
    </w:p>
    <w:p w14:paraId="38731AD3" w14:textId="77777777" w:rsidR="00F468F1"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להנחיות המזמין וביצוע התאמות במיקום דלתות כניסה, מעברים</w:t>
      </w:r>
    </w:p>
    <w:p w14:paraId="32D8CFAB" w14:textId="77777777" w:rsidR="00435A20" w:rsidRPr="00435A20" w:rsidRDefault="00F468F1" w:rsidP="00F468F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hint="cs"/>
          <w:sz w:val="24"/>
          <w:szCs w:val="24"/>
          <w:rtl/>
          <w:lang w:eastAsia="he-IL"/>
        </w:rPr>
        <w:t xml:space="preserve"> וכו'. (בפרויקטים בהם מסחר ו/או משרדים).</w:t>
      </w:r>
    </w:p>
    <w:p w14:paraId="42A3A3B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ACD9AF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5CBE177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397437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5D040325"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למנהל.</w:t>
      </w:r>
    </w:p>
    <w:p w14:paraId="7DF9974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B2C794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2435323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7D371D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t>השלמת תכניות עבודה ופרטי בניה, רשימות ומפרטים משלימים כפי שי</w:t>
      </w:r>
      <w:r w:rsidR="00F468F1">
        <w:rPr>
          <w:rFonts w:ascii="Times New Roman" w:eastAsia="Times New Roman" w:hAnsi="Times New Roman" w:cs="David" w:hint="cs"/>
          <w:sz w:val="24"/>
          <w:szCs w:val="24"/>
          <w:rtl/>
          <w:lang w:eastAsia="he-IL"/>
        </w:rPr>
        <w:t>י</w:t>
      </w:r>
      <w:r w:rsidR="00F468F1">
        <w:rPr>
          <w:rFonts w:ascii="Times New Roman" w:eastAsia="Times New Roman" w:hAnsi="Times New Roman" w:cs="David"/>
          <w:sz w:val="24"/>
          <w:szCs w:val="24"/>
          <w:rtl/>
          <w:lang w:eastAsia="he-IL"/>
        </w:rPr>
        <w:t>דרש לביצוע הפרו</w:t>
      </w:r>
      <w:r w:rsidRPr="00435A20">
        <w:rPr>
          <w:rFonts w:ascii="Times New Roman" w:eastAsia="Times New Roman" w:hAnsi="Times New Roman" w:cs="David"/>
          <w:sz w:val="24"/>
          <w:szCs w:val="24"/>
          <w:rtl/>
          <w:lang w:eastAsia="he-IL"/>
        </w:rPr>
        <w:t>יקט.</w:t>
      </w:r>
    </w:p>
    <w:p w14:paraId="75C24DF7"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3A360447" w14:textId="77777777" w:rsidR="00F468F1"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מובהר בזאת שהמתכנן יכין, באם י</w:t>
      </w:r>
      <w:r w:rsidR="00F468F1">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עוד לפני</w:t>
      </w:r>
    </w:p>
    <w:p w14:paraId="454EE1E6" w14:textId="77777777" w:rsidR="00435A20" w:rsidRPr="00435A20" w:rsidRDefault="00F468F1" w:rsidP="00F468F1">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השלמת המסמכים המפורטים לביצוע.</w:t>
      </w:r>
    </w:p>
    <w:p w14:paraId="7E3D00A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5500209" w14:textId="77777777" w:rsidR="00435A20" w:rsidRPr="00435A20" w:rsidRDefault="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Change w:id="228" w:author="מרול אטמן" w:date="2024-01-11T14:28:00Z">
          <w:pPr>
            <w:widowControl w:val="0"/>
            <w:spacing w:before="0" w:beforeAutospacing="0" w:after="0" w:afterAutospacing="0" w:line="240" w:lineRule="auto"/>
            <w:ind w:hanging="720"/>
            <w:jc w:val="both"/>
          </w:pPr>
        </w:pPrChange>
      </w:pPr>
    </w:p>
    <w:p w14:paraId="696AB94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E51F65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69642784"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424CF0D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CBFFB3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C152CAC"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235F851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81D5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9F856E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2C025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6E63871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B419C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בדיקה באתר ומחוצה לו באם הקבלנים והמפקח הבינו את תכניות המתכנן ואת הוראותיו. הדרכה ומתן הסברים למפקח, במידה ונתמנה 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1F2DEC6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FD380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3004714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579E7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20AAD47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4A5466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ab/>
        <w:t>עדכון התכניות והפרטים בהתאם לשינויים שיתחייבו מדרישות הרשויות ומבעיות שתופענה במהלך ביצוע העבודה האדריכלית. כל עדכון יבוצע בתאום עם המנהל בכתב.</w:t>
      </w:r>
    </w:p>
    <w:p w14:paraId="638B86B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BCAA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תכניות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תכניות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32E784F1"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6E3E17F"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1F4EBE13"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היועצים. העברת רשימות ליקויים לתיקון.</w:t>
      </w:r>
    </w:p>
    <w:p w14:paraId="2ADE98F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9F598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543A7E69"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31071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08D8DF5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FDB494" w14:textId="1B13D260" w:rsidR="00435A20" w:rsidRPr="00435A20" w:rsidDel="008930FA" w:rsidRDefault="00435A20" w:rsidP="00435A20">
      <w:pPr>
        <w:widowControl w:val="0"/>
        <w:spacing w:before="0" w:beforeAutospacing="0" w:after="0" w:afterAutospacing="0" w:line="240" w:lineRule="auto"/>
        <w:jc w:val="both"/>
        <w:rPr>
          <w:del w:id="229" w:author="מרול אטמן" w:date="2024-04-09T17:44: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יב.</w:t>
      </w:r>
      <w:r w:rsidRPr="00435A20">
        <w:rPr>
          <w:rFonts w:ascii="Times New Roman" w:eastAsia="Times New Roman" w:hAnsi="Times New Roman" w:cs="David"/>
          <w:sz w:val="24"/>
          <w:szCs w:val="24"/>
          <w:rtl/>
          <w:lang w:eastAsia="he-IL"/>
        </w:rPr>
        <w:tab/>
      </w:r>
      <w:del w:id="230" w:author="מרול אטמן" w:date="2024-04-09T17:44:00Z">
        <w:r w:rsidRPr="00435A20" w:rsidDel="008930FA">
          <w:rPr>
            <w:rFonts w:ascii="Times New Roman" w:eastAsia="Times New Roman" w:hAnsi="Times New Roman" w:cs="David" w:hint="cs"/>
            <w:sz w:val="24"/>
            <w:szCs w:val="24"/>
            <w:rtl/>
            <w:lang w:eastAsia="he-IL"/>
          </w:rPr>
          <w:delText xml:space="preserve">יב.1. </w:delText>
        </w:r>
        <w:r w:rsidRPr="00435A20" w:rsidDel="008930FA">
          <w:rPr>
            <w:rFonts w:ascii="Times New Roman" w:eastAsia="Times New Roman" w:hAnsi="Times New Roman" w:cs="David"/>
            <w:sz w:val="24"/>
            <w:szCs w:val="24"/>
            <w:rtl/>
            <w:lang w:eastAsia="he-IL"/>
          </w:rPr>
          <w:delText>אישור תכניות שינויי דיירים (התכניות יוכנו ע"י הקבלן/הדיירים).</w:delText>
        </w:r>
      </w:del>
    </w:p>
    <w:p w14:paraId="5A05314F" w14:textId="0C8FC5B5" w:rsidR="007E01A6" w:rsidDel="008930FA" w:rsidRDefault="00435A20" w:rsidP="00435A20">
      <w:pPr>
        <w:widowControl w:val="0"/>
        <w:spacing w:before="0" w:beforeAutospacing="0" w:after="0" w:afterAutospacing="0" w:line="240" w:lineRule="auto"/>
        <w:ind w:left="1440" w:hanging="720"/>
        <w:jc w:val="both"/>
        <w:rPr>
          <w:del w:id="231" w:author="מרול אטמן" w:date="2024-04-09T17:44:00Z"/>
          <w:rFonts w:ascii="Times New Roman" w:eastAsia="Times New Roman" w:hAnsi="Times New Roman" w:cs="David"/>
          <w:sz w:val="24"/>
          <w:szCs w:val="24"/>
          <w:rtl/>
          <w:lang w:eastAsia="he-IL"/>
        </w:rPr>
      </w:pPr>
      <w:del w:id="232" w:author="מרול אטמן" w:date="2024-04-09T17:44:00Z">
        <w:r w:rsidRPr="00435A20" w:rsidDel="008930FA">
          <w:rPr>
            <w:rFonts w:ascii="Times New Roman" w:eastAsia="Times New Roman" w:hAnsi="Times New Roman" w:cs="David" w:hint="cs"/>
            <w:sz w:val="24"/>
            <w:szCs w:val="24"/>
            <w:rtl/>
            <w:lang w:eastAsia="he-IL"/>
          </w:rPr>
          <w:delText xml:space="preserve">                           יב.2. אישור תכניות שיוכנו ע"י הרוכשים/שוכרים של שטחי המסחר ו/או</w:delText>
        </w:r>
      </w:del>
    </w:p>
    <w:p w14:paraId="14418F9A" w14:textId="4F340F7B" w:rsidR="00435A20" w:rsidRPr="00435A20" w:rsidRDefault="007E01A6">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233" w:author="מרול אטמן" w:date="2024-04-09T17:44:00Z">
          <w:pPr>
            <w:widowControl w:val="0"/>
            <w:spacing w:before="0" w:beforeAutospacing="0" w:after="0" w:afterAutospacing="0" w:line="240" w:lineRule="auto"/>
            <w:ind w:left="1440" w:hanging="720"/>
            <w:jc w:val="both"/>
          </w:pPr>
        </w:pPrChange>
      </w:pPr>
      <w:del w:id="234" w:author="מרול אטמן" w:date="2024-04-09T17:44:00Z">
        <w:r w:rsidDel="008930FA">
          <w:rPr>
            <w:rFonts w:ascii="Times New Roman" w:eastAsia="Times New Roman" w:hAnsi="Times New Roman" w:cs="David" w:hint="cs"/>
            <w:sz w:val="24"/>
            <w:szCs w:val="24"/>
            <w:rtl/>
            <w:lang w:eastAsia="he-IL"/>
          </w:rPr>
          <w:delText xml:space="preserve">                                   </w:delText>
        </w:r>
        <w:r w:rsidR="00435A20" w:rsidRPr="00435A20" w:rsidDel="008930FA">
          <w:rPr>
            <w:rFonts w:ascii="Times New Roman" w:eastAsia="Times New Roman" w:hAnsi="Times New Roman" w:cs="David" w:hint="cs"/>
            <w:sz w:val="24"/>
            <w:szCs w:val="24"/>
            <w:rtl/>
            <w:lang w:eastAsia="he-IL"/>
          </w:rPr>
          <w:delText xml:space="preserve"> המשרדים(בפרויקטים בהם מסחר ו/או משרדים).</w:delText>
        </w:r>
      </w:del>
      <w:ins w:id="235" w:author="מרול אטמן" w:date="2024-04-09T17:44:00Z">
        <w:r w:rsidR="008930FA">
          <w:rPr>
            <w:rFonts w:ascii="Times New Roman" w:eastAsia="Times New Roman" w:hAnsi="Times New Roman" w:cs="David" w:hint="cs"/>
            <w:sz w:val="24"/>
            <w:szCs w:val="24"/>
            <w:rtl/>
            <w:lang w:eastAsia="he-IL"/>
          </w:rPr>
          <w:t>מבוטל.</w:t>
        </w:r>
      </w:ins>
    </w:p>
    <w:p w14:paraId="322EC0A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A1282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F8EFC99" w14:textId="3514BD6D"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יג.</w:t>
      </w:r>
      <w:r w:rsidRPr="00435A20">
        <w:rPr>
          <w:rFonts w:ascii="Times New Roman" w:eastAsia="Times New Roman" w:hAnsi="Times New Roman" w:cs="David"/>
          <w:sz w:val="24"/>
          <w:szCs w:val="24"/>
          <w:rtl/>
          <w:lang w:eastAsia="he-IL"/>
        </w:rPr>
        <w:tab/>
      </w:r>
      <w:del w:id="236" w:author="מרול אטמן" w:date="2024-04-09T17:45:00Z">
        <w:r w:rsidRPr="00435A20" w:rsidDel="008930FA">
          <w:rPr>
            <w:rFonts w:ascii="Times New Roman" w:eastAsia="Times New Roman" w:hAnsi="Times New Roman" w:cs="David"/>
            <w:sz w:val="24"/>
            <w:szCs w:val="24"/>
            <w:rtl/>
            <w:lang w:eastAsia="he-IL"/>
          </w:rPr>
          <w:delTex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delText>
        </w:r>
      </w:del>
      <w:ins w:id="237" w:author="מרול אטמן" w:date="2024-04-09T17:45:00Z">
        <w:r w:rsidR="008930FA">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sz w:val="24"/>
          <w:szCs w:val="24"/>
          <w:rtl/>
          <w:lang w:eastAsia="he-IL"/>
        </w:rPr>
        <w:t>.</w:t>
      </w:r>
    </w:p>
    <w:p w14:paraId="1B7D40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21C87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גמר/ר</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שיון עסק.</w:t>
      </w:r>
    </w:p>
    <w:p w14:paraId="3E158C3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B1499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3B61DCE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63A39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טז.</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6D86C6DE"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68820A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יז.</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0F59264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A1EE89B" w14:textId="5C3B576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יח.</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xml:space="preserve">, על דרך של </w:t>
      </w:r>
      <w:del w:id="238" w:author="מרול אטמן" w:date="2024-05-29T15:47:00Z">
        <w:r w:rsidRPr="00435A20" w:rsidDel="00563AA3">
          <w:rPr>
            <w:rFonts w:ascii="Times New Roman" w:eastAsia="Times New Roman" w:hAnsi="Times New Roman" w:cs="David" w:hint="cs"/>
            <w:sz w:val="24"/>
            <w:szCs w:val="24"/>
            <w:rtl/>
            <w:lang w:eastAsia="he-IL"/>
          </w:rPr>
          <w:delText xml:space="preserve">הצטרפות כנתבע ו/או </w:delText>
        </w:r>
      </w:del>
      <w:r w:rsidRPr="00435A20">
        <w:rPr>
          <w:rFonts w:ascii="Times New Roman" w:eastAsia="Times New Roman" w:hAnsi="Times New Roman" w:cs="David" w:hint="cs"/>
          <w:sz w:val="24"/>
          <w:szCs w:val="24"/>
          <w:rtl/>
          <w:lang w:eastAsia="he-IL"/>
        </w:rPr>
        <w:t>מסירת עדות מטעם המזמין והמצאת כל מסמך בקשר עם התכנון, אשר דרוש למזמין לשם ניהול ההגנה, לפי דרישת המזמין ומיד עם דרישתו הראשונה.</w:t>
      </w:r>
      <w:ins w:id="239" w:author="מרול אטמן" w:date="2024-05-29T15:47:00Z">
        <w:r w:rsidR="00563AA3" w:rsidRPr="00563AA3">
          <w:rPr>
            <w:rFonts w:ascii="Times New Roman" w:eastAsia="Times New Roman" w:hAnsi="Times New Roman" w:cs="David" w:hint="cs"/>
            <w:sz w:val="24"/>
            <w:szCs w:val="24"/>
            <w:rtl/>
            <w:lang w:eastAsia="he-IL"/>
          </w:rPr>
          <w:t xml:space="preserve"> </w:t>
        </w:r>
        <w:r w:rsidR="00563AA3">
          <w:rPr>
            <w:rFonts w:ascii="Times New Roman" w:eastAsia="Times New Roman" w:hAnsi="Times New Roman" w:cs="David" w:hint="cs"/>
            <w:sz w:val="24"/>
            <w:szCs w:val="24"/>
            <w:rtl/>
            <w:lang w:eastAsia="he-IL"/>
          </w:rPr>
          <w:t>אין באמור בכדי לגרוע מהמזמין להגיש הודעת צד ג' כנגד המתכנן.</w:t>
        </w:r>
      </w:ins>
    </w:p>
    <w:p w14:paraId="3ECE689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F8F1A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Pr="00435A20">
        <w:rPr>
          <w:rFonts w:ascii="Times New Roman" w:eastAsia="Times New Roman" w:hAnsi="Times New Roman" w:cs="David"/>
          <w:sz w:val="24"/>
          <w:szCs w:val="24"/>
          <w:rtl/>
          <w:lang w:eastAsia="he-IL"/>
        </w:rPr>
        <w:tab/>
        <w:t>כל יתר הדרוש לפיקוח עליון, ולביקורת על הביצוע.</w:t>
      </w:r>
    </w:p>
    <w:p w14:paraId="7FE59E8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700BA0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EC7B1F" w14:textId="0B1ECE58" w:rsidR="00435A20" w:rsidRPr="00435A20" w:rsidRDefault="00435A20" w:rsidP="004F435D">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del w:id="240" w:author="מרול אטמן" w:date="2024-04-09T17:47:00Z">
        <w:r w:rsidRPr="00435A20" w:rsidDel="008930FA">
          <w:rPr>
            <w:rFonts w:ascii="Times New Roman" w:eastAsia="Times New Roman" w:hAnsi="Times New Roman" w:cs="David"/>
            <w:sz w:val="24"/>
            <w:szCs w:val="24"/>
            <w:rtl/>
            <w:lang w:eastAsia="he-IL"/>
          </w:rPr>
          <w:delText>ב</w:delText>
        </w:r>
      </w:del>
      <w:ins w:id="241" w:author="מרול אטמן" w:date="2024-04-09T17:47:00Z">
        <w:r w:rsidR="008930FA">
          <w:rPr>
            <w:rFonts w:ascii="Times New Roman" w:eastAsia="Times New Roman" w:hAnsi="Times New Roman" w:cs="David" w:hint="cs"/>
            <w:sz w:val="24"/>
            <w:szCs w:val="24"/>
            <w:rtl/>
            <w:lang w:eastAsia="he-IL"/>
          </w:rPr>
          <w:t>כ</w:t>
        </w:r>
      </w:ins>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483C4E65" w14:textId="3B315A63" w:rsidR="00435A20" w:rsidRPr="00435A20" w:rsidDel="008930FA" w:rsidRDefault="00435A20" w:rsidP="00435A20">
      <w:pPr>
        <w:widowControl w:val="0"/>
        <w:spacing w:before="0" w:beforeAutospacing="0" w:after="0" w:afterAutospacing="0" w:line="240" w:lineRule="auto"/>
        <w:ind w:left="2160" w:hanging="720"/>
        <w:jc w:val="both"/>
        <w:rPr>
          <w:del w:id="242" w:author="מרול אטמן" w:date="2024-04-09T17:48:00Z"/>
          <w:rFonts w:ascii="Times New Roman" w:eastAsia="Times New Roman" w:hAnsi="Times New Roman" w:cs="David"/>
          <w:sz w:val="24"/>
          <w:szCs w:val="24"/>
          <w:rtl/>
          <w:lang w:eastAsia="he-IL"/>
        </w:rPr>
      </w:pPr>
      <w:del w:id="243" w:author="מרול אטמן" w:date="2024-04-09T17:48:00Z">
        <w:r w:rsidRPr="00435A20" w:rsidDel="008930FA">
          <w:rPr>
            <w:rFonts w:ascii="Times New Roman" w:eastAsia="Times New Roman" w:hAnsi="Times New Roman" w:cs="David"/>
            <w:sz w:val="24"/>
            <w:szCs w:val="24"/>
            <w:rtl/>
            <w:lang w:eastAsia="he-IL"/>
          </w:rPr>
          <w:delText>-</w:delText>
        </w:r>
        <w:r w:rsidRPr="00435A20" w:rsidDel="008930FA">
          <w:rPr>
            <w:rFonts w:ascii="Times New Roman" w:eastAsia="Times New Roman" w:hAnsi="Times New Roman" w:cs="David"/>
            <w:sz w:val="24"/>
            <w:szCs w:val="24"/>
            <w:rtl/>
            <w:lang w:eastAsia="he-IL"/>
          </w:rPr>
          <w:tab/>
          <w:delText>יציקת יסודות.</w:delText>
        </w:r>
      </w:del>
    </w:p>
    <w:p w14:paraId="4C98556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0B10382B"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08477981"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390CFFF6"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42C45FC0"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029A2B5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6F7E1D65" w14:textId="77777777" w:rsidR="004F435D" w:rsidRDefault="00435A20"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 xml:space="preserve">מבואת הכניסה ובמבואות </w:t>
      </w:r>
    </w:p>
    <w:p w14:paraId="543A95A4" w14:textId="77777777" w:rsidR="00435A20" w:rsidRPr="00435A20" w:rsidRDefault="004F435D" w:rsidP="004F435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הקומתיות.</w:t>
      </w:r>
    </w:p>
    <w:p w14:paraId="668B9F5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156D135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48AD92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DBA6984" w14:textId="5645AD24"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del w:id="244" w:author="מרול אטמן" w:date="2024-04-09T17:47:00Z">
        <w:r w:rsidRPr="00435A20" w:rsidDel="008930FA">
          <w:rPr>
            <w:rFonts w:ascii="Times New Roman" w:eastAsia="Times New Roman" w:hAnsi="Times New Roman" w:cs="David"/>
            <w:sz w:val="24"/>
            <w:szCs w:val="24"/>
            <w:rtl/>
            <w:lang w:eastAsia="he-IL"/>
          </w:rPr>
          <w:delText>ג</w:delText>
        </w:r>
      </w:del>
      <w:ins w:id="245" w:author="מרול אטמן" w:date="2024-04-09T17:47:00Z">
        <w:r w:rsidR="008930FA">
          <w:rPr>
            <w:rFonts w:ascii="Times New Roman" w:eastAsia="Times New Roman" w:hAnsi="Times New Roman" w:cs="David" w:hint="cs"/>
            <w:sz w:val="24"/>
            <w:szCs w:val="24"/>
            <w:rtl/>
            <w:lang w:eastAsia="he-IL"/>
          </w:rPr>
          <w:t>כא.</w:t>
        </w:r>
      </w:ins>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636EC272"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2B2672EC" w14:textId="5B54EEB9"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del w:id="246" w:author="מרול אטמן" w:date="2024-04-09T17:48:00Z">
        <w:r w:rsidRPr="00435A20" w:rsidDel="008930FA">
          <w:rPr>
            <w:rFonts w:ascii="Times New Roman" w:eastAsia="Times New Roman" w:hAnsi="Times New Roman" w:cs="David"/>
            <w:sz w:val="24"/>
            <w:szCs w:val="24"/>
            <w:rtl/>
            <w:lang w:eastAsia="he-IL"/>
          </w:rPr>
          <w:delText>ד</w:delText>
        </w:r>
      </w:del>
      <w:ins w:id="247" w:author="מרול אטמן" w:date="2024-04-09T17:48:00Z">
        <w:r w:rsidR="008930FA">
          <w:rPr>
            <w:rFonts w:ascii="Times New Roman" w:eastAsia="Times New Roman" w:hAnsi="Times New Roman" w:cs="David" w:hint="cs"/>
            <w:sz w:val="24"/>
            <w:szCs w:val="24"/>
            <w:rtl/>
            <w:lang w:eastAsia="he-IL"/>
          </w:rPr>
          <w:t>כב</w:t>
        </w:r>
      </w:ins>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קור של המתכנן באתר יגיש המתכנן לנציג המזמין דו"ח בכתב ובו יציין את 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w:t>
      </w:r>
    </w:p>
    <w:p w14:paraId="7D138399" w14:textId="77777777" w:rsidR="00435A20" w:rsidRPr="00435A20" w:rsidRDefault="00435A20" w:rsidP="00435A20">
      <w:pPr>
        <w:widowControl w:val="0"/>
        <w:spacing w:before="0" w:beforeAutospacing="0" w:after="0" w:afterAutospacing="0" w:line="240" w:lineRule="auto"/>
        <w:ind w:left="2665" w:hanging="37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עבור פיקוח עליון.</w:t>
      </w:r>
    </w:p>
    <w:p w14:paraId="70AC89CD" w14:textId="77777777" w:rsidR="00435A20" w:rsidRPr="00435A20" w:rsidRDefault="00435A20" w:rsidP="00435A20">
      <w:pPr>
        <w:widowControl w:val="0"/>
        <w:spacing w:before="0" w:beforeAutospacing="0" w:after="0" w:afterAutospacing="0" w:line="240" w:lineRule="auto"/>
        <w:ind w:left="3600" w:hanging="1225"/>
        <w:jc w:val="both"/>
        <w:rPr>
          <w:rFonts w:ascii="Times New Roman" w:eastAsia="Times New Roman" w:hAnsi="Times New Roman" w:cs="David"/>
          <w:sz w:val="24"/>
          <w:szCs w:val="24"/>
          <w:rtl/>
          <w:lang w:eastAsia="he-IL"/>
        </w:rPr>
      </w:pPr>
    </w:p>
    <w:p w14:paraId="262F7C2E" w14:textId="0E6D21D2"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del w:id="248" w:author="מרול אטמן" w:date="2024-04-09T17:48:00Z">
        <w:r w:rsidRPr="00435A20" w:rsidDel="008930FA">
          <w:rPr>
            <w:rFonts w:ascii="Times New Roman" w:eastAsia="Times New Roman" w:hAnsi="Times New Roman" w:cs="David"/>
            <w:sz w:val="24"/>
            <w:szCs w:val="24"/>
            <w:rtl/>
            <w:lang w:eastAsia="he-IL"/>
          </w:rPr>
          <w:delText>ה</w:delText>
        </w:r>
      </w:del>
      <w:ins w:id="249" w:author="מרול אטמן" w:date="2024-04-09T17:48:00Z">
        <w:r w:rsidR="008930FA">
          <w:rPr>
            <w:rFonts w:ascii="Times New Roman" w:eastAsia="Times New Roman" w:hAnsi="Times New Roman" w:cs="David" w:hint="cs"/>
            <w:sz w:val="24"/>
            <w:szCs w:val="24"/>
            <w:rtl/>
            <w:lang w:eastAsia="he-IL"/>
          </w:rPr>
          <w:t>כג</w:t>
        </w:r>
      </w:ins>
      <w:r w:rsidRPr="00435A20">
        <w:rPr>
          <w:rFonts w:ascii="Times New Roman" w:eastAsia="Times New Roman" w:hAnsi="Times New Roman" w:cs="David"/>
          <w:sz w:val="24"/>
          <w:szCs w:val="24"/>
          <w:rtl/>
          <w:lang w:eastAsia="he-IL"/>
        </w:rPr>
        <w:t xml:space="preserve">.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06BBAA2F"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87C8CC3"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D30FDD1"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תכניות לצרכי רישום ורישום בתים משותפים</w:t>
      </w:r>
      <w:r w:rsidRPr="00435A20">
        <w:rPr>
          <w:rFonts w:ascii="Times New Roman" w:eastAsia="Times New Roman" w:hAnsi="Times New Roman" w:cs="David"/>
          <w:sz w:val="24"/>
          <w:szCs w:val="24"/>
          <w:rtl/>
          <w:lang w:eastAsia="he-IL"/>
        </w:rPr>
        <w:t>:</w:t>
      </w:r>
    </w:p>
    <w:p w14:paraId="2B8600C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ED7F768"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העברת תכניות ומסמכים לבעלי מקצוע אחרים לשם הכנת תרשימים ותשריטים לפרצלציה, תכניות לצרכי רישום ורישום בתים משותפים. וידוא נכונות תרשים מגרש ותשריט בית משותף. הכנת בקשות לשינויים בהיתרי הבניה בהתאם לתכניות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 הכנת בקשות להפרדת היתרי בניה בהתאם לבניה בשלבים וטיפול באישורן.</w:t>
      </w:r>
    </w:p>
    <w:p w14:paraId="4E3B1DF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CF91D4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BE57F3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r w:rsidRPr="00435A20">
        <w:rPr>
          <w:rFonts w:ascii="Times New Roman" w:eastAsia="Times New Roman" w:hAnsi="Times New Roman" w:cs="David"/>
          <w:sz w:val="24"/>
          <w:szCs w:val="24"/>
          <w:rtl/>
          <w:lang w:eastAsia="he-IL"/>
        </w:rPr>
        <w:t>תכניות עד לאחר סיום הביצוע בשטח של העבודות נשוא התכנון, כך שניתן יהיה לבצע מהם העתקות, צילומים וכו' וכן ניתן יהיה לבצע בהם תיקונים ושינויים.</w:t>
      </w:r>
    </w:p>
    <w:p w14:paraId="7E4D566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7F9E62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8FF032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7A29477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t xml:space="preserve">נספח </w:t>
      </w:r>
      <w:r w:rsidR="00E812B0">
        <w:rPr>
          <w:rFonts w:ascii="Times New Roman" w:eastAsia="Times New Roman" w:hAnsi="Times New Roman" w:cs="David" w:hint="cs"/>
          <w:bCs/>
          <w:sz w:val="20"/>
          <w:szCs w:val="24"/>
          <w:u w:val="single"/>
          <w:rtl/>
          <w:lang w:eastAsia="he-IL"/>
        </w:rPr>
        <w:t>"</w:t>
      </w:r>
      <w:r w:rsidRPr="00435A20">
        <w:rPr>
          <w:rFonts w:ascii="Times New Roman" w:eastAsia="Times New Roman" w:hAnsi="Times New Roman" w:cs="David"/>
          <w:bCs/>
          <w:sz w:val="20"/>
          <w:szCs w:val="24"/>
          <w:u w:val="single"/>
          <w:rtl/>
          <w:lang w:eastAsia="he-IL"/>
        </w:rPr>
        <w:t>ג'</w:t>
      </w:r>
      <w:r w:rsidR="00E812B0">
        <w:rPr>
          <w:rFonts w:ascii="Times New Roman" w:eastAsia="Times New Roman" w:hAnsi="Times New Roman" w:cs="David" w:hint="cs"/>
          <w:bCs/>
          <w:sz w:val="20"/>
          <w:szCs w:val="24"/>
          <w:u w:val="single"/>
          <w:rtl/>
          <w:lang w:eastAsia="he-IL"/>
        </w:rPr>
        <w:t>'</w:t>
      </w:r>
    </w:p>
    <w:p w14:paraId="1CA8491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09110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19DF4EA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6D9222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2FF0E1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DCBD0A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11A51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2F6285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7636B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A1D213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8FC03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27CE3FF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78F13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C9FEC7"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00E812B0">
        <w:rPr>
          <w:rFonts w:ascii="Times New Roman" w:eastAsia="Times New Roman" w:hAnsi="Times New Roman" w:cs="David"/>
          <w:bCs/>
          <w:sz w:val="24"/>
          <w:szCs w:val="24"/>
          <w:u w:val="single"/>
          <w:rtl/>
          <w:lang w:eastAsia="he-IL"/>
        </w:rPr>
        <w:t xml:space="preserve">נספח </w:t>
      </w:r>
      <w:r w:rsidR="00E812B0">
        <w:rPr>
          <w:rFonts w:ascii="Times New Roman" w:eastAsia="Times New Roman" w:hAnsi="Times New Roman" w:cs="David" w:hint="cs"/>
          <w:bCs/>
          <w:sz w:val="24"/>
          <w:szCs w:val="24"/>
          <w:u w:val="single"/>
          <w:rtl/>
          <w:lang w:eastAsia="he-IL"/>
        </w:rPr>
        <w:t>"</w:t>
      </w:r>
      <w:r w:rsidR="00E812B0">
        <w:rPr>
          <w:rFonts w:ascii="Times New Roman" w:eastAsia="Times New Roman" w:hAnsi="Times New Roman" w:cs="David"/>
          <w:bCs/>
          <w:sz w:val="24"/>
          <w:szCs w:val="24"/>
          <w:u w:val="single"/>
          <w:rtl/>
          <w:lang w:eastAsia="he-IL"/>
        </w:rPr>
        <w:t>ד</w:t>
      </w:r>
      <w:r w:rsidR="00E812B0">
        <w:rPr>
          <w:rFonts w:ascii="Times New Roman" w:eastAsia="Times New Roman" w:hAnsi="Times New Roman" w:cs="David" w:hint="cs"/>
          <w:bCs/>
          <w:sz w:val="24"/>
          <w:szCs w:val="24"/>
          <w:u w:val="single"/>
          <w:rtl/>
          <w:lang w:eastAsia="he-IL"/>
        </w:rPr>
        <w:t>"</w:t>
      </w:r>
    </w:p>
    <w:p w14:paraId="103FFC8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C86233"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7F6C021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99E63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4225228"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73B69195"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3DFC0527" w14:textId="447FFAFB" w:rsidR="00435A20" w:rsidRPr="00435A20" w:rsidRDefault="00435A20" w:rsidP="007F79AC">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r w:rsidRPr="00435A20">
        <w:rPr>
          <w:rFonts w:ascii="Times New Roman" w:eastAsia="Times New Roman" w:hAnsi="Times New Roman" w:cs="David" w:hint="cs"/>
          <w:sz w:val="24"/>
          <w:szCs w:val="24"/>
          <w:rtl/>
        </w:rPr>
        <w:t>1.1</w:t>
      </w:r>
      <w:r w:rsidRPr="00435A20">
        <w:rPr>
          <w:rFonts w:ascii="Times New Roman" w:eastAsia="Times New Roman" w:hAnsi="Times New Roman" w:cs="David" w:hint="cs"/>
          <w:sz w:val="24"/>
          <w:szCs w:val="24"/>
          <w:rtl/>
        </w:rPr>
        <w:tab/>
      </w:r>
      <w:del w:id="250" w:author="מרול אטמן" w:date="2024-04-21T12:02:00Z">
        <w:r w:rsidRPr="00435A20" w:rsidDel="00BD1F4C">
          <w:rPr>
            <w:rFonts w:ascii="Times New Roman" w:eastAsia="Times New Roman" w:hAnsi="Times New Roman" w:cs="David" w:hint="cs"/>
            <w:sz w:val="24"/>
            <w:szCs w:val="24"/>
            <w:rtl/>
          </w:rPr>
          <w:delText xml:space="preserve">עבור עריכת ואישור תכנית בנין עיר מפורטת בסמכות ועדה מקומית : </w:delText>
        </w:r>
        <w:r w:rsidRPr="00AA30A8" w:rsidDel="00BD1F4C">
          <w:rPr>
            <w:rFonts w:ascii="Times New Roman" w:eastAsia="Times New Roman" w:hAnsi="Times New Roman" w:cs="David"/>
            <w:b/>
            <w:bCs/>
            <w:sz w:val="24"/>
            <w:szCs w:val="24"/>
            <w:rtl/>
            <w:rPrChange w:id="251" w:author="מרול אטמן" w:date="2024-01-11T14:28:00Z">
              <w:rPr>
                <w:rFonts w:ascii="Times New Roman" w:eastAsia="Times New Roman" w:hAnsi="Times New Roman" w:cs="David"/>
                <w:sz w:val="24"/>
                <w:szCs w:val="24"/>
                <w:rtl/>
              </w:rPr>
            </w:rPrChange>
          </w:rPr>
          <w:delText xml:space="preserve">_________ </w:delText>
        </w:r>
      </w:del>
      <w:ins w:id="252" w:author="Meryl Etman" w:date="2024-01-07T17:12:00Z">
        <w:del w:id="253" w:author="מרול אטמן" w:date="2024-04-21T12:02:00Z">
          <w:r w:rsidR="007F79AC" w:rsidRPr="00AA30A8" w:rsidDel="00BD1F4C">
            <w:rPr>
              <w:rFonts w:ascii="Times New Roman" w:eastAsia="Times New Roman" w:hAnsi="Times New Roman" w:cs="David"/>
              <w:b/>
              <w:bCs/>
              <w:sz w:val="24"/>
              <w:szCs w:val="24"/>
              <w:rtl/>
              <w:rPrChange w:id="254" w:author="מרול אטמן" w:date="2024-01-11T14:28:00Z">
                <w:rPr>
                  <w:rFonts w:ascii="Times New Roman" w:eastAsia="Times New Roman" w:hAnsi="Times New Roman" w:cs="David"/>
                  <w:sz w:val="24"/>
                  <w:szCs w:val="24"/>
                  <w:rtl/>
                </w:rPr>
              </w:rPrChange>
            </w:rPr>
            <w:delText xml:space="preserve">180,400 </w:delText>
          </w:r>
        </w:del>
      </w:ins>
      <w:del w:id="255" w:author="מרול אטמן" w:date="2024-01-11T14:28:00Z">
        <w:r w:rsidRPr="00AA30A8" w:rsidDel="00AA30A8">
          <w:rPr>
            <w:rFonts w:ascii="Times New Roman" w:eastAsia="Times New Roman" w:hAnsi="Times New Roman" w:cs="David" w:hint="eastAsia"/>
            <w:b/>
            <w:bCs/>
            <w:sz w:val="24"/>
            <w:szCs w:val="24"/>
            <w:rtl/>
            <w:rPrChange w:id="256" w:author="מרול אטמן" w:date="2024-01-11T14:28:00Z">
              <w:rPr>
                <w:rFonts w:ascii="Times New Roman" w:eastAsia="Times New Roman" w:hAnsi="Times New Roman" w:cs="David" w:hint="eastAsia"/>
                <w:sz w:val="24"/>
                <w:szCs w:val="24"/>
                <w:rtl/>
              </w:rPr>
            </w:rPrChange>
          </w:rPr>
          <w:delText>ש</w:delText>
        </w:r>
        <w:r w:rsidRPr="00AA30A8" w:rsidDel="00AA30A8">
          <w:rPr>
            <w:rFonts w:ascii="Times New Roman" w:eastAsia="Times New Roman" w:hAnsi="Times New Roman" w:cs="David"/>
            <w:b/>
            <w:bCs/>
            <w:sz w:val="24"/>
            <w:szCs w:val="24"/>
            <w:rtl/>
            <w:rPrChange w:id="257" w:author="מרול אטמן" w:date="2024-01-11T14:28:00Z">
              <w:rPr>
                <w:rFonts w:ascii="Times New Roman" w:eastAsia="Times New Roman" w:hAnsi="Times New Roman" w:cs="David"/>
                <w:sz w:val="24"/>
                <w:szCs w:val="24"/>
                <w:rtl/>
              </w:rPr>
            </w:rPrChange>
          </w:rPr>
          <w:delText>"ח</w:delText>
        </w:r>
        <w:r w:rsidRPr="00435A20" w:rsidDel="00AA30A8">
          <w:rPr>
            <w:rFonts w:ascii="Times New Roman" w:eastAsia="Times New Roman" w:hAnsi="Times New Roman" w:cs="David" w:hint="cs"/>
            <w:sz w:val="24"/>
            <w:szCs w:val="24"/>
            <w:rtl/>
          </w:rPr>
          <w:delText>.</w:delText>
        </w:r>
      </w:del>
      <w:del w:id="258" w:author="מרול אטמן" w:date="2024-04-21T12:02:00Z">
        <w:r w:rsidRPr="00435A20" w:rsidDel="00BD1F4C">
          <w:rPr>
            <w:rFonts w:ascii="Times New Roman" w:eastAsia="Times New Roman" w:hAnsi="Times New Roman" w:cs="David" w:hint="cs"/>
            <w:sz w:val="24"/>
            <w:szCs w:val="24"/>
            <w:rtl/>
          </w:rPr>
          <w:delText xml:space="preserve"> במידה והמזמין יזמין מהמתכנן תכנון בניינים שיכילו במצטבר למעלה מ- 200 יח"ד אזי יקוזז סכום זה מהתשלום האמור בסעיף 1.2 להלן עבור תכנון הבניינים</w:delText>
        </w:r>
      </w:del>
      <w:ins w:id="259" w:author="מרול אטמן" w:date="2024-04-21T12:02:00Z">
        <w:r w:rsidR="00BD1F4C">
          <w:rPr>
            <w:rFonts w:ascii="Times New Roman" w:eastAsia="Times New Roman" w:hAnsi="Times New Roman" w:cs="David" w:hint="cs"/>
            <w:sz w:val="24"/>
            <w:szCs w:val="24"/>
            <w:rtl/>
          </w:rPr>
          <w:t>מבוטל</w:t>
        </w:r>
      </w:ins>
      <w:r w:rsidRPr="00435A20">
        <w:rPr>
          <w:rFonts w:ascii="Times New Roman" w:eastAsia="Times New Roman" w:hAnsi="Times New Roman" w:cs="David" w:hint="cs"/>
          <w:sz w:val="24"/>
          <w:szCs w:val="24"/>
          <w:rtl/>
        </w:rPr>
        <w:t>.</w:t>
      </w:r>
    </w:p>
    <w:p w14:paraId="085E851C"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2D2531C7" w14:textId="07F9FEC5" w:rsidR="00435A20" w:rsidRPr="00435A20" w:rsidRDefault="00435A20" w:rsidP="007F79A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1.2</w:t>
      </w:r>
      <w:r w:rsidRPr="00435A20">
        <w:rPr>
          <w:rFonts w:ascii="Times New Roman" w:eastAsia="Times New Roman" w:hAnsi="Times New Roman" w:cs="David" w:hint="cs"/>
          <w:sz w:val="24"/>
          <w:szCs w:val="24"/>
          <w:rtl/>
        </w:rPr>
        <w:tab/>
        <w:t xml:space="preserve">עבור הכנת תכנית בינוי ופיתוח לביצוע/תכנית עיצוב ארכיטקטוני, תכנון ופיקוח בנייני מגורים ו/או מסחר </w:t>
      </w:r>
      <w:del w:id="260" w:author="Meryl Etman" w:date="2024-01-07T17:12:00Z">
        <w:r w:rsidRPr="00435A20" w:rsidDel="007F79AC">
          <w:rPr>
            <w:rFonts w:ascii="Times New Roman" w:eastAsia="Times New Roman" w:hAnsi="Times New Roman" w:cs="David" w:hint="cs"/>
            <w:sz w:val="24"/>
            <w:szCs w:val="24"/>
            <w:rtl/>
          </w:rPr>
          <w:delText>ו/או משרדים</w:delText>
        </w:r>
        <w:r w:rsidRPr="00435A20" w:rsidDel="007F79AC">
          <w:rPr>
            <w:rFonts w:ascii="Times New Roman" w:eastAsia="Times New Roman" w:hAnsi="Times New Roman" w:cs="David" w:hint="cs"/>
            <w:sz w:val="24"/>
            <w:szCs w:val="24"/>
            <w:rtl/>
            <w:lang w:eastAsia="he-IL"/>
          </w:rPr>
          <w:delText xml:space="preserve"> </w:delText>
        </w:r>
      </w:del>
      <w:r w:rsidRPr="00435A20">
        <w:rPr>
          <w:rFonts w:ascii="Times New Roman" w:eastAsia="Times New Roman" w:hAnsi="Times New Roman" w:cs="David" w:hint="cs"/>
          <w:sz w:val="24"/>
          <w:szCs w:val="24"/>
          <w:rtl/>
          <w:lang w:eastAsia="he-IL"/>
        </w:rPr>
        <w:t>לרבות מבני עזר במגרשים, תחנות טרנספורמציה במגרשים פרטיים ו/או ציבוריים, מבנה מכירות ו/או דירה לדוגמא בסמוך למבנה המכירות:</w:t>
      </w:r>
    </w:p>
    <w:p w14:paraId="06F3786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55E2051" w14:textId="0878C1BD" w:rsidR="00435A20" w:rsidRDefault="00435A20" w:rsidP="007F79AC">
      <w:pPr>
        <w:widowControl w:val="0"/>
        <w:spacing w:before="0" w:beforeAutospacing="0" w:after="0" w:afterAutospacing="0" w:line="240" w:lineRule="auto"/>
        <w:ind w:left="2160" w:hanging="720"/>
        <w:jc w:val="both"/>
        <w:rPr>
          <w:ins w:id="261" w:author="Meryl Etman" w:date="2024-01-07T17:14:00Z"/>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1.2.1</w:t>
      </w:r>
      <w:r w:rsidRPr="00435A20">
        <w:rPr>
          <w:rFonts w:ascii="Times New Roman" w:eastAsia="Times New Roman" w:hAnsi="Times New Roman" w:cs="David" w:hint="cs"/>
          <w:sz w:val="24"/>
          <w:szCs w:val="24"/>
          <w:rtl/>
          <w:lang w:eastAsia="he-IL"/>
        </w:rPr>
        <w:tab/>
        <w:t xml:space="preserve">סכום קבוע ומוחלט של </w:t>
      </w:r>
      <w:del w:id="262" w:author="Meryl Etman" w:date="2024-01-07T17:12:00Z">
        <w:r w:rsidRPr="00AA30A8" w:rsidDel="007F79AC">
          <w:rPr>
            <w:rFonts w:ascii="Times New Roman" w:eastAsia="Times New Roman" w:hAnsi="Times New Roman" w:cs="David"/>
            <w:b/>
            <w:bCs/>
            <w:sz w:val="24"/>
            <w:szCs w:val="24"/>
            <w:rtl/>
            <w:lang w:eastAsia="he-IL"/>
            <w:rPrChange w:id="263" w:author="מרול אטמן" w:date="2024-01-11T14:30:00Z">
              <w:rPr>
                <w:rFonts w:ascii="Times New Roman" w:eastAsia="Times New Roman" w:hAnsi="Times New Roman" w:cs="David"/>
                <w:sz w:val="24"/>
                <w:szCs w:val="24"/>
                <w:rtl/>
                <w:lang w:eastAsia="he-IL"/>
              </w:rPr>
            </w:rPrChange>
          </w:rPr>
          <w:delText>_________</w:delText>
        </w:r>
      </w:del>
      <w:ins w:id="264" w:author="Meryl Etman" w:date="2024-01-07T17:12:00Z">
        <w:r w:rsidR="007F79AC" w:rsidRPr="00AA30A8">
          <w:rPr>
            <w:rFonts w:ascii="Times New Roman" w:eastAsia="Times New Roman" w:hAnsi="Times New Roman" w:cs="David"/>
            <w:b/>
            <w:bCs/>
            <w:sz w:val="24"/>
            <w:szCs w:val="24"/>
            <w:rtl/>
            <w:lang w:eastAsia="he-IL"/>
            <w:rPrChange w:id="265" w:author="מרול אטמן" w:date="2024-01-11T14:30:00Z">
              <w:rPr>
                <w:rFonts w:ascii="Times New Roman" w:eastAsia="Times New Roman" w:hAnsi="Times New Roman" w:cs="David"/>
                <w:sz w:val="24"/>
                <w:szCs w:val="24"/>
                <w:rtl/>
                <w:lang w:eastAsia="he-IL"/>
              </w:rPr>
            </w:rPrChange>
          </w:rPr>
          <w:t xml:space="preserve">5,300 </w:t>
        </w:r>
      </w:ins>
      <w:r w:rsidRPr="00AA30A8">
        <w:rPr>
          <w:rFonts w:ascii="Times New Roman" w:eastAsia="Times New Roman" w:hAnsi="Times New Roman" w:cs="David" w:hint="eastAsia"/>
          <w:b/>
          <w:bCs/>
          <w:sz w:val="24"/>
          <w:szCs w:val="24"/>
          <w:rtl/>
          <w:lang w:eastAsia="he-IL"/>
          <w:rPrChange w:id="266" w:author="מרול אטמן" w:date="2024-01-11T14:30:00Z">
            <w:rPr>
              <w:rFonts w:ascii="Times New Roman" w:eastAsia="Times New Roman" w:hAnsi="Times New Roman" w:cs="David" w:hint="eastAsia"/>
              <w:sz w:val="24"/>
              <w:szCs w:val="24"/>
              <w:rtl/>
              <w:lang w:eastAsia="he-IL"/>
            </w:rPr>
          </w:rPrChange>
        </w:rPr>
        <w:t>ש</w:t>
      </w:r>
      <w:r w:rsidRPr="00AA30A8">
        <w:rPr>
          <w:rFonts w:ascii="Times New Roman" w:eastAsia="Times New Roman" w:hAnsi="Times New Roman" w:cs="David"/>
          <w:b/>
          <w:bCs/>
          <w:sz w:val="24"/>
          <w:szCs w:val="24"/>
          <w:rtl/>
          <w:lang w:eastAsia="he-IL"/>
          <w:rPrChange w:id="267" w:author="מרול אטמן" w:date="2024-01-11T14:30:00Z">
            <w:rPr>
              <w:rFonts w:ascii="Times New Roman" w:eastAsia="Times New Roman" w:hAnsi="Times New Roman" w:cs="David"/>
              <w:sz w:val="24"/>
              <w:szCs w:val="24"/>
              <w:rtl/>
              <w:lang w:eastAsia="he-IL"/>
            </w:rPr>
          </w:rPrChange>
        </w:rPr>
        <w:t xml:space="preserve">"ח (במילים: </w:t>
      </w:r>
      <w:del w:id="268" w:author="Meryl Etman" w:date="2024-01-07T17:13:00Z">
        <w:r w:rsidRPr="00AA30A8" w:rsidDel="007F79AC">
          <w:rPr>
            <w:rFonts w:ascii="Times New Roman" w:eastAsia="Times New Roman" w:hAnsi="Times New Roman" w:cs="David"/>
            <w:b/>
            <w:bCs/>
            <w:sz w:val="24"/>
            <w:szCs w:val="24"/>
            <w:rtl/>
            <w:lang w:eastAsia="he-IL"/>
            <w:rPrChange w:id="269" w:author="מרול אטמן" w:date="2024-01-11T14:30:00Z">
              <w:rPr>
                <w:rFonts w:ascii="Times New Roman" w:eastAsia="Times New Roman" w:hAnsi="Times New Roman" w:cs="David"/>
                <w:sz w:val="24"/>
                <w:szCs w:val="24"/>
                <w:rtl/>
                <w:lang w:eastAsia="he-IL"/>
              </w:rPr>
            </w:rPrChange>
          </w:rPr>
          <w:delText xml:space="preserve">________ </w:delText>
        </w:r>
      </w:del>
      <w:ins w:id="270" w:author="Meryl Etman" w:date="2024-01-07T17:13:00Z">
        <w:r w:rsidR="007F79AC" w:rsidRPr="00AA30A8">
          <w:rPr>
            <w:rFonts w:ascii="Times New Roman" w:eastAsia="Times New Roman" w:hAnsi="Times New Roman" w:cs="David" w:hint="eastAsia"/>
            <w:b/>
            <w:bCs/>
            <w:sz w:val="24"/>
            <w:szCs w:val="24"/>
            <w:rtl/>
            <w:lang w:eastAsia="he-IL"/>
            <w:rPrChange w:id="271" w:author="מרול אטמן" w:date="2024-01-11T14:30:00Z">
              <w:rPr>
                <w:rFonts w:ascii="Times New Roman" w:eastAsia="Times New Roman" w:hAnsi="Times New Roman" w:cs="David" w:hint="eastAsia"/>
                <w:sz w:val="24"/>
                <w:szCs w:val="24"/>
                <w:rtl/>
                <w:lang w:eastAsia="he-IL"/>
              </w:rPr>
            </w:rPrChange>
          </w:rPr>
          <w:t>חמשת</w:t>
        </w:r>
        <w:r w:rsidR="007F79AC" w:rsidRPr="00AA30A8">
          <w:rPr>
            <w:rFonts w:ascii="Times New Roman" w:eastAsia="Times New Roman" w:hAnsi="Times New Roman" w:cs="David"/>
            <w:b/>
            <w:bCs/>
            <w:sz w:val="24"/>
            <w:szCs w:val="24"/>
            <w:rtl/>
            <w:lang w:eastAsia="he-IL"/>
            <w:rPrChange w:id="272" w:author="מרול אטמן" w:date="2024-01-11T14:30:00Z">
              <w:rPr>
                <w:rFonts w:ascii="Times New Roman" w:eastAsia="Times New Roman" w:hAnsi="Times New Roman" w:cs="David"/>
                <w:sz w:val="24"/>
                <w:szCs w:val="24"/>
                <w:rtl/>
                <w:lang w:eastAsia="he-IL"/>
              </w:rPr>
            </w:rPrChange>
          </w:rPr>
          <w:t xml:space="preserve"> אלפים ושלוש מאות </w:t>
        </w:r>
      </w:ins>
      <w:r w:rsidRPr="00AA30A8">
        <w:rPr>
          <w:rFonts w:ascii="Times New Roman" w:eastAsia="Times New Roman" w:hAnsi="Times New Roman" w:cs="David" w:hint="eastAsia"/>
          <w:b/>
          <w:bCs/>
          <w:sz w:val="24"/>
          <w:szCs w:val="24"/>
          <w:rtl/>
          <w:lang w:eastAsia="he-IL"/>
          <w:rPrChange w:id="273" w:author="מרול אטמן" w:date="2024-01-11T14:30:00Z">
            <w:rPr>
              <w:rFonts w:ascii="Times New Roman" w:eastAsia="Times New Roman" w:hAnsi="Times New Roman" w:cs="David" w:hint="eastAsia"/>
              <w:sz w:val="24"/>
              <w:szCs w:val="24"/>
              <w:rtl/>
              <w:lang w:eastAsia="he-IL"/>
            </w:rPr>
          </w:rPrChange>
        </w:rPr>
        <w:t>ש</w:t>
      </w:r>
      <w:r w:rsidRPr="00AA30A8">
        <w:rPr>
          <w:rFonts w:ascii="Times New Roman" w:eastAsia="Times New Roman" w:hAnsi="Times New Roman" w:cs="David"/>
          <w:b/>
          <w:bCs/>
          <w:sz w:val="24"/>
          <w:szCs w:val="24"/>
          <w:rtl/>
          <w:lang w:eastAsia="he-IL"/>
          <w:rPrChange w:id="274" w:author="מרול אטמן" w:date="2024-01-11T14:30:00Z">
            <w:rPr>
              <w:rFonts w:ascii="Times New Roman" w:eastAsia="Times New Roman" w:hAnsi="Times New Roman" w:cs="David"/>
              <w:sz w:val="24"/>
              <w:szCs w:val="24"/>
              <w:rtl/>
              <w:lang w:eastAsia="he-IL"/>
            </w:rPr>
          </w:rPrChange>
        </w:rPr>
        <w:t>"ח)</w:t>
      </w:r>
      <w:r w:rsidRPr="00435A20">
        <w:rPr>
          <w:rFonts w:ascii="Times New Roman" w:eastAsia="Times New Roman" w:hAnsi="Times New Roman" w:cs="David" w:hint="cs"/>
          <w:sz w:val="24"/>
          <w:szCs w:val="24"/>
          <w:rtl/>
          <w:lang w:eastAsia="he-IL"/>
        </w:rPr>
        <w:t xml:space="preserve"> לכל יחידת דיור</w:t>
      </w:r>
      <w:del w:id="275" w:author="Meryl Etman" w:date="2024-01-07T17:13:00Z">
        <w:r w:rsidRPr="00435A20" w:rsidDel="007F79AC">
          <w:rPr>
            <w:rFonts w:ascii="Times New Roman" w:eastAsia="Times New Roman" w:hAnsi="Times New Roman" w:cs="David" w:hint="cs"/>
            <w:sz w:val="24"/>
            <w:szCs w:val="24"/>
            <w:rtl/>
            <w:lang w:eastAsia="he-IL"/>
          </w:rPr>
          <w:delText xml:space="preserve"> במבנה ראשוני</w:delText>
        </w:r>
      </w:del>
      <w:r w:rsidRPr="00435A20">
        <w:rPr>
          <w:rFonts w:ascii="Times New Roman" w:eastAsia="Times New Roman" w:hAnsi="Times New Roman" w:cs="David" w:hint="cs"/>
          <w:sz w:val="24"/>
          <w:szCs w:val="24"/>
          <w:rtl/>
          <w:lang w:eastAsia="he-IL"/>
        </w:rPr>
        <w:t>.</w:t>
      </w:r>
    </w:p>
    <w:p w14:paraId="29D917F4" w14:textId="4B8ED9D3" w:rsidR="007F79AC" w:rsidRPr="00435A20" w:rsidRDefault="007F79AC" w:rsidP="007F79A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ins w:id="276" w:author="Meryl Etman" w:date="2024-01-07T17:14: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יובהר כי </w:t>
        </w:r>
      </w:ins>
      <w:ins w:id="277" w:author="Meryl Etman" w:date="2024-01-07T17:15:00Z">
        <w:r>
          <w:rPr>
            <w:rFonts w:ascii="Times New Roman" w:eastAsia="Times New Roman" w:hAnsi="Times New Roman" w:cs="David" w:hint="cs"/>
            <w:sz w:val="24"/>
            <w:szCs w:val="24"/>
            <w:rtl/>
            <w:lang w:eastAsia="he-IL"/>
          </w:rPr>
          <w:t xml:space="preserve">לצורך חישוב שכ"ט </w:t>
        </w:r>
      </w:ins>
      <w:ins w:id="278" w:author="Meryl Etman" w:date="2024-01-07T17:14:00Z">
        <w:r>
          <w:rPr>
            <w:rFonts w:ascii="Times New Roman" w:eastAsia="Times New Roman" w:hAnsi="Times New Roman" w:cs="David" w:hint="cs"/>
            <w:sz w:val="24"/>
            <w:szCs w:val="24"/>
            <w:rtl/>
            <w:lang w:eastAsia="he-IL"/>
          </w:rPr>
          <w:t>השטח המיועד למסחר יחושב כיח"ד אחת.</w:t>
        </w:r>
      </w:ins>
    </w:p>
    <w:p w14:paraId="470A9FA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9C073C" w14:textId="3F001833" w:rsidR="00435A20" w:rsidRPr="00435A20" w:rsidRDefault="00435A20" w:rsidP="007F79A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1.2.2</w:t>
      </w:r>
      <w:r w:rsidRPr="00435A20">
        <w:rPr>
          <w:rFonts w:ascii="Times New Roman" w:eastAsia="Times New Roman" w:hAnsi="Times New Roman" w:cs="David" w:hint="cs"/>
          <w:sz w:val="24"/>
          <w:szCs w:val="24"/>
          <w:rtl/>
          <w:lang w:eastAsia="he-IL"/>
        </w:rPr>
        <w:tab/>
      </w:r>
      <w:del w:id="279" w:author="Meryl Etman" w:date="2024-01-07T17:13:00Z">
        <w:r w:rsidRPr="00435A20" w:rsidDel="007F79AC">
          <w:rPr>
            <w:rFonts w:ascii="Times New Roman" w:eastAsia="Times New Roman" w:hAnsi="Times New Roman" w:cs="David" w:hint="cs"/>
            <w:sz w:val="24"/>
            <w:szCs w:val="24"/>
            <w:rtl/>
            <w:lang w:eastAsia="he-IL"/>
          </w:rPr>
          <w:delText>סכום קבוע ומוחלט של _________ש"ח (במילים: ________ ש"ח) לכל יחידת דיור במבנה חוזר</w:delText>
        </w:r>
      </w:del>
      <w:ins w:id="280" w:author="Meryl Etman" w:date="2024-01-07T17:13:00Z">
        <w:r w:rsidR="007F79AC">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hint="cs"/>
          <w:sz w:val="24"/>
          <w:szCs w:val="24"/>
          <w:rtl/>
          <w:lang w:eastAsia="he-IL"/>
        </w:rPr>
        <w:t>.</w:t>
      </w:r>
    </w:p>
    <w:p w14:paraId="65CE77C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D5747E" w14:textId="5447C1EA" w:rsidR="00435A20" w:rsidRPr="00435A20" w:rsidRDefault="00435A20" w:rsidP="007F79A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1.2.3</w:t>
      </w:r>
      <w:r w:rsidRPr="00435A20">
        <w:rPr>
          <w:rFonts w:ascii="Times New Roman" w:eastAsia="Times New Roman" w:hAnsi="Times New Roman" w:cs="David" w:hint="cs"/>
          <w:sz w:val="24"/>
          <w:szCs w:val="24"/>
          <w:rtl/>
          <w:lang w:eastAsia="he-IL"/>
        </w:rPr>
        <w:tab/>
      </w:r>
      <w:del w:id="281" w:author="Meryl Etman" w:date="2024-01-07T17:13:00Z">
        <w:r w:rsidRPr="00435A20" w:rsidDel="007F79AC">
          <w:rPr>
            <w:rFonts w:ascii="Times New Roman" w:eastAsia="Times New Roman" w:hAnsi="Times New Roman" w:cs="David" w:hint="cs"/>
            <w:sz w:val="24"/>
            <w:szCs w:val="24"/>
            <w:rtl/>
            <w:lang w:eastAsia="he-IL"/>
          </w:rPr>
          <w:delText>סכום קבוע ומוחלט של _________ש"ח (במילים: ________ ש"ח) לכל מ"ר בנוי ומקורה המשמש בלעדית את החלק של המסחר ו/או משרדים  בפרויקט</w:delText>
        </w:r>
      </w:del>
      <w:ins w:id="282" w:author="Meryl Etman" w:date="2024-01-07T17:13:00Z">
        <w:r w:rsidR="007F79AC">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hint="cs"/>
          <w:sz w:val="24"/>
          <w:szCs w:val="24"/>
          <w:rtl/>
          <w:lang w:eastAsia="he-IL"/>
        </w:rPr>
        <w:t>.</w:t>
      </w:r>
    </w:p>
    <w:p w14:paraId="63E2DA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F443DC" w14:textId="143E01D6" w:rsidR="00435A20" w:rsidRPr="00435A20" w:rsidRDefault="00435A20" w:rsidP="007F79A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1.2.4</w:t>
      </w:r>
      <w:r w:rsidRPr="00435A20">
        <w:rPr>
          <w:rFonts w:ascii="Times New Roman" w:eastAsia="Times New Roman" w:hAnsi="Times New Roman" w:cs="David" w:hint="cs"/>
          <w:sz w:val="24"/>
          <w:szCs w:val="24"/>
          <w:rtl/>
          <w:lang w:eastAsia="he-IL"/>
        </w:rPr>
        <w:tab/>
      </w:r>
      <w:del w:id="283" w:author="Meryl Etman" w:date="2024-01-07T17:13:00Z">
        <w:r w:rsidRPr="00435A20" w:rsidDel="007F79AC">
          <w:rPr>
            <w:rFonts w:ascii="Times New Roman" w:eastAsia="Times New Roman" w:hAnsi="Times New Roman" w:cs="David" w:hint="cs"/>
            <w:sz w:val="24"/>
            <w:szCs w:val="24"/>
            <w:rtl/>
            <w:lang w:eastAsia="he-IL"/>
          </w:rPr>
          <w:delText>סכום קבוע ומוחלט של _________ש"ח (במילים: ________ ש"ח) לכל מ"ר בנוי ומקורה מתחת למפלס הכניסה לבניינים</w:delText>
        </w:r>
        <w:r w:rsidRPr="00435A20" w:rsidDel="007F79AC">
          <w:rPr>
            <w:rFonts w:ascii="Times New Roman" w:eastAsia="Times New Roman" w:hAnsi="Times New Roman" w:cs="David" w:hint="cs"/>
            <w:sz w:val="20"/>
            <w:szCs w:val="20"/>
            <w:rtl/>
            <w:lang w:eastAsia="he-IL"/>
          </w:rPr>
          <w:delText xml:space="preserve"> </w:delText>
        </w:r>
        <w:r w:rsidRPr="006B715E" w:rsidDel="007F79AC">
          <w:rPr>
            <w:rFonts w:ascii="Times New Roman" w:eastAsia="Times New Roman" w:hAnsi="Times New Roman" w:cs="David" w:hint="cs"/>
            <w:rtl/>
            <w:lang w:eastAsia="he-IL"/>
          </w:rPr>
          <w:delText>שאינו שטח עיקרי</w:delText>
        </w:r>
      </w:del>
      <w:ins w:id="284" w:author="Meryl Etman" w:date="2024-01-07T17:13:00Z">
        <w:r w:rsidR="007F79AC">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hint="cs"/>
          <w:sz w:val="24"/>
          <w:szCs w:val="24"/>
          <w:rtl/>
          <w:lang w:eastAsia="he-IL"/>
        </w:rPr>
        <w:t>.</w:t>
      </w:r>
    </w:p>
    <w:p w14:paraId="05DBF90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ED84E4" w14:textId="3F985EBB" w:rsidR="00435A20" w:rsidRPr="00435A20" w:rsidDel="007F79AC" w:rsidRDefault="00435A20" w:rsidP="00435A20">
      <w:pPr>
        <w:widowControl w:val="0"/>
        <w:spacing w:before="0" w:beforeAutospacing="0" w:after="0" w:afterAutospacing="0" w:line="240" w:lineRule="auto"/>
        <w:ind w:left="2160" w:hanging="720"/>
        <w:jc w:val="both"/>
        <w:rPr>
          <w:del w:id="285" w:author="Meryl Etman" w:date="2024-01-07T17:15:00Z"/>
          <w:rFonts w:ascii="Times New Roman" w:eastAsia="Times New Roman" w:hAnsi="Times New Roman" w:cs="David"/>
          <w:sz w:val="24"/>
          <w:szCs w:val="24"/>
          <w:rtl/>
          <w:lang w:eastAsia="he-IL"/>
        </w:rPr>
      </w:pPr>
      <w:del w:id="286" w:author="Meryl Etman" w:date="2024-01-07T17:15:00Z">
        <w:r w:rsidRPr="00435A20" w:rsidDel="007F79AC">
          <w:rPr>
            <w:rFonts w:ascii="Times New Roman" w:eastAsia="Times New Roman" w:hAnsi="Times New Roman" w:cs="David" w:hint="cs"/>
            <w:sz w:val="24"/>
            <w:szCs w:val="24"/>
            <w:rtl/>
            <w:lang w:eastAsia="he-IL"/>
          </w:rPr>
          <w:delText>בסעיף זה:</w:delText>
        </w:r>
      </w:del>
    </w:p>
    <w:p w14:paraId="4D1008A0" w14:textId="2545CEF7" w:rsidR="00435A20" w:rsidRPr="00435A20" w:rsidDel="007F79AC" w:rsidRDefault="00435A20" w:rsidP="00435A20">
      <w:pPr>
        <w:widowControl w:val="0"/>
        <w:spacing w:before="0" w:beforeAutospacing="0" w:after="0" w:afterAutospacing="0" w:line="240" w:lineRule="auto"/>
        <w:ind w:left="2160" w:hanging="720"/>
        <w:jc w:val="both"/>
        <w:rPr>
          <w:del w:id="287" w:author="Meryl Etman" w:date="2024-01-07T17:16:00Z"/>
          <w:rFonts w:ascii="Times New Roman" w:eastAsia="Times New Roman" w:hAnsi="Times New Roman" w:cs="David"/>
          <w:sz w:val="24"/>
          <w:szCs w:val="24"/>
          <w:rtl/>
          <w:lang w:eastAsia="he-IL"/>
        </w:rPr>
      </w:pPr>
    </w:p>
    <w:p w14:paraId="7B27CE3E" w14:textId="19E7AAD2" w:rsidR="00435A20" w:rsidRPr="00435A20" w:rsidDel="007F79AC" w:rsidRDefault="00435A20" w:rsidP="00435A20">
      <w:pPr>
        <w:widowControl w:val="0"/>
        <w:spacing w:before="0" w:beforeAutospacing="0" w:after="0" w:afterAutospacing="0" w:line="240" w:lineRule="auto"/>
        <w:ind w:left="1440"/>
        <w:jc w:val="both"/>
        <w:rPr>
          <w:del w:id="288" w:author="Meryl Etman" w:date="2024-01-07T17:15:00Z"/>
          <w:rFonts w:ascii="Times New Roman" w:eastAsia="Times New Roman" w:hAnsi="Times New Roman" w:cs="David"/>
          <w:sz w:val="20"/>
          <w:szCs w:val="24"/>
          <w:rtl/>
          <w:lang w:eastAsia="he-IL"/>
        </w:rPr>
      </w:pPr>
      <w:del w:id="289" w:author="Meryl Etman" w:date="2024-01-07T17:15:00Z">
        <w:r w:rsidRPr="00435A20" w:rsidDel="007F79AC">
          <w:rPr>
            <w:rFonts w:ascii="Times New Roman" w:eastAsia="Times New Roman" w:hAnsi="Times New Roman" w:cs="David" w:hint="cs"/>
            <w:sz w:val="24"/>
            <w:szCs w:val="24"/>
            <w:rtl/>
            <w:lang w:eastAsia="he-IL"/>
          </w:rPr>
          <w:delText>מבנה ראשוני - המבנה שהוקם לראשונה עפ"י תכניותיו של המתכנן.</w:delText>
        </w:r>
        <w:r w:rsidRPr="00435A20" w:rsidDel="007F79AC">
          <w:rPr>
            <w:rFonts w:ascii="Times New Roman" w:eastAsia="Times New Roman" w:hAnsi="Times New Roman" w:cs="David"/>
            <w:sz w:val="20"/>
            <w:szCs w:val="24"/>
            <w:rtl/>
            <w:lang w:eastAsia="he-IL"/>
          </w:rPr>
          <w:delText xml:space="preserve"> במקרים בהם מתוכננים במקביל מספר מבנים ראשונים וחוזרים יחשב המבנה שבו מספר היחידות הרב ביותר כמבנה ראשוני.</w:delText>
        </w:r>
      </w:del>
    </w:p>
    <w:p w14:paraId="412024D9" w14:textId="6790F3E8" w:rsidR="00435A20" w:rsidRPr="00435A20" w:rsidDel="007F79AC" w:rsidRDefault="00435A20" w:rsidP="00435A20">
      <w:pPr>
        <w:widowControl w:val="0"/>
        <w:spacing w:before="0" w:beforeAutospacing="0" w:after="0" w:afterAutospacing="0" w:line="240" w:lineRule="auto"/>
        <w:ind w:left="720" w:hanging="789"/>
        <w:jc w:val="both"/>
        <w:rPr>
          <w:del w:id="290" w:author="Meryl Etman" w:date="2024-01-07T17:15:00Z"/>
          <w:rFonts w:ascii="Times New Roman" w:eastAsia="Times New Roman" w:hAnsi="Times New Roman" w:cs="David"/>
          <w:sz w:val="20"/>
          <w:szCs w:val="24"/>
          <w:rtl/>
          <w:lang w:eastAsia="he-IL"/>
        </w:rPr>
      </w:pPr>
    </w:p>
    <w:p w14:paraId="09326A48" w14:textId="2DA30D0E"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del w:id="291" w:author="Meryl Etman" w:date="2024-01-07T17:15:00Z">
        <w:r w:rsidRPr="00435A20" w:rsidDel="007F79AC">
          <w:rPr>
            <w:rFonts w:ascii="Times New Roman" w:eastAsia="Times New Roman" w:hAnsi="Times New Roman" w:cs="David"/>
            <w:sz w:val="24"/>
            <w:szCs w:val="24"/>
            <w:rtl/>
            <w:lang w:eastAsia="he-IL"/>
          </w:rPr>
          <w:delText xml:space="preserve">מבנה חוזר </w:delText>
        </w:r>
        <w:r w:rsidRPr="00435A20" w:rsidDel="007F79AC">
          <w:rPr>
            <w:rFonts w:ascii="Times New Roman" w:eastAsia="Times New Roman" w:hAnsi="Times New Roman" w:cs="David"/>
            <w:sz w:val="24"/>
            <w:szCs w:val="24"/>
            <w:lang w:eastAsia="he-IL"/>
          </w:rPr>
          <w:delText>–</w:delText>
        </w:r>
        <w:r w:rsidRPr="00435A20" w:rsidDel="007F79AC">
          <w:rPr>
            <w:rFonts w:ascii="Times New Roman" w:eastAsia="Times New Roman" w:hAnsi="Times New Roman" w:cs="David"/>
            <w:sz w:val="24"/>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w:delText>
        </w:r>
        <w:r w:rsidRPr="00435A20" w:rsidDel="007F79AC">
          <w:rPr>
            <w:rFonts w:ascii="Times New Roman" w:eastAsia="Times New Roman" w:hAnsi="Times New Roman" w:cs="David" w:hint="cs"/>
            <w:sz w:val="24"/>
            <w:szCs w:val="24"/>
            <w:rtl/>
            <w:lang w:eastAsia="he-IL"/>
          </w:rPr>
          <w:delText xml:space="preserve">התאמות בשל שלוב החלק המסחרי מתחת למבנה המגורים, </w:delText>
        </w:r>
        <w:r w:rsidRPr="00435A20" w:rsidDel="007F79AC">
          <w:rPr>
            <w:rFonts w:ascii="Times New Roman" w:eastAsia="Times New Roman" w:hAnsi="Times New Roman" w:cs="David"/>
            <w:sz w:val="24"/>
            <w:szCs w:val="24"/>
            <w:rtl/>
            <w:lang w:eastAsia="he-IL"/>
          </w:rPr>
          <w:delText>התאמה למרתפים, הצמדת זוג מבנים, תוספת ו/או הפחתת עד שתי קומות טיפוסיות, שינויים קלים במידות.</w:delText>
        </w:r>
      </w:del>
    </w:p>
    <w:p w14:paraId="6E2410A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9F3E2A"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1020C254" w14:textId="29728CE6" w:rsidR="00435A20" w:rsidRPr="00435A20" w:rsidRDefault="00435A20" w:rsidP="0096613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0"/>
          <w:szCs w:val="24"/>
          <w:rtl/>
          <w:lang w:eastAsia="he-IL"/>
        </w:rPr>
        <w:t>2.</w:t>
      </w:r>
      <w:r w:rsidRPr="00435A20">
        <w:rPr>
          <w:rFonts w:ascii="Times New Roman" w:eastAsia="Times New Roman" w:hAnsi="Times New Roman" w:cs="David"/>
          <w:sz w:val="20"/>
          <w:szCs w:val="24"/>
          <w:rtl/>
          <w:lang w:eastAsia="he-IL"/>
        </w:rPr>
        <w:tab/>
        <w:t>הסכום המפורט בסעיף 1</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r w:rsidR="00966136">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color w:val="008000"/>
            <w:sz w:val="20"/>
            <w:szCs w:val="24"/>
            <w:rtl/>
            <w:lang w:eastAsia="he-IL"/>
          </w:rPr>
          <w:alias w:val="סוג מדד כותרת"/>
          <w:tag w:val="cntMadadTypeTitle"/>
          <w:id w:val="-98501633"/>
          <w:placeholder>
            <w:docPart w:val="2F3D4EE59AE243289F28F06F5E106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92" w:author="Meryl Etman" w:date="2024-01-07T16:53:00Z">
            <w:r w:rsidR="00AD72B7">
              <w:rPr>
                <w:rFonts w:ascii="Times New Roman" w:eastAsia="Times New Roman" w:hAnsi="Times New Roman" w:cs="David"/>
                <w:color w:val="008000"/>
                <w:sz w:val="20"/>
                <w:szCs w:val="24"/>
                <w:rtl/>
                <w:lang w:eastAsia="he-IL"/>
              </w:rPr>
              <w:t>מדד נומינלי</w:t>
            </w:r>
          </w:ins>
        </w:sdtContent>
      </w:sdt>
      <w:r w:rsidRPr="00435A20">
        <w:rPr>
          <w:rFonts w:ascii="Times New Roman" w:eastAsia="Times New Roman" w:hAnsi="Times New Roman" w:cs="David"/>
          <w:color w:val="008000"/>
          <w:sz w:val="20"/>
          <w:szCs w:val="24"/>
          <w:rtl/>
          <w:lang w:eastAsia="he-IL"/>
        </w:rPr>
        <w:t xml:space="preserve"> </w:t>
      </w:r>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5C7E99336E04E30BF74697B1239F6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93" w:author="Meryl Etman" w:date="2024-01-07T16:53:00Z">
            <w:r w:rsidR="00AD72B7">
              <w:rPr>
                <w:rFonts w:ascii="Times New Roman" w:eastAsia="Times New Roman" w:hAnsi="Times New Roman" w:cs="David" w:hint="cs"/>
                <w:color w:val="008000"/>
                <w:sz w:val="24"/>
                <w:szCs w:val="24"/>
                <w:rtl/>
              </w:rPr>
              <w:t>ידוע</w:t>
            </w:r>
          </w:ins>
        </w:sdtContent>
      </w:sdt>
      <w:r w:rsidRPr="00435A20">
        <w:rPr>
          <w:rFonts w:ascii="Times New Roman" w:eastAsia="Times New Roman" w:hAnsi="Times New Roman" w:cs="David"/>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8939F1DEA66E448CB0B96606F59D7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3-13T00:00:00Z">
            <w:dateFormat w:val="dd/MM/yyyy"/>
            <w:lid w:val="he-IL"/>
            <w:storeMappedDataAs w:val="dateTime"/>
            <w:calendar w:val="gregorian"/>
          </w:date>
        </w:sdtPr>
        <w:sdtEndPr/>
        <w:sdtContent>
          <w:ins w:id="294" w:author="Meryl Etman" w:date="2024-01-07T16:53:00Z">
            <w:r w:rsidR="00AD72B7">
              <w:rPr>
                <w:rFonts w:ascii="Times New Roman" w:eastAsia="Times New Roman" w:hAnsi="Times New Roman" w:cs="David" w:hint="cs"/>
                <w:color w:val="008000"/>
                <w:sz w:val="24"/>
                <w:szCs w:val="24"/>
                <w:rtl/>
              </w:rPr>
              <w:t>‏13/03/2022</w:t>
            </w:r>
          </w:ins>
        </w:sdtContent>
      </w:sdt>
      <w:r w:rsidR="00966136" w:rsidRPr="00435A20">
        <w:rPr>
          <w:rFonts w:ascii="Times New Roman" w:eastAsia="Times New Roman" w:hAnsi="Times New Roman" w:cs="David"/>
          <w:sz w:val="24"/>
          <w:szCs w:val="24"/>
          <w:rtl/>
        </w:rPr>
        <w:t xml:space="preserve">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rPr>
        <w:t xml:space="preserve">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95" w:author="Meryl Etman" w:date="2024-01-07T16:53:00Z">
            <w:r w:rsidR="00AD72B7">
              <w:rPr>
                <w:rFonts w:ascii="Times New Roman" w:eastAsia="Times New Roman" w:hAnsi="Times New Roman" w:cs="David"/>
                <w:color w:val="008000"/>
                <w:sz w:val="24"/>
                <w:szCs w:val="24"/>
                <w:rtl/>
              </w:rPr>
              <w:t>1</w:t>
            </w:r>
          </w:ins>
        </w:sdtContent>
      </w:sdt>
      <w:r w:rsidRPr="00435A20">
        <w:rPr>
          <w:rFonts w:ascii="Times New Roman" w:eastAsia="Times New Roman" w:hAnsi="Times New Roman" w:cs="David"/>
          <w:sz w:val="24"/>
          <w:szCs w:val="24"/>
          <w:rtl/>
        </w:rPr>
        <w:t xml:space="preserve"> נקודות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lang w:eastAsia="he-IL"/>
        </w:rPr>
        <w:t xml:space="preserve"> עד למדד הידוע ביום הגשת כל חשבון.</w:t>
      </w:r>
    </w:p>
    <w:p w14:paraId="53CBC7BD"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BBA727B"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4AC6A3D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18829B3" w14:textId="42A7532E"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del w:id="296" w:author="מרול אטמן" w:date="2024-04-09T18:05:00Z">
        <w:r w:rsidRPr="00435A20" w:rsidDel="00524A47">
          <w:rPr>
            <w:rFonts w:ascii="Times New Roman" w:eastAsia="Times New Roman" w:hAnsi="Times New Roman" w:cs="David"/>
            <w:sz w:val="24"/>
            <w:szCs w:val="24"/>
            <w:rtl/>
          </w:rPr>
          <w:delText>שכר</w:delText>
        </w:r>
        <w:r w:rsidRPr="00435A20" w:rsidDel="00524A47">
          <w:rPr>
            <w:rFonts w:ascii="Times New Roman" w:eastAsia="Times New Roman" w:hAnsi="Times New Roman" w:cs="David"/>
            <w:sz w:val="24"/>
            <w:szCs w:val="24"/>
            <w:rtl/>
            <w:lang w:eastAsia="he-IL"/>
          </w:rPr>
          <w:delText xml:space="preserve"> המתכנן יחושב </w:delText>
        </w:r>
        <w:r w:rsidRPr="00435A20" w:rsidDel="00524A47">
          <w:rPr>
            <w:rFonts w:ascii="Times New Roman" w:eastAsia="Times New Roman" w:hAnsi="Times New Roman" w:cs="David" w:hint="cs"/>
            <w:sz w:val="24"/>
            <w:szCs w:val="24"/>
            <w:rtl/>
            <w:lang w:eastAsia="he-IL"/>
          </w:rPr>
          <w:delText xml:space="preserve">לשטחי המגורים </w:delText>
        </w:r>
        <w:r w:rsidRPr="00435A20" w:rsidDel="00524A47">
          <w:rPr>
            <w:rFonts w:ascii="Times New Roman" w:eastAsia="Times New Roman" w:hAnsi="Times New Roman" w:cs="David"/>
            <w:sz w:val="24"/>
            <w:szCs w:val="24"/>
            <w:rtl/>
            <w:lang w:eastAsia="he-IL"/>
          </w:rPr>
          <w:delText>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delText>
        </w:r>
      </w:del>
      <w:ins w:id="297" w:author="מרול אטמן" w:date="2024-04-09T18:05:00Z">
        <w:r w:rsidR="00524A47">
          <w:rPr>
            <w:rFonts w:ascii="Times New Roman" w:eastAsia="Times New Roman" w:hAnsi="Times New Roman" w:cs="David" w:hint="cs"/>
            <w:sz w:val="24"/>
            <w:szCs w:val="24"/>
            <w:rtl/>
          </w:rPr>
          <w:t>מבוטל</w:t>
        </w:r>
      </w:ins>
      <w:r w:rsidRPr="00435A20">
        <w:rPr>
          <w:rFonts w:ascii="Times New Roman" w:eastAsia="Times New Roman" w:hAnsi="Times New Roman" w:cs="David"/>
          <w:sz w:val="24"/>
          <w:szCs w:val="24"/>
          <w:rtl/>
          <w:lang w:eastAsia="he-IL"/>
        </w:rPr>
        <w:t>.</w:t>
      </w:r>
    </w:p>
    <w:p w14:paraId="1FB49384"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582993" w14:textId="05EFAD5D" w:rsidR="007F79AC" w:rsidRPr="007F79AC" w:rsidDel="007F79AC" w:rsidRDefault="00435A20" w:rsidP="007F79AC">
      <w:pPr>
        <w:widowControl w:val="0"/>
        <w:spacing w:before="0" w:beforeAutospacing="0" w:after="0" w:afterAutospacing="0" w:line="240" w:lineRule="auto"/>
        <w:ind w:left="1440" w:hanging="720"/>
        <w:jc w:val="both"/>
        <w:rPr>
          <w:del w:id="298" w:author="Meryl Etman" w:date="2024-01-07T17:19:00Z"/>
          <w:rFonts w:ascii="Times New Roman" w:eastAsia="Times New Roman" w:hAnsi="Times New Roman" w:cs="David"/>
          <w:sz w:val="20"/>
          <w:szCs w:val="20"/>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2EFB13C6" w14:textId="77777777" w:rsidR="00435A20" w:rsidRPr="00435A20" w:rsidRDefault="00435A20">
      <w:pPr>
        <w:widowControl w:val="0"/>
        <w:spacing w:before="0" w:beforeAutospacing="0" w:after="0" w:afterAutospacing="0" w:line="240" w:lineRule="auto"/>
        <w:ind w:left="1440" w:hanging="720"/>
        <w:jc w:val="both"/>
        <w:rPr>
          <w:rFonts w:ascii="Times New Roman" w:eastAsia="Times New Roman" w:hAnsi="Times New Roman" w:cs="David"/>
          <w:sz w:val="20"/>
          <w:szCs w:val="24"/>
          <w:lang w:eastAsia="he-IL"/>
        </w:rPr>
        <w:pPrChange w:id="299" w:author="Meryl Etman" w:date="2024-01-07T17:18:00Z">
          <w:pPr>
            <w:widowControl w:val="0"/>
            <w:spacing w:before="0" w:beforeAutospacing="0" w:after="0" w:afterAutospacing="0" w:line="240" w:lineRule="auto"/>
            <w:ind w:left="360"/>
            <w:jc w:val="both"/>
          </w:pPr>
        </w:pPrChange>
      </w:pPr>
    </w:p>
    <w:p w14:paraId="71326978" w14:textId="77777777" w:rsidR="00435A20" w:rsidRDefault="00435A20" w:rsidP="00435A20">
      <w:pPr>
        <w:widowControl w:val="0"/>
        <w:spacing w:before="0" w:beforeAutospacing="0" w:after="0" w:afterAutospacing="0" w:line="240" w:lineRule="auto"/>
        <w:ind w:left="1440" w:hanging="720"/>
        <w:jc w:val="both"/>
        <w:rPr>
          <w:ins w:id="300" w:author="Meryl Etman" w:date="2024-01-07T17:18: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2542E57D" w14:textId="1945DD36" w:rsidR="007F79AC" w:rsidRDefault="007F79AC" w:rsidP="00435A20">
      <w:pPr>
        <w:widowControl w:val="0"/>
        <w:spacing w:before="0" w:beforeAutospacing="0" w:after="0" w:afterAutospacing="0" w:line="240" w:lineRule="auto"/>
        <w:ind w:left="1440" w:hanging="720"/>
        <w:jc w:val="both"/>
        <w:rPr>
          <w:ins w:id="301" w:author="Meryl Etman" w:date="2024-01-07T17:18:00Z"/>
          <w:rFonts w:ascii="Times New Roman" w:eastAsia="Times New Roman" w:hAnsi="Times New Roman" w:cs="David"/>
          <w:sz w:val="20"/>
          <w:szCs w:val="24"/>
          <w:rtl/>
          <w:lang w:eastAsia="he-IL"/>
        </w:rPr>
      </w:pPr>
    </w:p>
    <w:p w14:paraId="60BC0700" w14:textId="77777777" w:rsidR="007F79AC" w:rsidRPr="002A1FC1" w:rsidRDefault="007F79AC">
      <w:pPr>
        <w:widowControl w:val="0"/>
        <w:spacing w:before="0" w:beforeAutospacing="0" w:after="0" w:afterAutospacing="0" w:line="240" w:lineRule="auto"/>
        <w:ind w:left="1440" w:hanging="720"/>
        <w:jc w:val="both"/>
        <w:rPr>
          <w:ins w:id="302" w:author="Meryl Etman" w:date="2024-01-07T17:19:00Z"/>
          <w:rFonts w:ascii="Times New Roman" w:eastAsia="Times New Roman" w:hAnsi="Times New Roman" w:cs="David"/>
          <w:sz w:val="20"/>
          <w:szCs w:val="24"/>
          <w:lang w:eastAsia="he-IL"/>
        </w:rPr>
        <w:pPrChange w:id="303" w:author="Meryl Etman" w:date="2024-01-07T17:19:00Z">
          <w:pPr>
            <w:widowControl w:val="0"/>
            <w:spacing w:before="0" w:beforeAutospacing="0" w:after="0" w:afterAutospacing="0" w:line="240" w:lineRule="auto"/>
            <w:ind w:left="1440"/>
            <w:jc w:val="both"/>
          </w:pPr>
        </w:pPrChange>
      </w:pPr>
      <w:ins w:id="304" w:author="Meryl Etman" w:date="2024-01-07T17:18:00Z">
        <w:r>
          <w:rPr>
            <w:rFonts w:ascii="Times New Roman" w:eastAsia="Times New Roman" w:hAnsi="Times New Roman" w:cs="David" w:hint="cs"/>
            <w:sz w:val="20"/>
            <w:szCs w:val="24"/>
            <w:rtl/>
            <w:lang w:eastAsia="he-IL"/>
          </w:rPr>
          <w:t>3.4</w:t>
        </w:r>
        <w:r>
          <w:rPr>
            <w:rFonts w:ascii="Times New Roman" w:eastAsia="Times New Roman" w:hAnsi="Times New Roman" w:cs="David" w:hint="cs"/>
            <w:sz w:val="20"/>
            <w:szCs w:val="24"/>
            <w:rtl/>
            <w:lang w:eastAsia="he-IL"/>
          </w:rPr>
          <w:tab/>
        </w:r>
      </w:ins>
      <w:ins w:id="305" w:author="Meryl Etman" w:date="2024-01-07T17:19:00Z">
        <w:r w:rsidRPr="002A1FC1">
          <w:rPr>
            <w:rFonts w:ascii="Times New Roman" w:eastAsia="Times New Roman" w:hAnsi="Times New Roman" w:cs="David" w:hint="cs"/>
            <w:sz w:val="20"/>
            <w:szCs w:val="24"/>
            <w:rtl/>
            <w:lang w:eastAsia="he-IL"/>
          </w:rPr>
          <w:t xml:space="preserve">למרות האמור לעיל, ככל ויהיו פיצולים </w:t>
        </w:r>
        <w:r>
          <w:rPr>
            <w:rFonts w:ascii="Times New Roman" w:eastAsia="Times New Roman" w:hAnsi="Times New Roman" w:cs="David" w:hint="cs"/>
            <w:sz w:val="20"/>
            <w:szCs w:val="24"/>
            <w:rtl/>
            <w:lang w:eastAsia="he-IL"/>
          </w:rPr>
          <w:t xml:space="preserve">של </w:t>
        </w:r>
        <w:r w:rsidRPr="002A1FC1">
          <w:rPr>
            <w:rFonts w:ascii="Times New Roman" w:eastAsia="Times New Roman" w:hAnsi="Times New Roman" w:cs="David" w:hint="cs"/>
            <w:sz w:val="20"/>
            <w:szCs w:val="24"/>
            <w:rtl/>
            <w:lang w:eastAsia="he-IL"/>
          </w:rPr>
          <w:t>הגשות להיתר בניה מעבר ל-3 הגשות, תשולם תוספת של 50,000 ₪ לכל הגשה.</w:t>
        </w:r>
      </w:ins>
    </w:p>
    <w:p w14:paraId="5629B65C" w14:textId="0D42D809" w:rsidR="007F79AC" w:rsidRPr="00435A20" w:rsidRDefault="007F79AC"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360518E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9A318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7E01A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הול ספרים ואישור על ניכוי מס במקור.</w:t>
      </w:r>
    </w:p>
    <w:p w14:paraId="426A3A4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04A2E3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38DC33A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00E812B0">
        <w:rPr>
          <w:rFonts w:ascii="Times New Roman" w:eastAsia="Times New Roman" w:hAnsi="Times New Roman" w:cs="David"/>
          <w:b/>
          <w:bCs/>
          <w:sz w:val="24"/>
          <w:szCs w:val="24"/>
          <w:u w:val="single"/>
          <w:rtl/>
          <w:lang w:eastAsia="he-IL"/>
        </w:rPr>
        <w:t xml:space="preserve">נספח </w:t>
      </w:r>
      <w:r w:rsidR="00E812B0">
        <w:rPr>
          <w:rFonts w:ascii="Times New Roman" w:eastAsia="Times New Roman" w:hAnsi="Times New Roman" w:cs="David" w:hint="cs"/>
          <w:b/>
          <w:bCs/>
          <w:sz w:val="24"/>
          <w:szCs w:val="24"/>
          <w:u w:val="single"/>
          <w:rtl/>
          <w:lang w:eastAsia="he-IL"/>
        </w:rPr>
        <w:t>"</w:t>
      </w:r>
      <w:r w:rsidR="00E812B0">
        <w:rPr>
          <w:rFonts w:ascii="Times New Roman" w:eastAsia="Times New Roman" w:hAnsi="Times New Roman" w:cs="David"/>
          <w:b/>
          <w:bCs/>
          <w:sz w:val="24"/>
          <w:szCs w:val="24"/>
          <w:u w:val="single"/>
          <w:rtl/>
          <w:lang w:eastAsia="he-IL"/>
        </w:rPr>
        <w:t>ה</w:t>
      </w:r>
      <w:r w:rsidR="00E812B0">
        <w:rPr>
          <w:rFonts w:ascii="Times New Roman" w:eastAsia="Times New Roman" w:hAnsi="Times New Roman" w:cs="David" w:hint="cs"/>
          <w:b/>
          <w:bCs/>
          <w:sz w:val="24"/>
          <w:szCs w:val="24"/>
          <w:u w:val="single"/>
          <w:rtl/>
          <w:lang w:eastAsia="he-IL"/>
        </w:rPr>
        <w:t>"</w:t>
      </w:r>
    </w:p>
    <w:p w14:paraId="72B6333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D7608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2B9FFB6F"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37D8E9E"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72D50D3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685A81" w14:textId="1B3E903F" w:rsidR="007804CE" w:rsidRPr="007804CE" w:rsidDel="00BD1F4C" w:rsidRDefault="00B2720B">
      <w:pPr>
        <w:pStyle w:val="ListParagraph"/>
        <w:widowControl w:val="0"/>
        <w:numPr>
          <w:ilvl w:val="1"/>
          <w:numId w:val="8"/>
        </w:numPr>
        <w:spacing w:before="0" w:beforeAutospacing="0" w:after="0" w:afterAutospacing="0" w:line="240" w:lineRule="auto"/>
        <w:ind w:left="720" w:firstLine="0"/>
        <w:jc w:val="both"/>
        <w:rPr>
          <w:del w:id="306" w:author="מרול אטמן" w:date="2024-04-21T12:03:00Z"/>
          <w:rFonts w:ascii="Times New Roman" w:eastAsia="Times New Roman" w:hAnsi="Times New Roman" w:cs="David"/>
          <w:sz w:val="20"/>
          <w:szCs w:val="24"/>
          <w:rtl/>
          <w:lang w:eastAsia="he-IL"/>
        </w:rPr>
        <w:pPrChange w:id="307" w:author="מרול אטמן" w:date="2024-05-29T15:52:00Z">
          <w:pPr>
            <w:pStyle w:val="ListParagraph"/>
            <w:widowControl w:val="0"/>
            <w:numPr>
              <w:ilvl w:val="1"/>
              <w:numId w:val="8"/>
            </w:numPr>
            <w:tabs>
              <w:tab w:val="num" w:pos="1440"/>
            </w:tabs>
            <w:spacing w:before="0" w:beforeAutospacing="0" w:after="0" w:afterAutospacing="0" w:line="240" w:lineRule="auto"/>
            <w:ind w:left="1440" w:hanging="720"/>
            <w:jc w:val="both"/>
          </w:pPr>
        </w:pPrChange>
      </w:pPr>
      <w:ins w:id="308" w:author="מרול אטמן" w:date="2024-05-29T15:52:00Z">
        <w:r>
          <w:rPr>
            <w:rFonts w:ascii="Times New Roman" w:eastAsia="Times New Roman" w:hAnsi="Times New Roman" w:cs="David" w:hint="cs"/>
            <w:sz w:val="20"/>
            <w:szCs w:val="24"/>
            <w:rtl/>
            <w:lang w:eastAsia="he-IL"/>
          </w:rPr>
          <w:t>1.1</w:t>
        </w:r>
        <w:r>
          <w:rPr>
            <w:rFonts w:ascii="Times New Roman" w:eastAsia="Times New Roman" w:hAnsi="Times New Roman" w:cs="David"/>
            <w:sz w:val="20"/>
            <w:szCs w:val="24"/>
            <w:rtl/>
            <w:lang w:eastAsia="he-IL"/>
          </w:rPr>
          <w:tab/>
        </w:r>
      </w:ins>
      <w:ins w:id="309" w:author="מרול אטמן" w:date="2024-04-21T12:03:00Z">
        <w:r w:rsidR="00BD1F4C" w:rsidRPr="00B2720B">
          <w:rPr>
            <w:rFonts w:ascii="Times New Roman" w:eastAsia="Times New Roman" w:hAnsi="Times New Roman" w:cs="David" w:hint="eastAsia"/>
            <w:sz w:val="20"/>
            <w:szCs w:val="24"/>
            <w:u w:val="single"/>
            <w:rtl/>
            <w:lang w:eastAsia="he-IL"/>
            <w:rPrChange w:id="310" w:author="מרול אטמן" w:date="2024-05-29T15:52:00Z">
              <w:rPr>
                <w:rFonts w:ascii="Times New Roman" w:eastAsia="Times New Roman" w:hAnsi="Times New Roman" w:cs="David" w:hint="eastAsia"/>
                <w:sz w:val="20"/>
                <w:szCs w:val="24"/>
                <w:rtl/>
                <w:lang w:eastAsia="he-IL"/>
              </w:rPr>
            </w:rPrChange>
          </w:rPr>
          <w:t>מ</w:t>
        </w:r>
      </w:ins>
      <w:ins w:id="311" w:author="מרול אטמן" w:date="2024-04-21T12:04:00Z">
        <w:r w:rsidR="00BD1F4C" w:rsidRPr="00B2720B">
          <w:rPr>
            <w:rFonts w:ascii="Times New Roman" w:eastAsia="Times New Roman" w:hAnsi="Times New Roman" w:cs="David" w:hint="eastAsia"/>
            <w:sz w:val="20"/>
            <w:szCs w:val="24"/>
            <w:u w:val="single"/>
            <w:rtl/>
            <w:lang w:eastAsia="he-IL"/>
            <w:rPrChange w:id="312" w:author="מרול אטמן" w:date="2024-05-29T15:52:00Z">
              <w:rPr>
                <w:rFonts w:ascii="Times New Roman" w:eastAsia="Times New Roman" w:hAnsi="Times New Roman" w:cs="David" w:hint="eastAsia"/>
                <w:sz w:val="20"/>
                <w:szCs w:val="24"/>
                <w:rtl/>
                <w:lang w:eastAsia="he-IL"/>
              </w:rPr>
            </w:rPrChange>
          </w:rPr>
          <w:t>בוטל</w:t>
        </w:r>
      </w:ins>
      <w:del w:id="313" w:author="מרול אטמן" w:date="2024-04-21T12:03:00Z">
        <w:r w:rsidR="00435A20" w:rsidRPr="007804CE" w:rsidDel="00BD1F4C">
          <w:rPr>
            <w:rFonts w:ascii="Times New Roman" w:eastAsia="Times New Roman" w:hAnsi="Times New Roman" w:cs="David" w:hint="cs"/>
            <w:sz w:val="20"/>
            <w:szCs w:val="24"/>
            <w:rtl/>
            <w:lang w:eastAsia="he-IL"/>
          </w:rPr>
          <w:delText>עבור תכנית בנין עיר בסמכות ועדה מקומית (באחוזים משכר המתכנן הנקוב</w:delText>
        </w:r>
      </w:del>
    </w:p>
    <w:p w14:paraId="2865062B" w14:textId="66C42DC5" w:rsidR="00435A20" w:rsidRPr="007804CE" w:rsidDel="00BD1F4C" w:rsidRDefault="00435A20">
      <w:pPr>
        <w:pStyle w:val="ListParagraph"/>
        <w:widowControl w:val="0"/>
        <w:spacing w:before="0" w:beforeAutospacing="0" w:after="0" w:afterAutospacing="0" w:line="240" w:lineRule="auto"/>
        <w:jc w:val="both"/>
        <w:rPr>
          <w:del w:id="314" w:author="מרול אטמן" w:date="2024-04-21T12:03:00Z"/>
          <w:rFonts w:ascii="Times New Roman" w:eastAsia="Times New Roman" w:hAnsi="Times New Roman" w:cs="David"/>
          <w:sz w:val="20"/>
          <w:szCs w:val="24"/>
          <w:rtl/>
          <w:lang w:eastAsia="he-IL"/>
        </w:rPr>
        <w:pPrChange w:id="315" w:author="מרול אטמן" w:date="2024-05-29T15:52:00Z">
          <w:pPr>
            <w:pStyle w:val="ListParagraph"/>
            <w:widowControl w:val="0"/>
            <w:spacing w:before="0" w:beforeAutospacing="0" w:after="0" w:afterAutospacing="0" w:line="240" w:lineRule="auto"/>
            <w:ind w:left="1440"/>
            <w:jc w:val="both"/>
          </w:pPr>
        </w:pPrChange>
      </w:pPr>
      <w:del w:id="316" w:author="מרול אטמן" w:date="2024-04-21T12:03:00Z">
        <w:r w:rsidRPr="007804CE" w:rsidDel="00BD1F4C">
          <w:rPr>
            <w:rFonts w:ascii="Times New Roman" w:eastAsia="Times New Roman" w:hAnsi="Times New Roman" w:cs="David" w:hint="cs"/>
            <w:sz w:val="20"/>
            <w:szCs w:val="24"/>
            <w:rtl/>
            <w:lang w:eastAsia="he-IL"/>
          </w:rPr>
          <w:delText>בסעיף 1.1 לנספח ד' לעיל):</w:delText>
        </w:r>
      </w:del>
    </w:p>
    <w:p w14:paraId="46AA6A79" w14:textId="60648B34" w:rsidR="00435A20" w:rsidRPr="00435A20" w:rsidDel="00BD1F4C" w:rsidRDefault="00435A20">
      <w:pPr>
        <w:widowControl w:val="0"/>
        <w:spacing w:before="0" w:beforeAutospacing="0" w:after="0" w:afterAutospacing="0" w:line="240" w:lineRule="auto"/>
        <w:ind w:left="720"/>
        <w:jc w:val="both"/>
        <w:rPr>
          <w:del w:id="317" w:author="מרול אטמן" w:date="2024-04-21T12:03:00Z"/>
          <w:rFonts w:ascii="Times New Roman" w:eastAsia="Times New Roman" w:hAnsi="Times New Roman" w:cs="David"/>
          <w:sz w:val="20"/>
          <w:szCs w:val="24"/>
          <w:rtl/>
          <w:lang w:eastAsia="he-IL"/>
        </w:rPr>
        <w:pPrChange w:id="318" w:author="מרול אטמן" w:date="2024-05-29T15:52:00Z">
          <w:pPr>
            <w:widowControl w:val="0"/>
            <w:spacing w:before="0" w:beforeAutospacing="0" w:after="0" w:afterAutospacing="0" w:line="240" w:lineRule="auto"/>
            <w:ind w:left="720" w:hanging="720"/>
            <w:jc w:val="both"/>
          </w:pPr>
        </w:pPrChange>
      </w:pPr>
      <w:del w:id="319" w:author="מרול אטמן" w:date="2024-04-21T12:03:00Z">
        <w:r w:rsidRPr="00435A20" w:rsidDel="00BD1F4C">
          <w:rPr>
            <w:rFonts w:ascii="Times New Roman" w:eastAsia="Times New Roman" w:hAnsi="Times New Roman" w:cs="David" w:hint="cs"/>
            <w:sz w:val="20"/>
            <w:szCs w:val="24"/>
            <w:rtl/>
            <w:lang w:eastAsia="he-IL"/>
          </w:rPr>
          <w:tab/>
        </w:r>
      </w:del>
    </w:p>
    <w:p w14:paraId="12C38F68" w14:textId="23F4A78D" w:rsidR="00435A20" w:rsidRPr="00435A20" w:rsidDel="00BD1F4C" w:rsidRDefault="00435A20">
      <w:pPr>
        <w:widowControl w:val="0"/>
        <w:spacing w:before="0" w:beforeAutospacing="0" w:after="0" w:afterAutospacing="0" w:line="240" w:lineRule="auto"/>
        <w:ind w:left="720"/>
        <w:jc w:val="both"/>
        <w:rPr>
          <w:del w:id="320" w:author="מרול אטמן" w:date="2024-04-21T12:03:00Z"/>
          <w:rFonts w:ascii="Times New Roman" w:eastAsia="Times New Roman" w:hAnsi="Times New Roman" w:cs="David"/>
          <w:sz w:val="20"/>
          <w:szCs w:val="24"/>
          <w:rtl/>
          <w:lang w:eastAsia="he-IL"/>
        </w:rPr>
        <w:pPrChange w:id="321" w:author="מרול אטמן" w:date="2024-05-29T15:52:00Z">
          <w:pPr>
            <w:widowControl w:val="0"/>
            <w:spacing w:before="0" w:beforeAutospacing="0" w:after="0" w:afterAutospacing="0" w:line="240" w:lineRule="auto"/>
            <w:ind w:left="720" w:hanging="720"/>
            <w:jc w:val="both"/>
          </w:pPr>
        </w:pPrChange>
      </w:pPr>
      <w:del w:id="322" w:author="מרול אטמן" w:date="2024-04-21T12:03:00Z">
        <w:r w:rsidRPr="00435A20" w:rsidDel="00BD1F4C">
          <w:rPr>
            <w:rFonts w:ascii="Times New Roman" w:eastAsia="Times New Roman" w:hAnsi="Times New Roman" w:cs="David" w:hint="cs"/>
            <w:sz w:val="20"/>
            <w:szCs w:val="24"/>
            <w:rtl/>
            <w:lang w:eastAsia="he-IL"/>
          </w:rPr>
          <w:tab/>
        </w:r>
        <w:r w:rsidRPr="00435A20" w:rsidDel="00BD1F4C">
          <w:rPr>
            <w:rFonts w:ascii="Times New Roman" w:eastAsia="Times New Roman" w:hAnsi="Times New Roman" w:cs="David" w:hint="cs"/>
            <w:sz w:val="20"/>
            <w:szCs w:val="24"/>
            <w:rtl/>
            <w:lang w:eastAsia="he-IL"/>
          </w:rPr>
          <w:tab/>
          <w:delText>א.</w:delText>
        </w:r>
        <w:r w:rsidRPr="00435A20" w:rsidDel="00BD1F4C">
          <w:rPr>
            <w:rFonts w:ascii="Times New Roman" w:eastAsia="Times New Roman" w:hAnsi="Times New Roman" w:cs="David" w:hint="cs"/>
            <w:sz w:val="20"/>
            <w:szCs w:val="24"/>
            <w:rtl/>
            <w:lang w:eastAsia="he-IL"/>
          </w:rPr>
          <w:tab/>
          <w:delText xml:space="preserve">לאחר הגשת מסמכי התכנון, באשור המזמין </w:delText>
        </w:r>
      </w:del>
    </w:p>
    <w:p w14:paraId="73614E63" w14:textId="2E04D7CF" w:rsidR="00435A20" w:rsidRPr="00435A20" w:rsidDel="00BD1F4C" w:rsidRDefault="00435A20">
      <w:pPr>
        <w:widowControl w:val="0"/>
        <w:spacing w:before="0" w:beforeAutospacing="0" w:after="0" w:afterAutospacing="0" w:line="240" w:lineRule="auto"/>
        <w:ind w:left="720"/>
        <w:jc w:val="both"/>
        <w:rPr>
          <w:del w:id="323" w:author="מרול אטמן" w:date="2024-04-21T12:03:00Z"/>
          <w:rFonts w:ascii="Times New Roman" w:eastAsia="Times New Roman" w:hAnsi="Times New Roman" w:cs="David"/>
          <w:sz w:val="20"/>
          <w:szCs w:val="24"/>
          <w:rtl/>
          <w:lang w:eastAsia="he-IL"/>
        </w:rPr>
        <w:pPrChange w:id="324" w:author="מרול אטמן" w:date="2024-05-29T15:52:00Z">
          <w:pPr>
            <w:widowControl w:val="0"/>
            <w:spacing w:before="0" w:beforeAutospacing="0" w:after="0" w:afterAutospacing="0" w:line="240" w:lineRule="auto"/>
            <w:ind w:left="6480" w:hanging="4320"/>
            <w:jc w:val="both"/>
          </w:pPr>
        </w:pPrChange>
      </w:pPr>
      <w:del w:id="325" w:author="מרול אטמן" w:date="2024-04-21T12:03:00Z">
        <w:r w:rsidRPr="00435A20" w:rsidDel="00BD1F4C">
          <w:rPr>
            <w:rFonts w:ascii="Times New Roman" w:eastAsia="Times New Roman" w:hAnsi="Times New Roman" w:cs="David" w:hint="cs"/>
            <w:sz w:val="20"/>
            <w:szCs w:val="24"/>
            <w:rtl/>
            <w:lang w:eastAsia="he-IL"/>
          </w:rPr>
          <w:delText>ל</w:delText>
        </w:r>
        <w:r w:rsidR="007E01A6" w:rsidDel="00BD1F4C">
          <w:rPr>
            <w:rFonts w:ascii="Times New Roman" w:eastAsia="Times New Roman" w:hAnsi="Times New Roman" w:cs="David" w:hint="cs"/>
            <w:sz w:val="20"/>
            <w:szCs w:val="24"/>
            <w:rtl/>
            <w:lang w:eastAsia="he-IL"/>
          </w:rPr>
          <w:delText>אשור הועדה המקומית לתכנון ובניה.....................</w:delText>
        </w:r>
        <w:r w:rsidRPr="00435A20" w:rsidDel="00BD1F4C">
          <w:rPr>
            <w:rFonts w:ascii="Times New Roman" w:eastAsia="Times New Roman" w:hAnsi="Times New Roman" w:cs="David" w:hint="cs"/>
            <w:sz w:val="20"/>
            <w:szCs w:val="24"/>
            <w:rtl/>
            <w:lang w:eastAsia="he-IL"/>
          </w:rPr>
          <w:delText>33% משכר המתכנן</w:delText>
        </w:r>
      </w:del>
    </w:p>
    <w:p w14:paraId="77092259" w14:textId="0AD7D9D3" w:rsidR="00435A20" w:rsidRPr="00435A20" w:rsidDel="00BD1F4C" w:rsidRDefault="00435A20">
      <w:pPr>
        <w:widowControl w:val="0"/>
        <w:spacing w:before="0" w:beforeAutospacing="0" w:after="0" w:afterAutospacing="0" w:line="240" w:lineRule="auto"/>
        <w:ind w:left="720"/>
        <w:jc w:val="both"/>
        <w:rPr>
          <w:del w:id="326" w:author="מרול אטמן" w:date="2024-04-21T12:03:00Z"/>
          <w:rFonts w:ascii="Times New Roman" w:eastAsia="Times New Roman" w:hAnsi="Times New Roman" w:cs="David"/>
          <w:sz w:val="20"/>
          <w:szCs w:val="24"/>
          <w:rtl/>
          <w:lang w:eastAsia="he-IL"/>
        </w:rPr>
        <w:pPrChange w:id="327" w:author="מרול אטמן" w:date="2024-05-29T15:52:00Z">
          <w:pPr>
            <w:widowControl w:val="0"/>
            <w:spacing w:before="0" w:beforeAutospacing="0" w:after="0" w:afterAutospacing="0" w:line="240" w:lineRule="auto"/>
            <w:ind w:left="6481" w:hanging="4321"/>
            <w:jc w:val="both"/>
          </w:pPr>
        </w:pPrChange>
      </w:pPr>
    </w:p>
    <w:p w14:paraId="3477B03C" w14:textId="523163BD" w:rsidR="00435A20" w:rsidRPr="00435A20" w:rsidDel="00BD1F4C" w:rsidRDefault="00435A20">
      <w:pPr>
        <w:widowControl w:val="0"/>
        <w:spacing w:before="0" w:beforeAutospacing="0" w:after="0" w:afterAutospacing="0" w:line="240" w:lineRule="auto"/>
        <w:ind w:left="720"/>
        <w:jc w:val="both"/>
        <w:rPr>
          <w:del w:id="328" w:author="מרול אטמן" w:date="2024-04-21T12:03:00Z"/>
          <w:rFonts w:ascii="Times New Roman" w:eastAsia="Times New Roman" w:hAnsi="Times New Roman" w:cs="David"/>
          <w:sz w:val="20"/>
          <w:szCs w:val="24"/>
          <w:rtl/>
          <w:lang w:eastAsia="he-IL"/>
        </w:rPr>
        <w:pPrChange w:id="329" w:author="מרול אטמן" w:date="2024-05-29T15:52:00Z">
          <w:pPr>
            <w:widowControl w:val="0"/>
            <w:spacing w:before="0" w:beforeAutospacing="0" w:after="0" w:afterAutospacing="0" w:line="240" w:lineRule="auto"/>
            <w:ind w:left="720" w:hanging="720"/>
            <w:jc w:val="both"/>
          </w:pPr>
        </w:pPrChange>
      </w:pPr>
      <w:del w:id="330" w:author="מרול אטמן" w:date="2024-04-21T12:03:00Z">
        <w:r w:rsidRPr="00435A20" w:rsidDel="00BD1F4C">
          <w:rPr>
            <w:rFonts w:ascii="Times New Roman" w:eastAsia="Times New Roman" w:hAnsi="Times New Roman" w:cs="David" w:hint="cs"/>
            <w:sz w:val="20"/>
            <w:szCs w:val="24"/>
            <w:rtl/>
            <w:lang w:eastAsia="he-IL"/>
          </w:rPr>
          <w:tab/>
        </w:r>
        <w:r w:rsidRPr="00435A20" w:rsidDel="00BD1F4C">
          <w:rPr>
            <w:rFonts w:ascii="Times New Roman" w:eastAsia="Times New Roman" w:hAnsi="Times New Roman" w:cs="David" w:hint="cs"/>
            <w:sz w:val="20"/>
            <w:szCs w:val="24"/>
            <w:rtl/>
            <w:lang w:eastAsia="he-IL"/>
          </w:rPr>
          <w:tab/>
          <w:delText>ב.</w:delText>
        </w:r>
        <w:r w:rsidRPr="00435A20" w:rsidDel="00BD1F4C">
          <w:rPr>
            <w:rFonts w:ascii="Times New Roman" w:eastAsia="Times New Roman" w:hAnsi="Times New Roman" w:cs="David" w:hint="cs"/>
            <w:sz w:val="20"/>
            <w:szCs w:val="24"/>
            <w:rtl/>
            <w:lang w:eastAsia="he-IL"/>
          </w:rPr>
          <w:tab/>
          <w:delText xml:space="preserve">לאחר אשור הועדה המקומית להפקדת התכנית </w:delText>
        </w:r>
      </w:del>
    </w:p>
    <w:p w14:paraId="6EB0CA08" w14:textId="5869D0CE" w:rsidR="00435A20" w:rsidRPr="00435A20" w:rsidDel="00BD1F4C" w:rsidRDefault="00435A20">
      <w:pPr>
        <w:widowControl w:val="0"/>
        <w:spacing w:before="0" w:beforeAutospacing="0" w:after="0" w:afterAutospacing="0" w:line="240" w:lineRule="auto"/>
        <w:ind w:left="720"/>
        <w:jc w:val="both"/>
        <w:rPr>
          <w:del w:id="331" w:author="מרול אטמן" w:date="2024-04-21T12:03:00Z"/>
          <w:rFonts w:ascii="Times New Roman" w:eastAsia="Times New Roman" w:hAnsi="Times New Roman" w:cs="David"/>
          <w:sz w:val="20"/>
          <w:szCs w:val="24"/>
          <w:rtl/>
          <w:lang w:eastAsia="he-IL"/>
        </w:rPr>
        <w:pPrChange w:id="332" w:author="מרול אטמן" w:date="2024-05-29T15:52:00Z">
          <w:pPr>
            <w:widowControl w:val="0"/>
            <w:spacing w:before="0" w:beforeAutospacing="0" w:after="0" w:afterAutospacing="0" w:line="240" w:lineRule="auto"/>
            <w:ind w:left="2160" w:hanging="720"/>
            <w:jc w:val="both"/>
          </w:pPr>
        </w:pPrChange>
      </w:pPr>
      <w:del w:id="333" w:author="מרול אטמן" w:date="2024-04-21T12:03:00Z">
        <w:r w:rsidRPr="00435A20" w:rsidDel="00BD1F4C">
          <w:rPr>
            <w:rFonts w:ascii="Times New Roman" w:eastAsia="Times New Roman" w:hAnsi="Times New Roman" w:cs="David" w:hint="cs"/>
            <w:sz w:val="20"/>
            <w:szCs w:val="24"/>
            <w:rtl/>
            <w:lang w:eastAsia="he-IL"/>
          </w:rPr>
          <w:tab/>
          <w:delText xml:space="preserve">להתנגדויות </w:delText>
        </w:r>
        <w:r w:rsidR="007E01A6" w:rsidDel="00BD1F4C">
          <w:rPr>
            <w:rFonts w:ascii="Times New Roman" w:eastAsia="Times New Roman" w:hAnsi="Times New Roman" w:cs="David" w:hint="cs"/>
            <w:sz w:val="20"/>
            <w:szCs w:val="24"/>
            <w:rtl/>
            <w:lang w:eastAsia="he-IL"/>
          </w:rPr>
          <w:delText>ופרסום ההפקדה ברשומות ובעיתונות...</w:delText>
        </w:r>
        <w:r w:rsidRPr="00435A20" w:rsidDel="00BD1F4C">
          <w:rPr>
            <w:rFonts w:ascii="Times New Roman" w:eastAsia="Times New Roman" w:hAnsi="Times New Roman" w:cs="David" w:hint="cs"/>
            <w:sz w:val="20"/>
            <w:szCs w:val="24"/>
            <w:rtl/>
            <w:lang w:eastAsia="he-IL"/>
          </w:rPr>
          <w:delText xml:space="preserve"> 33% משכר המתכנן </w:delText>
        </w:r>
      </w:del>
    </w:p>
    <w:p w14:paraId="0F4385C0" w14:textId="6E7C514A" w:rsidR="00435A20" w:rsidRPr="00435A20" w:rsidDel="00BD1F4C" w:rsidRDefault="00435A20">
      <w:pPr>
        <w:widowControl w:val="0"/>
        <w:spacing w:before="0" w:beforeAutospacing="0" w:after="0" w:afterAutospacing="0" w:line="240" w:lineRule="auto"/>
        <w:ind w:left="720"/>
        <w:jc w:val="both"/>
        <w:rPr>
          <w:del w:id="334" w:author="מרול אטמן" w:date="2024-04-21T12:03:00Z"/>
          <w:rFonts w:ascii="Times New Roman" w:eastAsia="Times New Roman" w:hAnsi="Times New Roman" w:cs="David"/>
          <w:sz w:val="20"/>
          <w:szCs w:val="24"/>
          <w:rtl/>
          <w:lang w:eastAsia="he-IL"/>
        </w:rPr>
        <w:pPrChange w:id="335" w:author="מרול אטמן" w:date="2024-05-29T15:52:00Z">
          <w:pPr>
            <w:widowControl w:val="0"/>
            <w:spacing w:before="0" w:beforeAutospacing="0" w:after="0" w:afterAutospacing="0" w:line="240" w:lineRule="auto"/>
            <w:ind w:left="720" w:firstLine="720"/>
            <w:jc w:val="both"/>
          </w:pPr>
        </w:pPrChange>
      </w:pPr>
    </w:p>
    <w:p w14:paraId="2C6EDF82" w14:textId="7AC5E734" w:rsidR="00435A20" w:rsidRPr="00435A20" w:rsidDel="00BD1F4C" w:rsidRDefault="00435A20">
      <w:pPr>
        <w:widowControl w:val="0"/>
        <w:spacing w:before="0" w:beforeAutospacing="0" w:after="0" w:afterAutospacing="0" w:line="240" w:lineRule="auto"/>
        <w:ind w:left="720"/>
        <w:jc w:val="both"/>
        <w:rPr>
          <w:del w:id="336" w:author="מרול אטמן" w:date="2024-04-21T12:03:00Z"/>
          <w:rFonts w:ascii="Times New Roman" w:eastAsia="Times New Roman" w:hAnsi="Times New Roman" w:cs="David"/>
          <w:sz w:val="20"/>
          <w:szCs w:val="24"/>
          <w:rtl/>
          <w:lang w:eastAsia="he-IL"/>
        </w:rPr>
        <w:pPrChange w:id="337" w:author="מרול אטמן" w:date="2024-05-29T15:52:00Z">
          <w:pPr>
            <w:widowControl w:val="0"/>
            <w:spacing w:before="0" w:beforeAutospacing="0" w:after="0" w:afterAutospacing="0" w:line="240" w:lineRule="auto"/>
            <w:ind w:left="720" w:hanging="720"/>
            <w:jc w:val="both"/>
          </w:pPr>
        </w:pPrChange>
      </w:pPr>
      <w:del w:id="338" w:author="מרול אטמן" w:date="2024-04-21T12:03:00Z">
        <w:r w:rsidRPr="00435A20" w:rsidDel="00BD1F4C">
          <w:rPr>
            <w:rFonts w:ascii="Times New Roman" w:eastAsia="Times New Roman" w:hAnsi="Times New Roman" w:cs="David" w:hint="cs"/>
            <w:sz w:val="20"/>
            <w:szCs w:val="24"/>
            <w:rtl/>
            <w:lang w:eastAsia="he-IL"/>
          </w:rPr>
          <w:tab/>
        </w:r>
        <w:r w:rsidRPr="00435A20" w:rsidDel="00BD1F4C">
          <w:rPr>
            <w:rFonts w:ascii="Times New Roman" w:eastAsia="Times New Roman" w:hAnsi="Times New Roman" w:cs="David" w:hint="cs"/>
            <w:sz w:val="20"/>
            <w:szCs w:val="24"/>
            <w:rtl/>
            <w:lang w:eastAsia="he-IL"/>
          </w:rPr>
          <w:tab/>
          <w:delText>ג.</w:delText>
        </w:r>
        <w:r w:rsidRPr="00435A20" w:rsidDel="00BD1F4C">
          <w:rPr>
            <w:rFonts w:ascii="Times New Roman" w:eastAsia="Times New Roman" w:hAnsi="Times New Roman" w:cs="David" w:hint="cs"/>
            <w:sz w:val="20"/>
            <w:szCs w:val="24"/>
            <w:rtl/>
            <w:lang w:eastAsia="he-IL"/>
          </w:rPr>
          <w:tab/>
          <w:delText xml:space="preserve">לאחר מתן תוקף לתכנית, פרסום מתן התוקף </w:delText>
        </w:r>
      </w:del>
    </w:p>
    <w:p w14:paraId="34814004" w14:textId="5FD6DA45" w:rsidR="00435A20" w:rsidRPr="00435A20" w:rsidDel="00BD1F4C" w:rsidRDefault="007E01A6">
      <w:pPr>
        <w:widowControl w:val="0"/>
        <w:spacing w:before="0" w:beforeAutospacing="0" w:after="0" w:afterAutospacing="0" w:line="240" w:lineRule="auto"/>
        <w:ind w:left="720"/>
        <w:jc w:val="both"/>
        <w:rPr>
          <w:del w:id="339" w:author="מרול אטמן" w:date="2024-04-21T12:03:00Z"/>
          <w:rFonts w:ascii="Times New Roman" w:eastAsia="Times New Roman" w:hAnsi="Times New Roman" w:cs="David"/>
          <w:sz w:val="20"/>
          <w:szCs w:val="24"/>
          <w:rtl/>
          <w:lang w:eastAsia="he-IL"/>
        </w:rPr>
        <w:pPrChange w:id="340" w:author="מרול אטמן" w:date="2024-05-29T15:52:00Z">
          <w:pPr>
            <w:widowControl w:val="0"/>
            <w:spacing w:before="0" w:beforeAutospacing="0" w:after="0" w:afterAutospacing="0" w:line="240" w:lineRule="auto"/>
            <w:ind w:left="720" w:firstLine="720"/>
            <w:jc w:val="both"/>
          </w:pPr>
        </w:pPrChange>
      </w:pPr>
      <w:del w:id="341" w:author="מרול אטמן" w:date="2024-04-21T12:03:00Z">
        <w:r w:rsidDel="00BD1F4C">
          <w:rPr>
            <w:rFonts w:ascii="Times New Roman" w:eastAsia="Times New Roman" w:hAnsi="Times New Roman" w:cs="David" w:hint="cs"/>
            <w:sz w:val="20"/>
            <w:szCs w:val="24"/>
            <w:rtl/>
            <w:lang w:eastAsia="he-IL"/>
          </w:rPr>
          <w:tab/>
          <w:delText>ברשומות  ובעיתונות.............................................</w:delText>
        </w:r>
        <w:r w:rsidR="00435A20" w:rsidRPr="00435A20" w:rsidDel="00BD1F4C">
          <w:rPr>
            <w:rFonts w:ascii="Times New Roman" w:eastAsia="Times New Roman" w:hAnsi="Times New Roman" w:cs="David" w:hint="cs"/>
            <w:sz w:val="20"/>
            <w:szCs w:val="24"/>
            <w:rtl/>
            <w:lang w:eastAsia="he-IL"/>
          </w:rPr>
          <w:delText xml:space="preserve">34% משכר המתכנן </w:delText>
        </w:r>
      </w:del>
    </w:p>
    <w:p w14:paraId="5D819F5C" w14:textId="508077A9" w:rsidR="00435A20" w:rsidRPr="00435A20" w:rsidDel="00BD1F4C" w:rsidRDefault="00435A20">
      <w:pPr>
        <w:widowControl w:val="0"/>
        <w:spacing w:before="0" w:beforeAutospacing="0" w:after="0" w:afterAutospacing="0" w:line="240" w:lineRule="auto"/>
        <w:ind w:left="720"/>
        <w:jc w:val="both"/>
        <w:rPr>
          <w:del w:id="342" w:author="מרול אטמן" w:date="2024-04-21T12:03:00Z"/>
          <w:rFonts w:ascii="Times New Roman" w:eastAsia="Times New Roman" w:hAnsi="Times New Roman" w:cs="David"/>
          <w:b/>
          <w:bCs/>
          <w:sz w:val="20"/>
          <w:szCs w:val="24"/>
          <w:rtl/>
          <w:lang w:eastAsia="he-IL"/>
        </w:rPr>
        <w:pPrChange w:id="343" w:author="מרול אטמן" w:date="2024-05-29T15:52:00Z">
          <w:pPr>
            <w:widowControl w:val="0"/>
            <w:spacing w:before="0" w:beforeAutospacing="0" w:after="0" w:afterAutospacing="0" w:line="240" w:lineRule="auto"/>
            <w:ind w:left="5040" w:firstLine="720"/>
            <w:jc w:val="both"/>
          </w:pPr>
        </w:pPrChange>
      </w:pPr>
    </w:p>
    <w:p w14:paraId="50CB7851" w14:textId="3DFF2F22" w:rsidR="00435A20" w:rsidRPr="00435A20" w:rsidDel="00BD1F4C" w:rsidRDefault="00435A20">
      <w:pPr>
        <w:widowControl w:val="0"/>
        <w:spacing w:before="0" w:beforeAutospacing="0" w:after="0" w:afterAutospacing="0" w:line="240" w:lineRule="auto"/>
        <w:ind w:left="720"/>
        <w:jc w:val="both"/>
        <w:rPr>
          <w:del w:id="344" w:author="מרול אטמן" w:date="2024-04-21T12:03:00Z"/>
          <w:rFonts w:ascii="Times New Roman" w:eastAsia="Times New Roman" w:hAnsi="Times New Roman" w:cs="David"/>
          <w:b/>
          <w:bCs/>
          <w:sz w:val="20"/>
          <w:szCs w:val="24"/>
          <w:rtl/>
          <w:lang w:eastAsia="he-IL"/>
        </w:rPr>
        <w:pPrChange w:id="345" w:author="מרול אטמן" w:date="2024-05-29T15:52:00Z">
          <w:pPr>
            <w:widowControl w:val="0"/>
            <w:spacing w:before="0" w:beforeAutospacing="0" w:after="0" w:afterAutospacing="0" w:line="240" w:lineRule="auto"/>
            <w:ind w:left="5760"/>
            <w:jc w:val="both"/>
          </w:pPr>
        </w:pPrChange>
      </w:pPr>
      <w:del w:id="346" w:author="מרול אטמן" w:date="2024-04-21T12:03:00Z">
        <w:r w:rsidRPr="00435A20" w:rsidDel="00BD1F4C">
          <w:rPr>
            <w:rFonts w:ascii="Times New Roman" w:eastAsia="Times New Roman" w:hAnsi="Times New Roman" w:cs="David" w:hint="cs"/>
            <w:b/>
            <w:bCs/>
            <w:sz w:val="20"/>
            <w:szCs w:val="24"/>
            <w:u w:val="single"/>
            <w:rtl/>
            <w:lang w:eastAsia="he-IL"/>
          </w:rPr>
          <w:delText>סה"כ</w:delText>
        </w:r>
        <w:r w:rsidR="007E01A6" w:rsidDel="00BD1F4C">
          <w:rPr>
            <w:rFonts w:ascii="Times New Roman" w:eastAsia="Times New Roman" w:hAnsi="Times New Roman" w:cs="David" w:hint="cs"/>
            <w:b/>
            <w:bCs/>
            <w:sz w:val="20"/>
            <w:szCs w:val="24"/>
            <w:rtl/>
            <w:lang w:eastAsia="he-IL"/>
          </w:rPr>
          <w:delText xml:space="preserve">: </w:delText>
        </w:r>
        <w:r w:rsidRPr="00435A20" w:rsidDel="00BD1F4C">
          <w:rPr>
            <w:rFonts w:ascii="Times New Roman" w:eastAsia="Times New Roman" w:hAnsi="Times New Roman" w:cs="David" w:hint="cs"/>
            <w:b/>
            <w:bCs/>
            <w:sz w:val="20"/>
            <w:szCs w:val="24"/>
            <w:rtl/>
            <w:lang w:eastAsia="he-IL"/>
          </w:rPr>
          <w:delText xml:space="preserve">100% משכר המתכנן </w:delText>
        </w:r>
      </w:del>
    </w:p>
    <w:p w14:paraId="28D3AAD9" w14:textId="77777777" w:rsidR="00435A20" w:rsidRPr="00435A20" w:rsidRDefault="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Change w:id="347" w:author="מרול אטמן" w:date="2024-05-29T15:52:00Z">
          <w:pPr>
            <w:widowControl w:val="0"/>
            <w:spacing w:before="0" w:beforeAutospacing="0" w:after="0" w:afterAutospacing="0" w:line="240" w:lineRule="auto"/>
            <w:ind w:left="720" w:hanging="720"/>
            <w:jc w:val="both"/>
          </w:pPr>
        </w:pPrChange>
      </w:pPr>
    </w:p>
    <w:p w14:paraId="5B4DFE2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1B13C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1.2</w:t>
      </w:r>
      <w:r w:rsidRPr="00435A20">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5BD2805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91D17C" w14:textId="33E6770C"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1.2.1</w:t>
      </w:r>
      <w:r w:rsidRPr="00435A20">
        <w:rPr>
          <w:rFonts w:ascii="Times New Roman" w:eastAsia="Times New Roman" w:hAnsi="Times New Roman" w:cs="David" w:hint="cs"/>
          <w:sz w:val="20"/>
          <w:szCs w:val="24"/>
          <w:rtl/>
          <w:lang w:eastAsia="he-IL"/>
        </w:rPr>
        <w:tab/>
      </w:r>
      <w:del w:id="348" w:author="מרול אטמן" w:date="2024-01-11T14:37:00Z">
        <w:r w:rsidRPr="00435A20" w:rsidDel="008A7548">
          <w:rPr>
            <w:rFonts w:ascii="Times New Roman" w:eastAsia="Times New Roman" w:hAnsi="Times New Roman" w:cs="David" w:hint="cs"/>
            <w:sz w:val="20"/>
            <w:szCs w:val="24"/>
            <w:u w:val="single"/>
            <w:rtl/>
            <w:lang w:eastAsia="he-IL"/>
          </w:rPr>
          <w:delText>למבנה ראשוני</w:delText>
        </w:r>
        <w:r w:rsidRPr="00435A20" w:rsidDel="008A7548">
          <w:rPr>
            <w:rFonts w:ascii="Times New Roman" w:eastAsia="Times New Roman" w:hAnsi="Times New Roman" w:cs="David" w:hint="cs"/>
            <w:sz w:val="20"/>
            <w:szCs w:val="24"/>
            <w:rtl/>
            <w:lang w:eastAsia="he-IL"/>
          </w:rPr>
          <w:delText>:</w:delText>
        </w:r>
      </w:del>
    </w:p>
    <w:p w14:paraId="361E5A0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570085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לאחר גמר התכנון המוקדם, ואישור עבודות</w:t>
      </w:r>
    </w:p>
    <w:p w14:paraId="75FDF1D6" w14:textId="2434E894"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del w:id="349" w:author="מרול אטמן" w:date="2024-04-09T18:11:00Z">
        <w:r w:rsidRPr="00435A20" w:rsidDel="00524A47">
          <w:rPr>
            <w:rFonts w:ascii="Times New Roman" w:eastAsia="Times New Roman" w:hAnsi="Times New Roman" w:cs="David" w:hint="cs"/>
            <w:sz w:val="20"/>
            <w:szCs w:val="24"/>
            <w:rtl/>
            <w:lang w:eastAsia="he-IL"/>
          </w:rPr>
          <w:delText>10</w:delText>
        </w:r>
      </w:del>
      <w:ins w:id="350" w:author="מרול אטמן" w:date="2024-04-09T18:11:00Z">
        <w:r w:rsidR="00524A47">
          <w:rPr>
            <w:rFonts w:ascii="Times New Roman" w:eastAsia="Times New Roman" w:hAnsi="Times New Roman" w:cs="David" w:hint="cs"/>
            <w:sz w:val="20"/>
            <w:szCs w:val="24"/>
            <w:rtl/>
            <w:lang w:eastAsia="he-IL"/>
          </w:rPr>
          <w:t>15</w:t>
        </w:r>
      </w:ins>
      <w:r w:rsidRPr="00435A20">
        <w:rPr>
          <w:rFonts w:ascii="Times New Roman" w:eastAsia="Times New Roman" w:hAnsi="Times New Roman" w:cs="David" w:hint="cs"/>
          <w:sz w:val="20"/>
          <w:szCs w:val="24"/>
          <w:rtl/>
          <w:lang w:eastAsia="he-IL"/>
        </w:rPr>
        <w:t>% משכר המתכנן.</w:t>
      </w:r>
    </w:p>
    <w:p w14:paraId="2A3389F7" w14:textId="77777777" w:rsidR="00435A20" w:rsidRPr="00435A20" w:rsidRDefault="00435A20" w:rsidP="007804CE">
      <w:pPr>
        <w:widowControl w:val="0"/>
        <w:spacing w:before="0" w:beforeAutospacing="0" w:after="0" w:afterAutospacing="0" w:line="240" w:lineRule="auto"/>
        <w:ind w:left="2069" w:hanging="720"/>
        <w:jc w:val="both"/>
        <w:rPr>
          <w:rFonts w:ascii="Times New Roman" w:eastAsia="Times New Roman" w:hAnsi="Times New Roman" w:cs="David"/>
          <w:sz w:val="20"/>
          <w:szCs w:val="24"/>
          <w:rtl/>
          <w:lang w:eastAsia="he-IL"/>
        </w:rPr>
      </w:pPr>
    </w:p>
    <w:p w14:paraId="16409FE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לאחר גמר התכנון הסופי, ואישור עבודות</w:t>
      </w:r>
    </w:p>
    <w:p w14:paraId="4842115E"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15% משכר המתכנן.</w:t>
      </w:r>
    </w:p>
    <w:p w14:paraId="29A1177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40D3127" w14:textId="725BBD97" w:rsidR="00AE5088" w:rsidDel="00524A47" w:rsidRDefault="00435A20" w:rsidP="00AE5088">
      <w:pPr>
        <w:widowControl w:val="0"/>
        <w:spacing w:before="0" w:beforeAutospacing="0" w:after="0" w:afterAutospacing="0" w:line="240" w:lineRule="auto"/>
        <w:ind w:left="720" w:hanging="720"/>
        <w:jc w:val="both"/>
        <w:rPr>
          <w:del w:id="351" w:author="מרול אטמן" w:date="2024-04-09T18:12: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w:t>
      </w:r>
      <w:del w:id="352" w:author="מרול אטמן" w:date="2024-04-09T18:12:00Z">
        <w:r w:rsidRPr="00435A20" w:rsidDel="00524A47">
          <w:rPr>
            <w:rFonts w:ascii="Times New Roman" w:eastAsia="Times New Roman" w:hAnsi="Times New Roman" w:cs="David" w:hint="cs"/>
            <w:sz w:val="20"/>
            <w:szCs w:val="24"/>
            <w:rtl/>
            <w:lang w:eastAsia="he-IL"/>
          </w:rPr>
          <w:delText>אשור בנוי לביצוע ע"י הועדה</w:delText>
        </w:r>
      </w:del>
      <w:del w:id="353" w:author="מרול אטמן" w:date="2024-01-11T14:33:00Z">
        <w:r w:rsidRPr="00435A20" w:rsidDel="00AA30A8">
          <w:rPr>
            <w:rFonts w:ascii="Times New Roman" w:eastAsia="Times New Roman" w:hAnsi="Times New Roman" w:cs="David" w:hint="cs"/>
            <w:sz w:val="20"/>
            <w:szCs w:val="24"/>
            <w:rtl/>
            <w:lang w:eastAsia="he-IL"/>
          </w:rPr>
          <w:delText xml:space="preserve"> המקומית</w:delText>
        </w:r>
      </w:del>
      <w:del w:id="354" w:author="מרול אטמן" w:date="2024-01-11T14:37:00Z">
        <w:r w:rsidR="00AE5088" w:rsidDel="008A7548">
          <w:rPr>
            <w:rFonts w:ascii="Times New Roman" w:eastAsia="Times New Roman" w:hAnsi="Times New Roman" w:cs="David" w:hint="cs"/>
            <w:sz w:val="20"/>
            <w:szCs w:val="24"/>
            <w:rtl/>
            <w:lang w:eastAsia="he-IL"/>
          </w:rPr>
          <w:delText>.....</w:delText>
        </w:r>
        <w:r w:rsidRPr="00435A20" w:rsidDel="008A7548">
          <w:rPr>
            <w:rFonts w:ascii="Times New Roman" w:eastAsia="Times New Roman" w:hAnsi="Times New Roman" w:cs="David" w:hint="cs"/>
            <w:sz w:val="20"/>
            <w:szCs w:val="24"/>
            <w:rtl/>
            <w:lang w:eastAsia="he-IL"/>
          </w:rPr>
          <w:delText xml:space="preserve">5% משכר </w:delText>
        </w:r>
      </w:del>
      <w:del w:id="355" w:author="מרול אטמן" w:date="2024-04-09T18:12:00Z">
        <w:r w:rsidR="00AE5088" w:rsidDel="00524A47">
          <w:rPr>
            <w:rFonts w:ascii="Times New Roman" w:eastAsia="Times New Roman" w:hAnsi="Times New Roman" w:cs="David" w:hint="cs"/>
            <w:sz w:val="20"/>
            <w:szCs w:val="24"/>
            <w:rtl/>
            <w:lang w:eastAsia="he-IL"/>
          </w:rPr>
          <w:delText xml:space="preserve"> </w:delText>
        </w:r>
      </w:del>
    </w:p>
    <w:p w14:paraId="29237C9C" w14:textId="1A18C369" w:rsidR="00435A20" w:rsidRPr="00435A20" w:rsidRDefault="00AE5088">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Change w:id="356" w:author="מרול אטמן" w:date="2024-04-09T18:12:00Z">
          <w:pPr>
            <w:widowControl w:val="0"/>
            <w:spacing w:before="0" w:beforeAutospacing="0" w:after="0" w:afterAutospacing="0" w:line="240" w:lineRule="auto"/>
            <w:ind w:left="720" w:hanging="720"/>
            <w:jc w:val="both"/>
          </w:pPr>
        </w:pPrChange>
      </w:pPr>
      <w:del w:id="357" w:author="מרול אטמן" w:date="2024-04-09T18:12:00Z">
        <w:r w:rsidDel="00524A47">
          <w:rPr>
            <w:rFonts w:ascii="Times New Roman" w:eastAsia="Times New Roman" w:hAnsi="Times New Roman" w:cs="David" w:hint="cs"/>
            <w:sz w:val="20"/>
            <w:szCs w:val="24"/>
            <w:rtl/>
            <w:lang w:eastAsia="he-IL"/>
          </w:rPr>
          <w:delText xml:space="preserve">                                                       </w:delText>
        </w:r>
      </w:del>
      <w:ins w:id="358" w:author="מרול אטמן" w:date="2024-04-09T18:12:00Z">
        <w:r w:rsidR="00524A47">
          <w:rPr>
            <w:rFonts w:ascii="Times New Roman" w:eastAsia="Times New Roman" w:hAnsi="Times New Roman" w:cs="David" w:hint="cs"/>
            <w:sz w:val="20"/>
            <w:szCs w:val="24"/>
            <w:rtl/>
            <w:lang w:eastAsia="he-IL"/>
          </w:rPr>
          <w:t>הגשת הבקשות</w:t>
        </w:r>
      </w:ins>
      <w:ins w:id="359" w:author="מרול אטמן" w:date="2024-04-09T18:13:00Z">
        <w:r w:rsidR="00524A47">
          <w:rPr>
            <w:rFonts w:ascii="Times New Roman" w:eastAsia="Times New Roman" w:hAnsi="Times New Roman" w:cs="David" w:hint="cs"/>
            <w:sz w:val="20"/>
            <w:szCs w:val="24"/>
            <w:rtl/>
            <w:lang w:eastAsia="he-IL"/>
          </w:rPr>
          <w:t xml:space="preserve"> </w:t>
        </w:r>
      </w:ins>
      <w:ins w:id="360" w:author="מרול אטמן" w:date="2024-04-09T18:12:00Z">
        <w:r w:rsidR="00524A47">
          <w:rPr>
            <w:rFonts w:ascii="Times New Roman" w:eastAsia="Times New Roman" w:hAnsi="Times New Roman" w:cs="David" w:hint="cs"/>
            <w:sz w:val="20"/>
            <w:szCs w:val="24"/>
            <w:rtl/>
            <w:lang w:eastAsia="he-IL"/>
          </w:rPr>
          <w:t>להיתרי</w:t>
        </w:r>
      </w:ins>
      <w:ins w:id="361" w:author="מרול אטמן" w:date="2024-04-09T18:13:00Z">
        <w:r w:rsidR="00524A47">
          <w:rPr>
            <w:rFonts w:ascii="Times New Roman" w:eastAsia="Times New Roman" w:hAnsi="Times New Roman" w:cs="David" w:hint="cs"/>
            <w:sz w:val="20"/>
            <w:szCs w:val="24"/>
            <w:rtl/>
            <w:lang w:eastAsia="he-IL"/>
          </w:rPr>
          <w:t xml:space="preserve"> בניה</w:t>
        </w:r>
      </w:ins>
      <w:ins w:id="362" w:author="מרול אטמן" w:date="2024-01-11T14:37:00Z">
        <w:r w:rsidR="008A7548">
          <w:rPr>
            <w:rFonts w:ascii="Times New Roman" w:eastAsia="Times New Roman" w:hAnsi="Times New Roman" w:cs="David" w:hint="cs"/>
            <w:sz w:val="20"/>
            <w:szCs w:val="24"/>
            <w:rtl/>
            <w:lang w:eastAsia="he-IL"/>
          </w:rPr>
          <w:t>...........</w:t>
        </w:r>
      </w:ins>
      <w:ins w:id="363" w:author="מרול אטמן" w:date="2024-04-09T18:14:00Z">
        <w:r w:rsidR="00524A47">
          <w:rPr>
            <w:rFonts w:ascii="Times New Roman" w:eastAsia="Times New Roman" w:hAnsi="Times New Roman" w:cs="David" w:hint="cs"/>
            <w:sz w:val="20"/>
            <w:szCs w:val="24"/>
            <w:rtl/>
            <w:lang w:eastAsia="he-IL"/>
          </w:rPr>
          <w:t>10</w:t>
        </w:r>
      </w:ins>
      <w:ins w:id="364" w:author="מרול אטמן" w:date="2024-01-11T14:37:00Z">
        <w:r w:rsidR="008A7548" w:rsidRPr="00435A20">
          <w:rPr>
            <w:rFonts w:ascii="Times New Roman" w:eastAsia="Times New Roman" w:hAnsi="Times New Roman" w:cs="David" w:hint="cs"/>
            <w:sz w:val="20"/>
            <w:szCs w:val="24"/>
            <w:rtl/>
            <w:lang w:eastAsia="he-IL"/>
          </w:rPr>
          <w:t>% משכר המתכנן.</w:t>
        </w:r>
        <w:r w:rsidR="008A7548">
          <w:rPr>
            <w:rFonts w:ascii="Times New Roman" w:eastAsia="Times New Roman" w:hAnsi="Times New Roman" w:cs="David" w:hint="cs"/>
            <w:sz w:val="20"/>
            <w:szCs w:val="24"/>
            <w:rtl/>
            <w:lang w:eastAsia="he-IL"/>
          </w:rPr>
          <w:t xml:space="preserve"> </w:t>
        </w:r>
      </w:ins>
      <w:del w:id="365" w:author="מרול אטמן" w:date="2024-01-11T14:37:00Z">
        <w:r w:rsidR="00435A20" w:rsidRPr="00435A20" w:rsidDel="008A7548">
          <w:rPr>
            <w:rFonts w:ascii="Times New Roman" w:eastAsia="Times New Roman" w:hAnsi="Times New Roman" w:cs="David" w:hint="cs"/>
            <w:sz w:val="20"/>
            <w:szCs w:val="24"/>
            <w:rtl/>
            <w:lang w:eastAsia="he-IL"/>
          </w:rPr>
          <w:delText>המתכנן.</w:delText>
        </w:r>
      </w:del>
    </w:p>
    <w:p w14:paraId="5170458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B2882F1" w14:textId="7D267341"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לאחר א</w:t>
      </w:r>
      <w:ins w:id="366" w:author="מרול אטמן" w:date="2024-04-09T18:15:00Z">
        <w:r w:rsidR="00524A47">
          <w:rPr>
            <w:rFonts w:ascii="Times New Roman" w:eastAsia="Times New Roman" w:hAnsi="Times New Roman" w:cs="David" w:hint="cs"/>
            <w:sz w:val="20"/>
            <w:szCs w:val="24"/>
            <w:rtl/>
            <w:lang w:eastAsia="he-IL"/>
          </w:rPr>
          <w:t>י</w:t>
        </w:r>
      </w:ins>
      <w:r w:rsidRPr="00435A20">
        <w:rPr>
          <w:rFonts w:ascii="Times New Roman" w:eastAsia="Times New Roman" w:hAnsi="Times New Roman" w:cs="David" w:hint="cs"/>
          <w:sz w:val="20"/>
          <w:szCs w:val="24"/>
          <w:rtl/>
          <w:lang w:eastAsia="he-IL"/>
        </w:rPr>
        <w:t>שור הבקשות להיתרי בניה והוצאת</w:t>
      </w:r>
    </w:p>
    <w:p w14:paraId="3C344027" w14:textId="4C4C273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היתרי בניה </w:t>
      </w:r>
      <w:r w:rsidR="00AE5088">
        <w:rPr>
          <w:rFonts w:ascii="Times New Roman" w:eastAsia="Times New Roman" w:hAnsi="Times New Roman" w:cs="David" w:hint="cs"/>
          <w:sz w:val="20"/>
          <w:szCs w:val="24"/>
          <w:rtl/>
          <w:lang w:eastAsia="he-IL"/>
        </w:rPr>
        <w:t>.........................................</w:t>
      </w:r>
      <w:del w:id="367" w:author="מרול אטמן" w:date="2024-01-11T14:38:00Z">
        <w:r w:rsidR="00AE5088" w:rsidDel="008A7548">
          <w:rPr>
            <w:rFonts w:ascii="Times New Roman" w:eastAsia="Times New Roman" w:hAnsi="Times New Roman" w:cs="David" w:hint="cs"/>
            <w:sz w:val="20"/>
            <w:szCs w:val="24"/>
            <w:rtl/>
            <w:lang w:eastAsia="he-IL"/>
          </w:rPr>
          <w:delText>...</w:delText>
        </w:r>
      </w:del>
      <w:r w:rsidR="00AE5088">
        <w:rPr>
          <w:rFonts w:ascii="Times New Roman" w:eastAsia="Times New Roman" w:hAnsi="Times New Roman" w:cs="David" w:hint="cs"/>
          <w:sz w:val="20"/>
          <w:szCs w:val="24"/>
          <w:rtl/>
          <w:lang w:eastAsia="he-IL"/>
        </w:rPr>
        <w:t>...</w:t>
      </w:r>
      <w:del w:id="368" w:author="מרול אטמן" w:date="2024-04-09T18:14:00Z">
        <w:r w:rsidRPr="00435A20" w:rsidDel="00524A47">
          <w:rPr>
            <w:rFonts w:ascii="Times New Roman" w:eastAsia="Times New Roman" w:hAnsi="Times New Roman" w:cs="David" w:hint="cs"/>
            <w:sz w:val="20"/>
            <w:szCs w:val="24"/>
            <w:rtl/>
            <w:lang w:eastAsia="he-IL"/>
          </w:rPr>
          <w:delText>8</w:delText>
        </w:r>
      </w:del>
      <w:ins w:id="369" w:author="מרול אטמן" w:date="2024-04-09T18:14:00Z">
        <w:r w:rsidR="00524A47">
          <w:rPr>
            <w:rFonts w:ascii="Times New Roman" w:eastAsia="Times New Roman" w:hAnsi="Times New Roman" w:cs="David" w:hint="cs"/>
            <w:sz w:val="20"/>
            <w:szCs w:val="24"/>
            <w:rtl/>
            <w:lang w:eastAsia="he-IL"/>
          </w:rPr>
          <w:t>10</w:t>
        </w:r>
      </w:ins>
      <w:r w:rsidRPr="00435A20">
        <w:rPr>
          <w:rFonts w:ascii="Times New Roman" w:eastAsia="Times New Roman" w:hAnsi="Times New Roman" w:cs="David" w:hint="cs"/>
          <w:sz w:val="20"/>
          <w:szCs w:val="24"/>
          <w:rtl/>
          <w:lang w:eastAsia="he-IL"/>
        </w:rPr>
        <w:t>% משכר המתכנן.</w:t>
      </w:r>
    </w:p>
    <w:p w14:paraId="3B8DE18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D11A4DA"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התכנון המפורט והמכרזים, ואישור</w:t>
      </w:r>
    </w:p>
    <w:p w14:paraId="38EE0A80" w14:textId="2320ABE4"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עבודות שלב  זה על ידי המזמין</w:t>
      </w:r>
      <w:r w:rsidR="00AE5088">
        <w:rPr>
          <w:rFonts w:ascii="Times New Roman" w:eastAsia="Times New Roman" w:hAnsi="Times New Roman" w:cs="David" w:hint="cs"/>
          <w:sz w:val="20"/>
          <w:szCs w:val="24"/>
          <w:rtl/>
          <w:lang w:eastAsia="he-IL"/>
        </w:rPr>
        <w:t>................</w:t>
      </w:r>
      <w:del w:id="370" w:author="מרול אטמן" w:date="2024-01-11T14:38:00Z">
        <w:r w:rsidR="00AE5088" w:rsidDel="008A7548">
          <w:rPr>
            <w:rFonts w:ascii="Times New Roman" w:eastAsia="Times New Roman" w:hAnsi="Times New Roman" w:cs="David" w:hint="cs"/>
            <w:sz w:val="20"/>
            <w:szCs w:val="24"/>
            <w:rtl/>
            <w:lang w:eastAsia="he-IL"/>
          </w:rPr>
          <w:delText>.</w:delText>
        </w:r>
      </w:del>
      <w:r w:rsidR="00AE5088">
        <w:rPr>
          <w:rFonts w:ascii="Times New Roman" w:eastAsia="Times New Roman" w:hAnsi="Times New Roman" w:cs="David" w:hint="cs"/>
          <w:sz w:val="20"/>
          <w:szCs w:val="24"/>
          <w:rtl/>
          <w:lang w:eastAsia="he-IL"/>
        </w:rPr>
        <w:t>.</w:t>
      </w:r>
      <w:del w:id="371" w:author="מרול אטמן" w:date="2024-04-09T18:14:00Z">
        <w:r w:rsidRPr="00435A20" w:rsidDel="00524A47">
          <w:rPr>
            <w:rFonts w:ascii="Times New Roman" w:eastAsia="Times New Roman" w:hAnsi="Times New Roman" w:cs="David" w:hint="cs"/>
            <w:sz w:val="20"/>
            <w:szCs w:val="24"/>
            <w:rtl/>
            <w:lang w:eastAsia="he-IL"/>
          </w:rPr>
          <w:delText>28</w:delText>
        </w:r>
      </w:del>
      <w:ins w:id="372" w:author="מרול אטמן" w:date="2024-04-09T18:14:00Z">
        <w:r w:rsidR="00524A47">
          <w:rPr>
            <w:rFonts w:ascii="Times New Roman" w:eastAsia="Times New Roman" w:hAnsi="Times New Roman" w:cs="David" w:hint="cs"/>
            <w:sz w:val="20"/>
            <w:szCs w:val="24"/>
            <w:rtl/>
            <w:lang w:eastAsia="he-IL"/>
          </w:rPr>
          <w:t>1</w:t>
        </w:r>
      </w:ins>
      <w:ins w:id="373" w:author="מרול אטמן" w:date="2024-05-29T15:49:00Z">
        <w:r w:rsidR="00563AA3">
          <w:rPr>
            <w:rFonts w:ascii="Times New Roman" w:eastAsia="Times New Roman" w:hAnsi="Times New Roman" w:cs="David" w:hint="cs"/>
            <w:sz w:val="20"/>
            <w:szCs w:val="24"/>
            <w:rtl/>
            <w:lang w:eastAsia="he-IL"/>
          </w:rPr>
          <w:t>8</w:t>
        </w:r>
      </w:ins>
      <w:r w:rsidRPr="00435A20">
        <w:rPr>
          <w:rFonts w:ascii="Times New Roman" w:eastAsia="Times New Roman" w:hAnsi="Times New Roman" w:cs="David" w:hint="cs"/>
          <w:sz w:val="20"/>
          <w:szCs w:val="24"/>
          <w:rtl/>
          <w:lang w:eastAsia="he-IL"/>
        </w:rPr>
        <w:t>% משכר המתכנן.</w:t>
      </w:r>
    </w:p>
    <w:p w14:paraId="1F159908" w14:textId="77777777" w:rsidR="00435A20" w:rsidRPr="00435A20" w:rsidRDefault="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Change w:id="374" w:author="מרול אטמן" w:date="2024-01-11T14:38:00Z">
          <w:pPr>
            <w:widowControl w:val="0"/>
            <w:spacing w:before="0" w:beforeAutospacing="0" w:after="0" w:afterAutospacing="0" w:line="240" w:lineRule="auto"/>
            <w:ind w:left="720" w:hanging="720"/>
            <w:jc w:val="both"/>
          </w:pPr>
        </w:pPrChange>
      </w:pPr>
    </w:p>
    <w:p w14:paraId="1A9C9B27" w14:textId="4EB5B750" w:rsidR="00435A20" w:rsidRPr="00435A20" w:rsidRDefault="00435A20" w:rsidP="00AE5088">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 xml:space="preserve">לאחר גמר הוצאת תכניות לביצוע </w:t>
      </w:r>
      <w:r w:rsidR="00AE5088">
        <w:rPr>
          <w:rFonts w:ascii="Times New Roman" w:eastAsia="Times New Roman" w:hAnsi="Times New Roman" w:cs="David" w:hint="cs"/>
          <w:sz w:val="20"/>
          <w:szCs w:val="24"/>
          <w:rtl/>
          <w:lang w:eastAsia="he-IL"/>
        </w:rPr>
        <w:t>..........</w:t>
      </w:r>
      <w:del w:id="375" w:author="מרול אטמן" w:date="2024-01-11T14:38:00Z">
        <w:r w:rsidR="00AE5088" w:rsidDel="008A7548">
          <w:rPr>
            <w:rFonts w:ascii="Times New Roman" w:eastAsia="Times New Roman" w:hAnsi="Times New Roman" w:cs="David" w:hint="cs"/>
            <w:sz w:val="20"/>
            <w:szCs w:val="24"/>
            <w:rtl/>
            <w:lang w:eastAsia="he-IL"/>
          </w:rPr>
          <w:delText>..</w:delText>
        </w:r>
      </w:del>
      <w:r w:rsidR="00AE5088">
        <w:rPr>
          <w:rFonts w:ascii="Times New Roman" w:eastAsia="Times New Roman" w:hAnsi="Times New Roman" w:cs="David" w:hint="cs"/>
          <w:sz w:val="20"/>
          <w:szCs w:val="24"/>
          <w:rtl/>
          <w:lang w:eastAsia="he-IL"/>
        </w:rPr>
        <w:t>..</w:t>
      </w:r>
      <w:del w:id="376" w:author="מרול אטמן" w:date="2024-05-29T15:49:00Z">
        <w:r w:rsidRPr="00435A20" w:rsidDel="00563AA3">
          <w:rPr>
            <w:rFonts w:ascii="Times New Roman" w:eastAsia="Times New Roman" w:hAnsi="Times New Roman" w:cs="David" w:hint="cs"/>
            <w:sz w:val="20"/>
            <w:szCs w:val="24"/>
            <w:rtl/>
            <w:lang w:eastAsia="he-IL"/>
          </w:rPr>
          <w:delText>12</w:delText>
        </w:r>
      </w:del>
      <w:ins w:id="377" w:author="מרול אטמן" w:date="2024-05-29T15:49:00Z">
        <w:r w:rsidR="00563AA3" w:rsidRPr="00435A20">
          <w:rPr>
            <w:rFonts w:ascii="Times New Roman" w:eastAsia="Times New Roman" w:hAnsi="Times New Roman" w:cs="David" w:hint="cs"/>
            <w:sz w:val="20"/>
            <w:szCs w:val="24"/>
            <w:rtl/>
            <w:lang w:eastAsia="he-IL"/>
          </w:rPr>
          <w:t>1</w:t>
        </w:r>
        <w:r w:rsidR="00563AA3">
          <w:rPr>
            <w:rFonts w:ascii="Times New Roman" w:eastAsia="Times New Roman" w:hAnsi="Times New Roman" w:cs="David" w:hint="cs"/>
            <w:sz w:val="20"/>
            <w:szCs w:val="24"/>
            <w:rtl/>
            <w:lang w:eastAsia="he-IL"/>
          </w:rPr>
          <w:t>5</w:t>
        </w:r>
      </w:ins>
      <w:r w:rsidRPr="00435A20">
        <w:rPr>
          <w:rFonts w:ascii="Times New Roman" w:eastAsia="Times New Roman" w:hAnsi="Times New Roman" w:cs="David" w:hint="cs"/>
          <w:sz w:val="20"/>
          <w:szCs w:val="24"/>
          <w:rtl/>
          <w:lang w:eastAsia="he-IL"/>
        </w:rPr>
        <w:t>% משכר המתכנן.</w:t>
      </w:r>
    </w:p>
    <w:p w14:paraId="04F8F97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E86287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ז.</w:t>
      </w:r>
      <w:r w:rsidRPr="00435A20">
        <w:rPr>
          <w:rFonts w:ascii="Times New Roman" w:eastAsia="Times New Roman" w:hAnsi="Times New Roman" w:cs="David" w:hint="cs"/>
          <w:sz w:val="20"/>
          <w:szCs w:val="24"/>
          <w:rtl/>
          <w:lang w:eastAsia="he-IL"/>
        </w:rPr>
        <w:tab/>
        <w:t>במהלך ביצוע הפיקוח העליון,</w:t>
      </w:r>
    </w:p>
    <w:p w14:paraId="5BCB0A7C" w14:textId="560A7A49"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לפי שיקול דעת המזמין </w:t>
      </w:r>
      <w:r w:rsidR="00AE5088">
        <w:rPr>
          <w:rFonts w:ascii="Times New Roman" w:eastAsia="Times New Roman" w:hAnsi="Times New Roman" w:cs="David" w:hint="cs"/>
          <w:sz w:val="20"/>
          <w:szCs w:val="24"/>
          <w:rtl/>
          <w:lang w:eastAsia="he-IL"/>
        </w:rPr>
        <w:t>..................</w:t>
      </w:r>
      <w:del w:id="378" w:author="מרול אטמן" w:date="2024-01-11T14:38:00Z">
        <w:r w:rsidR="00AE5088" w:rsidDel="008A7548">
          <w:rPr>
            <w:rFonts w:ascii="Times New Roman" w:eastAsia="Times New Roman" w:hAnsi="Times New Roman" w:cs="David" w:hint="cs"/>
            <w:sz w:val="20"/>
            <w:szCs w:val="24"/>
            <w:rtl/>
            <w:lang w:eastAsia="he-IL"/>
          </w:rPr>
          <w:delText>.</w:delText>
        </w:r>
      </w:del>
      <w:r w:rsidR="00AE5088">
        <w:rPr>
          <w:rFonts w:ascii="Times New Roman" w:eastAsia="Times New Roman" w:hAnsi="Times New Roman" w:cs="David" w:hint="cs"/>
          <w:sz w:val="20"/>
          <w:szCs w:val="24"/>
          <w:rtl/>
          <w:lang w:eastAsia="he-IL"/>
        </w:rPr>
        <w:t>........</w:t>
      </w:r>
      <w:del w:id="379" w:author="מרול אטמן" w:date="2024-05-29T15:50:00Z">
        <w:r w:rsidRPr="00435A20" w:rsidDel="00563AA3">
          <w:rPr>
            <w:rFonts w:ascii="Times New Roman" w:eastAsia="Times New Roman" w:hAnsi="Times New Roman" w:cs="David" w:hint="cs"/>
            <w:sz w:val="20"/>
            <w:szCs w:val="24"/>
            <w:rtl/>
            <w:lang w:eastAsia="he-IL"/>
          </w:rPr>
          <w:delText>15</w:delText>
        </w:r>
      </w:del>
      <w:ins w:id="380" w:author="מרול אטמן" w:date="2024-05-29T15:50:00Z">
        <w:r w:rsidR="00563AA3" w:rsidRPr="00435A20">
          <w:rPr>
            <w:rFonts w:ascii="Times New Roman" w:eastAsia="Times New Roman" w:hAnsi="Times New Roman" w:cs="David" w:hint="cs"/>
            <w:sz w:val="20"/>
            <w:szCs w:val="24"/>
            <w:rtl/>
            <w:lang w:eastAsia="he-IL"/>
          </w:rPr>
          <w:t>1</w:t>
        </w:r>
        <w:r w:rsidR="00563AA3">
          <w:rPr>
            <w:rFonts w:ascii="Times New Roman" w:eastAsia="Times New Roman" w:hAnsi="Times New Roman" w:cs="David" w:hint="cs"/>
            <w:sz w:val="20"/>
            <w:szCs w:val="24"/>
            <w:rtl/>
            <w:lang w:eastAsia="he-IL"/>
          </w:rPr>
          <w:t>0</w:t>
        </w:r>
      </w:ins>
      <w:r w:rsidRPr="00435A20">
        <w:rPr>
          <w:rFonts w:ascii="Times New Roman" w:eastAsia="Times New Roman" w:hAnsi="Times New Roman" w:cs="David" w:hint="cs"/>
          <w:sz w:val="20"/>
          <w:szCs w:val="24"/>
          <w:rtl/>
          <w:lang w:eastAsia="he-IL"/>
        </w:rPr>
        <w:t>% משכר המתכנן.</w:t>
      </w:r>
    </w:p>
    <w:p w14:paraId="175E2C2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2D0F711"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ח.</w:t>
      </w:r>
      <w:r w:rsidRPr="00435A20">
        <w:rPr>
          <w:rFonts w:ascii="Times New Roman" w:eastAsia="Times New Roman" w:hAnsi="Times New Roman" w:cs="David" w:hint="cs"/>
          <w:sz w:val="20"/>
          <w:szCs w:val="24"/>
          <w:rtl/>
          <w:lang w:eastAsia="he-IL"/>
        </w:rPr>
        <w:tab/>
        <w:t>לאחר גמר ביצוע העבודות בהתאם לחוזה זה,</w:t>
      </w:r>
    </w:p>
    <w:p w14:paraId="75A2F64D"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w:t>
      </w:r>
      <w:r w:rsidR="00435A20" w:rsidRPr="00435A20">
        <w:rPr>
          <w:rFonts w:ascii="Times New Roman" w:eastAsia="Times New Roman" w:hAnsi="Times New Roman" w:cs="David" w:hint="cs"/>
          <w:sz w:val="20"/>
          <w:szCs w:val="24"/>
          <w:rtl/>
          <w:lang w:eastAsia="he-IL"/>
        </w:rPr>
        <w:t xml:space="preserve">יקט וקבלתו על ידי המזמין, </w:t>
      </w:r>
    </w:p>
    <w:p w14:paraId="07CFF1D8"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4F7DA75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22896D1B"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w:t>
      </w:r>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 5% משכר המתכנן.</w:t>
      </w:r>
    </w:p>
    <w:p w14:paraId="0D2B56A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2A77D09"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ט.</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7E74A998"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435A20" w:rsidRPr="00435A20">
        <w:rPr>
          <w:rFonts w:ascii="Times New Roman" w:eastAsia="Times New Roman" w:hAnsi="Times New Roman" w:cs="David" w:hint="cs"/>
          <w:sz w:val="20"/>
          <w:szCs w:val="24"/>
          <w:rtl/>
          <w:lang w:eastAsia="he-IL"/>
        </w:rPr>
        <w:t xml:space="preserve">יקט, אשור המתכנן בכתב </w:t>
      </w:r>
    </w:p>
    <w:p w14:paraId="5C9B1890"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450A3F54" w14:textId="77777777" w:rsidR="00435A20" w:rsidRPr="00435A20" w:rsidRDefault="00435A20" w:rsidP="00AE508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007E01A6">
        <w:rPr>
          <w:rFonts w:ascii="Times New Roman" w:eastAsia="Times New Roman" w:hAnsi="Times New Roman" w:cs="David" w:hint="cs"/>
          <w:sz w:val="20"/>
          <w:szCs w:val="24"/>
          <w:rtl/>
          <w:lang w:eastAsia="he-IL"/>
        </w:rPr>
        <w:t xml:space="preserve">מחייבים ולשביעות רצונו </w:t>
      </w:r>
      <w:r w:rsidR="00AE5088" w:rsidRP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u w:val="single"/>
          <w:rtl/>
          <w:lang w:eastAsia="he-IL"/>
        </w:rPr>
        <w:t xml:space="preserve"> 2% משכר המתכנן.</w:t>
      </w:r>
    </w:p>
    <w:p w14:paraId="352C4C6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F7B47C1" w14:textId="77777777" w:rsidR="00435A20" w:rsidRPr="00435A20" w:rsidRDefault="00435A20" w:rsidP="007E01A6">
      <w:pPr>
        <w:widowControl w:val="0"/>
        <w:spacing w:before="0" w:beforeAutospacing="0" w:after="0" w:afterAutospacing="0" w:line="240" w:lineRule="auto"/>
        <w:ind w:left="720" w:right="-142"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sz w:val="20"/>
          <w:szCs w:val="24"/>
          <w:rtl/>
          <w:lang w:eastAsia="he-IL"/>
        </w:rPr>
        <w:t>:</w:t>
      </w:r>
      <w:r w:rsidR="007E01A6">
        <w:rPr>
          <w:rFonts w:ascii="Times New Roman" w:eastAsia="Times New Roman" w:hAnsi="Times New Roman" w:cs="David" w:hint="cs"/>
          <w:sz w:val="20"/>
          <w:szCs w:val="24"/>
          <w:rtl/>
          <w:lang w:eastAsia="he-IL"/>
        </w:rPr>
        <w:tab/>
      </w:r>
      <w:r w:rsidRPr="00AA30A8">
        <w:rPr>
          <w:rFonts w:ascii="Times New Roman" w:eastAsia="Times New Roman" w:hAnsi="Times New Roman" w:cs="David"/>
          <w:b/>
          <w:bCs/>
          <w:sz w:val="20"/>
          <w:szCs w:val="24"/>
          <w:rtl/>
          <w:lang w:eastAsia="he-IL"/>
          <w:rPrChange w:id="381" w:author="מרול אטמן" w:date="2024-01-11T14:33:00Z">
            <w:rPr>
              <w:rFonts w:ascii="Times New Roman" w:eastAsia="Times New Roman" w:hAnsi="Times New Roman" w:cs="David"/>
              <w:sz w:val="20"/>
              <w:szCs w:val="24"/>
              <w:rtl/>
              <w:lang w:eastAsia="he-IL"/>
            </w:rPr>
          </w:rPrChange>
        </w:rPr>
        <w:t xml:space="preserve">100% </w:t>
      </w:r>
      <w:r w:rsidRPr="00AA30A8">
        <w:rPr>
          <w:rFonts w:ascii="Times New Roman" w:eastAsia="Times New Roman" w:hAnsi="Times New Roman" w:cs="David" w:hint="eastAsia"/>
          <w:b/>
          <w:bCs/>
          <w:sz w:val="20"/>
          <w:szCs w:val="24"/>
          <w:rtl/>
          <w:lang w:eastAsia="he-IL"/>
          <w:rPrChange w:id="382" w:author="מרול אטמן" w:date="2024-01-11T14:33:00Z">
            <w:rPr>
              <w:rFonts w:ascii="Times New Roman" w:eastAsia="Times New Roman" w:hAnsi="Times New Roman" w:cs="David" w:hint="eastAsia"/>
              <w:sz w:val="20"/>
              <w:szCs w:val="24"/>
              <w:rtl/>
              <w:lang w:eastAsia="he-IL"/>
            </w:rPr>
          </w:rPrChange>
        </w:rPr>
        <w:t>משכר</w:t>
      </w:r>
      <w:r w:rsidRPr="00AA30A8">
        <w:rPr>
          <w:rFonts w:ascii="Times New Roman" w:eastAsia="Times New Roman" w:hAnsi="Times New Roman" w:cs="David"/>
          <w:b/>
          <w:bCs/>
          <w:sz w:val="20"/>
          <w:szCs w:val="24"/>
          <w:rtl/>
          <w:lang w:eastAsia="he-IL"/>
          <w:rPrChange w:id="383" w:author="מרול אטמן" w:date="2024-01-11T14:33:00Z">
            <w:rPr>
              <w:rFonts w:ascii="Times New Roman" w:eastAsia="Times New Roman" w:hAnsi="Times New Roman" w:cs="David"/>
              <w:sz w:val="20"/>
              <w:szCs w:val="24"/>
              <w:rtl/>
              <w:lang w:eastAsia="he-IL"/>
            </w:rPr>
          </w:rPrChange>
        </w:rPr>
        <w:t xml:space="preserve"> </w:t>
      </w:r>
      <w:r w:rsidRPr="00AA30A8">
        <w:rPr>
          <w:rFonts w:ascii="Times New Roman" w:eastAsia="Times New Roman" w:hAnsi="Times New Roman" w:cs="David" w:hint="eastAsia"/>
          <w:b/>
          <w:bCs/>
          <w:sz w:val="20"/>
          <w:szCs w:val="24"/>
          <w:rtl/>
          <w:lang w:eastAsia="he-IL"/>
          <w:rPrChange w:id="384" w:author="מרול אטמן" w:date="2024-01-11T14:33:00Z">
            <w:rPr>
              <w:rFonts w:ascii="Times New Roman" w:eastAsia="Times New Roman" w:hAnsi="Times New Roman" w:cs="David" w:hint="eastAsia"/>
              <w:sz w:val="20"/>
              <w:szCs w:val="24"/>
              <w:rtl/>
              <w:lang w:eastAsia="he-IL"/>
            </w:rPr>
          </w:rPrChange>
        </w:rPr>
        <w:t>המתכנן</w:t>
      </w:r>
      <w:r w:rsidRPr="00435A20">
        <w:rPr>
          <w:rFonts w:ascii="Times New Roman" w:eastAsia="Times New Roman" w:hAnsi="Times New Roman" w:cs="David" w:hint="cs"/>
          <w:sz w:val="20"/>
          <w:szCs w:val="24"/>
          <w:rtl/>
          <w:lang w:eastAsia="he-IL"/>
        </w:rPr>
        <w:t>.</w:t>
      </w:r>
    </w:p>
    <w:p w14:paraId="377CB67E" w14:textId="77777777" w:rsidR="00435A20" w:rsidRPr="00435A20" w:rsidDel="00B2720B" w:rsidRDefault="00435A20" w:rsidP="00435A20">
      <w:pPr>
        <w:widowControl w:val="0"/>
        <w:spacing w:before="0" w:beforeAutospacing="0" w:after="0" w:afterAutospacing="0" w:line="240" w:lineRule="auto"/>
        <w:ind w:right="-142" w:hanging="720"/>
        <w:jc w:val="both"/>
        <w:rPr>
          <w:del w:id="385" w:author="מרול אטמן" w:date="2024-05-29T15:53:00Z"/>
          <w:rFonts w:ascii="Times New Roman" w:eastAsia="Times New Roman" w:hAnsi="Times New Roman" w:cs="David"/>
          <w:sz w:val="20"/>
          <w:szCs w:val="24"/>
          <w:rtl/>
          <w:lang w:eastAsia="he-IL"/>
        </w:rPr>
      </w:pPr>
    </w:p>
    <w:p w14:paraId="4671D185" w14:textId="77777777" w:rsidR="00435A20" w:rsidRPr="00435A20" w:rsidRDefault="00435A20">
      <w:pPr>
        <w:widowControl w:val="0"/>
        <w:spacing w:before="0" w:beforeAutospacing="0" w:after="0" w:afterAutospacing="0" w:line="240" w:lineRule="auto"/>
        <w:ind w:right="-142"/>
        <w:jc w:val="both"/>
        <w:rPr>
          <w:rFonts w:ascii="Times New Roman" w:eastAsia="Times New Roman" w:hAnsi="Times New Roman" w:cs="David"/>
          <w:sz w:val="20"/>
          <w:szCs w:val="24"/>
          <w:rtl/>
          <w:lang w:eastAsia="he-IL"/>
        </w:rPr>
        <w:pPrChange w:id="386" w:author="מרול אטמן" w:date="2024-05-29T15:53:00Z">
          <w:pPr>
            <w:widowControl w:val="0"/>
            <w:spacing w:before="0" w:beforeAutospacing="0" w:after="0" w:afterAutospacing="0" w:line="240" w:lineRule="auto"/>
            <w:ind w:right="-142" w:hanging="720"/>
            <w:jc w:val="both"/>
          </w:pPr>
        </w:pPrChange>
      </w:pPr>
    </w:p>
    <w:p w14:paraId="177FBBAD" w14:textId="401BEF25" w:rsidR="00435A20" w:rsidRPr="00435A20" w:rsidRDefault="00435A20" w:rsidP="00435A20">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1.2.2</w:t>
      </w:r>
      <w:r w:rsidRPr="00435A20">
        <w:rPr>
          <w:rFonts w:ascii="Times New Roman" w:eastAsia="Times New Roman" w:hAnsi="Times New Roman" w:cs="David" w:hint="cs"/>
          <w:sz w:val="20"/>
          <w:szCs w:val="24"/>
          <w:rtl/>
          <w:lang w:eastAsia="he-IL"/>
        </w:rPr>
        <w:tab/>
      </w:r>
      <w:del w:id="387" w:author="מרול אטמן" w:date="2024-01-11T14:39:00Z">
        <w:r w:rsidRPr="00435A20" w:rsidDel="008A7548">
          <w:rPr>
            <w:rFonts w:ascii="Times New Roman" w:eastAsia="Times New Roman" w:hAnsi="Times New Roman" w:cs="David" w:hint="cs"/>
            <w:sz w:val="20"/>
            <w:szCs w:val="24"/>
            <w:u w:val="single"/>
            <w:rtl/>
            <w:lang w:eastAsia="he-IL"/>
          </w:rPr>
          <w:delText>למבנה חוזר</w:delText>
        </w:r>
        <w:r w:rsidRPr="00435A20" w:rsidDel="008A7548">
          <w:rPr>
            <w:rFonts w:ascii="Times New Roman" w:eastAsia="Times New Roman" w:hAnsi="Times New Roman" w:cs="David" w:hint="cs"/>
            <w:sz w:val="20"/>
            <w:szCs w:val="24"/>
            <w:rtl/>
            <w:lang w:eastAsia="he-IL"/>
          </w:rPr>
          <w:delText>:</w:delText>
        </w:r>
      </w:del>
      <w:ins w:id="388" w:author="מרול אטמן" w:date="2024-01-11T14:39:00Z">
        <w:r w:rsidR="008A7548">
          <w:rPr>
            <w:rFonts w:ascii="Times New Roman" w:eastAsia="Times New Roman" w:hAnsi="Times New Roman" w:cs="David" w:hint="cs"/>
            <w:sz w:val="20"/>
            <w:szCs w:val="24"/>
            <w:u w:val="single"/>
            <w:rtl/>
            <w:lang w:eastAsia="he-IL"/>
          </w:rPr>
          <w:t>מבוטל</w:t>
        </w:r>
      </w:ins>
    </w:p>
    <w:p w14:paraId="1A4FA5F4" w14:textId="77777777" w:rsidR="00435A20" w:rsidRPr="00435A20" w:rsidDel="00B2720B" w:rsidRDefault="00435A20" w:rsidP="00435A20">
      <w:pPr>
        <w:widowControl w:val="0"/>
        <w:spacing w:before="0" w:beforeAutospacing="0" w:after="0" w:afterAutospacing="0" w:line="240" w:lineRule="auto"/>
        <w:ind w:hanging="720"/>
        <w:jc w:val="both"/>
        <w:rPr>
          <w:del w:id="389" w:author="מרול אטמן" w:date="2024-05-29T15:53:00Z"/>
          <w:rFonts w:ascii="Times New Roman" w:eastAsia="Times New Roman" w:hAnsi="Times New Roman" w:cs="David"/>
          <w:sz w:val="20"/>
          <w:szCs w:val="24"/>
          <w:rtl/>
          <w:lang w:eastAsia="he-IL"/>
        </w:rPr>
      </w:pPr>
    </w:p>
    <w:p w14:paraId="7C9E4DC4" w14:textId="12CB2A95" w:rsidR="00AE5088" w:rsidRPr="00AE5088" w:rsidDel="008A7548" w:rsidRDefault="00435A20">
      <w:pPr>
        <w:pStyle w:val="ListParagraph"/>
        <w:widowControl w:val="0"/>
        <w:numPr>
          <w:ilvl w:val="0"/>
          <w:numId w:val="11"/>
        </w:numPr>
        <w:spacing w:before="0" w:beforeAutospacing="0" w:after="0" w:afterAutospacing="0" w:line="240" w:lineRule="auto"/>
        <w:ind w:left="0" w:firstLine="0"/>
        <w:jc w:val="both"/>
        <w:rPr>
          <w:del w:id="390" w:author="מרול אטמן" w:date="2024-01-11T14:39:00Z"/>
          <w:rFonts w:ascii="Times New Roman" w:eastAsia="Times New Roman" w:hAnsi="Times New Roman" w:cs="David"/>
          <w:sz w:val="20"/>
          <w:szCs w:val="24"/>
          <w:rtl/>
          <w:lang w:eastAsia="he-IL"/>
        </w:rPr>
        <w:pPrChange w:id="391" w:author="מרול אטמן" w:date="2024-05-29T15:51:00Z">
          <w:pPr>
            <w:pStyle w:val="ListParagraph"/>
            <w:widowControl w:val="0"/>
            <w:numPr>
              <w:numId w:val="11"/>
            </w:numPr>
            <w:spacing w:before="0" w:beforeAutospacing="0" w:after="0" w:afterAutospacing="0" w:line="240" w:lineRule="auto"/>
            <w:ind w:left="2880" w:hanging="720"/>
            <w:jc w:val="both"/>
          </w:pPr>
        </w:pPrChange>
      </w:pPr>
      <w:del w:id="392" w:author="מרול אטמן" w:date="2024-01-11T14:39:00Z">
        <w:r w:rsidRPr="00AE5088" w:rsidDel="008A7548">
          <w:rPr>
            <w:rFonts w:ascii="Times New Roman" w:eastAsia="Times New Roman" w:hAnsi="Times New Roman" w:cs="David" w:hint="cs"/>
            <w:sz w:val="20"/>
            <w:szCs w:val="24"/>
            <w:rtl/>
            <w:lang w:eastAsia="he-IL"/>
          </w:rPr>
          <w:delText xml:space="preserve">לאחר אשור בינוי לביצוע ע"י הועדה המקומית </w:delText>
        </w:r>
        <w:r w:rsidR="00AE5088" w:rsidRPr="00AE5088" w:rsidDel="008A7548">
          <w:rPr>
            <w:rFonts w:ascii="Times New Roman" w:eastAsia="Times New Roman" w:hAnsi="Times New Roman" w:cs="David" w:hint="cs"/>
            <w:sz w:val="20"/>
            <w:szCs w:val="24"/>
            <w:rtl/>
            <w:lang w:eastAsia="he-IL"/>
          </w:rPr>
          <w:delText xml:space="preserve">.......15% משכר </w:delText>
        </w:r>
      </w:del>
    </w:p>
    <w:p w14:paraId="601A4705" w14:textId="41113E19" w:rsidR="00435A20" w:rsidRPr="00AE5088" w:rsidDel="008A7548" w:rsidRDefault="00435A20">
      <w:pPr>
        <w:pStyle w:val="ListParagraph"/>
        <w:widowControl w:val="0"/>
        <w:spacing w:before="0" w:beforeAutospacing="0" w:after="0" w:afterAutospacing="0" w:line="240" w:lineRule="auto"/>
        <w:ind w:left="0"/>
        <w:jc w:val="both"/>
        <w:rPr>
          <w:del w:id="393" w:author="מרול אטמן" w:date="2024-01-11T14:39:00Z"/>
          <w:rFonts w:ascii="Times New Roman" w:eastAsia="Times New Roman" w:hAnsi="Times New Roman" w:cs="David"/>
          <w:sz w:val="20"/>
          <w:szCs w:val="24"/>
          <w:rtl/>
          <w:lang w:eastAsia="he-IL"/>
        </w:rPr>
        <w:pPrChange w:id="394" w:author="מרול אטמן" w:date="2024-05-29T15:51:00Z">
          <w:pPr>
            <w:pStyle w:val="ListParagraph"/>
            <w:widowControl w:val="0"/>
            <w:spacing w:before="0" w:beforeAutospacing="0" w:after="0" w:afterAutospacing="0" w:line="240" w:lineRule="auto"/>
            <w:ind w:left="2880"/>
            <w:jc w:val="both"/>
          </w:pPr>
        </w:pPrChange>
      </w:pPr>
      <w:del w:id="395" w:author="מרול אטמן" w:date="2024-01-11T14:39:00Z">
        <w:r w:rsidRPr="00AE5088" w:rsidDel="008A7548">
          <w:rPr>
            <w:rFonts w:ascii="Times New Roman" w:eastAsia="Times New Roman" w:hAnsi="Times New Roman" w:cs="David" w:hint="cs"/>
            <w:sz w:val="20"/>
            <w:szCs w:val="24"/>
            <w:rtl/>
            <w:lang w:eastAsia="he-IL"/>
          </w:rPr>
          <w:delText>המתכנן.</w:delText>
        </w:r>
      </w:del>
    </w:p>
    <w:p w14:paraId="6B237D88" w14:textId="4D882A9C" w:rsidR="00435A20" w:rsidRPr="00435A20" w:rsidDel="008A7548" w:rsidRDefault="00435A20">
      <w:pPr>
        <w:widowControl w:val="0"/>
        <w:spacing w:before="0" w:beforeAutospacing="0" w:after="0" w:afterAutospacing="0" w:line="240" w:lineRule="auto"/>
        <w:jc w:val="both"/>
        <w:rPr>
          <w:del w:id="396" w:author="מרול אטמן" w:date="2024-01-11T14:39:00Z"/>
          <w:rFonts w:ascii="Times New Roman" w:eastAsia="Times New Roman" w:hAnsi="Times New Roman" w:cs="David"/>
          <w:sz w:val="20"/>
          <w:szCs w:val="24"/>
          <w:rtl/>
          <w:lang w:eastAsia="he-IL"/>
        </w:rPr>
        <w:pPrChange w:id="397" w:author="מרול אטמן" w:date="2024-05-29T15:51:00Z">
          <w:pPr>
            <w:widowControl w:val="0"/>
            <w:spacing w:before="0" w:beforeAutospacing="0" w:after="0" w:afterAutospacing="0" w:line="240" w:lineRule="auto"/>
            <w:ind w:hanging="720"/>
            <w:jc w:val="both"/>
          </w:pPr>
        </w:pPrChange>
      </w:pPr>
    </w:p>
    <w:p w14:paraId="4B93A7C4" w14:textId="1585971E" w:rsidR="00435A20" w:rsidRPr="00435A20" w:rsidDel="008A7548" w:rsidRDefault="00435A20">
      <w:pPr>
        <w:widowControl w:val="0"/>
        <w:spacing w:before="0" w:beforeAutospacing="0" w:after="0" w:afterAutospacing="0" w:line="240" w:lineRule="auto"/>
        <w:jc w:val="both"/>
        <w:rPr>
          <w:del w:id="398" w:author="מרול אטמן" w:date="2024-01-11T14:39:00Z"/>
          <w:rFonts w:ascii="Times New Roman" w:eastAsia="Times New Roman" w:hAnsi="Times New Roman" w:cs="David"/>
          <w:sz w:val="20"/>
          <w:szCs w:val="24"/>
          <w:rtl/>
          <w:lang w:eastAsia="he-IL"/>
        </w:rPr>
        <w:pPrChange w:id="399" w:author="מרול אטמן" w:date="2024-05-29T15:51:00Z">
          <w:pPr>
            <w:widowControl w:val="0"/>
            <w:spacing w:before="0" w:beforeAutospacing="0" w:after="0" w:afterAutospacing="0" w:line="240" w:lineRule="auto"/>
            <w:ind w:hanging="720"/>
            <w:jc w:val="both"/>
          </w:pPr>
        </w:pPrChange>
      </w:pPr>
      <w:del w:id="400"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ב.</w:delText>
        </w:r>
        <w:r w:rsidRPr="00435A20" w:rsidDel="008A7548">
          <w:rPr>
            <w:rFonts w:ascii="Times New Roman" w:eastAsia="Times New Roman" w:hAnsi="Times New Roman" w:cs="David" w:hint="cs"/>
            <w:sz w:val="20"/>
            <w:szCs w:val="24"/>
            <w:rtl/>
            <w:lang w:eastAsia="he-IL"/>
          </w:rPr>
          <w:tab/>
          <w:delText xml:space="preserve">לאחר אשור הבקשות להיתרי בניה </w:delText>
        </w:r>
      </w:del>
    </w:p>
    <w:p w14:paraId="7A97F0A0" w14:textId="181514CA" w:rsidR="00435A20" w:rsidRPr="00435A20" w:rsidDel="008A7548" w:rsidRDefault="00AE5088">
      <w:pPr>
        <w:widowControl w:val="0"/>
        <w:spacing w:before="0" w:beforeAutospacing="0" w:after="60" w:afterAutospacing="0" w:line="360" w:lineRule="auto"/>
        <w:jc w:val="both"/>
        <w:rPr>
          <w:del w:id="401" w:author="מרול אטמן" w:date="2024-01-11T14:39:00Z"/>
          <w:rFonts w:ascii="Times New Roman" w:eastAsia="Times New Roman" w:hAnsi="Times New Roman" w:cs="David"/>
          <w:sz w:val="20"/>
          <w:szCs w:val="24"/>
          <w:rtl/>
          <w:lang w:eastAsia="he-IL"/>
        </w:rPr>
        <w:pPrChange w:id="402" w:author="מרול אטמן" w:date="2024-05-29T15:51:00Z">
          <w:pPr>
            <w:widowControl w:val="0"/>
            <w:spacing w:before="0" w:beforeAutospacing="0" w:after="60" w:afterAutospacing="0" w:line="360" w:lineRule="auto"/>
            <w:ind w:left="720" w:firstLine="720"/>
            <w:jc w:val="both"/>
          </w:pPr>
        </w:pPrChange>
      </w:pPr>
      <w:del w:id="403" w:author="מרול אטמן" w:date="2024-01-11T14:39:00Z">
        <w:r w:rsidDel="008A7548">
          <w:rPr>
            <w:rFonts w:ascii="Times New Roman" w:eastAsia="Times New Roman" w:hAnsi="Times New Roman" w:cs="David" w:hint="cs"/>
            <w:sz w:val="20"/>
            <w:szCs w:val="24"/>
            <w:rtl/>
            <w:lang w:eastAsia="he-IL"/>
          </w:rPr>
          <w:tab/>
        </w:r>
        <w:r w:rsidDel="008A7548">
          <w:rPr>
            <w:rFonts w:ascii="Times New Roman" w:eastAsia="Times New Roman" w:hAnsi="Times New Roman" w:cs="David" w:hint="cs"/>
            <w:sz w:val="20"/>
            <w:szCs w:val="24"/>
            <w:rtl/>
            <w:lang w:eastAsia="he-IL"/>
          </w:rPr>
          <w:tab/>
          <w:delText>והוצאת היתרי בניה .................................</w:delText>
        </w:r>
        <w:r w:rsidR="00435A20" w:rsidRPr="00435A20" w:rsidDel="008A7548">
          <w:rPr>
            <w:rFonts w:ascii="Times New Roman" w:eastAsia="Times New Roman" w:hAnsi="Times New Roman" w:cs="David" w:hint="cs"/>
            <w:sz w:val="20"/>
            <w:szCs w:val="24"/>
            <w:rtl/>
            <w:lang w:eastAsia="he-IL"/>
          </w:rPr>
          <w:delText>20% משכר המתכנן.</w:delText>
        </w:r>
      </w:del>
    </w:p>
    <w:p w14:paraId="31F735F1" w14:textId="3DD3C224" w:rsidR="00435A20" w:rsidRPr="00435A20" w:rsidDel="008A7548" w:rsidRDefault="00435A20">
      <w:pPr>
        <w:widowControl w:val="0"/>
        <w:spacing w:before="0" w:beforeAutospacing="0" w:after="0" w:afterAutospacing="0" w:line="240" w:lineRule="auto"/>
        <w:jc w:val="both"/>
        <w:rPr>
          <w:del w:id="404" w:author="מרול אטמן" w:date="2024-01-11T14:39:00Z"/>
          <w:rFonts w:ascii="Times New Roman" w:eastAsia="Times New Roman" w:hAnsi="Times New Roman" w:cs="David"/>
          <w:sz w:val="20"/>
          <w:szCs w:val="24"/>
          <w:rtl/>
          <w:lang w:eastAsia="he-IL"/>
        </w:rPr>
        <w:pPrChange w:id="405" w:author="מרול אטמן" w:date="2024-05-29T15:51:00Z">
          <w:pPr>
            <w:widowControl w:val="0"/>
            <w:spacing w:before="0" w:beforeAutospacing="0" w:after="0" w:afterAutospacing="0" w:line="240" w:lineRule="auto"/>
            <w:ind w:left="720" w:hanging="720"/>
            <w:jc w:val="both"/>
          </w:pPr>
        </w:pPrChange>
      </w:pPr>
      <w:del w:id="406"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ג.</w:delText>
        </w:r>
        <w:r w:rsidRPr="00435A20" w:rsidDel="008A7548">
          <w:rPr>
            <w:rFonts w:ascii="Times New Roman" w:eastAsia="Times New Roman" w:hAnsi="Times New Roman" w:cs="David" w:hint="cs"/>
            <w:sz w:val="20"/>
            <w:szCs w:val="24"/>
            <w:rtl/>
            <w:lang w:eastAsia="he-IL"/>
          </w:rPr>
          <w:tab/>
          <w:delText xml:space="preserve">לאחר גמר התאמת התכנון המפורט והמכרזים </w:delText>
        </w:r>
        <w:r w:rsidRPr="00435A20" w:rsidDel="008A7548">
          <w:rPr>
            <w:rFonts w:ascii="Times New Roman" w:eastAsia="Times New Roman" w:hAnsi="Times New Roman" w:cs="David" w:hint="cs"/>
            <w:sz w:val="20"/>
            <w:szCs w:val="24"/>
            <w:rtl/>
            <w:lang w:eastAsia="he-IL"/>
          </w:rPr>
          <w:tab/>
        </w:r>
      </w:del>
    </w:p>
    <w:p w14:paraId="73DD364A" w14:textId="362EC21E" w:rsidR="00435A20" w:rsidRPr="00435A20" w:rsidDel="008A7548" w:rsidRDefault="00435A20">
      <w:pPr>
        <w:widowControl w:val="0"/>
        <w:spacing w:before="0" w:beforeAutospacing="0" w:after="0" w:afterAutospacing="0" w:line="240" w:lineRule="auto"/>
        <w:jc w:val="both"/>
        <w:rPr>
          <w:del w:id="407" w:author="מרול אטמן" w:date="2024-01-11T14:39:00Z"/>
          <w:rFonts w:ascii="Times New Roman" w:eastAsia="Times New Roman" w:hAnsi="Times New Roman" w:cs="David"/>
          <w:sz w:val="20"/>
          <w:szCs w:val="24"/>
          <w:rtl/>
          <w:lang w:eastAsia="he-IL"/>
        </w:rPr>
        <w:pPrChange w:id="408" w:author="מרול אטמן" w:date="2024-05-29T15:51:00Z">
          <w:pPr>
            <w:widowControl w:val="0"/>
            <w:spacing w:before="0" w:beforeAutospacing="0" w:after="0" w:afterAutospacing="0" w:line="240" w:lineRule="auto"/>
            <w:ind w:left="720" w:firstLine="720"/>
            <w:jc w:val="both"/>
          </w:pPr>
        </w:pPrChange>
      </w:pPr>
      <w:del w:id="409"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וא</w:delText>
        </w:r>
        <w:r w:rsidR="00AE5088" w:rsidDel="008A7548">
          <w:rPr>
            <w:rFonts w:ascii="Times New Roman" w:eastAsia="Times New Roman" w:hAnsi="Times New Roman" w:cs="David" w:hint="cs"/>
            <w:sz w:val="20"/>
            <w:szCs w:val="24"/>
            <w:rtl/>
            <w:lang w:eastAsia="he-IL"/>
          </w:rPr>
          <w:delText>שור עבודות שלב זה ע"י המזמין .............</w:delText>
        </w:r>
        <w:r w:rsidRPr="00435A20" w:rsidDel="008A7548">
          <w:rPr>
            <w:rFonts w:ascii="Times New Roman" w:eastAsia="Times New Roman" w:hAnsi="Times New Roman" w:cs="David" w:hint="cs"/>
            <w:sz w:val="20"/>
            <w:szCs w:val="24"/>
            <w:rtl/>
            <w:lang w:eastAsia="he-IL"/>
          </w:rPr>
          <w:delText>15% משכר המתכנן.</w:delText>
        </w:r>
      </w:del>
    </w:p>
    <w:p w14:paraId="0878A9A0" w14:textId="3AD9CCD2" w:rsidR="00435A20" w:rsidRPr="00435A20" w:rsidDel="008A7548" w:rsidRDefault="00435A20">
      <w:pPr>
        <w:widowControl w:val="0"/>
        <w:spacing w:before="0" w:beforeAutospacing="0" w:after="0" w:afterAutospacing="0" w:line="240" w:lineRule="auto"/>
        <w:jc w:val="both"/>
        <w:rPr>
          <w:del w:id="410" w:author="מרול אטמן" w:date="2024-01-11T14:39:00Z"/>
          <w:rFonts w:ascii="Times New Roman" w:eastAsia="Times New Roman" w:hAnsi="Times New Roman" w:cs="David"/>
          <w:sz w:val="20"/>
          <w:szCs w:val="24"/>
          <w:rtl/>
          <w:lang w:eastAsia="he-IL"/>
        </w:rPr>
        <w:pPrChange w:id="411" w:author="מרול אטמן" w:date="2024-05-29T15:51:00Z">
          <w:pPr>
            <w:widowControl w:val="0"/>
            <w:spacing w:before="0" w:beforeAutospacing="0" w:after="0" w:afterAutospacing="0" w:line="240" w:lineRule="auto"/>
            <w:ind w:left="720" w:firstLine="720"/>
            <w:jc w:val="both"/>
          </w:pPr>
        </w:pPrChange>
      </w:pPr>
    </w:p>
    <w:p w14:paraId="1810129A" w14:textId="3FB8DEE8" w:rsidR="00435A20" w:rsidRPr="00435A20" w:rsidDel="008A7548" w:rsidRDefault="00435A20">
      <w:pPr>
        <w:widowControl w:val="0"/>
        <w:spacing w:before="0" w:beforeAutospacing="0" w:after="60" w:afterAutospacing="0" w:line="360" w:lineRule="auto"/>
        <w:jc w:val="both"/>
        <w:rPr>
          <w:del w:id="412" w:author="מרול אטמן" w:date="2024-01-11T14:39:00Z"/>
          <w:rFonts w:ascii="Times New Roman" w:eastAsia="Times New Roman" w:hAnsi="Times New Roman" w:cs="David"/>
          <w:sz w:val="20"/>
          <w:szCs w:val="24"/>
          <w:rtl/>
          <w:lang w:eastAsia="he-IL"/>
        </w:rPr>
        <w:pPrChange w:id="413" w:author="מרול אטמן" w:date="2024-05-29T15:51:00Z">
          <w:pPr>
            <w:widowControl w:val="0"/>
            <w:spacing w:before="0" w:beforeAutospacing="0" w:after="60" w:afterAutospacing="0" w:line="360" w:lineRule="auto"/>
            <w:ind w:left="720" w:hanging="720"/>
            <w:jc w:val="both"/>
          </w:pPr>
        </w:pPrChange>
      </w:pPr>
      <w:del w:id="414"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ד.</w:delText>
        </w:r>
        <w:r w:rsidRPr="00435A20" w:rsidDel="008A7548">
          <w:rPr>
            <w:rFonts w:ascii="Times New Roman" w:eastAsia="Times New Roman" w:hAnsi="Times New Roman" w:cs="David" w:hint="cs"/>
            <w:sz w:val="20"/>
            <w:szCs w:val="24"/>
            <w:rtl/>
            <w:lang w:eastAsia="he-IL"/>
          </w:rPr>
          <w:tab/>
          <w:delText>במהלך ביצוע הפיקוח העליון,</w:delText>
        </w:r>
      </w:del>
    </w:p>
    <w:p w14:paraId="3BA66F9E" w14:textId="31AE345F" w:rsidR="00435A20" w:rsidRPr="00435A20" w:rsidDel="008A7548" w:rsidRDefault="00AE5088">
      <w:pPr>
        <w:widowControl w:val="0"/>
        <w:spacing w:before="0" w:beforeAutospacing="0" w:after="60" w:afterAutospacing="0" w:line="360" w:lineRule="auto"/>
        <w:jc w:val="both"/>
        <w:rPr>
          <w:del w:id="415" w:author="מרול אטמן" w:date="2024-01-11T14:39:00Z"/>
          <w:rFonts w:ascii="Times New Roman" w:eastAsia="Times New Roman" w:hAnsi="Times New Roman" w:cs="David"/>
          <w:sz w:val="20"/>
          <w:szCs w:val="24"/>
          <w:rtl/>
          <w:lang w:eastAsia="he-IL"/>
        </w:rPr>
        <w:pPrChange w:id="416" w:author="מרול אטמן" w:date="2024-05-29T15:51:00Z">
          <w:pPr>
            <w:widowControl w:val="0"/>
            <w:spacing w:before="0" w:beforeAutospacing="0" w:after="60" w:afterAutospacing="0" w:line="360" w:lineRule="auto"/>
            <w:ind w:left="720" w:firstLine="720"/>
            <w:jc w:val="both"/>
          </w:pPr>
        </w:pPrChange>
      </w:pPr>
      <w:del w:id="417" w:author="מרול אטמן" w:date="2024-01-11T14:39:00Z">
        <w:r w:rsidDel="008A7548">
          <w:rPr>
            <w:rFonts w:ascii="Times New Roman" w:eastAsia="Times New Roman" w:hAnsi="Times New Roman" w:cs="David" w:hint="cs"/>
            <w:sz w:val="20"/>
            <w:szCs w:val="24"/>
            <w:rtl/>
            <w:lang w:eastAsia="he-IL"/>
          </w:rPr>
          <w:tab/>
        </w:r>
        <w:r w:rsidDel="008A7548">
          <w:rPr>
            <w:rFonts w:ascii="Times New Roman" w:eastAsia="Times New Roman" w:hAnsi="Times New Roman" w:cs="David" w:hint="cs"/>
            <w:sz w:val="20"/>
            <w:szCs w:val="24"/>
            <w:rtl/>
            <w:lang w:eastAsia="he-IL"/>
          </w:rPr>
          <w:tab/>
          <w:delText>לפי שיקול דעת המזמין ............................</w:delText>
        </w:r>
        <w:r w:rsidR="00435A20" w:rsidRPr="00435A20" w:rsidDel="008A7548">
          <w:rPr>
            <w:rFonts w:ascii="Times New Roman" w:eastAsia="Times New Roman" w:hAnsi="Times New Roman" w:cs="David" w:hint="cs"/>
            <w:sz w:val="20"/>
            <w:szCs w:val="24"/>
            <w:rtl/>
            <w:lang w:eastAsia="he-IL"/>
          </w:rPr>
          <w:delText>35% משכר המתכנן.</w:delText>
        </w:r>
      </w:del>
    </w:p>
    <w:p w14:paraId="7B14D9C9" w14:textId="5F806CFC" w:rsidR="00435A20" w:rsidRPr="00435A20" w:rsidDel="008A7548" w:rsidRDefault="00435A20">
      <w:pPr>
        <w:widowControl w:val="0"/>
        <w:spacing w:before="0" w:beforeAutospacing="0" w:after="0" w:afterAutospacing="0" w:line="240" w:lineRule="auto"/>
        <w:jc w:val="both"/>
        <w:rPr>
          <w:del w:id="418" w:author="מרול אטמן" w:date="2024-01-11T14:39:00Z"/>
          <w:rFonts w:ascii="Times New Roman" w:eastAsia="Times New Roman" w:hAnsi="Times New Roman" w:cs="David"/>
          <w:sz w:val="20"/>
          <w:szCs w:val="24"/>
          <w:rtl/>
          <w:lang w:eastAsia="he-IL"/>
        </w:rPr>
        <w:pPrChange w:id="419" w:author="מרול אטמן" w:date="2024-05-29T15:51:00Z">
          <w:pPr>
            <w:widowControl w:val="0"/>
            <w:spacing w:before="0" w:beforeAutospacing="0" w:after="0" w:afterAutospacing="0" w:line="240" w:lineRule="auto"/>
            <w:ind w:left="720" w:firstLine="720"/>
            <w:jc w:val="both"/>
          </w:pPr>
        </w:pPrChange>
      </w:pPr>
      <w:del w:id="420" w:author="מרול אטמן" w:date="2024-01-11T14:39:00Z">
        <w:r w:rsidRPr="00435A20" w:rsidDel="008A7548">
          <w:rPr>
            <w:rFonts w:ascii="Times New Roman" w:eastAsia="Times New Roman" w:hAnsi="Times New Roman" w:cs="David" w:hint="cs"/>
            <w:sz w:val="20"/>
            <w:szCs w:val="24"/>
            <w:rtl/>
            <w:lang w:eastAsia="he-IL"/>
          </w:rPr>
          <w:tab/>
          <w:delText>ה.</w:delText>
        </w:r>
        <w:r w:rsidRPr="00435A20" w:rsidDel="008A7548">
          <w:rPr>
            <w:rFonts w:ascii="Times New Roman" w:eastAsia="Times New Roman" w:hAnsi="Times New Roman" w:cs="David" w:hint="cs"/>
            <w:sz w:val="20"/>
            <w:szCs w:val="24"/>
            <w:rtl/>
            <w:lang w:eastAsia="he-IL"/>
          </w:rPr>
          <w:tab/>
          <w:delText>לאחר גמר ביצוע העבודות בהתאם לחוזה זה,</w:delText>
        </w:r>
      </w:del>
    </w:p>
    <w:p w14:paraId="69F3E89B" w14:textId="5FA57068" w:rsidR="00435A20" w:rsidRPr="00435A20" w:rsidDel="008A7548" w:rsidRDefault="00435A20">
      <w:pPr>
        <w:widowControl w:val="0"/>
        <w:spacing w:before="0" w:beforeAutospacing="0" w:after="0" w:afterAutospacing="0" w:line="240" w:lineRule="auto"/>
        <w:jc w:val="both"/>
        <w:rPr>
          <w:del w:id="421" w:author="מרול אטמן" w:date="2024-01-11T14:39:00Z"/>
          <w:rFonts w:ascii="Times New Roman" w:eastAsia="Times New Roman" w:hAnsi="Times New Roman" w:cs="David"/>
          <w:sz w:val="20"/>
          <w:szCs w:val="24"/>
          <w:rtl/>
          <w:lang w:eastAsia="he-IL"/>
        </w:rPr>
        <w:pPrChange w:id="422" w:author="מרול אטמן" w:date="2024-05-29T15:51:00Z">
          <w:pPr>
            <w:widowControl w:val="0"/>
            <w:spacing w:before="0" w:beforeAutospacing="0" w:after="0" w:afterAutospacing="0" w:line="240" w:lineRule="auto"/>
            <w:ind w:left="720" w:firstLine="720"/>
            <w:jc w:val="both"/>
          </w:pPr>
        </w:pPrChange>
      </w:pPr>
      <w:del w:id="423"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 xml:space="preserve">הפעלת הפרויקט וקבלתו על ידי המזמין, </w:delText>
        </w:r>
      </w:del>
    </w:p>
    <w:p w14:paraId="4D2F746D" w14:textId="79E9A409" w:rsidR="00435A20" w:rsidRPr="00435A20" w:rsidDel="008A7548" w:rsidRDefault="00435A20">
      <w:pPr>
        <w:widowControl w:val="0"/>
        <w:spacing w:before="0" w:beforeAutospacing="0" w:after="0" w:afterAutospacing="0" w:line="240" w:lineRule="auto"/>
        <w:jc w:val="both"/>
        <w:rPr>
          <w:del w:id="424" w:author="מרול אטמן" w:date="2024-01-11T14:39:00Z"/>
          <w:rFonts w:ascii="Times New Roman" w:eastAsia="Times New Roman" w:hAnsi="Times New Roman" w:cs="David"/>
          <w:sz w:val="20"/>
          <w:szCs w:val="24"/>
          <w:rtl/>
          <w:lang w:eastAsia="he-IL"/>
        </w:rPr>
        <w:pPrChange w:id="425" w:author="מרול אטמן" w:date="2024-05-29T15:51:00Z">
          <w:pPr>
            <w:widowControl w:val="0"/>
            <w:spacing w:before="0" w:beforeAutospacing="0" w:after="0" w:afterAutospacing="0" w:line="240" w:lineRule="auto"/>
            <w:ind w:left="720" w:firstLine="720"/>
            <w:jc w:val="both"/>
          </w:pPr>
        </w:pPrChange>
      </w:pPr>
      <w:del w:id="426"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30924594" w14:textId="1F3FB8AD" w:rsidR="00435A20" w:rsidRPr="00435A20" w:rsidDel="008A7548" w:rsidRDefault="00435A20">
      <w:pPr>
        <w:widowControl w:val="0"/>
        <w:spacing w:before="0" w:beforeAutospacing="0" w:after="0" w:afterAutospacing="0" w:line="240" w:lineRule="auto"/>
        <w:jc w:val="both"/>
        <w:rPr>
          <w:del w:id="427" w:author="מרול אטמן" w:date="2024-01-11T14:39:00Z"/>
          <w:rFonts w:ascii="Times New Roman" w:eastAsia="Times New Roman" w:hAnsi="Times New Roman" w:cs="David"/>
          <w:sz w:val="20"/>
          <w:szCs w:val="24"/>
          <w:rtl/>
          <w:lang w:eastAsia="he-IL"/>
        </w:rPr>
        <w:pPrChange w:id="428" w:author="מרול אטמן" w:date="2024-05-29T15:51:00Z">
          <w:pPr>
            <w:widowControl w:val="0"/>
            <w:spacing w:before="0" w:beforeAutospacing="0" w:after="0" w:afterAutospacing="0" w:line="240" w:lineRule="auto"/>
            <w:ind w:left="720" w:firstLine="720"/>
            <w:jc w:val="both"/>
          </w:pPr>
        </w:pPrChange>
      </w:pPr>
      <w:del w:id="429"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ושל הספקים בתכנון המתכנן ואישורם על ידי</w:delText>
        </w:r>
      </w:del>
    </w:p>
    <w:p w14:paraId="7683F948" w14:textId="6016243A" w:rsidR="00435A20" w:rsidRPr="00435A20" w:rsidDel="008A7548" w:rsidRDefault="00AE5088">
      <w:pPr>
        <w:widowControl w:val="0"/>
        <w:spacing w:before="0" w:beforeAutospacing="0" w:after="0" w:afterAutospacing="0" w:line="240" w:lineRule="auto"/>
        <w:jc w:val="both"/>
        <w:rPr>
          <w:del w:id="430" w:author="מרול אטמן" w:date="2024-01-11T14:39:00Z"/>
          <w:rFonts w:ascii="Times New Roman" w:eastAsia="Times New Roman" w:hAnsi="Times New Roman" w:cs="David"/>
          <w:sz w:val="20"/>
          <w:szCs w:val="24"/>
          <w:rtl/>
          <w:lang w:eastAsia="he-IL"/>
        </w:rPr>
        <w:pPrChange w:id="431" w:author="מרול אטמן" w:date="2024-05-29T15:51:00Z">
          <w:pPr>
            <w:widowControl w:val="0"/>
            <w:spacing w:before="0" w:beforeAutospacing="0" w:after="0" w:afterAutospacing="0" w:line="240" w:lineRule="auto"/>
            <w:ind w:left="720" w:firstLine="720"/>
            <w:jc w:val="both"/>
          </w:pPr>
        </w:pPrChange>
      </w:pPr>
      <w:del w:id="432" w:author="מרול אטמן" w:date="2024-01-11T14:39:00Z">
        <w:r w:rsidDel="008A7548">
          <w:rPr>
            <w:rFonts w:ascii="Times New Roman" w:eastAsia="Times New Roman" w:hAnsi="Times New Roman" w:cs="David" w:hint="cs"/>
            <w:sz w:val="20"/>
            <w:szCs w:val="24"/>
            <w:rtl/>
            <w:lang w:eastAsia="he-IL"/>
          </w:rPr>
          <w:tab/>
        </w:r>
        <w:r w:rsidDel="008A7548">
          <w:rPr>
            <w:rFonts w:ascii="Times New Roman" w:eastAsia="Times New Roman" w:hAnsi="Times New Roman" w:cs="David" w:hint="cs"/>
            <w:sz w:val="20"/>
            <w:szCs w:val="24"/>
            <w:rtl/>
            <w:lang w:eastAsia="he-IL"/>
          </w:rPr>
          <w:tab/>
          <w:delText>המזמין, וקבלת אשור לאכלוס ..................</w:delText>
        </w:r>
        <w:r w:rsidR="00435A20" w:rsidRPr="00435A20" w:rsidDel="008A7548">
          <w:rPr>
            <w:rFonts w:ascii="Times New Roman" w:eastAsia="Times New Roman" w:hAnsi="Times New Roman" w:cs="David" w:hint="cs"/>
            <w:sz w:val="20"/>
            <w:szCs w:val="24"/>
            <w:rtl/>
            <w:lang w:eastAsia="he-IL"/>
          </w:rPr>
          <w:delText>10% משכר המתכנן.</w:delText>
        </w:r>
      </w:del>
    </w:p>
    <w:p w14:paraId="3FFF3A0A" w14:textId="4C78A534" w:rsidR="00435A20" w:rsidRPr="00435A20" w:rsidDel="008A7548" w:rsidRDefault="00435A20">
      <w:pPr>
        <w:widowControl w:val="0"/>
        <w:spacing w:before="0" w:beforeAutospacing="0" w:after="0" w:afterAutospacing="0" w:line="240" w:lineRule="auto"/>
        <w:jc w:val="both"/>
        <w:rPr>
          <w:del w:id="433" w:author="מרול אטמן" w:date="2024-01-11T14:39:00Z"/>
          <w:rFonts w:ascii="Times New Roman" w:eastAsia="Times New Roman" w:hAnsi="Times New Roman" w:cs="David"/>
          <w:sz w:val="20"/>
          <w:szCs w:val="24"/>
          <w:rtl/>
          <w:lang w:eastAsia="he-IL"/>
        </w:rPr>
        <w:pPrChange w:id="434" w:author="מרול אטמן" w:date="2024-05-29T15:51:00Z">
          <w:pPr>
            <w:widowControl w:val="0"/>
            <w:spacing w:before="0" w:beforeAutospacing="0" w:after="0" w:afterAutospacing="0" w:line="240" w:lineRule="auto"/>
            <w:ind w:left="794" w:firstLine="646"/>
            <w:jc w:val="both"/>
          </w:pPr>
        </w:pPrChange>
      </w:pPr>
    </w:p>
    <w:p w14:paraId="3D626747" w14:textId="39CD15A2" w:rsidR="00435A20" w:rsidRPr="00435A20" w:rsidDel="008A7548" w:rsidRDefault="00435A20">
      <w:pPr>
        <w:widowControl w:val="0"/>
        <w:spacing w:before="0" w:beforeAutospacing="0" w:after="0" w:afterAutospacing="0" w:line="240" w:lineRule="auto"/>
        <w:jc w:val="both"/>
        <w:rPr>
          <w:del w:id="435" w:author="מרול אטמן" w:date="2024-01-11T14:39:00Z"/>
          <w:rFonts w:ascii="Times New Roman" w:eastAsia="Times New Roman" w:hAnsi="Times New Roman" w:cs="David"/>
          <w:sz w:val="20"/>
          <w:szCs w:val="24"/>
          <w:rtl/>
          <w:lang w:eastAsia="he-IL"/>
        </w:rPr>
        <w:pPrChange w:id="436" w:author="מרול אטמן" w:date="2024-05-29T15:51:00Z">
          <w:pPr>
            <w:widowControl w:val="0"/>
            <w:spacing w:before="0" w:beforeAutospacing="0" w:after="0" w:afterAutospacing="0" w:line="240" w:lineRule="auto"/>
            <w:ind w:left="793" w:firstLine="647"/>
            <w:jc w:val="both"/>
          </w:pPr>
        </w:pPrChange>
      </w:pPr>
      <w:del w:id="437" w:author="מרול אטמן" w:date="2024-01-11T14:39:00Z">
        <w:r w:rsidRPr="00435A20" w:rsidDel="008A7548">
          <w:rPr>
            <w:rFonts w:ascii="Times New Roman" w:eastAsia="Times New Roman" w:hAnsi="Times New Roman" w:cs="David" w:hint="cs"/>
            <w:sz w:val="20"/>
            <w:szCs w:val="24"/>
            <w:rtl/>
            <w:lang w:eastAsia="he-IL"/>
          </w:rPr>
          <w:tab/>
          <w:delText>ו.</w:delText>
        </w:r>
        <w:r w:rsidRPr="00435A20" w:rsidDel="008A7548">
          <w:rPr>
            <w:rFonts w:ascii="Times New Roman" w:eastAsia="Times New Roman" w:hAnsi="Times New Roman" w:cs="David" w:hint="cs"/>
            <w:sz w:val="20"/>
            <w:szCs w:val="24"/>
            <w:rtl/>
            <w:lang w:eastAsia="he-IL"/>
          </w:rPr>
          <w:tab/>
          <w:delText>לאחר גמר הפיקוח העליון, תיקוני הבדק וקבלת</w:delText>
        </w:r>
      </w:del>
    </w:p>
    <w:p w14:paraId="0320D9E0" w14:textId="6D2474EA" w:rsidR="00435A20" w:rsidRPr="00435A20" w:rsidDel="008A7548" w:rsidRDefault="00435A20">
      <w:pPr>
        <w:widowControl w:val="0"/>
        <w:spacing w:before="0" w:beforeAutospacing="0" w:after="0" w:afterAutospacing="0" w:line="240" w:lineRule="auto"/>
        <w:jc w:val="both"/>
        <w:rPr>
          <w:del w:id="438" w:author="מרול אטמן" w:date="2024-01-11T14:39:00Z"/>
          <w:rFonts w:ascii="Times New Roman" w:eastAsia="Times New Roman" w:hAnsi="Times New Roman" w:cs="David"/>
          <w:sz w:val="20"/>
          <w:szCs w:val="24"/>
          <w:rtl/>
          <w:lang w:eastAsia="he-IL"/>
        </w:rPr>
        <w:pPrChange w:id="439" w:author="מרול אטמן" w:date="2024-05-29T15:51:00Z">
          <w:pPr>
            <w:widowControl w:val="0"/>
            <w:spacing w:before="0" w:beforeAutospacing="0" w:after="0" w:afterAutospacing="0" w:line="240" w:lineRule="auto"/>
            <w:ind w:left="720" w:firstLine="720"/>
            <w:jc w:val="both"/>
          </w:pPr>
        </w:pPrChange>
      </w:pPr>
      <w:del w:id="440"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 xml:space="preserve">תעודת גמר לפרויקט, אשור המתכנן בכתב </w:delText>
        </w:r>
      </w:del>
    </w:p>
    <w:p w14:paraId="1E531A01" w14:textId="3F899ACD" w:rsidR="00435A20" w:rsidRPr="00435A20" w:rsidDel="008A7548" w:rsidRDefault="00435A20">
      <w:pPr>
        <w:widowControl w:val="0"/>
        <w:spacing w:before="0" w:beforeAutospacing="0" w:after="0" w:afterAutospacing="0" w:line="240" w:lineRule="auto"/>
        <w:jc w:val="both"/>
        <w:rPr>
          <w:del w:id="441" w:author="מרול אטמן" w:date="2024-01-11T14:39:00Z"/>
          <w:rFonts w:ascii="Times New Roman" w:eastAsia="Times New Roman" w:hAnsi="Times New Roman" w:cs="David"/>
          <w:sz w:val="20"/>
          <w:szCs w:val="24"/>
          <w:rtl/>
          <w:lang w:eastAsia="he-IL"/>
        </w:rPr>
        <w:pPrChange w:id="442" w:author="מרול אטמן" w:date="2024-05-29T15:51:00Z">
          <w:pPr>
            <w:widowControl w:val="0"/>
            <w:spacing w:before="0" w:beforeAutospacing="0" w:after="0" w:afterAutospacing="0" w:line="240" w:lineRule="auto"/>
            <w:ind w:left="720" w:firstLine="720"/>
            <w:jc w:val="both"/>
          </w:pPr>
        </w:pPrChange>
      </w:pPr>
      <w:del w:id="443"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7519519C" w14:textId="0C6686A9" w:rsidR="00435A20" w:rsidRPr="00435A20" w:rsidDel="008A7548" w:rsidRDefault="00AE5088">
      <w:pPr>
        <w:widowControl w:val="0"/>
        <w:spacing w:before="0" w:beforeAutospacing="0" w:after="0" w:afterAutospacing="0" w:line="240" w:lineRule="auto"/>
        <w:ind w:right="-142"/>
        <w:jc w:val="both"/>
        <w:rPr>
          <w:del w:id="444" w:author="מרול אטמן" w:date="2024-01-11T14:39:00Z"/>
          <w:rFonts w:ascii="Times New Roman" w:eastAsia="Times New Roman" w:hAnsi="Times New Roman" w:cs="David"/>
          <w:sz w:val="20"/>
          <w:szCs w:val="24"/>
          <w:rtl/>
          <w:lang w:eastAsia="he-IL"/>
        </w:rPr>
        <w:pPrChange w:id="445" w:author="מרול אטמן" w:date="2024-05-29T15:51:00Z">
          <w:pPr>
            <w:widowControl w:val="0"/>
            <w:spacing w:before="0" w:beforeAutospacing="0" w:after="0" w:afterAutospacing="0" w:line="240" w:lineRule="auto"/>
            <w:ind w:left="720" w:right="-142" w:firstLine="720"/>
            <w:jc w:val="both"/>
          </w:pPr>
        </w:pPrChange>
      </w:pPr>
      <w:del w:id="446" w:author="מרול אטמן" w:date="2024-01-11T14:39:00Z">
        <w:r w:rsidDel="008A7548">
          <w:rPr>
            <w:rFonts w:ascii="Times New Roman" w:eastAsia="Times New Roman" w:hAnsi="Times New Roman" w:cs="David" w:hint="cs"/>
            <w:sz w:val="20"/>
            <w:szCs w:val="24"/>
            <w:rtl/>
            <w:lang w:eastAsia="he-IL"/>
          </w:rPr>
          <w:tab/>
        </w:r>
        <w:r w:rsidDel="008A7548">
          <w:rPr>
            <w:rFonts w:ascii="Times New Roman" w:eastAsia="Times New Roman" w:hAnsi="Times New Roman" w:cs="David" w:hint="cs"/>
            <w:sz w:val="20"/>
            <w:szCs w:val="24"/>
            <w:rtl/>
            <w:lang w:eastAsia="he-IL"/>
          </w:rPr>
          <w:tab/>
          <w:delText>מחייבים ולשביעות רצונו ...........................</w:delText>
        </w:r>
        <w:r w:rsidR="00435A20" w:rsidRPr="00435A20" w:rsidDel="008A7548">
          <w:rPr>
            <w:rFonts w:ascii="Times New Roman" w:eastAsia="Times New Roman" w:hAnsi="Times New Roman" w:cs="David" w:hint="cs"/>
            <w:sz w:val="20"/>
            <w:szCs w:val="24"/>
            <w:u w:val="single"/>
            <w:rtl/>
            <w:lang w:eastAsia="he-IL"/>
          </w:rPr>
          <w:delText>5% משכר המתכנן.</w:delText>
        </w:r>
      </w:del>
    </w:p>
    <w:p w14:paraId="675CB5D2" w14:textId="052736FD" w:rsidR="00435A20" w:rsidRPr="00435A20" w:rsidDel="008A7548" w:rsidRDefault="00435A20">
      <w:pPr>
        <w:widowControl w:val="0"/>
        <w:spacing w:before="0" w:beforeAutospacing="0" w:after="0" w:afterAutospacing="0" w:line="360" w:lineRule="auto"/>
        <w:ind w:right="-284"/>
        <w:jc w:val="both"/>
        <w:rPr>
          <w:del w:id="447" w:author="מרול אטמן" w:date="2024-01-11T14:39:00Z"/>
          <w:rFonts w:ascii="Times New Roman" w:eastAsia="Times New Roman" w:hAnsi="Times New Roman" w:cs="David"/>
          <w:sz w:val="20"/>
          <w:szCs w:val="24"/>
          <w:rtl/>
          <w:lang w:eastAsia="he-IL"/>
        </w:rPr>
        <w:pPrChange w:id="448" w:author="מרול אטמן" w:date="2024-05-29T15:51:00Z">
          <w:pPr>
            <w:widowControl w:val="0"/>
            <w:spacing w:before="0" w:beforeAutospacing="0" w:after="0" w:afterAutospacing="0" w:line="360" w:lineRule="auto"/>
            <w:ind w:left="720" w:right="-284" w:hanging="720"/>
            <w:jc w:val="both"/>
          </w:pPr>
        </w:pPrChange>
      </w:pPr>
      <w:del w:id="449"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del>
    </w:p>
    <w:p w14:paraId="6AB825B5" w14:textId="0E06C571" w:rsidR="00435A20" w:rsidRPr="00435A20" w:rsidDel="008A7548" w:rsidRDefault="00435A20">
      <w:pPr>
        <w:widowControl w:val="0"/>
        <w:spacing w:before="0" w:beforeAutospacing="0" w:after="0" w:afterAutospacing="0" w:line="360" w:lineRule="auto"/>
        <w:ind w:right="-284"/>
        <w:jc w:val="both"/>
        <w:rPr>
          <w:del w:id="450" w:author="מרול אטמן" w:date="2024-01-11T14:39:00Z"/>
          <w:rFonts w:ascii="Times New Roman" w:eastAsia="Times New Roman" w:hAnsi="Times New Roman" w:cs="David"/>
          <w:sz w:val="20"/>
          <w:szCs w:val="24"/>
          <w:rtl/>
          <w:lang w:eastAsia="he-IL"/>
        </w:rPr>
        <w:pPrChange w:id="451" w:author="מרול אטמן" w:date="2024-05-29T15:51:00Z">
          <w:pPr>
            <w:widowControl w:val="0"/>
            <w:spacing w:before="0" w:beforeAutospacing="0" w:after="0" w:afterAutospacing="0" w:line="360" w:lineRule="auto"/>
            <w:ind w:left="2160" w:right="-284" w:hanging="720"/>
            <w:jc w:val="both"/>
          </w:pPr>
        </w:pPrChange>
      </w:pPr>
      <w:del w:id="452" w:author="מרול אטמן" w:date="2024-01-11T14:39:00Z">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sz w:val="20"/>
            <w:szCs w:val="24"/>
            <w:rtl/>
            <w:lang w:eastAsia="he-IL"/>
          </w:rPr>
          <w:tab/>
        </w:r>
        <w:r w:rsidRPr="00435A20" w:rsidDel="008A7548">
          <w:rPr>
            <w:rFonts w:ascii="Times New Roman" w:eastAsia="Times New Roman" w:hAnsi="Times New Roman" w:cs="David" w:hint="cs"/>
            <w:b/>
            <w:bCs/>
            <w:sz w:val="20"/>
            <w:szCs w:val="24"/>
            <w:u w:val="single"/>
            <w:rtl/>
            <w:lang w:eastAsia="he-IL"/>
          </w:rPr>
          <w:delText>סה"כ</w:delText>
        </w:r>
        <w:r w:rsidRPr="00435A20" w:rsidDel="008A7548">
          <w:rPr>
            <w:rFonts w:ascii="Times New Roman" w:eastAsia="Times New Roman" w:hAnsi="Times New Roman" w:cs="David" w:hint="cs"/>
            <w:sz w:val="20"/>
            <w:szCs w:val="24"/>
            <w:rtl/>
            <w:lang w:eastAsia="he-IL"/>
          </w:rPr>
          <w:delText>:</w:delText>
        </w:r>
        <w:r w:rsidRPr="00435A20" w:rsidDel="008A7548">
          <w:rPr>
            <w:rFonts w:ascii="Times New Roman" w:eastAsia="Times New Roman" w:hAnsi="Times New Roman" w:cs="David" w:hint="cs"/>
            <w:sz w:val="20"/>
            <w:szCs w:val="24"/>
            <w:rtl/>
            <w:lang w:eastAsia="he-IL"/>
          </w:rPr>
          <w:tab/>
          <w:delText>100% משכר המתכנן.</w:delText>
        </w:r>
      </w:del>
    </w:p>
    <w:p w14:paraId="358B8A97" w14:textId="34D12D9C" w:rsidR="00435A20" w:rsidRPr="00435A20" w:rsidDel="008A7548" w:rsidRDefault="00435A20">
      <w:pPr>
        <w:widowControl w:val="0"/>
        <w:spacing w:before="0" w:beforeAutospacing="0" w:after="0" w:afterAutospacing="0" w:line="360" w:lineRule="auto"/>
        <w:ind w:right="-284"/>
        <w:jc w:val="both"/>
        <w:rPr>
          <w:del w:id="453" w:author="מרול אטמן" w:date="2024-01-11T14:39:00Z"/>
          <w:rFonts w:ascii="Times New Roman" w:eastAsia="Times New Roman" w:hAnsi="Times New Roman" w:cs="David"/>
          <w:sz w:val="20"/>
          <w:szCs w:val="24"/>
          <w:rtl/>
          <w:lang w:eastAsia="he-IL"/>
        </w:rPr>
        <w:pPrChange w:id="454" w:author="מרול אטמן" w:date="2024-05-29T15:51:00Z">
          <w:pPr>
            <w:widowControl w:val="0"/>
            <w:spacing w:before="0" w:beforeAutospacing="0" w:after="0" w:afterAutospacing="0" w:line="360" w:lineRule="auto"/>
            <w:ind w:left="720" w:right="-284" w:hanging="720"/>
            <w:jc w:val="both"/>
          </w:pPr>
        </w:pPrChange>
      </w:pPr>
    </w:p>
    <w:p w14:paraId="455083AB" w14:textId="77777777" w:rsidR="00435A20" w:rsidRPr="00435A20" w:rsidRDefault="00435A20">
      <w:pPr>
        <w:widowControl w:val="0"/>
        <w:spacing w:before="0" w:beforeAutospacing="0" w:after="0" w:afterAutospacing="0" w:line="360" w:lineRule="auto"/>
        <w:ind w:right="-284"/>
        <w:jc w:val="both"/>
        <w:rPr>
          <w:rFonts w:ascii="Times New Roman" w:eastAsia="Times New Roman" w:hAnsi="Times New Roman" w:cs="David"/>
          <w:sz w:val="20"/>
          <w:szCs w:val="24"/>
          <w:rtl/>
          <w:lang w:eastAsia="he-IL"/>
        </w:rPr>
        <w:pPrChange w:id="455" w:author="מרול אטמן" w:date="2024-05-29T15:51:00Z">
          <w:pPr>
            <w:widowControl w:val="0"/>
            <w:spacing w:before="0" w:beforeAutospacing="0" w:after="0" w:afterAutospacing="0" w:line="360" w:lineRule="auto"/>
            <w:ind w:left="720" w:right="-284" w:hanging="720"/>
            <w:jc w:val="both"/>
          </w:pPr>
        </w:pPrChange>
      </w:pPr>
    </w:p>
    <w:p w14:paraId="3CD81588" w14:textId="77777777" w:rsidR="007E01A6" w:rsidRPr="007E01A6" w:rsidRDefault="00435A20" w:rsidP="007E01A6">
      <w:pPr>
        <w:pStyle w:val="ListParagraph"/>
        <w:widowControl w:val="0"/>
        <w:numPr>
          <w:ilvl w:val="0"/>
          <w:numId w:val="8"/>
        </w:numPr>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על אף האמור בסעיף 1 לעיל, רשאי המזמין לשלם למתכנן מקדמות בגין קידום התכנון</w:t>
      </w:r>
    </w:p>
    <w:p w14:paraId="48BED726" w14:textId="77777777" w:rsidR="00435A20" w:rsidRPr="007E01A6" w:rsidRDefault="00435A20" w:rsidP="007E01A6">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אשר</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C50B75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96DCC7" w14:textId="77777777" w:rsidR="007E01A6" w:rsidRPr="007E01A6" w:rsidRDefault="00435A20" w:rsidP="007E01A6">
      <w:pPr>
        <w:pStyle w:val="ListParagraph"/>
        <w:widowControl w:val="0"/>
        <w:numPr>
          <w:ilvl w:val="0"/>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המתכנן יגיש חשבון לא יותר מאשר פעם בחודש. לכל חשבון יצרף המתכנן אשור מאת</w:t>
      </w:r>
    </w:p>
    <w:p w14:paraId="79A0730A" w14:textId="77777777" w:rsidR="00435A20" w:rsidRPr="007E01A6" w:rsidRDefault="00435A20" w:rsidP="007E01A6">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חברת</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B6A420B" w14:textId="77777777" w:rsidR="00435A20" w:rsidRPr="00435A20" w:rsidRDefault="00435A20" w:rsidP="00435A2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567459C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ab/>
        <w:t xml:space="preserve">המזמין ישלם את שכר המתכנן תוך </w:t>
      </w:r>
      <w:r w:rsidRPr="00435A20">
        <w:rPr>
          <w:rFonts w:ascii="Times New Roman" w:eastAsia="Times New Roman" w:hAnsi="Times New Roman" w:cs="David" w:hint="cs"/>
          <w:sz w:val="24"/>
          <w:szCs w:val="24"/>
          <w:rtl/>
        </w:rPr>
        <w:t xml:space="preserve">60 </w:t>
      </w:r>
      <w:r w:rsidRPr="00435A20">
        <w:rPr>
          <w:rFonts w:ascii="Times New Roman" w:eastAsia="Times New Roman" w:hAnsi="Times New Roman" w:cs="David" w:hint="cs"/>
          <w:sz w:val="20"/>
          <w:szCs w:val="24"/>
          <w:rtl/>
          <w:lang w:eastAsia="he-IL"/>
        </w:rPr>
        <w:t>יום מתאריך אישור החשבון ע"י המנהל.</w:t>
      </w:r>
    </w:p>
    <w:p w14:paraId="48A48FC4"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C2C2AB1"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56EB5FE" w14:textId="77777777" w:rsidR="00435A20" w:rsidRPr="00435A20" w:rsidDel="00B2720B" w:rsidRDefault="00435A20" w:rsidP="00435A20">
      <w:pPr>
        <w:widowControl w:val="0"/>
        <w:spacing w:before="0" w:beforeAutospacing="0" w:after="0" w:afterAutospacing="0" w:line="240" w:lineRule="auto"/>
        <w:ind w:left="84" w:firstLine="1356"/>
        <w:jc w:val="center"/>
        <w:rPr>
          <w:del w:id="456" w:author="מרול אטמן" w:date="2024-05-29T15:53:00Z"/>
          <w:rFonts w:ascii="Times New Roman" w:eastAsia="Times New Roman" w:hAnsi="Times New Roman" w:cs="David"/>
          <w:b/>
          <w:bCs/>
          <w:sz w:val="24"/>
          <w:szCs w:val="24"/>
          <w:u w:val="single"/>
          <w:rtl/>
          <w:lang w:eastAsia="he-IL"/>
        </w:rPr>
      </w:pPr>
    </w:p>
    <w:p w14:paraId="3348CE7B" w14:textId="77777777" w:rsidR="00435A20" w:rsidRPr="00435A20" w:rsidRDefault="00435A20" w:rsidP="00B2720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00220EC9">
        <w:rPr>
          <w:rFonts w:ascii="Times New Roman" w:eastAsia="Times New Roman" w:hAnsi="Times New Roman" w:cs="David"/>
          <w:b/>
          <w:bCs/>
          <w:sz w:val="24"/>
          <w:szCs w:val="24"/>
          <w:u w:val="single"/>
          <w:rtl/>
          <w:lang w:eastAsia="he-IL"/>
        </w:rPr>
        <w:t xml:space="preserve">נספח </w:t>
      </w:r>
      <w:r w:rsidR="00220EC9">
        <w:rPr>
          <w:rFonts w:ascii="Times New Roman" w:eastAsia="Times New Roman" w:hAnsi="Times New Roman" w:cs="David" w:hint="cs"/>
          <w:b/>
          <w:bCs/>
          <w:sz w:val="24"/>
          <w:szCs w:val="24"/>
          <w:u w:val="single"/>
          <w:rtl/>
          <w:lang w:eastAsia="he-IL"/>
        </w:rPr>
        <w:t>"</w:t>
      </w:r>
      <w:r w:rsidR="00220EC9">
        <w:rPr>
          <w:rFonts w:ascii="Times New Roman" w:eastAsia="Times New Roman" w:hAnsi="Times New Roman" w:cs="David"/>
          <w:b/>
          <w:bCs/>
          <w:sz w:val="24"/>
          <w:szCs w:val="24"/>
          <w:u w:val="single"/>
          <w:rtl/>
          <w:lang w:eastAsia="he-IL"/>
        </w:rPr>
        <w:t>ו</w:t>
      </w:r>
      <w:r w:rsidR="00220EC9">
        <w:rPr>
          <w:rFonts w:ascii="Times New Roman" w:eastAsia="Times New Roman" w:hAnsi="Times New Roman" w:cs="David" w:hint="cs"/>
          <w:b/>
          <w:bCs/>
          <w:sz w:val="24"/>
          <w:szCs w:val="24"/>
          <w:u w:val="single"/>
          <w:rtl/>
          <w:lang w:eastAsia="he-IL"/>
        </w:rPr>
        <w:t>"</w:t>
      </w:r>
    </w:p>
    <w:p w14:paraId="0B260C3E"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4DB06BE8" w14:textId="003A8EDD"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F316C7C6273D466581BD3E5F03CCF4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5-29T00:00:00Z">
            <w:dateFormat w:val="dd/MM/yyyy"/>
            <w:lid w:val="he-IL"/>
            <w:storeMappedDataAs w:val="dateTime"/>
            <w:calendar w:val="gregorian"/>
          </w:date>
        </w:sdtPr>
        <w:sdtEndPr/>
        <w:sdtContent>
          <w:ins w:id="457" w:author="Meryl Etman" w:date="2024-05-29T15:56:00Z">
            <w:r w:rsidR="00872DEF">
              <w:rPr>
                <w:rFonts w:ascii="Times New Roman" w:eastAsia="Times New Roman" w:hAnsi="Times New Roman" w:cs="David" w:hint="cs"/>
                <w:color w:val="008000"/>
                <w:sz w:val="24"/>
                <w:szCs w:val="24"/>
                <w:rtl/>
                <w:lang w:eastAsia="he-IL"/>
              </w:rPr>
              <w:t>‏29/05/2024</w:t>
            </w:r>
          </w:ins>
        </w:sdtContent>
      </w:sdt>
      <w:r w:rsidRPr="00435A20">
        <w:rPr>
          <w:rFonts w:ascii="Times New Roman" w:eastAsia="Times New Roman" w:hAnsi="Times New Roman" w:cs="David"/>
          <w:bCs/>
          <w:color w:val="FF0000"/>
          <w:sz w:val="24"/>
          <w:szCs w:val="24"/>
          <w:rtl/>
          <w:lang w:eastAsia="he-IL"/>
        </w:rPr>
        <w:br/>
      </w:r>
    </w:p>
    <w:p w14:paraId="042884C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99908AF8A95D41AD8449AF8994C02A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17A12BF" w14:textId="3C71D686" w:rsidR="00435A20" w:rsidRPr="00435A20" w:rsidRDefault="008042D5">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458" w:author="מרול אטמן" w:date="2024-01-11T14:39:00Z">
              <w:pPr>
                <w:widowControl w:val="0"/>
                <w:spacing w:before="0" w:beforeAutospacing="0" w:after="0" w:afterAutospacing="0" w:line="240" w:lineRule="auto"/>
                <w:jc w:val="both"/>
              </w:pPr>
            </w:pPrChange>
          </w:pPr>
          <w:ins w:id="459" w:author="Meryl Etman" w:date="2024-01-07T16:58:00Z">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יהונתן נתניהו 1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מצלאוי חברה לבנין בע"מ</w:t>
            </w:r>
            <w:r>
              <w:rPr>
                <w:rFonts w:ascii="Times New Roman" w:eastAsia="Times New Roman" w:hAnsi="Times New Roman" w:cs="David"/>
                <w:color w:val="008000"/>
                <w:sz w:val="24"/>
                <w:szCs w:val="24"/>
                <w:rtl/>
                <w:lang w:eastAsia="he-IL"/>
              </w:rPr>
              <w:br/>
              <w:t>דרך רפאל איתן 1, קרית אונו</w:t>
            </w:r>
            <w:r>
              <w:rPr>
                <w:rFonts w:ascii="Times New Roman" w:eastAsia="Times New Roman" w:hAnsi="Times New Roman" w:cs="David"/>
                <w:color w:val="008000"/>
                <w:sz w:val="24"/>
                <w:szCs w:val="24"/>
                <w:rtl/>
                <w:lang w:eastAsia="he-IL"/>
              </w:rPr>
              <w:br/>
              <w:t>512726712</w:t>
            </w:r>
            <w:r>
              <w:rPr>
                <w:rFonts w:ascii="Times New Roman" w:eastAsia="Times New Roman" w:hAnsi="Times New Roman" w:cs="David"/>
                <w:color w:val="008000"/>
                <w:sz w:val="24"/>
                <w:szCs w:val="24"/>
                <w:rtl/>
                <w:lang w:eastAsia="he-IL"/>
              </w:rPr>
              <w:br/>
            </w:r>
          </w:ins>
        </w:p>
      </w:sdtContent>
    </w:sdt>
    <w:p w14:paraId="632DDE0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1ACD9E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0F2FBDA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58B373D"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38D2DFE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E45200" w14:textId="503CCCAD"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EDD1EF130B6140F08122010E513EF2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60" w:author="Meryl Etman" w:date="2024-01-07T16:52:00Z">
            <w:r w:rsidR="00AD72B7">
              <w:rPr>
                <w:rFonts w:ascii="Times New Roman" w:eastAsia="Times New Roman" w:hAnsi="Times New Roman" w:cs="David"/>
                <w:color w:val="008000"/>
                <w:sz w:val="24"/>
                <w:szCs w:val="24"/>
                <w:rtl/>
                <w:lang w:eastAsia="he-IL"/>
              </w:rPr>
              <w:t>ד.ס. בניין ערים - אדריכלים ותכנון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5F7EEAD868D4429F83C333087C4B3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61" w:author="Meryl Etman" w:date="2024-01-07T16:52:00Z">
            <w:r w:rsidR="00AD72B7">
              <w:rPr>
                <w:rFonts w:ascii="Times New Roman" w:eastAsia="Times New Roman" w:hAnsi="Times New Roman" w:cs="David"/>
                <w:color w:val="008000"/>
                <w:sz w:val="24"/>
                <w:szCs w:val="24"/>
                <w:rtl/>
                <w:lang w:eastAsia="he-IL"/>
              </w:rPr>
              <w:t>ד.ס. בניין ערים - אדריכלים ותכנון בע"מ</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12A68F5930FB43589928856FB660F6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62" w:author="Meryl Etman" w:date="2024-01-07T16:52:00Z">
            <w:r w:rsidR="00AD72B7">
              <w:rPr>
                <w:rFonts w:ascii="Times New Roman" w:eastAsia="Times New Roman" w:hAnsi="Times New Roman" w:cs="David"/>
                <w:color w:val="008000"/>
                <w:sz w:val="24"/>
                <w:szCs w:val="24"/>
                <w:rtl/>
                <w:lang w:eastAsia="he-IL"/>
              </w:rPr>
              <w:t>ד.ס. בניין ערים - אדריכלים ותכנון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2E2A7C81"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EF724AD" w14:textId="6478E016" w:rsidR="00435A20" w:rsidRPr="00435A20" w:rsidRDefault="00435A20" w:rsidP="007804CE">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B57B0F4EB9C14F02B7E63AC6E84191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63" w:author="Meryl Etman" w:date="2024-01-07T16:52:00Z">
            <w:r w:rsidR="00AD72B7">
              <w:rPr>
                <w:rFonts w:ascii="Times New Roman" w:eastAsia="Times New Roman" w:hAnsi="Times New Roman" w:cs="David"/>
                <w:color w:val="008000"/>
                <w:sz w:val="24"/>
                <w:szCs w:val="24"/>
                <w:rtl/>
                <w:lang w:eastAsia="he-IL"/>
              </w:rPr>
              <w:t>ד.ס. בניין ערים - אדריכלים ותכנון בע"מ</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7FA9CCEA6498400B9A3825121A639D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sidR="009D142E" w:rsidRPr="009D142E">
            <w:rPr>
              <w:rStyle w:val="AutoFieldChar"/>
              <w:rFonts w:eastAsiaTheme="minorHAnsi"/>
              <w:rtl/>
            </w:rPr>
            <w:t>אדריכל מגורים ומסחר</w:t>
          </w:r>
        </w:sdtContent>
      </w:sdt>
      <w:r w:rsidRPr="00435A20">
        <w:rPr>
          <w:rFonts w:ascii="Times New Roman" w:eastAsia="Times New Roman" w:hAnsi="Times New Roman" w:cs="David"/>
          <w:bCs/>
          <w:color w:val="008000"/>
          <w:sz w:val="24"/>
          <w:szCs w:val="24"/>
          <w:rtl/>
          <w:lang w:eastAsia="he-IL"/>
        </w:rPr>
        <w:t xml:space="preserve"> </w:t>
      </w:r>
      <w:r w:rsidR="00B33CA0">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230F295A2A3D4DF8856C4113732188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464" w:author="Meryl Etman" w:date="2024-01-07T15:54:00Z">
            <w:r w:rsidR="00FF2C7B">
              <w:rPr>
                <w:rFonts w:ascii="Times New Roman" w:eastAsia="Times New Roman" w:hAnsi="Times New Roman" w:cs="David"/>
                <w:bCs/>
                <w:color w:val="008000"/>
                <w:sz w:val="24"/>
                <w:szCs w:val="24"/>
                <w:rtl/>
                <w:lang w:eastAsia="he-IL"/>
              </w:rPr>
              <w:t>הכוזרי</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5A46C31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B6EC58" w14:textId="20DC6A9A"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B13DAA06D5564166A3EA70FA99D4A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65" w:author="Meryl Etman" w:date="2024-01-07T16:52:00Z">
            <w:r w:rsidR="00AD72B7">
              <w:rPr>
                <w:rFonts w:ascii="Times New Roman" w:eastAsia="Times New Roman" w:hAnsi="Times New Roman" w:cs="David"/>
                <w:color w:val="008000"/>
                <w:sz w:val="24"/>
                <w:szCs w:val="24"/>
                <w:rtl/>
                <w:lang w:eastAsia="he-IL"/>
              </w:rPr>
              <w:t>ד.ס. בניין ערים - אדריכלים ותכנון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6F95E580"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6492512A" w14:textId="4F979001"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DEDCFBE5F84C45B88A61A0FC1C9F01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66" w:author="Meryl Etman" w:date="2024-01-07T16:52:00Z">
            <w:r w:rsidR="00AD72B7">
              <w:rPr>
                <w:rFonts w:ascii="Times New Roman" w:eastAsia="Times New Roman" w:hAnsi="Times New Roman" w:cs="David"/>
                <w:color w:val="008000"/>
                <w:sz w:val="24"/>
                <w:szCs w:val="24"/>
                <w:rtl/>
                <w:lang w:eastAsia="he-IL"/>
              </w:rPr>
              <w:t>ד.ס. בניין ערים - אדריכלים ותכנון בע"מ</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5C40A73A"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75C3649"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679B5CA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3EF745"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0A0E22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1145C5" w14:textId="77777777" w:rsidR="00435A20" w:rsidRPr="00435A20" w:rsidDel="00BA2CEC" w:rsidRDefault="00435A20" w:rsidP="00435A20">
      <w:pPr>
        <w:widowControl w:val="0"/>
        <w:numPr>
          <w:ilvl w:val="0"/>
          <w:numId w:val="2"/>
        </w:numPr>
        <w:tabs>
          <w:tab w:val="num" w:pos="515"/>
        </w:tabs>
        <w:spacing w:before="0" w:beforeAutospacing="0" w:after="0" w:afterAutospacing="0" w:line="360" w:lineRule="auto"/>
        <w:ind w:left="515" w:hanging="515"/>
        <w:jc w:val="both"/>
        <w:rPr>
          <w:del w:id="467" w:author="מרול אטמן" w:date="2024-05-29T15:54: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sidR="000B5325">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0CAE483F" w14:textId="77777777" w:rsidR="00435A20" w:rsidRPr="00BA2CEC" w:rsidRDefault="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468" w:author="מרול אטמן" w:date="2024-05-29T15:54:00Z">
          <w:pPr>
            <w:widowControl w:val="0"/>
            <w:spacing w:before="0" w:beforeAutospacing="0" w:after="0" w:afterAutospacing="0" w:line="360" w:lineRule="auto"/>
            <w:jc w:val="both"/>
          </w:pPr>
        </w:pPrChange>
      </w:pPr>
    </w:p>
    <w:p w14:paraId="15165CC6" w14:textId="77777777" w:rsid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15F1E123" w14:textId="439C6639" w:rsidR="00563EE3" w:rsidRPr="00435A20" w:rsidDel="00BA2CEC" w:rsidRDefault="00563EE3" w:rsidP="00435A20">
      <w:pPr>
        <w:widowControl w:val="0"/>
        <w:spacing w:before="0" w:beforeAutospacing="0" w:after="0" w:afterAutospacing="0" w:line="360" w:lineRule="auto"/>
        <w:ind w:left="5040"/>
        <w:jc w:val="both"/>
        <w:rPr>
          <w:del w:id="469" w:author="מרול אטמן" w:date="2024-05-29T15:54:00Z"/>
          <w:rFonts w:ascii="Times New Roman" w:eastAsia="Times New Roman" w:hAnsi="Times New Roman" w:cs="David"/>
          <w:sz w:val="24"/>
          <w:szCs w:val="24"/>
          <w:rtl/>
          <w:lang w:eastAsia="he-IL"/>
        </w:rPr>
      </w:pPr>
    </w:p>
    <w:p w14:paraId="7B56C0F2" w14:textId="7777777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_</w:t>
      </w:r>
      <w:del w:id="470" w:author="מרול אטמן" w:date="2024-05-29T15:54:00Z">
        <w:r w:rsidRPr="009130F0" w:rsidDel="00BA2CEC">
          <w:rPr>
            <w:rFonts w:ascii="Times New Roman" w:eastAsia="Times New Roman" w:hAnsi="Times New Roman" w:cs="David" w:hint="cs"/>
            <w:sz w:val="24"/>
            <w:szCs w:val="24"/>
            <w:rtl/>
            <w:lang w:eastAsia="he-IL"/>
          </w:rPr>
          <w:delText>___</w:delText>
        </w:r>
      </w:del>
      <w:r w:rsidRPr="009130F0">
        <w:rPr>
          <w:rFonts w:ascii="Times New Roman" w:eastAsia="Times New Roman" w:hAnsi="Times New Roman" w:cs="David" w:hint="cs"/>
          <w:sz w:val="24"/>
          <w:szCs w:val="24"/>
          <w:rtl/>
          <w:lang w:eastAsia="he-IL"/>
        </w:rPr>
        <w:t xml:space="preserve">___________________ </w:t>
      </w:r>
    </w:p>
    <w:p w14:paraId="4A34FDD2" w14:textId="47938FCC"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דים נוספים"/>
          <w:tag w:val="cntTzadB_x002C__x0020_cntTzadC_x002C__x0020_cntTzadD"/>
          <w:id w:val="167371519"/>
          <w:placeholder>
            <w:docPart w:val="26048B97AC884473AAA2C9E9F3E5AF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del w:id="471" w:author="Meryl Etman" w:date="2024-01-07T16:52:00Z">
            <w:r w:rsidR="00993153" w:rsidDel="00AD72B7">
              <w:rPr>
                <w:rFonts w:ascii="Times New Roman" w:eastAsia="Times New Roman" w:hAnsi="Times New Roman" w:cs="David" w:hint="cs"/>
                <w:color w:val="00B0F0"/>
                <w:sz w:val="24"/>
                <w:szCs w:val="24"/>
                <w:rtl/>
                <w:lang w:eastAsia="he-IL"/>
              </w:rPr>
              <w:delText>צדדים נוספים</w:delText>
            </w:r>
            <w:r w:rsidR="00993153" w:rsidDel="00AD72B7">
              <w:rPr>
                <w:rFonts w:ascii="Times New Roman" w:eastAsia="Times New Roman" w:hAnsi="Times New Roman" w:cs="David" w:hint="cs"/>
                <w:color w:val="00B0F0"/>
                <w:sz w:val="24"/>
                <w:szCs w:val="24"/>
                <w:rtl/>
                <w:lang w:eastAsia="he-IL"/>
              </w:rPr>
              <w:br/>
            </w:r>
          </w:del>
          <w:ins w:id="472" w:author="Meryl Etman" w:date="2024-01-07T16:52:00Z">
            <w:r w:rsidR="00AD72B7">
              <w:rPr>
                <w:rFonts w:ascii="Times New Roman" w:eastAsia="Times New Roman" w:hAnsi="Times New Roman" w:cs="David" w:hint="cs"/>
                <w:color w:val="00B0F0"/>
                <w:sz w:val="24"/>
                <w:szCs w:val="24"/>
                <w:rtl/>
                <w:lang w:eastAsia="he-IL"/>
              </w:rPr>
              <w:br/>
              <w:t>ד.ס. בניין ערים - אדריכלים ותכנון בע"מ</w:t>
            </w:r>
            <w:r w:rsidR="00AD72B7">
              <w:rPr>
                <w:rFonts w:ascii="Times New Roman" w:eastAsia="Times New Roman" w:hAnsi="Times New Roman" w:cs="David" w:hint="cs"/>
                <w:color w:val="00B0F0"/>
                <w:sz w:val="24"/>
                <w:szCs w:val="24"/>
                <w:rtl/>
                <w:lang w:eastAsia="he-IL"/>
              </w:rPr>
              <w:br/>
              <w:t>רח' החשמונאים 100, תל אביב</w:t>
            </w:r>
            <w:r w:rsidR="00AD72B7">
              <w:rPr>
                <w:rFonts w:ascii="Times New Roman" w:eastAsia="Times New Roman" w:hAnsi="Times New Roman" w:cs="David" w:hint="cs"/>
                <w:color w:val="00B0F0"/>
                <w:sz w:val="24"/>
                <w:szCs w:val="24"/>
                <w:rtl/>
                <w:lang w:eastAsia="he-IL"/>
              </w:rPr>
              <w:br/>
            </w:r>
            <w:r w:rsidR="00AD72B7">
              <w:rPr>
                <w:rFonts w:ascii="Times New Roman" w:eastAsia="Times New Roman" w:hAnsi="Times New Roman" w:cs="David" w:hint="cs"/>
                <w:color w:val="00B0F0"/>
                <w:sz w:val="24"/>
                <w:szCs w:val="24"/>
                <w:rtl/>
                <w:lang w:eastAsia="he-IL"/>
              </w:rPr>
              <w:br/>
            </w:r>
          </w:ins>
        </w:sdtContent>
      </w:sdt>
    </w:p>
    <w:p w14:paraId="6DFA4F82"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6C90F7C"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5A63D931"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43902223"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0B7A83C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BA2CEC">
        <w:rPr>
          <w:rFonts w:ascii="Times New Roman" w:eastAsia="Times New Roman" w:hAnsi="Times New Roman" w:cs="David"/>
          <w:sz w:val="24"/>
          <w:szCs w:val="24"/>
          <w:rtl/>
          <w:lang w:eastAsia="he-IL"/>
          <w:rPrChange w:id="473" w:author="מרול אטמן" w:date="2024-05-29T15:54:00Z">
            <w:rPr>
              <w:rFonts w:ascii="Times New Roman" w:eastAsia="Times New Roman" w:hAnsi="Times New Roman" w:cs="David"/>
              <w:sz w:val="24"/>
              <w:szCs w:val="24"/>
              <w:highlight w:val="yellow"/>
              <w:rtl/>
              <w:lang w:eastAsia="he-IL"/>
            </w:rPr>
          </w:rPrChange>
        </w:rPr>
        <w:t>*מחק את המיותר</w:t>
      </w:r>
    </w:p>
    <w:p w14:paraId="761EA583" w14:textId="77777777" w:rsidR="00AD61A5" w:rsidRPr="00232692" w:rsidRDefault="00435A20" w:rsidP="00AD61A5">
      <w:pPr>
        <w:bidi w:val="0"/>
        <w:spacing w:before="0" w:beforeAutospacing="0" w:after="0" w:afterAutospacing="0" w:line="240" w:lineRule="auto"/>
        <w:jc w:val="center"/>
        <w:rPr>
          <w:rFonts w:ascii="Times New Roman" w:eastAsia="Times New Roman" w:hAnsi="Times New Roman" w:cs="David"/>
          <w:bCs/>
          <w:sz w:val="20"/>
          <w:szCs w:val="24"/>
          <w:u w:val="single"/>
          <w:lang w:eastAsia="he-IL"/>
        </w:rPr>
      </w:pPr>
      <w:r w:rsidRPr="00435A20">
        <w:rPr>
          <w:rFonts w:ascii="Times New Roman" w:eastAsia="Times New Roman" w:hAnsi="Times New Roman" w:cs="David"/>
          <w:bCs/>
          <w:sz w:val="24"/>
          <w:szCs w:val="24"/>
          <w:u w:val="single"/>
          <w:rtl/>
          <w:lang w:eastAsia="he-IL"/>
        </w:rPr>
        <w:br w:type="page"/>
      </w:r>
    </w:p>
    <w:p w14:paraId="10C07739" w14:textId="77777777" w:rsidR="00AD61A5" w:rsidRPr="00232692" w:rsidRDefault="00AD61A5" w:rsidP="00AD61A5">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2AA7716" w14:textId="77777777" w:rsidR="00AD61A5" w:rsidRPr="0009511C" w:rsidRDefault="00AD61A5" w:rsidP="00AD61A5">
      <w:pPr>
        <w:widowControl w:val="0"/>
        <w:spacing w:before="0" w:beforeAutospacing="0" w:after="0" w:afterAutospacing="0" w:line="240" w:lineRule="auto"/>
        <w:jc w:val="center"/>
        <w:rPr>
          <w:rFonts w:ascii="David" w:eastAsia="Times New Roman" w:hAnsi="David" w:cs="David"/>
          <w:sz w:val="24"/>
          <w:szCs w:val="24"/>
          <w:lang w:eastAsia="he-IL"/>
        </w:rPr>
      </w:pPr>
    </w:p>
    <w:p w14:paraId="20A7555F" w14:textId="77777777" w:rsidR="00AD61A5" w:rsidRPr="004A6AA4" w:rsidRDefault="00AD61A5" w:rsidP="00AD61A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4E82D0D6" w14:textId="77777777" w:rsidR="001A6247" w:rsidRPr="001A6247" w:rsidRDefault="001A6247" w:rsidP="001A6247">
      <w:pPr>
        <w:spacing w:before="0" w:beforeAutospacing="0" w:after="0" w:afterAutospacing="0" w:line="240" w:lineRule="auto"/>
        <w:jc w:val="right"/>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תאריך</w:t>
      </w:r>
      <w:r w:rsidRPr="001A6247">
        <w:rPr>
          <w:rFonts w:ascii="David" w:eastAsia="Times New Roman" w:hAnsi="David" w:cs="David"/>
          <w:sz w:val="24"/>
          <w:szCs w:val="24"/>
          <w:rtl/>
          <w:lang w:eastAsia="he-IL"/>
        </w:rPr>
        <w:t>: ________________</w:t>
      </w:r>
    </w:p>
    <w:p w14:paraId="0B928BD8"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לכבוד</w:t>
      </w:r>
    </w:p>
    <w:p w14:paraId="100B98BE" w14:textId="77777777" w:rsidR="001A6247" w:rsidRPr="001A6247" w:rsidRDefault="001A6247" w:rsidP="001A6247">
      <w:pPr>
        <w:spacing w:before="0" w:beforeAutospacing="0" w:after="0" w:afterAutospacing="0" w:line="240" w:lineRule="auto"/>
        <w:jc w:val="both"/>
        <w:rPr>
          <w:rFonts w:ascii="David" w:eastAsia="Times New Roman" w:hAnsi="David" w:cs="David"/>
          <w:b/>
          <w:bCs/>
          <w:sz w:val="24"/>
          <w:szCs w:val="24"/>
          <w:rtl/>
          <w:lang w:eastAsia="he-IL"/>
        </w:rPr>
      </w:pPr>
      <w:r w:rsidRPr="001A6247">
        <w:rPr>
          <w:rFonts w:ascii="David" w:eastAsia="Times New Roman" w:hAnsi="David" w:cs="David" w:hint="cs"/>
          <w:b/>
          <w:bCs/>
          <w:sz w:val="24"/>
          <w:szCs w:val="24"/>
          <w:rtl/>
          <w:lang w:eastAsia="he-IL"/>
        </w:rPr>
        <w:t>אפריקה ישראל מגורים בע"מ</w:t>
      </w:r>
    </w:p>
    <w:p w14:paraId="27EF5823" w14:textId="77777777" w:rsidR="001A6247" w:rsidRPr="001A6247" w:rsidRDefault="001A6247" w:rsidP="001A6247">
      <w:pPr>
        <w:spacing w:before="0" w:beforeAutospacing="0" w:after="0" w:afterAutospacing="0" w:line="240" w:lineRule="auto"/>
        <w:jc w:val="both"/>
        <w:rPr>
          <w:rFonts w:ascii="David" w:eastAsia="Times New Roman" w:hAnsi="David" w:cs="David"/>
          <w:b/>
          <w:bCs/>
          <w:sz w:val="24"/>
          <w:szCs w:val="24"/>
          <w:u w:val="single"/>
          <w:rtl/>
          <w:lang w:eastAsia="he-IL"/>
        </w:rPr>
      </w:pPr>
      <w:r w:rsidRPr="001A6247">
        <w:rPr>
          <w:rFonts w:ascii="David" w:eastAsia="Times New Roman" w:hAnsi="David" w:cs="David" w:hint="cs"/>
          <w:b/>
          <w:bCs/>
          <w:sz w:val="24"/>
          <w:szCs w:val="24"/>
          <w:u w:val="single"/>
          <w:rtl/>
          <w:lang w:eastAsia="he-IL"/>
        </w:rPr>
        <w:t>מרח' יהונתן נתניהו 1ג', אור-יהודה (להלן: "החברה")</w:t>
      </w:r>
    </w:p>
    <w:p w14:paraId="24150983"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561AB56A"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א</w:t>
      </w:r>
      <w:r w:rsidRPr="001A6247">
        <w:rPr>
          <w:rFonts w:ascii="David" w:eastAsia="Times New Roman" w:hAnsi="David" w:cs="David"/>
          <w:sz w:val="24"/>
          <w:szCs w:val="24"/>
          <w:rtl/>
          <w:lang w:eastAsia="he-IL"/>
        </w:rPr>
        <w:t>.ג.נ.,</w:t>
      </w:r>
    </w:p>
    <w:p w14:paraId="59AE80A4" w14:textId="77777777" w:rsidR="001A6247" w:rsidRPr="001A6247" w:rsidRDefault="001A6247" w:rsidP="001A6247">
      <w:pPr>
        <w:spacing w:before="0" w:beforeAutospacing="0" w:after="0" w:afterAutospacing="0" w:line="240" w:lineRule="auto"/>
        <w:ind w:left="720"/>
        <w:jc w:val="both"/>
        <w:rPr>
          <w:rFonts w:ascii="David" w:eastAsia="Times New Roman" w:hAnsi="David" w:cs="David"/>
          <w:sz w:val="24"/>
          <w:szCs w:val="24"/>
          <w:rtl/>
          <w:lang w:eastAsia="he-IL"/>
        </w:rPr>
      </w:pPr>
    </w:p>
    <w:p w14:paraId="168A0B51" w14:textId="77777777" w:rsidR="001A6247" w:rsidRPr="001A6247" w:rsidRDefault="001A6247" w:rsidP="001A6247">
      <w:pPr>
        <w:spacing w:before="0" w:beforeAutospacing="0" w:after="0" w:afterAutospacing="0" w:line="240" w:lineRule="auto"/>
        <w:ind w:left="720"/>
        <w:jc w:val="both"/>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הנדון</w:t>
      </w:r>
      <w:r w:rsidRPr="001A6247">
        <w:rPr>
          <w:rFonts w:ascii="David" w:eastAsia="Times New Roman" w:hAnsi="David" w:cs="David"/>
          <w:sz w:val="24"/>
          <w:szCs w:val="24"/>
          <w:rtl/>
          <w:lang w:eastAsia="he-IL"/>
        </w:rPr>
        <w:t>:</w:t>
      </w:r>
      <w:r w:rsidRPr="001A6247">
        <w:rPr>
          <w:rFonts w:ascii="David" w:eastAsia="Times New Roman" w:hAnsi="David" w:cs="David"/>
          <w:sz w:val="24"/>
          <w:szCs w:val="24"/>
          <w:rtl/>
          <w:lang w:eastAsia="he-IL"/>
        </w:rPr>
        <w:tab/>
      </w:r>
      <w:r w:rsidRPr="001A6247">
        <w:rPr>
          <w:rFonts w:ascii="David" w:eastAsia="Times New Roman" w:hAnsi="David" w:cs="David" w:hint="eastAsia"/>
          <w:sz w:val="24"/>
          <w:szCs w:val="24"/>
          <w:rtl/>
          <w:lang w:eastAsia="he-IL"/>
        </w:rPr>
        <w:t>מבוטחנו</w:t>
      </w:r>
      <w:r w:rsidRPr="001A6247">
        <w:rPr>
          <w:rFonts w:ascii="David" w:eastAsia="Times New Roman" w:hAnsi="David" w:cs="David"/>
          <w:sz w:val="24"/>
          <w:szCs w:val="24"/>
          <w:rtl/>
          <w:lang w:eastAsia="he-IL"/>
        </w:rPr>
        <w:t xml:space="preserve">: _____________________ (להלן: </w:t>
      </w:r>
      <w:r w:rsidRPr="001A6247">
        <w:rPr>
          <w:rFonts w:ascii="David" w:eastAsia="Times New Roman" w:hAnsi="David" w:cs="David"/>
          <w:b/>
          <w:bCs/>
          <w:sz w:val="24"/>
          <w:szCs w:val="24"/>
          <w:rtl/>
          <w:lang w:eastAsia="he-IL"/>
        </w:rPr>
        <w:t>"</w:t>
      </w:r>
      <w:r w:rsidRPr="001A6247">
        <w:rPr>
          <w:rFonts w:ascii="David" w:eastAsia="Times New Roman" w:hAnsi="David" w:cs="David" w:hint="eastAsia"/>
          <w:b/>
          <w:bCs/>
          <w:sz w:val="24"/>
          <w:szCs w:val="24"/>
          <w:rtl/>
          <w:lang w:eastAsia="he-IL"/>
        </w:rPr>
        <w:t>היועץ</w:t>
      </w:r>
      <w:r w:rsidRPr="001A6247">
        <w:rPr>
          <w:rFonts w:ascii="David" w:eastAsia="Times New Roman" w:hAnsi="David" w:cs="David"/>
          <w:b/>
          <w:bCs/>
          <w:sz w:val="24"/>
          <w:szCs w:val="24"/>
          <w:rtl/>
          <w:lang w:eastAsia="he-IL"/>
        </w:rPr>
        <w:t>"</w:t>
      </w:r>
      <w:r w:rsidRPr="001A6247">
        <w:rPr>
          <w:rFonts w:ascii="David" w:eastAsia="Times New Roman" w:hAnsi="David" w:cs="David"/>
          <w:sz w:val="24"/>
          <w:szCs w:val="24"/>
          <w:rtl/>
          <w:lang w:eastAsia="he-IL"/>
        </w:rPr>
        <w:t>)</w:t>
      </w:r>
    </w:p>
    <w:p w14:paraId="48E0DFF1" w14:textId="77777777" w:rsidR="001A6247" w:rsidRPr="001A6247" w:rsidRDefault="001A6247" w:rsidP="001A6247">
      <w:pPr>
        <w:spacing w:before="0" w:beforeAutospacing="0" w:after="0" w:afterAutospacing="0" w:line="240" w:lineRule="auto"/>
        <w:ind w:left="720"/>
        <w:jc w:val="both"/>
        <w:rPr>
          <w:rFonts w:ascii="David" w:eastAsia="Times New Roman" w:hAnsi="David" w:cs="David"/>
          <w:sz w:val="24"/>
          <w:szCs w:val="24"/>
          <w:rtl/>
          <w:lang w:eastAsia="he-IL"/>
        </w:rPr>
      </w:pPr>
      <w:r w:rsidRPr="001A6247">
        <w:rPr>
          <w:rFonts w:ascii="David" w:eastAsia="Times New Roman" w:hAnsi="David" w:cs="David"/>
          <w:sz w:val="24"/>
          <w:szCs w:val="24"/>
          <w:rtl/>
          <w:lang w:eastAsia="he-IL"/>
        </w:rPr>
        <w:tab/>
      </w:r>
      <w:r w:rsidRPr="001A6247">
        <w:rPr>
          <w:rFonts w:ascii="David" w:eastAsia="Times New Roman" w:hAnsi="David" w:cs="David" w:hint="eastAsia"/>
          <w:sz w:val="24"/>
          <w:szCs w:val="24"/>
          <w:rtl/>
          <w:lang w:eastAsia="he-IL"/>
        </w:rPr>
        <w:t>אישור</w:t>
      </w:r>
      <w:r w:rsidRPr="001A6247">
        <w:rPr>
          <w:rFonts w:ascii="David" w:eastAsia="Times New Roman" w:hAnsi="David" w:cs="David"/>
          <w:sz w:val="24"/>
          <w:szCs w:val="24"/>
          <w:rtl/>
          <w:lang w:eastAsia="he-IL"/>
        </w:rPr>
        <w:t xml:space="preserve"> עריכת פוליסות ביטוח בקשר להסכם מיום __</w:t>
      </w:r>
      <w:r w:rsidRPr="001A6247">
        <w:rPr>
          <w:rFonts w:ascii="David" w:eastAsia="Times New Roman" w:hAnsi="David" w:cs="David" w:hint="cs"/>
          <w:sz w:val="24"/>
          <w:szCs w:val="24"/>
          <w:rtl/>
          <w:lang w:eastAsia="he-IL"/>
        </w:rPr>
        <w:t>_</w:t>
      </w:r>
      <w:r w:rsidRPr="001A6247">
        <w:rPr>
          <w:rFonts w:ascii="David" w:eastAsia="Times New Roman" w:hAnsi="David" w:cs="David"/>
          <w:sz w:val="24"/>
          <w:szCs w:val="24"/>
          <w:rtl/>
          <w:lang w:eastAsia="he-IL"/>
        </w:rPr>
        <w:t>______</w:t>
      </w:r>
      <w:r w:rsidRPr="001A6247">
        <w:rPr>
          <w:rFonts w:ascii="David" w:eastAsia="Times New Roman" w:hAnsi="David" w:cs="David" w:hint="cs"/>
          <w:sz w:val="24"/>
          <w:szCs w:val="24"/>
          <w:rtl/>
          <w:lang w:eastAsia="he-IL"/>
        </w:rPr>
        <w:t>____</w:t>
      </w:r>
    </w:p>
    <w:p w14:paraId="75FBFF42" w14:textId="77777777" w:rsidR="001A6247" w:rsidRPr="001A6247" w:rsidRDefault="001A6247" w:rsidP="001A6247">
      <w:pPr>
        <w:spacing w:before="0" w:beforeAutospacing="0" w:after="0" w:afterAutospacing="0" w:line="240" w:lineRule="auto"/>
        <w:ind w:left="1440"/>
        <w:rPr>
          <w:rFonts w:ascii="David" w:eastAsia="Times New Roman" w:hAnsi="David" w:cs="David"/>
          <w:sz w:val="24"/>
          <w:szCs w:val="24"/>
          <w:rtl/>
          <w:lang w:eastAsia="he-IL"/>
        </w:rPr>
      </w:pPr>
      <w:r w:rsidRPr="001A6247">
        <w:rPr>
          <w:rFonts w:ascii="David" w:eastAsia="Times New Roman" w:hAnsi="David" w:cs="David"/>
          <w:sz w:val="24"/>
          <w:szCs w:val="24"/>
          <w:rtl/>
          <w:lang w:eastAsia="he-IL"/>
        </w:rPr>
        <w:t>ל</w:t>
      </w:r>
      <w:r w:rsidRPr="001A6247">
        <w:rPr>
          <w:rFonts w:ascii="David" w:eastAsia="Times New Roman" w:hAnsi="David" w:cs="David" w:hint="cs"/>
          <w:sz w:val="24"/>
          <w:szCs w:val="24"/>
          <w:rtl/>
          <w:lang w:eastAsia="he-IL"/>
        </w:rPr>
        <w:t>מתן שירותי ______________________</w:t>
      </w:r>
      <w:r w:rsidRPr="001A6247">
        <w:rPr>
          <w:rFonts w:ascii="David" w:eastAsia="Times New Roman" w:hAnsi="David" w:cs="David"/>
          <w:sz w:val="24"/>
          <w:szCs w:val="24"/>
          <w:rtl/>
          <w:lang w:eastAsia="he-IL"/>
        </w:rPr>
        <w:t xml:space="preserve"> (להלן: </w:t>
      </w:r>
      <w:r w:rsidRPr="001A6247">
        <w:rPr>
          <w:rFonts w:ascii="David" w:eastAsia="Times New Roman" w:hAnsi="David" w:cs="David"/>
          <w:b/>
          <w:bCs/>
          <w:sz w:val="24"/>
          <w:szCs w:val="24"/>
          <w:rtl/>
          <w:lang w:eastAsia="he-IL"/>
        </w:rPr>
        <w:t>"</w:t>
      </w:r>
      <w:r w:rsidRPr="001A6247">
        <w:rPr>
          <w:rFonts w:ascii="David" w:eastAsia="Times New Roman" w:hAnsi="David" w:cs="David" w:hint="eastAsia"/>
          <w:b/>
          <w:bCs/>
          <w:sz w:val="24"/>
          <w:szCs w:val="24"/>
          <w:rtl/>
          <w:lang w:eastAsia="he-IL"/>
        </w:rPr>
        <w:t>ה</w:t>
      </w:r>
      <w:r w:rsidRPr="001A6247">
        <w:rPr>
          <w:rFonts w:ascii="David" w:eastAsia="Times New Roman" w:hAnsi="David" w:cs="David" w:hint="cs"/>
          <w:b/>
          <w:bCs/>
          <w:sz w:val="24"/>
          <w:szCs w:val="24"/>
          <w:rtl/>
          <w:lang w:eastAsia="he-IL"/>
        </w:rPr>
        <w:t>שירותים</w:t>
      </w:r>
      <w:r w:rsidRPr="001A6247">
        <w:rPr>
          <w:rFonts w:ascii="David" w:eastAsia="Times New Roman" w:hAnsi="David" w:cs="David"/>
          <w:b/>
          <w:bCs/>
          <w:sz w:val="24"/>
          <w:szCs w:val="24"/>
          <w:rtl/>
          <w:lang w:eastAsia="he-IL"/>
        </w:rPr>
        <w:t xml:space="preserve">" </w:t>
      </w:r>
      <w:r w:rsidRPr="001A6247">
        <w:rPr>
          <w:rFonts w:ascii="David" w:eastAsia="Times New Roman" w:hAnsi="David" w:cs="David" w:hint="eastAsia"/>
          <w:sz w:val="24"/>
          <w:szCs w:val="24"/>
          <w:rtl/>
          <w:lang w:eastAsia="he-IL"/>
        </w:rPr>
        <w:t>ו</w:t>
      </w:r>
      <w:r w:rsidRPr="001A6247">
        <w:rPr>
          <w:rFonts w:ascii="David" w:eastAsia="Times New Roman" w:hAnsi="David" w:cs="David"/>
          <w:sz w:val="24"/>
          <w:szCs w:val="24"/>
          <w:rtl/>
          <w:lang w:eastAsia="he-IL"/>
        </w:rPr>
        <w:t xml:space="preserve">/או </w:t>
      </w:r>
      <w:r w:rsidRPr="001A6247">
        <w:rPr>
          <w:rFonts w:ascii="David" w:eastAsia="Times New Roman" w:hAnsi="David" w:cs="David"/>
          <w:b/>
          <w:bCs/>
          <w:sz w:val="24"/>
          <w:szCs w:val="24"/>
          <w:rtl/>
          <w:lang w:eastAsia="he-IL"/>
        </w:rPr>
        <w:t>"</w:t>
      </w:r>
      <w:r w:rsidRPr="001A6247">
        <w:rPr>
          <w:rFonts w:ascii="David" w:eastAsia="Times New Roman" w:hAnsi="David" w:cs="David" w:hint="eastAsia"/>
          <w:b/>
          <w:bCs/>
          <w:sz w:val="24"/>
          <w:szCs w:val="24"/>
          <w:rtl/>
          <w:lang w:eastAsia="he-IL"/>
        </w:rPr>
        <w:t>ההסכם</w:t>
      </w:r>
      <w:r w:rsidRPr="001A6247">
        <w:rPr>
          <w:rFonts w:ascii="David" w:eastAsia="Times New Roman" w:hAnsi="David" w:cs="David"/>
          <w:b/>
          <w:bCs/>
          <w:sz w:val="24"/>
          <w:szCs w:val="24"/>
          <w:rtl/>
          <w:lang w:eastAsia="he-IL"/>
        </w:rPr>
        <w:t>"</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לפי</w:t>
      </w:r>
      <w:r w:rsidRPr="001A6247">
        <w:rPr>
          <w:rFonts w:ascii="David" w:eastAsia="Times New Roman" w:hAnsi="David" w:cs="David"/>
          <w:sz w:val="24"/>
          <w:szCs w:val="24"/>
          <w:rtl/>
          <w:lang w:eastAsia="he-IL"/>
        </w:rPr>
        <w:t xml:space="preserve"> העניין)</w:t>
      </w:r>
    </w:p>
    <w:p w14:paraId="5F7C7798"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4504DC5C"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lang w:eastAsia="he-IL"/>
        </w:rPr>
      </w:pPr>
    </w:p>
    <w:p w14:paraId="66867C9A"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הננו</w:t>
      </w:r>
      <w:r w:rsidRPr="001A6247">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1A6247">
        <w:rPr>
          <w:rFonts w:ascii="David" w:eastAsia="Times New Roman" w:hAnsi="David" w:cs="David" w:hint="cs"/>
          <w:sz w:val="24"/>
          <w:szCs w:val="24"/>
          <w:rtl/>
          <w:lang w:eastAsia="he-IL"/>
        </w:rPr>
        <w:t>יועץ</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לרבות</w:t>
      </w:r>
      <w:r w:rsidRPr="001A6247">
        <w:rPr>
          <w:rFonts w:ascii="David" w:eastAsia="Times New Roman" w:hAnsi="David" w:cs="David"/>
          <w:sz w:val="24"/>
          <w:szCs w:val="24"/>
          <w:rtl/>
          <w:lang w:eastAsia="he-IL"/>
        </w:rPr>
        <w:t xml:space="preserve"> ב</w:t>
      </w:r>
      <w:r w:rsidRPr="001A6247">
        <w:rPr>
          <w:rFonts w:ascii="David" w:eastAsia="Times New Roman" w:hAnsi="David" w:cs="David" w:hint="cs"/>
          <w:sz w:val="24"/>
          <w:szCs w:val="24"/>
          <w:rtl/>
          <w:lang w:eastAsia="he-IL"/>
        </w:rPr>
        <w:t>גין השירותים הניתנים</w:t>
      </w:r>
      <w:r w:rsidRPr="001A6247">
        <w:rPr>
          <w:rFonts w:ascii="David" w:eastAsia="Times New Roman" w:hAnsi="David" w:cs="David" w:hint="cs"/>
          <w:b/>
          <w:bCs/>
          <w:sz w:val="24"/>
          <w:szCs w:val="24"/>
          <w:rtl/>
          <w:lang w:eastAsia="he-IL"/>
        </w:rPr>
        <w:t xml:space="preserve"> </w:t>
      </w:r>
      <w:r w:rsidRPr="001A6247">
        <w:rPr>
          <w:rFonts w:ascii="David" w:eastAsia="Times New Roman" w:hAnsi="David" w:cs="David" w:hint="cs"/>
          <w:sz w:val="24"/>
          <w:szCs w:val="24"/>
          <w:rtl/>
          <w:lang w:eastAsia="he-IL"/>
        </w:rPr>
        <w:t>לחברה</w:t>
      </w:r>
      <w:r w:rsidRPr="001A6247">
        <w:rPr>
          <w:rFonts w:ascii="David" w:eastAsia="Times New Roman" w:hAnsi="David" w:cs="David"/>
          <w:sz w:val="24"/>
          <w:szCs w:val="24"/>
          <w:rtl/>
          <w:lang w:eastAsia="he-IL"/>
        </w:rPr>
        <w:t>:-</w:t>
      </w:r>
    </w:p>
    <w:p w14:paraId="50670F37"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1CBF80B5" w14:textId="77777777" w:rsidR="001A6247" w:rsidRPr="001A6247" w:rsidRDefault="001A6247" w:rsidP="001A6247">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1A6247">
        <w:rPr>
          <w:rFonts w:ascii="David" w:eastAsia="Times New Roman" w:hAnsi="David" w:cs="David" w:hint="cs"/>
          <w:sz w:val="24"/>
          <w:szCs w:val="24"/>
          <w:rtl/>
          <w:lang w:eastAsia="he-IL"/>
        </w:rPr>
        <w:t>1.</w:t>
      </w:r>
      <w:r w:rsidRPr="001A6247">
        <w:rPr>
          <w:rFonts w:ascii="David" w:eastAsia="Times New Roman" w:hAnsi="David" w:cs="David" w:hint="cs"/>
          <w:sz w:val="24"/>
          <w:szCs w:val="24"/>
          <w:rtl/>
          <w:lang w:eastAsia="he-IL"/>
        </w:rPr>
        <w:tab/>
      </w:r>
      <w:r w:rsidRPr="001A6247">
        <w:rPr>
          <w:rFonts w:ascii="David" w:eastAsia="Times New Roman" w:hAnsi="David" w:cs="David" w:hint="eastAsia"/>
          <w:b/>
          <w:bCs/>
          <w:sz w:val="24"/>
          <w:szCs w:val="24"/>
          <w:u w:val="single"/>
          <w:rtl/>
          <w:lang w:eastAsia="he-IL"/>
        </w:rPr>
        <w:t>ביטוח</w:t>
      </w:r>
      <w:r w:rsidRPr="001A6247">
        <w:rPr>
          <w:rFonts w:ascii="David" w:eastAsia="Times New Roman" w:hAnsi="David" w:cs="David"/>
          <w:b/>
          <w:bCs/>
          <w:sz w:val="24"/>
          <w:szCs w:val="24"/>
          <w:u w:val="single"/>
          <w:rtl/>
          <w:lang w:eastAsia="he-IL"/>
        </w:rPr>
        <w:t xml:space="preserve"> אחריות מקצועית</w:t>
      </w:r>
      <w:r w:rsidRPr="001A6247">
        <w:rPr>
          <w:rFonts w:ascii="David" w:eastAsia="Times New Roman" w:hAnsi="David" w:cs="David" w:hint="cs"/>
          <w:sz w:val="24"/>
          <w:szCs w:val="24"/>
          <w:rtl/>
          <w:lang w:eastAsia="he-IL"/>
        </w:rPr>
        <w:t xml:space="preserve"> </w:t>
      </w:r>
      <w:r w:rsidRPr="001A6247">
        <w:rPr>
          <w:rFonts w:ascii="David" w:eastAsia="Times New Roman" w:hAnsi="David" w:cs="David" w:hint="eastAsia"/>
          <w:sz w:val="24"/>
          <w:szCs w:val="24"/>
          <w:rtl/>
          <w:lang w:eastAsia="he-IL"/>
        </w:rPr>
        <w:t>לכיסוי</w:t>
      </w:r>
      <w:r w:rsidRPr="001A6247">
        <w:rPr>
          <w:rFonts w:ascii="David" w:eastAsia="Times New Roman" w:hAnsi="David" w:cs="David"/>
          <w:sz w:val="24"/>
          <w:szCs w:val="24"/>
          <w:rtl/>
          <w:lang w:eastAsia="he-IL"/>
        </w:rPr>
        <w:t xml:space="preserve"> אחריותו ש</w:t>
      </w:r>
      <w:r w:rsidRPr="001A6247">
        <w:rPr>
          <w:rFonts w:ascii="David" w:eastAsia="Times New Roman" w:hAnsi="David" w:cs="David" w:hint="eastAsia"/>
          <w:sz w:val="24"/>
          <w:szCs w:val="24"/>
          <w:rtl/>
          <w:lang w:eastAsia="he-IL"/>
        </w:rPr>
        <w:t>ל</w:t>
      </w:r>
      <w:r w:rsidRPr="001A6247">
        <w:rPr>
          <w:rFonts w:ascii="David" w:eastAsia="Times New Roman" w:hAnsi="David" w:cs="David"/>
          <w:sz w:val="24"/>
          <w:szCs w:val="24"/>
          <w:rtl/>
          <w:lang w:eastAsia="he-IL"/>
        </w:rPr>
        <w:t xml:space="preserve"> היועץ </w:t>
      </w:r>
      <w:r w:rsidRPr="001A6247">
        <w:rPr>
          <w:rFonts w:ascii="David" w:eastAsia="Times New Roman" w:hAnsi="David" w:cs="David" w:hint="eastAsia"/>
          <w:sz w:val="24"/>
          <w:szCs w:val="24"/>
          <w:rtl/>
          <w:lang w:eastAsia="he-IL"/>
        </w:rPr>
        <w:t>על</w:t>
      </w:r>
      <w:r w:rsidRPr="001A6247">
        <w:rPr>
          <w:rFonts w:ascii="David" w:eastAsia="Times New Roman" w:hAnsi="David" w:cs="David"/>
          <w:sz w:val="24"/>
          <w:szCs w:val="24"/>
          <w:rtl/>
          <w:lang w:eastAsia="he-IL"/>
        </w:rPr>
        <w:t xml:space="preserve"> פי דין בגין אובדן ו/או נזק העלולים להיגרם לכל אדם ו/או גוף כלשהו </w:t>
      </w:r>
      <w:r w:rsidRPr="001A6247">
        <w:rPr>
          <w:rFonts w:ascii="David" w:eastAsia="Times New Roman" w:hAnsi="David" w:cs="David" w:hint="cs"/>
          <w:sz w:val="24"/>
          <w:szCs w:val="24"/>
          <w:rtl/>
          <w:lang w:eastAsia="he-IL"/>
        </w:rPr>
        <w:t>(</w:t>
      </w:r>
      <w:r w:rsidRPr="001A6247">
        <w:rPr>
          <w:rFonts w:ascii="David" w:eastAsia="Times New Roman" w:hAnsi="David" w:cs="David"/>
          <w:sz w:val="24"/>
          <w:szCs w:val="24"/>
          <w:rtl/>
          <w:lang w:eastAsia="he-IL"/>
        </w:rPr>
        <w:t xml:space="preserve">לרבות </w:t>
      </w:r>
      <w:r w:rsidRPr="001A6247">
        <w:rPr>
          <w:rFonts w:ascii="David" w:eastAsia="Times New Roman" w:hAnsi="David" w:cs="David" w:hint="cs"/>
          <w:sz w:val="24"/>
          <w:szCs w:val="24"/>
          <w:rtl/>
          <w:lang w:eastAsia="he-IL"/>
        </w:rPr>
        <w:t>במפורש</w:t>
      </w:r>
      <w:r w:rsidRPr="001A6247">
        <w:rPr>
          <w:rFonts w:ascii="David" w:eastAsia="Times New Roman" w:hAnsi="David" w:cs="David"/>
          <w:sz w:val="24"/>
          <w:szCs w:val="24"/>
          <w:rtl/>
          <w:lang w:eastAsia="he-IL"/>
        </w:rPr>
        <w:t xml:space="preserve"> </w:t>
      </w:r>
      <w:r w:rsidRPr="001A6247">
        <w:rPr>
          <w:rFonts w:ascii="David" w:eastAsia="Times New Roman" w:hAnsi="David" w:cs="David" w:hint="cs"/>
          <w:sz w:val="24"/>
          <w:szCs w:val="24"/>
          <w:rtl/>
          <w:lang w:eastAsia="he-IL"/>
        </w:rPr>
        <w:t>ל</w:t>
      </w:r>
      <w:r w:rsidRPr="001A6247">
        <w:rPr>
          <w:rFonts w:ascii="David" w:eastAsia="Times New Roman" w:hAnsi="David" w:cs="David"/>
          <w:sz w:val="24"/>
          <w:szCs w:val="24"/>
          <w:rtl/>
          <w:lang w:eastAsia="he-IL"/>
        </w:rPr>
        <w:t>חברה</w:t>
      </w:r>
      <w:r w:rsidRPr="001A6247">
        <w:rPr>
          <w:rFonts w:ascii="David" w:eastAsia="Times New Roman" w:hAnsi="David" w:cs="David" w:hint="cs"/>
          <w:sz w:val="24"/>
          <w:szCs w:val="24"/>
          <w:rtl/>
          <w:lang w:eastAsia="he-IL"/>
        </w:rPr>
        <w:t>)</w:t>
      </w:r>
      <w:r w:rsidRPr="001A6247">
        <w:rPr>
          <w:rFonts w:ascii="David" w:eastAsia="Times New Roman" w:hAnsi="David" w:cs="David"/>
          <w:sz w:val="24"/>
          <w:szCs w:val="24"/>
          <w:rtl/>
          <w:lang w:eastAsia="he-IL"/>
        </w:rPr>
        <w:t xml:space="preserve">, כתוצאה ממעשה ו/או מחדל מקצועי של </w:t>
      </w:r>
      <w:r w:rsidRPr="001A6247">
        <w:rPr>
          <w:rFonts w:ascii="David" w:eastAsia="Times New Roman" w:hAnsi="David" w:cs="David" w:hint="eastAsia"/>
          <w:sz w:val="24"/>
          <w:szCs w:val="24"/>
          <w:rtl/>
          <w:lang w:eastAsia="he-IL"/>
        </w:rPr>
        <w:t>היועץ</w:t>
      </w:r>
      <w:r w:rsidRPr="001A6247">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1A6247">
        <w:rPr>
          <w:rFonts w:ascii="David" w:eastAsia="Times New Roman" w:hAnsi="David" w:cs="David" w:hint="eastAsia"/>
          <w:sz w:val="24"/>
          <w:szCs w:val="24"/>
          <w:rtl/>
          <w:lang w:eastAsia="he-IL"/>
        </w:rPr>
        <w:t>בגבולות</w:t>
      </w:r>
      <w:r w:rsidRPr="001A6247">
        <w:rPr>
          <w:rFonts w:ascii="David" w:eastAsia="Times New Roman" w:hAnsi="David" w:cs="David"/>
          <w:sz w:val="24"/>
          <w:szCs w:val="24"/>
          <w:rtl/>
          <w:lang w:eastAsia="he-IL"/>
        </w:rPr>
        <w:t xml:space="preserve"> אחריות של </w:t>
      </w:r>
      <w:r w:rsidRPr="001A6247">
        <w:rPr>
          <w:rFonts w:ascii="David" w:eastAsia="Times New Roman" w:hAnsi="David" w:cs="David" w:hint="cs"/>
          <w:sz w:val="24"/>
          <w:szCs w:val="24"/>
          <w:rtl/>
          <w:lang w:eastAsia="he-IL"/>
        </w:rPr>
        <w:t xml:space="preserve">4,000,000 ₪ </w:t>
      </w:r>
      <w:r w:rsidRPr="001A6247">
        <w:rPr>
          <w:rFonts w:ascii="David" w:eastAsia="Times New Roman" w:hAnsi="David" w:cs="David"/>
          <w:sz w:val="24"/>
          <w:szCs w:val="24"/>
          <w:rtl/>
          <w:lang w:eastAsia="he-IL"/>
        </w:rPr>
        <w:t xml:space="preserve">למקרה ובמצטבר לתקופת </w:t>
      </w:r>
      <w:r w:rsidRPr="001A6247">
        <w:rPr>
          <w:rFonts w:ascii="David" w:eastAsia="Times New Roman" w:hAnsi="David" w:cs="David" w:hint="cs"/>
          <w:sz w:val="24"/>
          <w:szCs w:val="24"/>
          <w:rtl/>
          <w:lang w:eastAsia="he-IL"/>
        </w:rPr>
        <w:t>ה</w:t>
      </w:r>
      <w:r w:rsidRPr="001A6247">
        <w:rPr>
          <w:rFonts w:ascii="David" w:eastAsia="Times New Roman" w:hAnsi="David" w:cs="David"/>
          <w:sz w:val="24"/>
          <w:szCs w:val="24"/>
          <w:rtl/>
          <w:lang w:eastAsia="he-IL"/>
        </w:rPr>
        <w:t xml:space="preserve">ביטוח. הביטוח אינו </w:t>
      </w:r>
      <w:r w:rsidRPr="001A6247">
        <w:rPr>
          <w:rFonts w:ascii="David" w:eastAsia="Times New Roman" w:hAnsi="David" w:cs="David" w:hint="eastAsia"/>
          <w:sz w:val="24"/>
          <w:szCs w:val="24"/>
          <w:rtl/>
          <w:lang w:eastAsia="he-IL"/>
        </w:rPr>
        <w:t>כולל</w:t>
      </w:r>
      <w:r w:rsidRPr="001A6247">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1A6247">
        <w:rPr>
          <w:rFonts w:ascii="David" w:eastAsia="Times New Roman" w:hAnsi="David" w:cs="David" w:hint="eastAsia"/>
          <w:sz w:val="24"/>
          <w:szCs w:val="24"/>
          <w:rtl/>
          <w:lang w:eastAsia="he-IL"/>
        </w:rPr>
        <w:t>מסמכים</w:t>
      </w:r>
      <w:r w:rsidRPr="001A6247">
        <w:rPr>
          <w:rFonts w:ascii="David" w:eastAsia="Times New Roman" w:hAnsi="David" w:cs="David"/>
          <w:sz w:val="24"/>
          <w:szCs w:val="24"/>
          <w:rtl/>
          <w:lang w:eastAsia="he-IL"/>
        </w:rPr>
        <w:t xml:space="preserve">, הפרת סודיות ואי יושר של עובדים. </w:t>
      </w:r>
    </w:p>
    <w:p w14:paraId="79B95D6B" w14:textId="77777777" w:rsidR="001A6247" w:rsidRPr="001A6247" w:rsidRDefault="001A6247" w:rsidP="001A6247">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הביטוח</w:t>
      </w:r>
      <w:r w:rsidRPr="001A6247">
        <w:rPr>
          <w:rFonts w:ascii="David" w:eastAsia="Times New Roman" w:hAnsi="David" w:cs="David"/>
          <w:sz w:val="24"/>
          <w:szCs w:val="24"/>
          <w:rtl/>
          <w:lang w:eastAsia="he-IL"/>
        </w:rPr>
        <w:t xml:space="preserve"> הינו בעל תחולה רטרואקטיבית </w:t>
      </w:r>
      <w:r w:rsidRPr="001A6247">
        <w:rPr>
          <w:rFonts w:ascii="David" w:eastAsia="Times New Roman" w:hAnsi="David" w:cs="David" w:hint="eastAsia"/>
          <w:sz w:val="24"/>
          <w:szCs w:val="24"/>
          <w:rtl/>
          <w:lang w:eastAsia="he-IL"/>
        </w:rPr>
        <w:t>מיום</w:t>
      </w:r>
      <w:r w:rsidRPr="001A6247">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1A6247">
        <w:rPr>
          <w:rFonts w:ascii="David" w:eastAsia="Times New Roman" w:hAnsi="David" w:cs="David"/>
          <w:b/>
          <w:bCs/>
          <w:sz w:val="24"/>
          <w:szCs w:val="24"/>
          <w:rtl/>
          <w:lang w:eastAsia="he-IL"/>
        </w:rPr>
        <w:t>"</w:t>
      </w:r>
      <w:r w:rsidRPr="001A6247">
        <w:rPr>
          <w:rFonts w:ascii="David" w:eastAsia="Times New Roman" w:hAnsi="David" w:cs="David" w:hint="eastAsia"/>
          <w:b/>
          <w:bCs/>
          <w:sz w:val="24"/>
          <w:szCs w:val="24"/>
          <w:rtl/>
          <w:lang w:eastAsia="he-IL"/>
        </w:rPr>
        <w:t>התאריך</w:t>
      </w:r>
      <w:r w:rsidRPr="001A6247">
        <w:rPr>
          <w:rFonts w:ascii="David" w:eastAsia="Times New Roman" w:hAnsi="David" w:cs="David"/>
          <w:b/>
          <w:bCs/>
          <w:sz w:val="24"/>
          <w:szCs w:val="24"/>
          <w:rtl/>
          <w:lang w:eastAsia="he-IL"/>
        </w:rPr>
        <w:t xml:space="preserve"> הרטרואקטיבי"</w:t>
      </w:r>
      <w:r w:rsidRPr="001A6247">
        <w:rPr>
          <w:rFonts w:ascii="David" w:eastAsia="Times New Roman" w:hAnsi="David" w:cs="David"/>
          <w:sz w:val="24"/>
          <w:szCs w:val="24"/>
          <w:rtl/>
          <w:lang w:eastAsia="he-IL"/>
        </w:rPr>
        <w:t xml:space="preserve">), וכולל תקופת גילוי </w:t>
      </w:r>
      <w:r w:rsidRPr="001A6247">
        <w:rPr>
          <w:rFonts w:ascii="David" w:eastAsia="Times New Roman" w:hAnsi="David" w:cs="David" w:hint="eastAsia"/>
          <w:sz w:val="24"/>
          <w:szCs w:val="24"/>
          <w:rtl/>
          <w:lang w:eastAsia="he-IL"/>
        </w:rPr>
        <w:t>מורחבת</w:t>
      </w:r>
      <w:r w:rsidRPr="001A6247">
        <w:rPr>
          <w:rFonts w:ascii="David" w:eastAsia="Times New Roman" w:hAnsi="David" w:cs="David"/>
          <w:sz w:val="24"/>
          <w:szCs w:val="24"/>
          <w:rtl/>
          <w:lang w:eastAsia="he-IL"/>
        </w:rPr>
        <w:t xml:space="preserve"> של </w:t>
      </w:r>
      <w:r w:rsidRPr="001A6247">
        <w:rPr>
          <w:rFonts w:ascii="David" w:eastAsia="Times New Roman" w:hAnsi="David" w:cs="David" w:hint="cs"/>
          <w:sz w:val="24"/>
          <w:szCs w:val="24"/>
          <w:rtl/>
          <w:lang w:eastAsia="he-IL"/>
        </w:rPr>
        <w:t>6</w:t>
      </w:r>
      <w:r w:rsidRPr="001A6247">
        <w:rPr>
          <w:rFonts w:ascii="David" w:eastAsia="Times New Roman" w:hAnsi="David" w:cs="David"/>
          <w:sz w:val="24"/>
          <w:szCs w:val="24"/>
          <w:rtl/>
          <w:lang w:eastAsia="he-IL"/>
        </w:rPr>
        <w:t xml:space="preserve"> חודשים.</w:t>
      </w:r>
    </w:p>
    <w:p w14:paraId="5741BE84" w14:textId="77777777" w:rsidR="001A6247" w:rsidRPr="001A6247" w:rsidRDefault="001A6247" w:rsidP="001A6247">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הביטוח</w:t>
      </w:r>
      <w:r w:rsidRPr="001A6247">
        <w:rPr>
          <w:rFonts w:ascii="David" w:eastAsia="Times New Roman" w:hAnsi="David" w:cs="David"/>
          <w:sz w:val="24"/>
          <w:szCs w:val="24"/>
          <w:rtl/>
          <w:lang w:eastAsia="he-IL"/>
        </w:rPr>
        <w:t xml:space="preserve"> כאמור הורחב לכלול את </w:t>
      </w:r>
      <w:r w:rsidRPr="001A6247">
        <w:rPr>
          <w:rFonts w:ascii="David" w:eastAsia="Times New Roman" w:hAnsi="David" w:cs="David" w:hint="eastAsia"/>
          <w:sz w:val="24"/>
          <w:szCs w:val="24"/>
          <w:rtl/>
          <w:lang w:eastAsia="he-IL"/>
        </w:rPr>
        <w:t xml:space="preserve">החברה </w:t>
      </w:r>
      <w:r w:rsidRPr="001A6247">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1A6247">
        <w:rPr>
          <w:rFonts w:ascii="David" w:eastAsia="Times New Roman" w:hAnsi="David" w:cs="David" w:hint="eastAsia"/>
          <w:sz w:val="24"/>
          <w:szCs w:val="24"/>
          <w:rtl/>
          <w:lang w:eastAsia="he-IL"/>
        </w:rPr>
        <w:t>מטעמו</w:t>
      </w:r>
      <w:r w:rsidRPr="001A6247">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1A6247">
        <w:rPr>
          <w:rFonts w:ascii="David" w:eastAsia="Times New Roman" w:hAnsi="David" w:cs="David" w:hint="eastAsia"/>
          <w:sz w:val="24"/>
          <w:szCs w:val="24"/>
          <w:rtl/>
          <w:lang w:eastAsia="he-IL"/>
        </w:rPr>
        <w:t>מיחידי</w:t>
      </w:r>
      <w:r w:rsidRPr="001A6247">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1A6247">
        <w:rPr>
          <w:rFonts w:ascii="David" w:eastAsia="Times New Roman" w:hAnsi="David" w:cs="David" w:hint="eastAsia"/>
          <w:sz w:val="24"/>
          <w:szCs w:val="24"/>
          <w:rtl/>
          <w:lang w:eastAsia="he-IL"/>
        </w:rPr>
        <w:t>כלפי</w:t>
      </w:r>
      <w:r w:rsidRPr="001A6247">
        <w:rPr>
          <w:rFonts w:ascii="David" w:eastAsia="Times New Roman" w:hAnsi="David" w:cs="David"/>
          <w:sz w:val="24"/>
          <w:szCs w:val="24"/>
          <w:rtl/>
          <w:lang w:eastAsia="he-IL"/>
        </w:rPr>
        <w:t xml:space="preserve"> היועץ.</w:t>
      </w:r>
    </w:p>
    <w:p w14:paraId="1036B67B"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1E034F13" w14:textId="77777777" w:rsidR="001A6247" w:rsidRPr="001A6247" w:rsidRDefault="001A6247" w:rsidP="001A6247">
      <w:pPr>
        <w:spacing w:before="0" w:beforeAutospacing="0" w:after="0" w:afterAutospacing="0" w:line="240" w:lineRule="auto"/>
        <w:ind w:left="720" w:hanging="720"/>
        <w:jc w:val="both"/>
        <w:rPr>
          <w:rFonts w:ascii="David" w:eastAsia="Times New Roman" w:hAnsi="David" w:cs="David"/>
          <w:sz w:val="24"/>
          <w:szCs w:val="24"/>
          <w:rtl/>
          <w:lang w:eastAsia="he-IL"/>
        </w:rPr>
      </w:pPr>
      <w:r w:rsidRPr="001A6247">
        <w:rPr>
          <w:rFonts w:ascii="David" w:eastAsia="Times New Roman" w:hAnsi="David" w:cs="David" w:hint="cs"/>
          <w:sz w:val="24"/>
          <w:szCs w:val="24"/>
          <w:rtl/>
          <w:lang w:eastAsia="he-IL"/>
        </w:rPr>
        <w:t>2</w:t>
      </w:r>
      <w:r w:rsidRPr="001A6247">
        <w:rPr>
          <w:rFonts w:ascii="David" w:eastAsia="Times New Roman" w:hAnsi="David" w:cs="David"/>
          <w:sz w:val="24"/>
          <w:szCs w:val="24"/>
          <w:rtl/>
          <w:lang w:eastAsia="he-IL"/>
        </w:rPr>
        <w:t>.</w:t>
      </w:r>
      <w:r w:rsidRPr="001A6247">
        <w:rPr>
          <w:rFonts w:ascii="David" w:eastAsia="Times New Roman" w:hAnsi="David" w:cs="David"/>
          <w:sz w:val="24"/>
          <w:szCs w:val="24"/>
          <w:rtl/>
          <w:lang w:eastAsia="he-IL"/>
        </w:rPr>
        <w:tab/>
      </w:r>
      <w:r w:rsidRPr="001A6247">
        <w:rPr>
          <w:rFonts w:ascii="David" w:eastAsia="Times New Roman" w:hAnsi="David" w:cs="David" w:hint="eastAsia"/>
          <w:b/>
          <w:bCs/>
          <w:sz w:val="24"/>
          <w:szCs w:val="24"/>
          <w:u w:val="single"/>
          <w:rtl/>
          <w:lang w:eastAsia="he-IL"/>
        </w:rPr>
        <w:t>ביטוח</w:t>
      </w:r>
      <w:r w:rsidRPr="001A6247">
        <w:rPr>
          <w:rFonts w:ascii="David" w:eastAsia="Times New Roman" w:hAnsi="David" w:cs="David"/>
          <w:b/>
          <w:bCs/>
          <w:sz w:val="24"/>
          <w:szCs w:val="24"/>
          <w:u w:val="single"/>
          <w:rtl/>
          <w:lang w:eastAsia="he-IL"/>
        </w:rPr>
        <w:t xml:space="preserve"> אחריות מעבידים</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לכיסוי</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חבותו</w:t>
      </w:r>
      <w:r w:rsidRPr="001A6247">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1A6247">
        <w:rPr>
          <w:rFonts w:ascii="David" w:eastAsia="Times New Roman" w:hAnsi="David" w:cs="David" w:hint="eastAsia"/>
          <w:sz w:val="24"/>
          <w:szCs w:val="24"/>
          <w:rtl/>
          <w:lang w:eastAsia="he-IL"/>
        </w:rPr>
        <w:t>ם</w:t>
      </w:r>
      <w:r w:rsidRPr="001A6247">
        <w:rPr>
          <w:rFonts w:ascii="David" w:eastAsia="Times New Roman" w:hAnsi="David" w:cs="David"/>
          <w:sz w:val="24"/>
          <w:szCs w:val="24"/>
          <w:rtl/>
          <w:lang w:eastAsia="he-IL"/>
        </w:rPr>
        <w:t xml:space="preserve">-1980 </w:t>
      </w:r>
      <w:r w:rsidRPr="001A6247">
        <w:rPr>
          <w:rFonts w:ascii="David" w:eastAsia="Times New Roman" w:hAnsi="David" w:cs="David" w:hint="eastAsia"/>
          <w:sz w:val="24"/>
          <w:szCs w:val="24"/>
          <w:rtl/>
          <w:lang w:eastAsia="he-IL"/>
        </w:rPr>
        <w:t>כלפי</w:t>
      </w:r>
      <w:r w:rsidRPr="001A6247">
        <w:rPr>
          <w:rFonts w:ascii="David" w:eastAsia="Times New Roman" w:hAnsi="David" w:cs="David"/>
          <w:sz w:val="24"/>
          <w:szCs w:val="24"/>
          <w:rtl/>
          <w:lang w:eastAsia="he-IL"/>
        </w:rPr>
        <w:t xml:space="preserve"> </w:t>
      </w:r>
      <w:r w:rsidRPr="001A6247">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1A6247">
        <w:rPr>
          <w:rFonts w:ascii="David" w:eastAsia="Times New Roman" w:hAnsi="David" w:cs="David"/>
          <w:sz w:val="24"/>
          <w:szCs w:val="24"/>
          <w:rtl/>
          <w:lang w:eastAsia="he-IL"/>
        </w:rPr>
        <w:t>בגבולות אחריות של</w:t>
      </w:r>
      <w:r w:rsidRPr="001A6247">
        <w:rPr>
          <w:rFonts w:ascii="David" w:eastAsia="Times New Roman" w:hAnsi="David" w:cs="David" w:hint="cs"/>
          <w:sz w:val="24"/>
          <w:szCs w:val="24"/>
          <w:rtl/>
          <w:lang w:eastAsia="he-IL"/>
        </w:rPr>
        <w:t xml:space="preserve"> 20,000,000 ₪ לתובע, </w:t>
      </w:r>
      <w:r w:rsidRPr="001A6247">
        <w:rPr>
          <w:rFonts w:ascii="David" w:eastAsia="Times New Roman" w:hAnsi="David" w:cs="David" w:hint="eastAsia"/>
          <w:sz w:val="24"/>
          <w:szCs w:val="24"/>
          <w:rtl/>
          <w:lang w:eastAsia="he-IL"/>
        </w:rPr>
        <w:t>למקרה</w:t>
      </w:r>
      <w:r w:rsidRPr="001A6247">
        <w:rPr>
          <w:rFonts w:ascii="David" w:eastAsia="Times New Roman" w:hAnsi="David" w:cs="David"/>
          <w:sz w:val="24"/>
          <w:szCs w:val="24"/>
          <w:rtl/>
          <w:lang w:eastAsia="he-IL"/>
        </w:rPr>
        <w:t xml:space="preserve"> ובמצטבר ל</w:t>
      </w:r>
      <w:r w:rsidRPr="001A6247">
        <w:rPr>
          <w:rFonts w:ascii="David" w:eastAsia="Times New Roman" w:hAnsi="David" w:cs="David" w:hint="cs"/>
          <w:sz w:val="24"/>
          <w:szCs w:val="24"/>
          <w:rtl/>
          <w:lang w:eastAsia="he-IL"/>
        </w:rPr>
        <w:t>תקופת הביטוח</w:t>
      </w:r>
      <w:r w:rsidRPr="001A6247">
        <w:rPr>
          <w:rFonts w:ascii="David" w:eastAsia="Times New Roman" w:hAnsi="David" w:cs="David"/>
          <w:sz w:val="24"/>
          <w:szCs w:val="24"/>
          <w:rtl/>
          <w:lang w:eastAsia="he-IL"/>
        </w:rPr>
        <w:t xml:space="preserve">. הביטוח אינו כולל כל סייג בדבר </w:t>
      </w:r>
      <w:r w:rsidRPr="001A6247">
        <w:rPr>
          <w:rFonts w:ascii="David" w:eastAsia="Times New Roman" w:hAnsi="David" w:cs="David" w:hint="cs"/>
          <w:sz w:val="24"/>
          <w:szCs w:val="24"/>
          <w:rtl/>
          <w:lang w:eastAsia="he-IL"/>
        </w:rPr>
        <w:t xml:space="preserve">שעות עבודה, העסקת נוער וכן בדבר </w:t>
      </w:r>
      <w:r w:rsidRPr="001A6247">
        <w:rPr>
          <w:rFonts w:ascii="David" w:eastAsia="Times New Roman" w:hAnsi="David" w:cs="David"/>
          <w:sz w:val="24"/>
          <w:szCs w:val="24"/>
          <w:rtl/>
          <w:lang w:eastAsia="he-IL"/>
        </w:rPr>
        <w:t xml:space="preserve">חבות היועץ כלפי קבלנים, </w:t>
      </w:r>
      <w:r w:rsidRPr="001A6247">
        <w:rPr>
          <w:rFonts w:ascii="David" w:eastAsia="Times New Roman" w:hAnsi="David" w:cs="David" w:hint="eastAsia"/>
          <w:sz w:val="24"/>
          <w:szCs w:val="24"/>
          <w:rtl/>
          <w:lang w:eastAsia="he-IL"/>
        </w:rPr>
        <w:t>קבלני</w:t>
      </w:r>
      <w:r w:rsidRPr="001A6247">
        <w:rPr>
          <w:rFonts w:ascii="David" w:eastAsia="Times New Roman" w:hAnsi="David" w:cs="David"/>
          <w:sz w:val="24"/>
          <w:szCs w:val="24"/>
          <w:rtl/>
          <w:lang w:eastAsia="he-IL"/>
        </w:rPr>
        <w:t xml:space="preserve"> משנה ועובדיהם</w:t>
      </w:r>
      <w:r w:rsidRPr="001A6247">
        <w:rPr>
          <w:rFonts w:ascii="David" w:eastAsia="Times New Roman" w:hAnsi="David" w:cs="David" w:hint="cs"/>
          <w:sz w:val="24"/>
          <w:szCs w:val="24"/>
          <w:rtl/>
          <w:lang w:eastAsia="he-IL"/>
        </w:rPr>
        <w:t xml:space="preserve"> היה וייחשבו לעובדי היועץ</w:t>
      </w:r>
      <w:r w:rsidRPr="001A6247">
        <w:rPr>
          <w:rFonts w:ascii="David" w:eastAsia="Times New Roman" w:hAnsi="David" w:cs="David"/>
          <w:sz w:val="24"/>
          <w:szCs w:val="24"/>
          <w:rtl/>
          <w:lang w:eastAsia="he-IL"/>
        </w:rPr>
        <w:t>. הביטוח מורחב ל</w:t>
      </w:r>
      <w:r w:rsidRPr="001A6247">
        <w:rPr>
          <w:rFonts w:ascii="David" w:eastAsia="Times New Roman" w:hAnsi="David" w:cs="David" w:hint="cs"/>
          <w:sz w:val="24"/>
          <w:szCs w:val="24"/>
          <w:rtl/>
          <w:lang w:eastAsia="he-IL"/>
        </w:rPr>
        <w:t xml:space="preserve">שפות את החברה </w:t>
      </w:r>
      <w:r w:rsidRPr="001A6247">
        <w:rPr>
          <w:rFonts w:ascii="David" w:eastAsia="Times New Roman" w:hAnsi="David" w:cs="David"/>
          <w:sz w:val="24"/>
          <w:szCs w:val="24"/>
          <w:rtl/>
          <w:lang w:eastAsia="he-IL"/>
        </w:rPr>
        <w:t xml:space="preserve">היה ותיחשב למעביד של </w:t>
      </w:r>
      <w:r w:rsidRPr="001A6247">
        <w:rPr>
          <w:rFonts w:ascii="David" w:eastAsia="Times New Roman" w:hAnsi="David" w:cs="David" w:hint="eastAsia"/>
          <w:sz w:val="24"/>
          <w:szCs w:val="24"/>
          <w:rtl/>
          <w:lang w:eastAsia="he-IL"/>
        </w:rPr>
        <w:t>מי</w:t>
      </w:r>
      <w:r w:rsidRPr="001A6247">
        <w:rPr>
          <w:rFonts w:ascii="David" w:eastAsia="Times New Roman" w:hAnsi="David" w:cs="David"/>
          <w:sz w:val="24"/>
          <w:szCs w:val="24"/>
          <w:rtl/>
          <w:lang w:eastAsia="he-IL"/>
        </w:rPr>
        <w:t xml:space="preserve"> מ</w:t>
      </w:r>
      <w:r w:rsidRPr="001A6247">
        <w:rPr>
          <w:rFonts w:ascii="David" w:eastAsia="Times New Roman" w:hAnsi="David" w:cs="David" w:hint="cs"/>
          <w:sz w:val="24"/>
          <w:szCs w:val="24"/>
          <w:rtl/>
          <w:lang w:eastAsia="he-IL"/>
        </w:rPr>
        <w:t>עובדי</w:t>
      </w:r>
      <w:r w:rsidRPr="001A6247">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1A6247">
        <w:rPr>
          <w:rFonts w:ascii="David" w:eastAsia="Times New Roman" w:hAnsi="David" w:cs="David" w:hint="eastAsia"/>
          <w:sz w:val="24"/>
          <w:szCs w:val="24"/>
          <w:rtl/>
          <w:lang w:eastAsia="he-IL"/>
        </w:rPr>
        <w:t>מי</w:t>
      </w:r>
      <w:r w:rsidRPr="001A6247">
        <w:rPr>
          <w:rFonts w:ascii="David" w:eastAsia="Times New Roman" w:hAnsi="David" w:cs="David"/>
          <w:sz w:val="24"/>
          <w:szCs w:val="24"/>
          <w:rtl/>
          <w:lang w:eastAsia="he-IL"/>
        </w:rPr>
        <w:t xml:space="preserve"> מ</w:t>
      </w:r>
      <w:r w:rsidRPr="001A6247">
        <w:rPr>
          <w:rFonts w:ascii="David" w:eastAsia="Times New Roman" w:hAnsi="David" w:cs="David" w:hint="cs"/>
          <w:sz w:val="24"/>
          <w:szCs w:val="24"/>
          <w:rtl/>
          <w:lang w:eastAsia="he-IL"/>
        </w:rPr>
        <w:t>עובדיו</w:t>
      </w:r>
      <w:r w:rsidRPr="001A6247">
        <w:rPr>
          <w:rFonts w:ascii="David" w:eastAsia="Times New Roman" w:hAnsi="David" w:cs="David"/>
          <w:sz w:val="24"/>
          <w:szCs w:val="24"/>
          <w:rtl/>
          <w:lang w:eastAsia="he-IL"/>
        </w:rPr>
        <w:t>.</w:t>
      </w:r>
    </w:p>
    <w:p w14:paraId="7FFD3CD4"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3113824F" w14:textId="77777777" w:rsidR="001A6247" w:rsidRPr="001A6247" w:rsidRDefault="001A6247" w:rsidP="001A6247">
      <w:pPr>
        <w:spacing w:before="0" w:beforeAutospacing="0" w:after="0" w:afterAutospacing="0" w:line="240" w:lineRule="exact"/>
        <w:ind w:left="720" w:hanging="720"/>
        <w:jc w:val="both"/>
        <w:rPr>
          <w:rFonts w:ascii="David" w:eastAsia="Times New Roman" w:hAnsi="David" w:cs="David"/>
          <w:sz w:val="24"/>
          <w:szCs w:val="24"/>
          <w:rtl/>
          <w:lang w:eastAsia="he-IL"/>
        </w:rPr>
      </w:pPr>
      <w:r w:rsidRPr="001A6247">
        <w:rPr>
          <w:rFonts w:ascii="David" w:eastAsia="Times New Roman" w:hAnsi="David" w:cs="David" w:hint="cs"/>
          <w:sz w:val="24"/>
          <w:szCs w:val="24"/>
          <w:rtl/>
          <w:lang w:eastAsia="he-IL"/>
        </w:rPr>
        <w:t>3</w:t>
      </w:r>
      <w:r w:rsidRPr="001A6247">
        <w:rPr>
          <w:rFonts w:ascii="David" w:eastAsia="Times New Roman" w:hAnsi="David" w:cs="David"/>
          <w:sz w:val="24"/>
          <w:szCs w:val="24"/>
          <w:rtl/>
          <w:lang w:eastAsia="he-IL"/>
        </w:rPr>
        <w:t>.</w:t>
      </w:r>
      <w:r w:rsidRPr="001A6247">
        <w:rPr>
          <w:rFonts w:ascii="David" w:eastAsia="Times New Roman" w:hAnsi="David" w:cs="David"/>
          <w:sz w:val="24"/>
          <w:szCs w:val="24"/>
          <w:rtl/>
          <w:lang w:eastAsia="he-IL"/>
        </w:rPr>
        <w:tab/>
      </w:r>
      <w:r w:rsidRPr="001A6247">
        <w:rPr>
          <w:rFonts w:ascii="David" w:eastAsia="Times New Roman" w:hAnsi="David" w:cs="David" w:hint="eastAsia"/>
          <w:b/>
          <w:bCs/>
          <w:sz w:val="24"/>
          <w:szCs w:val="24"/>
          <w:u w:val="single"/>
          <w:rtl/>
          <w:lang w:eastAsia="he-IL"/>
        </w:rPr>
        <w:t>ביטוח</w:t>
      </w:r>
      <w:r w:rsidRPr="001A6247">
        <w:rPr>
          <w:rFonts w:ascii="David" w:eastAsia="Times New Roman" w:hAnsi="David" w:cs="David"/>
          <w:b/>
          <w:bCs/>
          <w:sz w:val="24"/>
          <w:szCs w:val="24"/>
          <w:u w:val="single"/>
          <w:rtl/>
          <w:lang w:eastAsia="he-IL"/>
        </w:rPr>
        <w:t xml:space="preserve"> אחריות כלפי צד שלישי</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לכיסוי</w:t>
      </w:r>
      <w:r w:rsidRPr="001A6247">
        <w:rPr>
          <w:rFonts w:ascii="David" w:eastAsia="Times New Roman" w:hAnsi="David" w:cs="David"/>
          <w:sz w:val="24"/>
          <w:szCs w:val="24"/>
          <w:rtl/>
          <w:lang w:eastAsia="he-IL"/>
        </w:rPr>
        <w:t xml:space="preserve"> אחריות היועץ על פי דין </w:t>
      </w:r>
      <w:r w:rsidRPr="001A6247">
        <w:rPr>
          <w:rFonts w:ascii="David" w:eastAsia="Times New Roman" w:hAnsi="David" w:cs="David" w:hint="eastAsia"/>
          <w:sz w:val="24"/>
          <w:szCs w:val="24"/>
          <w:rtl/>
          <w:lang w:eastAsia="he-IL"/>
        </w:rPr>
        <w:t>בגין</w:t>
      </w:r>
      <w:r w:rsidRPr="001A6247">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1A6247">
        <w:rPr>
          <w:rFonts w:ascii="David" w:eastAsia="Times New Roman" w:hAnsi="David" w:cs="David" w:hint="cs"/>
          <w:sz w:val="24"/>
          <w:szCs w:val="24"/>
          <w:rtl/>
          <w:lang w:eastAsia="he-IL"/>
        </w:rPr>
        <w:t>(</w:t>
      </w:r>
      <w:r w:rsidRPr="001A6247">
        <w:rPr>
          <w:rFonts w:ascii="David" w:eastAsia="Times New Roman" w:hAnsi="David" w:cs="David" w:hint="eastAsia"/>
          <w:sz w:val="24"/>
          <w:szCs w:val="24"/>
          <w:rtl/>
          <w:lang w:eastAsia="he-IL"/>
        </w:rPr>
        <w:t>לרבות</w:t>
      </w:r>
      <w:r w:rsidRPr="001A6247">
        <w:rPr>
          <w:rFonts w:ascii="David" w:eastAsia="Times New Roman" w:hAnsi="David" w:cs="David"/>
          <w:sz w:val="24"/>
          <w:szCs w:val="24"/>
          <w:rtl/>
          <w:lang w:eastAsia="he-IL"/>
        </w:rPr>
        <w:t xml:space="preserve"> </w:t>
      </w:r>
      <w:r w:rsidRPr="001A6247">
        <w:rPr>
          <w:rFonts w:ascii="David" w:eastAsia="Times New Roman" w:hAnsi="David" w:cs="David" w:hint="cs"/>
          <w:sz w:val="24"/>
          <w:szCs w:val="24"/>
          <w:rtl/>
          <w:lang w:eastAsia="he-IL"/>
        </w:rPr>
        <w:t>במפורש החברה)</w:t>
      </w:r>
      <w:r w:rsidRPr="001A6247">
        <w:rPr>
          <w:rFonts w:ascii="David" w:eastAsia="Times New Roman" w:hAnsi="David" w:cs="David"/>
          <w:sz w:val="24"/>
          <w:szCs w:val="24"/>
          <w:rtl/>
          <w:lang w:eastAsia="he-IL"/>
        </w:rPr>
        <w:t>, בג</w:t>
      </w:r>
      <w:r w:rsidRPr="001A6247">
        <w:rPr>
          <w:rFonts w:ascii="David" w:eastAsia="Times New Roman" w:hAnsi="David" w:cs="David" w:hint="eastAsia"/>
          <w:sz w:val="24"/>
          <w:szCs w:val="24"/>
          <w:rtl/>
          <w:lang w:eastAsia="he-IL"/>
        </w:rPr>
        <w:t>בולות</w:t>
      </w:r>
      <w:r w:rsidRPr="001A6247">
        <w:rPr>
          <w:rFonts w:ascii="David" w:eastAsia="Times New Roman" w:hAnsi="David" w:cs="David"/>
          <w:sz w:val="24"/>
          <w:szCs w:val="24"/>
          <w:rtl/>
          <w:lang w:eastAsia="he-IL"/>
        </w:rPr>
        <w:t xml:space="preserve"> אחריות של </w:t>
      </w:r>
      <w:r w:rsidRPr="001A6247">
        <w:rPr>
          <w:rFonts w:ascii="David" w:eastAsia="Times New Roman" w:hAnsi="David" w:cs="David" w:hint="cs"/>
          <w:sz w:val="24"/>
          <w:szCs w:val="24"/>
          <w:rtl/>
          <w:lang w:eastAsia="he-IL"/>
        </w:rPr>
        <w:t xml:space="preserve">4,000,000 ₪ </w:t>
      </w:r>
      <w:r w:rsidRPr="001A6247">
        <w:rPr>
          <w:rFonts w:ascii="David" w:eastAsia="Times New Roman" w:hAnsi="David" w:cs="David"/>
          <w:sz w:val="24"/>
          <w:szCs w:val="24"/>
          <w:rtl/>
          <w:lang w:eastAsia="he-IL"/>
        </w:rPr>
        <w:t xml:space="preserve">למקרה ובמצטבר לתקופת </w:t>
      </w:r>
      <w:r w:rsidRPr="001A6247">
        <w:rPr>
          <w:rFonts w:ascii="David" w:eastAsia="Times New Roman" w:hAnsi="David" w:cs="David" w:hint="eastAsia"/>
          <w:sz w:val="24"/>
          <w:szCs w:val="24"/>
          <w:rtl/>
          <w:lang w:eastAsia="he-IL"/>
        </w:rPr>
        <w:t>ביטוח</w:t>
      </w:r>
      <w:r w:rsidRPr="001A6247">
        <w:rPr>
          <w:rFonts w:ascii="David" w:eastAsia="Times New Roman" w:hAnsi="David" w:cs="David"/>
          <w:sz w:val="24"/>
          <w:szCs w:val="24"/>
          <w:rtl/>
          <w:lang w:eastAsia="he-IL"/>
        </w:rPr>
        <w:t xml:space="preserve"> שנתית. </w:t>
      </w:r>
      <w:r w:rsidRPr="001A6247">
        <w:rPr>
          <w:rFonts w:ascii="David" w:eastAsia="Times New Roman" w:hAnsi="David" w:cs="David" w:hint="eastAsia"/>
          <w:sz w:val="24"/>
          <w:szCs w:val="24"/>
          <w:rtl/>
          <w:lang w:eastAsia="he-IL"/>
        </w:rPr>
        <w:t>הביטוח</w:t>
      </w:r>
      <w:r w:rsidRPr="001A6247">
        <w:rPr>
          <w:rFonts w:ascii="David" w:eastAsia="Times New Roman" w:hAnsi="David" w:cs="David"/>
          <w:sz w:val="24"/>
          <w:szCs w:val="24"/>
          <w:rtl/>
          <w:lang w:eastAsia="he-IL"/>
        </w:rPr>
        <w:t xml:space="preserve"> אינו כולל כל סייג בדבר חבות בגין וכלפי קבלנים, </w:t>
      </w:r>
      <w:r w:rsidRPr="001A6247">
        <w:rPr>
          <w:rFonts w:ascii="David" w:eastAsia="Times New Roman" w:hAnsi="David" w:cs="David" w:hint="eastAsia"/>
          <w:sz w:val="24"/>
          <w:szCs w:val="24"/>
          <w:rtl/>
          <w:lang w:eastAsia="he-IL"/>
        </w:rPr>
        <w:t>קבלני</w:t>
      </w:r>
      <w:r w:rsidRPr="001A6247">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1A6247">
        <w:rPr>
          <w:rFonts w:ascii="David" w:eastAsia="Times New Roman" w:hAnsi="David" w:cs="David" w:hint="cs"/>
          <w:sz w:val="24"/>
          <w:szCs w:val="24"/>
          <w:rtl/>
          <w:lang w:eastAsia="he-IL"/>
        </w:rPr>
        <w:t xml:space="preserve">שפות את החברה בגין </w:t>
      </w:r>
      <w:r w:rsidRPr="001A6247">
        <w:rPr>
          <w:rFonts w:ascii="David" w:eastAsia="Times New Roman" w:hAnsi="David" w:cs="David"/>
          <w:sz w:val="24"/>
          <w:szCs w:val="24"/>
          <w:rtl/>
          <w:lang w:eastAsia="he-IL"/>
        </w:rPr>
        <w:t xml:space="preserve">אחריותה למעשי ו/או מחדלי היועץ ו/או מי מטעמו, בכפוף </w:t>
      </w:r>
      <w:r w:rsidRPr="001A6247">
        <w:rPr>
          <w:rFonts w:ascii="David" w:eastAsia="Times New Roman" w:hAnsi="David" w:cs="David" w:hint="eastAsia"/>
          <w:sz w:val="24"/>
          <w:szCs w:val="24"/>
          <w:rtl/>
          <w:lang w:eastAsia="he-IL"/>
        </w:rPr>
        <w:t>לסעיף</w:t>
      </w:r>
      <w:r w:rsidRPr="001A6247">
        <w:rPr>
          <w:rFonts w:ascii="David" w:eastAsia="Times New Roman" w:hAnsi="David" w:cs="David"/>
          <w:sz w:val="24"/>
          <w:szCs w:val="24"/>
          <w:rtl/>
          <w:lang w:eastAsia="he-IL"/>
        </w:rPr>
        <w:t xml:space="preserve"> אחריות צולבת.</w:t>
      </w:r>
    </w:p>
    <w:p w14:paraId="547ADCC0" w14:textId="77777777" w:rsidR="001A6247" w:rsidRPr="001A6247" w:rsidRDefault="001A6247" w:rsidP="001A6247">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0873999B" w14:textId="77777777" w:rsidR="001A6247" w:rsidRPr="001A6247" w:rsidRDefault="001A6247" w:rsidP="001A6247">
      <w:pPr>
        <w:spacing w:before="0" w:beforeAutospacing="0" w:after="0" w:afterAutospacing="0" w:line="240" w:lineRule="auto"/>
        <w:jc w:val="both"/>
        <w:rPr>
          <w:rFonts w:ascii="David" w:eastAsia="Times New Roman" w:hAnsi="David" w:cs="David"/>
          <w:b/>
          <w:bCs/>
          <w:sz w:val="24"/>
          <w:szCs w:val="24"/>
          <w:rtl/>
          <w:lang w:eastAsia="he-IL"/>
        </w:rPr>
      </w:pPr>
      <w:r w:rsidRPr="001A6247">
        <w:rPr>
          <w:rFonts w:ascii="David" w:eastAsia="Times New Roman" w:hAnsi="David" w:cs="David" w:hint="eastAsia"/>
          <w:b/>
          <w:bCs/>
          <w:sz w:val="24"/>
          <w:szCs w:val="24"/>
          <w:u w:val="single"/>
          <w:rtl/>
          <w:lang w:eastAsia="he-IL"/>
        </w:rPr>
        <w:t>כללי</w:t>
      </w:r>
      <w:r w:rsidRPr="001A6247">
        <w:rPr>
          <w:rFonts w:ascii="David" w:eastAsia="Times New Roman" w:hAnsi="David" w:cs="David"/>
          <w:b/>
          <w:bCs/>
          <w:sz w:val="24"/>
          <w:szCs w:val="24"/>
          <w:u w:val="single"/>
          <w:rtl/>
          <w:lang w:eastAsia="he-IL"/>
        </w:rPr>
        <w:t xml:space="preserve"> לכל הפוליסות</w:t>
      </w:r>
      <w:r w:rsidRPr="001A6247">
        <w:rPr>
          <w:rFonts w:ascii="David" w:eastAsia="Times New Roman" w:hAnsi="David" w:cs="David"/>
          <w:b/>
          <w:bCs/>
          <w:sz w:val="24"/>
          <w:szCs w:val="24"/>
          <w:rtl/>
          <w:lang w:eastAsia="he-IL"/>
        </w:rPr>
        <w:t xml:space="preserve"> </w:t>
      </w:r>
      <w:r w:rsidRPr="001A6247">
        <w:rPr>
          <w:rFonts w:ascii="David" w:eastAsia="Times New Roman" w:hAnsi="David" w:cs="David" w:hint="eastAsia"/>
          <w:b/>
          <w:bCs/>
          <w:sz w:val="24"/>
          <w:szCs w:val="24"/>
          <w:rtl/>
          <w:lang w:eastAsia="he-IL"/>
        </w:rPr>
        <w:t>–</w:t>
      </w:r>
      <w:r w:rsidRPr="001A6247">
        <w:rPr>
          <w:rFonts w:ascii="David" w:eastAsia="Times New Roman" w:hAnsi="David" w:cs="David"/>
          <w:b/>
          <w:bCs/>
          <w:sz w:val="24"/>
          <w:szCs w:val="24"/>
          <w:rtl/>
          <w:lang w:eastAsia="he-IL"/>
        </w:rPr>
        <w:t xml:space="preserve"> </w:t>
      </w:r>
    </w:p>
    <w:p w14:paraId="55D87958"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6CB3FAFC" w14:textId="77777777" w:rsidR="001A6247" w:rsidRPr="001A6247" w:rsidRDefault="001A6247" w:rsidP="001A6247">
      <w:pPr>
        <w:numPr>
          <w:ilvl w:val="0"/>
          <w:numId w:val="9"/>
        </w:numPr>
        <w:spacing w:before="0" w:beforeAutospacing="0" w:after="0" w:afterAutospacing="0" w:line="240" w:lineRule="auto"/>
        <w:jc w:val="both"/>
        <w:rPr>
          <w:rFonts w:ascii="David" w:eastAsia="Times New Roman" w:hAnsi="David" w:cs="David"/>
          <w:sz w:val="24"/>
          <w:szCs w:val="24"/>
          <w:lang w:eastAsia="he-IL"/>
        </w:rPr>
      </w:pPr>
      <w:r w:rsidRPr="001A6247">
        <w:rPr>
          <w:rFonts w:ascii="David" w:eastAsia="Times New Roman" w:hAnsi="David" w:cs="David"/>
          <w:b/>
          <w:bCs/>
          <w:sz w:val="24"/>
          <w:szCs w:val="24"/>
          <w:rtl/>
          <w:lang w:eastAsia="he-IL"/>
        </w:rPr>
        <w:t>"</w:t>
      </w:r>
      <w:r w:rsidRPr="001A6247">
        <w:rPr>
          <w:rFonts w:ascii="David" w:eastAsia="Times New Roman" w:hAnsi="David" w:cs="David" w:hint="cs"/>
          <w:b/>
          <w:bCs/>
          <w:sz w:val="24"/>
          <w:szCs w:val="24"/>
          <w:rtl/>
          <w:lang w:eastAsia="he-IL"/>
        </w:rPr>
        <w:t>החברה</w:t>
      </w:r>
      <w:r w:rsidRPr="001A6247">
        <w:rPr>
          <w:rFonts w:ascii="David" w:eastAsia="Times New Roman" w:hAnsi="David" w:cs="David"/>
          <w:b/>
          <w:bCs/>
          <w:sz w:val="24"/>
          <w:szCs w:val="24"/>
          <w:rtl/>
          <w:lang w:eastAsia="he-IL"/>
        </w:rPr>
        <w:t>"</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לצורך</w:t>
      </w:r>
      <w:r w:rsidRPr="001A6247">
        <w:rPr>
          <w:rFonts w:ascii="David" w:eastAsia="Times New Roman" w:hAnsi="David" w:cs="David"/>
          <w:sz w:val="24"/>
          <w:szCs w:val="24"/>
          <w:rtl/>
          <w:lang w:eastAsia="he-IL"/>
        </w:rPr>
        <w:t xml:space="preserve"> הביטוחים הנ"</w:t>
      </w:r>
      <w:r w:rsidRPr="001A6247">
        <w:rPr>
          <w:rFonts w:ascii="David" w:eastAsia="Times New Roman" w:hAnsi="David" w:cs="David" w:hint="eastAsia"/>
          <w:sz w:val="24"/>
          <w:szCs w:val="24"/>
          <w:rtl/>
          <w:lang w:eastAsia="he-IL"/>
        </w:rPr>
        <w:t>ל</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ו</w:t>
      </w:r>
      <w:r w:rsidRPr="001A6247">
        <w:rPr>
          <w:rFonts w:ascii="David" w:eastAsia="Times New Roman" w:hAnsi="David" w:cs="David"/>
          <w:sz w:val="24"/>
          <w:szCs w:val="24"/>
          <w:rtl/>
          <w:lang w:eastAsia="he-IL"/>
        </w:rPr>
        <w:t>/או אישור זה הינ</w:t>
      </w:r>
      <w:r w:rsidRPr="001A6247">
        <w:rPr>
          <w:rFonts w:ascii="David" w:eastAsia="Times New Roman" w:hAnsi="David" w:cs="David" w:hint="cs"/>
          <w:sz w:val="24"/>
          <w:szCs w:val="24"/>
          <w:rtl/>
          <w:lang w:eastAsia="he-IL"/>
        </w:rPr>
        <w:t>ה</w:t>
      </w:r>
      <w:r w:rsidRPr="001A6247">
        <w:rPr>
          <w:rFonts w:ascii="David" w:eastAsia="Times New Roman" w:hAnsi="David" w:cs="David"/>
          <w:sz w:val="24"/>
          <w:szCs w:val="24"/>
          <w:rtl/>
          <w:lang w:eastAsia="he-IL"/>
        </w:rPr>
        <w:t xml:space="preserve"> לרבות חברת אם ו/או חברות בנות ו/או חברות שלובות</w:t>
      </w:r>
      <w:r w:rsidRPr="001A6247">
        <w:rPr>
          <w:rFonts w:ascii="David" w:eastAsia="Times New Roman" w:hAnsi="David" w:cs="David" w:hint="cs"/>
          <w:sz w:val="24"/>
          <w:szCs w:val="24"/>
          <w:rtl/>
          <w:lang w:eastAsia="he-IL"/>
        </w:rPr>
        <w:t xml:space="preserve"> ו/או עובדיהן ו/או מנהליהן</w:t>
      </w:r>
      <w:r w:rsidRPr="001A6247">
        <w:rPr>
          <w:rFonts w:ascii="David" w:eastAsia="Times New Roman" w:hAnsi="David" w:cs="David"/>
          <w:sz w:val="24"/>
          <w:szCs w:val="24"/>
          <w:rtl/>
          <w:lang w:eastAsia="he-IL"/>
        </w:rPr>
        <w:t>.</w:t>
      </w:r>
    </w:p>
    <w:p w14:paraId="4FB08377" w14:textId="77777777" w:rsidR="001A6247" w:rsidRPr="001A6247" w:rsidRDefault="001A6247" w:rsidP="001A6247">
      <w:pPr>
        <w:spacing w:before="0" w:beforeAutospacing="0" w:after="0" w:afterAutospacing="0" w:line="240" w:lineRule="auto"/>
        <w:ind w:right="720"/>
        <w:jc w:val="both"/>
        <w:rPr>
          <w:rFonts w:ascii="David" w:eastAsia="Times New Roman" w:hAnsi="David" w:cs="David"/>
          <w:sz w:val="24"/>
          <w:szCs w:val="24"/>
          <w:lang w:eastAsia="he-IL"/>
        </w:rPr>
      </w:pPr>
    </w:p>
    <w:p w14:paraId="41B0580D" w14:textId="77777777" w:rsidR="001A6247" w:rsidRPr="001A6247" w:rsidRDefault="001A6247" w:rsidP="001A6247">
      <w:pPr>
        <w:numPr>
          <w:ilvl w:val="0"/>
          <w:numId w:val="9"/>
        </w:numPr>
        <w:spacing w:before="0" w:beforeAutospacing="0" w:after="0" w:afterAutospacing="0" w:line="240" w:lineRule="auto"/>
        <w:jc w:val="both"/>
        <w:rPr>
          <w:rFonts w:ascii="David" w:eastAsia="Times New Roman" w:hAnsi="David" w:cs="David"/>
          <w:sz w:val="24"/>
          <w:szCs w:val="24"/>
          <w:rtl/>
          <w:lang w:eastAsia="he-IL"/>
        </w:rPr>
      </w:pPr>
      <w:r w:rsidRPr="001A6247">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252ED32D" w14:textId="77777777" w:rsidR="001A6247" w:rsidRPr="001A6247" w:rsidRDefault="001A6247" w:rsidP="001A6247">
      <w:pPr>
        <w:spacing w:before="0" w:beforeAutospacing="0" w:after="0" w:afterAutospacing="0" w:line="240" w:lineRule="auto"/>
        <w:ind w:right="720"/>
        <w:jc w:val="both"/>
        <w:rPr>
          <w:rFonts w:ascii="David" w:eastAsia="Times New Roman" w:hAnsi="David" w:cs="David"/>
          <w:sz w:val="24"/>
          <w:szCs w:val="24"/>
          <w:rtl/>
          <w:lang w:eastAsia="he-IL"/>
        </w:rPr>
      </w:pPr>
    </w:p>
    <w:p w14:paraId="106820C5" w14:textId="77777777" w:rsidR="001A6247" w:rsidRPr="001A6247" w:rsidRDefault="001A6247" w:rsidP="001A6247">
      <w:pPr>
        <w:numPr>
          <w:ilvl w:val="0"/>
          <w:numId w:val="9"/>
        </w:numPr>
        <w:spacing w:before="0" w:beforeAutospacing="0" w:after="0" w:afterAutospacing="0" w:line="240" w:lineRule="auto"/>
        <w:jc w:val="both"/>
        <w:rPr>
          <w:rFonts w:ascii="David" w:eastAsia="Times New Roman" w:hAnsi="David" w:cs="David"/>
          <w:sz w:val="24"/>
          <w:szCs w:val="24"/>
          <w:lang w:eastAsia="he-IL"/>
        </w:rPr>
      </w:pPr>
      <w:r w:rsidRPr="001A6247">
        <w:rPr>
          <w:rFonts w:ascii="David" w:eastAsia="Times New Roman" w:hAnsi="David" w:cs="David" w:hint="eastAsia"/>
          <w:sz w:val="24"/>
          <w:szCs w:val="24"/>
          <w:rtl/>
          <w:lang w:eastAsia="he-IL"/>
        </w:rPr>
        <w:t>הננו</w:t>
      </w:r>
      <w:r w:rsidRPr="001A6247">
        <w:rPr>
          <w:rFonts w:ascii="David" w:eastAsia="Times New Roman" w:hAnsi="David" w:cs="David"/>
          <w:sz w:val="24"/>
          <w:szCs w:val="24"/>
          <w:rtl/>
          <w:lang w:eastAsia="he-IL"/>
        </w:rPr>
        <w:t xml:space="preserve"> מאשרים כי ידוע לנו שהאחריות </w:t>
      </w:r>
      <w:r w:rsidRPr="001A6247">
        <w:rPr>
          <w:rFonts w:ascii="David" w:eastAsia="Times New Roman" w:hAnsi="David" w:cs="David" w:hint="eastAsia"/>
          <w:sz w:val="24"/>
          <w:szCs w:val="24"/>
          <w:rtl/>
          <w:lang w:eastAsia="he-IL"/>
        </w:rPr>
        <w:t>לתשלום</w:t>
      </w:r>
      <w:r w:rsidRPr="001A6247">
        <w:rPr>
          <w:rFonts w:ascii="David" w:eastAsia="Times New Roman" w:hAnsi="David" w:cs="David"/>
          <w:sz w:val="24"/>
          <w:szCs w:val="24"/>
          <w:rtl/>
          <w:lang w:eastAsia="he-IL"/>
        </w:rPr>
        <w:t xml:space="preserve"> פרמיות הביטוח והשתתפות עצמית חלה על </w:t>
      </w:r>
      <w:r w:rsidRPr="001A6247">
        <w:rPr>
          <w:rFonts w:ascii="David" w:eastAsia="Times New Roman" w:hAnsi="David" w:cs="David" w:hint="cs"/>
          <w:sz w:val="24"/>
          <w:szCs w:val="24"/>
          <w:rtl/>
          <w:lang w:eastAsia="he-IL"/>
        </w:rPr>
        <w:t>היועץ</w:t>
      </w:r>
      <w:r w:rsidRPr="001A6247">
        <w:rPr>
          <w:rFonts w:ascii="David" w:eastAsia="Times New Roman" w:hAnsi="David" w:cs="David"/>
          <w:sz w:val="24"/>
          <w:szCs w:val="24"/>
          <w:rtl/>
          <w:lang w:eastAsia="he-IL"/>
        </w:rPr>
        <w:t xml:space="preserve"> בלבד</w:t>
      </w:r>
      <w:r w:rsidRPr="001A6247">
        <w:rPr>
          <w:rFonts w:ascii="David" w:eastAsia="Times New Roman" w:hAnsi="David" w:cs="David" w:hint="cs"/>
          <w:sz w:val="24"/>
          <w:szCs w:val="24"/>
          <w:rtl/>
          <w:lang w:eastAsia="he-IL"/>
        </w:rPr>
        <w:t>, ובשום מקרה לא על החברה</w:t>
      </w:r>
      <w:r w:rsidRPr="001A6247">
        <w:rPr>
          <w:rFonts w:ascii="David" w:eastAsia="Times New Roman" w:hAnsi="David" w:cs="David"/>
          <w:sz w:val="24"/>
          <w:szCs w:val="24"/>
          <w:rtl/>
          <w:lang w:eastAsia="he-IL"/>
        </w:rPr>
        <w:t>.</w:t>
      </w:r>
    </w:p>
    <w:p w14:paraId="05BDDA9F" w14:textId="77777777" w:rsidR="001A6247" w:rsidRPr="001A6247" w:rsidRDefault="001A6247" w:rsidP="001A6247">
      <w:pPr>
        <w:spacing w:before="0" w:beforeAutospacing="0" w:after="0" w:afterAutospacing="0" w:line="240" w:lineRule="auto"/>
        <w:ind w:left="720"/>
        <w:rPr>
          <w:rFonts w:ascii="David" w:eastAsia="Times New Roman" w:hAnsi="David" w:cs="David"/>
          <w:sz w:val="24"/>
          <w:szCs w:val="24"/>
          <w:rtl/>
          <w:lang w:eastAsia="he-IL"/>
        </w:rPr>
      </w:pPr>
    </w:p>
    <w:p w14:paraId="5F78A9F3" w14:textId="77777777" w:rsidR="001A6247" w:rsidRPr="001A6247" w:rsidRDefault="001A6247" w:rsidP="001A6247">
      <w:pPr>
        <w:numPr>
          <w:ilvl w:val="0"/>
          <w:numId w:val="9"/>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הפרת</w:t>
      </w:r>
      <w:r w:rsidRPr="001A6247">
        <w:rPr>
          <w:rFonts w:ascii="David" w:eastAsia="Times New Roman" w:hAnsi="David" w:cs="David"/>
          <w:sz w:val="24"/>
          <w:szCs w:val="24"/>
          <w:rtl/>
          <w:lang w:eastAsia="he-IL"/>
        </w:rPr>
        <w:t xml:space="preserve"> תנאי הפוליסות על ידי </w:t>
      </w:r>
      <w:r w:rsidRPr="001A6247">
        <w:rPr>
          <w:rFonts w:ascii="David" w:eastAsia="Times New Roman" w:hAnsi="David" w:cs="David" w:hint="cs"/>
          <w:sz w:val="24"/>
          <w:szCs w:val="24"/>
          <w:rtl/>
          <w:lang w:eastAsia="he-IL"/>
        </w:rPr>
        <w:t>היועץ</w:t>
      </w:r>
      <w:r w:rsidRPr="001A6247">
        <w:rPr>
          <w:rFonts w:ascii="David" w:eastAsia="Times New Roman" w:hAnsi="David" w:cs="David"/>
          <w:sz w:val="24"/>
          <w:szCs w:val="24"/>
          <w:rtl/>
          <w:lang w:eastAsia="he-IL"/>
        </w:rPr>
        <w:t xml:space="preserve"> בתום </w:t>
      </w:r>
      <w:r w:rsidRPr="001A6247">
        <w:rPr>
          <w:rFonts w:ascii="David" w:eastAsia="Times New Roman" w:hAnsi="David" w:cs="David" w:hint="eastAsia"/>
          <w:sz w:val="24"/>
          <w:szCs w:val="24"/>
          <w:rtl/>
          <w:lang w:eastAsia="he-IL"/>
        </w:rPr>
        <w:t>לב</w:t>
      </w:r>
      <w:r w:rsidRPr="001A6247">
        <w:rPr>
          <w:rFonts w:ascii="David" w:eastAsia="Times New Roman" w:hAnsi="David" w:cs="David"/>
          <w:sz w:val="24"/>
          <w:szCs w:val="24"/>
          <w:rtl/>
          <w:lang w:eastAsia="he-IL"/>
        </w:rPr>
        <w:t xml:space="preserve"> לא תפגע בזכויות </w:t>
      </w:r>
      <w:r w:rsidRPr="001A6247">
        <w:rPr>
          <w:rFonts w:ascii="David" w:eastAsia="Times New Roman" w:hAnsi="David" w:cs="David" w:hint="cs"/>
          <w:sz w:val="24"/>
          <w:szCs w:val="24"/>
          <w:rtl/>
          <w:lang w:eastAsia="he-IL"/>
        </w:rPr>
        <w:t>החברה</w:t>
      </w:r>
      <w:r w:rsidRPr="001A6247">
        <w:rPr>
          <w:rFonts w:ascii="David" w:eastAsia="Times New Roman" w:hAnsi="David" w:cs="David"/>
          <w:sz w:val="24"/>
          <w:szCs w:val="24"/>
          <w:rtl/>
          <w:lang w:eastAsia="he-IL"/>
        </w:rPr>
        <w:t xml:space="preserve"> על פי הפוליסות.</w:t>
      </w:r>
    </w:p>
    <w:p w14:paraId="331CC537"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71C6A512" w14:textId="77777777" w:rsidR="001A6247" w:rsidRPr="001A6247" w:rsidRDefault="001A6247" w:rsidP="001A6247">
      <w:pPr>
        <w:numPr>
          <w:ilvl w:val="0"/>
          <w:numId w:val="9"/>
        </w:numPr>
        <w:spacing w:before="0" w:beforeAutospacing="0" w:after="0" w:afterAutospacing="0" w:line="240" w:lineRule="auto"/>
        <w:jc w:val="both"/>
        <w:rPr>
          <w:rFonts w:ascii="David" w:eastAsia="Times New Roman" w:hAnsi="David" w:cs="David"/>
          <w:sz w:val="24"/>
          <w:szCs w:val="24"/>
          <w:lang w:eastAsia="he-IL"/>
        </w:rPr>
      </w:pPr>
      <w:r w:rsidRPr="001A6247">
        <w:rPr>
          <w:rFonts w:ascii="David" w:eastAsia="Times New Roman" w:hAnsi="David" w:cs="David" w:hint="eastAsia"/>
          <w:sz w:val="24"/>
          <w:szCs w:val="24"/>
          <w:rtl/>
          <w:lang w:eastAsia="he-IL"/>
        </w:rPr>
        <w:t>הננו</w:t>
      </w:r>
      <w:r w:rsidRPr="001A6247">
        <w:rPr>
          <w:rFonts w:ascii="David" w:eastAsia="Times New Roman" w:hAnsi="David" w:cs="David"/>
          <w:sz w:val="24"/>
          <w:szCs w:val="24"/>
          <w:rtl/>
          <w:lang w:eastAsia="he-IL"/>
        </w:rPr>
        <w:t xml:space="preserve"> מאשרים כי כל הביטוחים הנ"</w:t>
      </w:r>
      <w:r w:rsidRPr="001A6247">
        <w:rPr>
          <w:rFonts w:ascii="David" w:eastAsia="Times New Roman" w:hAnsi="David" w:cs="David" w:hint="eastAsia"/>
          <w:sz w:val="24"/>
          <w:szCs w:val="24"/>
          <w:rtl/>
          <w:lang w:eastAsia="he-IL"/>
        </w:rPr>
        <w:t>ל</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הינם</w:t>
      </w:r>
      <w:r w:rsidRPr="001A6247">
        <w:rPr>
          <w:rFonts w:ascii="David" w:eastAsia="Times New Roman" w:hAnsi="David" w:cs="David"/>
          <w:sz w:val="24"/>
          <w:szCs w:val="24"/>
          <w:rtl/>
          <w:lang w:eastAsia="he-IL"/>
        </w:rPr>
        <w:t xml:space="preserve"> ראשוניים וקודמים לכל ביטוח הנערך על ידי </w:t>
      </w:r>
      <w:r w:rsidRPr="001A6247">
        <w:rPr>
          <w:rFonts w:ascii="David" w:eastAsia="Times New Roman" w:hAnsi="David" w:cs="David" w:hint="cs"/>
          <w:sz w:val="24"/>
          <w:szCs w:val="24"/>
          <w:rtl/>
          <w:lang w:eastAsia="he-IL"/>
        </w:rPr>
        <w:t>החברה</w:t>
      </w:r>
      <w:r w:rsidRPr="001A6247">
        <w:rPr>
          <w:rFonts w:ascii="David" w:eastAsia="Times New Roman" w:hAnsi="David" w:cs="David"/>
          <w:sz w:val="24"/>
          <w:szCs w:val="24"/>
          <w:rtl/>
          <w:lang w:eastAsia="he-IL"/>
        </w:rPr>
        <w:t xml:space="preserve"> ו/או לטובתה, ואנו מוותרים על </w:t>
      </w:r>
      <w:r w:rsidRPr="001A6247">
        <w:rPr>
          <w:rFonts w:ascii="David" w:eastAsia="Times New Roman" w:hAnsi="David" w:cs="David" w:hint="eastAsia"/>
          <w:sz w:val="24"/>
          <w:szCs w:val="24"/>
          <w:rtl/>
          <w:lang w:eastAsia="he-IL"/>
        </w:rPr>
        <w:t>כל</w:t>
      </w:r>
      <w:r w:rsidRPr="001A6247">
        <w:rPr>
          <w:rFonts w:ascii="David" w:eastAsia="Times New Roman" w:hAnsi="David" w:cs="David"/>
          <w:sz w:val="24"/>
          <w:szCs w:val="24"/>
          <w:rtl/>
          <w:lang w:eastAsia="he-IL"/>
        </w:rPr>
        <w:t xml:space="preserve"> טענה ו/או דרישה ו/או תביעה בדבר שיתוף ביטוחי </w:t>
      </w:r>
      <w:r w:rsidRPr="001A6247">
        <w:rPr>
          <w:rFonts w:ascii="David" w:eastAsia="Times New Roman" w:hAnsi="David" w:cs="David" w:hint="cs"/>
          <w:sz w:val="24"/>
          <w:szCs w:val="24"/>
          <w:rtl/>
          <w:lang w:eastAsia="he-IL"/>
        </w:rPr>
        <w:t>החברה</w:t>
      </w:r>
      <w:r w:rsidRPr="001A6247">
        <w:rPr>
          <w:rFonts w:ascii="David" w:eastAsia="Times New Roman" w:hAnsi="David" w:cs="David"/>
          <w:sz w:val="24"/>
          <w:szCs w:val="24"/>
          <w:rtl/>
          <w:lang w:eastAsia="he-IL"/>
        </w:rPr>
        <w:t>.</w:t>
      </w:r>
    </w:p>
    <w:p w14:paraId="6CB7986D" w14:textId="77777777" w:rsidR="001A6247" w:rsidRPr="001A6247" w:rsidRDefault="001A6247" w:rsidP="001A6247">
      <w:pPr>
        <w:spacing w:before="0" w:beforeAutospacing="0" w:after="0" w:afterAutospacing="0" w:line="240" w:lineRule="auto"/>
        <w:ind w:left="720"/>
        <w:rPr>
          <w:rFonts w:ascii="David" w:eastAsia="Times New Roman" w:hAnsi="David" w:cs="David"/>
          <w:sz w:val="24"/>
          <w:szCs w:val="24"/>
          <w:rtl/>
          <w:lang w:eastAsia="he-IL"/>
        </w:rPr>
      </w:pPr>
    </w:p>
    <w:p w14:paraId="5A5F7539" w14:textId="77777777" w:rsidR="001A6247" w:rsidRPr="001A6247" w:rsidRDefault="001A6247" w:rsidP="001A6247">
      <w:pPr>
        <w:numPr>
          <w:ilvl w:val="0"/>
          <w:numId w:val="9"/>
        </w:numPr>
        <w:spacing w:before="0" w:beforeAutospacing="0" w:after="0" w:afterAutospacing="0" w:line="240" w:lineRule="auto"/>
        <w:jc w:val="both"/>
        <w:rPr>
          <w:rFonts w:ascii="David" w:eastAsia="Times New Roman" w:hAnsi="David" w:cs="David"/>
          <w:sz w:val="24"/>
          <w:szCs w:val="24"/>
          <w:lang w:eastAsia="he-IL"/>
        </w:rPr>
      </w:pPr>
      <w:r w:rsidRPr="001A6247">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B20EDA4"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59496F90" w14:textId="77777777" w:rsidR="001A6247" w:rsidRPr="001A6247" w:rsidRDefault="001A6247" w:rsidP="001A6247">
      <w:pPr>
        <w:numPr>
          <w:ilvl w:val="0"/>
          <w:numId w:val="9"/>
        </w:numPr>
        <w:spacing w:before="0" w:beforeAutospacing="0" w:after="0" w:afterAutospacing="0" w:line="240" w:lineRule="auto"/>
        <w:jc w:val="both"/>
        <w:rPr>
          <w:rFonts w:ascii="David" w:eastAsia="Times New Roman" w:hAnsi="David" w:cs="David"/>
          <w:sz w:val="24"/>
          <w:szCs w:val="24"/>
          <w:rtl/>
          <w:lang w:eastAsia="he-IL"/>
        </w:rPr>
      </w:pPr>
      <w:r w:rsidRPr="001A6247">
        <w:rPr>
          <w:rFonts w:ascii="David" w:eastAsia="Times New Roman" w:hAnsi="David" w:cs="David" w:hint="eastAsia"/>
          <w:sz w:val="24"/>
          <w:szCs w:val="24"/>
          <w:rtl/>
          <w:lang w:eastAsia="he-IL"/>
        </w:rPr>
        <w:t>הננו</w:t>
      </w:r>
      <w:r w:rsidRPr="001A6247">
        <w:rPr>
          <w:rFonts w:ascii="David" w:eastAsia="Times New Roman" w:hAnsi="David" w:cs="David"/>
          <w:sz w:val="24"/>
          <w:szCs w:val="24"/>
          <w:rtl/>
          <w:lang w:eastAsia="he-IL"/>
        </w:rPr>
        <w:t xml:space="preserve"> מתחייבים כי הביטוחים הנ"</w:t>
      </w:r>
      <w:r w:rsidRPr="001A6247">
        <w:rPr>
          <w:rFonts w:ascii="David" w:eastAsia="Times New Roman" w:hAnsi="David" w:cs="David" w:hint="eastAsia"/>
          <w:sz w:val="24"/>
          <w:szCs w:val="24"/>
          <w:rtl/>
          <w:lang w:eastAsia="he-IL"/>
        </w:rPr>
        <w:t>ל</w:t>
      </w:r>
      <w:r w:rsidRPr="001A6247">
        <w:rPr>
          <w:rFonts w:ascii="David" w:eastAsia="Times New Roman" w:hAnsi="David" w:cs="David"/>
          <w:sz w:val="24"/>
          <w:szCs w:val="24"/>
          <w:rtl/>
          <w:lang w:eastAsia="he-IL"/>
        </w:rPr>
        <w:t xml:space="preserve"> </w:t>
      </w:r>
      <w:r w:rsidRPr="001A6247">
        <w:rPr>
          <w:rFonts w:ascii="David" w:eastAsia="Times New Roman" w:hAnsi="David" w:cs="David" w:hint="eastAsia"/>
          <w:sz w:val="24"/>
          <w:szCs w:val="24"/>
          <w:rtl/>
          <w:lang w:eastAsia="he-IL"/>
        </w:rPr>
        <w:t>לא</w:t>
      </w:r>
      <w:r w:rsidRPr="001A6247">
        <w:rPr>
          <w:rFonts w:ascii="David" w:eastAsia="Times New Roman" w:hAnsi="David" w:cs="David"/>
          <w:sz w:val="24"/>
          <w:szCs w:val="24"/>
          <w:rtl/>
          <w:lang w:eastAsia="he-IL"/>
        </w:rPr>
        <w:t xml:space="preserve"> יבוטלו ולא יצומצמו במשך תקופת הביטוח, אלא בהודעה מראש של 60 יום </w:t>
      </w:r>
      <w:r w:rsidRPr="001A6247">
        <w:rPr>
          <w:rFonts w:ascii="David" w:eastAsia="Times New Roman" w:hAnsi="David" w:cs="David" w:hint="cs"/>
          <w:sz w:val="24"/>
          <w:szCs w:val="24"/>
          <w:rtl/>
          <w:lang w:eastAsia="he-IL"/>
        </w:rPr>
        <w:t>לחברה</w:t>
      </w:r>
      <w:r w:rsidRPr="001A6247">
        <w:rPr>
          <w:rFonts w:ascii="David" w:eastAsia="Times New Roman" w:hAnsi="David" w:cs="David"/>
          <w:sz w:val="24"/>
          <w:szCs w:val="24"/>
          <w:rtl/>
          <w:lang w:eastAsia="he-IL"/>
        </w:rPr>
        <w:t xml:space="preserve">, בכתב, </w:t>
      </w:r>
      <w:r w:rsidRPr="001A6247">
        <w:rPr>
          <w:rFonts w:ascii="David" w:eastAsia="Times New Roman" w:hAnsi="David" w:cs="David" w:hint="eastAsia"/>
          <w:sz w:val="24"/>
          <w:szCs w:val="24"/>
          <w:rtl/>
          <w:lang w:eastAsia="he-IL"/>
        </w:rPr>
        <w:t>בדואר</w:t>
      </w:r>
      <w:r w:rsidRPr="001A6247">
        <w:rPr>
          <w:rFonts w:ascii="David" w:eastAsia="Times New Roman" w:hAnsi="David" w:cs="David"/>
          <w:sz w:val="24"/>
          <w:szCs w:val="24"/>
          <w:rtl/>
          <w:lang w:eastAsia="he-IL"/>
        </w:rPr>
        <w:t xml:space="preserve"> רשום.</w:t>
      </w:r>
    </w:p>
    <w:p w14:paraId="7149CFFC"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37BCED3C"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65E5E5D8"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r w:rsidRPr="001A6247">
        <w:rPr>
          <w:rFonts w:ascii="David" w:eastAsia="Times New Roman" w:hAnsi="David" w:cs="David" w:hint="eastAsia"/>
          <w:bCs/>
          <w:sz w:val="24"/>
          <w:szCs w:val="24"/>
          <w:rtl/>
          <w:lang w:eastAsia="he-IL"/>
        </w:rPr>
        <w:t>אישורנו</w:t>
      </w:r>
      <w:r w:rsidRPr="001A6247">
        <w:rPr>
          <w:rFonts w:ascii="David" w:eastAsia="Times New Roman" w:hAnsi="David" w:cs="David"/>
          <w:bCs/>
          <w:sz w:val="24"/>
          <w:szCs w:val="24"/>
          <w:rtl/>
          <w:lang w:eastAsia="he-IL"/>
        </w:rPr>
        <w:t xml:space="preserve"> זה הינו בכפוף לתנאי </w:t>
      </w:r>
      <w:r w:rsidRPr="001A6247">
        <w:rPr>
          <w:rFonts w:ascii="David" w:eastAsia="Times New Roman" w:hAnsi="David" w:cs="David" w:hint="eastAsia"/>
          <w:bCs/>
          <w:sz w:val="24"/>
          <w:szCs w:val="24"/>
          <w:rtl/>
          <w:lang w:eastAsia="he-IL"/>
        </w:rPr>
        <w:t>פוליסות</w:t>
      </w:r>
      <w:r w:rsidRPr="001A6247">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3FAF8183"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4B084399"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17162997"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484633A3"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p>
    <w:p w14:paraId="4837CD61"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lang w:eastAsia="he-IL"/>
        </w:rPr>
      </w:pPr>
      <w:r w:rsidRPr="001A6247">
        <w:rPr>
          <w:rFonts w:ascii="David" w:eastAsia="Times New Roman" w:hAnsi="David" w:cs="David"/>
          <w:sz w:val="24"/>
          <w:szCs w:val="24"/>
          <w:rtl/>
          <w:lang w:eastAsia="he-IL"/>
        </w:rPr>
        <w:t>______________</w:t>
      </w:r>
      <w:r w:rsidRPr="001A6247">
        <w:rPr>
          <w:rFonts w:ascii="David" w:eastAsia="Times New Roman" w:hAnsi="David" w:cs="David"/>
          <w:sz w:val="24"/>
          <w:szCs w:val="24"/>
          <w:rtl/>
          <w:lang w:eastAsia="he-IL"/>
        </w:rPr>
        <w:tab/>
        <w:t>______________</w:t>
      </w:r>
      <w:r w:rsidRPr="001A6247">
        <w:rPr>
          <w:rFonts w:ascii="David" w:eastAsia="Times New Roman" w:hAnsi="David" w:cs="David"/>
          <w:sz w:val="24"/>
          <w:szCs w:val="24"/>
          <w:rtl/>
          <w:lang w:eastAsia="he-IL"/>
        </w:rPr>
        <w:tab/>
        <w:t>______________</w:t>
      </w:r>
      <w:r w:rsidRPr="001A6247">
        <w:rPr>
          <w:rFonts w:ascii="David" w:eastAsia="Times New Roman" w:hAnsi="David" w:cs="David"/>
          <w:sz w:val="24"/>
          <w:szCs w:val="24"/>
          <w:rtl/>
          <w:lang w:eastAsia="he-IL"/>
        </w:rPr>
        <w:tab/>
        <w:t>______________</w:t>
      </w:r>
    </w:p>
    <w:p w14:paraId="1FCEE1ED"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rtl/>
          <w:lang w:eastAsia="he-IL"/>
        </w:rPr>
      </w:pPr>
      <w:r w:rsidRPr="001A6247">
        <w:rPr>
          <w:rFonts w:ascii="David" w:eastAsia="Times New Roman" w:hAnsi="David" w:cs="David"/>
          <w:sz w:val="24"/>
          <w:szCs w:val="24"/>
          <w:rtl/>
          <w:lang w:eastAsia="he-IL"/>
        </w:rPr>
        <w:t xml:space="preserve">(חותמת </w:t>
      </w:r>
      <w:r w:rsidRPr="001A6247">
        <w:rPr>
          <w:rFonts w:ascii="David" w:eastAsia="Times New Roman" w:hAnsi="David" w:cs="David" w:hint="eastAsia"/>
          <w:sz w:val="24"/>
          <w:szCs w:val="24"/>
          <w:rtl/>
          <w:lang w:eastAsia="he-IL"/>
        </w:rPr>
        <w:t>המבטח</w:t>
      </w:r>
      <w:r w:rsidRPr="001A6247">
        <w:rPr>
          <w:rFonts w:ascii="David" w:eastAsia="Times New Roman" w:hAnsi="David" w:cs="David"/>
          <w:sz w:val="24"/>
          <w:szCs w:val="24"/>
          <w:rtl/>
          <w:lang w:eastAsia="he-IL"/>
        </w:rPr>
        <w:t>)</w:t>
      </w:r>
      <w:r w:rsidRPr="001A6247">
        <w:rPr>
          <w:rFonts w:ascii="David" w:eastAsia="Times New Roman" w:hAnsi="David" w:cs="David"/>
          <w:sz w:val="24"/>
          <w:szCs w:val="24"/>
          <w:rtl/>
          <w:lang w:eastAsia="he-IL"/>
        </w:rPr>
        <w:tab/>
        <w:t>(חתימת המבטח)</w:t>
      </w:r>
      <w:r w:rsidRPr="001A6247">
        <w:rPr>
          <w:rFonts w:ascii="David" w:eastAsia="Times New Roman" w:hAnsi="David" w:cs="David"/>
          <w:sz w:val="24"/>
          <w:szCs w:val="24"/>
          <w:rtl/>
          <w:lang w:eastAsia="he-IL"/>
        </w:rPr>
        <w:tab/>
        <w:t>(שם החותם)</w:t>
      </w:r>
      <w:r w:rsidRPr="001A6247">
        <w:rPr>
          <w:rFonts w:ascii="David" w:eastAsia="Times New Roman" w:hAnsi="David" w:cs="David"/>
          <w:sz w:val="24"/>
          <w:szCs w:val="24"/>
          <w:rtl/>
          <w:lang w:eastAsia="he-IL"/>
        </w:rPr>
        <w:tab/>
      </w:r>
      <w:r w:rsidRPr="001A6247">
        <w:rPr>
          <w:rFonts w:ascii="David" w:eastAsia="Times New Roman" w:hAnsi="David" w:cs="David"/>
          <w:sz w:val="24"/>
          <w:szCs w:val="24"/>
          <w:rtl/>
          <w:lang w:eastAsia="he-IL"/>
        </w:rPr>
        <w:tab/>
        <w:t xml:space="preserve">(תפקיד החותם) </w:t>
      </w:r>
    </w:p>
    <w:p w14:paraId="5EBDF2D9" w14:textId="77777777" w:rsidR="001A6247" w:rsidRPr="001A6247" w:rsidRDefault="001A6247" w:rsidP="001A6247">
      <w:pPr>
        <w:spacing w:before="0" w:beforeAutospacing="0" w:after="0" w:afterAutospacing="0" w:line="240" w:lineRule="auto"/>
        <w:jc w:val="both"/>
        <w:rPr>
          <w:rFonts w:ascii="David" w:eastAsia="Times New Roman" w:hAnsi="David" w:cs="David"/>
          <w:sz w:val="24"/>
          <w:szCs w:val="24"/>
          <w:u w:val="single"/>
          <w:rtl/>
          <w:lang w:eastAsia="he-IL"/>
        </w:rPr>
      </w:pPr>
    </w:p>
    <w:p w14:paraId="381A600D" w14:textId="77777777" w:rsidR="001A6247" w:rsidRPr="001A6247" w:rsidRDefault="001A6247" w:rsidP="001A6247">
      <w:pPr>
        <w:bidi w:val="0"/>
        <w:spacing w:before="0" w:beforeAutospacing="0" w:after="0" w:afterAutospacing="0" w:line="240" w:lineRule="auto"/>
        <w:jc w:val="both"/>
        <w:rPr>
          <w:rFonts w:ascii="David" w:eastAsia="Times New Roman" w:hAnsi="David" w:cs="David"/>
          <w:sz w:val="24"/>
          <w:szCs w:val="24"/>
          <w:u w:val="single"/>
          <w:rtl/>
          <w:lang w:eastAsia="he-IL"/>
        </w:rPr>
      </w:pPr>
    </w:p>
    <w:p w14:paraId="66E397CE" w14:textId="77777777" w:rsidR="000264C5" w:rsidRPr="000264C5" w:rsidRDefault="000264C5" w:rsidP="00AD61A5">
      <w:pPr>
        <w:tabs>
          <w:tab w:val="left" w:pos="283"/>
          <w:tab w:val="left" w:pos="708"/>
        </w:tabs>
        <w:spacing w:line="240" w:lineRule="auto"/>
        <w:ind w:left="283" w:hanging="283"/>
        <w:jc w:val="both"/>
        <w:rPr>
          <w:rFonts w:ascii="David" w:eastAsia="Calibri" w:hAnsi="David" w:cs="David"/>
          <w:sz w:val="24"/>
          <w:szCs w:val="24"/>
          <w:rtl/>
        </w:rPr>
      </w:pPr>
    </w:p>
    <w:p w14:paraId="4443A5CF"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23CC638"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08D5240"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899171F"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418F11A"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E6616A"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033F9B9" w14:textId="77777777" w:rsidR="00AD61A5" w:rsidRPr="004213A6" w:rsidDel="000264C5" w:rsidRDefault="00AD61A5" w:rsidP="004213A6">
      <w:pPr>
        <w:widowControl w:val="0"/>
        <w:spacing w:before="0" w:beforeAutospacing="0" w:after="0" w:afterAutospacing="0" w:line="240" w:lineRule="auto"/>
        <w:rPr>
          <w:del w:id="474" w:author="מיה קאירי" w:date="2023-02-15T10:11:00Z"/>
          <w:rFonts w:ascii="Times New Roman" w:eastAsia="Times New Roman" w:hAnsi="Times New Roman" w:cs="David"/>
          <w:sz w:val="24"/>
          <w:szCs w:val="24"/>
          <w:u w:val="single"/>
          <w:rtl/>
          <w:lang w:eastAsia="he-IL"/>
        </w:rPr>
      </w:pPr>
    </w:p>
    <w:p w14:paraId="54FFFC5B" w14:textId="77777777" w:rsidR="00435A20" w:rsidRPr="00435A20" w:rsidDel="000264C5" w:rsidRDefault="00435A20" w:rsidP="00435A20">
      <w:pPr>
        <w:bidi w:val="0"/>
        <w:spacing w:before="0" w:beforeAutospacing="0" w:after="0" w:afterAutospacing="0" w:line="240" w:lineRule="auto"/>
        <w:jc w:val="both"/>
        <w:rPr>
          <w:del w:id="475" w:author="מיה קאירי" w:date="2023-02-15T10:11:00Z"/>
          <w:rFonts w:ascii="Times New Roman" w:eastAsia="Times New Roman" w:hAnsi="Times New Roman" w:cs="David"/>
          <w:sz w:val="20"/>
          <w:szCs w:val="20"/>
          <w:u w:val="single"/>
          <w:rtl/>
          <w:lang w:eastAsia="he-IL"/>
        </w:rPr>
      </w:pPr>
    </w:p>
    <w:p w14:paraId="7B811A34" w14:textId="77777777" w:rsidR="00AD61A5" w:rsidRPr="004A6AA4" w:rsidRDefault="00AD61A5" w:rsidP="00AD61A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2D7335B" w14:textId="77777777" w:rsidR="00AD61A5" w:rsidRDefault="00AD61A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4D9E447" w14:textId="77777777" w:rsidR="000264C5" w:rsidRDefault="000264C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61756CE" w14:textId="77777777" w:rsidR="000264C5" w:rsidRDefault="000264C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869DC99" w14:textId="77777777" w:rsidR="000264C5" w:rsidRPr="000264C5" w:rsidRDefault="000264C5" w:rsidP="000264C5">
      <w:pPr>
        <w:spacing w:before="0" w:beforeAutospacing="0" w:after="0" w:afterAutospacing="0" w:line="360" w:lineRule="auto"/>
        <w:jc w:val="center"/>
        <w:outlineLvl w:val="0"/>
        <w:rPr>
          <w:rFonts w:ascii="David" w:eastAsia="Times New Roman" w:hAnsi="David" w:cs="David"/>
          <w:b/>
          <w:bCs/>
          <w:sz w:val="25"/>
          <w:szCs w:val="25"/>
          <w:u w:val="single"/>
          <w:rtl/>
        </w:rPr>
      </w:pPr>
    </w:p>
    <w:tbl>
      <w:tblPr>
        <w:tblStyle w:val="11"/>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0264C5" w:rsidRPr="000264C5" w14:paraId="62918886" w14:textId="77777777" w:rsidTr="000264C5">
        <w:trPr>
          <w:trHeight w:val="463"/>
          <w:tblHeader/>
        </w:trPr>
        <w:tc>
          <w:tcPr>
            <w:tcW w:w="8024" w:type="dxa"/>
            <w:gridSpan w:val="9"/>
            <w:shd w:val="clear" w:color="auto" w:fill="F2F2F2"/>
          </w:tcPr>
          <w:p w14:paraId="4040C986"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אישור קיום ביטוחים</w:t>
            </w:r>
          </w:p>
        </w:tc>
        <w:tc>
          <w:tcPr>
            <w:tcW w:w="3511" w:type="dxa"/>
            <w:gridSpan w:val="2"/>
          </w:tcPr>
          <w:p w14:paraId="108001C2"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p w14:paraId="19D02E6B"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תאריך הנפקת האישור(</w:t>
            </w:r>
            <w:r w:rsidRPr="000264C5">
              <w:rPr>
                <w:rFonts w:ascii="David" w:hAnsi="David" w:cs="David"/>
                <w:sz w:val="25"/>
                <w:szCs w:val="25"/>
              </w:rPr>
              <w:t>DD/MM/YYYY</w:t>
            </w:r>
            <w:r w:rsidRPr="000264C5">
              <w:rPr>
                <w:rFonts w:ascii="David" w:hAnsi="David" w:cs="David"/>
                <w:sz w:val="25"/>
                <w:szCs w:val="25"/>
                <w:rtl/>
              </w:rPr>
              <w:t>)</w:t>
            </w:r>
          </w:p>
        </w:tc>
      </w:tr>
      <w:tr w:rsidR="000264C5" w:rsidRPr="000264C5" w14:paraId="2A447964" w14:textId="77777777" w:rsidTr="00FF2C7B">
        <w:trPr>
          <w:trHeight w:val="315"/>
        </w:trPr>
        <w:tc>
          <w:tcPr>
            <w:tcW w:w="11535" w:type="dxa"/>
            <w:gridSpan w:val="11"/>
          </w:tcPr>
          <w:p w14:paraId="042F6BBA"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264C5" w:rsidRPr="000264C5" w14:paraId="09C7F706" w14:textId="77777777" w:rsidTr="000264C5">
        <w:trPr>
          <w:trHeight w:val="278"/>
        </w:trPr>
        <w:tc>
          <w:tcPr>
            <w:tcW w:w="2641" w:type="dxa"/>
            <w:gridSpan w:val="2"/>
            <w:shd w:val="clear" w:color="auto" w:fill="F2F2F2"/>
          </w:tcPr>
          <w:p w14:paraId="1FF1BB5C"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מבקש האישור*</w:t>
            </w:r>
          </w:p>
        </w:tc>
        <w:tc>
          <w:tcPr>
            <w:tcW w:w="2769" w:type="dxa"/>
            <w:gridSpan w:val="4"/>
            <w:shd w:val="clear" w:color="auto" w:fill="F2F2F2"/>
          </w:tcPr>
          <w:p w14:paraId="17AD7D95"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sidDel="009955DA">
              <w:rPr>
                <w:rFonts w:ascii="David" w:hAnsi="David" w:cs="David"/>
                <w:sz w:val="25"/>
                <w:szCs w:val="25"/>
                <w:rtl/>
              </w:rPr>
              <w:t>ה</w:t>
            </w:r>
            <w:r w:rsidRPr="000264C5">
              <w:rPr>
                <w:rFonts w:ascii="David" w:hAnsi="David" w:cs="David"/>
                <w:sz w:val="25"/>
                <w:szCs w:val="25"/>
                <w:rtl/>
              </w:rPr>
              <w:t>מבוטח</w:t>
            </w:r>
          </w:p>
        </w:tc>
        <w:tc>
          <w:tcPr>
            <w:tcW w:w="2614" w:type="dxa"/>
            <w:gridSpan w:val="3"/>
            <w:shd w:val="clear" w:color="auto" w:fill="F2F2F2"/>
          </w:tcPr>
          <w:p w14:paraId="75B789B4"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אופי העסקה*</w:t>
            </w:r>
          </w:p>
        </w:tc>
        <w:tc>
          <w:tcPr>
            <w:tcW w:w="3511" w:type="dxa"/>
            <w:gridSpan w:val="2"/>
            <w:shd w:val="clear" w:color="auto" w:fill="F2F2F2"/>
          </w:tcPr>
          <w:p w14:paraId="1D2AB0A9"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מעמד מבקש האישור*</w:t>
            </w:r>
          </w:p>
        </w:tc>
      </w:tr>
      <w:tr w:rsidR="000264C5" w:rsidRPr="000264C5" w14:paraId="144082CD" w14:textId="77777777" w:rsidTr="00FF2C7B">
        <w:trPr>
          <w:trHeight w:val="551"/>
        </w:trPr>
        <w:tc>
          <w:tcPr>
            <w:tcW w:w="2641" w:type="dxa"/>
            <w:gridSpan w:val="2"/>
          </w:tcPr>
          <w:p w14:paraId="575C5A6C" w14:textId="77777777" w:rsidR="000264C5" w:rsidRPr="000264C5" w:rsidRDefault="000264C5" w:rsidP="000264C5">
            <w:pPr>
              <w:spacing w:before="0" w:beforeAutospacing="0" w:after="0" w:afterAutospacing="0" w:line="220" w:lineRule="exact"/>
              <w:jc w:val="both"/>
              <w:rPr>
                <w:rFonts w:ascii="David" w:hAnsi="David" w:cs="David"/>
                <w:sz w:val="25"/>
                <w:szCs w:val="25"/>
              </w:rPr>
            </w:pPr>
            <w:r w:rsidRPr="000264C5">
              <w:rPr>
                <w:rFonts w:ascii="David" w:hAnsi="David" w:cs="David"/>
                <w:sz w:val="25"/>
                <w:szCs w:val="25"/>
                <w:rtl/>
              </w:rPr>
              <w:t xml:space="preserve">שם: </w:t>
            </w:r>
            <w:r w:rsidRPr="000264C5">
              <w:rPr>
                <w:rFonts w:ascii="David" w:hAnsi="David" w:cs="David" w:hint="cs"/>
                <w:sz w:val="25"/>
                <w:szCs w:val="25"/>
                <w:rtl/>
              </w:rPr>
              <w:t>אפריקה י</w:t>
            </w:r>
            <w:r w:rsidRPr="000264C5">
              <w:rPr>
                <w:rFonts w:ascii="David" w:hAnsi="David" w:cs="David"/>
                <w:sz w:val="25"/>
                <w:szCs w:val="25"/>
                <w:rtl/>
              </w:rPr>
              <w:t>שראל מג</w:t>
            </w:r>
            <w:r w:rsidRPr="000264C5">
              <w:rPr>
                <w:rFonts w:ascii="David" w:hAnsi="David" w:cs="David" w:hint="cs"/>
                <w:sz w:val="25"/>
                <w:szCs w:val="25"/>
                <w:rtl/>
              </w:rPr>
              <w:t>ו</w:t>
            </w:r>
            <w:r w:rsidRPr="000264C5">
              <w:rPr>
                <w:rFonts w:ascii="David" w:hAnsi="David" w:cs="David"/>
                <w:sz w:val="25"/>
                <w:szCs w:val="25"/>
                <w:rtl/>
              </w:rPr>
              <w:t xml:space="preserve">רים  בע"מ </w:t>
            </w:r>
            <w:r w:rsidRPr="000264C5">
              <w:rPr>
                <w:rFonts w:ascii="David" w:hAnsi="David" w:cs="David" w:hint="cs"/>
                <w:sz w:val="25"/>
                <w:szCs w:val="25"/>
                <w:rtl/>
              </w:rPr>
              <w:t xml:space="preserve">ו/או </w:t>
            </w:r>
            <w:r w:rsidRPr="000264C5">
              <w:rPr>
                <w:rFonts w:ascii="David" w:hAnsi="David" w:cs="David"/>
                <w:sz w:val="25"/>
                <w:szCs w:val="25"/>
                <w:rtl/>
              </w:rPr>
              <w:t xml:space="preserve">ו/או חברות בנות ו/או חברות שלובות </w:t>
            </w:r>
          </w:p>
          <w:p w14:paraId="0D05D8C0" w14:textId="77777777" w:rsidR="000264C5" w:rsidRPr="000264C5" w:rsidRDefault="000264C5" w:rsidP="000264C5">
            <w:pPr>
              <w:spacing w:before="0" w:beforeAutospacing="0" w:after="0" w:afterAutospacing="0" w:line="220" w:lineRule="exact"/>
              <w:jc w:val="both"/>
              <w:rPr>
                <w:rFonts w:ascii="David" w:hAnsi="David" w:cs="David"/>
                <w:sz w:val="25"/>
                <w:szCs w:val="25"/>
                <w:rtl/>
              </w:rPr>
            </w:pPr>
            <w:r w:rsidRPr="000264C5">
              <w:rPr>
                <w:rFonts w:ascii="David" w:hAnsi="David" w:cs="David"/>
                <w:sz w:val="25"/>
                <w:szCs w:val="25"/>
                <w:rtl/>
              </w:rPr>
              <w:t>ו/או חברות קשורות ו/או שותפויות</w:t>
            </w:r>
          </w:p>
        </w:tc>
        <w:tc>
          <w:tcPr>
            <w:tcW w:w="2769" w:type="dxa"/>
            <w:gridSpan w:val="4"/>
          </w:tcPr>
          <w:p w14:paraId="3458E65D"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שם</w:t>
            </w:r>
          </w:p>
        </w:tc>
        <w:tc>
          <w:tcPr>
            <w:tcW w:w="2614" w:type="dxa"/>
            <w:gridSpan w:val="3"/>
            <w:vMerge w:val="restart"/>
            <w:shd w:val="clear" w:color="auto" w:fill="auto"/>
          </w:tcPr>
          <w:p w14:paraId="518A427E"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p w14:paraId="4025CB44"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נדל"ן</w:t>
            </w:r>
          </w:p>
          <w:p w14:paraId="04F3D456"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 xml:space="preserve">שירותים </w:t>
            </w:r>
          </w:p>
          <w:p w14:paraId="1925988C"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אספקת מוצרים</w:t>
            </w:r>
          </w:p>
          <w:p w14:paraId="5259FA44"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 xml:space="preserve">אחר: </w:t>
            </w:r>
            <w:sdt>
              <w:sdtPr>
                <w:rPr>
                  <w:rFonts w:ascii="David" w:hAnsi="David" w:cs="David"/>
                  <w:b/>
                  <w:sz w:val="25"/>
                  <w:szCs w:val="25"/>
                  <w:rtl/>
                </w:rPr>
                <w:id w:val="-165097029"/>
              </w:sdtPr>
              <w:sdtEndPr/>
              <w:sdtContent>
                <w:r w:rsidR="000264C5" w:rsidRPr="000264C5">
                  <w:rPr>
                    <w:rFonts w:ascii="David" w:hAnsi="David" w:cs="David"/>
                    <w:b/>
                    <w:sz w:val="25"/>
                    <w:szCs w:val="25"/>
                    <w:rtl/>
                  </w:rPr>
                  <w:t>שכירות נכס ברחוב___________</w:t>
                </w:r>
              </w:sdtContent>
            </w:sdt>
          </w:p>
          <w:p w14:paraId="60E2E083"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p w14:paraId="7ACBEB4F"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7C0F4136"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p w14:paraId="7045BD35"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משכיר</w:t>
            </w:r>
          </w:p>
          <w:p w14:paraId="3E789F8D"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שוכר</w:t>
            </w:r>
          </w:p>
          <w:p w14:paraId="348DC375"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זכיין</w:t>
            </w:r>
          </w:p>
          <w:p w14:paraId="3D90342C"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קבלני משנה</w:t>
            </w:r>
          </w:p>
          <w:p w14:paraId="602E5F90"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מזמין שירותים</w:t>
            </w:r>
          </w:p>
          <w:p w14:paraId="6E150082"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מזמין מוצרים</w:t>
            </w:r>
          </w:p>
          <w:p w14:paraId="36C17C54" w14:textId="77777777" w:rsidR="000264C5" w:rsidRPr="000264C5" w:rsidRDefault="00872DEF" w:rsidP="000264C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0264C5" w:rsidRPr="000264C5">
                  <w:rPr>
                    <w:rFonts w:ascii="Segoe UI Symbol" w:hAnsi="Segoe UI Symbol" w:cs="Segoe UI Symbol" w:hint="cs"/>
                    <w:b/>
                    <w:sz w:val="25"/>
                    <w:szCs w:val="25"/>
                    <w:rtl/>
                  </w:rPr>
                  <w:t>☐</w:t>
                </w:r>
              </w:sdtContent>
            </w:sdt>
            <w:r w:rsidR="000264C5" w:rsidRPr="000264C5">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0264C5" w:rsidRPr="000264C5">
                  <w:rPr>
                    <w:rFonts w:ascii="David" w:hAnsi="David" w:cs="David"/>
                    <w:b/>
                    <w:sz w:val="25"/>
                    <w:szCs w:val="25"/>
                    <w:rtl/>
                  </w:rPr>
                  <w:t>______</w:t>
                </w:r>
              </w:sdtContent>
            </w:sdt>
          </w:p>
          <w:p w14:paraId="37CB7B28"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tc>
      </w:tr>
      <w:tr w:rsidR="000264C5" w:rsidRPr="000264C5" w14:paraId="7411B517" w14:textId="77777777" w:rsidTr="00FF2C7B">
        <w:trPr>
          <w:trHeight w:val="571"/>
        </w:trPr>
        <w:tc>
          <w:tcPr>
            <w:tcW w:w="2641" w:type="dxa"/>
            <w:gridSpan w:val="2"/>
          </w:tcPr>
          <w:p w14:paraId="09E6C113" w14:textId="77777777" w:rsidR="000264C5" w:rsidRPr="000264C5" w:rsidRDefault="000264C5" w:rsidP="000264C5">
            <w:pPr>
              <w:spacing w:before="0" w:beforeAutospacing="0" w:after="0" w:afterAutospacing="0" w:line="360" w:lineRule="auto"/>
              <w:jc w:val="both"/>
              <w:rPr>
                <w:rFonts w:ascii="David" w:eastAsia="Calibri" w:hAnsi="David" w:cs="Arial"/>
                <w:sz w:val="25"/>
                <w:szCs w:val="25"/>
                <w:rtl/>
              </w:rPr>
            </w:pPr>
            <w:r w:rsidRPr="000264C5">
              <w:rPr>
                <w:rFonts w:ascii="David" w:eastAsia="Calibri" w:hAnsi="David" w:cs="Arial"/>
                <w:sz w:val="25"/>
                <w:szCs w:val="25"/>
                <w:rtl/>
              </w:rPr>
              <w:t>ת.ז./ח.פ.</w:t>
            </w:r>
          </w:p>
          <w:p w14:paraId="7489BE21" w14:textId="77777777" w:rsidR="000264C5" w:rsidRPr="000264C5" w:rsidRDefault="000264C5" w:rsidP="000264C5">
            <w:pPr>
              <w:spacing w:before="0" w:beforeAutospacing="0" w:after="0" w:afterAutospacing="0" w:line="360" w:lineRule="auto"/>
              <w:jc w:val="both"/>
              <w:rPr>
                <w:rFonts w:ascii="David" w:eastAsia="Calibri" w:hAnsi="David" w:cs="Arial"/>
                <w:sz w:val="25"/>
                <w:szCs w:val="25"/>
                <w:rtl/>
              </w:rPr>
            </w:pPr>
            <w:r w:rsidRPr="000264C5">
              <w:rPr>
                <w:rFonts w:ascii="David" w:eastAsia="Calibri" w:hAnsi="David" w:cs="Arial" w:hint="cs"/>
                <w:sz w:val="25"/>
                <w:szCs w:val="25"/>
                <w:rtl/>
              </w:rPr>
              <w:t>520034760</w:t>
            </w:r>
          </w:p>
          <w:p w14:paraId="634FFC16" w14:textId="77777777" w:rsidR="000264C5" w:rsidRPr="000264C5" w:rsidRDefault="000264C5" w:rsidP="000264C5">
            <w:pPr>
              <w:spacing w:before="0" w:beforeAutospacing="0" w:after="0" w:afterAutospacing="0" w:line="360" w:lineRule="auto"/>
              <w:jc w:val="both"/>
              <w:rPr>
                <w:rFonts w:ascii="David" w:eastAsia="Calibri" w:hAnsi="David" w:cs="Arial"/>
                <w:sz w:val="25"/>
                <w:szCs w:val="25"/>
                <w:rtl/>
              </w:rPr>
            </w:pPr>
            <w:r w:rsidRPr="000264C5">
              <w:rPr>
                <w:rFonts w:ascii="David" w:eastAsia="Calibri" w:hAnsi="David" w:cs="Arial" w:hint="cs"/>
                <w:sz w:val="25"/>
                <w:szCs w:val="25"/>
                <w:rtl/>
              </w:rPr>
              <w:t>516438462</w:t>
            </w:r>
          </w:p>
        </w:tc>
        <w:tc>
          <w:tcPr>
            <w:tcW w:w="2769" w:type="dxa"/>
            <w:gridSpan w:val="4"/>
          </w:tcPr>
          <w:p w14:paraId="0E86BAD3"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ת.ז./ח.פ.</w:t>
            </w:r>
          </w:p>
        </w:tc>
        <w:tc>
          <w:tcPr>
            <w:tcW w:w="2614" w:type="dxa"/>
            <w:gridSpan w:val="3"/>
            <w:vMerge/>
            <w:shd w:val="clear" w:color="auto" w:fill="auto"/>
          </w:tcPr>
          <w:p w14:paraId="61B9FA88"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6CD10FE"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tc>
      </w:tr>
      <w:tr w:rsidR="000264C5" w:rsidRPr="000264C5" w14:paraId="2E9F65D8" w14:textId="77777777" w:rsidTr="00FF2C7B">
        <w:trPr>
          <w:trHeight w:val="391"/>
        </w:trPr>
        <w:tc>
          <w:tcPr>
            <w:tcW w:w="2641" w:type="dxa"/>
            <w:gridSpan w:val="2"/>
          </w:tcPr>
          <w:p w14:paraId="665D24DF" w14:textId="77777777" w:rsidR="000264C5" w:rsidRPr="000264C5" w:rsidRDefault="000264C5" w:rsidP="000264C5">
            <w:pPr>
              <w:spacing w:before="0" w:beforeAutospacing="0" w:after="0" w:afterAutospacing="0" w:line="220" w:lineRule="exact"/>
              <w:jc w:val="both"/>
              <w:rPr>
                <w:rFonts w:ascii="David" w:hAnsi="David" w:cs="David"/>
                <w:sz w:val="25"/>
                <w:szCs w:val="25"/>
                <w:rtl/>
              </w:rPr>
            </w:pPr>
            <w:r w:rsidRPr="000264C5">
              <w:rPr>
                <w:rFonts w:ascii="David" w:hAnsi="David" w:cs="David"/>
                <w:sz w:val="25"/>
                <w:szCs w:val="25"/>
                <w:rtl/>
              </w:rPr>
              <w:t xml:space="preserve">מען </w:t>
            </w:r>
          </w:p>
          <w:p w14:paraId="1E5C600C" w14:textId="77777777" w:rsidR="000264C5" w:rsidRPr="000264C5" w:rsidRDefault="000264C5" w:rsidP="000264C5">
            <w:pPr>
              <w:spacing w:before="0" w:beforeAutospacing="0" w:after="0" w:afterAutospacing="0" w:line="220" w:lineRule="exact"/>
              <w:jc w:val="both"/>
              <w:rPr>
                <w:rFonts w:ascii="David" w:hAnsi="David" w:cs="David"/>
                <w:sz w:val="25"/>
                <w:szCs w:val="25"/>
                <w:rtl/>
              </w:rPr>
            </w:pPr>
            <w:r w:rsidRPr="000264C5">
              <w:rPr>
                <w:rFonts w:ascii="David" w:hAnsi="David" w:cs="David" w:hint="cs"/>
                <w:sz w:val="25"/>
                <w:szCs w:val="25"/>
                <w:rtl/>
              </w:rPr>
              <w:t>דרך החורש 4, יהוד</w:t>
            </w:r>
          </w:p>
          <w:p w14:paraId="58DD6873"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2769" w:type="dxa"/>
            <w:gridSpan w:val="4"/>
          </w:tcPr>
          <w:p w14:paraId="40FCF78B" w14:textId="77777777" w:rsidR="000264C5" w:rsidRPr="000264C5" w:rsidRDefault="000264C5" w:rsidP="000264C5">
            <w:pPr>
              <w:spacing w:before="0" w:beforeAutospacing="0" w:after="0" w:afterAutospacing="0" w:line="360" w:lineRule="auto"/>
              <w:jc w:val="both"/>
              <w:rPr>
                <w:rFonts w:ascii="David" w:hAnsi="David" w:cs="David"/>
                <w:sz w:val="25"/>
                <w:szCs w:val="25"/>
              </w:rPr>
            </w:pPr>
            <w:r w:rsidRPr="000264C5">
              <w:rPr>
                <w:rFonts w:ascii="David" w:hAnsi="David" w:cs="David"/>
                <w:sz w:val="25"/>
                <w:szCs w:val="25"/>
                <w:rtl/>
              </w:rPr>
              <w:t>מען</w:t>
            </w:r>
          </w:p>
        </w:tc>
        <w:tc>
          <w:tcPr>
            <w:tcW w:w="2614" w:type="dxa"/>
            <w:gridSpan w:val="3"/>
            <w:vMerge/>
            <w:shd w:val="clear" w:color="auto" w:fill="auto"/>
          </w:tcPr>
          <w:p w14:paraId="43B15B53"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0609521A"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p>
        </w:tc>
      </w:tr>
      <w:tr w:rsidR="000264C5" w:rsidRPr="000264C5" w14:paraId="53CF95E8" w14:textId="77777777" w:rsidTr="00FF2C7B">
        <w:trPr>
          <w:trHeight w:val="303"/>
          <w:tblHeader/>
        </w:trPr>
        <w:tc>
          <w:tcPr>
            <w:tcW w:w="11535" w:type="dxa"/>
            <w:gridSpan w:val="11"/>
          </w:tcPr>
          <w:p w14:paraId="3412E45D"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כיסויים</w:t>
            </w:r>
          </w:p>
        </w:tc>
      </w:tr>
      <w:tr w:rsidR="000264C5" w:rsidRPr="000264C5" w14:paraId="4FD646B4" w14:textId="77777777" w:rsidTr="000264C5">
        <w:trPr>
          <w:trHeight w:val="173"/>
        </w:trPr>
        <w:tc>
          <w:tcPr>
            <w:tcW w:w="1833" w:type="dxa"/>
            <w:vMerge w:val="restart"/>
            <w:shd w:val="clear" w:color="auto" w:fill="F2F2F2"/>
          </w:tcPr>
          <w:p w14:paraId="5DB6C21E"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סוג הביטוח</w:t>
            </w:r>
          </w:p>
          <w:p w14:paraId="4741D4C3"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p>
          <w:p w14:paraId="438C0AD7"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6E88B750"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מספר הפוליסה</w:t>
            </w:r>
          </w:p>
        </w:tc>
        <w:tc>
          <w:tcPr>
            <w:tcW w:w="1132" w:type="dxa"/>
            <w:vMerge w:val="restart"/>
            <w:shd w:val="clear" w:color="auto" w:fill="F2F2F2"/>
          </w:tcPr>
          <w:p w14:paraId="0DED76C5"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נוסח ומהדורת הפוליסה</w:t>
            </w:r>
          </w:p>
        </w:tc>
        <w:tc>
          <w:tcPr>
            <w:tcW w:w="1301" w:type="dxa"/>
            <w:vMerge w:val="restart"/>
            <w:shd w:val="clear" w:color="auto" w:fill="F2F2F2"/>
          </w:tcPr>
          <w:p w14:paraId="69F21D09"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תאריך תחילה</w:t>
            </w:r>
          </w:p>
        </w:tc>
        <w:tc>
          <w:tcPr>
            <w:tcW w:w="1369" w:type="dxa"/>
            <w:gridSpan w:val="2"/>
            <w:vMerge w:val="restart"/>
            <w:shd w:val="clear" w:color="auto" w:fill="F2F2F2"/>
          </w:tcPr>
          <w:p w14:paraId="0850C853"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תאריך סיום</w:t>
            </w:r>
          </w:p>
        </w:tc>
        <w:tc>
          <w:tcPr>
            <w:tcW w:w="2509" w:type="dxa"/>
            <w:gridSpan w:val="3"/>
            <w:shd w:val="clear" w:color="auto" w:fill="F2F2F2"/>
          </w:tcPr>
          <w:p w14:paraId="1E21DAC4"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גבול האחריות/ סכום ביטוח</w:t>
            </w:r>
          </w:p>
        </w:tc>
        <w:tc>
          <w:tcPr>
            <w:tcW w:w="2378" w:type="dxa"/>
            <w:vMerge w:val="restart"/>
            <w:shd w:val="clear" w:color="auto" w:fill="F2F2F2"/>
          </w:tcPr>
          <w:p w14:paraId="13D2570A"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 xml:space="preserve">כיסויים נוספים בתוקף וביטול חריגים </w:t>
            </w:r>
          </w:p>
          <w:p w14:paraId="0761D934"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יש לציין קוד כיסוי בהתאם לנספח ד'</w:t>
            </w:r>
          </w:p>
        </w:tc>
      </w:tr>
      <w:tr w:rsidR="000264C5" w:rsidRPr="000264C5" w14:paraId="111B2B9B" w14:textId="77777777" w:rsidTr="000264C5">
        <w:trPr>
          <w:trHeight w:val="43"/>
        </w:trPr>
        <w:tc>
          <w:tcPr>
            <w:tcW w:w="1833" w:type="dxa"/>
            <w:vMerge/>
            <w:shd w:val="clear" w:color="auto" w:fill="F2F2F2"/>
          </w:tcPr>
          <w:p w14:paraId="6A6344AD"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7D4E8027"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47975A2B"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146B0328"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6864DFB5"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00E71C38"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סכום</w:t>
            </w:r>
          </w:p>
        </w:tc>
        <w:tc>
          <w:tcPr>
            <w:tcW w:w="1236" w:type="dxa"/>
            <w:gridSpan w:val="2"/>
            <w:shd w:val="clear" w:color="auto" w:fill="F2F2F2"/>
          </w:tcPr>
          <w:p w14:paraId="3D322E51"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r w:rsidRPr="000264C5">
              <w:rPr>
                <w:rFonts w:ascii="David" w:hAnsi="David" w:cs="David"/>
                <w:sz w:val="25"/>
                <w:szCs w:val="25"/>
                <w:rtl/>
              </w:rPr>
              <w:t>מטבע</w:t>
            </w:r>
          </w:p>
        </w:tc>
        <w:tc>
          <w:tcPr>
            <w:tcW w:w="2378" w:type="dxa"/>
            <w:vMerge/>
            <w:shd w:val="clear" w:color="auto" w:fill="F2F2F2"/>
          </w:tcPr>
          <w:p w14:paraId="4927A614" w14:textId="77777777" w:rsidR="000264C5" w:rsidRPr="000264C5" w:rsidRDefault="000264C5" w:rsidP="000264C5">
            <w:pPr>
              <w:spacing w:before="0" w:beforeAutospacing="0" w:after="0" w:afterAutospacing="0" w:line="360" w:lineRule="auto"/>
              <w:jc w:val="center"/>
              <w:rPr>
                <w:rFonts w:ascii="David" w:hAnsi="David" w:cs="David"/>
                <w:sz w:val="25"/>
                <w:szCs w:val="25"/>
                <w:rtl/>
              </w:rPr>
            </w:pPr>
          </w:p>
        </w:tc>
      </w:tr>
      <w:tr w:rsidR="000264C5" w:rsidRPr="000264C5" w14:paraId="48375395" w14:textId="77777777" w:rsidTr="000264C5">
        <w:trPr>
          <w:trHeight w:val="850"/>
        </w:trPr>
        <w:tc>
          <w:tcPr>
            <w:tcW w:w="1833" w:type="dxa"/>
            <w:shd w:val="clear" w:color="auto" w:fill="F2F2F2"/>
          </w:tcPr>
          <w:p w14:paraId="5A6480B8"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p w14:paraId="5CAB0183"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צד ג'</w:t>
            </w:r>
          </w:p>
        </w:tc>
        <w:tc>
          <w:tcPr>
            <w:tcW w:w="1013" w:type="dxa"/>
            <w:gridSpan w:val="2"/>
            <w:shd w:val="clear" w:color="auto" w:fill="F2F2F2"/>
          </w:tcPr>
          <w:p w14:paraId="2765E34C"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0ACD92E2" w14:textId="77777777" w:rsidR="000264C5" w:rsidRPr="000264C5" w:rsidRDefault="000264C5" w:rsidP="000264C5">
            <w:pPr>
              <w:spacing w:before="0" w:beforeAutospacing="0" w:after="0" w:afterAutospacing="0" w:line="360" w:lineRule="auto"/>
              <w:jc w:val="both"/>
              <w:rPr>
                <w:rFonts w:ascii="David" w:hAnsi="David" w:cs="David"/>
                <w:b/>
                <w:sz w:val="25"/>
                <w:szCs w:val="25"/>
                <w:rtl/>
              </w:rPr>
            </w:pPr>
          </w:p>
          <w:p w14:paraId="0B88AB64"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b/>
                <w:sz w:val="25"/>
                <w:szCs w:val="25"/>
                <w:rtl/>
              </w:rPr>
              <w:t>........ ביט</w:t>
            </w:r>
          </w:p>
          <w:p w14:paraId="1523D327"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מהדורה</w:t>
            </w:r>
          </w:p>
          <w:p w14:paraId="1A683F02"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w:t>
            </w:r>
          </w:p>
        </w:tc>
        <w:tc>
          <w:tcPr>
            <w:tcW w:w="1301" w:type="dxa"/>
            <w:shd w:val="clear" w:color="auto" w:fill="F2F2F2"/>
          </w:tcPr>
          <w:p w14:paraId="2C460047"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14856163"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5BF5D247"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p w14:paraId="0090DA4B"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hint="cs"/>
                <w:sz w:val="25"/>
                <w:szCs w:val="25"/>
                <w:rtl/>
              </w:rPr>
              <w:t>4,000,000</w:t>
            </w:r>
          </w:p>
          <w:p w14:paraId="50132352"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לאירוע ובמצטבר על פי הפוליסה</w:t>
            </w:r>
          </w:p>
        </w:tc>
        <w:tc>
          <w:tcPr>
            <w:tcW w:w="1236" w:type="dxa"/>
            <w:gridSpan w:val="2"/>
            <w:shd w:val="clear" w:color="auto" w:fill="F2F2F2"/>
          </w:tcPr>
          <w:p w14:paraId="093EE3D9"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p w14:paraId="4CB7BFB7"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w:t>
            </w:r>
          </w:p>
          <w:p w14:paraId="4042BF0D"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5BA81AF4"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p>
          <w:p w14:paraId="5B1EFC8C"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302-אחריות צולבת</w:t>
            </w:r>
          </w:p>
          <w:p w14:paraId="4ECB7501"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307-קבלנים וקבלני משנה</w:t>
            </w:r>
          </w:p>
          <w:p w14:paraId="6E5481A6"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315-תביעות מל"ל</w:t>
            </w:r>
          </w:p>
          <w:p w14:paraId="3AFEB8CA"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321-מבוטח נוסף</w:t>
            </w:r>
            <w:r w:rsidRPr="000264C5">
              <w:rPr>
                <w:rFonts w:ascii="David" w:hAnsi="David" w:cs="David"/>
                <w:bCs/>
                <w:sz w:val="25"/>
                <w:szCs w:val="25"/>
              </w:rPr>
              <w:t xml:space="preserve"> </w:t>
            </w:r>
            <w:r w:rsidRPr="000264C5">
              <w:rPr>
                <w:rFonts w:ascii="David" w:hAnsi="David" w:cs="David"/>
                <w:bCs/>
                <w:sz w:val="25"/>
                <w:szCs w:val="25"/>
                <w:rtl/>
              </w:rPr>
              <w:t>בגין מעשי או מחדלי המבוטח - מבקש האישור</w:t>
            </w:r>
          </w:p>
          <w:p w14:paraId="5903DE0B"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322-מבקש מוגדר צד ג'</w:t>
            </w:r>
          </w:p>
          <w:p w14:paraId="046A42D6"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328-ראשוניות</w:t>
            </w:r>
          </w:p>
          <w:p w14:paraId="7B92C25D"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329 -רכוש המבקש ייחשב כצד ג'</w:t>
            </w:r>
          </w:p>
        </w:tc>
      </w:tr>
      <w:tr w:rsidR="000264C5" w:rsidRPr="000264C5" w14:paraId="477D75CD" w14:textId="77777777" w:rsidTr="000264C5">
        <w:trPr>
          <w:trHeight w:val="850"/>
        </w:trPr>
        <w:tc>
          <w:tcPr>
            <w:tcW w:w="1833" w:type="dxa"/>
            <w:shd w:val="clear" w:color="auto" w:fill="FFFFFF"/>
          </w:tcPr>
          <w:p w14:paraId="0D8E6741"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p w14:paraId="2B1BE036"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אחריות מעבידים</w:t>
            </w:r>
          </w:p>
        </w:tc>
        <w:tc>
          <w:tcPr>
            <w:tcW w:w="1013" w:type="dxa"/>
            <w:gridSpan w:val="2"/>
            <w:shd w:val="clear" w:color="auto" w:fill="FFFFFF"/>
          </w:tcPr>
          <w:p w14:paraId="677548EA"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197B15EC"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p w14:paraId="2204BB34"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b/>
                <w:sz w:val="25"/>
                <w:szCs w:val="25"/>
                <w:rtl/>
              </w:rPr>
              <w:t>........ ביט</w:t>
            </w:r>
          </w:p>
          <w:p w14:paraId="2A8E83C6"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מהדורה</w:t>
            </w:r>
          </w:p>
          <w:p w14:paraId="3861FA27"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w:t>
            </w:r>
          </w:p>
        </w:tc>
        <w:tc>
          <w:tcPr>
            <w:tcW w:w="1301" w:type="dxa"/>
            <w:shd w:val="clear" w:color="auto" w:fill="FFFFFF"/>
          </w:tcPr>
          <w:p w14:paraId="21C67EFD"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57027B10"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1537F5C6"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p w14:paraId="1EDC620E"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20,000,000</w:t>
            </w:r>
          </w:p>
        </w:tc>
        <w:tc>
          <w:tcPr>
            <w:tcW w:w="1236" w:type="dxa"/>
            <w:gridSpan w:val="2"/>
            <w:shd w:val="clear" w:color="auto" w:fill="FFFFFF"/>
          </w:tcPr>
          <w:p w14:paraId="07AA849D"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p w14:paraId="33AE2020"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r w:rsidRPr="000264C5">
              <w:rPr>
                <w:rFonts w:ascii="David" w:hAnsi="David" w:cs="David"/>
                <w:sz w:val="25"/>
                <w:szCs w:val="25"/>
                <w:rtl/>
              </w:rPr>
              <w:t>₪</w:t>
            </w:r>
          </w:p>
          <w:p w14:paraId="3A134218" w14:textId="77777777" w:rsidR="000264C5" w:rsidRPr="000264C5" w:rsidRDefault="000264C5" w:rsidP="000264C5">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0FDB5DBA"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 xml:space="preserve">319- מבוטח נוסף היה יחשב כמעבידם של מי מעובדי המבוטח </w:t>
            </w:r>
          </w:p>
          <w:p w14:paraId="6DA7553A"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328-ראשוניות</w:t>
            </w:r>
          </w:p>
        </w:tc>
      </w:tr>
      <w:tr w:rsidR="000264C5" w:rsidRPr="000264C5" w14:paraId="719CA82C" w14:textId="77777777" w:rsidTr="000264C5">
        <w:trPr>
          <w:trHeight w:val="850"/>
        </w:trPr>
        <w:tc>
          <w:tcPr>
            <w:tcW w:w="1833" w:type="dxa"/>
            <w:shd w:val="clear" w:color="auto" w:fill="FFFFFF"/>
          </w:tcPr>
          <w:p w14:paraId="331D0A52" w14:textId="77777777" w:rsidR="000264C5" w:rsidRPr="000264C5" w:rsidRDefault="000264C5" w:rsidP="000264C5">
            <w:pPr>
              <w:spacing w:before="0" w:beforeAutospacing="0" w:after="0" w:afterAutospacing="0" w:line="360" w:lineRule="auto"/>
              <w:jc w:val="both"/>
              <w:rPr>
                <w:rFonts w:ascii="David" w:eastAsia="Calibri" w:hAnsi="David" w:cs="Arial"/>
                <w:sz w:val="25"/>
                <w:szCs w:val="25"/>
                <w:rtl/>
              </w:rPr>
            </w:pPr>
            <w:r w:rsidRPr="000264C5">
              <w:rPr>
                <w:rFonts w:ascii="David" w:hAnsi="David" w:cs="David"/>
                <w:sz w:val="25"/>
                <w:szCs w:val="25"/>
                <w:rtl/>
              </w:rPr>
              <w:t xml:space="preserve">אחריות </w:t>
            </w:r>
            <w:r w:rsidRPr="000264C5">
              <w:rPr>
                <w:rFonts w:ascii="David" w:hAnsi="David" w:cs="David" w:hint="cs"/>
                <w:sz w:val="25"/>
                <w:szCs w:val="25"/>
                <w:rtl/>
              </w:rPr>
              <w:t>מקצועית</w:t>
            </w:r>
          </w:p>
        </w:tc>
        <w:tc>
          <w:tcPr>
            <w:tcW w:w="1013" w:type="dxa"/>
            <w:gridSpan w:val="2"/>
            <w:shd w:val="clear" w:color="auto" w:fill="FFFFFF"/>
          </w:tcPr>
          <w:p w14:paraId="7C21C540" w14:textId="77777777" w:rsidR="000264C5" w:rsidRPr="000264C5" w:rsidRDefault="000264C5" w:rsidP="000264C5">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369923CF" w14:textId="77777777" w:rsidR="000264C5" w:rsidRPr="000264C5" w:rsidRDefault="000264C5" w:rsidP="000264C5">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2BFF83E8" w14:textId="77777777" w:rsidR="000264C5" w:rsidRPr="000264C5" w:rsidRDefault="000264C5" w:rsidP="000264C5">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04742E9B" w14:textId="77777777" w:rsidR="000264C5" w:rsidRPr="000264C5" w:rsidRDefault="000264C5" w:rsidP="000264C5">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782CA32F" w14:textId="77777777" w:rsidR="000264C5" w:rsidRPr="000264C5" w:rsidRDefault="000264C5" w:rsidP="000264C5">
            <w:pPr>
              <w:spacing w:before="0" w:beforeAutospacing="0" w:after="0" w:afterAutospacing="0" w:line="360" w:lineRule="auto"/>
              <w:jc w:val="both"/>
              <w:rPr>
                <w:rFonts w:ascii="David" w:eastAsia="Calibri" w:hAnsi="David" w:cs="Arial"/>
                <w:strike/>
                <w:sz w:val="25"/>
                <w:szCs w:val="25"/>
                <w:rtl/>
              </w:rPr>
            </w:pPr>
            <w:r w:rsidRPr="000264C5">
              <w:rPr>
                <w:rFonts w:ascii="David" w:hAnsi="David" w:cs="David" w:hint="cs"/>
                <w:sz w:val="25"/>
                <w:szCs w:val="25"/>
                <w:rtl/>
              </w:rPr>
              <w:t>4,000,000</w:t>
            </w:r>
            <w:r w:rsidRPr="000264C5">
              <w:rPr>
                <w:rFonts w:ascii="David" w:eastAsia="Calibri" w:hAnsi="David" w:cs="Arial"/>
                <w:sz w:val="25"/>
                <w:szCs w:val="25"/>
                <w:rtl/>
              </w:rPr>
              <w:t xml:space="preserve"> </w:t>
            </w:r>
            <w:r w:rsidRPr="000264C5">
              <w:rPr>
                <w:rFonts w:ascii="David" w:hAnsi="David" w:cs="David"/>
                <w:sz w:val="25"/>
                <w:szCs w:val="25"/>
                <w:rtl/>
              </w:rPr>
              <w:t>לאירוע ובמצטבר על פי הפוליסה</w:t>
            </w:r>
            <w:r w:rsidRPr="000264C5">
              <w:rPr>
                <w:rFonts w:ascii="David" w:eastAsia="Calibri" w:hAnsi="David" w:cs="Arial"/>
                <w:sz w:val="25"/>
                <w:szCs w:val="25"/>
                <w:rtl/>
              </w:rPr>
              <w:t>.</w:t>
            </w:r>
          </w:p>
        </w:tc>
        <w:tc>
          <w:tcPr>
            <w:tcW w:w="1236" w:type="dxa"/>
            <w:gridSpan w:val="2"/>
            <w:shd w:val="clear" w:color="auto" w:fill="FFFFFF"/>
          </w:tcPr>
          <w:p w14:paraId="637D28B9" w14:textId="77777777" w:rsidR="000264C5" w:rsidRPr="000264C5" w:rsidRDefault="000264C5" w:rsidP="000264C5">
            <w:pPr>
              <w:spacing w:before="0" w:beforeAutospacing="0" w:after="0" w:afterAutospacing="0" w:line="360" w:lineRule="auto"/>
              <w:jc w:val="both"/>
              <w:rPr>
                <w:rFonts w:ascii="David" w:eastAsia="Calibri" w:hAnsi="David" w:cs="Arial"/>
                <w:sz w:val="25"/>
                <w:szCs w:val="25"/>
                <w:rtl/>
              </w:rPr>
            </w:pPr>
            <w:r w:rsidRPr="000264C5">
              <w:rPr>
                <w:rFonts w:ascii="David" w:eastAsia="Calibri" w:hAnsi="David" w:cs="Arial" w:hint="cs"/>
                <w:sz w:val="25"/>
                <w:szCs w:val="25"/>
                <w:rtl/>
              </w:rPr>
              <w:t xml:space="preserve">₪ </w:t>
            </w:r>
          </w:p>
        </w:tc>
        <w:tc>
          <w:tcPr>
            <w:tcW w:w="2378" w:type="dxa"/>
            <w:shd w:val="clear" w:color="auto" w:fill="FFFFFF"/>
          </w:tcPr>
          <w:p w14:paraId="53903BB7"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 xml:space="preserve">301 </w:t>
            </w:r>
            <w:r w:rsidRPr="000264C5">
              <w:rPr>
                <w:rFonts w:ascii="David" w:hAnsi="David" w:cs="David"/>
                <w:bCs/>
                <w:sz w:val="25"/>
                <w:szCs w:val="25"/>
                <w:rtl/>
              </w:rPr>
              <w:t>–</w:t>
            </w:r>
            <w:r w:rsidRPr="000264C5">
              <w:rPr>
                <w:rFonts w:ascii="David" w:hAnsi="David" w:cs="David" w:hint="cs"/>
                <w:bCs/>
                <w:sz w:val="25"/>
                <w:szCs w:val="25"/>
                <w:rtl/>
              </w:rPr>
              <w:t xml:space="preserve"> אובדן מסמכים</w:t>
            </w:r>
          </w:p>
          <w:p w14:paraId="5F4FB4A5"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bCs/>
                <w:sz w:val="25"/>
                <w:szCs w:val="25"/>
                <w:rtl/>
              </w:rPr>
              <w:t>302-אחריות צולבת</w:t>
            </w:r>
          </w:p>
          <w:p w14:paraId="0FD1FDA1"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 xml:space="preserve">303 </w:t>
            </w:r>
            <w:r w:rsidRPr="000264C5">
              <w:rPr>
                <w:rFonts w:ascii="David" w:hAnsi="David" w:cs="David"/>
                <w:bCs/>
                <w:sz w:val="25"/>
                <w:szCs w:val="25"/>
                <w:rtl/>
              </w:rPr>
              <w:t>–</w:t>
            </w:r>
            <w:r w:rsidRPr="000264C5">
              <w:rPr>
                <w:rFonts w:ascii="David" w:hAnsi="David" w:cs="David" w:hint="cs"/>
                <w:bCs/>
                <w:sz w:val="25"/>
                <w:szCs w:val="25"/>
                <w:rtl/>
              </w:rPr>
              <w:t xml:space="preserve"> דיבה, השמצה והוצאת לשון הרע</w:t>
            </w:r>
          </w:p>
          <w:p w14:paraId="05FBBB3F"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318 מבוטח נוסף מבקש האישור</w:t>
            </w:r>
          </w:p>
          <w:p w14:paraId="254B0461"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 xml:space="preserve">321 </w:t>
            </w:r>
            <w:r w:rsidRPr="000264C5">
              <w:rPr>
                <w:rFonts w:ascii="David" w:hAnsi="David" w:cs="David"/>
                <w:bCs/>
                <w:sz w:val="25"/>
                <w:szCs w:val="25"/>
                <w:rtl/>
              </w:rPr>
              <w:t>–</w:t>
            </w:r>
            <w:r w:rsidRPr="000264C5">
              <w:rPr>
                <w:rFonts w:ascii="David" w:hAnsi="David" w:cs="David" w:hint="cs"/>
                <w:bCs/>
                <w:sz w:val="25"/>
                <w:szCs w:val="25"/>
                <w:rtl/>
              </w:rPr>
              <w:t xml:space="preserve"> מבוטח נוסף בגין מעשי ומחדלי המבוטח</w:t>
            </w:r>
          </w:p>
          <w:p w14:paraId="49F3C252"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 xml:space="preserve">325 </w:t>
            </w:r>
            <w:r w:rsidRPr="000264C5">
              <w:rPr>
                <w:rFonts w:ascii="David" w:hAnsi="David" w:cs="David"/>
                <w:bCs/>
                <w:sz w:val="25"/>
                <w:szCs w:val="25"/>
                <w:rtl/>
              </w:rPr>
              <w:t>–</w:t>
            </w:r>
            <w:r w:rsidRPr="000264C5">
              <w:rPr>
                <w:rFonts w:ascii="David" w:hAnsi="David" w:cs="David" w:hint="cs"/>
                <w:bCs/>
                <w:sz w:val="25"/>
                <w:szCs w:val="25"/>
                <w:rtl/>
              </w:rPr>
              <w:t xml:space="preserve"> מרמה ואי יושר עובדים</w:t>
            </w:r>
          </w:p>
          <w:p w14:paraId="2772AFC3"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 xml:space="preserve">326 </w:t>
            </w:r>
            <w:r w:rsidRPr="000264C5">
              <w:rPr>
                <w:rFonts w:ascii="David" w:hAnsi="David" w:cs="David"/>
                <w:bCs/>
                <w:sz w:val="25"/>
                <w:szCs w:val="25"/>
                <w:rtl/>
              </w:rPr>
              <w:t>–</w:t>
            </w:r>
            <w:r w:rsidRPr="000264C5">
              <w:rPr>
                <w:rFonts w:ascii="David" w:hAnsi="David" w:cs="David" w:hint="cs"/>
                <w:bCs/>
                <w:sz w:val="25"/>
                <w:szCs w:val="25"/>
                <w:rtl/>
              </w:rPr>
              <w:t xml:space="preserve"> פגיעה בפרטיות</w:t>
            </w:r>
          </w:p>
          <w:p w14:paraId="75CD9BDC"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 xml:space="preserve">327 </w:t>
            </w:r>
            <w:r w:rsidRPr="000264C5">
              <w:rPr>
                <w:rFonts w:ascii="David" w:hAnsi="David" w:cs="David"/>
                <w:bCs/>
                <w:sz w:val="25"/>
                <w:szCs w:val="25"/>
                <w:rtl/>
              </w:rPr>
              <w:t>–</w:t>
            </w:r>
            <w:r w:rsidRPr="000264C5">
              <w:rPr>
                <w:rFonts w:ascii="David" w:hAnsi="David" w:cs="David" w:hint="cs"/>
                <w:bCs/>
                <w:sz w:val="25"/>
                <w:szCs w:val="25"/>
                <w:rtl/>
              </w:rPr>
              <w:t xml:space="preserve"> עיכוב שיהוי </w:t>
            </w:r>
          </w:p>
          <w:p w14:paraId="6BE146D2"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 xml:space="preserve">328 </w:t>
            </w:r>
            <w:r w:rsidRPr="000264C5">
              <w:rPr>
                <w:rFonts w:ascii="David" w:hAnsi="David" w:cs="David"/>
                <w:bCs/>
                <w:sz w:val="25"/>
                <w:szCs w:val="25"/>
                <w:rtl/>
              </w:rPr>
              <w:t>–</w:t>
            </w:r>
            <w:r w:rsidRPr="000264C5">
              <w:rPr>
                <w:rFonts w:ascii="David" w:hAnsi="David" w:cs="David" w:hint="cs"/>
                <w:bCs/>
                <w:sz w:val="25"/>
                <w:szCs w:val="25"/>
                <w:rtl/>
              </w:rPr>
              <w:t xml:space="preserve"> ראשוניות </w:t>
            </w:r>
          </w:p>
          <w:p w14:paraId="3C66E8E4" w14:textId="77777777" w:rsidR="000264C5" w:rsidRPr="000264C5" w:rsidRDefault="000264C5" w:rsidP="000264C5">
            <w:pPr>
              <w:spacing w:before="0" w:beforeAutospacing="0" w:after="60" w:afterAutospacing="0" w:line="360" w:lineRule="auto"/>
              <w:ind w:left="306" w:right="79" w:hanging="306"/>
              <w:jc w:val="both"/>
              <w:rPr>
                <w:rFonts w:ascii="David" w:hAnsi="David" w:cs="David"/>
                <w:bCs/>
                <w:sz w:val="25"/>
                <w:szCs w:val="25"/>
                <w:rtl/>
              </w:rPr>
            </w:pPr>
            <w:r w:rsidRPr="000264C5">
              <w:rPr>
                <w:rFonts w:ascii="David" w:hAnsi="David" w:cs="David" w:hint="cs"/>
                <w:bCs/>
                <w:sz w:val="25"/>
                <w:szCs w:val="25"/>
                <w:rtl/>
              </w:rPr>
              <w:t xml:space="preserve">332 </w:t>
            </w:r>
            <w:r w:rsidRPr="000264C5">
              <w:rPr>
                <w:rFonts w:ascii="David" w:hAnsi="David" w:cs="David"/>
                <w:bCs/>
                <w:sz w:val="25"/>
                <w:szCs w:val="25"/>
                <w:rtl/>
              </w:rPr>
              <w:t>–</w:t>
            </w:r>
            <w:r w:rsidRPr="000264C5">
              <w:rPr>
                <w:rFonts w:ascii="David" w:hAnsi="David" w:cs="David" w:hint="cs"/>
                <w:bCs/>
                <w:sz w:val="25"/>
                <w:szCs w:val="25"/>
                <w:rtl/>
              </w:rPr>
              <w:t xml:space="preserve"> תקופת גילוי (12 חודשים) </w:t>
            </w:r>
          </w:p>
          <w:p w14:paraId="53013D62" w14:textId="77777777" w:rsidR="000264C5" w:rsidRPr="000264C5" w:rsidRDefault="000264C5" w:rsidP="000264C5">
            <w:pPr>
              <w:spacing w:before="0" w:beforeAutospacing="0" w:after="0" w:afterAutospacing="0" w:line="360" w:lineRule="auto"/>
              <w:ind w:left="50" w:right="78"/>
              <w:jc w:val="both"/>
              <w:rPr>
                <w:rFonts w:ascii="David" w:eastAsia="Calibri" w:hAnsi="David" w:cs="Arial"/>
                <w:bCs/>
                <w:strike/>
                <w:sz w:val="25"/>
                <w:szCs w:val="25"/>
                <w:rtl/>
              </w:rPr>
            </w:pPr>
          </w:p>
        </w:tc>
      </w:tr>
      <w:tr w:rsidR="000264C5" w:rsidRPr="000264C5" w14:paraId="0D3A69A7" w14:textId="77777777" w:rsidTr="000264C5">
        <w:trPr>
          <w:trHeight w:val="57"/>
          <w:tblHeader/>
        </w:trPr>
        <w:tc>
          <w:tcPr>
            <w:tcW w:w="11535" w:type="dxa"/>
            <w:gridSpan w:val="11"/>
            <w:shd w:val="clear" w:color="auto" w:fill="F2F2F2"/>
          </w:tcPr>
          <w:p w14:paraId="21EC9C71"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r w:rsidRPr="000264C5">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0264C5">
              <w:rPr>
                <w:rFonts w:ascii="David" w:hAnsi="David" w:cs="David"/>
                <w:bCs/>
                <w:sz w:val="25"/>
                <w:szCs w:val="25"/>
                <w:rtl/>
              </w:rPr>
              <w:t>ג'</w:t>
            </w:r>
            <w:r w:rsidRPr="000264C5">
              <w:rPr>
                <w:rFonts w:ascii="David" w:hAnsi="David" w:cs="David"/>
                <w:b/>
                <w:sz w:val="25"/>
                <w:szCs w:val="25"/>
                <w:rtl/>
              </w:rPr>
              <w:t>)*:</w:t>
            </w:r>
          </w:p>
        </w:tc>
      </w:tr>
      <w:tr w:rsidR="000264C5" w:rsidRPr="000264C5" w14:paraId="6DE09C4A" w14:textId="77777777" w:rsidTr="00FF2C7B">
        <w:trPr>
          <w:trHeight w:val="393"/>
        </w:trPr>
        <w:tc>
          <w:tcPr>
            <w:tcW w:w="11535" w:type="dxa"/>
            <w:gridSpan w:val="11"/>
          </w:tcPr>
          <w:p w14:paraId="14F3F3E7"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Pr>
            </w:pPr>
            <w:r w:rsidRPr="000264C5">
              <w:rPr>
                <w:rFonts w:ascii="David" w:hAnsi="David" w:cs="David" w:hint="cs"/>
                <w:b/>
                <w:sz w:val="25"/>
                <w:szCs w:val="25"/>
                <w:rtl/>
              </w:rPr>
              <w:t>038 - 040</w:t>
            </w:r>
          </w:p>
        </w:tc>
      </w:tr>
      <w:tr w:rsidR="000264C5" w:rsidRPr="000264C5" w14:paraId="7E5747A3" w14:textId="77777777" w:rsidTr="000264C5">
        <w:trPr>
          <w:trHeight w:val="227"/>
          <w:tblHeader/>
        </w:trPr>
        <w:tc>
          <w:tcPr>
            <w:tcW w:w="11535" w:type="dxa"/>
            <w:gridSpan w:val="11"/>
            <w:shd w:val="clear" w:color="auto" w:fill="F2F2F2"/>
          </w:tcPr>
          <w:p w14:paraId="5CD8A5A3"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r w:rsidRPr="000264C5">
              <w:rPr>
                <w:rFonts w:ascii="David" w:hAnsi="David" w:cs="David"/>
                <w:b/>
                <w:sz w:val="25"/>
                <w:szCs w:val="25"/>
                <w:rtl/>
              </w:rPr>
              <w:t>ביטול/שינוי הפוליסה *</w:t>
            </w:r>
          </w:p>
        </w:tc>
      </w:tr>
      <w:tr w:rsidR="000264C5" w:rsidRPr="000264C5" w14:paraId="1E59EF47" w14:textId="77777777" w:rsidTr="00FF2C7B">
        <w:trPr>
          <w:trHeight w:val="334"/>
        </w:trPr>
        <w:tc>
          <w:tcPr>
            <w:tcW w:w="11535" w:type="dxa"/>
            <w:gridSpan w:val="11"/>
            <w:vAlign w:val="center"/>
          </w:tcPr>
          <w:p w14:paraId="756427DB" w14:textId="77777777" w:rsidR="000264C5" w:rsidRPr="000264C5" w:rsidRDefault="000264C5" w:rsidP="000264C5">
            <w:pPr>
              <w:spacing w:before="0" w:beforeAutospacing="0" w:after="0" w:afterAutospacing="0" w:line="360" w:lineRule="auto"/>
              <w:jc w:val="both"/>
              <w:rPr>
                <w:rFonts w:ascii="David" w:hAnsi="David" w:cs="David"/>
                <w:bCs/>
                <w:sz w:val="25"/>
                <w:szCs w:val="25"/>
                <w:rtl/>
              </w:rPr>
            </w:pPr>
            <w:r w:rsidRPr="000264C5">
              <w:rPr>
                <w:rFonts w:ascii="David" w:hAnsi="David" w:cs="David"/>
                <w:b/>
                <w:sz w:val="25"/>
                <w:szCs w:val="25"/>
                <w:rtl/>
              </w:rPr>
              <w:t xml:space="preserve">שינוי לרעת מבקש האישור או ביטול של פוליסת ביטוח,  לא ייכנס לתוקף אלא </w:t>
            </w:r>
            <w:r w:rsidRPr="000264C5">
              <w:rPr>
                <w:rFonts w:ascii="David" w:hAnsi="David" w:cs="David"/>
                <w:bCs/>
                <w:sz w:val="25"/>
                <w:szCs w:val="25"/>
                <w:rtl/>
              </w:rPr>
              <w:t>60 יום</w:t>
            </w:r>
            <w:r w:rsidRPr="000264C5">
              <w:rPr>
                <w:rFonts w:ascii="David" w:hAnsi="David" w:cs="David"/>
                <w:b/>
                <w:sz w:val="25"/>
                <w:szCs w:val="25"/>
                <w:rtl/>
              </w:rPr>
              <w:t xml:space="preserve"> לאחר משלוח הודעה למבקש האישור בדבר השינוי או הביטול.</w:t>
            </w:r>
          </w:p>
        </w:tc>
      </w:tr>
      <w:tr w:rsidR="000264C5" w:rsidRPr="000264C5" w14:paraId="75156487" w14:textId="77777777" w:rsidTr="000264C5">
        <w:trPr>
          <w:trHeight w:val="227"/>
          <w:tblHeader/>
        </w:trPr>
        <w:tc>
          <w:tcPr>
            <w:tcW w:w="11535" w:type="dxa"/>
            <w:gridSpan w:val="11"/>
            <w:shd w:val="clear" w:color="auto" w:fill="F2F2F2"/>
          </w:tcPr>
          <w:p w14:paraId="7B3D2DDD"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r w:rsidRPr="000264C5">
              <w:rPr>
                <w:rFonts w:ascii="David" w:hAnsi="David" w:cs="David"/>
                <w:b/>
                <w:sz w:val="25"/>
                <w:szCs w:val="25"/>
                <w:rtl/>
              </w:rPr>
              <w:t>חתימת האישור</w:t>
            </w:r>
          </w:p>
        </w:tc>
      </w:tr>
      <w:tr w:rsidR="000264C5" w:rsidRPr="000264C5" w14:paraId="3898C07F" w14:textId="77777777" w:rsidTr="00FF2C7B">
        <w:trPr>
          <w:trHeight w:val="199"/>
        </w:trPr>
        <w:tc>
          <w:tcPr>
            <w:tcW w:w="11535" w:type="dxa"/>
            <w:gridSpan w:val="11"/>
          </w:tcPr>
          <w:p w14:paraId="50BE88F3" w14:textId="77777777" w:rsidR="000264C5" w:rsidRPr="000264C5" w:rsidRDefault="000264C5" w:rsidP="000264C5">
            <w:pPr>
              <w:spacing w:before="0" w:beforeAutospacing="0" w:after="0" w:afterAutospacing="0" w:line="360" w:lineRule="auto"/>
              <w:ind w:left="50" w:right="78"/>
              <w:jc w:val="both"/>
              <w:rPr>
                <w:rFonts w:ascii="David" w:hAnsi="David" w:cs="David"/>
                <w:b/>
                <w:sz w:val="25"/>
                <w:szCs w:val="25"/>
                <w:rtl/>
              </w:rPr>
            </w:pPr>
            <w:r w:rsidRPr="000264C5">
              <w:rPr>
                <w:rFonts w:ascii="David" w:hAnsi="David" w:cs="David"/>
                <w:b/>
                <w:sz w:val="25"/>
                <w:szCs w:val="25"/>
                <w:rtl/>
              </w:rPr>
              <w:t>המבטח:</w:t>
            </w:r>
          </w:p>
        </w:tc>
      </w:tr>
    </w:tbl>
    <w:p w14:paraId="571DA964" w14:textId="77777777" w:rsidR="000264C5" w:rsidRPr="000264C5" w:rsidRDefault="000264C5" w:rsidP="000264C5">
      <w:pPr>
        <w:spacing w:before="0" w:beforeAutospacing="0" w:after="0" w:afterAutospacing="0" w:line="360" w:lineRule="auto"/>
        <w:jc w:val="both"/>
        <w:rPr>
          <w:rFonts w:ascii="David" w:eastAsia="Times New Roman" w:hAnsi="David" w:cs="David"/>
          <w:b/>
          <w:bCs/>
          <w:sz w:val="25"/>
          <w:szCs w:val="25"/>
          <w:u w:val="single"/>
        </w:rPr>
      </w:pPr>
      <w:r w:rsidRPr="000264C5">
        <w:rPr>
          <w:rFonts w:ascii="David" w:eastAsia="Times New Roman" w:hAnsi="David" w:cs="David"/>
          <w:b/>
          <w:bCs/>
          <w:sz w:val="25"/>
          <w:szCs w:val="25"/>
          <w:u w:val="single"/>
          <w:rtl/>
        </w:rPr>
        <w:t xml:space="preserve">* באישור ביטוח כללי </w:t>
      </w:r>
      <w:r w:rsidRPr="000264C5">
        <w:rPr>
          <w:rFonts w:ascii="David" w:eastAsia="Times New Roman" w:hAnsi="David" w:cs="David"/>
          <w:sz w:val="25"/>
          <w:szCs w:val="25"/>
          <w:rtl/>
        </w:rPr>
        <w:t xml:space="preserve">ניתן לסמן שדות אלה כשדות שאינם בתוקף. </w:t>
      </w:r>
    </w:p>
    <w:p w14:paraId="27F858B1" w14:textId="09621EE2" w:rsidR="000264C5" w:rsidRPr="000264C5" w:rsidDel="008A7548" w:rsidRDefault="000264C5" w:rsidP="00AD61A5">
      <w:pPr>
        <w:widowControl w:val="0"/>
        <w:spacing w:before="0" w:beforeAutospacing="0" w:after="0" w:afterAutospacing="0" w:line="240" w:lineRule="auto"/>
        <w:jc w:val="center"/>
        <w:rPr>
          <w:del w:id="476" w:author="מרול אטמן" w:date="2024-01-11T14:40:00Z"/>
          <w:rFonts w:ascii="Times New Roman" w:eastAsia="Times New Roman" w:hAnsi="Times New Roman" w:cs="David"/>
          <w:b/>
          <w:bCs/>
          <w:sz w:val="20"/>
          <w:szCs w:val="24"/>
          <w:u w:val="single"/>
          <w:lang w:eastAsia="he-IL"/>
        </w:rPr>
      </w:pPr>
    </w:p>
    <w:p w14:paraId="7D6F3F56" w14:textId="14477C3A" w:rsidR="00435A20" w:rsidRPr="00435A20" w:rsidDel="008A7548" w:rsidRDefault="00435A20" w:rsidP="00435A20">
      <w:pPr>
        <w:widowControl w:val="0"/>
        <w:tabs>
          <w:tab w:val="center" w:pos="1082"/>
          <w:tab w:val="center" w:pos="4200"/>
          <w:tab w:val="center" w:pos="7319"/>
        </w:tabs>
        <w:spacing w:before="0" w:beforeAutospacing="0" w:after="0" w:afterAutospacing="0" w:line="240" w:lineRule="auto"/>
        <w:jc w:val="both"/>
        <w:rPr>
          <w:del w:id="477" w:author="מרול אטמן" w:date="2024-01-11T14:40:00Z"/>
          <w:rFonts w:ascii="Times New Roman" w:eastAsia="Times New Roman" w:hAnsi="Times New Roman" w:cs="David"/>
          <w:sz w:val="24"/>
          <w:szCs w:val="24"/>
          <w:rtl/>
          <w:lang w:eastAsia="he-IL"/>
        </w:rPr>
      </w:pPr>
    </w:p>
    <w:p w14:paraId="2FDDB98F" w14:textId="1575726C" w:rsidR="00435A20" w:rsidRPr="00435A20" w:rsidRDefault="00435A20" w:rsidP="000264C5">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del w:id="478" w:author="מרול אטמן" w:date="2024-01-11T14:40:00Z">
        <w:r w:rsidRPr="00435A20" w:rsidDel="008A7548">
          <w:rPr>
            <w:rFonts w:ascii="Times New Roman" w:eastAsia="Times New Roman" w:hAnsi="Times New Roman" w:cs="David"/>
            <w:bCs/>
            <w:sz w:val="24"/>
            <w:szCs w:val="24"/>
            <w:u w:val="single"/>
            <w:rtl/>
            <w:lang w:eastAsia="he-IL"/>
          </w:rPr>
          <w:br w:type="page"/>
        </w:r>
      </w:del>
      <w:r w:rsidRPr="00435A20">
        <w:rPr>
          <w:rFonts w:ascii="Times New Roman" w:eastAsia="Times New Roman" w:hAnsi="Times New Roman" w:cs="David"/>
          <w:bCs/>
          <w:sz w:val="24"/>
          <w:szCs w:val="24"/>
          <w:u w:val="single"/>
          <w:rtl/>
          <w:lang w:eastAsia="he-IL"/>
        </w:rPr>
        <w:t xml:space="preserve">נספח </w:t>
      </w:r>
      <w:r w:rsidR="009607F9">
        <w:rPr>
          <w:rFonts w:ascii="Times New Roman" w:eastAsia="Times New Roman" w:hAnsi="Times New Roman" w:cs="David" w:hint="cs"/>
          <w:bCs/>
          <w:sz w:val="24"/>
          <w:szCs w:val="24"/>
          <w:u w:val="single"/>
          <w:rtl/>
          <w:lang w:eastAsia="he-IL"/>
        </w:rPr>
        <w:t>"</w:t>
      </w:r>
      <w:r w:rsidRPr="00435A20">
        <w:rPr>
          <w:rFonts w:ascii="Times New Roman" w:eastAsia="Times New Roman" w:hAnsi="Times New Roman" w:cs="David"/>
          <w:bCs/>
          <w:sz w:val="24"/>
          <w:szCs w:val="24"/>
          <w:u w:val="single"/>
          <w:rtl/>
          <w:lang w:eastAsia="he-IL"/>
        </w:rPr>
        <w:t>ח</w:t>
      </w:r>
      <w:r w:rsidR="009607F9">
        <w:rPr>
          <w:rFonts w:ascii="Times New Roman" w:eastAsia="Times New Roman" w:hAnsi="Times New Roman" w:cs="David"/>
          <w:bCs/>
          <w:sz w:val="24"/>
          <w:szCs w:val="24"/>
          <w:u w:val="single"/>
          <w:rtl/>
          <w:lang w:eastAsia="he-IL"/>
        </w:rPr>
        <w:t>'</w:t>
      </w:r>
      <w:r w:rsidR="009607F9">
        <w:rPr>
          <w:rFonts w:ascii="Times New Roman" w:eastAsia="Times New Roman" w:hAnsi="Times New Roman" w:cs="David" w:hint="cs"/>
          <w:bCs/>
          <w:sz w:val="24"/>
          <w:szCs w:val="24"/>
          <w:u w:val="single"/>
          <w:rtl/>
          <w:lang w:eastAsia="he-IL"/>
        </w:rPr>
        <w:t>'</w:t>
      </w:r>
    </w:p>
    <w:p w14:paraId="68246B6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39410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רשימת התכניות והמסמכים שעל המתכנן להנפיק</w:t>
      </w:r>
    </w:p>
    <w:p w14:paraId="2781B2D8"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35B6CC8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40D04801"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116731B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EEB342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u w:val="single"/>
          <w:rtl/>
        </w:rPr>
        <w:t>תכניות ומסמכים לשינוי תכניות בניין עיר:</w:t>
      </w:r>
    </w:p>
    <w:p w14:paraId="603C09D1"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A516E5D"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פרוגרמות.</w:t>
      </w:r>
    </w:p>
    <w:p w14:paraId="2103E504"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2D758E6A"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דו"חות המסבירים את עקרונות התכנון.</w:t>
      </w:r>
    </w:p>
    <w:p w14:paraId="11E548AF"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242222B0"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Pr>
      </w:pPr>
      <w:r w:rsidRPr="00435A20">
        <w:rPr>
          <w:rFonts w:ascii="Times New Roman" w:eastAsia="Times New Roman" w:hAnsi="Times New Roman" w:cs="David"/>
          <w:sz w:val="20"/>
          <w:szCs w:val="24"/>
          <w:rtl/>
        </w:rPr>
        <w:t>נתונים כמותיים.</w:t>
      </w:r>
    </w:p>
    <w:p w14:paraId="4C998DDB"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39E3F52F"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המראות את השתלבות האתר המתוכנן במרקם שמסביבו (ויזואלית, תפקודית, תחבורתית ותשתיות על)</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7941D1C1"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6D18D677"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תשריטים (כולל מפת שפועים על רקע טופוגרפ</w:t>
      </w:r>
      <w:r w:rsidR="00292C74">
        <w:rPr>
          <w:rFonts w:ascii="Times New Roman" w:eastAsia="Times New Roman" w:hAnsi="Times New Roman" w:cs="David"/>
          <w:sz w:val="20"/>
          <w:szCs w:val="24"/>
          <w:rtl/>
        </w:rPr>
        <w:t>י, טבלת יעוד שטחים וחישוב צפיפ</w:t>
      </w:r>
      <w:r w:rsidRPr="00435A20">
        <w:rPr>
          <w:rFonts w:ascii="Times New Roman" w:eastAsia="Times New Roman" w:hAnsi="Times New Roman" w:cs="David"/>
          <w:sz w:val="20"/>
          <w:szCs w:val="24"/>
          <w:rtl/>
        </w:rPr>
        <w:t>ות, ש</w:t>
      </w:r>
      <w:r w:rsidR="00292C74">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מושי קרקע, שצ"פים וערכי נוף, מוסדות ציבור)</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6CE88F16"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30C62293"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תכניות בינוי מפורטות הכוללת בינוי בקנ"מ </w:t>
      </w:r>
      <w:r w:rsidRPr="00435A20">
        <w:rPr>
          <w:rFonts w:ascii="Times New Roman" w:eastAsia="Times New Roman" w:hAnsi="Times New Roman" w:cs="David" w:hint="cs"/>
          <w:sz w:val="20"/>
          <w:szCs w:val="24"/>
          <w:rtl/>
        </w:rPr>
        <w:t>כנדרש ע"י הרשויות</w:t>
      </w:r>
      <w:r w:rsidRPr="00435A20" w:rsidDel="00B52583">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tl/>
        </w:rPr>
        <w:t>במספר חלופות הכוללות שטחי ומבני מגורים לרבות גובהם, שטחי ומבני ציבור</w:t>
      </w:r>
      <w:r w:rsidRPr="00435A20">
        <w:rPr>
          <w:rFonts w:ascii="Times New Roman" w:eastAsia="Times New Roman" w:hAnsi="Times New Roman" w:cs="David" w:hint="cs"/>
          <w:sz w:val="20"/>
          <w:szCs w:val="24"/>
          <w:rtl/>
        </w:rPr>
        <w:t xml:space="preserve"> לרבות מיקום, עיצוב ונפח</w:t>
      </w:r>
      <w:r w:rsidRPr="00435A20">
        <w:rPr>
          <w:rFonts w:ascii="Times New Roman" w:eastAsia="Times New Roman" w:hAnsi="Times New Roman" w:cs="David"/>
          <w:sz w:val="20"/>
          <w:szCs w:val="24"/>
          <w:rtl/>
        </w:rPr>
        <w: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t>
      </w:r>
      <w:r w:rsidRPr="00435A20">
        <w:rPr>
          <w:rFonts w:ascii="Times New Roman" w:eastAsia="Times New Roman" w:hAnsi="Times New Roman" w:cs="David" w:hint="cs"/>
          <w:sz w:val="20"/>
          <w:szCs w:val="24"/>
          <w:rtl/>
        </w:rPr>
        <w:t>, בינוי רעיוני של שטחים פתוחים, שבילים ושטחים מגוננים</w:t>
      </w:r>
      <w:r w:rsidRPr="00435A20">
        <w:rPr>
          <w:rFonts w:ascii="Times New Roman" w:eastAsia="Times New Roman" w:hAnsi="Times New Roman" w:cs="David"/>
          <w:sz w:val="20"/>
          <w:szCs w:val="24"/>
          <w:rtl/>
        </w:rPr>
        <w:t xml:space="preserve"> </w:t>
      </w:r>
    </w:p>
    <w:p w14:paraId="3C292450"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1162F2C6"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תקנונים.</w:t>
      </w:r>
    </w:p>
    <w:p w14:paraId="1C084403"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0425F5C5"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המסמכים הדרושים עפ"י דרישת הרשויות בתחום מומחיותו של המתכנן.</w:t>
      </w:r>
    </w:p>
    <w:p w14:paraId="3F522F67"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4EF15C08"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לבינוי בשלבים.</w:t>
      </w:r>
    </w:p>
    <w:p w14:paraId="1C64820A"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56DD790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978A849" w14:textId="5CDBAB92"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בינוי ופתוח</w:t>
      </w:r>
      <w:ins w:id="479" w:author="מרול אטמן" w:date="2024-01-11T14:40:00Z">
        <w:r w:rsidR="008A7548">
          <w:rPr>
            <w:rFonts w:ascii="Times New Roman" w:eastAsia="Times New Roman" w:hAnsi="Times New Roman" w:cs="David" w:hint="cs"/>
            <w:sz w:val="20"/>
            <w:szCs w:val="24"/>
            <w:u w:val="single"/>
            <w:rtl/>
          </w:rPr>
          <w:t xml:space="preserve"> </w:t>
        </w:r>
      </w:ins>
      <w:r w:rsidRPr="00435A20">
        <w:rPr>
          <w:rFonts w:ascii="Times New Roman" w:eastAsia="Times New Roman" w:hAnsi="Times New Roman" w:cs="David"/>
          <w:sz w:val="20"/>
          <w:szCs w:val="24"/>
          <w:u w:val="single"/>
          <w:rtl/>
        </w:rPr>
        <w:t>/</w:t>
      </w:r>
      <w:ins w:id="480" w:author="מרול אטמן" w:date="2024-01-11T14:40:00Z">
        <w:r w:rsidR="008A7548">
          <w:rPr>
            <w:rFonts w:ascii="Times New Roman" w:eastAsia="Times New Roman" w:hAnsi="Times New Roman" w:cs="David" w:hint="cs"/>
            <w:sz w:val="20"/>
            <w:szCs w:val="24"/>
            <w:u w:val="single"/>
            <w:rtl/>
          </w:rPr>
          <w:t xml:space="preserve"> </w:t>
        </w:r>
      </w:ins>
      <w:r w:rsidRPr="00435A20">
        <w:rPr>
          <w:rFonts w:ascii="Times New Roman" w:eastAsia="Times New Roman" w:hAnsi="Times New Roman" w:cs="David"/>
          <w:sz w:val="20"/>
          <w:szCs w:val="24"/>
          <w:u w:val="single"/>
          <w:rtl/>
        </w:rPr>
        <w:t>תכניות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74DCA87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0380D63"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חתכים, מבטים, פרטים, פרוט חומרי בנין וכל שי</w:t>
      </w:r>
      <w:r w:rsidR="007E01A6">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דרש ע"י הרשויות, באישור המזמין, לאישור תכניות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ותכניות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11666A4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108F5EC"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6FCF326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ומסמכים לבניה:</w:t>
      </w:r>
    </w:p>
    <w:p w14:paraId="7ACE7BAD"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E6B9442"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התכניות יסופקו, עפ"י בקשת המזמין, גם בקנ"מ אחר מהמצוין.</w:t>
      </w:r>
    </w:p>
    <w:p w14:paraId="60237DE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CA28752"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122E44A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40CC2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פרוגרמות.</w:t>
      </w:r>
    </w:p>
    <w:p w14:paraId="4880A2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 הדמיות ופרספקטיבות.</w:t>
      </w:r>
    </w:p>
    <w:p w14:paraId="09D9085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1:100(כולל קטע מהפיתוח הצמוד).</w:t>
      </w:r>
    </w:p>
    <w:p w14:paraId="66227D9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543A328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57B2136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659E470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0416D83E" w14:textId="3B0F96D3"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ins w:id="481" w:author="מרול אטמן" w:date="2024-01-11T14:40:00Z">
        <w:r w:rsidR="008A7548">
          <w:rPr>
            <w:rFonts w:ascii="Times New Roman" w:eastAsia="Times New Roman" w:hAnsi="Times New Roman" w:cs="David" w:hint="cs"/>
            <w:sz w:val="20"/>
            <w:szCs w:val="24"/>
            <w:rtl/>
          </w:rPr>
          <w:t xml:space="preserve">  </w:t>
        </w:r>
      </w:ins>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7B72850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736775A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31A56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0487624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58D307A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32D8754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מכר זמניות (לפני קבלת היתר).</w:t>
      </w:r>
    </w:p>
    <w:p w14:paraId="351894D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0B13BB3B"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F026ADA"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6AC9EB4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F5525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למבנה המכירות וסביבתו,</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לדירה לדוגמא וסביבתה, לתחנות טרנספורמציה וסביבתן, כולל כל המסמכים הנדרשים ע"י הרשויות.</w:t>
      </w:r>
    </w:p>
    <w:p w14:paraId="6097AC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r w:rsidR="007E01A6">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פקע"ר.</w:t>
      </w:r>
    </w:p>
    <w:p w14:paraId="35BD7BC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4141658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תכניות המכירה</w:t>
      </w:r>
      <w:r w:rsidRPr="00435A20">
        <w:rPr>
          <w:rFonts w:ascii="Times New Roman" w:eastAsia="Times New Roman" w:hAnsi="Times New Roman" w:cs="David" w:hint="cs"/>
          <w:sz w:val="20"/>
          <w:szCs w:val="24"/>
          <w:rtl/>
        </w:rPr>
        <w:t xml:space="preserve"> ו/או ההשכרה</w:t>
      </w:r>
      <w:r w:rsidRPr="00435A20">
        <w:rPr>
          <w:rFonts w:ascii="Times New Roman" w:eastAsia="Times New Roman" w:hAnsi="Times New Roman" w:cs="David"/>
          <w:sz w:val="20"/>
          <w:szCs w:val="24"/>
          <w:rtl/>
        </w:rPr>
        <w:t xml:space="preserve"> ותכניות המכר (לאחר קבלת היתר).</w:t>
      </w:r>
    </w:p>
    <w:p w14:paraId="04E060F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EF44EFA"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D869A98"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5FE5A7E3"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0866943F" w14:textId="68DF0EA5" w:rsidR="00435A20" w:rsidRPr="00435A20" w:rsidRDefault="00435A20">
      <w:pPr>
        <w:widowControl w:val="0"/>
        <w:spacing w:before="0" w:beforeAutospacing="0" w:after="0" w:afterAutospacing="0" w:line="240" w:lineRule="auto"/>
        <w:ind w:left="1440"/>
        <w:jc w:val="both"/>
        <w:rPr>
          <w:rFonts w:ascii="Times New Roman" w:eastAsia="Times New Roman" w:hAnsi="Times New Roman" w:cs="David"/>
          <w:sz w:val="20"/>
          <w:szCs w:val="24"/>
          <w:rtl/>
        </w:rPr>
        <w:pPrChange w:id="482" w:author="מרול אטמן" w:date="2024-01-11T14:41:00Z">
          <w:pPr>
            <w:widowControl w:val="0"/>
            <w:spacing w:before="0" w:beforeAutospacing="0" w:after="0" w:afterAutospacing="0" w:line="360" w:lineRule="auto"/>
            <w:ind w:left="1440" w:right="1440" w:firstLine="89"/>
            <w:jc w:val="both"/>
          </w:pPr>
        </w:pPrChange>
      </w:pPr>
      <w:r w:rsidRPr="00435A20">
        <w:rPr>
          <w:rFonts w:ascii="Times New Roman" w:eastAsia="Times New Roman" w:hAnsi="Times New Roman" w:cs="David"/>
          <w:sz w:val="20"/>
          <w:szCs w:val="24"/>
          <w:rtl/>
        </w:rPr>
        <w:t>כל המפורט בסעיף 2.4 ערוך ומוגש בקנ"מ מוקטן בחוברת או</w:t>
      </w:r>
      <w:ins w:id="483" w:author="מרול אטמן" w:date="2024-01-11T14:41:00Z">
        <w:r w:rsidR="008A7548">
          <w:rPr>
            <w:rFonts w:ascii="Times New Roman" w:eastAsia="Times New Roman" w:hAnsi="Times New Roman" w:cs="David" w:hint="cs"/>
            <w:sz w:val="20"/>
            <w:szCs w:val="24"/>
            <w:rtl/>
          </w:rPr>
          <w:t xml:space="preserve"> </w:t>
        </w:r>
      </w:ins>
      <w:del w:id="484" w:author="מרול אטמן" w:date="2024-01-11T14:41:00Z">
        <w:r w:rsidRPr="00435A20" w:rsidDel="008A7548">
          <w:rPr>
            <w:rFonts w:ascii="Times New Roman" w:eastAsia="Times New Roman" w:hAnsi="Times New Roman" w:cs="David"/>
            <w:sz w:val="20"/>
            <w:szCs w:val="24"/>
            <w:rtl/>
          </w:rPr>
          <w:delText xml:space="preserve"> </w:delText>
        </w:r>
      </w:del>
      <w:r w:rsidRPr="00435A20">
        <w:rPr>
          <w:rFonts w:ascii="Times New Roman" w:eastAsia="Times New Roman" w:hAnsi="Times New Roman" w:cs="David"/>
          <w:sz w:val="20"/>
          <w:szCs w:val="24"/>
          <w:rtl/>
        </w:rPr>
        <w:t>באופן אחר עפ"י דרישת המזמין.</w:t>
      </w:r>
    </w:p>
    <w:p w14:paraId="6251F420"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D0F5526"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504297BA"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5C39D67"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 xml:space="preserve">כל התכניות בקנ"מ 1:50 אם לא </w:t>
      </w:r>
      <w:r w:rsidR="007E01A6" w:rsidRPr="00435A20">
        <w:rPr>
          <w:rFonts w:ascii="Times New Roman" w:eastAsia="Times New Roman" w:hAnsi="Times New Roman" w:cs="David" w:hint="cs"/>
          <w:sz w:val="20"/>
          <w:szCs w:val="24"/>
          <w:rtl/>
        </w:rPr>
        <w:t>צוין</w:t>
      </w:r>
      <w:r w:rsidRPr="00435A20">
        <w:rPr>
          <w:rFonts w:ascii="Times New Roman" w:eastAsia="Times New Roman" w:hAnsi="Times New Roman" w:cs="David"/>
          <w:sz w:val="20"/>
          <w:szCs w:val="24"/>
          <w:rtl/>
        </w:rPr>
        <w:t xml:space="preserve"> אחרת.</w:t>
      </w:r>
    </w:p>
    <w:p w14:paraId="5C7A424C"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94E3B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2941C1F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5ABBABB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6CB6D2F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3CC8E90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02A0CF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"גרעין" ולובי בכל הקומות כולל פריסת חיפויים 1:20 / 1:50.</w:t>
      </w:r>
    </w:p>
    <w:p w14:paraId="6E534A1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חתכים/לנ"ל.</w:t>
      </w:r>
    </w:p>
    <w:p w14:paraId="0C4D66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מרחבים מוגנים בכל הקומות.</w:t>
      </w:r>
    </w:p>
    <w:p w14:paraId="1070F4D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586DEF4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חיפויי קירות וסידור ריצוף במבואת כניסה, במבואות במרתף ובמבואות קומתיות  1:20 / 1:50.</w:t>
      </w:r>
    </w:p>
    <w:p w14:paraId="0C80D3A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תקרות אקוסטיות ותותבות 1:20 / 1:50.</w:t>
      </w:r>
    </w:p>
    <w:p w14:paraId="454480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חדרי המדרגות במפלסים השונים 1:20 / 1:50.</w:t>
      </w:r>
    </w:p>
    <w:p w14:paraId="6FF8847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p>
    <w:p w14:paraId="2BFDCC8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 אשפה וחצרות משק.</w:t>
      </w:r>
    </w:p>
    <w:p w14:paraId="429D0D7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קומה/קומות טיפוסיות.</w:t>
      </w:r>
    </w:p>
    <w:p w14:paraId="1E1AA30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קומות </w:t>
      </w:r>
      <w:r w:rsidR="007E01A6" w:rsidRPr="00435A20">
        <w:rPr>
          <w:rFonts w:ascii="Times New Roman" w:eastAsia="Times New Roman" w:hAnsi="Times New Roman" w:cs="David" w:hint="cs"/>
          <w:sz w:val="20"/>
          <w:szCs w:val="24"/>
          <w:rtl/>
        </w:rPr>
        <w:t>ייחודיו</w:t>
      </w:r>
      <w:r w:rsidR="007E01A6" w:rsidRPr="00435A20">
        <w:rPr>
          <w:rFonts w:ascii="Times New Roman" w:eastAsia="Times New Roman" w:hAnsi="Times New Roman" w:cs="David" w:hint="eastAsia"/>
          <w:sz w:val="20"/>
          <w:szCs w:val="24"/>
          <w:rtl/>
        </w:rPr>
        <w:t>ת</w:t>
      </w:r>
      <w:r w:rsidRPr="00435A20">
        <w:rPr>
          <w:rFonts w:ascii="Times New Roman" w:eastAsia="Times New Roman" w:hAnsi="Times New Roman" w:cs="David"/>
          <w:sz w:val="20"/>
          <w:szCs w:val="24"/>
          <w:rtl/>
        </w:rPr>
        <w:t xml:space="preserve">. </w:t>
      </w:r>
    </w:p>
    <w:p w14:paraId="7EED866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גגות.</w:t>
      </w:r>
    </w:p>
    <w:p w14:paraId="794B14F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מתקנים על הגג וגגות עליונים.</w:t>
      </w:r>
    </w:p>
    <w:p w14:paraId="506FE3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6F789AD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00DA14E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4960F59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מערכות (סופרפוזיציה), חתכים באזורים בהם מתוכננת הצטלבות מערכות.</w:t>
      </w:r>
    </w:p>
    <w:p w14:paraId="27BAEF5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יצור מדרגות 1:5.</w:t>
      </w:r>
    </w:p>
    <w:p w14:paraId="497B914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וחתכים לפירים, מעליות ולמערכות 1:20 / 1:50.</w:t>
      </w:r>
    </w:p>
    <w:p w14:paraId="24801F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פריסת קירות שירותים 1:20.</w:t>
      </w:r>
    </w:p>
    <w:p w14:paraId="6237683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מטבחים, ארונות מטבח ופריסת קירות 1:20.</w:t>
      </w:r>
    </w:p>
    <w:p w14:paraId="02A5F26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33512C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מסגרות, כולל חזיתות של ארונות חשמל, הידרנטים, תקשורת ופירים למיניהם, מעקות וכד'.</w:t>
      </w:r>
    </w:p>
    <w:p w14:paraId="4C33E7A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7E4A73F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0950A2F4" w14:textId="77777777" w:rsidR="00435A20" w:rsidRPr="00435A20" w:rsidDel="008A7548" w:rsidRDefault="00435A20" w:rsidP="00435A20">
      <w:pPr>
        <w:widowControl w:val="0"/>
        <w:spacing w:before="0" w:beforeAutospacing="0" w:after="0" w:afterAutospacing="0" w:line="240" w:lineRule="auto"/>
        <w:ind w:left="2160" w:hanging="720"/>
        <w:jc w:val="both"/>
        <w:rPr>
          <w:del w:id="485" w:author="מרול אטמן" w:date="2024-01-11T14:42:00Z"/>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פיתוח חצרות – 1:100.</w:t>
      </w:r>
      <w:r w:rsidRPr="00435A20">
        <w:rPr>
          <w:rFonts w:ascii="Times New Roman" w:eastAsia="Times New Roman" w:hAnsi="Times New Roman" w:cs="David" w:hint="cs"/>
          <w:sz w:val="20"/>
          <w:szCs w:val="24"/>
          <w:rtl/>
        </w:rPr>
        <w:t xml:space="preserve"> </w:t>
      </w:r>
    </w:p>
    <w:p w14:paraId="75882FCC" w14:textId="77777777" w:rsidR="00435A20" w:rsidRPr="00435A20" w:rsidRDefault="00435A20" w:rsidP="008A7548">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049E980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אזורי איטום עם הפניות לפרטים: גגות ואזורים רטובים במבנה. </w:t>
      </w:r>
    </w:p>
    <w:p w14:paraId="533BF6C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חתכים ופרטיהם לאלמנטים מתועשים.</w:t>
      </w:r>
    </w:p>
    <w:p w14:paraId="3E76F1C8" w14:textId="2C7E812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לג.     </w:t>
      </w:r>
      <w:ins w:id="486" w:author="מרול אטמן" w:date="2024-01-11T14:42:00Z">
        <w:r w:rsidR="008A7548">
          <w:rPr>
            <w:rFonts w:ascii="Times New Roman" w:eastAsia="Times New Roman" w:hAnsi="Times New Roman" w:cs="David"/>
            <w:sz w:val="20"/>
            <w:szCs w:val="24"/>
            <w:rtl/>
          </w:rPr>
          <w:tab/>
        </w:r>
      </w:ins>
      <w:del w:id="487" w:author="מרול אטמן" w:date="2024-01-11T14:42:00Z">
        <w:r w:rsidRPr="00435A20" w:rsidDel="008A7548">
          <w:rPr>
            <w:rFonts w:ascii="Times New Roman" w:eastAsia="Times New Roman" w:hAnsi="Times New Roman" w:cs="David" w:hint="cs"/>
            <w:sz w:val="20"/>
            <w:szCs w:val="24"/>
            <w:rtl/>
          </w:rPr>
          <w:delText xml:space="preserve"> </w:delText>
        </w:r>
      </w:del>
      <w:r w:rsidRPr="00435A20">
        <w:rPr>
          <w:rFonts w:ascii="Times New Roman" w:eastAsia="Times New Roman" w:hAnsi="Times New Roman" w:cs="David" w:hint="cs"/>
          <w:sz w:val="20"/>
          <w:szCs w:val="24"/>
          <w:rtl/>
        </w:rPr>
        <w:t xml:space="preserve">תכנית מיקום שילוט, פרסום הכוונה והדרכה. </w:t>
      </w:r>
    </w:p>
    <w:p w14:paraId="7426560D" w14:textId="77777777" w:rsidR="00435A20" w:rsidRPr="00435A20" w:rsidDel="008A7548" w:rsidRDefault="00435A20" w:rsidP="00435A20">
      <w:pPr>
        <w:widowControl w:val="0"/>
        <w:spacing w:before="0" w:beforeAutospacing="0" w:after="0" w:afterAutospacing="0" w:line="240" w:lineRule="auto"/>
        <w:ind w:left="2160" w:hanging="720"/>
        <w:jc w:val="both"/>
        <w:rPr>
          <w:del w:id="488" w:author="מרול אטמן" w:date="2024-01-11T14:42:00Z"/>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לד.     </w:t>
      </w:r>
      <w:del w:id="489" w:author="מרול אטמן" w:date="2024-01-11T14:42:00Z">
        <w:r w:rsidRPr="00435A20" w:rsidDel="008A7548">
          <w:rPr>
            <w:rFonts w:ascii="Times New Roman" w:eastAsia="Times New Roman" w:hAnsi="Times New Roman" w:cs="David" w:hint="cs"/>
            <w:sz w:val="20"/>
            <w:szCs w:val="24"/>
            <w:rtl/>
          </w:rPr>
          <w:delText xml:space="preserve"> </w:delText>
        </w:r>
      </w:del>
      <w:r w:rsidRPr="00435A20">
        <w:rPr>
          <w:rFonts w:ascii="Times New Roman" w:eastAsia="Times New Roman" w:hAnsi="Times New Roman" w:cs="David"/>
          <w:sz w:val="20"/>
          <w:szCs w:val="24"/>
          <w:rtl/>
          <w:lang w:eastAsia="he-IL"/>
        </w:rPr>
        <w:t>תכניות העמדת ריהוט בשטחים משותפים (אדניות, צמחיה, עציצים, מאפרות, פחי אשפה, עמדת מודיעין וכו').</w:t>
      </w:r>
      <w:del w:id="490" w:author="מרול אטמן" w:date="2024-01-11T14:42:00Z">
        <w:r w:rsidRPr="00435A20" w:rsidDel="008A7548">
          <w:rPr>
            <w:rFonts w:ascii="Times New Roman" w:eastAsia="Times New Roman" w:hAnsi="Times New Roman" w:cs="David" w:hint="cs"/>
            <w:sz w:val="20"/>
            <w:szCs w:val="24"/>
            <w:rtl/>
          </w:rPr>
          <w:delText xml:space="preserve"> [</w:delText>
        </w:r>
      </w:del>
    </w:p>
    <w:p w14:paraId="7DC02D1A" w14:textId="77777777"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Change w:id="491" w:author="מרול אטמן" w:date="2024-01-11T14:42:00Z">
          <w:pPr>
            <w:widowControl w:val="0"/>
            <w:spacing w:before="0" w:beforeAutospacing="0" w:after="0" w:afterAutospacing="0" w:line="240" w:lineRule="auto"/>
            <w:ind w:left="720" w:hanging="720"/>
            <w:jc w:val="both"/>
          </w:pPr>
        </w:pPrChange>
      </w:pPr>
    </w:p>
    <w:p w14:paraId="508F2C5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לה.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פנים למשרדי הנהלת/תחזוקת המבנה (אם יהיו).</w:t>
      </w:r>
    </w:p>
    <w:p w14:paraId="1FA5D79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384D3DC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6471D43"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בניין עיקריים בקנ"מ 1:5, 1:10, 1:20</w:t>
      </w:r>
    </w:p>
    <w:p w14:paraId="713A4863"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63F7EE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399423C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פריקסטים.</w:t>
      </w:r>
    </w:p>
    <w:p w14:paraId="032C59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577E4A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230ECDB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p>
    <w:p w14:paraId="09F7744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בסיסים לציוד (מ"א, גנרטור וכו').</w:t>
      </w:r>
    </w:p>
    <w:p w14:paraId="7534662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763F3C3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72F5A1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545032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סבכות ניקוז ואיוורור.</w:t>
      </w:r>
    </w:p>
    <w:p w14:paraId="23BB56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 xml:space="preserve">פרטי רמפות פריקה וטעינה. </w:t>
      </w:r>
    </w:p>
    <w:p w14:paraId="6502560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יב.</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25AB308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3371405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הגבהת מעקות במרפסות בכ- 30 ס"מ</w:t>
      </w:r>
    </w:p>
    <w:p w14:paraId="1ABD7A1C" w14:textId="77777777" w:rsidR="00435A20" w:rsidRPr="00435A20" w:rsidRDefault="00435A20">
      <w:pPr>
        <w:widowControl w:val="0"/>
        <w:spacing w:before="0" w:beforeAutospacing="0" w:after="0" w:afterAutospacing="0" w:line="240" w:lineRule="auto"/>
        <w:ind w:left="2160"/>
        <w:jc w:val="both"/>
        <w:rPr>
          <w:rFonts w:ascii="Times New Roman" w:eastAsia="Times New Roman" w:hAnsi="Times New Roman" w:cs="David"/>
          <w:sz w:val="20"/>
          <w:szCs w:val="24"/>
          <w:rtl/>
        </w:rPr>
        <w:pPrChange w:id="492" w:author="מרול אטמן" w:date="2024-01-11T14:42:00Z">
          <w:pPr>
            <w:widowControl w:val="0"/>
            <w:spacing w:before="0" w:beforeAutospacing="0" w:after="0" w:afterAutospacing="0" w:line="240" w:lineRule="auto"/>
            <w:ind w:left="2160" w:hanging="720"/>
            <w:jc w:val="both"/>
          </w:pPr>
        </w:pPrChange>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7202425C"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BB8BA7B"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איטום ניקוז ובידוד בקנ"מ 1:5, 1:10, 1:20</w:t>
      </w:r>
    </w:p>
    <w:p w14:paraId="58D6F2A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927AEB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איטום גגות שטוחים (עם ו/או בלי ריצוף).</w:t>
      </w:r>
    </w:p>
    <w:p w14:paraId="12663EE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תאום איטום קירות/קורות הבאים במגע עם הקרקע.</w:t>
      </w:r>
    </w:p>
    <w:p w14:paraId="7787118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בידוד גגות שטוחים.</w:t>
      </w:r>
    </w:p>
    <w:p w14:paraId="13B784E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פרטי מרזבים וזרבוביות.</w:t>
      </w:r>
    </w:p>
    <w:p w14:paraId="0272D3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איטום חדרי שירותים, מטבחים ומטבחונים, חצרות אשפה וכו'.</w:t>
      </w:r>
    </w:p>
    <w:p w14:paraId="0A15D0F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 xml:space="preserve">סימון מהלך ומוצא מרזבים ע"ג חזיתות ותכניות במגע עם הקרקע כולל גבהים   1:50 (בתאום עם מתכנן הפיתוח). </w:t>
      </w:r>
    </w:p>
    <w:p w14:paraId="01FD5F8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046B4CB"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p>
    <w:p w14:paraId="6392BCD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F649AE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2196FB8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ריצוף וחיפויים.</w:t>
      </w:r>
    </w:p>
    <w:p w14:paraId="383CA76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אדני חלונות.</w:t>
      </w:r>
    </w:p>
    <w:p w14:paraId="09EE5B0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ספי מוזאיקה.</w:t>
      </w:r>
    </w:p>
    <w:p w14:paraId="1827021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משטחי עבודה במטבח ובחדרי ש</w:t>
      </w:r>
      <w:r w:rsidR="006D652D">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רותים.</w:t>
      </w:r>
    </w:p>
    <w:p w14:paraId="2B892C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פרטי טיח פנים וחוץ.</w:t>
      </w:r>
    </w:p>
    <w:p w14:paraId="4874E23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פרטי קירות מסך.</w:t>
      </w:r>
    </w:p>
    <w:p w14:paraId="4717D8F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78EC166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142586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אלומיניום עקרוניים (תכניות ייצור יוכנו ע"י היצרן, יבוקרו ויאושרו ע"י המתכנן) כולל חזיתות כניסה ותיבות דואר.</w:t>
      </w:r>
    </w:p>
    <w:p w14:paraId="7EB2391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16446160" w14:textId="77777777" w:rsidR="00435A20" w:rsidRPr="00435A20" w:rsidRDefault="00761BB6"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Pr>
          <w:rFonts w:ascii="Times New Roman" w:eastAsia="Times New Roman" w:hAnsi="Times New Roman" w:cs="David"/>
          <w:sz w:val="20"/>
          <w:szCs w:val="24"/>
          <w:rtl/>
        </w:rPr>
        <w:t>יב.</w:t>
      </w:r>
      <w:r>
        <w:rPr>
          <w:rFonts w:ascii="Times New Roman" w:eastAsia="Times New Roman" w:hAnsi="Times New Roman" w:cs="David"/>
          <w:sz w:val="20"/>
          <w:szCs w:val="24"/>
          <w:rtl/>
        </w:rPr>
        <w:tab/>
        <w:t>פרטי גמר ס</w:t>
      </w:r>
      <w:r w:rsidR="00435A20" w:rsidRPr="00435A20">
        <w:rPr>
          <w:rFonts w:ascii="Times New Roman" w:eastAsia="Times New Roman" w:hAnsi="Times New Roman" w:cs="David"/>
          <w:sz w:val="20"/>
          <w:szCs w:val="24"/>
          <w:rtl/>
        </w:rPr>
        <w:t>פים ושיפולים בחדרי מדרגות.</w:t>
      </w:r>
    </w:p>
    <w:p w14:paraId="585860D6" w14:textId="77777777" w:rsidR="00435A20" w:rsidRPr="00435A20" w:rsidRDefault="006D652D" w:rsidP="009607F9">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rPr>
        <w:t>יג.</w:t>
      </w:r>
      <w:r w:rsidR="009607F9">
        <w:rPr>
          <w:rFonts w:ascii="Times New Roman" w:eastAsia="Times New Roman" w:hAnsi="Times New Roman" w:cs="David" w:hint="cs"/>
          <w:sz w:val="20"/>
          <w:szCs w:val="24"/>
          <w:rtl/>
        </w:rPr>
        <w:t xml:space="preserve">          </w:t>
      </w:r>
      <w:r w:rsidR="009607F9" w:rsidRPr="00B27B4C">
        <w:rPr>
          <w:rFonts w:ascii="Times New Roman" w:eastAsia="Times New Roman" w:hAnsi="Times New Roman" w:cs="David" w:hint="cs"/>
          <w:sz w:val="20"/>
          <w:szCs w:val="24"/>
          <w:rtl/>
          <w:lang w:eastAsia="he-IL"/>
        </w:rPr>
        <w:t>פרטי שילוט חוץ ופנים (ועד הבית).</w:t>
      </w:r>
    </w:p>
    <w:p w14:paraId="5187DE1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t>פרטי מתקני אשפה.</w:t>
      </w:r>
    </w:p>
    <w:p w14:paraId="645FE4D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t>פרטי מחיצות.</w:t>
      </w:r>
    </w:p>
    <w:p w14:paraId="4DDB90D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טז.</w:t>
      </w:r>
      <w:r w:rsidRPr="00435A20">
        <w:rPr>
          <w:rFonts w:ascii="Times New Roman" w:eastAsia="Times New Roman" w:hAnsi="Times New Roman" w:cs="David"/>
          <w:sz w:val="20"/>
          <w:szCs w:val="24"/>
          <w:rtl/>
        </w:rPr>
        <w:tab/>
        <w:t>שערים.</w:t>
      </w:r>
    </w:p>
    <w:p w14:paraId="7B50FF9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יז.</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Pr>
        <w:t>SKYLIGHTS</w:t>
      </w:r>
      <w:r w:rsidRPr="00435A20">
        <w:rPr>
          <w:rFonts w:ascii="Times New Roman" w:eastAsia="Times New Roman" w:hAnsi="Times New Roman" w:cs="David"/>
          <w:sz w:val="20"/>
          <w:szCs w:val="20"/>
          <w:rtl/>
        </w:rPr>
        <w:t>.</w:t>
      </w:r>
    </w:p>
    <w:p w14:paraId="6D6A427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208567FD"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u w:val="single"/>
          <w:rtl/>
          <w:lang w:eastAsia="he-IL"/>
        </w:rPr>
        <w:t>תכניות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p>
    <w:p w14:paraId="38F31FC4"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621667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אופציות לחלוקת שטחים למכירה/להשכרה וחשובי שטחים- 1:250.</w:t>
      </w:r>
    </w:p>
    <w:p w14:paraId="1085477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עדכון תכניות החלוקה בהתאם להתקדמות מו"מ וחתימת חוזים עם רוכשים/שוכרים.</w:t>
      </w:r>
    </w:p>
    <w:p w14:paraId="64147CC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הכנת קטעי תכניות והעלתם על דיסקטים לכל חנות/משרד בנפרד כולל סימון מערכות – 1:50.</w:t>
      </w:r>
    </w:p>
    <w:p w14:paraId="010477A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חתכים עקרוניים של כל חנות/משרד, כולל סימון מערכות – 1:20.</w:t>
      </w:r>
    </w:p>
    <w:p w14:paraId="236EF77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הנחיות תכנון לרוכשים/שוכרים. חוברת הנחיות לרוכש/לשוכר כולל דוגמאות לעיצוב חזיתות.</w:t>
      </w:r>
    </w:p>
    <w:p w14:paraId="73187A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בדיקה ואישור תכניות רוכשים/שוכרים.</w:t>
      </w:r>
    </w:p>
    <w:p w14:paraId="0D11360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בקשה לר</w:t>
      </w:r>
      <w:r w:rsidR="00761BB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עסק</w:t>
      </w:r>
      <w:r w:rsidRPr="00435A20">
        <w:rPr>
          <w:rFonts w:ascii="Times New Roman" w:eastAsia="Times New Roman" w:hAnsi="Times New Roman" w:cs="David" w:hint="cs"/>
          <w:sz w:val="20"/>
          <w:szCs w:val="24"/>
          <w:rtl/>
          <w:lang w:eastAsia="he-IL"/>
        </w:rPr>
        <w:t>.</w:t>
      </w:r>
    </w:p>
    <w:p w14:paraId="6852DFCB" w14:textId="77777777" w:rsidR="00435A20" w:rsidRPr="00435A20" w:rsidDel="008A7548" w:rsidRDefault="00435A20" w:rsidP="00435A20">
      <w:pPr>
        <w:widowControl w:val="0"/>
        <w:spacing w:before="0" w:beforeAutospacing="0" w:after="0" w:afterAutospacing="0" w:line="240" w:lineRule="auto"/>
        <w:ind w:left="1785" w:hanging="567"/>
        <w:jc w:val="both"/>
        <w:rPr>
          <w:del w:id="493" w:author="מרול אטמן" w:date="2024-01-11T14:43:00Z"/>
          <w:rFonts w:ascii="Times New Roman" w:eastAsia="Times New Roman" w:hAnsi="Times New Roman" w:cs="David"/>
          <w:sz w:val="20"/>
          <w:szCs w:val="24"/>
          <w:rtl/>
          <w:lang w:eastAsia="he-IL"/>
        </w:rPr>
      </w:pPr>
    </w:p>
    <w:p w14:paraId="4E60577F" w14:textId="35A3B8F0" w:rsidR="00435A20" w:rsidRPr="00435A20" w:rsidDel="008A7548" w:rsidRDefault="00435A20">
      <w:pPr>
        <w:widowControl w:val="0"/>
        <w:spacing w:before="0" w:beforeAutospacing="0" w:after="0" w:afterAutospacing="0" w:line="240" w:lineRule="auto"/>
        <w:jc w:val="both"/>
        <w:rPr>
          <w:del w:id="494" w:author="מרול אטמן" w:date="2024-01-11T14:43:00Z"/>
          <w:rFonts w:ascii="Times New Roman" w:eastAsia="Times New Roman" w:hAnsi="Times New Roman" w:cs="David"/>
          <w:sz w:val="20"/>
          <w:szCs w:val="24"/>
        </w:rPr>
        <w:pPrChange w:id="495" w:author="מרול אטמן" w:date="2024-01-11T14:43:00Z">
          <w:pPr>
            <w:widowControl w:val="0"/>
            <w:spacing w:before="0" w:beforeAutospacing="0" w:after="0" w:afterAutospacing="0" w:line="240" w:lineRule="auto"/>
            <w:ind w:left="720" w:hanging="720"/>
            <w:jc w:val="both"/>
          </w:pPr>
        </w:pPrChange>
      </w:pPr>
    </w:p>
    <w:p w14:paraId="61097A6D" w14:textId="64FA965E" w:rsidR="00435A20" w:rsidRPr="00435A20" w:rsidDel="008A7548" w:rsidRDefault="00435A20">
      <w:pPr>
        <w:widowControl w:val="0"/>
        <w:spacing w:before="0" w:beforeAutospacing="0" w:after="0" w:afterAutospacing="0" w:line="240" w:lineRule="auto"/>
        <w:ind w:right="1440"/>
        <w:jc w:val="both"/>
        <w:rPr>
          <w:del w:id="496" w:author="מרול אטמן" w:date="2024-01-11T14:43:00Z"/>
          <w:rFonts w:ascii="Times New Roman" w:eastAsia="Times New Roman" w:hAnsi="Times New Roman" w:cs="David"/>
          <w:sz w:val="20"/>
          <w:szCs w:val="24"/>
          <w:rtl/>
        </w:rPr>
        <w:pPrChange w:id="497" w:author="מרול אטמן" w:date="2024-01-11T14:43:00Z">
          <w:pPr>
            <w:widowControl w:val="0"/>
            <w:spacing w:before="0" w:beforeAutospacing="0" w:after="0" w:afterAutospacing="0" w:line="240" w:lineRule="auto"/>
            <w:ind w:left="720" w:right="1440" w:hanging="720"/>
            <w:jc w:val="both"/>
          </w:pPr>
        </w:pPrChange>
      </w:pPr>
    </w:p>
    <w:p w14:paraId="43AA98E4" w14:textId="77777777" w:rsidR="00435A20" w:rsidRPr="00435A20" w:rsidRDefault="00435A20">
      <w:pPr>
        <w:widowControl w:val="0"/>
        <w:spacing w:before="0" w:beforeAutospacing="0" w:after="0" w:afterAutospacing="0" w:line="240" w:lineRule="auto"/>
        <w:jc w:val="both"/>
        <w:rPr>
          <w:rFonts w:ascii="Times New Roman" w:eastAsia="Times New Roman" w:hAnsi="Times New Roman" w:cs="David"/>
          <w:sz w:val="20"/>
          <w:szCs w:val="24"/>
          <w:rtl/>
        </w:rPr>
        <w:pPrChange w:id="498" w:author="מרול אטמן" w:date="2024-01-11T14:43:00Z">
          <w:pPr>
            <w:widowControl w:val="0"/>
            <w:spacing w:before="0" w:beforeAutospacing="0" w:after="0" w:afterAutospacing="0" w:line="240" w:lineRule="auto"/>
            <w:ind w:firstLine="89"/>
            <w:jc w:val="both"/>
          </w:pPr>
        </w:pPrChange>
      </w:pPr>
    </w:p>
    <w:p w14:paraId="02B82EE2"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עדכון תכניות וטבלאות</w:t>
      </w:r>
      <w:r w:rsidRPr="00435A20">
        <w:rPr>
          <w:rFonts w:ascii="Times New Roman" w:eastAsia="Times New Roman" w:hAnsi="Times New Roman" w:cs="David"/>
          <w:sz w:val="20"/>
          <w:szCs w:val="24"/>
          <w:rtl/>
        </w:rPr>
        <w:t>:</w:t>
      </w:r>
    </w:p>
    <w:p w14:paraId="6EEB559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53F524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עדכון 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המכר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794374A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למכירה ולצורכי התחשבנות עם הקבלנים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2BDE4FB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עדכון תכניות/בקשות להיתרים.</w:t>
      </w:r>
    </w:p>
    <w:p w14:paraId="0AA4991D"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6792B68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0270BCA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A01E5D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תכניות כולל תאריך ומספר מהדורה – לפחות פעם בחודש. </w:t>
      </w:r>
    </w:p>
    <w:p w14:paraId="75DBA2DA"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0603810E"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מובהר בזאת שהתכניות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4F7AB34D"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313D7A2C"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כל שאר תכניות הביצוע המתחייבות מכל תקן ודין לרבות אך לא רק מחלקיו השונים של ת"י 1547 – "תכניות ביצוע לבניינים ולעבודות פיתוח סביבתי".</w:t>
      </w:r>
    </w:p>
    <w:p w14:paraId="1E84C4BA"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667BC5C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355F0B3B"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ויוחלט על ביצוע המבנים כולם או מקצתם בבניה טרומית/מתועשת, יידרש המתכנן להכין, בנוסף לנ"ל, גם את התכניות המתאימות לבניה טרומית/מתועשת.</w:t>
      </w:r>
    </w:p>
    <w:p w14:paraId="1A3EA92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0EC2B6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כל המסמכים והתכניות יערכו בשפה העברית.</w:t>
      </w:r>
    </w:p>
    <w:p w14:paraId="2F49563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7D99DB"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0C843589"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47068D7B"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616E70D0"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64EAC030" w14:textId="77777777" w:rsidR="00292C74" w:rsidRDefault="00292C74"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1CDBEF78"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נספח "ט"</w:t>
      </w:r>
    </w:p>
    <w:p w14:paraId="3C7E9600"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F4D5BCF" w14:textId="77777777" w:rsidR="00292C74" w:rsidRPr="00292C74" w:rsidRDefault="00292C74" w:rsidP="00292C74">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292C74">
        <w:rPr>
          <w:rFonts w:ascii="Times New Roman" w:eastAsia="Times New Roman" w:hAnsi="Times New Roman" w:cs="David" w:hint="cs"/>
          <w:sz w:val="20"/>
          <w:szCs w:val="24"/>
          <w:rtl/>
          <w:lang w:eastAsia="he-IL"/>
        </w:rPr>
        <w:t xml:space="preserve">תאריך: </w:t>
      </w:r>
      <w:r w:rsidRPr="00292C74">
        <w:rPr>
          <w:rFonts w:ascii="Times New Roman" w:eastAsia="Times New Roman" w:hAnsi="Times New Roman" w:cs="David"/>
          <w:sz w:val="20"/>
          <w:szCs w:val="24"/>
          <w:lang w:eastAsia="he-IL"/>
        </w:rPr>
        <w:t>___________________</w:t>
      </w:r>
    </w:p>
    <w:p w14:paraId="35C7FDED"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4652BE3"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851858C" w14:textId="77777777" w:rsidR="00435A20" w:rsidRDefault="00435A20"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7A7D1CC7"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2CC60517"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3BE1481" w14:textId="77777777" w:rsidR="00292C74" w:rsidRDefault="00292C74" w:rsidP="00292C74">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E2567D6" w14:textId="77777777" w:rsidR="00435A20" w:rsidRPr="00435A20" w:rsidRDefault="00435A20" w:rsidP="00292C74">
      <w:pPr>
        <w:widowControl w:val="0"/>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2C0D67D1"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548622" w14:textId="77777777" w:rsidR="004F435D" w:rsidRPr="00B27B4C" w:rsidRDefault="004F435D" w:rsidP="004F435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AAA8B96" w14:textId="0EC5A45A" w:rsidR="004F435D" w:rsidRPr="00B27B4C" w:rsidRDefault="00872DEF" w:rsidP="004F435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943540220"/>
          <w:placeholder>
            <w:docPart w:val="1FC585D0E59D44F5B2C39148D4556B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99" w:author="Meryl Etman" w:date="2024-01-07T16:58:00Z">
            <w:r w:rsidR="008042D5">
              <w:rPr>
                <w:rFonts w:ascii="Times New Roman" w:eastAsia="Times New Roman" w:hAnsi="Times New Roman" w:cs="David" w:hint="cs"/>
                <w:color w:val="008000"/>
                <w:sz w:val="24"/>
                <w:szCs w:val="24"/>
                <w:rtl/>
                <w:lang w:eastAsia="he-IL"/>
              </w:rPr>
              <w:br/>
              <w:t>אפריקה התחדשות עירונית בע"מ</w:t>
            </w:r>
            <w:r w:rsidR="008042D5">
              <w:rPr>
                <w:rFonts w:ascii="Times New Roman" w:eastAsia="Times New Roman" w:hAnsi="Times New Roman" w:cs="David" w:hint="cs"/>
                <w:color w:val="008000"/>
                <w:sz w:val="24"/>
                <w:szCs w:val="24"/>
                <w:rtl/>
                <w:lang w:eastAsia="he-IL"/>
              </w:rPr>
              <w:br/>
              <w:t>יהונתן נתניהו 1 אור יהודה</w:t>
            </w:r>
            <w:r w:rsidR="008042D5">
              <w:rPr>
                <w:rFonts w:ascii="Times New Roman" w:eastAsia="Times New Roman" w:hAnsi="Times New Roman" w:cs="David" w:hint="cs"/>
                <w:color w:val="008000"/>
                <w:sz w:val="24"/>
                <w:szCs w:val="24"/>
                <w:rtl/>
                <w:lang w:eastAsia="he-IL"/>
              </w:rPr>
              <w:br/>
              <w:t>514639525</w:t>
            </w:r>
            <w:r w:rsidR="008042D5">
              <w:rPr>
                <w:rFonts w:ascii="Times New Roman" w:eastAsia="Times New Roman" w:hAnsi="Times New Roman" w:cs="David" w:hint="cs"/>
                <w:color w:val="008000"/>
                <w:sz w:val="24"/>
                <w:szCs w:val="24"/>
                <w:rtl/>
                <w:lang w:eastAsia="he-IL"/>
              </w:rPr>
              <w:br/>
            </w:r>
            <w:r w:rsidR="008042D5">
              <w:rPr>
                <w:rFonts w:ascii="Times New Roman" w:eastAsia="Times New Roman" w:hAnsi="Times New Roman" w:cs="David" w:hint="cs"/>
                <w:color w:val="008000"/>
                <w:sz w:val="24"/>
                <w:szCs w:val="24"/>
                <w:rtl/>
                <w:lang w:eastAsia="he-IL"/>
              </w:rPr>
              <w:br/>
              <w:t>מצלאוי חברה לבנין בע"מ</w:t>
            </w:r>
            <w:r w:rsidR="008042D5">
              <w:rPr>
                <w:rFonts w:ascii="Times New Roman" w:eastAsia="Times New Roman" w:hAnsi="Times New Roman" w:cs="David" w:hint="cs"/>
                <w:color w:val="008000"/>
                <w:sz w:val="24"/>
                <w:szCs w:val="24"/>
                <w:rtl/>
                <w:lang w:eastAsia="he-IL"/>
              </w:rPr>
              <w:br/>
              <w:t>דרך רפאל איתן 1, קרית אונו</w:t>
            </w:r>
            <w:r w:rsidR="008042D5">
              <w:rPr>
                <w:rFonts w:ascii="Times New Roman" w:eastAsia="Times New Roman" w:hAnsi="Times New Roman" w:cs="David" w:hint="cs"/>
                <w:color w:val="008000"/>
                <w:sz w:val="24"/>
                <w:szCs w:val="24"/>
                <w:rtl/>
                <w:lang w:eastAsia="he-IL"/>
              </w:rPr>
              <w:br/>
              <w:t>512726712</w:t>
            </w:r>
            <w:r w:rsidR="008042D5">
              <w:rPr>
                <w:rFonts w:ascii="Times New Roman" w:eastAsia="Times New Roman" w:hAnsi="Times New Roman" w:cs="David" w:hint="cs"/>
                <w:color w:val="008000"/>
                <w:sz w:val="24"/>
                <w:szCs w:val="24"/>
                <w:rtl/>
                <w:lang w:eastAsia="he-IL"/>
              </w:rPr>
              <w:br/>
            </w:r>
          </w:ins>
        </w:sdtContent>
      </w:sdt>
      <w:r w:rsidR="004F435D" w:rsidRPr="00B27B4C">
        <w:rPr>
          <w:rFonts w:ascii="Times New Roman" w:eastAsia="Times New Roman" w:hAnsi="Times New Roman" w:cs="David" w:hint="cs"/>
          <w:color w:val="008000"/>
          <w:sz w:val="24"/>
          <w:szCs w:val="24"/>
          <w:rtl/>
          <w:lang w:eastAsia="he-IL"/>
        </w:rPr>
        <w:br/>
      </w:r>
      <w:r w:rsidR="004F435D" w:rsidRPr="00B27B4C">
        <w:rPr>
          <w:rFonts w:ascii="Times New Roman" w:eastAsia="Times New Roman" w:hAnsi="Times New Roman" w:cs="David" w:hint="cs"/>
          <w:sz w:val="24"/>
          <w:szCs w:val="24"/>
          <w:rtl/>
          <w:lang w:eastAsia="he-IL"/>
        </w:rPr>
        <w:t>(</w:t>
      </w:r>
      <w:r w:rsidR="004F435D" w:rsidRPr="00B27B4C">
        <w:rPr>
          <w:rFonts w:ascii="Times New Roman" w:eastAsia="Times New Roman" w:hAnsi="Times New Roman" w:cs="David" w:hint="cs"/>
          <w:sz w:val="24"/>
          <w:szCs w:val="24"/>
          <w:u w:val="single"/>
          <w:rtl/>
          <w:lang w:eastAsia="he-IL"/>
        </w:rPr>
        <w:t>המזמין</w:t>
      </w:r>
      <w:r w:rsidR="004F435D" w:rsidRPr="00B27B4C">
        <w:rPr>
          <w:rFonts w:ascii="Times New Roman" w:eastAsia="Times New Roman" w:hAnsi="Times New Roman" w:cs="David" w:hint="cs"/>
          <w:sz w:val="24"/>
          <w:szCs w:val="24"/>
          <w:rtl/>
          <w:lang w:eastAsia="he-IL"/>
        </w:rPr>
        <w:t>)</w:t>
      </w:r>
    </w:p>
    <w:p w14:paraId="5BB9CD09"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FBC06B"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2117CCC" w14:textId="77777777" w:rsidR="00435A20" w:rsidRPr="00435A20" w:rsidRDefault="00435A20" w:rsidP="004F435D">
      <w:pPr>
        <w:widowControl w:val="0"/>
        <w:spacing w:before="0" w:beforeAutospacing="0" w:after="0" w:afterAutospacing="0" w:line="240" w:lineRule="auto"/>
        <w:ind w:right="84"/>
        <w:jc w:val="both"/>
        <w:rPr>
          <w:rFonts w:ascii="Times New Roman" w:eastAsia="Times New Roman" w:hAnsi="Times New Roman" w:cs="David"/>
          <w:sz w:val="24"/>
          <w:szCs w:val="24"/>
          <w:rtl/>
          <w:lang w:eastAsia="he-IL"/>
        </w:rPr>
      </w:pPr>
    </w:p>
    <w:p w14:paraId="63ED733A"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6A761A" w14:textId="33CC8225" w:rsidR="00435A20" w:rsidRPr="00435A20" w:rsidRDefault="00435A20" w:rsidP="004F435D">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bCs/>
            <w:color w:val="008000"/>
            <w:sz w:val="24"/>
            <w:szCs w:val="24"/>
            <w:rtl/>
            <w:lang w:eastAsia="he-IL"/>
          </w:rPr>
          <w:alias w:val="שם ספק"/>
          <w:tag w:val="cntSupllierName"/>
          <w:id w:val="614030120"/>
          <w:placeholder>
            <w:docPart w:val="229AAA44A0874516BB55209F393107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00" w:author="Meryl Etman" w:date="2024-01-07T16:52:00Z">
            <w:r w:rsidR="00AD72B7">
              <w:rPr>
                <w:rFonts w:ascii="Times New Roman" w:eastAsia="Times New Roman" w:hAnsi="Times New Roman" w:cs="David"/>
                <w:bCs/>
                <w:color w:val="008000"/>
                <w:sz w:val="24"/>
                <w:szCs w:val="24"/>
                <w:rtl/>
                <w:lang w:eastAsia="he-IL"/>
              </w:rPr>
              <w:t>ד.ס. בניין ערים - אדריכלים ותכנון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54897955"/>
          <w:placeholder>
            <w:docPart w:val="E437B5A4C0204882B0D88C7DD4BFED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501" w:author="Meryl Etman" w:date="2024-01-07T15:54:00Z">
            <w:r w:rsidR="00FF2C7B">
              <w:rPr>
                <w:rFonts w:ascii="Times New Roman" w:eastAsia="Times New Roman" w:hAnsi="Times New Roman" w:cs="David"/>
                <w:color w:val="008000"/>
                <w:sz w:val="24"/>
                <w:szCs w:val="24"/>
                <w:rtl/>
                <w:lang w:eastAsia="he-IL"/>
              </w:rPr>
              <w:t>הכוזרי הרצליה</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r w:rsidRPr="00435A2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8000"/>
            <w:sz w:val="24"/>
            <w:szCs w:val="24"/>
            <w:rtl/>
          </w:rPr>
          <w:alias w:val="תיאור עבודה"/>
          <w:tag w:val="cntJobDesc"/>
          <w:id w:val="-1277249606"/>
          <w:placeholder>
            <w:docPart w:val="3E62BC5DCC794E5DBF84670D0084D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502" w:author="Meryl Etman" w:date="2024-01-07T16:49:00Z">
            <w:r w:rsidR="00AD72B7">
              <w:rPr>
                <w:rFonts w:ascii="Times New Roman" w:eastAsia="Times New Roman" w:hAnsi="Times New Roman" w:cs="David"/>
                <w:color w:val="008000"/>
                <w:sz w:val="24"/>
                <w:szCs w:val="24"/>
                <w:rtl/>
              </w:rPr>
              <w:t>תכנון אדריכלי מגורים ומסחר</w:t>
            </w:r>
          </w:ins>
        </w:sdtContent>
      </w:sdt>
      <w:r w:rsidRPr="00435A20">
        <w:rPr>
          <w:rFonts w:ascii="Times New Roman" w:eastAsia="Times New Roman" w:hAnsi="Times New Roman" w:cs="David"/>
          <w:sz w:val="24"/>
          <w:szCs w:val="24"/>
          <w:rtl/>
          <w:lang w:eastAsia="he-IL"/>
        </w:rPr>
        <w:t xml:space="preserve">, מאשר בזאת שהעבודות הנ"ל בוצעו והושלמו בהתאם </w:t>
      </w:r>
      <w:r w:rsidR="006D652D" w:rsidRPr="00435A20">
        <w:rPr>
          <w:rFonts w:ascii="Times New Roman" w:eastAsia="Times New Roman" w:hAnsi="Times New Roman" w:cs="David" w:hint="cs"/>
          <w:sz w:val="24"/>
          <w:szCs w:val="24"/>
          <w:rtl/>
          <w:lang w:eastAsia="he-IL"/>
        </w:rPr>
        <w:t>להנחיותי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xml:space="preserve">, </w:t>
      </w:r>
      <w:r w:rsidR="006D652D" w:rsidRPr="00435A20">
        <w:rPr>
          <w:rFonts w:ascii="Times New Roman" w:eastAsia="Times New Roman" w:hAnsi="Times New Roman" w:cs="David" w:hint="cs"/>
          <w:sz w:val="24"/>
          <w:szCs w:val="24"/>
          <w:rtl/>
          <w:lang w:eastAsia="he-IL"/>
        </w:rPr>
        <w:t>לתכניותי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בהתאם</w:t>
      </w:r>
      <w:r w:rsidRPr="00435A20">
        <w:rPr>
          <w:rFonts w:ascii="Times New Roman" w:eastAsia="Times New Roman" w:hAnsi="Times New Roman" w:cs="David"/>
          <w:sz w:val="20"/>
          <w:szCs w:val="24"/>
          <w:rtl/>
          <w:lang w:eastAsia="he-IL"/>
        </w:rPr>
        <w:t xml:space="preserve"> לתקנים מחייבים ולשביעות רצוני.</w:t>
      </w:r>
    </w:p>
    <w:p w14:paraId="3A418ADA"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F78AB01"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452F16"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2C4439"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420164"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3C4C7E" w14:textId="77777777" w:rsid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p w14:paraId="4C4F5E95" w14:textId="77777777" w:rsidR="006D652D"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1BEC47AF" w14:textId="77777777" w:rsidR="006D652D" w:rsidRDefault="006D652D"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86B7F9" w14:textId="77777777" w:rsidR="007804CE" w:rsidRPr="00435A20"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____________________</w:t>
      </w:r>
    </w:p>
    <w:p w14:paraId="154CBC87" w14:textId="7584EBE0" w:rsidR="00435A20" w:rsidRPr="00435A20" w:rsidRDefault="00872DEF" w:rsidP="00803AF2">
      <w:pPr>
        <w:widowControl w:val="0"/>
        <w:tabs>
          <w:tab w:val="center" w:pos="6920"/>
        </w:tabs>
        <w:spacing w:before="0" w:beforeAutospacing="0" w:after="0" w:afterAutospacing="0" w:line="240" w:lineRule="auto"/>
        <w:ind w:left="576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rtl/>
            <w:lang w:eastAsia="he-IL"/>
          </w:rPr>
          <w:alias w:val="שם ספק"/>
          <w:tag w:val="cntSupllierName"/>
          <w:id w:val="-1741171859"/>
          <w:placeholder>
            <w:docPart w:val="6BD1C92BF3204567AFDA32640740E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03" w:author="Meryl Etman" w:date="2024-01-07T16:52:00Z">
            <w:r w:rsidR="00AD72B7">
              <w:rPr>
                <w:rFonts w:ascii="Times New Roman" w:eastAsia="Times New Roman" w:hAnsi="Times New Roman" w:cs="David"/>
                <w:color w:val="00B0F0"/>
                <w:sz w:val="20"/>
                <w:szCs w:val="24"/>
                <w:rtl/>
                <w:lang w:eastAsia="he-IL"/>
              </w:rPr>
              <w:t>ד.ס. בניין ערים - אדריכלים ותכנון בע"מ</w:t>
            </w:r>
          </w:ins>
        </w:sdtContent>
      </w:sdt>
    </w:p>
    <w:p w14:paraId="3BE93E31" w14:textId="77777777" w:rsidR="00435A20" w:rsidRPr="00435A20" w:rsidRDefault="00435A20" w:rsidP="009D142E">
      <w:pPr>
        <w:pStyle w:val="AutoField"/>
        <w:bidi w:val="0"/>
      </w:pPr>
    </w:p>
    <w:p w14:paraId="7E03ABA6"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t xml:space="preserve">נספח "י" </w:t>
      </w:r>
    </w:p>
    <w:p w14:paraId="6DDCF4F1" w14:textId="77777777" w:rsidR="00435A20" w:rsidRPr="009607F9" w:rsidRDefault="009607F9" w:rsidP="009607F9">
      <w:pPr>
        <w:widowControl w:val="0"/>
        <w:bidi w:val="0"/>
        <w:spacing w:before="0" w:beforeAutospacing="0" w:after="0" w:afterAutospacing="0" w:line="240" w:lineRule="auto"/>
        <w:rPr>
          <w:rFonts w:ascii="Times New Roman" w:eastAsia="Times New Roman" w:hAnsi="Times New Roman" w:cs="David"/>
          <w:sz w:val="24"/>
          <w:szCs w:val="24"/>
          <w:lang w:eastAsia="he-IL"/>
        </w:rPr>
      </w:pPr>
      <w:r w:rsidRPr="009607F9">
        <w:rPr>
          <w:rFonts w:ascii="Times New Roman" w:eastAsia="Times New Roman" w:hAnsi="Times New Roman" w:cs="David" w:hint="cs"/>
          <w:sz w:val="24"/>
          <w:szCs w:val="24"/>
          <w:rtl/>
          <w:lang w:eastAsia="he-IL"/>
        </w:rPr>
        <w:t>תאריך:____________</w:t>
      </w:r>
    </w:p>
    <w:p w14:paraId="50ADA248"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37912E"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5EC95033"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C16A119" w14:textId="77777777" w:rsidR="00435A20" w:rsidRPr="00435A20" w:rsidRDefault="00435A20" w:rsidP="00435A2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B2F1D7D" w14:textId="393432C9" w:rsidR="00435A20" w:rsidRPr="00435A20" w:rsidRDefault="00435A20" w:rsidP="00CD1D82">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19263326"/>
          <w:placeholder>
            <w:docPart w:val="AD34FE11F88C430AA5417E49AD9FA9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504" w:author="Meryl Etman" w:date="2024-01-07T16:58:00Z">
            <w:r w:rsidR="008042D5">
              <w:rPr>
                <w:rFonts w:ascii="Times New Roman" w:eastAsia="Times New Roman" w:hAnsi="Times New Roman" w:cs="David" w:hint="cs"/>
                <w:color w:val="008000"/>
                <w:sz w:val="24"/>
                <w:szCs w:val="24"/>
                <w:rtl/>
                <w:lang w:eastAsia="he-IL"/>
              </w:rPr>
              <w:br/>
              <w:t>אפריקה התחדשות עירונית בע"מ</w:t>
            </w:r>
            <w:r w:rsidR="008042D5">
              <w:rPr>
                <w:rFonts w:ascii="Times New Roman" w:eastAsia="Times New Roman" w:hAnsi="Times New Roman" w:cs="David" w:hint="cs"/>
                <w:color w:val="008000"/>
                <w:sz w:val="24"/>
                <w:szCs w:val="24"/>
                <w:rtl/>
                <w:lang w:eastAsia="he-IL"/>
              </w:rPr>
              <w:br/>
              <w:t>יהונתן נתניהו 1 אור יהודה</w:t>
            </w:r>
            <w:r w:rsidR="008042D5">
              <w:rPr>
                <w:rFonts w:ascii="Times New Roman" w:eastAsia="Times New Roman" w:hAnsi="Times New Roman" w:cs="David" w:hint="cs"/>
                <w:color w:val="008000"/>
                <w:sz w:val="24"/>
                <w:szCs w:val="24"/>
                <w:rtl/>
                <w:lang w:eastAsia="he-IL"/>
              </w:rPr>
              <w:br/>
              <w:t>514639525</w:t>
            </w:r>
            <w:r w:rsidR="008042D5">
              <w:rPr>
                <w:rFonts w:ascii="Times New Roman" w:eastAsia="Times New Roman" w:hAnsi="Times New Roman" w:cs="David" w:hint="cs"/>
                <w:color w:val="008000"/>
                <w:sz w:val="24"/>
                <w:szCs w:val="24"/>
                <w:rtl/>
                <w:lang w:eastAsia="he-IL"/>
              </w:rPr>
              <w:br/>
            </w:r>
            <w:r w:rsidR="008042D5">
              <w:rPr>
                <w:rFonts w:ascii="Times New Roman" w:eastAsia="Times New Roman" w:hAnsi="Times New Roman" w:cs="David" w:hint="cs"/>
                <w:color w:val="008000"/>
                <w:sz w:val="24"/>
                <w:szCs w:val="24"/>
                <w:rtl/>
                <w:lang w:eastAsia="he-IL"/>
              </w:rPr>
              <w:br/>
              <w:t>מצלאוי חברה לבנין בע"מ</w:t>
            </w:r>
            <w:r w:rsidR="008042D5">
              <w:rPr>
                <w:rFonts w:ascii="Times New Roman" w:eastAsia="Times New Roman" w:hAnsi="Times New Roman" w:cs="David" w:hint="cs"/>
                <w:color w:val="008000"/>
                <w:sz w:val="24"/>
                <w:szCs w:val="24"/>
                <w:rtl/>
                <w:lang w:eastAsia="he-IL"/>
              </w:rPr>
              <w:br/>
              <w:t>דרך רפאל איתן 1, קרית אונו</w:t>
            </w:r>
            <w:r w:rsidR="008042D5">
              <w:rPr>
                <w:rFonts w:ascii="Times New Roman" w:eastAsia="Times New Roman" w:hAnsi="Times New Roman" w:cs="David" w:hint="cs"/>
                <w:color w:val="008000"/>
                <w:sz w:val="24"/>
                <w:szCs w:val="24"/>
                <w:rtl/>
                <w:lang w:eastAsia="he-IL"/>
              </w:rPr>
              <w:br/>
              <w:t>512726712</w:t>
            </w:r>
            <w:r w:rsidR="008042D5">
              <w:rPr>
                <w:rFonts w:ascii="Times New Roman" w:eastAsia="Times New Roman" w:hAnsi="Times New Roman" w:cs="David" w:hint="cs"/>
                <w:color w:val="008000"/>
                <w:sz w:val="24"/>
                <w:szCs w:val="24"/>
                <w:rtl/>
                <w:lang w:eastAsia="he-IL"/>
              </w:rPr>
              <w:br/>
            </w:r>
          </w:ins>
        </w:sdtContent>
      </w:sdt>
    </w:p>
    <w:p w14:paraId="198B2359"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D7C62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ג.א.נ.,</w:t>
      </w:r>
    </w:p>
    <w:p w14:paraId="35D8ADB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8C20A3" w14:textId="50C575B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(להלן:"</w:t>
      </w:r>
      <w:r w:rsidRPr="00435A20">
        <w:rPr>
          <w:rFonts w:ascii="Times New Roman" w:eastAsia="Times New Roman" w:hAnsi="Times New Roman" w:cs="David"/>
          <w:b/>
          <w:bCs/>
          <w:sz w:val="24"/>
          <w:szCs w:val="24"/>
          <w:rtl/>
          <w:lang w:eastAsia="he-IL"/>
        </w:rPr>
        <w:t>היתרה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834028290"/>
          <w:placeholder>
            <w:docPart w:val="AECE8DE340EE4BB197723446792941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05" w:author="Meryl Etman" w:date="2024-01-07T15:54:00Z">
            <w:r w:rsidR="00FF2C7B">
              <w:rPr>
                <w:rFonts w:ascii="Times New Roman" w:eastAsia="Times New Roman" w:hAnsi="Times New Roman" w:cs="David"/>
                <w:color w:val="008000"/>
                <w:sz w:val="24"/>
                <w:szCs w:val="24"/>
                <w:rtl/>
                <w:lang w:eastAsia="he-IL"/>
              </w:rPr>
              <w:t>הכוזרי הרצליה</w:t>
            </w:r>
          </w:ins>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80959440"/>
          <w:placeholder>
            <w:docPart w:val="EF1A3545D613437C85773AC44A8A24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5-29T00:00:00Z">
            <w:dateFormat w:val="dd/MM/yyyy"/>
            <w:lid w:val="he-IL"/>
            <w:storeMappedDataAs w:val="dateTime"/>
            <w:calendar w:val="gregorian"/>
          </w:date>
        </w:sdtPr>
        <w:sdtEndPr>
          <w:rPr>
            <w:rFonts w:hint="cs"/>
          </w:rPr>
        </w:sdtEndPr>
        <w:sdtContent>
          <w:ins w:id="506" w:author="Meryl Etman" w:date="2024-05-29T15:56:00Z">
            <w:r w:rsidR="00872DEF">
              <w:rPr>
                <w:rFonts w:ascii="Times New Roman" w:eastAsia="Times New Roman" w:hAnsi="Times New Roman" w:cs="David" w:hint="cs"/>
                <w:color w:val="008000"/>
                <w:sz w:val="24"/>
                <w:szCs w:val="24"/>
                <w:rtl/>
                <w:lang w:eastAsia="he-IL"/>
              </w:rPr>
              <w:t>‏29/05/2024</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1ECCF60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3807BBE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C00700"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0D9576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CFBD4E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246A4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40D178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4B8C2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3E4D6BCC"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2D359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6DE2C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22A2E9D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F1408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68467FEB"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3A64FA2" w14:textId="77777777" w:rsidR="007804CE"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w:t>
      </w:r>
    </w:p>
    <w:p w14:paraId="4E49DDF5"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2D4CD42"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w:t>
      </w:r>
    </w:p>
    <w:p w14:paraId="38D31ADE" w14:textId="39A260ED" w:rsidR="00435A20" w:rsidRPr="00435A20" w:rsidRDefault="007804CE" w:rsidP="00803AF2">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del w:id="507" w:author="מרול אטמן" w:date="2024-01-11T14:43:00Z">
        <w:r w:rsidDel="008A7548">
          <w:rPr>
            <w:rFonts w:ascii="Times New Roman" w:eastAsia="Times New Roman" w:hAnsi="Times New Roman" w:cs="David" w:hint="cs"/>
            <w:sz w:val="24"/>
            <w:szCs w:val="24"/>
            <w:rtl/>
            <w:lang w:eastAsia="he-IL"/>
          </w:rPr>
          <w:delText xml:space="preserve">     </w:delText>
        </w:r>
        <w:r w:rsidR="00803AF2" w:rsidDel="008A7548">
          <w:rPr>
            <w:rFonts w:ascii="Times New Roman" w:eastAsia="Times New Roman" w:hAnsi="Times New Roman" w:cs="David" w:hint="cs"/>
            <w:sz w:val="24"/>
            <w:szCs w:val="24"/>
            <w:lang w:eastAsia="he-IL"/>
          </w:rPr>
          <w:delText xml:space="preserve"> </w:delText>
        </w:r>
        <w:r w:rsidDel="008A7548">
          <w:rPr>
            <w:rFonts w:ascii="Times New Roman" w:eastAsia="Times New Roman" w:hAnsi="Times New Roman" w:cs="David" w:hint="cs"/>
            <w:sz w:val="24"/>
            <w:szCs w:val="24"/>
            <w:rtl/>
            <w:lang w:eastAsia="he-IL"/>
          </w:rPr>
          <w:delText xml:space="preserve">        </w:delText>
        </w:r>
      </w:del>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398176105"/>
          <w:placeholder>
            <w:docPart w:val="0AC4F942EBEB48E6A5E8BACA5D0095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08" w:author="Meryl Etman" w:date="2024-01-07T16:52:00Z">
            <w:r w:rsidR="00AD72B7">
              <w:rPr>
                <w:rFonts w:ascii="Times New Roman" w:eastAsia="Times New Roman" w:hAnsi="Times New Roman" w:cs="David"/>
                <w:color w:val="00B0F0"/>
                <w:sz w:val="20"/>
                <w:szCs w:val="24"/>
                <w:rtl/>
                <w:lang w:eastAsia="he-IL"/>
              </w:rPr>
              <w:t>ד.ס. בניין ערים - אדריכלים ותכנון בע"מ</w:t>
            </w:r>
          </w:ins>
        </w:sdtContent>
      </w:sdt>
    </w:p>
    <w:p w14:paraId="15BA91D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179B1C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4A53259"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7089561F" w14:textId="3E01BF00"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ins w:id="509" w:author="מרול אטמן" w:date="2024-01-11T14:44:00Z">
        <w:r w:rsidR="00DF3AE9">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החברה</w:t>
      </w:r>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5FB9E2A3"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9387F52"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07797384" w14:textId="77777777" w:rsidR="00435A20" w:rsidRPr="00435A20" w:rsidDel="008A7548" w:rsidRDefault="00435A20" w:rsidP="00435A20">
      <w:pPr>
        <w:spacing w:before="0" w:beforeAutospacing="0" w:after="0" w:afterAutospacing="0" w:line="240" w:lineRule="auto"/>
        <w:rPr>
          <w:del w:id="510" w:author="מרול אטמן" w:date="2024-01-11T14:43:00Z"/>
          <w:rFonts w:ascii="Times New Roman" w:eastAsia="Times New Roman" w:hAnsi="Times New Roman" w:cs="David"/>
          <w:sz w:val="20"/>
          <w:szCs w:val="24"/>
          <w:rtl/>
        </w:rPr>
      </w:pPr>
    </w:p>
    <w:p w14:paraId="595132D8" w14:textId="77777777" w:rsidR="001A69D5" w:rsidRPr="00134C85" w:rsidRDefault="001A69D5">
      <w:pPr>
        <w:rPr>
          <w:rFonts w:ascii="David" w:hAnsi="David" w:cs="David"/>
        </w:rPr>
      </w:pPr>
    </w:p>
    <w:sectPr w:rsidR="001A69D5" w:rsidRPr="00134C85"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E9F2E1" w14:textId="77777777" w:rsidR="00FF2C7B" w:rsidRDefault="00FF2C7B" w:rsidP="00AF234B">
      <w:pPr>
        <w:spacing w:before="0" w:after="0" w:line="240" w:lineRule="auto"/>
      </w:pPr>
      <w:r>
        <w:separator/>
      </w:r>
    </w:p>
  </w:endnote>
  <w:endnote w:type="continuationSeparator" w:id="0">
    <w:p w14:paraId="6714F817" w14:textId="77777777" w:rsidR="00FF2C7B" w:rsidRDefault="00FF2C7B" w:rsidP="00AF234B">
      <w:pPr>
        <w:spacing w:before="0" w:after="0" w:line="240" w:lineRule="auto"/>
      </w:pPr>
      <w:r>
        <w:continuationSeparator/>
      </w:r>
    </w:p>
  </w:endnote>
  <w:endnote w:type="continuationNotice" w:id="1">
    <w:p w14:paraId="4F6ED179" w14:textId="77777777" w:rsidR="00FF2C7B" w:rsidRDefault="00FF2C7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0"/>
      <w:gridCol w:w="2810"/>
      <w:gridCol w:w="232"/>
      <w:gridCol w:w="1034"/>
      <w:gridCol w:w="1800"/>
    </w:tblGrid>
    <w:tr w:rsidR="00FF2C7B" w14:paraId="49116494" w14:textId="77777777" w:rsidTr="00725C16">
      <w:tc>
        <w:tcPr>
          <w:tcW w:w="753" w:type="dxa"/>
        </w:tcPr>
        <w:p w14:paraId="2F100710" w14:textId="77777777" w:rsidR="00FF2C7B" w:rsidRPr="001A0C3C" w:rsidRDefault="00FF2C7B" w:rsidP="00725C1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4EBBEAA" w14:textId="7CA6A59E" w:rsidR="00FF2C7B" w:rsidRPr="00726C39" w:rsidRDefault="00FF2C7B" w:rsidP="00725C16">
              <w:pPr>
                <w:pStyle w:val="Footer"/>
                <w:rPr>
                  <w:rFonts w:ascii="David" w:hAnsi="David"/>
                  <w:color w:val="00B0F0"/>
                  <w:sz w:val="20"/>
                  <w:szCs w:val="20"/>
                  <w:rtl/>
                </w:rPr>
              </w:pPr>
              <w:ins w:id="511" w:author="Meryl Etman" w:date="2024-01-07T15:54:00Z">
                <w:r>
                  <w:rPr>
                    <w:rFonts w:ascii="David" w:hAnsi="David"/>
                    <w:color w:val="00B0F0"/>
                    <w:sz w:val="20"/>
                    <w:szCs w:val="20"/>
                    <w:rtl/>
                  </w:rPr>
                  <w:t>הכוזרי</w:t>
                </w:r>
              </w:ins>
            </w:p>
          </w:tc>
        </w:sdtContent>
      </w:sdt>
      <w:tc>
        <w:tcPr>
          <w:tcW w:w="2232" w:type="dxa"/>
        </w:tcPr>
        <w:p w14:paraId="32FE4F08" w14:textId="77777777" w:rsidR="00FF2C7B" w:rsidRPr="006F07FB" w:rsidRDefault="00FF2C7B" w:rsidP="00725C16">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מגורים ומסחר</w:t>
              </w:r>
            </w:sdtContent>
          </w:sdt>
        </w:p>
      </w:tc>
      <w:tc>
        <w:tcPr>
          <w:tcW w:w="236" w:type="dxa"/>
        </w:tcPr>
        <w:p w14:paraId="612AC67D" w14:textId="77777777" w:rsidR="00FF2C7B" w:rsidRPr="008B5A36" w:rsidRDefault="00FF2C7B" w:rsidP="00725C16">
          <w:pPr>
            <w:pStyle w:val="Footer"/>
            <w:rPr>
              <w:rFonts w:ascii="David" w:hAnsi="David"/>
              <w:sz w:val="16"/>
              <w:szCs w:val="16"/>
              <w:rtl/>
            </w:rPr>
          </w:pPr>
        </w:p>
      </w:tc>
      <w:tc>
        <w:tcPr>
          <w:tcW w:w="1129" w:type="dxa"/>
        </w:tcPr>
        <w:p w14:paraId="410D886B" w14:textId="77777777" w:rsidR="00FF2C7B" w:rsidRPr="001A0C3C" w:rsidRDefault="00FF2C7B" w:rsidP="00725C16">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F375700" w14:textId="1C3ED921" w:rsidR="00FF2C7B" w:rsidRPr="001A0C3C" w:rsidRDefault="00FF2C7B" w:rsidP="00725C16">
              <w:pPr>
                <w:pStyle w:val="Footer"/>
                <w:rPr>
                  <w:rFonts w:ascii="David" w:hAnsi="David"/>
                  <w:sz w:val="20"/>
                  <w:szCs w:val="20"/>
                  <w:rtl/>
                </w:rPr>
              </w:pPr>
              <w:del w:id="512" w:author="Meryl Etman" w:date="2024-01-07T15:54:00Z">
                <w:r w:rsidDel="00FF2C7B">
                  <w:rPr>
                    <w:rFonts w:ascii="David" w:hAnsi="David" w:hint="cs"/>
                    <w:sz w:val="20"/>
                    <w:szCs w:val="20"/>
                  </w:rPr>
                  <w:delText>CONT-5-557</w:delText>
                </w:r>
              </w:del>
              <w:ins w:id="513" w:author="Meryl Etman" w:date="2024-01-07T15:54:00Z">
                <w:r>
                  <w:rPr>
                    <w:rFonts w:ascii="David" w:hAnsi="David" w:hint="cs"/>
                    <w:sz w:val="20"/>
                    <w:szCs w:val="20"/>
                  </w:rPr>
                  <w:t>CO</w:t>
                </w:r>
                <w:r>
                  <w:rPr>
                    <w:rFonts w:ascii="David" w:hAnsi="David" w:hint="cs"/>
                    <w:sz w:val="20"/>
                    <w:szCs w:val="20"/>
                    <w:rtl/>
                  </w:rPr>
                  <w:t>NT-10-2332</w:t>
                </w:r>
              </w:ins>
            </w:p>
          </w:tc>
        </w:sdtContent>
      </w:sdt>
    </w:tr>
    <w:tr w:rsidR="00FF2C7B" w14:paraId="06E97D28" w14:textId="77777777" w:rsidTr="00725C16">
      <w:tc>
        <w:tcPr>
          <w:tcW w:w="753" w:type="dxa"/>
        </w:tcPr>
        <w:p w14:paraId="3B4C69D7" w14:textId="77777777" w:rsidR="00FF2C7B" w:rsidRPr="001A0C3C" w:rsidRDefault="00FF2C7B" w:rsidP="00725C16">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D854268" w14:textId="7EFB53AE" w:rsidR="00FF2C7B" w:rsidRPr="00726C39" w:rsidRDefault="00AD72B7" w:rsidP="00725C16">
              <w:pPr>
                <w:pStyle w:val="Footer"/>
                <w:rPr>
                  <w:rFonts w:ascii="David" w:hAnsi="David"/>
                  <w:color w:val="00B0F0"/>
                  <w:sz w:val="20"/>
                  <w:szCs w:val="20"/>
                  <w:rtl/>
                </w:rPr>
              </w:pPr>
              <w:ins w:id="514" w:author="Meryl Etman" w:date="2024-01-07T16:52:00Z">
                <w:r>
                  <w:rPr>
                    <w:rFonts w:ascii="David" w:hAnsi="David"/>
                    <w:color w:val="00B0F0"/>
                    <w:sz w:val="20"/>
                    <w:szCs w:val="20"/>
                    <w:rtl/>
                  </w:rPr>
                  <w:t>ד.ס. בניין ערים - אדריכלים ותכנון בע"מ</w:t>
                </w:r>
              </w:ins>
            </w:p>
          </w:tc>
        </w:sdtContent>
      </w:sdt>
      <w:tc>
        <w:tcPr>
          <w:tcW w:w="2232" w:type="dxa"/>
        </w:tcPr>
        <w:tbl>
          <w:tblPr>
            <w:tblStyle w:val="TableGrid"/>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F2C7B" w:rsidRPr="00B213F4" w14:paraId="76C92D4B" w14:textId="77777777" w:rsidTr="00250BF1">
            <w:trPr>
              <w:trHeight w:val="201"/>
            </w:trPr>
            <w:tc>
              <w:tcPr>
                <w:tcW w:w="926" w:type="dxa"/>
              </w:tcPr>
              <w:p w14:paraId="7C517FCC" w14:textId="77777777" w:rsidR="00FF2C7B" w:rsidRPr="001A0C3C" w:rsidRDefault="00FF2C7B" w:rsidP="00725C1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DA0A43A" w14:textId="6FFD18C2" w:rsidR="00FF2C7B" w:rsidRPr="00B213F4" w:rsidRDefault="00872DEF" w:rsidP="00250BF1">
                    <w:pPr>
                      <w:pStyle w:val="Footer"/>
                      <w:ind w:left="1" w:hanging="1"/>
                      <w:rPr>
                        <w:rFonts w:ascii="David" w:hAnsi="David"/>
                        <w:color w:val="00B0F0"/>
                        <w:sz w:val="20"/>
                        <w:szCs w:val="20"/>
                        <w:rtl/>
                      </w:rPr>
                    </w:pPr>
                    <w:ins w:id="515" w:author="Meryl Etman" w:date="2024-05-29T15:56:00Z">
                      <w:r>
                        <w:rPr>
                          <w:rFonts w:ascii="David" w:hAnsi="David"/>
                          <w:color w:val="00B0F0"/>
                          <w:sz w:val="20"/>
                          <w:szCs w:val="20"/>
                          <w:rtl/>
                        </w:rPr>
                        <w:t>0.8</w:t>
                      </w:r>
                    </w:ins>
                  </w:p>
                </w:tc>
              </w:sdtContent>
            </w:sdt>
          </w:tr>
        </w:tbl>
        <w:p w14:paraId="1EDB897D" w14:textId="77777777" w:rsidR="00FF2C7B" w:rsidRPr="006F07FB" w:rsidRDefault="00FF2C7B" w:rsidP="00725C16">
          <w:pPr>
            <w:pStyle w:val="Footer"/>
            <w:rPr>
              <w:rFonts w:ascii="David" w:hAnsi="David"/>
              <w:sz w:val="20"/>
              <w:szCs w:val="20"/>
              <w:rtl/>
            </w:rPr>
          </w:pPr>
        </w:p>
      </w:tc>
      <w:tc>
        <w:tcPr>
          <w:tcW w:w="236" w:type="dxa"/>
        </w:tcPr>
        <w:p w14:paraId="673641F8" w14:textId="77777777" w:rsidR="00FF2C7B" w:rsidRPr="006F07FB" w:rsidRDefault="00FF2C7B" w:rsidP="00725C16">
          <w:pPr>
            <w:pStyle w:val="Footer"/>
            <w:rPr>
              <w:rFonts w:ascii="David" w:hAnsi="David"/>
              <w:sz w:val="20"/>
              <w:szCs w:val="20"/>
              <w:rtl/>
            </w:rPr>
          </w:pPr>
        </w:p>
      </w:tc>
      <w:tc>
        <w:tcPr>
          <w:tcW w:w="1129" w:type="dxa"/>
        </w:tcPr>
        <w:p w14:paraId="278DC4D3" w14:textId="77777777" w:rsidR="00FF2C7B" w:rsidRPr="001A0C3C" w:rsidRDefault="00FF2C7B" w:rsidP="00725C1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04C4A48E" w14:textId="36438E1B" w:rsidR="00FF2C7B" w:rsidRDefault="00872DEF" w:rsidP="00725C16">
          <w:pPr>
            <w:pStyle w:val="Footer"/>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516" w:author="Meryl Etman" w:date="2024-01-07T15:54:00Z">
                <w:r w:rsidR="00FF2C7B">
                  <w:rPr>
                    <w:rFonts w:ascii="David" w:hAnsi="David"/>
                    <w:sz w:val="20"/>
                    <w:szCs w:val="20"/>
                    <w:rtl/>
                  </w:rPr>
                  <w:t>3;#</w:t>
                </w:r>
                <w:r w:rsidR="00FF2C7B">
                  <w:rPr>
                    <w:rFonts w:ascii="David" w:hAnsi="David"/>
                    <w:sz w:val="20"/>
                    <w:szCs w:val="20"/>
                  </w:rPr>
                  <w:t>Draft</w:t>
                </w:r>
              </w:ins>
            </w:sdtContent>
          </w:sdt>
        </w:p>
      </w:tc>
    </w:tr>
    <w:tr w:rsidR="00FF2C7B" w14:paraId="029F490C" w14:textId="77777777" w:rsidTr="00725C16">
      <w:tc>
        <w:tcPr>
          <w:tcW w:w="753" w:type="dxa"/>
        </w:tcPr>
        <w:p w14:paraId="46732965" w14:textId="77777777" w:rsidR="00FF2C7B" w:rsidRDefault="00FF2C7B" w:rsidP="00725C16">
          <w:pPr>
            <w:pStyle w:val="Footer"/>
            <w:rPr>
              <w:rFonts w:ascii="David" w:hAnsi="David"/>
              <w:sz w:val="20"/>
              <w:szCs w:val="20"/>
              <w:rtl/>
            </w:rPr>
          </w:pPr>
        </w:p>
      </w:tc>
      <w:tc>
        <w:tcPr>
          <w:tcW w:w="1883" w:type="dxa"/>
        </w:tcPr>
        <w:p w14:paraId="4B07D491" w14:textId="77777777" w:rsidR="00FF2C7B" w:rsidRPr="00726C39" w:rsidRDefault="00FF2C7B" w:rsidP="00725C16">
          <w:pPr>
            <w:pStyle w:val="Footer"/>
            <w:rPr>
              <w:rFonts w:ascii="David" w:hAnsi="David"/>
              <w:color w:val="00B0F0"/>
              <w:sz w:val="20"/>
              <w:szCs w:val="20"/>
              <w:rtl/>
            </w:rPr>
          </w:pPr>
        </w:p>
      </w:tc>
      <w:tc>
        <w:tcPr>
          <w:tcW w:w="2232" w:type="dxa"/>
        </w:tcPr>
        <w:p w14:paraId="0672A675" w14:textId="77777777" w:rsidR="00FF2C7B" w:rsidRDefault="00FF2C7B" w:rsidP="00725C16">
          <w:pPr>
            <w:pStyle w:val="Footer"/>
            <w:rPr>
              <w:rFonts w:ascii="David" w:hAnsi="David"/>
              <w:sz w:val="20"/>
              <w:szCs w:val="20"/>
              <w:rtl/>
            </w:rPr>
          </w:pPr>
        </w:p>
      </w:tc>
      <w:tc>
        <w:tcPr>
          <w:tcW w:w="236" w:type="dxa"/>
        </w:tcPr>
        <w:p w14:paraId="77687991" w14:textId="77777777" w:rsidR="00FF2C7B" w:rsidRPr="006F07FB" w:rsidRDefault="00FF2C7B" w:rsidP="00725C16">
          <w:pPr>
            <w:pStyle w:val="Footer"/>
            <w:rPr>
              <w:rFonts w:ascii="David" w:hAnsi="David"/>
              <w:sz w:val="20"/>
              <w:szCs w:val="20"/>
              <w:rtl/>
            </w:rPr>
          </w:pPr>
        </w:p>
      </w:tc>
      <w:tc>
        <w:tcPr>
          <w:tcW w:w="1129" w:type="dxa"/>
        </w:tcPr>
        <w:p w14:paraId="7E0CB02D" w14:textId="77777777" w:rsidR="00FF2C7B" w:rsidRPr="006F07FB" w:rsidRDefault="00FF2C7B" w:rsidP="00725C16">
          <w:pPr>
            <w:pStyle w:val="Footer"/>
            <w:rPr>
              <w:rFonts w:ascii="David" w:hAnsi="David"/>
              <w:sz w:val="20"/>
              <w:szCs w:val="20"/>
              <w:rtl/>
            </w:rPr>
          </w:pPr>
        </w:p>
      </w:tc>
      <w:tc>
        <w:tcPr>
          <w:tcW w:w="2073" w:type="dxa"/>
        </w:tcPr>
        <w:p w14:paraId="47CF9BF8" w14:textId="77777777" w:rsidR="00FF2C7B" w:rsidRDefault="00FF2C7B" w:rsidP="00725C16">
          <w:pPr>
            <w:pStyle w:val="Footer"/>
            <w:rPr>
              <w:rFonts w:ascii="David" w:hAnsi="David"/>
              <w:sz w:val="20"/>
              <w:szCs w:val="20"/>
              <w:rtl/>
            </w:rPr>
          </w:pPr>
        </w:p>
      </w:tc>
    </w:tr>
  </w:tbl>
  <w:p w14:paraId="33C1FD91" w14:textId="77777777" w:rsidR="00FF2C7B" w:rsidRPr="00250BF1" w:rsidRDefault="00FF2C7B" w:rsidP="00250BF1">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76CFC1" w14:textId="77777777" w:rsidR="00FF2C7B" w:rsidRDefault="00FF2C7B" w:rsidP="00AF234B">
      <w:pPr>
        <w:spacing w:before="0" w:after="0" w:line="240" w:lineRule="auto"/>
      </w:pPr>
      <w:r>
        <w:separator/>
      </w:r>
    </w:p>
  </w:footnote>
  <w:footnote w:type="continuationSeparator" w:id="0">
    <w:p w14:paraId="1505C4DD" w14:textId="77777777" w:rsidR="00FF2C7B" w:rsidRDefault="00FF2C7B" w:rsidP="00AF234B">
      <w:pPr>
        <w:spacing w:before="0" w:after="0" w:line="240" w:lineRule="auto"/>
      </w:pPr>
      <w:r>
        <w:continuationSeparator/>
      </w:r>
    </w:p>
  </w:footnote>
  <w:footnote w:type="continuationNotice" w:id="1">
    <w:p w14:paraId="48F88587" w14:textId="77777777" w:rsidR="00FF2C7B" w:rsidRDefault="00FF2C7B">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2A76BD5F" w14:textId="77777777" w:rsidR="00FF2C7B" w:rsidRDefault="00FF2C7B">
        <w:pPr>
          <w:pStyle w:val="Header"/>
          <w:jc w:val="center"/>
        </w:pPr>
        <w:r>
          <w:fldChar w:fldCharType="begin"/>
        </w:r>
        <w:r>
          <w:instrText xml:space="preserve"> PAGE   \* MERGEFORMAT </w:instrText>
        </w:r>
        <w:r>
          <w:fldChar w:fldCharType="separate"/>
        </w:r>
        <w:r w:rsidR="00872DEF">
          <w:rPr>
            <w:noProof/>
            <w:rtl/>
          </w:rPr>
          <w:t>1</w:t>
        </w:r>
        <w:r>
          <w:rPr>
            <w:noProof/>
          </w:rPr>
          <w:fldChar w:fldCharType="end"/>
        </w:r>
      </w:p>
    </w:sdtContent>
  </w:sdt>
  <w:p w14:paraId="284BAFEB" w14:textId="77777777" w:rsidR="00FF2C7B" w:rsidRDefault="00FF2C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0"/>
  </w:num>
  <w:num w:numId="2">
    <w:abstractNumId w:val="7"/>
  </w:num>
  <w:num w:numId="3">
    <w:abstractNumId w:val="9"/>
  </w:num>
  <w:num w:numId="4">
    <w:abstractNumId w:val="3"/>
  </w:num>
  <w:num w:numId="5">
    <w:abstractNumId w:val="11"/>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 w:numId="11">
    <w:abstractNumId w:val="8"/>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מרול אטמן">
    <w15:presenceInfo w15:providerId="AD" w15:userId="S::meryle@africa-israel.com::5d3372e1-6610-4ed8-96d9-3804caaefa86"/>
  </w15:person>
  <w15:person w15:author="Meryl Etman">
    <w15:presenceInfo w15:providerId="AD" w15:userId="S-1-5-21-1915107579-1707952165-794563710-5303"/>
  </w15:person>
  <w15:person w15:author="מיה קאירי">
    <w15:presenceInfo w15:providerId="AD" w15:userId="S::maya.k@africa-israel.com::b8902db2-3cb0-49c3-84c2-e4f8b0cde0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trackRevisions/>
  <w:documentProtection w:edit="trackedChanges" w:enforcement="0"/>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41A8"/>
    <w:rsid w:val="000264C5"/>
    <w:rsid w:val="0004574D"/>
    <w:rsid w:val="0005626B"/>
    <w:rsid w:val="00075E55"/>
    <w:rsid w:val="000817A9"/>
    <w:rsid w:val="000B5325"/>
    <w:rsid w:val="000D16F6"/>
    <w:rsid w:val="00133A00"/>
    <w:rsid w:val="00134C85"/>
    <w:rsid w:val="00141F75"/>
    <w:rsid w:val="001A0C3C"/>
    <w:rsid w:val="001A6247"/>
    <w:rsid w:val="001A69D5"/>
    <w:rsid w:val="00214ACF"/>
    <w:rsid w:val="00220EC9"/>
    <w:rsid w:val="00221809"/>
    <w:rsid w:val="00250BF1"/>
    <w:rsid w:val="00290AFD"/>
    <w:rsid w:val="00292C74"/>
    <w:rsid w:val="002E4B45"/>
    <w:rsid w:val="00327291"/>
    <w:rsid w:val="003766F0"/>
    <w:rsid w:val="00403BCD"/>
    <w:rsid w:val="004213A6"/>
    <w:rsid w:val="00435A20"/>
    <w:rsid w:val="004766D1"/>
    <w:rsid w:val="004F435D"/>
    <w:rsid w:val="005068BB"/>
    <w:rsid w:val="00524458"/>
    <w:rsid w:val="00524A47"/>
    <w:rsid w:val="00552E11"/>
    <w:rsid w:val="00563AA3"/>
    <w:rsid w:val="00563EE3"/>
    <w:rsid w:val="00634927"/>
    <w:rsid w:val="0063719B"/>
    <w:rsid w:val="00651E31"/>
    <w:rsid w:val="006B279F"/>
    <w:rsid w:val="006B715E"/>
    <w:rsid w:val="006C2253"/>
    <w:rsid w:val="006D0D0F"/>
    <w:rsid w:val="006D652D"/>
    <w:rsid w:val="006E2906"/>
    <w:rsid w:val="0072103C"/>
    <w:rsid w:val="007259C9"/>
    <w:rsid w:val="00725C16"/>
    <w:rsid w:val="00741204"/>
    <w:rsid w:val="00742AE7"/>
    <w:rsid w:val="007529B4"/>
    <w:rsid w:val="00761BB6"/>
    <w:rsid w:val="007804CE"/>
    <w:rsid w:val="007A51D5"/>
    <w:rsid w:val="007C4330"/>
    <w:rsid w:val="007C5F95"/>
    <w:rsid w:val="007D5B33"/>
    <w:rsid w:val="007E01A6"/>
    <w:rsid w:val="007F79AC"/>
    <w:rsid w:val="00803905"/>
    <w:rsid w:val="00803AF2"/>
    <w:rsid w:val="008042D5"/>
    <w:rsid w:val="00831F0C"/>
    <w:rsid w:val="00845015"/>
    <w:rsid w:val="008701D2"/>
    <w:rsid w:val="00872DEF"/>
    <w:rsid w:val="0087544D"/>
    <w:rsid w:val="008906F9"/>
    <w:rsid w:val="00891AD4"/>
    <w:rsid w:val="008930FA"/>
    <w:rsid w:val="00896D28"/>
    <w:rsid w:val="008A7548"/>
    <w:rsid w:val="008B398D"/>
    <w:rsid w:val="008C64C6"/>
    <w:rsid w:val="008E2700"/>
    <w:rsid w:val="00942177"/>
    <w:rsid w:val="009607F9"/>
    <w:rsid w:val="00966136"/>
    <w:rsid w:val="00972C9F"/>
    <w:rsid w:val="00986AC9"/>
    <w:rsid w:val="00993153"/>
    <w:rsid w:val="009C033B"/>
    <w:rsid w:val="009D142E"/>
    <w:rsid w:val="009E74BA"/>
    <w:rsid w:val="00AA30A8"/>
    <w:rsid w:val="00AD339E"/>
    <w:rsid w:val="00AD61A5"/>
    <w:rsid w:val="00AD72B7"/>
    <w:rsid w:val="00AE5088"/>
    <w:rsid w:val="00AF234B"/>
    <w:rsid w:val="00B02A29"/>
    <w:rsid w:val="00B0757C"/>
    <w:rsid w:val="00B2720B"/>
    <w:rsid w:val="00B33CA0"/>
    <w:rsid w:val="00B7244F"/>
    <w:rsid w:val="00BA2CEC"/>
    <w:rsid w:val="00BA7779"/>
    <w:rsid w:val="00BD1F4C"/>
    <w:rsid w:val="00BE17B4"/>
    <w:rsid w:val="00BF6C9A"/>
    <w:rsid w:val="00C3453F"/>
    <w:rsid w:val="00C94921"/>
    <w:rsid w:val="00CA5E20"/>
    <w:rsid w:val="00CC7EFF"/>
    <w:rsid w:val="00CD1D82"/>
    <w:rsid w:val="00D50152"/>
    <w:rsid w:val="00DD7DA1"/>
    <w:rsid w:val="00DF3AE9"/>
    <w:rsid w:val="00E1349E"/>
    <w:rsid w:val="00E31467"/>
    <w:rsid w:val="00E43B1F"/>
    <w:rsid w:val="00E53D18"/>
    <w:rsid w:val="00E679C7"/>
    <w:rsid w:val="00E812B0"/>
    <w:rsid w:val="00E838AD"/>
    <w:rsid w:val="00EC37B6"/>
    <w:rsid w:val="00F06583"/>
    <w:rsid w:val="00F24119"/>
    <w:rsid w:val="00F468F1"/>
    <w:rsid w:val="00F6368F"/>
    <w:rsid w:val="00FF2C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2EBBD0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paragraph" w:customStyle="1" w:styleId="a2">
    <w:name w:val="היסט_כפול"/>
    <w:basedOn w:val="Normal"/>
    <w:rsid w:val="00725C1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0264C5"/>
    <w:pPr>
      <w:spacing w:after="0" w:line="240" w:lineRule="auto"/>
    </w:pPr>
  </w:style>
  <w:style w:type="table" w:customStyle="1" w:styleId="11">
    <w:name w:val="רשת טבלה1"/>
    <w:basedOn w:val="TableNormal"/>
    <w:next w:val="TableGrid"/>
    <w:uiPriority w:val="59"/>
    <w:rsid w:val="000264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2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5CA1F306D5444C7BECD6EB0B641733F"/>
        <w:category>
          <w:name w:val="General"/>
          <w:gallery w:val="placeholder"/>
        </w:category>
        <w:types>
          <w:type w:val="bbPlcHdr"/>
        </w:types>
        <w:behaviors>
          <w:behavior w:val="content"/>
        </w:behaviors>
        <w:guid w:val="{2D3A1D9C-755F-4465-A001-224124BCA7AF}"/>
      </w:docPartPr>
      <w:docPartBody>
        <w:p w:rsidR="007A6519" w:rsidRDefault="007A6519">
          <w:r w:rsidRPr="00117634">
            <w:rPr>
              <w:rStyle w:val="PlaceholderText"/>
              <w:rtl/>
            </w:rPr>
            <w:t>[תאריך חתימת חוזה]</w:t>
          </w:r>
        </w:p>
      </w:docPartBody>
    </w:docPart>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PlaceholderText"/>
              <w:rtl/>
            </w:rPr>
            <w:t>[צד א בחוזה]</w:t>
          </w:r>
        </w:p>
      </w:docPartBody>
    </w:docPart>
    <w:docPart>
      <w:docPartPr>
        <w:name w:val="96914D508BEF4F929B7501A5DB87B1A0"/>
        <w:category>
          <w:name w:val="General"/>
          <w:gallery w:val="placeholder"/>
        </w:category>
        <w:types>
          <w:type w:val="bbPlcHdr"/>
        </w:types>
        <w:behaviors>
          <w:behavior w:val="content"/>
        </w:behaviors>
        <w:guid w:val="{6B62FA07-10A3-4995-BBF5-284D297D9D1D}"/>
      </w:docPartPr>
      <w:docPartBody>
        <w:p w:rsidR="001F1B02" w:rsidRDefault="001F1B02">
          <w:r w:rsidRPr="00855FA4">
            <w:rPr>
              <w:rStyle w:val="PlaceholderText"/>
              <w:rtl/>
            </w:rPr>
            <w:t>[רשות מקומית]</w:t>
          </w:r>
        </w:p>
      </w:docPartBody>
    </w:docPart>
    <w:docPart>
      <w:docPartPr>
        <w:name w:val="9409EF5BCD3D468095C6148150842900"/>
        <w:category>
          <w:name w:val="General"/>
          <w:gallery w:val="placeholder"/>
        </w:category>
        <w:types>
          <w:type w:val="bbPlcHdr"/>
        </w:types>
        <w:behaviors>
          <w:behavior w:val="content"/>
        </w:behaviors>
        <w:guid w:val="{29109670-B7B4-4779-8DA1-4B10D0B4A4BA}"/>
      </w:docPartPr>
      <w:docPartBody>
        <w:p w:rsidR="001F1B02" w:rsidRDefault="001F1B02">
          <w:r w:rsidRPr="00855FA4">
            <w:rPr>
              <w:rStyle w:val="PlaceholderText"/>
              <w:rtl/>
            </w:rPr>
            <w:t>[שם אתר]</w:t>
          </w:r>
        </w:p>
      </w:docPartBody>
    </w:docPart>
    <w:docPart>
      <w:docPartPr>
        <w:name w:val="37FA6C6CE818462EAD865C5146D00396"/>
        <w:category>
          <w:name w:val="General"/>
          <w:gallery w:val="placeholder"/>
        </w:category>
        <w:types>
          <w:type w:val="bbPlcHdr"/>
        </w:types>
        <w:behaviors>
          <w:behavior w:val="content"/>
        </w:behaviors>
        <w:guid w:val="{B5B6DB59-D76C-4469-8D31-49BF2D8C809F}"/>
      </w:docPartPr>
      <w:docPartBody>
        <w:p w:rsidR="001F1B02" w:rsidRDefault="001F1B02">
          <w:r w:rsidRPr="00855FA4">
            <w:rPr>
              <w:rStyle w:val="PlaceholderText"/>
              <w:rtl/>
            </w:rPr>
            <w:t>[שם הפרויקט]</w:t>
          </w:r>
        </w:p>
      </w:docPartBody>
    </w:docPart>
    <w:docPart>
      <w:docPartPr>
        <w:name w:val="0048A4A0C4724B3EB9951F4945FA6880"/>
        <w:category>
          <w:name w:val="General"/>
          <w:gallery w:val="placeholder"/>
        </w:category>
        <w:types>
          <w:type w:val="bbPlcHdr"/>
        </w:types>
        <w:behaviors>
          <w:behavior w:val="content"/>
        </w:behaviors>
        <w:guid w:val="{F2D20F0B-0328-4612-B7FE-2D79D43D70AA}"/>
      </w:docPartPr>
      <w:docPartBody>
        <w:p w:rsidR="001F1B02" w:rsidRDefault="001F1B02">
          <w:r w:rsidRPr="00855FA4">
            <w:rPr>
              <w:rStyle w:val="PlaceholderText"/>
              <w:rtl/>
            </w:rPr>
            <w:t>[רשות מקומית]</w:t>
          </w:r>
        </w:p>
      </w:docPartBody>
    </w:docPart>
    <w:docPart>
      <w:docPartPr>
        <w:name w:val="539C051A59DD4739B773D24F6837E458"/>
        <w:category>
          <w:name w:val="General"/>
          <w:gallery w:val="placeholder"/>
        </w:category>
        <w:types>
          <w:type w:val="bbPlcHdr"/>
        </w:types>
        <w:behaviors>
          <w:behavior w:val="content"/>
        </w:behaviors>
        <w:guid w:val="{A8252001-D985-4A56-AC23-57BA04CC39BA}"/>
      </w:docPartPr>
      <w:docPartBody>
        <w:p w:rsidR="001F1B02" w:rsidRDefault="001F1B02">
          <w:r w:rsidRPr="00855FA4">
            <w:rPr>
              <w:rStyle w:val="PlaceholderText"/>
              <w:rtl/>
            </w:rPr>
            <w:t>[אחוז השתתפות צד א]</w:t>
          </w:r>
        </w:p>
      </w:docPartBody>
    </w:docPart>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PlaceholderText"/>
              <w:rtl/>
            </w:rPr>
            <w:t>[נקודות מדד]</w:t>
          </w:r>
        </w:p>
      </w:docPartBody>
    </w:docPart>
    <w:docPart>
      <w:docPartPr>
        <w:name w:val="F316C7C6273D466581BD3E5F03CCF46E"/>
        <w:category>
          <w:name w:val="General"/>
          <w:gallery w:val="placeholder"/>
        </w:category>
        <w:types>
          <w:type w:val="bbPlcHdr"/>
        </w:types>
        <w:behaviors>
          <w:behavior w:val="content"/>
        </w:behaviors>
        <w:guid w:val="{55E2A4AD-6C5D-4F81-9AC7-A3475F44B1F6}"/>
      </w:docPartPr>
      <w:docPartBody>
        <w:p w:rsidR="0079296E" w:rsidRDefault="001F1B02">
          <w:r w:rsidRPr="00855FA4">
            <w:rPr>
              <w:rStyle w:val="PlaceholderText"/>
              <w:rtl/>
            </w:rPr>
            <w:t>[תאריך חתימת חוזה]</w:t>
          </w:r>
        </w:p>
      </w:docPartBody>
    </w:docPart>
    <w:docPart>
      <w:docPartPr>
        <w:name w:val="EDD1EF130B6140F08122010E513EF203"/>
        <w:category>
          <w:name w:val="General"/>
          <w:gallery w:val="placeholder"/>
        </w:category>
        <w:types>
          <w:type w:val="bbPlcHdr"/>
        </w:types>
        <w:behaviors>
          <w:behavior w:val="content"/>
        </w:behaviors>
        <w:guid w:val="{8C93E21D-1A32-4930-B70D-BE9CA10AEAAE}"/>
      </w:docPartPr>
      <w:docPartBody>
        <w:p w:rsidR="0079296E" w:rsidRDefault="001F1B02">
          <w:r w:rsidRPr="00855FA4">
            <w:rPr>
              <w:rStyle w:val="PlaceholderText"/>
              <w:rtl/>
            </w:rPr>
            <w:t>[שם ספק]</w:t>
          </w:r>
        </w:p>
      </w:docPartBody>
    </w:docPart>
    <w:docPart>
      <w:docPartPr>
        <w:name w:val="5F7EEAD868D4429F83C333087C4B36C8"/>
        <w:category>
          <w:name w:val="General"/>
          <w:gallery w:val="placeholder"/>
        </w:category>
        <w:types>
          <w:type w:val="bbPlcHdr"/>
        </w:types>
        <w:behaviors>
          <w:behavior w:val="content"/>
        </w:behaviors>
        <w:guid w:val="{C7266958-F44F-4C99-9E49-7F972850D247}"/>
      </w:docPartPr>
      <w:docPartBody>
        <w:p w:rsidR="0079296E" w:rsidRDefault="001F1B02">
          <w:r w:rsidRPr="00855FA4">
            <w:rPr>
              <w:rStyle w:val="PlaceholderText"/>
              <w:rtl/>
            </w:rPr>
            <w:t>[שם ספק]</w:t>
          </w:r>
        </w:p>
      </w:docPartBody>
    </w:docPart>
    <w:docPart>
      <w:docPartPr>
        <w:name w:val="12A68F5930FB43589928856FB660F658"/>
        <w:category>
          <w:name w:val="General"/>
          <w:gallery w:val="placeholder"/>
        </w:category>
        <w:types>
          <w:type w:val="bbPlcHdr"/>
        </w:types>
        <w:behaviors>
          <w:behavior w:val="content"/>
        </w:behaviors>
        <w:guid w:val="{02C108B1-53C8-41C1-871D-95D20A13B953}"/>
      </w:docPartPr>
      <w:docPartBody>
        <w:p w:rsidR="0079296E" w:rsidRDefault="001F1B02">
          <w:r w:rsidRPr="00855FA4">
            <w:rPr>
              <w:rStyle w:val="PlaceholderText"/>
              <w:rtl/>
            </w:rPr>
            <w:t>[שם ספק]</w:t>
          </w:r>
        </w:p>
      </w:docPartBody>
    </w:docPart>
    <w:docPart>
      <w:docPartPr>
        <w:name w:val="B57B0F4EB9C14F02B7E63AC6E8419186"/>
        <w:category>
          <w:name w:val="General"/>
          <w:gallery w:val="placeholder"/>
        </w:category>
        <w:types>
          <w:type w:val="bbPlcHdr"/>
        </w:types>
        <w:behaviors>
          <w:behavior w:val="content"/>
        </w:behaviors>
        <w:guid w:val="{95616F50-FD0B-4571-A8F2-F13AEEB6004A}"/>
      </w:docPartPr>
      <w:docPartBody>
        <w:p w:rsidR="0079296E" w:rsidRDefault="001F1B02">
          <w:r w:rsidRPr="00855FA4">
            <w:rPr>
              <w:rStyle w:val="PlaceholderText"/>
              <w:rtl/>
            </w:rPr>
            <w:t>[שם ספק]</w:t>
          </w:r>
        </w:p>
      </w:docPartBody>
    </w:docPart>
    <w:docPart>
      <w:docPartPr>
        <w:name w:val="B13DAA06D5564166A3EA70FA99D4A21D"/>
        <w:category>
          <w:name w:val="General"/>
          <w:gallery w:val="placeholder"/>
        </w:category>
        <w:types>
          <w:type w:val="bbPlcHdr"/>
        </w:types>
        <w:behaviors>
          <w:behavior w:val="content"/>
        </w:behaviors>
        <w:guid w:val="{9B44BA64-E08B-466C-88FE-DC18CA839A93}"/>
      </w:docPartPr>
      <w:docPartBody>
        <w:p w:rsidR="0079296E" w:rsidRDefault="001F1B02">
          <w:r w:rsidRPr="00855FA4">
            <w:rPr>
              <w:rStyle w:val="PlaceholderText"/>
              <w:rtl/>
            </w:rPr>
            <w:t>[שם ספק]</w:t>
          </w:r>
        </w:p>
      </w:docPartBody>
    </w:docPart>
    <w:docPart>
      <w:docPartPr>
        <w:name w:val="DEDCFBE5F84C45B88A61A0FC1C9F01E2"/>
        <w:category>
          <w:name w:val="General"/>
          <w:gallery w:val="placeholder"/>
        </w:category>
        <w:types>
          <w:type w:val="bbPlcHdr"/>
        </w:types>
        <w:behaviors>
          <w:behavior w:val="content"/>
        </w:behaviors>
        <w:guid w:val="{78687AAF-85F7-4505-B04A-2CD00C3E708A}"/>
      </w:docPartPr>
      <w:docPartBody>
        <w:p w:rsidR="0079296E" w:rsidRDefault="001F1B02">
          <w:r w:rsidRPr="00855FA4">
            <w:rPr>
              <w:rStyle w:val="PlaceholderText"/>
              <w:rtl/>
            </w:rPr>
            <w:t>[שם ספק]</w:t>
          </w:r>
        </w:p>
      </w:docPartBody>
    </w:docPart>
    <w:docPart>
      <w:docPartPr>
        <w:name w:val="E437B5A4C0204882B0D88C7DD4BFEDBC"/>
        <w:category>
          <w:name w:val="General"/>
          <w:gallery w:val="placeholder"/>
        </w:category>
        <w:types>
          <w:type w:val="bbPlcHdr"/>
        </w:types>
        <w:behaviors>
          <w:behavior w:val="content"/>
        </w:behaviors>
        <w:guid w:val="{3ECC55C5-0C72-49B7-90C5-ADDB1634F06A}"/>
      </w:docPartPr>
      <w:docPartBody>
        <w:p w:rsidR="0079296E" w:rsidRDefault="001F1B02">
          <w:r w:rsidRPr="00855FA4">
            <w:rPr>
              <w:rStyle w:val="PlaceholderText"/>
              <w:rtl/>
            </w:rPr>
            <w:t>[שם אתר]</w:t>
          </w:r>
        </w:p>
      </w:docPartBody>
    </w:docPart>
    <w:docPart>
      <w:docPartPr>
        <w:name w:val="3E62BC5DCC794E5DBF84670D0084D88E"/>
        <w:category>
          <w:name w:val="General"/>
          <w:gallery w:val="placeholder"/>
        </w:category>
        <w:types>
          <w:type w:val="bbPlcHdr"/>
        </w:types>
        <w:behaviors>
          <w:behavior w:val="content"/>
        </w:behaviors>
        <w:guid w:val="{421B5237-7869-44DB-A79F-D24162697AB1}"/>
      </w:docPartPr>
      <w:docPartBody>
        <w:p w:rsidR="0079296E" w:rsidRDefault="001F1B02">
          <w:r w:rsidRPr="00855FA4">
            <w:rPr>
              <w:rStyle w:val="PlaceholderText"/>
              <w:rtl/>
            </w:rPr>
            <w:t>[תיאור עבודה]</w:t>
          </w:r>
        </w:p>
      </w:docPartBody>
    </w:docPart>
    <w:docPart>
      <w:docPartPr>
        <w:name w:val="AECE8DE340EE4BB19772344679294107"/>
        <w:category>
          <w:name w:val="General"/>
          <w:gallery w:val="placeholder"/>
        </w:category>
        <w:types>
          <w:type w:val="bbPlcHdr"/>
        </w:types>
        <w:behaviors>
          <w:behavior w:val="content"/>
        </w:behaviors>
        <w:guid w:val="{718FC86C-0E46-4428-8D29-30A1DE82BCE2}"/>
      </w:docPartPr>
      <w:docPartBody>
        <w:p w:rsidR="0079296E" w:rsidRDefault="001F1B02">
          <w:r w:rsidRPr="00855FA4">
            <w:rPr>
              <w:rStyle w:val="PlaceholderText"/>
              <w:rtl/>
            </w:rPr>
            <w:t>[שם אתר]</w:t>
          </w:r>
        </w:p>
      </w:docPartBody>
    </w:docPart>
    <w:docPart>
      <w:docPartPr>
        <w:name w:val="EF1A3545D613437C85773AC44A8A2418"/>
        <w:category>
          <w:name w:val="General"/>
          <w:gallery w:val="placeholder"/>
        </w:category>
        <w:types>
          <w:type w:val="bbPlcHdr"/>
        </w:types>
        <w:behaviors>
          <w:behavior w:val="content"/>
        </w:behaviors>
        <w:guid w:val="{19EC855A-0396-4AB6-B381-6AFBC266D90A}"/>
      </w:docPartPr>
      <w:docPartBody>
        <w:p w:rsidR="0079296E" w:rsidRDefault="001F1B02">
          <w:r w:rsidRPr="00855FA4">
            <w:rPr>
              <w:rStyle w:val="PlaceholderText"/>
              <w:rtl/>
            </w:rPr>
            <w:t>[תאריך חתימת חוזה]</w:t>
          </w:r>
        </w:p>
      </w:docPartBody>
    </w:docPart>
    <w:docPart>
      <w:docPartPr>
        <w:name w:val="784FCD41F80F40C589F0CD018D0F0FB7"/>
        <w:category>
          <w:name w:val="General"/>
          <w:gallery w:val="placeholder"/>
        </w:category>
        <w:types>
          <w:type w:val="bbPlcHdr"/>
        </w:types>
        <w:behaviors>
          <w:behavior w:val="content"/>
        </w:behaviors>
        <w:guid w:val="{8DD2C97B-05B0-40D0-B257-8CC984F2842B}"/>
      </w:docPartPr>
      <w:docPartBody>
        <w:p w:rsidR="00753FEA" w:rsidRDefault="0079296E">
          <w:r w:rsidRPr="005770D1">
            <w:rPr>
              <w:rStyle w:val="PlaceholderText"/>
              <w:rtl/>
            </w:rPr>
            <w:t>[שדה נוסף 2]</w:t>
          </w:r>
        </w:p>
      </w:docPartBody>
    </w:docPart>
    <w:docPart>
      <w:docPartPr>
        <w:name w:val="6BA25365AEE14B85A0089DB034E49E7E"/>
        <w:category>
          <w:name w:val="General"/>
          <w:gallery w:val="placeholder"/>
        </w:category>
        <w:types>
          <w:type w:val="bbPlcHdr"/>
        </w:types>
        <w:behaviors>
          <w:behavior w:val="content"/>
        </w:behaviors>
        <w:guid w:val="{86E6CDB2-8E11-44CC-8BD7-5E4F7D78CDF9}"/>
      </w:docPartPr>
      <w:docPartBody>
        <w:p w:rsidR="00753FEA" w:rsidRDefault="0079296E">
          <w:r w:rsidRPr="005770D1">
            <w:rPr>
              <w:rStyle w:val="PlaceholderText"/>
              <w:rtl/>
            </w:rPr>
            <w:t>[שדה נוסף 1]</w:t>
          </w:r>
        </w:p>
      </w:docPartBody>
    </w:docPart>
    <w:docPart>
      <w:docPartPr>
        <w:name w:val="EB50BB8246404083A9E2FDC9F1B64642"/>
        <w:category>
          <w:name w:val="General"/>
          <w:gallery w:val="placeholder"/>
        </w:category>
        <w:types>
          <w:type w:val="bbPlcHdr"/>
        </w:types>
        <w:behaviors>
          <w:behavior w:val="content"/>
        </w:behaviors>
        <w:guid w:val="{B69EBDCC-4EB8-4F7D-8918-AA29B5CA1EFD}"/>
      </w:docPartPr>
      <w:docPartBody>
        <w:p w:rsidR="00753FEA" w:rsidRDefault="0079296E">
          <w:r w:rsidRPr="005770D1">
            <w:rPr>
              <w:rStyle w:val="PlaceholderText"/>
              <w:rtl/>
            </w:rPr>
            <w:t>[שדה נוסף 3]</w:t>
          </w:r>
        </w:p>
      </w:docPartBody>
    </w:docPart>
    <w:docPart>
      <w:docPartPr>
        <w:name w:val="EA601E4CD431459F95474054E7066FFE"/>
        <w:category>
          <w:name w:val="General"/>
          <w:gallery w:val="placeholder"/>
        </w:category>
        <w:types>
          <w:type w:val="bbPlcHdr"/>
        </w:types>
        <w:behaviors>
          <w:behavior w:val="content"/>
        </w:behaviors>
        <w:guid w:val="{9FB56CEC-59CB-401F-98F1-5E9FC182EA87}"/>
      </w:docPartPr>
      <w:docPartBody>
        <w:p w:rsidR="00753FEA" w:rsidRDefault="0079296E">
          <w:r w:rsidRPr="005770D1">
            <w:rPr>
              <w:rStyle w:val="PlaceholderText"/>
              <w:rtl/>
            </w:rPr>
            <w:t>[שדה נוסף 4]</w:t>
          </w:r>
        </w:p>
      </w:docPartBody>
    </w:docPart>
    <w:docPart>
      <w:docPartPr>
        <w:name w:val="59F3D6F8431343AFA0229A95FD7D6EBE"/>
        <w:category>
          <w:name w:val="General"/>
          <w:gallery w:val="placeholder"/>
        </w:category>
        <w:types>
          <w:type w:val="bbPlcHdr"/>
        </w:types>
        <w:behaviors>
          <w:behavior w:val="content"/>
        </w:behaviors>
        <w:guid w:val="{AE7FD76C-7B78-4AF9-9D0E-69FDCC2C0625}"/>
      </w:docPartPr>
      <w:docPartBody>
        <w:p w:rsidR="00753FEA" w:rsidRDefault="0079296E">
          <w:r w:rsidRPr="005770D1">
            <w:rPr>
              <w:rStyle w:val="PlaceholderText"/>
              <w:rtl/>
            </w:rPr>
            <w:t>[שדה נוסף 5]</w:t>
          </w:r>
        </w:p>
      </w:docPartBody>
    </w:docPart>
    <w:docPart>
      <w:docPartPr>
        <w:name w:val="D86FFA13F3C947708D6601BC22E25292"/>
        <w:category>
          <w:name w:val="General"/>
          <w:gallery w:val="placeholder"/>
        </w:category>
        <w:types>
          <w:type w:val="bbPlcHdr"/>
        </w:types>
        <w:behaviors>
          <w:behavior w:val="content"/>
        </w:behaviors>
        <w:guid w:val="{1289D866-DC55-4280-9D70-1CC317D7FC42}"/>
      </w:docPartPr>
      <w:docPartBody>
        <w:p w:rsidR="00753FEA" w:rsidRDefault="0079296E">
          <w:r w:rsidRPr="005770D1">
            <w:rPr>
              <w:rStyle w:val="PlaceholderText"/>
              <w:rtl/>
            </w:rPr>
            <w:t>[שדה נוסף 6]</w:t>
          </w:r>
        </w:p>
      </w:docPartBody>
    </w:docPart>
    <w:docPart>
      <w:docPartPr>
        <w:name w:val="2F3D4EE59AE243289F28F06F5E10638C"/>
        <w:category>
          <w:name w:val="General"/>
          <w:gallery w:val="placeholder"/>
        </w:category>
        <w:types>
          <w:type w:val="bbPlcHdr"/>
        </w:types>
        <w:behaviors>
          <w:behavior w:val="content"/>
        </w:behaviors>
        <w:guid w:val="{224D622D-F876-4003-8456-E9642AE02A77}"/>
      </w:docPartPr>
      <w:docPartBody>
        <w:p w:rsidR="007D75B4" w:rsidRDefault="00753FEA">
          <w:r w:rsidRPr="00B10541">
            <w:rPr>
              <w:rStyle w:val="PlaceholderText"/>
              <w:rtl/>
            </w:rPr>
            <w:t>[סוג מדד כותרת]</w:t>
          </w:r>
        </w:p>
      </w:docPartBody>
    </w:docPart>
    <w:docPart>
      <w:docPartPr>
        <w:name w:val="7FA9CCEA6498400B9A3825121A639DEE"/>
        <w:category>
          <w:name w:val="General"/>
          <w:gallery w:val="placeholder"/>
        </w:category>
        <w:types>
          <w:type w:val="bbPlcHdr"/>
        </w:types>
        <w:behaviors>
          <w:behavior w:val="content"/>
        </w:behaviors>
        <w:guid w:val="{6EDFF850-1E5C-40A1-817A-EB331F97D71C}"/>
      </w:docPartPr>
      <w:docPartBody>
        <w:p w:rsidR="0063068D" w:rsidRDefault="007D75B4">
          <w:r w:rsidRPr="00747ED4">
            <w:rPr>
              <w:rStyle w:val="PlaceholderText"/>
              <w:rtl/>
            </w:rPr>
            <w:t>[תבנית חוזה]</w:t>
          </w:r>
        </w:p>
      </w:docPartBody>
    </w:docPart>
    <w:docPart>
      <w:docPartPr>
        <w:name w:val="FA1449019F9E4CF4BFDAD14DBBBEA065"/>
        <w:category>
          <w:name w:val="כללי"/>
          <w:gallery w:val="placeholder"/>
        </w:category>
        <w:types>
          <w:type w:val="bbPlcHdr"/>
        </w:types>
        <w:behaviors>
          <w:behavior w:val="content"/>
        </w:behaviors>
        <w:guid w:val="{1B1746A2-070D-4C68-A509-D111E9BDEE57}"/>
      </w:docPartPr>
      <w:docPartBody>
        <w:p w:rsidR="006356D4" w:rsidRDefault="00C47B57" w:rsidP="00C47B57">
          <w:pPr>
            <w:pStyle w:val="FA1449019F9E4CF4BFDAD14DBBBEA065"/>
          </w:pPr>
          <w:r w:rsidRPr="004D0396">
            <w:rPr>
              <w:rStyle w:val="PlaceholderText"/>
              <w:rtl/>
            </w:rPr>
            <w:t>[שם הפרויקט]</w:t>
          </w:r>
        </w:p>
      </w:docPartBody>
    </w:docPart>
    <w:docPart>
      <w:docPartPr>
        <w:name w:val="1F5CCDFB4E69458181B69D67A73897E9"/>
        <w:category>
          <w:name w:val="כללי"/>
          <w:gallery w:val="placeholder"/>
        </w:category>
        <w:types>
          <w:type w:val="bbPlcHdr"/>
        </w:types>
        <w:behaviors>
          <w:behavior w:val="content"/>
        </w:behaviors>
        <w:guid w:val="{D1C57987-E23B-4419-856F-47BDB53D399C}"/>
      </w:docPartPr>
      <w:docPartBody>
        <w:p w:rsidR="006356D4" w:rsidRDefault="00C47B57" w:rsidP="00C47B57">
          <w:pPr>
            <w:pStyle w:val="1F5CCDFB4E69458181B69D67A73897E9"/>
          </w:pPr>
          <w:r w:rsidRPr="004D0396">
            <w:rPr>
              <w:rStyle w:val="PlaceholderText"/>
              <w:rtl/>
            </w:rPr>
            <w:t>[שם אתר]</w:t>
          </w:r>
        </w:p>
      </w:docPartBody>
    </w:docPart>
    <w:docPart>
      <w:docPartPr>
        <w:name w:val="05C7E99336E04E30BF74697B1239F60B"/>
        <w:category>
          <w:name w:val="כללי"/>
          <w:gallery w:val="placeholder"/>
        </w:category>
        <w:types>
          <w:type w:val="bbPlcHdr"/>
        </w:types>
        <w:behaviors>
          <w:behavior w:val="content"/>
        </w:behaviors>
        <w:guid w:val="{E7E99D59-4441-4EC4-AB13-99FE438CAEE3}"/>
      </w:docPartPr>
      <w:docPartBody>
        <w:p w:rsidR="0059075A" w:rsidRDefault="00D7346C" w:rsidP="00D7346C">
          <w:pPr>
            <w:pStyle w:val="05C7E99336E04E30BF74697B1239F60B"/>
          </w:pPr>
          <w:r w:rsidRPr="00033B28">
            <w:rPr>
              <w:rStyle w:val="PlaceholderText"/>
              <w:rtl/>
            </w:rPr>
            <w:t>[מדד בגין/ידוע - כותרת]</w:t>
          </w:r>
        </w:p>
      </w:docPartBody>
    </w:docPart>
    <w:docPart>
      <w:docPartPr>
        <w:name w:val="8939F1DEA66E448CB0B96606F59D742C"/>
        <w:category>
          <w:name w:val="כללי"/>
          <w:gallery w:val="placeholder"/>
        </w:category>
        <w:types>
          <w:type w:val="bbPlcHdr"/>
        </w:types>
        <w:behaviors>
          <w:behavior w:val="content"/>
        </w:behaviors>
        <w:guid w:val="{51330F47-3810-41A9-8D8E-CFD4E753E854}"/>
      </w:docPartPr>
      <w:docPartBody>
        <w:p w:rsidR="0059075A" w:rsidRDefault="00D7346C" w:rsidP="00D7346C">
          <w:pPr>
            <w:pStyle w:val="8939F1DEA66E448CB0B96606F59D742C"/>
          </w:pPr>
          <w:r w:rsidRPr="003059F5">
            <w:rPr>
              <w:rStyle w:val="PlaceholderText"/>
              <w:rtl/>
            </w:rPr>
            <w:t>[מדד בסיס]</w:t>
          </w:r>
        </w:p>
      </w:docPartBody>
    </w:docPart>
    <w:docPart>
      <w:docPartPr>
        <w:name w:val="229AAA44A0874516BB55209F39310720"/>
        <w:category>
          <w:name w:val="כללי"/>
          <w:gallery w:val="placeholder"/>
        </w:category>
        <w:types>
          <w:type w:val="bbPlcHdr"/>
        </w:types>
        <w:behaviors>
          <w:behavior w:val="content"/>
        </w:behaviors>
        <w:guid w:val="{3D4A7077-C71E-4DAC-BC3E-2D655E35D449}"/>
      </w:docPartPr>
      <w:docPartBody>
        <w:p w:rsidR="0059075A" w:rsidRDefault="0059075A">
          <w:r w:rsidRPr="00F936C8">
            <w:rPr>
              <w:rStyle w:val="PlaceholderText"/>
              <w:rtl/>
            </w:rPr>
            <w:t>[שם ספק]</w:t>
          </w:r>
        </w:p>
      </w:docPartBody>
    </w:docPart>
    <w:docPart>
      <w:docPartPr>
        <w:name w:val="230F295A2A3D4DF8856C41137321881A"/>
        <w:category>
          <w:name w:val="כללי"/>
          <w:gallery w:val="placeholder"/>
        </w:category>
        <w:types>
          <w:type w:val="bbPlcHdr"/>
        </w:types>
        <w:behaviors>
          <w:behavior w:val="content"/>
        </w:behaviors>
        <w:guid w:val="{BA280C4C-8C88-40CB-9C70-317000881F2D}"/>
      </w:docPartPr>
      <w:docPartBody>
        <w:p w:rsidR="00F55DCB" w:rsidRDefault="00F55DCB">
          <w:r w:rsidRPr="00C5438E">
            <w:rPr>
              <w:rStyle w:val="PlaceholderText"/>
              <w:rtl/>
            </w:rPr>
            <w:t>[שם הפרויקט]</w:t>
          </w:r>
        </w:p>
      </w:docPartBody>
    </w:docPart>
    <w:docPart>
      <w:docPartPr>
        <w:name w:val="26048B97AC884473AAA2C9E9F3E5AF41"/>
        <w:category>
          <w:name w:val="כללי"/>
          <w:gallery w:val="placeholder"/>
        </w:category>
        <w:types>
          <w:type w:val="bbPlcHdr"/>
        </w:types>
        <w:behaviors>
          <w:behavior w:val="content"/>
        </w:behaviors>
        <w:guid w:val="{B7BF8972-7B3B-4026-9643-86B078D71B06}"/>
      </w:docPartPr>
      <w:docPartBody>
        <w:p w:rsidR="00700FC1" w:rsidRDefault="00F55DCB" w:rsidP="00F55DCB">
          <w:pPr>
            <w:pStyle w:val="26048B97AC884473AAA2C9E9F3E5AF41"/>
          </w:pPr>
          <w:r w:rsidRPr="00C5438E">
            <w:rPr>
              <w:rStyle w:val="PlaceholderText"/>
              <w:rtl/>
            </w:rPr>
            <w:t>[צדדים נוספים]</w:t>
          </w:r>
        </w:p>
      </w:docPartBody>
    </w:docPart>
    <w:docPart>
      <w:docPartPr>
        <w:name w:val="99908AF8A95D41AD8449AF8994C02AE7"/>
        <w:category>
          <w:name w:val="כללי"/>
          <w:gallery w:val="placeholder"/>
        </w:category>
        <w:types>
          <w:type w:val="bbPlcHdr"/>
        </w:types>
        <w:behaviors>
          <w:behavior w:val="content"/>
        </w:behaviors>
        <w:guid w:val="{AB947879-4837-4BCC-9EC6-D55F5B805B2F}"/>
      </w:docPartPr>
      <w:docPartBody>
        <w:p w:rsidR="008C0E31" w:rsidRDefault="00700FC1">
          <w:r w:rsidRPr="00E44462">
            <w:rPr>
              <w:rStyle w:val="PlaceholderText"/>
              <w:rtl/>
            </w:rPr>
            <w:t>[צד א בחוזה]</w:t>
          </w:r>
        </w:p>
      </w:docPartBody>
    </w:docPart>
    <w:docPart>
      <w:docPartPr>
        <w:name w:val="1FC585D0E59D44F5B2C39148D4556B9B"/>
        <w:category>
          <w:name w:val="כללי"/>
          <w:gallery w:val="placeholder"/>
        </w:category>
        <w:types>
          <w:type w:val="bbPlcHdr"/>
        </w:types>
        <w:behaviors>
          <w:behavior w:val="content"/>
        </w:behaviors>
        <w:guid w:val="{D709ECFB-BE82-4C10-AD9E-48D439DAC96F}"/>
      </w:docPartPr>
      <w:docPartBody>
        <w:p w:rsidR="008C0E31" w:rsidRDefault="00700FC1">
          <w:r w:rsidRPr="00E44462">
            <w:rPr>
              <w:rStyle w:val="PlaceholderText"/>
              <w:rtl/>
            </w:rPr>
            <w:t>[צד א בחוזה]</w:t>
          </w:r>
        </w:p>
      </w:docPartBody>
    </w:docPart>
    <w:docPart>
      <w:docPartPr>
        <w:name w:val="AD34FE11F88C430AA5417E49AD9FA9F9"/>
        <w:category>
          <w:name w:val="כללי"/>
          <w:gallery w:val="placeholder"/>
        </w:category>
        <w:types>
          <w:type w:val="bbPlcHdr"/>
        </w:types>
        <w:behaviors>
          <w:behavior w:val="content"/>
        </w:behaviors>
        <w:guid w:val="{CE72D366-3B75-43F1-8DB9-C0FF6DE211E2}"/>
      </w:docPartPr>
      <w:docPartBody>
        <w:p w:rsidR="008C0E31" w:rsidRDefault="00700FC1" w:rsidP="00700FC1">
          <w:pPr>
            <w:pStyle w:val="AD34FE11F88C430AA5417E49AD9FA9F9"/>
          </w:pPr>
          <w:r w:rsidRPr="00E44462">
            <w:rPr>
              <w:rStyle w:val="PlaceholderText"/>
              <w:rtl/>
            </w:rPr>
            <w:t>[צד א בחוזה]</w:t>
          </w:r>
        </w:p>
      </w:docPartBody>
    </w:docPart>
    <w:docPart>
      <w:docPartPr>
        <w:name w:val="10AE26A04A8C43849BE0A9410057F49A"/>
        <w:category>
          <w:name w:val="כללי"/>
          <w:gallery w:val="placeholder"/>
        </w:category>
        <w:types>
          <w:type w:val="bbPlcHdr"/>
        </w:types>
        <w:behaviors>
          <w:behavior w:val="content"/>
        </w:behaviors>
        <w:guid w:val="{E86534BE-89FD-4E20-940E-4798965F90F9}"/>
      </w:docPartPr>
      <w:docPartBody>
        <w:p w:rsidR="006C28FF" w:rsidRDefault="00132158">
          <w:r w:rsidRPr="003E6FC4">
            <w:rPr>
              <w:rStyle w:val="PlaceholderText"/>
              <w:rtl/>
            </w:rPr>
            <w:t>[שם צד א]</w:t>
          </w:r>
        </w:p>
      </w:docPartBody>
    </w:docPart>
    <w:docPart>
      <w:docPartPr>
        <w:name w:val="A3318365BF944B97B96F002FB5DCE952"/>
        <w:category>
          <w:name w:val="כללי"/>
          <w:gallery w:val="placeholder"/>
        </w:category>
        <w:types>
          <w:type w:val="bbPlcHdr"/>
        </w:types>
        <w:behaviors>
          <w:behavior w:val="content"/>
        </w:behaviors>
        <w:guid w:val="{CF8FB420-ED60-4671-86D1-F42FF741B68A}"/>
      </w:docPartPr>
      <w:docPartBody>
        <w:p w:rsidR="006C28FF" w:rsidRDefault="00132158">
          <w:r w:rsidRPr="003E6FC4">
            <w:rPr>
              <w:rStyle w:val="PlaceholderText"/>
              <w:rtl/>
            </w:rPr>
            <w:t>[שם ספק]</w:t>
          </w:r>
        </w:p>
      </w:docPartBody>
    </w:docPart>
    <w:docPart>
      <w:docPartPr>
        <w:name w:val="6BD1C92BF3204567AFDA32640740E678"/>
        <w:category>
          <w:name w:val="כללי"/>
          <w:gallery w:val="placeholder"/>
        </w:category>
        <w:types>
          <w:type w:val="bbPlcHdr"/>
        </w:types>
        <w:behaviors>
          <w:behavior w:val="content"/>
        </w:behaviors>
        <w:guid w:val="{BF2440CB-1419-44BA-B9BD-5786FB52031F}"/>
      </w:docPartPr>
      <w:docPartBody>
        <w:p w:rsidR="006C28FF" w:rsidRDefault="00132158" w:rsidP="00132158">
          <w:pPr>
            <w:pStyle w:val="6BD1C92BF3204567AFDA32640740E678"/>
          </w:pPr>
          <w:r w:rsidRPr="003E6FC4">
            <w:rPr>
              <w:rStyle w:val="PlaceholderText"/>
              <w:rtl/>
            </w:rPr>
            <w:t>[שם ספק]</w:t>
          </w:r>
        </w:p>
      </w:docPartBody>
    </w:docPart>
    <w:docPart>
      <w:docPartPr>
        <w:name w:val="0AC4F942EBEB48E6A5E8BACA5D009560"/>
        <w:category>
          <w:name w:val="כללי"/>
          <w:gallery w:val="placeholder"/>
        </w:category>
        <w:types>
          <w:type w:val="bbPlcHdr"/>
        </w:types>
        <w:behaviors>
          <w:behavior w:val="content"/>
        </w:behaviors>
        <w:guid w:val="{457F389E-B63A-4864-840E-40C31DFFBA7F}"/>
      </w:docPartPr>
      <w:docPartBody>
        <w:p w:rsidR="006C28FF" w:rsidRDefault="00132158" w:rsidP="00132158">
          <w:pPr>
            <w:pStyle w:val="0AC4F942EBEB48E6A5E8BACA5D009560"/>
          </w:pPr>
          <w:r w:rsidRPr="003E6FC4">
            <w:rPr>
              <w:rStyle w:val="PlaceholderText"/>
              <w:rtl/>
            </w:rPr>
            <w:t>[שם ספק]</w:t>
          </w:r>
        </w:p>
      </w:docPartBody>
    </w:docPart>
    <w:docPart>
      <w:docPartPr>
        <w:name w:val="023E6D2BC70548D19B218BB1684CD88C"/>
        <w:category>
          <w:name w:val="כללי"/>
          <w:gallery w:val="placeholder"/>
        </w:category>
        <w:types>
          <w:type w:val="bbPlcHdr"/>
        </w:types>
        <w:behaviors>
          <w:behavior w:val="content"/>
        </w:behaviors>
        <w:guid w:val="{4B09EDD9-8FBC-4B2E-80F5-3AAA53700CA9}"/>
      </w:docPartPr>
      <w:docPartBody>
        <w:p w:rsidR="000B2E07" w:rsidRDefault="005F5487" w:rsidP="005F5487">
          <w:pPr>
            <w:pStyle w:val="023E6D2BC70548D19B218BB1684CD88C"/>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B2E07"/>
    <w:rsid w:val="00132158"/>
    <w:rsid w:val="00152B18"/>
    <w:rsid w:val="001613AA"/>
    <w:rsid w:val="001D6F65"/>
    <w:rsid w:val="001F1B02"/>
    <w:rsid w:val="00337892"/>
    <w:rsid w:val="0059075A"/>
    <w:rsid w:val="005F5487"/>
    <w:rsid w:val="006057B8"/>
    <w:rsid w:val="0063068D"/>
    <w:rsid w:val="006356D4"/>
    <w:rsid w:val="006865A5"/>
    <w:rsid w:val="006C28FF"/>
    <w:rsid w:val="00700FC1"/>
    <w:rsid w:val="00753FEA"/>
    <w:rsid w:val="0079296E"/>
    <w:rsid w:val="007A6519"/>
    <w:rsid w:val="007D75B4"/>
    <w:rsid w:val="0081794E"/>
    <w:rsid w:val="008C0E31"/>
    <w:rsid w:val="0096384C"/>
    <w:rsid w:val="009A4F2D"/>
    <w:rsid w:val="009A564B"/>
    <w:rsid w:val="009F5F51"/>
    <w:rsid w:val="00A52818"/>
    <w:rsid w:val="00B85069"/>
    <w:rsid w:val="00C47B57"/>
    <w:rsid w:val="00D7346C"/>
    <w:rsid w:val="00E93386"/>
    <w:rsid w:val="00E964FA"/>
    <w:rsid w:val="00EB49A5"/>
    <w:rsid w:val="00F55DC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5487"/>
    <w:rPr>
      <w:color w:val="808080"/>
    </w:r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26048B97AC884473AAA2C9E9F3E5AF41">
    <w:name w:val="26048B97AC884473AAA2C9E9F3E5AF41"/>
    <w:rsid w:val="00F55DCB"/>
    <w:pPr>
      <w:bidi/>
    </w:pPr>
  </w:style>
  <w:style w:type="paragraph" w:customStyle="1" w:styleId="AD34FE11F88C430AA5417E49AD9FA9F9">
    <w:name w:val="AD34FE11F88C430AA5417E49AD9FA9F9"/>
    <w:rsid w:val="00700FC1"/>
    <w:pPr>
      <w:bidi/>
    </w:pPr>
  </w:style>
  <w:style w:type="paragraph" w:customStyle="1" w:styleId="6BD1C92BF3204567AFDA32640740E678">
    <w:name w:val="6BD1C92BF3204567AFDA32640740E678"/>
    <w:rsid w:val="00132158"/>
    <w:pPr>
      <w:bidi/>
    </w:pPr>
  </w:style>
  <w:style w:type="paragraph" w:customStyle="1" w:styleId="0AC4F942EBEB48E6A5E8BACA5D009560">
    <w:name w:val="0AC4F942EBEB48E6A5E8BACA5D009560"/>
    <w:rsid w:val="00132158"/>
    <w:pPr>
      <w:bidi/>
    </w:pPr>
  </w:style>
  <w:style w:type="paragraph" w:customStyle="1" w:styleId="023E6D2BC70548D19B218BB1684CD88C">
    <w:name w:val="023E6D2BC70548D19B218BB1684CD88C"/>
    <w:rsid w:val="005F548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B1E3A-A5B9-4503-A033-1E3FFEE9A4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5F1EF0-99FB-45A0-ABDE-AE49C5116318}"/>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microsoft.com/office/2006/documentManagement/types"/>
    <ds:schemaRef ds:uri="http://purl.org/dc/dcmitype/"/>
    <ds:schemaRef ds:uri="e82e0497-401b-493b-ab66-61f85c09ed30"/>
    <ds:schemaRef ds:uri="http://schemas.microsoft.com/office/infopath/2007/PartnerControls"/>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CB3F4EDA-E7A8-426C-9C5F-E345AF3DE930}">
  <ds:schemaRefs>
    <ds:schemaRef ds:uri="http://schemas.microsoft.com/office/2006/metadata/customXsn"/>
  </ds:schemaRefs>
</ds:datastoreItem>
</file>

<file path=customXml/itemProps6.xml><?xml version="1.0" encoding="utf-8"?>
<ds:datastoreItem xmlns:ds="http://schemas.openxmlformats.org/officeDocument/2006/customXml" ds:itemID="{9BCE8E4C-E010-4F9C-A343-60B2778A1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50</Pages>
  <Words>13187</Words>
  <Characters>65939</Characters>
  <Application>Microsoft Office Word</Application>
  <DocSecurity>0</DocSecurity>
  <Lines>549</Lines>
  <Paragraphs>157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17</cp:revision>
  <dcterms:created xsi:type="dcterms:W3CDTF">2023-10-31T12:36:00Z</dcterms:created>
  <dcterms:modified xsi:type="dcterms:W3CDTF">2024-05-29T12:56:00Z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71582e74-e1f0-4e33-b631-afd19f161a04</vt:lpwstr>
  </property>
</Properties>
</file>