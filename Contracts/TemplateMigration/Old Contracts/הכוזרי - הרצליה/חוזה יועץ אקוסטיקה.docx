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498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40898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E7E74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9FE79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F84FF3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F40599B" w14:textId="014E21C3"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32BA378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2CF1BE1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165617"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F1931C"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A58273"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E8A311F"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68B46B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18245C6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FAB72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51798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AF535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1DAFD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EE8BA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70CF13"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04C4EF56" w14:textId="33AD368D" w:rsidR="003C30D7" w:rsidRPr="00B27B4C" w:rsidRDefault="00EB12BC"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הכוזרי</w:t>
          </w:r>
        </w:p>
      </w:sdtContent>
    </w:sdt>
    <w:p w14:paraId="121E6B25"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401270F" w14:textId="37DBE7C4" w:rsidR="003C30D7" w:rsidRPr="00B27B4C" w:rsidRDefault="00EB12BC"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הכוזרי הרצליה</w:t>
          </w:r>
        </w:p>
      </w:sdtContent>
    </w:sdt>
    <w:p w14:paraId="2B444244"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AF000B"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A1A1E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BCDEBB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D8DDF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C82AC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1D797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C9C98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45578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3C7A5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2E256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D5E03C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C328C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004B7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5AC5C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63399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A43F5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1E473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9EF0A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842C0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9A338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B7AF5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CF5D2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35570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590B8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1CEFC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283B3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74086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73B22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85A43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F967A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099EA5"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lastRenderedPageBreak/>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6C181640"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31A8E2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3C30D7">
            <w:rPr>
              <w:rStyle w:val="AutoFieldsChar"/>
              <w:color w:val="00B0F0"/>
              <w:rtl/>
            </w:rPr>
            <w:t>[תאריך חתימת חוזה]</w:t>
          </w:r>
        </w:sdtContent>
      </w:sdt>
    </w:p>
    <w:p w14:paraId="5CCD8181"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52EE296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5B616D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976DE9"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D60266A" w14:textId="1BDF62C0" w:rsidR="00776496" w:rsidRPr="00776496" w:rsidRDefault="00EB12BC" w:rsidP="00776496">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התחדשות עירונית בע"מ</w:t>
          </w:r>
          <w:r>
            <w:rPr>
              <w:rFonts w:ascii="Times New Roman" w:eastAsia="Times New Roman" w:hAnsi="Times New Roman" w:cs="David"/>
              <w:color w:val="800080"/>
              <w:sz w:val="24"/>
              <w:szCs w:val="24"/>
              <w:rtl/>
            </w:rPr>
            <w:br/>
          </w:r>
          <w:r w:rsidR="00E12078">
            <w:rPr>
              <w:rFonts w:ascii="Times New Roman" w:eastAsia="Times New Roman" w:hAnsi="Times New Roman" w:cs="David" w:hint="cs"/>
              <w:color w:val="800080"/>
              <w:sz w:val="24"/>
              <w:szCs w:val="24"/>
              <w:rtl/>
            </w:rPr>
            <w:t>רח' יוני נתניהו 1, אור יהודה</w:t>
          </w:r>
          <w:r>
            <w:rPr>
              <w:rFonts w:ascii="Times New Roman" w:eastAsia="Times New Roman" w:hAnsi="Times New Roman" w:cs="David"/>
              <w:color w:val="800080"/>
              <w:sz w:val="24"/>
              <w:szCs w:val="24"/>
              <w:rtl/>
            </w:rPr>
            <w:br/>
            <w:t>514639525</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roofErr w:type="spellStart"/>
          <w:r>
            <w:rPr>
              <w:rFonts w:ascii="Times New Roman" w:eastAsia="Times New Roman" w:hAnsi="Times New Roman" w:cs="David"/>
              <w:color w:val="800080"/>
              <w:sz w:val="24"/>
              <w:szCs w:val="24"/>
              <w:rtl/>
            </w:rPr>
            <w:t>מצלאוי</w:t>
          </w:r>
          <w:proofErr w:type="spellEnd"/>
          <w:r>
            <w:rPr>
              <w:rFonts w:ascii="Times New Roman" w:eastAsia="Times New Roman" w:hAnsi="Times New Roman" w:cs="David"/>
              <w:color w:val="800080"/>
              <w:sz w:val="24"/>
              <w:szCs w:val="24"/>
              <w:rtl/>
            </w:rPr>
            <w:t xml:space="preserve"> חברה </w:t>
          </w:r>
          <w:proofErr w:type="spellStart"/>
          <w:r>
            <w:rPr>
              <w:rFonts w:ascii="Times New Roman" w:eastAsia="Times New Roman" w:hAnsi="Times New Roman" w:cs="David"/>
              <w:color w:val="800080"/>
              <w:sz w:val="24"/>
              <w:szCs w:val="24"/>
              <w:rtl/>
            </w:rPr>
            <w:t>לבנין</w:t>
          </w:r>
          <w:proofErr w:type="spellEnd"/>
          <w:r>
            <w:rPr>
              <w:rFonts w:ascii="Times New Roman" w:eastAsia="Times New Roman" w:hAnsi="Times New Roman" w:cs="David"/>
              <w:color w:val="800080"/>
              <w:sz w:val="24"/>
              <w:szCs w:val="24"/>
              <w:rtl/>
            </w:rPr>
            <w:t xml:space="preserve"> בע"מ</w:t>
          </w:r>
          <w:r>
            <w:rPr>
              <w:rFonts w:ascii="Times New Roman" w:eastAsia="Times New Roman" w:hAnsi="Times New Roman" w:cs="David"/>
              <w:color w:val="800080"/>
              <w:sz w:val="24"/>
              <w:szCs w:val="24"/>
              <w:rtl/>
            </w:rPr>
            <w:br/>
            <w:t xml:space="preserve">דרך רפאל איתן 1, </w:t>
          </w:r>
          <w:proofErr w:type="spellStart"/>
          <w:r>
            <w:rPr>
              <w:rFonts w:ascii="Times New Roman" w:eastAsia="Times New Roman" w:hAnsi="Times New Roman" w:cs="David"/>
              <w:color w:val="800080"/>
              <w:sz w:val="24"/>
              <w:szCs w:val="24"/>
              <w:rtl/>
            </w:rPr>
            <w:t>קרית</w:t>
          </w:r>
          <w:proofErr w:type="spellEnd"/>
          <w:r>
            <w:rPr>
              <w:rFonts w:ascii="Times New Roman" w:eastAsia="Times New Roman" w:hAnsi="Times New Roman" w:cs="David"/>
              <w:color w:val="800080"/>
              <w:sz w:val="24"/>
              <w:szCs w:val="24"/>
              <w:rtl/>
            </w:rPr>
            <w:t xml:space="preserve"> אונו</w:t>
          </w:r>
          <w:r>
            <w:rPr>
              <w:rFonts w:ascii="Times New Roman" w:eastAsia="Times New Roman" w:hAnsi="Times New Roman" w:cs="David"/>
              <w:color w:val="800080"/>
              <w:sz w:val="24"/>
              <w:szCs w:val="24"/>
              <w:rtl/>
            </w:rPr>
            <w:br/>
            <w:t>512726712</w:t>
          </w:r>
          <w:r>
            <w:rPr>
              <w:rFonts w:ascii="Times New Roman" w:eastAsia="Times New Roman" w:hAnsi="Times New Roman" w:cs="David"/>
              <w:color w:val="800080"/>
              <w:sz w:val="24"/>
              <w:szCs w:val="24"/>
              <w:rtl/>
            </w:rPr>
            <w:br/>
          </w:r>
        </w:p>
      </w:sdtContent>
    </w:sdt>
    <w:p w14:paraId="0CAE6EC7"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1ADC7999"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1731A9FE"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67532CB8"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7CE7789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570937D4" w14:textId="61A01878" w:rsidR="00776496" w:rsidRPr="00776496" w:rsidRDefault="00EB12BC"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מ.ג. יועצים לאקוסטיקה בע"מ</w:t>
          </w:r>
          <w:r w:rsidR="00391729">
            <w:rPr>
              <w:rFonts w:ascii="Times New Roman" w:eastAsia="Times New Roman" w:hAnsi="Times New Roman" w:cs="David"/>
              <w:color w:val="800080"/>
              <w:sz w:val="24"/>
              <w:szCs w:val="24"/>
              <w:rtl/>
            </w:rPr>
            <w:br/>
          </w:r>
          <w:r w:rsidR="00391729">
            <w:rPr>
              <w:rFonts w:ascii="Times New Roman" w:eastAsia="Times New Roman" w:hAnsi="Times New Roman" w:cs="David" w:hint="cs"/>
              <w:color w:val="800080"/>
              <w:sz w:val="24"/>
              <w:szCs w:val="24"/>
              <w:rtl/>
            </w:rPr>
            <w:t>ח.פ. 510969421</w:t>
          </w:r>
          <w:r>
            <w:rPr>
              <w:rFonts w:ascii="Times New Roman" w:eastAsia="Times New Roman" w:hAnsi="Times New Roman" w:cs="David"/>
              <w:color w:val="800080"/>
              <w:sz w:val="24"/>
              <w:szCs w:val="24"/>
              <w:rtl/>
            </w:rPr>
            <w:br/>
            <w:t>רח' השופטים 1, ת.ד. 5212, הרצליה 4644708</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17AFA240"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47F029BF"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637E5C93"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01B26B97"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4D640D2"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1A817E47"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74D626EE"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56A0810E"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683D50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proofErr w:type="spellStart"/>
      <w:r w:rsidRPr="00776496">
        <w:rPr>
          <w:rFonts w:ascii="Times New Roman" w:eastAsia="Times New Roman" w:hAnsi="Times New Roman" w:cs="David"/>
          <w:sz w:val="24"/>
          <w:szCs w:val="24"/>
          <w:rtl/>
          <w:lang w:eastAsia="he-IL"/>
        </w:rPr>
        <w:t>המצ"ב</w:t>
      </w:r>
      <w:proofErr w:type="spellEnd"/>
      <w:r w:rsidRPr="00776496">
        <w:rPr>
          <w:rFonts w:ascii="Times New Roman" w:eastAsia="Times New Roman" w:hAnsi="Times New Roman" w:cs="David"/>
          <w:sz w:val="24"/>
          <w:szCs w:val="24"/>
          <w:rtl/>
          <w:lang w:eastAsia="he-IL"/>
        </w:rPr>
        <w:t>.</w:t>
      </w:r>
    </w:p>
    <w:p w14:paraId="6A8FFFF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15BE78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w:t>
      </w:r>
      <w:proofErr w:type="spellStart"/>
      <w:r w:rsidRPr="00776496">
        <w:rPr>
          <w:rFonts w:ascii="Times New Roman" w:eastAsia="Times New Roman" w:hAnsi="Times New Roman" w:cs="David"/>
          <w:bCs/>
          <w:sz w:val="24"/>
          <w:szCs w:val="24"/>
          <w:rtl/>
          <w:lang w:eastAsia="he-IL"/>
        </w:rPr>
        <w:t>התכנית</w:t>
      </w:r>
      <w:proofErr w:type="spellEnd"/>
      <w:r w:rsidRPr="00776496">
        <w:rPr>
          <w:rFonts w:ascii="Times New Roman" w:eastAsia="Times New Roman" w:hAnsi="Times New Roman" w:cs="David"/>
          <w:bCs/>
          <w:sz w:val="24"/>
          <w:szCs w:val="24"/>
          <w:rtl/>
          <w:lang w:eastAsia="he-IL"/>
        </w:rPr>
        <w:t xml:space="preserve">" </w:t>
      </w:r>
      <w:r w:rsidRPr="00776496">
        <w:rPr>
          <w:rFonts w:ascii="Times New Roman" w:eastAsia="Times New Roman" w:hAnsi="Times New Roman" w:cs="David"/>
          <w:sz w:val="24"/>
          <w:szCs w:val="24"/>
          <w:rtl/>
          <w:lang w:eastAsia="he-IL"/>
        </w:rPr>
        <w:t>/</w:t>
      </w:r>
    </w:p>
    <w:p w14:paraId="2DCDC10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proofErr w:type="spellStart"/>
      <w:r w:rsidRPr="00776496">
        <w:rPr>
          <w:rFonts w:ascii="Times New Roman" w:eastAsia="Times New Roman" w:hAnsi="Times New Roman" w:cs="David"/>
          <w:sz w:val="24"/>
          <w:szCs w:val="24"/>
          <w:rtl/>
          <w:lang w:eastAsia="he-IL"/>
        </w:rPr>
        <w:t>המצ"ב</w:t>
      </w:r>
      <w:proofErr w:type="spellEnd"/>
      <w:r w:rsidRPr="00776496">
        <w:rPr>
          <w:rFonts w:ascii="Times New Roman" w:eastAsia="Times New Roman" w:hAnsi="Times New Roman" w:cs="David"/>
          <w:sz w:val="24"/>
          <w:szCs w:val="24"/>
          <w:rtl/>
          <w:lang w:eastAsia="he-IL"/>
        </w:rPr>
        <w:t>.</w:t>
      </w:r>
    </w:p>
    <w:p w14:paraId="49729F4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D55450D"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שטח </w:t>
      </w:r>
      <w:proofErr w:type="spellStart"/>
      <w:r w:rsidRPr="00776496">
        <w:rPr>
          <w:rFonts w:ascii="Times New Roman" w:eastAsia="Times New Roman" w:hAnsi="Times New Roman" w:cs="David"/>
          <w:sz w:val="24"/>
          <w:szCs w:val="24"/>
          <w:rtl/>
          <w:lang w:eastAsia="he-IL"/>
        </w:rPr>
        <w:t>התכנית</w:t>
      </w:r>
      <w:proofErr w:type="spellEnd"/>
      <w:r w:rsidRPr="00776496">
        <w:rPr>
          <w:rFonts w:ascii="Times New Roman" w:eastAsia="Times New Roman" w:hAnsi="Times New Roman" w:cs="David"/>
          <w:sz w:val="24"/>
          <w:szCs w:val="24"/>
          <w:rtl/>
          <w:lang w:eastAsia="he-IL"/>
        </w:rPr>
        <w:t>/המקרקעין לרבות כל חלק ממנו כפי שיקבע ע"י המזמין מעת לעת על פי שיקול דעתו הבלעדי.</w:t>
      </w:r>
    </w:p>
    <w:p w14:paraId="5B46F0E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B944D9E"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13728AB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C40E3BA"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proofErr w:type="spellStart"/>
      <w:r w:rsidRPr="00776496">
        <w:rPr>
          <w:rFonts w:ascii="Times New Roman" w:eastAsia="Times New Roman" w:hAnsi="Times New Roman" w:cs="David"/>
          <w:b/>
          <w:bCs/>
          <w:sz w:val="24"/>
          <w:szCs w:val="24"/>
          <w:rtl/>
          <w:lang w:eastAsia="he-IL"/>
        </w:rPr>
        <w:t>התכניות</w:t>
      </w:r>
      <w:proofErr w:type="spellEnd"/>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lastRenderedPageBreak/>
        <w:t xml:space="preserve">דרישת המזמין, לשם ביצוע הפרויקט ו/או כל חלק הימנו, לפי קביעת המזמין, לרבות ומבלי לפגוע בכלליות האמור לעיל, כל המסמכים המצוינים ברשימת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506D2E7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79C412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שירותי</w:t>
      </w:r>
    </w:p>
    <w:p w14:paraId="107D5329"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32EC106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proofErr w:type="spellStart"/>
      <w:r w:rsidRPr="00776496">
        <w:rPr>
          <w:rFonts w:ascii="Times New Roman" w:eastAsia="Times New Roman" w:hAnsi="Times New Roman" w:cs="David" w:hint="cs"/>
          <w:sz w:val="24"/>
          <w:szCs w:val="24"/>
          <w:rtl/>
          <w:lang w:eastAsia="he-IL"/>
        </w:rPr>
        <w:t>המצ"ב</w:t>
      </w:r>
      <w:proofErr w:type="spellEnd"/>
      <w:r w:rsidRPr="00776496">
        <w:rPr>
          <w:rFonts w:ascii="Times New Roman" w:eastAsia="Times New Roman" w:hAnsi="Times New Roman" w:cs="David"/>
          <w:sz w:val="24"/>
          <w:szCs w:val="24"/>
          <w:rtl/>
          <w:lang w:eastAsia="he-IL"/>
        </w:rPr>
        <w:t>.</w:t>
      </w:r>
    </w:p>
    <w:p w14:paraId="253D33D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FA16A5"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0438E7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BDFD0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35A077B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81D8B95"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080C6B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77554B4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1E35BDFC"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EC62246"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621D93F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3C2884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78F3F1C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proofErr w:type="spellStart"/>
      <w:r w:rsidRPr="00776496">
        <w:rPr>
          <w:rFonts w:ascii="Times New Roman" w:eastAsia="Times New Roman" w:hAnsi="Times New Roman" w:cs="David"/>
          <w:sz w:val="24"/>
          <w:szCs w:val="24"/>
          <w:rtl/>
          <w:lang w:eastAsia="he-IL"/>
        </w:rPr>
        <w:t>המצ"ב</w:t>
      </w:r>
      <w:proofErr w:type="spellEnd"/>
      <w:r w:rsidRPr="00776496">
        <w:rPr>
          <w:rFonts w:ascii="Times New Roman" w:eastAsia="Times New Roman" w:hAnsi="Times New Roman" w:cs="David"/>
          <w:sz w:val="24"/>
          <w:szCs w:val="24"/>
          <w:rtl/>
          <w:lang w:eastAsia="he-IL"/>
        </w:rPr>
        <w:t>.</w:t>
      </w:r>
    </w:p>
    <w:p w14:paraId="41901AA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05BD9D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6EC06D55"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w:t>
      </w:r>
      <w:proofErr w:type="spellStart"/>
      <w:r w:rsidRPr="00776496">
        <w:rPr>
          <w:rFonts w:ascii="Times New Roman" w:eastAsia="Times New Roman" w:hAnsi="Times New Roman" w:cs="David" w:hint="cs"/>
          <w:sz w:val="24"/>
          <w:szCs w:val="24"/>
          <w:rtl/>
          <w:lang w:eastAsia="he-IL"/>
        </w:rPr>
        <w:t>המצ"ב</w:t>
      </w:r>
      <w:proofErr w:type="spellEnd"/>
      <w:r w:rsidRPr="00776496">
        <w:rPr>
          <w:rFonts w:ascii="Times New Roman" w:eastAsia="Times New Roman" w:hAnsi="Times New Roman" w:cs="David"/>
          <w:sz w:val="24"/>
          <w:szCs w:val="24"/>
          <w:rtl/>
          <w:lang w:eastAsia="he-IL"/>
        </w:rPr>
        <w:t>.</w:t>
      </w:r>
    </w:p>
    <w:p w14:paraId="672F557B"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DEF366A"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7D07351B"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188D3A48"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D019E2A"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421DB26F"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08532BDD"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79C66119"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4A87F58A"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5CE399E7"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22942CE7"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98B68AB"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43B3E49"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 xml:space="preserve">רשימת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והמסמכים שעל היועץ להנפיק.</w:t>
      </w:r>
    </w:p>
    <w:p w14:paraId="4FD17260"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311DB062"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5B045B78"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5135E97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1C49DF5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proofErr w:type="spellStart"/>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w:t>
      </w:r>
      <w:proofErr w:type="spellEnd"/>
      <w:r w:rsidRPr="00776496">
        <w:rPr>
          <w:rFonts w:ascii="Times New Roman" w:eastAsia="Times New Roman" w:hAnsi="Times New Roman" w:cs="David"/>
          <w:sz w:val="24"/>
          <w:szCs w:val="24"/>
          <w:rtl/>
          <w:lang w:eastAsia="he-IL"/>
        </w:rPr>
        <w:t xml:space="preserve">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590991B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proofErr w:type="spellStart"/>
      <w:r w:rsidRPr="00776496">
        <w:rPr>
          <w:rFonts w:ascii="Times New Roman" w:eastAsia="Times New Roman" w:hAnsi="Times New Roman" w:cs="David" w:hint="cs"/>
          <w:sz w:val="24"/>
          <w:szCs w:val="24"/>
          <w:rtl/>
          <w:lang w:eastAsia="he-IL"/>
        </w:rPr>
        <w:t>המצ"ב</w:t>
      </w:r>
      <w:proofErr w:type="spellEnd"/>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proofErr w:type="spellStart"/>
      <w:r w:rsidRPr="00776496">
        <w:rPr>
          <w:rFonts w:ascii="Times New Roman" w:eastAsia="Times New Roman" w:hAnsi="Times New Roman" w:cs="David" w:hint="cs"/>
          <w:sz w:val="24"/>
          <w:szCs w:val="24"/>
          <w:rtl/>
          <w:lang w:eastAsia="he-IL"/>
        </w:rPr>
        <w:t>המצ"ב</w:t>
      </w:r>
      <w:proofErr w:type="spellEnd"/>
      <w:r w:rsidRPr="00776496">
        <w:rPr>
          <w:rFonts w:ascii="Times New Roman" w:eastAsia="Times New Roman" w:hAnsi="Times New Roman" w:cs="David"/>
          <w:sz w:val="24"/>
          <w:szCs w:val="24"/>
          <w:rtl/>
          <w:lang w:eastAsia="he-IL"/>
        </w:rPr>
        <w:t>.</w:t>
      </w:r>
    </w:p>
    <w:p w14:paraId="5F27675A"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05B4D40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0537768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3BC9D16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48746D5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35943AB0" w14:textId="03E8B2EF"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ומצא </w:t>
      </w:r>
      <w:proofErr w:type="spellStart"/>
      <w:r w:rsidRPr="00776496">
        <w:rPr>
          <w:rFonts w:ascii="Times New Roman" w:eastAsia="Times New Roman" w:hAnsi="Times New Roman" w:cs="David"/>
          <w:sz w:val="24"/>
          <w:szCs w:val="24"/>
          <w:rtl/>
          <w:lang w:eastAsia="he-IL"/>
        </w:rPr>
        <w:t>הכל</w:t>
      </w:r>
      <w:proofErr w:type="spellEnd"/>
      <w:r w:rsidRPr="00776496">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129C4AB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w:t>
      </w:r>
      <w:proofErr w:type="spellStart"/>
      <w:r w:rsidRPr="00776496">
        <w:rPr>
          <w:rFonts w:ascii="Times New Roman" w:eastAsia="Times New Roman" w:hAnsi="Times New Roman" w:cs="David"/>
          <w:sz w:val="24"/>
          <w:szCs w:val="24"/>
          <w:rtl/>
          <w:lang w:eastAsia="he-IL"/>
        </w:rPr>
        <w:t>בתכניותיו</w:t>
      </w:r>
      <w:proofErr w:type="spellEnd"/>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proofErr w:type="spellStart"/>
      <w:r w:rsidRPr="00776496">
        <w:rPr>
          <w:rFonts w:ascii="Times New Roman" w:eastAsia="Times New Roman" w:hAnsi="Times New Roman" w:cs="David" w:hint="cs"/>
          <w:sz w:val="24"/>
          <w:szCs w:val="24"/>
          <w:rtl/>
          <w:lang w:eastAsia="he-IL"/>
        </w:rPr>
        <w:t>המצ"ב</w:t>
      </w:r>
      <w:proofErr w:type="spellEnd"/>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10EBA4C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3B1D2CA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6946CBA5"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w:t>
      </w:r>
      <w:proofErr w:type="spellStart"/>
      <w:r w:rsidRPr="00776496">
        <w:rPr>
          <w:rFonts w:ascii="Times New Roman" w:eastAsia="Times New Roman" w:hAnsi="Times New Roman" w:cs="David" w:hint="cs"/>
          <w:sz w:val="24"/>
          <w:szCs w:val="24"/>
          <w:rtl/>
          <w:lang w:eastAsia="he-IL"/>
        </w:rPr>
        <w:t>רמדורנט</w:t>
      </w:r>
      <w:proofErr w:type="spellEnd"/>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של </w:t>
      </w:r>
      <w:proofErr w:type="spellStart"/>
      <w:r w:rsidRPr="00776496">
        <w:rPr>
          <w:rFonts w:ascii="Times New Roman" w:eastAsia="Times New Roman" w:hAnsi="Times New Roman" w:cs="David"/>
          <w:sz w:val="24"/>
          <w:szCs w:val="24"/>
          <w:rtl/>
          <w:lang w:eastAsia="he-IL"/>
        </w:rPr>
        <w:t>רמדור</w:t>
      </w:r>
      <w:proofErr w:type="spellEnd"/>
      <w:r w:rsidRPr="00776496">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5BFF75FF"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725E978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31E89C8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proofErr w:type="spellStart"/>
      <w:r w:rsidRPr="00776496">
        <w:rPr>
          <w:rFonts w:ascii="Times New Roman" w:eastAsia="Times New Roman" w:hAnsi="Times New Roman" w:cs="David" w:hint="cs"/>
          <w:b/>
          <w:sz w:val="24"/>
          <w:szCs w:val="24"/>
          <w:rtl/>
          <w:lang w:eastAsia="he-IL"/>
        </w:rPr>
        <w:t>המצ"ב</w:t>
      </w:r>
      <w:proofErr w:type="spellEnd"/>
      <w:r w:rsidRPr="00776496">
        <w:rPr>
          <w:rFonts w:ascii="Times New Roman" w:eastAsia="Times New Roman" w:hAnsi="Times New Roman" w:cs="David" w:hint="cs"/>
          <w:b/>
          <w:sz w:val="24"/>
          <w:szCs w:val="24"/>
          <w:rtl/>
          <w:lang w:eastAsia="he-IL"/>
        </w:rPr>
        <w:t>,</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3C958E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1E63A34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proofErr w:type="spellStart"/>
      <w:r w:rsidRPr="00776496">
        <w:rPr>
          <w:rFonts w:ascii="Times New Roman" w:eastAsia="Times New Roman" w:hAnsi="Times New Roman" w:cs="David" w:hint="cs"/>
          <w:sz w:val="24"/>
          <w:szCs w:val="24"/>
          <w:rtl/>
          <w:lang w:eastAsia="he-IL"/>
        </w:rPr>
        <w:t>המצ"ב</w:t>
      </w:r>
      <w:proofErr w:type="spellEnd"/>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6F7BB813"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851B692"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71D6010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39F2BC2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302987E0"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444E767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11228D4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759236B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w:t>
      </w:r>
      <w:proofErr w:type="spellStart"/>
      <w:r w:rsidRPr="00776496">
        <w:rPr>
          <w:rFonts w:ascii="Times New Roman" w:eastAsia="Times New Roman" w:hAnsi="Times New Roman" w:cs="David"/>
          <w:sz w:val="24"/>
          <w:szCs w:val="24"/>
          <w:rtl/>
          <w:lang w:eastAsia="he-IL"/>
        </w:rPr>
        <w:t>תכניות</w:t>
      </w:r>
      <w:proofErr w:type="spellEnd"/>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תיקונים </w:t>
      </w:r>
      <w:proofErr w:type="spellStart"/>
      <w:r w:rsidRPr="00776496">
        <w:rPr>
          <w:rFonts w:ascii="Times New Roman" w:eastAsia="Times New Roman" w:hAnsi="Times New Roman" w:cs="David"/>
          <w:sz w:val="24"/>
          <w:szCs w:val="24"/>
          <w:rtl/>
          <w:lang w:eastAsia="he-IL"/>
        </w:rPr>
        <w:t>לתכניות</w:t>
      </w:r>
      <w:proofErr w:type="spellEnd"/>
      <w:r w:rsidRPr="00776496">
        <w:rPr>
          <w:rFonts w:ascii="Times New Roman" w:eastAsia="Times New Roman" w:hAnsi="Times New Roman" w:cs="David"/>
          <w:sz w:val="24"/>
          <w:szCs w:val="24"/>
          <w:rtl/>
          <w:lang w:eastAsia="he-IL"/>
        </w:rPr>
        <w:t xml:space="preserve">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054A7349"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143578C9"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xml:space="preserve">, אלא </w:t>
      </w:r>
      <w:r w:rsidRPr="00776496">
        <w:rPr>
          <w:rFonts w:ascii="Times New Roman" w:eastAsia="Times New Roman" w:hAnsi="Times New Roman" w:cs="David"/>
          <w:sz w:val="24"/>
          <w:szCs w:val="24"/>
          <w:rtl/>
          <w:lang w:eastAsia="he-IL"/>
        </w:rPr>
        <w:lastRenderedPageBreak/>
        <w:t>באמצעות המזמין או המנהל.</w:t>
      </w:r>
    </w:p>
    <w:p w14:paraId="6267728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35A0EDF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79D62FE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w:t>
      </w:r>
      <w:proofErr w:type="spellStart"/>
      <w:r w:rsidRPr="00776496">
        <w:rPr>
          <w:rFonts w:ascii="Times New Roman" w:eastAsia="Times New Roman" w:hAnsi="Times New Roman" w:cs="David" w:hint="cs"/>
          <w:b/>
          <w:sz w:val="24"/>
          <w:szCs w:val="24"/>
          <w:rtl/>
          <w:lang w:eastAsia="he-IL"/>
        </w:rPr>
        <w:t>המצ"ב</w:t>
      </w:r>
      <w:proofErr w:type="spellEnd"/>
      <w:r w:rsidRPr="00776496">
        <w:rPr>
          <w:rFonts w:ascii="Times New Roman" w:eastAsia="Times New Roman" w:hAnsi="Times New Roman" w:cs="David"/>
          <w:sz w:val="24"/>
          <w:szCs w:val="24"/>
          <w:rtl/>
          <w:lang w:eastAsia="he-IL"/>
        </w:rPr>
        <w:t>.</w:t>
      </w:r>
    </w:p>
    <w:p w14:paraId="28F80DC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4F355DF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w:t>
      </w:r>
      <w:proofErr w:type="spellStart"/>
      <w:r w:rsidRPr="00776496">
        <w:rPr>
          <w:rFonts w:ascii="Times New Roman" w:eastAsia="Times New Roman" w:hAnsi="Times New Roman" w:cs="David"/>
          <w:sz w:val="24"/>
          <w:szCs w:val="24"/>
          <w:rtl/>
          <w:lang w:eastAsia="he-IL"/>
        </w:rPr>
        <w:t>לתכניות</w:t>
      </w:r>
      <w:proofErr w:type="spellEnd"/>
      <w:r w:rsidRPr="00776496">
        <w:rPr>
          <w:rFonts w:ascii="Times New Roman" w:eastAsia="Times New Roman" w:hAnsi="Times New Roman" w:cs="David"/>
          <w:sz w:val="24"/>
          <w:szCs w:val="24"/>
          <w:rtl/>
          <w:lang w:eastAsia="he-IL"/>
        </w:rPr>
        <w:t xml:space="preserve">, בין לתכנון מוקדם ובין לתכנון סופי, לא יפטור את היועץ מחובת ביצוע שינויים ו/או התאמות ו/או תכנון מחדש של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ככל שהדבר יידרש.</w:t>
      </w:r>
    </w:p>
    <w:p w14:paraId="4D61A770"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w:t>
      </w:r>
      <w:proofErr w:type="spellStart"/>
      <w:r w:rsidRPr="00776496">
        <w:rPr>
          <w:rFonts w:ascii="Times New Roman" w:eastAsia="Times New Roman" w:hAnsi="Times New Roman" w:cs="David"/>
          <w:sz w:val="24"/>
          <w:szCs w:val="24"/>
          <w:rtl/>
          <w:lang w:eastAsia="he-IL"/>
        </w:rPr>
        <w:t>תכניות</w:t>
      </w:r>
      <w:proofErr w:type="spellEnd"/>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36615911"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4FA2B1C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w:t>
      </w:r>
      <w:proofErr w:type="spellStart"/>
      <w:r w:rsidRPr="00776496">
        <w:rPr>
          <w:rFonts w:ascii="Times New Roman" w:eastAsia="Times New Roman" w:hAnsi="Times New Roman" w:cs="David" w:hint="cs"/>
          <w:sz w:val="24"/>
          <w:szCs w:val="24"/>
          <w:rtl/>
          <w:lang w:eastAsia="he-IL"/>
        </w:rPr>
        <w:t>המצ"ב</w:t>
      </w:r>
      <w:proofErr w:type="spellEnd"/>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2F8BCA0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proofErr w:type="spellStart"/>
      <w:r w:rsidRPr="00776496">
        <w:rPr>
          <w:rFonts w:ascii="Times New Roman" w:eastAsia="Times New Roman" w:hAnsi="Times New Roman" w:cs="David" w:hint="cs"/>
          <w:sz w:val="24"/>
          <w:szCs w:val="24"/>
          <w:rtl/>
          <w:lang w:eastAsia="he-IL"/>
        </w:rPr>
        <w:t>המצ"ב</w:t>
      </w:r>
      <w:proofErr w:type="spellEnd"/>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20D2767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451779BD"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יתר הגורמים, מותנות בכך שיסופקו להם כל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30A61E9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FEFE23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xml:space="preserve">") שלדעת המנהל </w:t>
      </w:r>
      <w:r w:rsidRPr="00776496">
        <w:rPr>
          <w:rFonts w:ascii="Times New Roman" w:eastAsia="Times New Roman" w:hAnsi="Times New Roman" w:cs="David"/>
          <w:sz w:val="24"/>
          <w:szCs w:val="24"/>
          <w:rtl/>
          <w:lang w:eastAsia="he-IL"/>
        </w:rPr>
        <w:lastRenderedPageBreak/>
        <w:t>לא הייתה ליועץ שליטה עליו.</w:t>
      </w:r>
    </w:p>
    <w:p w14:paraId="60C638A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F77AB5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לא קיבל </w:t>
      </w:r>
      <w:proofErr w:type="spellStart"/>
      <w:r w:rsidRPr="00776496">
        <w:rPr>
          <w:rFonts w:ascii="Times New Roman" w:eastAsia="Times New Roman" w:hAnsi="Times New Roman" w:cs="David"/>
          <w:sz w:val="24"/>
          <w:szCs w:val="24"/>
          <w:rtl/>
          <w:lang w:eastAsia="he-IL"/>
        </w:rPr>
        <w:t>תכניות</w:t>
      </w:r>
      <w:proofErr w:type="spellEnd"/>
      <w:r w:rsidRPr="00776496">
        <w:rPr>
          <w:rFonts w:ascii="Times New Roman" w:eastAsia="Times New Roman" w:hAnsi="Times New Roman" w:cs="David"/>
          <w:sz w:val="24"/>
          <w:szCs w:val="24"/>
          <w:rtl/>
          <w:lang w:eastAsia="he-IL"/>
        </w:rPr>
        <w:t>,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1CF5188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01BB9AF0"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1533A82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79C5C3A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32EF70A0"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32A56B37"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0F0EE2F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proofErr w:type="spellStart"/>
      <w:r w:rsidRPr="00776496">
        <w:rPr>
          <w:rFonts w:ascii="Times New Roman" w:eastAsia="Times New Roman" w:hAnsi="Times New Roman" w:cs="David" w:hint="cs"/>
          <w:b/>
          <w:sz w:val="24"/>
          <w:szCs w:val="24"/>
          <w:rtl/>
          <w:lang w:eastAsia="he-IL"/>
        </w:rPr>
        <w:t>המצ"ב</w:t>
      </w:r>
      <w:proofErr w:type="spellEnd"/>
      <w:r w:rsidRPr="00776496">
        <w:rPr>
          <w:rFonts w:ascii="Times New Roman" w:eastAsia="Times New Roman" w:hAnsi="Times New Roman" w:cs="David" w:hint="cs"/>
          <w:b/>
          <w:sz w:val="24"/>
          <w:szCs w:val="24"/>
          <w:rtl/>
          <w:lang w:eastAsia="he-IL"/>
        </w:rPr>
        <w:t xml:space="preserve">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4925EA3B"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4E97C4BB"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2F6317F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079B5D5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6E596B3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772D9D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0C1B3A0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0B8D4E26"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46FBBF1A"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w:t>
      </w:r>
      <w:proofErr w:type="spellStart"/>
      <w:r w:rsidRPr="00776496">
        <w:rPr>
          <w:rFonts w:ascii="Times New Roman" w:eastAsia="Times New Roman" w:hAnsi="Times New Roman" w:cs="David"/>
          <w:sz w:val="24"/>
          <w:szCs w:val="24"/>
          <w:rtl/>
          <w:lang w:eastAsia="he-IL"/>
        </w:rPr>
        <w:t>רמדורנט</w:t>
      </w:r>
      <w:proofErr w:type="spellEnd"/>
      <w:r w:rsidRPr="00776496">
        <w:rPr>
          <w:rFonts w:ascii="Times New Roman" w:eastAsia="Times New Roman" w:hAnsi="Times New Roman" w:cs="David"/>
          <w:sz w:val="24"/>
          <w:szCs w:val="24"/>
          <w:rtl/>
          <w:lang w:eastAsia="he-IL"/>
        </w:rPr>
        <w:t xml:space="preserve">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xml:space="preserve">) רק </w:t>
      </w:r>
      <w:r w:rsidRPr="00776496">
        <w:rPr>
          <w:rFonts w:ascii="Times New Roman" w:eastAsia="Times New Roman" w:hAnsi="Times New Roman" w:cs="David"/>
          <w:sz w:val="24"/>
          <w:szCs w:val="24"/>
          <w:rtl/>
          <w:lang w:eastAsia="he-IL"/>
        </w:rPr>
        <w:lastRenderedPageBreak/>
        <w:t>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42DF243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w:t>
      </w:r>
      <w:proofErr w:type="spellStart"/>
      <w:r w:rsidRPr="00776496">
        <w:rPr>
          <w:rFonts w:ascii="Times New Roman" w:eastAsia="Times New Roman" w:hAnsi="Times New Roman" w:cs="David" w:hint="cs"/>
          <w:sz w:val="24"/>
          <w:szCs w:val="24"/>
          <w:rtl/>
          <w:lang w:eastAsia="he-IL"/>
        </w:rPr>
        <w:t>המצ"ב</w:t>
      </w:r>
      <w:proofErr w:type="spellEnd"/>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776496">
        <w:rPr>
          <w:rFonts w:ascii="Times New Roman" w:eastAsia="Times New Roman" w:hAnsi="Times New Roman" w:cs="David"/>
          <w:sz w:val="24"/>
          <w:szCs w:val="24"/>
          <w:rtl/>
          <w:lang w:eastAsia="he-IL"/>
        </w:rPr>
        <w:t>לשלמם</w:t>
      </w:r>
      <w:proofErr w:type="spellEnd"/>
      <w:r w:rsidRPr="00776496">
        <w:rPr>
          <w:rFonts w:ascii="Times New Roman" w:eastAsia="Times New Roman" w:hAnsi="Times New Roman" w:cs="David"/>
          <w:sz w:val="24"/>
          <w:szCs w:val="24"/>
          <w:rtl/>
          <w:lang w:eastAsia="he-IL"/>
        </w:rPr>
        <w:t xml:space="preserve">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057DD8D5"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47F41E5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proofErr w:type="spellStart"/>
      <w:r w:rsidRPr="00776496">
        <w:rPr>
          <w:rFonts w:ascii="Times New Roman" w:eastAsia="Times New Roman" w:hAnsi="Times New Roman" w:cs="David" w:hint="cs"/>
          <w:sz w:val="24"/>
          <w:szCs w:val="24"/>
          <w:rtl/>
          <w:lang w:eastAsia="he-IL"/>
        </w:rPr>
        <w:t>המצ"ב</w:t>
      </w:r>
      <w:proofErr w:type="spellEnd"/>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w:t>
      </w:r>
      <w:proofErr w:type="spellStart"/>
      <w:r w:rsidRPr="00776496">
        <w:rPr>
          <w:rFonts w:ascii="Times New Roman" w:eastAsia="Times New Roman" w:hAnsi="Times New Roman" w:cs="David"/>
          <w:sz w:val="24"/>
          <w:szCs w:val="24"/>
          <w:rtl/>
          <w:lang w:eastAsia="he-IL"/>
        </w:rPr>
        <w:t>לתכניותיו</w:t>
      </w:r>
      <w:proofErr w:type="spellEnd"/>
      <w:r w:rsidRPr="00776496">
        <w:rPr>
          <w:rFonts w:ascii="Times New Roman" w:eastAsia="Times New Roman" w:hAnsi="Times New Roman" w:cs="David"/>
          <w:sz w:val="24"/>
          <w:szCs w:val="24"/>
          <w:rtl/>
          <w:lang w:eastAsia="he-IL"/>
        </w:rPr>
        <w:t xml:space="preserve">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7B3D144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541D1A3A" w14:textId="11252AF8" w:rsidR="00776496" w:rsidRPr="007A006F" w:rsidRDefault="00776496" w:rsidP="00832EF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7B84155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15335E2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w:t>
      </w:r>
      <w:proofErr w:type="spellStart"/>
      <w:r w:rsidRPr="00776496">
        <w:rPr>
          <w:rFonts w:ascii="Times New Roman" w:eastAsia="Times New Roman" w:hAnsi="Times New Roman" w:cs="David"/>
          <w:sz w:val="24"/>
          <w:szCs w:val="24"/>
          <w:rtl/>
          <w:lang w:eastAsia="he-IL"/>
        </w:rPr>
        <w:t>בתכניות</w:t>
      </w:r>
      <w:proofErr w:type="spellEnd"/>
      <w:r w:rsidRPr="00776496">
        <w:rPr>
          <w:rFonts w:ascii="Times New Roman" w:eastAsia="Times New Roman" w:hAnsi="Times New Roman" w:cs="David"/>
          <w:sz w:val="24"/>
          <w:szCs w:val="24"/>
          <w:rtl/>
          <w:lang w:eastAsia="he-IL"/>
        </w:rPr>
        <w:t xml:space="preserve"> שיידרשו מבלי שיהיה זכאי לכל תשלום נוסף בעד עבודות אלו, אלא כפי שנקבע בסעיף 8.2 להלן.</w:t>
      </w:r>
    </w:p>
    <w:p w14:paraId="6EAFFD2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w:t>
      </w:r>
      <w:proofErr w:type="spellStart"/>
      <w:r w:rsidRPr="00776496">
        <w:rPr>
          <w:rFonts w:ascii="Times New Roman" w:eastAsia="Times New Roman" w:hAnsi="Times New Roman" w:cs="David" w:hint="cs"/>
          <w:b/>
          <w:sz w:val="24"/>
          <w:szCs w:val="24"/>
          <w:rtl/>
          <w:lang w:eastAsia="he-IL"/>
        </w:rPr>
        <w:t>המצ"ב</w:t>
      </w:r>
      <w:proofErr w:type="spellEnd"/>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7090564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6C49CA5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w:t>
      </w:r>
      <w:proofErr w:type="spellStart"/>
      <w:r w:rsidRPr="00776496">
        <w:rPr>
          <w:rFonts w:ascii="Times New Roman" w:eastAsia="Times New Roman" w:hAnsi="Times New Roman" w:cs="David"/>
          <w:sz w:val="24"/>
          <w:szCs w:val="24"/>
          <w:rtl/>
          <w:lang w:eastAsia="he-IL"/>
        </w:rPr>
        <w:t>באומדן</w:t>
      </w:r>
      <w:proofErr w:type="spellEnd"/>
      <w:r w:rsidRPr="00776496">
        <w:rPr>
          <w:rFonts w:ascii="Times New Roman" w:eastAsia="Times New Roman" w:hAnsi="Times New Roman" w:cs="David"/>
          <w:sz w:val="24"/>
          <w:szCs w:val="24"/>
          <w:rtl/>
          <w:lang w:eastAsia="he-IL"/>
        </w:rPr>
        <w:t xml:space="preserve">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65E52807"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233D7115"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השינוי מתחייב במישרין או בעקיפין מהפרת איזה מהוראות חוזה זה ע"י היועץ.</w:t>
      </w:r>
    </w:p>
    <w:p w14:paraId="0727F29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229375E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E1E3AD1"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38C323FE"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אחריות וביטוח</w:t>
      </w:r>
    </w:p>
    <w:p w14:paraId="3148865D"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6577560" w14:textId="77777777" w:rsidR="00B67F92" w:rsidRPr="00013687" w:rsidRDefault="00B67F92" w:rsidP="00B67F92">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243ECAAE" w14:textId="77777777" w:rsidR="00B67F92" w:rsidRPr="00013687" w:rsidRDefault="00B67F92" w:rsidP="00B67F92">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17F230C8" w14:textId="77777777" w:rsidR="00B67F92" w:rsidRPr="00013687" w:rsidRDefault="00B67F92" w:rsidP="00B67F92">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3C051B41" w14:textId="77777777" w:rsidR="00B67F92" w:rsidRDefault="00B67F92" w:rsidP="00832EFD">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
    </w:p>
    <w:p w14:paraId="2AF35CF0"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541323C"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13119D7"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3B9121E"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DF8C78A"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w:t>
      </w:r>
      <w:r>
        <w:rPr>
          <w:rFonts w:ascii="Times New Roman" w:eastAsia="Times New Roman" w:hAnsi="Times New Roman" w:cs="David" w:hint="cs"/>
          <w:sz w:val="20"/>
          <w:szCs w:val="24"/>
          <w:rtl/>
          <w:lang w:eastAsia="he-IL"/>
        </w:rPr>
        <w:lastRenderedPageBreak/>
        <w:t xml:space="preserve">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0C0BCD48"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BCEF5F5"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0DBE97B1"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63CE130D"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73BDCAF0"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31F44A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198E6F8"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11E1BC6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C062652"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32F8DC46"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0274405"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4D693E72" w14:textId="77777777"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98D71F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lastRenderedPageBreak/>
        <w:t xml:space="preserve">אספקת </w:t>
      </w:r>
      <w:proofErr w:type="spellStart"/>
      <w:r w:rsidRPr="00776496">
        <w:rPr>
          <w:rFonts w:ascii="Times New Roman" w:eastAsia="Times New Roman" w:hAnsi="Times New Roman" w:cs="David"/>
          <w:bCs/>
          <w:sz w:val="24"/>
          <w:szCs w:val="24"/>
          <w:u w:val="single"/>
          <w:rtl/>
          <w:lang w:eastAsia="he-IL"/>
        </w:rPr>
        <w:t>תכניות</w:t>
      </w:r>
      <w:proofErr w:type="spellEnd"/>
    </w:p>
    <w:p w14:paraId="225995F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w:t>
      </w:r>
      <w:proofErr w:type="spellStart"/>
      <w:r w:rsidRPr="00776496">
        <w:rPr>
          <w:rFonts w:ascii="Times New Roman" w:eastAsia="Times New Roman" w:hAnsi="Times New Roman" w:cs="David"/>
          <w:sz w:val="24"/>
          <w:szCs w:val="24"/>
          <w:rtl/>
          <w:lang w:eastAsia="he-IL"/>
        </w:rPr>
        <w:t>תכניות</w:t>
      </w:r>
      <w:proofErr w:type="spellEnd"/>
      <w:r w:rsidRPr="00776496">
        <w:rPr>
          <w:rFonts w:ascii="Times New Roman" w:eastAsia="Times New Roman" w:hAnsi="Times New Roman" w:cs="David"/>
          <w:sz w:val="24"/>
          <w:szCs w:val="24"/>
          <w:rtl/>
          <w:lang w:eastAsia="he-IL"/>
        </w:rPr>
        <w:t xml:space="preserve">, ובכללן, </w:t>
      </w:r>
      <w:proofErr w:type="spellStart"/>
      <w:r w:rsidRPr="00776496">
        <w:rPr>
          <w:rFonts w:ascii="Times New Roman" w:eastAsia="Times New Roman" w:hAnsi="Times New Roman" w:cs="David"/>
          <w:sz w:val="24"/>
          <w:szCs w:val="24"/>
          <w:rtl/>
          <w:lang w:eastAsia="he-IL"/>
        </w:rPr>
        <w:t>תכניות</w:t>
      </w:r>
      <w:proofErr w:type="spellEnd"/>
      <w:r w:rsidRPr="00776496">
        <w:rPr>
          <w:rFonts w:ascii="Times New Roman" w:eastAsia="Times New Roman" w:hAnsi="Times New Roman" w:cs="David"/>
          <w:sz w:val="24"/>
          <w:szCs w:val="24"/>
          <w:rtl/>
          <w:lang w:eastAsia="he-IL"/>
        </w:rPr>
        <w:t xml:space="preserve"> ומסמכים המנויים ברשימה </w:t>
      </w:r>
      <w:proofErr w:type="spellStart"/>
      <w:r w:rsidRPr="00776496">
        <w:rPr>
          <w:rFonts w:ascii="Times New Roman" w:eastAsia="Times New Roman" w:hAnsi="Times New Roman" w:cs="David"/>
          <w:sz w:val="24"/>
          <w:szCs w:val="24"/>
          <w:rtl/>
          <w:lang w:eastAsia="he-IL"/>
        </w:rPr>
        <w:t>המצ"ב</w:t>
      </w:r>
      <w:proofErr w:type="spellEnd"/>
      <w:r w:rsidRPr="00776496">
        <w:rPr>
          <w:rFonts w:ascii="Times New Roman" w:eastAsia="Times New Roman" w:hAnsi="Times New Roman" w:cs="David"/>
          <w:sz w:val="24"/>
          <w:szCs w:val="24"/>
          <w:rtl/>
          <w:lang w:eastAsia="he-IL"/>
        </w:rPr>
        <w:t xml:space="preserve">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w:t>
      </w:r>
      <w:proofErr w:type="spellStart"/>
      <w:r w:rsidRPr="00776496">
        <w:rPr>
          <w:rFonts w:ascii="Times New Roman" w:eastAsia="Times New Roman" w:hAnsi="Times New Roman" w:cs="David"/>
          <w:sz w:val="24"/>
          <w:szCs w:val="24"/>
          <w:rtl/>
          <w:lang w:eastAsia="he-IL"/>
        </w:rPr>
        <w:t>לתכניות</w:t>
      </w:r>
      <w:proofErr w:type="spellEnd"/>
      <w:r w:rsidRPr="00776496">
        <w:rPr>
          <w:rFonts w:ascii="Times New Roman" w:eastAsia="Times New Roman" w:hAnsi="Times New Roman" w:cs="David"/>
          <w:sz w:val="24"/>
          <w:szCs w:val="24"/>
          <w:rtl/>
          <w:lang w:eastAsia="he-IL"/>
        </w:rPr>
        <w:t xml:space="preserve">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61DB66B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390084F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הובא החוזה לידי גמר או בוטל לפי סעיף 12 להלן, ימסור היועץ למזמין סדרה אחת של העתקי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776496">
        <w:rPr>
          <w:rFonts w:ascii="Times New Roman" w:eastAsia="Times New Roman" w:hAnsi="Times New Roman" w:cs="David"/>
          <w:sz w:val="24"/>
          <w:szCs w:val="24"/>
          <w:rtl/>
          <w:lang w:eastAsia="he-IL"/>
        </w:rPr>
        <w:t>הכל</w:t>
      </w:r>
      <w:proofErr w:type="spellEnd"/>
      <w:r w:rsidRPr="00776496">
        <w:rPr>
          <w:rFonts w:ascii="Times New Roman" w:eastAsia="Times New Roman" w:hAnsi="Times New Roman" w:cs="David"/>
          <w:sz w:val="24"/>
          <w:szCs w:val="24"/>
          <w:rtl/>
          <w:lang w:eastAsia="he-IL"/>
        </w:rPr>
        <w:t xml:space="preserve"> לפי העניין.</w:t>
      </w:r>
    </w:p>
    <w:p w14:paraId="63F92B87"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בקבצי מחשב ובתדפיסים ולספק למזמין לפי דרישתו העתקים מהן בכל עת שיידרש לכך.</w:t>
      </w:r>
    </w:p>
    <w:p w14:paraId="6907BE4B"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לא יהיה זכאי לכל תשלום נוסף בעד </w:t>
      </w:r>
      <w:proofErr w:type="spellStart"/>
      <w:r w:rsidRPr="00776496">
        <w:rPr>
          <w:rFonts w:ascii="Times New Roman" w:eastAsia="Times New Roman" w:hAnsi="Times New Roman" w:cs="David"/>
          <w:sz w:val="24"/>
          <w:szCs w:val="24"/>
          <w:rtl/>
          <w:lang w:eastAsia="he-IL"/>
        </w:rPr>
        <w:t>תכניות</w:t>
      </w:r>
      <w:proofErr w:type="spellEnd"/>
      <w:r w:rsidRPr="00776496">
        <w:rPr>
          <w:rFonts w:ascii="Times New Roman" w:eastAsia="Times New Roman" w:hAnsi="Times New Roman" w:cs="David"/>
          <w:sz w:val="24"/>
          <w:szCs w:val="24"/>
          <w:rtl/>
          <w:lang w:eastAsia="he-IL"/>
        </w:rPr>
        <w:t xml:space="preserve">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691C44CC"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זכות הקניין בכל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בתוקף זכות הקניין הנ"ל זכאי המזמין לעשות כל שימוש </w:t>
      </w:r>
      <w:proofErr w:type="spellStart"/>
      <w:r w:rsidRPr="00776496">
        <w:rPr>
          <w:rFonts w:ascii="Times New Roman" w:eastAsia="Times New Roman" w:hAnsi="Times New Roman" w:cs="David"/>
          <w:sz w:val="24"/>
          <w:szCs w:val="24"/>
          <w:rtl/>
          <w:lang w:eastAsia="he-IL"/>
        </w:rPr>
        <w:t>בתכניות</w:t>
      </w:r>
      <w:proofErr w:type="spellEnd"/>
      <w:r w:rsidRPr="00776496">
        <w:rPr>
          <w:rFonts w:ascii="Times New Roman" w:eastAsia="Times New Roman" w:hAnsi="Times New Roman" w:cs="David"/>
          <w:sz w:val="24"/>
          <w:szCs w:val="24"/>
          <w:rtl/>
          <w:lang w:eastAsia="he-IL"/>
        </w:rPr>
        <w:t xml:space="preserve">, לרבות להשתמש בהן באמצעות יועצים אחרים ואף לשנותן בלא שיגיע ליועץ דבר בגין זאת, ובלבד שהשימוש </w:t>
      </w:r>
      <w:proofErr w:type="spellStart"/>
      <w:r w:rsidRPr="00776496">
        <w:rPr>
          <w:rFonts w:ascii="Times New Roman" w:eastAsia="Times New Roman" w:hAnsi="Times New Roman" w:cs="David"/>
          <w:sz w:val="24"/>
          <w:szCs w:val="24"/>
          <w:rtl/>
          <w:lang w:eastAsia="he-IL"/>
        </w:rPr>
        <w:t>בתכניות</w:t>
      </w:r>
      <w:proofErr w:type="spellEnd"/>
      <w:r w:rsidRPr="00776496">
        <w:rPr>
          <w:rFonts w:ascii="Times New Roman" w:eastAsia="Times New Roman" w:hAnsi="Times New Roman" w:cs="David"/>
          <w:sz w:val="24"/>
          <w:szCs w:val="24"/>
          <w:rtl/>
          <w:lang w:eastAsia="he-IL"/>
        </w:rPr>
        <w:t xml:space="preserve"> יוגבל לאתר ולפרויקט שחוזה זה חל לגביו. האמור לעיל לגבי זכות הקניין </w:t>
      </w:r>
      <w:proofErr w:type="spellStart"/>
      <w:r w:rsidRPr="00776496">
        <w:rPr>
          <w:rFonts w:ascii="Times New Roman" w:eastAsia="Times New Roman" w:hAnsi="Times New Roman" w:cs="David"/>
          <w:sz w:val="24"/>
          <w:szCs w:val="24"/>
          <w:rtl/>
          <w:lang w:eastAsia="he-IL"/>
        </w:rPr>
        <w:t>בתכניות</w:t>
      </w:r>
      <w:proofErr w:type="spellEnd"/>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היועץ אינו רשאי להשתמש </w:t>
      </w:r>
      <w:proofErr w:type="spellStart"/>
      <w:r w:rsidRPr="00776496">
        <w:rPr>
          <w:rFonts w:ascii="Times New Roman" w:eastAsia="Times New Roman" w:hAnsi="Times New Roman" w:cs="David"/>
          <w:sz w:val="24"/>
          <w:szCs w:val="24"/>
          <w:rtl/>
          <w:lang w:eastAsia="he-IL"/>
        </w:rPr>
        <w:t>בתכניות</w:t>
      </w:r>
      <w:proofErr w:type="spellEnd"/>
      <w:r w:rsidRPr="00776496">
        <w:rPr>
          <w:rFonts w:ascii="Times New Roman" w:eastAsia="Times New Roman" w:hAnsi="Times New Roman" w:cs="David"/>
          <w:sz w:val="24"/>
          <w:szCs w:val="24"/>
          <w:rtl/>
          <w:lang w:eastAsia="he-IL"/>
        </w:rPr>
        <w:t xml:space="preserve"> לצורך תכנון ובניה של פרויקט אחר  שלא בהסכמת המזמין.</w:t>
      </w:r>
    </w:p>
    <w:p w14:paraId="66B05FBB" w14:textId="77777777" w:rsidR="0060462C" w:rsidRPr="00776496" w:rsidRDefault="0060462C" w:rsidP="00832EFD">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7C88221E"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0D91DB3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2F93089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 xml:space="preserve">י הדין ו/או </w:t>
      </w:r>
      <w:proofErr w:type="spellStart"/>
      <w:r w:rsidRPr="00776496">
        <w:rPr>
          <w:rFonts w:ascii="Times New Roman" w:eastAsia="Times New Roman" w:hAnsi="Times New Roman" w:cs="David"/>
          <w:color w:val="000000"/>
          <w:sz w:val="24"/>
          <w:szCs w:val="24"/>
          <w:rtl/>
          <w:lang w:eastAsia="he-IL"/>
        </w:rPr>
        <w:t>מכח</w:t>
      </w:r>
      <w:proofErr w:type="spellEnd"/>
      <w:r w:rsidRPr="00776496">
        <w:rPr>
          <w:rFonts w:ascii="Times New Roman" w:eastAsia="Times New Roman" w:hAnsi="Times New Roman" w:cs="David"/>
          <w:color w:val="000000"/>
          <w:sz w:val="24"/>
          <w:szCs w:val="24"/>
          <w:rtl/>
          <w:lang w:eastAsia="he-IL"/>
        </w:rPr>
        <w:t xml:space="preserve"> צו הרחבה ו/או </w:t>
      </w:r>
      <w:proofErr w:type="spellStart"/>
      <w:r w:rsidRPr="00776496">
        <w:rPr>
          <w:rFonts w:ascii="Times New Roman" w:eastAsia="Times New Roman" w:hAnsi="Times New Roman" w:cs="David"/>
          <w:color w:val="000000"/>
          <w:sz w:val="24"/>
          <w:szCs w:val="24"/>
          <w:rtl/>
          <w:lang w:eastAsia="he-IL"/>
        </w:rPr>
        <w:t>מכח</w:t>
      </w:r>
      <w:proofErr w:type="spellEnd"/>
      <w:r w:rsidRPr="00776496">
        <w:rPr>
          <w:rFonts w:ascii="Times New Roman" w:eastAsia="Times New Roman" w:hAnsi="Times New Roman" w:cs="David"/>
          <w:color w:val="000000"/>
          <w:sz w:val="24"/>
          <w:szCs w:val="24"/>
          <w:rtl/>
          <w:lang w:eastAsia="he-IL"/>
        </w:rPr>
        <w:t xml:space="preserve"> הסכם כלשהו על עובד</w:t>
      </w:r>
      <w:r w:rsidRPr="00776496">
        <w:rPr>
          <w:rFonts w:ascii="Times New Roman" w:eastAsia="Times New Roman" w:hAnsi="Times New Roman" w:cs="David" w:hint="cs"/>
          <w:sz w:val="24"/>
          <w:szCs w:val="24"/>
          <w:rtl/>
          <w:lang w:eastAsia="he-IL"/>
        </w:rPr>
        <w:t>.</w:t>
      </w:r>
    </w:p>
    <w:p w14:paraId="36BCA91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w:t>
      </w:r>
      <w:proofErr w:type="spellStart"/>
      <w:r w:rsidRPr="00776496">
        <w:rPr>
          <w:rFonts w:ascii="Times New Roman" w:eastAsia="Times New Roman" w:hAnsi="Times New Roman" w:cs="David" w:hint="cs"/>
          <w:color w:val="000000"/>
          <w:sz w:val="24"/>
          <w:szCs w:val="24"/>
          <w:rtl/>
          <w:lang w:eastAsia="he-IL"/>
        </w:rPr>
        <w:t>שלוחיו</w:t>
      </w:r>
      <w:proofErr w:type="spellEnd"/>
      <w:r w:rsidRPr="00776496">
        <w:rPr>
          <w:rFonts w:ascii="Times New Roman" w:eastAsia="Times New Roman" w:hAnsi="Times New Roman" w:cs="David" w:hint="cs"/>
          <w:color w:val="000000"/>
          <w:sz w:val="24"/>
          <w:szCs w:val="24"/>
          <w:rtl/>
          <w:lang w:eastAsia="he-IL"/>
        </w:rPr>
        <w:t xml:space="preserve">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EAFF8A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 xml:space="preserve">בכל התשלומים ו/או </w:t>
      </w:r>
      <w:proofErr w:type="spellStart"/>
      <w:r w:rsidRPr="00776496">
        <w:rPr>
          <w:rFonts w:ascii="Times New Roman" w:eastAsia="Times New Roman" w:hAnsi="Times New Roman" w:cs="David"/>
          <w:color w:val="000000"/>
          <w:sz w:val="24"/>
          <w:szCs w:val="24"/>
          <w:rtl/>
          <w:lang w:eastAsia="he-IL"/>
        </w:rPr>
        <w:t>המסים</w:t>
      </w:r>
      <w:proofErr w:type="spellEnd"/>
      <w:r w:rsidRPr="00776496">
        <w:rPr>
          <w:rFonts w:ascii="Times New Roman" w:eastAsia="Times New Roman" w:hAnsi="Times New Roman" w:cs="David"/>
          <w:color w:val="000000"/>
          <w:sz w:val="24"/>
          <w:szCs w:val="24"/>
          <w:rtl/>
          <w:lang w:eastAsia="he-IL"/>
        </w:rPr>
        <w:t xml:space="preserve">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3FE3E17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244D32D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lastRenderedPageBreak/>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5D42097B" w14:textId="2AC65A1F" w:rsidR="003C30D7" w:rsidRPr="00776496" w:rsidRDefault="00776496" w:rsidP="00832EF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49728D26"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4A9DBFF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20DB87A2"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20EF1E35"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10668E41"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496C1387"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5235F98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7BB3C2C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A4458B6"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6B0C00E0"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468A8B82"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4C16D710" w14:textId="77777777" w:rsid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הפר את הוראת סעיף 7.5 לעיל.</w:t>
      </w:r>
    </w:p>
    <w:p w14:paraId="23455CAD" w14:textId="77777777" w:rsidR="00FE5D17" w:rsidRPr="00FE5D17"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FE5D17">
        <w:rPr>
          <w:rFonts w:ascii="Times New Roman" w:eastAsia="Times New Roman" w:hAnsi="Times New Roman" w:cs="David"/>
          <w:sz w:val="24"/>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370126D9" w14:textId="77777777" w:rsidR="00FE5D17" w:rsidRPr="00FE5D17" w:rsidRDefault="00FE5D17" w:rsidP="005C44FD">
      <w:pPr>
        <w:widowControl w:val="0"/>
        <w:tabs>
          <w:tab w:val="left" w:pos="2357"/>
        </w:tabs>
        <w:spacing w:before="0" w:beforeAutospacing="0" w:after="0" w:afterAutospacing="0" w:line="240" w:lineRule="auto"/>
        <w:jc w:val="both"/>
        <w:rPr>
          <w:rFonts w:ascii="Times New Roman" w:eastAsia="Times New Roman" w:hAnsi="Times New Roman" w:cs="David"/>
          <w:sz w:val="24"/>
          <w:szCs w:val="24"/>
          <w:rtl/>
          <w:lang w:eastAsia="he-IL"/>
        </w:rPr>
      </w:pPr>
    </w:p>
    <w:p w14:paraId="423C300B" w14:textId="77777777" w:rsidR="00FE5D17" w:rsidRPr="00FE5D17"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lang w:eastAsia="he-IL"/>
        </w:rPr>
      </w:pPr>
      <w:r w:rsidRPr="00FE5D17">
        <w:rPr>
          <w:rFonts w:ascii="Times New Roman" w:eastAsia="Times New Roman" w:hAnsi="Times New Roman" w:cs="David"/>
          <w:sz w:val="24"/>
          <w:szCs w:val="24"/>
          <w:rtl/>
          <w:lang w:eastAsia="he-IL"/>
        </w:rPr>
        <w:t>חל שינוי בהחזקת המניות ו/או בהרכב המנהלים של היועץ.</w:t>
      </w:r>
    </w:p>
    <w:p w14:paraId="1A0BEE57" w14:textId="77777777" w:rsidR="00FE5D17" w:rsidRPr="00FE5D17" w:rsidRDefault="00FE5D17" w:rsidP="005C44FD">
      <w:pPr>
        <w:widowControl w:val="0"/>
        <w:tabs>
          <w:tab w:val="left" w:pos="2357"/>
        </w:tabs>
        <w:spacing w:before="0" w:beforeAutospacing="0" w:after="0" w:afterAutospacing="0" w:line="240" w:lineRule="auto"/>
        <w:jc w:val="both"/>
        <w:rPr>
          <w:rFonts w:ascii="Times New Roman" w:eastAsia="Times New Roman" w:hAnsi="Times New Roman" w:cs="David"/>
          <w:sz w:val="24"/>
          <w:szCs w:val="24"/>
          <w:lang w:eastAsia="he-IL"/>
        </w:rPr>
      </w:pPr>
    </w:p>
    <w:p w14:paraId="56C33900" w14:textId="77777777" w:rsidR="00FE5D17" w:rsidRPr="00776496" w:rsidRDefault="00FE5D17" w:rsidP="005C44FD">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4"/>
          <w:szCs w:val="24"/>
          <w:rtl/>
          <w:lang w:eastAsia="he-IL"/>
        </w:rPr>
      </w:pPr>
      <w:r w:rsidRPr="00FE5D17">
        <w:rPr>
          <w:rFonts w:ascii="Times New Roman" w:eastAsia="Times New Roman" w:hAnsi="Times New Roman" w:cs="David"/>
          <w:sz w:val="24"/>
          <w:szCs w:val="24"/>
          <w:rtl/>
          <w:lang w:eastAsia="he-IL"/>
        </w:rPr>
        <w:t xml:space="preserve">היועץ הגיש בקשה להקפאת הליכים או להסדר או סידור כלשהו עם או לטובת </w:t>
      </w:r>
      <w:proofErr w:type="spellStart"/>
      <w:r w:rsidRPr="00FE5D17">
        <w:rPr>
          <w:rFonts w:ascii="Times New Roman" w:eastAsia="Times New Roman" w:hAnsi="Times New Roman" w:cs="David"/>
          <w:sz w:val="24"/>
          <w:szCs w:val="24"/>
          <w:rtl/>
          <w:lang w:eastAsia="he-IL"/>
        </w:rPr>
        <w:t>נושיו</w:t>
      </w:r>
      <w:proofErr w:type="spellEnd"/>
      <w:r w:rsidRPr="00FE5D17">
        <w:rPr>
          <w:rFonts w:ascii="Times New Roman" w:eastAsia="Times New Roman" w:hAnsi="Times New Roman" w:cs="David"/>
          <w:sz w:val="24"/>
          <w:szCs w:val="24"/>
          <w:rtl/>
          <w:lang w:eastAsia="he-IL"/>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1A6E9416"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1F33D6B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22C1630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7000EBF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6E6A510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FB4619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610160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לנכות מכל סכום שיגיע לו את הסכומים שהמזמין נשא בהם בשל כך, בתוספת 15% </w:t>
      </w:r>
      <w:r w:rsidRPr="00776496">
        <w:rPr>
          <w:rFonts w:ascii="Times New Roman" w:eastAsia="Times New Roman" w:hAnsi="Times New Roman" w:cs="David"/>
          <w:sz w:val="24"/>
          <w:szCs w:val="24"/>
          <w:rtl/>
          <w:lang w:eastAsia="he-IL"/>
        </w:rPr>
        <w:lastRenderedPageBreak/>
        <w:t>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2D37174"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4B43666"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3097B6E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4751941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1FAA0E3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59F03D1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70650893"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6545654B" w14:textId="77777777" w:rsidR="0060462C" w:rsidRDefault="0060462C" w:rsidP="00832EFD">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4B47B45D"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18DF332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45BADB3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2C791B69"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3D1D4EBB"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28622FA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מתחייב לשמור על סודיות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9CA093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טחון נוספים לאלה שננקטו על ידיו. במקרה של תקלה כלשהי למסמכים כאמור </w:t>
      </w:r>
      <w:r w:rsidRPr="00776496">
        <w:rPr>
          <w:rFonts w:ascii="Times New Roman" w:eastAsia="Times New Roman" w:hAnsi="Times New Roman" w:cs="David"/>
          <w:sz w:val="24"/>
          <w:szCs w:val="24"/>
          <w:rtl/>
          <w:lang w:eastAsia="he-IL"/>
        </w:rPr>
        <w:lastRenderedPageBreak/>
        <w:t>לעיל, יודיע היועץ למנהל מיד עם אירועה.</w:t>
      </w:r>
    </w:p>
    <w:p w14:paraId="36D0084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w:t>
      </w:r>
      <w:proofErr w:type="spellStart"/>
      <w:r w:rsidRPr="00776496">
        <w:rPr>
          <w:rFonts w:ascii="Times New Roman" w:eastAsia="Times New Roman" w:hAnsi="Times New Roman" w:cs="David" w:hint="cs"/>
          <w:sz w:val="24"/>
          <w:szCs w:val="24"/>
          <w:rtl/>
          <w:lang w:eastAsia="he-IL"/>
        </w:rPr>
        <w:t>שלוחיו</w:t>
      </w:r>
      <w:proofErr w:type="spellEnd"/>
      <w:r w:rsidRPr="00776496">
        <w:rPr>
          <w:rFonts w:ascii="Times New Roman" w:eastAsia="Times New Roman" w:hAnsi="Times New Roman" w:cs="David" w:hint="cs"/>
          <w:sz w:val="24"/>
          <w:szCs w:val="24"/>
          <w:rtl/>
          <w:lang w:eastAsia="he-IL"/>
        </w:rPr>
        <w:t xml:space="preserve">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65DB47D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285FE317"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0197B6F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34539BEB"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06914CF5"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0F421608"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7553E38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2E4C46C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3F437630"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A19F6FE"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712522C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38B4D29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0C00971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w:t>
      </w:r>
      <w:proofErr w:type="spellStart"/>
      <w:r w:rsidRPr="00776496">
        <w:rPr>
          <w:rFonts w:ascii="Times New Roman" w:eastAsia="Times New Roman" w:hAnsi="Times New Roman" w:cs="David"/>
          <w:sz w:val="24"/>
          <w:szCs w:val="24"/>
          <w:rtl/>
          <w:lang w:eastAsia="he-IL"/>
        </w:rPr>
        <w:t>כויתור</w:t>
      </w:r>
      <w:proofErr w:type="spellEnd"/>
      <w:r w:rsidRPr="00776496">
        <w:rPr>
          <w:rFonts w:ascii="Times New Roman" w:eastAsia="Times New Roman" w:hAnsi="Times New Roman" w:cs="David"/>
          <w:sz w:val="24"/>
          <w:szCs w:val="24"/>
          <w:rtl/>
          <w:lang w:eastAsia="he-IL"/>
        </w:rPr>
        <w:t xml:space="preserve">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proofErr w:type="spellStart"/>
      <w:r w:rsidRPr="00776496">
        <w:rPr>
          <w:rFonts w:ascii="Times New Roman" w:eastAsia="Times New Roman" w:hAnsi="Times New Roman" w:cs="David"/>
          <w:sz w:val="24"/>
          <w:szCs w:val="24"/>
          <w:rtl/>
          <w:lang w:eastAsia="he-IL"/>
        </w:rPr>
        <w:t>כויתור</w:t>
      </w:r>
      <w:proofErr w:type="spellEnd"/>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0DB14731"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מבלי לגרוע מכלליות האמור לעיל -</w:t>
      </w:r>
    </w:p>
    <w:p w14:paraId="6504E39D"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079CDC73"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27C1D629"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241A71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776496">
        <w:rPr>
          <w:rFonts w:ascii="Times New Roman" w:eastAsia="Times New Roman" w:hAnsi="Times New Roman" w:cs="David"/>
          <w:sz w:val="24"/>
          <w:szCs w:val="24"/>
          <w:rtl/>
          <w:lang w:eastAsia="he-IL"/>
        </w:rPr>
        <w:t>לס"ק</w:t>
      </w:r>
      <w:proofErr w:type="spellEnd"/>
      <w:r w:rsidRPr="00776496">
        <w:rPr>
          <w:rFonts w:ascii="Times New Roman" w:eastAsia="Times New Roman" w:hAnsi="Times New Roman" w:cs="David"/>
          <w:sz w:val="24"/>
          <w:szCs w:val="24"/>
          <w:rtl/>
          <w:lang w:eastAsia="he-IL"/>
        </w:rPr>
        <w:t xml:space="preserve"> זה.</w:t>
      </w:r>
    </w:p>
    <w:p w14:paraId="3BB38F58"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728EFE1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72B640AB"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54DBE69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32B170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776496">
        <w:rPr>
          <w:rFonts w:ascii="Times New Roman" w:eastAsia="Times New Roman" w:hAnsi="Times New Roman" w:cs="David"/>
          <w:sz w:val="24"/>
          <w:szCs w:val="24"/>
          <w:rtl/>
          <w:lang w:eastAsia="he-IL"/>
        </w:rPr>
        <w:t>מורשי</w:t>
      </w:r>
      <w:proofErr w:type="spellEnd"/>
      <w:r w:rsidRPr="00776496">
        <w:rPr>
          <w:rFonts w:ascii="Times New Roman" w:eastAsia="Times New Roman" w:hAnsi="Times New Roman" w:cs="David"/>
          <w:sz w:val="24"/>
          <w:szCs w:val="24"/>
          <w:rtl/>
          <w:lang w:eastAsia="he-IL"/>
        </w:rPr>
        <w:t xml:space="preserve"> החתימה של המזמין.</w:t>
      </w:r>
    </w:p>
    <w:p w14:paraId="771F93BA"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11733026"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0AD2B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943413A"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42A1A1F"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E38FF1D" w14:textId="0887B7FC"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B12BC">
            <w:rPr>
              <w:rFonts w:ascii="Times New Roman" w:eastAsia="Times New Roman" w:hAnsi="Times New Roman" w:cs="David"/>
              <w:color w:val="00B0F0"/>
              <w:sz w:val="20"/>
              <w:szCs w:val="24"/>
              <w:u w:val="single"/>
              <w:rtl/>
              <w:lang w:eastAsia="he-IL"/>
            </w:rPr>
            <w:t>מ.ג. יועצים לאקוסטיקה בע"מ</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EB12BC" w:rsidRPr="000E16FF">
            <w:rPr>
              <w:rStyle w:val="PlaceholderText"/>
              <w:rtl/>
            </w:rPr>
            <w:t>[שם צד א]</w:t>
          </w:r>
        </w:sdtContent>
      </w:sdt>
    </w:p>
    <w:p w14:paraId="2B9FCBEF" w14:textId="77777777"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C5F65D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D2D70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8FECE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Pr="00B27B4C">
        <w:rPr>
          <w:rFonts w:ascii="Times New Roman" w:eastAsia="Times New Roman" w:hAnsi="Times New Roman" w:cs="David"/>
          <w:sz w:val="20"/>
          <w:szCs w:val="24"/>
          <w:rtl/>
          <w:lang w:eastAsia="he-IL"/>
        </w:rPr>
        <w:lastRenderedPageBreak/>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5812195"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F210AB"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2764B2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F2E31F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A3FDB47"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ECBE0A6"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7E76206F"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14C74441"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B9223E4"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B62D097" w14:textId="77777777" w:rsidR="00E12078" w:rsidRDefault="00E12078">
      <w:pPr>
        <w:bidi w:val="0"/>
        <w:spacing w:before="0" w:beforeAutospacing="0" w:after="160" w:afterAutospacing="0" w:line="259" w:lineRule="auto"/>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7077B718" w14:textId="2CFFC62F"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3BB808AF"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E31E9E2"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BE6417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696AAF" w14:textId="768F9748"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w:t>
      </w:r>
      <w:r w:rsidR="00E12078">
        <w:rPr>
          <w:rFonts w:ascii="Times New Roman" w:eastAsia="Times New Roman" w:hAnsi="Times New Roman" w:cs="David" w:hint="cs"/>
          <w:sz w:val="24"/>
          <w:szCs w:val="24"/>
          <w:rtl/>
          <w:lang w:eastAsia="he-IL"/>
        </w:rPr>
        <w:t>פינוי בינוי במסגרת התחדשות עירונית הכולל הריסת 3 בניינים קיימים ובניית 6 בניינים חדשים בהם כ-204</w:t>
      </w:r>
      <w:r w:rsidR="00E12078"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יחידות דיור, שטחי מסחר, חניונים ועבודות פיתוח ב</w:t>
      </w:r>
      <w:r w:rsidR="00E12078">
        <w:rPr>
          <w:rFonts w:ascii="Times New Roman" w:eastAsia="Times New Roman" w:hAnsi="Times New Roman" w:cs="David" w:hint="cs"/>
          <w:color w:val="00B0F0"/>
          <w:sz w:val="24"/>
          <w:szCs w:val="24"/>
          <w:rtl/>
          <w:lang w:eastAsia="he-IL"/>
        </w:rPr>
        <w:t xml:space="preserve">הרצליה, רחוב הכוזרי פינת רחוב </w:t>
      </w:r>
      <w:proofErr w:type="spellStart"/>
      <w:r w:rsidR="00E12078">
        <w:rPr>
          <w:rFonts w:ascii="Times New Roman" w:eastAsia="Times New Roman" w:hAnsi="Times New Roman" w:cs="David" w:hint="cs"/>
          <w:color w:val="00B0F0"/>
          <w:sz w:val="24"/>
          <w:szCs w:val="24"/>
          <w:rtl/>
          <w:lang w:eastAsia="he-IL"/>
        </w:rPr>
        <w:t>מזא"ה</w:t>
      </w:r>
      <w:proofErr w:type="spellEnd"/>
      <w:r w:rsidR="00E12078">
        <w:rPr>
          <w:rFonts w:ascii="Times New Roman" w:eastAsia="Times New Roman" w:hAnsi="Times New Roman" w:cs="David" w:hint="cs"/>
          <w:color w:val="00B0F0"/>
          <w:sz w:val="24"/>
          <w:szCs w:val="24"/>
          <w:rtl/>
          <w:lang w:eastAsia="he-IL"/>
        </w:rPr>
        <w:t xml:space="preserve"> </w:t>
      </w:r>
      <w:r w:rsidRPr="00B27B4C">
        <w:rPr>
          <w:rFonts w:ascii="Times New Roman" w:eastAsia="Times New Roman" w:hAnsi="Times New Roman" w:cs="David" w:hint="cs"/>
          <w:sz w:val="24"/>
          <w:szCs w:val="24"/>
          <w:rtl/>
          <w:lang w:eastAsia="he-IL"/>
        </w:rPr>
        <w:t xml:space="preserve">לרבות </w:t>
      </w:r>
      <w:r w:rsidR="00E12078">
        <w:rPr>
          <w:rFonts w:ascii="Times New Roman" w:eastAsia="Times New Roman" w:hAnsi="Times New Roman" w:cs="David" w:hint="cs"/>
          <w:sz w:val="24"/>
          <w:szCs w:val="24"/>
          <w:rtl/>
          <w:lang w:eastAsia="he-IL"/>
        </w:rPr>
        <w:t xml:space="preserve">שיפוץ והרחבת בית כנסת קיים ולרבות </w:t>
      </w:r>
      <w:r w:rsidRPr="00B27B4C">
        <w:rPr>
          <w:rFonts w:ascii="Times New Roman" w:eastAsia="Times New Roman" w:hAnsi="Times New Roman" w:cs="David" w:hint="cs"/>
          <w:sz w:val="24"/>
          <w:szCs w:val="24"/>
          <w:rtl/>
          <w:lang w:eastAsia="he-IL"/>
        </w:rPr>
        <w:t>עבודות פיתוח על</w:t>
      </w:r>
      <w:r w:rsidR="00E12078">
        <w:rPr>
          <w:rFonts w:ascii="Times New Roman" w:eastAsia="Times New Roman" w:hAnsi="Times New Roman" w:cs="David" w:hint="cs"/>
          <w:sz w:val="24"/>
          <w:szCs w:val="24"/>
          <w:rtl/>
          <w:lang w:eastAsia="he-IL"/>
        </w:rPr>
        <w:t xml:space="preserve"> כולל כיכר עירונית</w:t>
      </w:r>
      <w:r w:rsidRPr="00B27B4C">
        <w:rPr>
          <w:rFonts w:ascii="Times New Roman" w:eastAsia="Times New Roman" w:hAnsi="Times New Roman" w:cs="David" w:hint="cs"/>
          <w:sz w:val="24"/>
          <w:szCs w:val="24"/>
          <w:rtl/>
          <w:lang w:eastAsia="he-IL"/>
        </w:rPr>
        <w:t>, אשר יתוכנן ו/או יבוצע עבור המזמין באתר בקטעים ובשלבים לפי שיקול דעתו.</w:t>
      </w:r>
    </w:p>
    <w:p w14:paraId="262EA54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8839C3" w14:textId="7DAB9D0A"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EB12BC">
            <w:rPr>
              <w:rFonts w:ascii="Times New Roman" w:eastAsia="Times New Roman" w:hAnsi="Times New Roman" w:cs="David" w:hint="cs"/>
              <w:color w:val="008000"/>
              <w:sz w:val="24"/>
              <w:szCs w:val="24"/>
              <w:rtl/>
            </w:rPr>
            <w:t>504-0138628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EB12BC">
            <w:rPr>
              <w:rFonts w:ascii="Times New Roman" w:eastAsia="Times New Roman" w:hAnsi="Times New Roman" w:cs="David" w:hint="cs"/>
              <w:sz w:val="24"/>
              <w:szCs w:val="24"/>
              <w:rtl/>
              <w:lang w:eastAsia="he-IL"/>
            </w:rPr>
            <w:t>6538</w:t>
          </w:r>
        </w:sdtContent>
      </w:sdt>
      <w:r w:rsidR="00E12078">
        <w:rPr>
          <w:rFonts w:ascii="Times New Roman" w:eastAsia="Times New Roman" w:hAnsi="Times New Roman" w:cs="David" w:hint="cs"/>
          <w:sz w:val="24"/>
          <w:szCs w:val="24"/>
          <w:rtl/>
          <w:lang w:eastAsia="he-IL"/>
        </w:rPr>
        <w:t>, חלקות 420-423, מגרשים 101-103, 201</w:t>
      </w:r>
    </w:p>
    <w:p w14:paraId="131CCFED"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536161A8"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9EC4A76" w14:textId="19B63C41"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EB12BC">
            <w:rPr>
              <w:rFonts w:ascii="Times New Roman" w:eastAsia="Times New Roman" w:hAnsi="Times New Roman" w:cs="David" w:hint="cs"/>
              <w:color w:val="008000"/>
              <w:sz w:val="24"/>
              <w:szCs w:val="24"/>
              <w:rtl/>
            </w:rPr>
            <w:t>הרצליה</w:t>
          </w:r>
        </w:sdtContent>
      </w:sdt>
      <w:r w:rsidRPr="00B27B4C">
        <w:rPr>
          <w:rFonts w:ascii="Times New Roman" w:eastAsia="Times New Roman" w:hAnsi="Times New Roman" w:cs="David" w:hint="cs"/>
          <w:color w:val="008000"/>
          <w:sz w:val="24"/>
          <w:szCs w:val="24"/>
          <w:rtl/>
        </w:rPr>
        <w:t>.</w:t>
      </w:r>
    </w:p>
    <w:p w14:paraId="58F1884D"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4506E058"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3D958C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30793B" w14:textId="09DBE78B"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EB12BC">
            <w:rPr>
              <w:rFonts w:ascii="Times New Roman" w:eastAsia="Times New Roman" w:hAnsi="Times New Roman" w:cs="David" w:hint="cs"/>
              <w:sz w:val="24"/>
              <w:szCs w:val="24"/>
              <w:rtl/>
              <w:lang w:eastAsia="he-IL"/>
            </w:rPr>
            <w:t>מרול אטמן</w:t>
          </w:r>
        </w:sdtContent>
      </w:sdt>
    </w:p>
    <w:p w14:paraId="42A78E3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3107E69E" w14:textId="2DFB97E8"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E12078" w:rsidRPr="00832EFD">
        <w:rPr>
          <w:rFonts w:ascii="David" w:eastAsia="Times New Roman" w:hAnsi="David" w:cs="David"/>
          <w:sz w:val="24"/>
          <w:szCs w:val="24"/>
          <w:rtl/>
          <w:lang w:eastAsia="he-IL"/>
        </w:rPr>
        <w:t xml:space="preserve">התכנון יתבצע במודל תלת </w:t>
      </w:r>
      <w:proofErr w:type="spellStart"/>
      <w:r w:rsidR="00E12078" w:rsidRPr="00832EFD">
        <w:rPr>
          <w:rFonts w:ascii="David" w:eastAsia="Times New Roman" w:hAnsi="David" w:cs="David"/>
          <w:sz w:val="24"/>
          <w:szCs w:val="24"/>
          <w:rtl/>
          <w:lang w:eastAsia="he-IL"/>
        </w:rPr>
        <w:t>מימד</w:t>
      </w:r>
      <w:proofErr w:type="spellEnd"/>
      <w:r w:rsidR="00E12078" w:rsidRPr="00832EFD">
        <w:rPr>
          <w:rFonts w:ascii="David" w:eastAsia="Times New Roman" w:hAnsi="David" w:cs="David"/>
          <w:sz w:val="24"/>
          <w:szCs w:val="24"/>
          <w:rtl/>
          <w:lang w:eastAsia="he-IL"/>
        </w:rPr>
        <w:t xml:space="preserve"> ע"י תוכנת </w:t>
      </w:r>
      <w:r w:rsidR="00E12078" w:rsidRPr="00832EFD">
        <w:rPr>
          <w:rFonts w:ascii="David" w:eastAsia="Times New Roman" w:hAnsi="David" w:cs="David"/>
          <w:sz w:val="24"/>
          <w:szCs w:val="24"/>
          <w:lang w:eastAsia="he-IL"/>
        </w:rPr>
        <w:t>REVIT</w:t>
      </w:r>
      <w:r w:rsidR="00E12078" w:rsidRPr="00832EFD">
        <w:rPr>
          <w:rFonts w:ascii="David" w:eastAsia="Times New Roman" w:hAnsi="David" w:cs="David"/>
          <w:sz w:val="24"/>
          <w:szCs w:val="24"/>
          <w:rtl/>
          <w:lang w:eastAsia="he-IL"/>
        </w:rPr>
        <w:t xml:space="preserve">, במתודולוגיית </w:t>
      </w:r>
      <w:r w:rsidR="00E12078" w:rsidRPr="00832EFD">
        <w:rPr>
          <w:rFonts w:ascii="David" w:eastAsia="Times New Roman" w:hAnsi="David" w:cs="David"/>
          <w:sz w:val="24"/>
          <w:szCs w:val="24"/>
          <w:lang w:eastAsia="he-IL"/>
        </w:rPr>
        <w:t>BIM</w:t>
      </w:r>
      <w:r w:rsidR="00E12078" w:rsidRPr="00832EFD">
        <w:rPr>
          <w:rFonts w:ascii="David" w:eastAsia="Times New Roman" w:hAnsi="David" w:cs="David"/>
          <w:sz w:val="24"/>
          <w:szCs w:val="24"/>
          <w:rtl/>
          <w:lang w:eastAsia="he-IL"/>
        </w:rPr>
        <w:t>, בענן – "</w:t>
      </w:r>
      <w:r w:rsidR="00E12078" w:rsidRPr="00832EFD">
        <w:rPr>
          <w:rFonts w:ascii="David" w:eastAsia="Times New Roman" w:hAnsi="David" w:cs="David"/>
          <w:sz w:val="24"/>
          <w:szCs w:val="24"/>
          <w:lang w:eastAsia="he-IL"/>
        </w:rPr>
        <w:t>BIM360</w:t>
      </w:r>
      <w:r w:rsidR="00E12078" w:rsidRPr="00832EFD">
        <w:rPr>
          <w:rFonts w:ascii="David" w:eastAsia="Times New Roman" w:hAnsi="David" w:cs="David"/>
          <w:sz w:val="24"/>
          <w:szCs w:val="24"/>
          <w:rtl/>
          <w:lang w:eastAsia="he-IL"/>
        </w:rPr>
        <w:t xml:space="preserve">" שם ישמרו כל קבצי ה </w:t>
      </w:r>
      <w:r w:rsidR="00E12078" w:rsidRPr="00832EFD">
        <w:rPr>
          <w:rFonts w:ascii="David" w:eastAsia="Times New Roman" w:hAnsi="David" w:cs="David"/>
          <w:sz w:val="24"/>
          <w:szCs w:val="24"/>
          <w:lang w:eastAsia="he-IL"/>
        </w:rPr>
        <w:t>REVIT</w:t>
      </w:r>
      <w:r w:rsidR="00E12078" w:rsidRPr="00832EFD">
        <w:rPr>
          <w:rFonts w:ascii="David" w:eastAsia="Times New Roman" w:hAnsi="David"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E12078" w:rsidRPr="00832EFD">
        <w:rPr>
          <w:rFonts w:ascii="David" w:eastAsia="Times New Roman" w:hAnsi="David" w:cs="David"/>
          <w:sz w:val="24"/>
          <w:szCs w:val="24"/>
          <w:lang w:eastAsia="he-IL"/>
        </w:rPr>
        <w:t>BIM360</w:t>
      </w:r>
      <w:r w:rsidR="00E12078" w:rsidRPr="00832EFD">
        <w:rPr>
          <w:rFonts w:ascii="David" w:eastAsia="Times New Roman" w:hAnsi="David" w:cs="David"/>
          <w:sz w:val="24"/>
          <w:szCs w:val="24"/>
          <w:rtl/>
          <w:lang w:eastAsia="he-IL"/>
        </w:rPr>
        <w:t xml:space="preserve">". העבודה במודל תהיה כפופה להוראות מנהל המודל ולמסמך ה </w:t>
      </w:r>
      <w:r w:rsidR="00E12078" w:rsidRPr="00832EFD">
        <w:rPr>
          <w:rFonts w:ascii="David" w:eastAsia="Times New Roman" w:hAnsi="David" w:cs="David"/>
          <w:sz w:val="24"/>
          <w:szCs w:val="24"/>
          <w:lang w:eastAsia="he-IL"/>
        </w:rPr>
        <w:t>BEP</w:t>
      </w:r>
      <w:r w:rsidR="00E12078" w:rsidRPr="00832EFD">
        <w:rPr>
          <w:rFonts w:ascii="David" w:eastAsia="Times New Roman" w:hAnsi="David" w:cs="David"/>
          <w:sz w:val="24"/>
          <w:szCs w:val="24"/>
          <w:rtl/>
          <w:lang w:eastAsia="he-IL"/>
        </w:rPr>
        <w:t xml:space="preserve"> שיופץ בהמשך ע"י מנהל המודל. שמירה, הדפסת </w:t>
      </w:r>
      <w:proofErr w:type="spellStart"/>
      <w:r w:rsidR="00E12078" w:rsidRPr="00832EFD">
        <w:rPr>
          <w:rFonts w:ascii="David" w:eastAsia="Times New Roman" w:hAnsi="David" w:cs="David"/>
          <w:sz w:val="24"/>
          <w:szCs w:val="24"/>
          <w:rtl/>
          <w:lang w:eastAsia="he-IL"/>
        </w:rPr>
        <w:t>תכניות</w:t>
      </w:r>
      <w:proofErr w:type="spellEnd"/>
      <w:r w:rsidR="00E12078" w:rsidRPr="00832EFD">
        <w:rPr>
          <w:rFonts w:ascii="David" w:eastAsia="Times New Roman" w:hAnsi="David" w:cs="David"/>
          <w:sz w:val="24"/>
          <w:szCs w:val="24"/>
          <w:rtl/>
          <w:lang w:eastAsia="he-IL"/>
        </w:rPr>
        <w:t xml:space="preserve"> וקבצים (</w:t>
      </w:r>
      <w:r w:rsidR="00E12078" w:rsidRPr="00832EFD">
        <w:rPr>
          <w:rFonts w:ascii="David" w:eastAsia="Times New Roman" w:hAnsi="David" w:cs="David"/>
          <w:sz w:val="24"/>
          <w:szCs w:val="24"/>
          <w:lang w:eastAsia="he-IL"/>
        </w:rPr>
        <w:t>PLT/PDF/DWG</w:t>
      </w:r>
      <w:r w:rsidR="00E12078" w:rsidRPr="00832EFD">
        <w:rPr>
          <w:rFonts w:ascii="David" w:eastAsia="Times New Roman" w:hAnsi="David" w:cs="David"/>
          <w:sz w:val="24"/>
          <w:szCs w:val="24"/>
          <w:rtl/>
          <w:lang w:eastAsia="he-IL"/>
        </w:rPr>
        <w:t>), שיתוף, תיאום וקליטת קבצים ממתכננים ויועצים אחרים יבוצע באמצעות תוכנה כדוגמת @</w:t>
      </w:r>
      <w:r w:rsidR="00E12078" w:rsidRPr="00832EFD">
        <w:rPr>
          <w:rFonts w:ascii="David" w:eastAsia="Times New Roman" w:hAnsi="David" w:cs="David"/>
          <w:sz w:val="24"/>
          <w:szCs w:val="24"/>
          <w:lang w:eastAsia="he-IL"/>
        </w:rPr>
        <w:t>view</w:t>
      </w:r>
      <w:r w:rsidR="00E12078" w:rsidRPr="00832EFD">
        <w:rPr>
          <w:rFonts w:ascii="David" w:eastAsia="Times New Roman" w:hAnsi="David" w:cs="David"/>
          <w:sz w:val="24"/>
          <w:szCs w:val="24"/>
          <w:rtl/>
          <w:lang w:eastAsia="he-IL"/>
        </w:rPr>
        <w:t>. כל תעבורת הקבצים תבוצע באמצעות התוכנה בלבד או תוכנה אחרת לפי החלטת המזמין</w:t>
      </w:r>
      <w:r>
        <w:rPr>
          <w:rFonts w:ascii="Times New Roman" w:eastAsia="Times New Roman" w:hAnsi="Times New Roman" w:cs="David" w:hint="cs"/>
          <w:sz w:val="24"/>
          <w:szCs w:val="24"/>
          <w:rtl/>
          <w:lang w:eastAsia="he-IL"/>
        </w:rPr>
        <w:t>.</w:t>
      </w:r>
    </w:p>
    <w:p w14:paraId="172700EF"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E5B99E1"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2B2B2A66"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0666D8" w14:textId="6C227C10"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EB12BC">
            <w:rPr>
              <w:rFonts w:ascii="Times New Roman" w:eastAsia="Times New Roman" w:hAnsi="Times New Roman" w:cs="David"/>
              <w:color w:val="008000"/>
              <w:sz w:val="24"/>
              <w:szCs w:val="24"/>
              <w:rtl/>
              <w:lang w:eastAsia="he-IL"/>
            </w:rPr>
            <w:t>שמעון גרינבאום</w:t>
          </w:r>
        </w:sdtContent>
      </w:sdt>
    </w:p>
    <w:p w14:paraId="3AA43380" w14:textId="77777777"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485896D5"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9F4159" w14:textId="2A553E2A"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EB12BC">
            <w:rPr>
              <w:rFonts w:ascii="Times New Roman" w:eastAsia="Times New Roman" w:hAnsi="Times New Roman" w:cs="David"/>
              <w:color w:val="008000"/>
              <w:sz w:val="24"/>
              <w:szCs w:val="24"/>
              <w:rtl/>
              <w:lang w:eastAsia="he-IL"/>
            </w:rPr>
            <w:t>שמעון גרינבאום</w:t>
          </w:r>
        </w:sdtContent>
      </w:sdt>
    </w:p>
    <w:p w14:paraId="3D9AB04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68549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78176A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B0AF45"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1140A710"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855BEBE"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C836621"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7F1B111"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E22B20A"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41513CF"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2653B8F2" w14:textId="77777777" w:rsidTr="00DC5FD7">
        <w:trPr>
          <w:trHeight w:val="80"/>
        </w:trPr>
        <w:tc>
          <w:tcPr>
            <w:tcW w:w="3366" w:type="dxa"/>
          </w:tcPr>
          <w:p w14:paraId="07A5AE84" w14:textId="0DB24743" w:rsidR="003C30D7" w:rsidRDefault="00000000"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EB12BC">
                  <w:rPr>
                    <w:rFonts w:ascii="Times New Roman" w:eastAsia="Times New Roman" w:hAnsi="Times New Roman" w:cs="David" w:hint="cs"/>
                    <w:color w:val="008000"/>
                    <w:sz w:val="24"/>
                    <w:szCs w:val="24"/>
                    <w:rtl/>
                    <w:lang w:eastAsia="he-IL"/>
                  </w:rPr>
                  <w:t>50%</w:t>
                </w:r>
              </w:sdtContent>
            </w:sdt>
          </w:p>
          <w:p w14:paraId="7A24A7E9"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B4A8B0E" w14:textId="77777777" w:rsidR="003C30D7" w:rsidRDefault="003C30D7" w:rsidP="006503BD">
            <w:pPr>
              <w:widowControl w:val="0"/>
              <w:spacing w:before="0" w:beforeAutospacing="0" w:after="0" w:afterAutospacing="0" w:line="240" w:lineRule="auto"/>
              <w:ind w:left="720"/>
              <w:outlineLvl w:val="2"/>
            </w:pPr>
          </w:p>
          <w:p w14:paraId="25C58A34"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1BF771A" w14:textId="77777777" w:rsidR="003C30D7" w:rsidRDefault="003C30D7" w:rsidP="00832EFD">
      <w:pPr>
        <w:widowControl w:val="0"/>
        <w:bidi w:val="0"/>
        <w:spacing w:before="60" w:beforeAutospacing="0" w:after="60" w:afterAutospacing="0" w:line="300" w:lineRule="atLeast"/>
        <w:rPr>
          <w:rFonts w:ascii="Times New Roman" w:eastAsia="Times New Roman" w:hAnsi="Times New Roman" w:cs="David"/>
          <w:b/>
          <w:bCs/>
          <w:sz w:val="24"/>
          <w:szCs w:val="24"/>
          <w:u w:val="single"/>
          <w:rtl/>
        </w:rPr>
      </w:pPr>
    </w:p>
    <w:p w14:paraId="404C0D77" w14:textId="77777777" w:rsidR="00F865AA" w:rsidRDefault="00F865AA" w:rsidP="00832EFD">
      <w:pPr>
        <w:widowControl w:val="0"/>
        <w:bidi w:val="0"/>
        <w:spacing w:before="60" w:beforeAutospacing="0" w:after="60" w:afterAutospacing="0" w:line="300" w:lineRule="atLeast"/>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40AD7781" w14:textId="77777777"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lastRenderedPageBreak/>
        <w:t>נספח "ב"</w:t>
      </w:r>
    </w:p>
    <w:p w14:paraId="59CE7192"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5FE7C27B"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591CDDB8"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4372D168"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26D85C66"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555D71D2"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7CE46B0A"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61EB5218"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1BB95F7A"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31908F5B"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11D86D34"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36E220E2"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1C145266"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52A9D3CB"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582EEA30"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1ADB0C4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073D02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5605040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978E35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4DB6C6D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7F7FDF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7FD6422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9B5653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w:t>
      </w:r>
      <w:proofErr w:type="spellStart"/>
      <w:r w:rsidRPr="00776496">
        <w:rPr>
          <w:rFonts w:ascii="Times New Roman" w:eastAsia="Times New Roman" w:hAnsi="Times New Roman" w:cs="David" w:hint="cs"/>
          <w:sz w:val="24"/>
          <w:szCs w:val="24"/>
          <w:rtl/>
        </w:rPr>
        <w:t>בת"י</w:t>
      </w:r>
      <w:proofErr w:type="spellEnd"/>
      <w:r w:rsidRPr="00776496">
        <w:rPr>
          <w:rFonts w:ascii="Times New Roman" w:eastAsia="Times New Roman" w:hAnsi="Times New Roman" w:cs="David" w:hint="cs"/>
          <w:sz w:val="24"/>
          <w:szCs w:val="24"/>
          <w:rtl/>
        </w:rPr>
        <w:t xml:space="preserve"> 1004.</w:t>
      </w:r>
    </w:p>
    <w:p w14:paraId="1EF95AC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F1C760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61E906C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43B582B1" w14:textId="27FF785F"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 xml:space="preserve">במטרה להבטיח עמידה בערכי הבידוד הנדרשים </w:t>
      </w:r>
      <w:proofErr w:type="spellStart"/>
      <w:r w:rsidRPr="00776496">
        <w:rPr>
          <w:rFonts w:ascii="Times New Roman" w:eastAsia="Times New Roman" w:hAnsi="Times New Roman" w:cs="David" w:hint="cs"/>
          <w:sz w:val="24"/>
          <w:szCs w:val="24"/>
          <w:rtl/>
        </w:rPr>
        <w:t>בת"י</w:t>
      </w:r>
      <w:proofErr w:type="spellEnd"/>
      <w:r w:rsidRPr="00776496">
        <w:rPr>
          <w:rFonts w:ascii="Times New Roman" w:eastAsia="Times New Roman" w:hAnsi="Times New Roman" w:cs="David" w:hint="cs"/>
          <w:sz w:val="24"/>
          <w:szCs w:val="24"/>
          <w:rtl/>
        </w:rPr>
        <w:t xml:space="preserve"> </w:t>
      </w:r>
      <w:r w:rsidR="00391729">
        <w:rPr>
          <w:rFonts w:ascii="Times New Roman" w:eastAsia="Times New Roman" w:hAnsi="Times New Roman" w:cs="David" w:hint="cs"/>
          <w:sz w:val="24"/>
          <w:szCs w:val="24"/>
          <w:rtl/>
        </w:rPr>
        <w:t>1004, חלק 4</w:t>
      </w:r>
      <w:r w:rsidRPr="00776496">
        <w:rPr>
          <w:rFonts w:ascii="Times New Roman" w:eastAsia="Times New Roman" w:hAnsi="Times New Roman" w:cs="David" w:hint="cs"/>
          <w:sz w:val="24"/>
          <w:szCs w:val="24"/>
          <w:rtl/>
        </w:rPr>
        <w:t>.</w:t>
      </w:r>
    </w:p>
    <w:p w14:paraId="256392F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809352A" w14:textId="0EB9AD3B"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 xml:space="preserve">במרתפי חניה וכו') כדי למנוע מטרדי רעש מהם, במטרה להבטיח עמידה בקריטריונים שנקבעו ע"י המשרד </w:t>
      </w:r>
      <w:r w:rsidR="00391729" w:rsidRPr="00776496">
        <w:rPr>
          <w:rFonts w:ascii="Times New Roman" w:eastAsia="Times New Roman" w:hAnsi="Times New Roman" w:cs="David" w:hint="cs"/>
          <w:sz w:val="24"/>
          <w:szCs w:val="24"/>
          <w:rtl/>
        </w:rPr>
        <w:t>ל</w:t>
      </w:r>
      <w:r w:rsidR="00391729">
        <w:rPr>
          <w:rFonts w:ascii="Times New Roman" w:eastAsia="Times New Roman" w:hAnsi="Times New Roman" w:cs="David" w:hint="cs"/>
          <w:sz w:val="24"/>
          <w:szCs w:val="24"/>
          <w:rtl/>
        </w:rPr>
        <w:t>הגנת</w:t>
      </w:r>
      <w:r w:rsidR="00391729"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הסביבה.</w:t>
      </w:r>
    </w:p>
    <w:p w14:paraId="144971A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0994AE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 xml:space="preserve">מסירת המלצות לאופן  הטיפול האקוסטי הנדרש בחדרי גנרטורים, כדי למנוע מטרדי רעש וכדי להבטיח עמידה בדרישות התקנות למניעת מפגעים (רעש בלתי סביר), </w:t>
      </w:r>
      <w:proofErr w:type="spellStart"/>
      <w:r w:rsidRPr="00776496">
        <w:rPr>
          <w:rFonts w:ascii="Times New Roman" w:eastAsia="Times New Roman" w:hAnsi="Times New Roman" w:cs="David" w:hint="cs"/>
          <w:sz w:val="24"/>
          <w:szCs w:val="24"/>
          <w:rtl/>
        </w:rPr>
        <w:t>התש"ן</w:t>
      </w:r>
      <w:proofErr w:type="spellEnd"/>
      <w:r w:rsidRPr="00776496">
        <w:rPr>
          <w:rFonts w:ascii="Times New Roman" w:eastAsia="Times New Roman" w:hAnsi="Times New Roman" w:cs="David" w:hint="cs"/>
          <w:sz w:val="24"/>
          <w:szCs w:val="24"/>
          <w:rtl/>
        </w:rPr>
        <w:t xml:space="preserve"> - 1990.</w:t>
      </w:r>
    </w:p>
    <w:p w14:paraId="73DBBE8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0296B3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 xml:space="preserve">מסירת המלצות לאופן  הטיפול האקוסטי הנדרש בחדרי מצנח אשפה קומתי חדר </w:t>
      </w:r>
      <w:proofErr w:type="spellStart"/>
      <w:r w:rsidRPr="00776496">
        <w:rPr>
          <w:rFonts w:ascii="Times New Roman" w:eastAsia="Times New Roman" w:hAnsi="Times New Roman" w:cs="David" w:hint="cs"/>
          <w:sz w:val="24"/>
          <w:szCs w:val="24"/>
          <w:rtl/>
        </w:rPr>
        <w:t>דחסנית</w:t>
      </w:r>
      <w:proofErr w:type="spellEnd"/>
      <w:r w:rsidRPr="00776496">
        <w:rPr>
          <w:rFonts w:ascii="Times New Roman" w:eastAsia="Times New Roman" w:hAnsi="Times New Roman" w:cs="David" w:hint="cs"/>
          <w:sz w:val="24"/>
          <w:szCs w:val="24"/>
          <w:rtl/>
        </w:rPr>
        <w:t xml:space="preserve"> אשפה, וכל מערכות המצנח האשפה </w:t>
      </w:r>
      <w:proofErr w:type="spellStart"/>
      <w:r w:rsidRPr="00776496">
        <w:rPr>
          <w:rFonts w:ascii="Times New Roman" w:eastAsia="Times New Roman" w:hAnsi="Times New Roman" w:cs="David" w:hint="cs"/>
          <w:sz w:val="24"/>
          <w:szCs w:val="24"/>
          <w:rtl/>
        </w:rPr>
        <w:t>והדחסנית</w:t>
      </w:r>
      <w:proofErr w:type="spellEnd"/>
      <w:r w:rsidRPr="00776496">
        <w:rPr>
          <w:rFonts w:ascii="Times New Roman" w:eastAsia="Times New Roman" w:hAnsi="Times New Roman" w:cs="David" w:hint="cs"/>
          <w:sz w:val="24"/>
          <w:szCs w:val="24"/>
          <w:rtl/>
        </w:rPr>
        <w:t xml:space="preserve">, כדי למנוע מטרדי רעש וכדי להבטיח עמידה בדרישות התקנות למניעת מפגעים (רעש בלתי סביר), </w:t>
      </w:r>
      <w:proofErr w:type="spellStart"/>
      <w:r w:rsidRPr="00776496">
        <w:rPr>
          <w:rFonts w:ascii="Times New Roman" w:eastAsia="Times New Roman" w:hAnsi="Times New Roman" w:cs="David" w:hint="cs"/>
          <w:sz w:val="24"/>
          <w:szCs w:val="24"/>
          <w:rtl/>
        </w:rPr>
        <w:t>התש"ן</w:t>
      </w:r>
      <w:proofErr w:type="spellEnd"/>
      <w:r w:rsidRPr="00776496">
        <w:rPr>
          <w:rFonts w:ascii="Times New Roman" w:eastAsia="Times New Roman" w:hAnsi="Times New Roman" w:cs="David" w:hint="cs"/>
          <w:sz w:val="24"/>
          <w:szCs w:val="24"/>
          <w:rtl/>
        </w:rPr>
        <w:t xml:space="preserve"> - 1990.</w:t>
      </w:r>
    </w:p>
    <w:p w14:paraId="6002973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E6FCCF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217954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roofErr w:type="spellStart"/>
      <w:r w:rsidRPr="00776496">
        <w:rPr>
          <w:rFonts w:ascii="Times New Roman" w:eastAsia="Times New Roman" w:hAnsi="Times New Roman" w:cs="David" w:hint="cs"/>
          <w:sz w:val="24"/>
          <w:szCs w:val="24"/>
          <w:rtl/>
        </w:rPr>
        <w:t>יב</w:t>
      </w:r>
      <w:proofErr w:type="spellEnd"/>
      <w:r w:rsidRPr="00776496">
        <w:rPr>
          <w:rFonts w:ascii="Times New Roman" w:eastAsia="Times New Roman" w:hAnsi="Times New Roman" w:cs="David" w:hint="cs"/>
          <w:sz w:val="24"/>
          <w:szCs w:val="24"/>
          <w:rtl/>
        </w:rPr>
        <w:t>.</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5DC65AF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D9CD34F"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roofErr w:type="spellStart"/>
      <w:r w:rsidRPr="00776496">
        <w:rPr>
          <w:rFonts w:ascii="Times New Roman" w:eastAsia="Times New Roman" w:hAnsi="Times New Roman" w:cs="David" w:hint="cs"/>
          <w:sz w:val="24"/>
          <w:szCs w:val="24"/>
          <w:rtl/>
        </w:rPr>
        <w:t>יב</w:t>
      </w:r>
      <w:proofErr w:type="spellEnd"/>
      <w:r w:rsidRPr="00776496">
        <w:rPr>
          <w:rFonts w:ascii="Times New Roman" w:eastAsia="Times New Roman" w:hAnsi="Times New Roman" w:cs="David" w:hint="cs"/>
          <w:sz w:val="24"/>
          <w:szCs w:val="24"/>
          <w:rtl/>
        </w:rPr>
        <w:t>.</w:t>
      </w:r>
      <w:r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246347CE"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0FC675F7"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4BA84D30"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12A5F6B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03F6A0E0"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2786756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6C531449"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4A3E17E0"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4B26C0D2"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28C006F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69D800E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EA8841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 xml:space="preserve">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w:t>
      </w:r>
      <w:proofErr w:type="spellStart"/>
      <w:r w:rsidRPr="00776496">
        <w:rPr>
          <w:rFonts w:ascii="Times New Roman" w:eastAsia="Times New Roman" w:hAnsi="Times New Roman" w:cs="David" w:hint="cs"/>
          <w:sz w:val="24"/>
          <w:szCs w:val="24"/>
          <w:rtl/>
        </w:rPr>
        <w:t>וכו</w:t>
      </w:r>
      <w:proofErr w:type="spellEnd"/>
      <w:r w:rsidRPr="00776496">
        <w:rPr>
          <w:rFonts w:ascii="Times New Roman" w:eastAsia="Times New Roman" w:hAnsi="Times New Roman" w:cs="David" w:hint="cs"/>
          <w:sz w:val="24"/>
          <w:szCs w:val="24"/>
          <w:rtl/>
        </w:rPr>
        <w:t>'.</w:t>
      </w:r>
    </w:p>
    <w:p w14:paraId="41DFB008"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3D7108A9"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3466087F"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4960C674"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20AA339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3C89434D"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78E7C3F3"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6E553F74"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577040D9"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08749A7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C57056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3176F40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3B7D29A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 xml:space="preserve">בדיקת התאמת </w:t>
      </w:r>
      <w:proofErr w:type="spellStart"/>
      <w:r w:rsidRPr="00776496">
        <w:rPr>
          <w:rFonts w:ascii="Times New Roman" w:eastAsia="Times New Roman" w:hAnsi="Times New Roman" w:cs="David"/>
          <w:sz w:val="24"/>
          <w:szCs w:val="24"/>
          <w:rtl/>
        </w:rPr>
        <w:t>התכניות</w:t>
      </w:r>
      <w:proofErr w:type="spellEnd"/>
      <w:r w:rsidRPr="00776496">
        <w:rPr>
          <w:rFonts w:ascii="Times New Roman" w:eastAsia="Times New Roman" w:hAnsi="Times New Roman" w:cs="David"/>
          <w:sz w:val="24"/>
          <w:szCs w:val="24"/>
          <w:rtl/>
        </w:rPr>
        <w:t>, המוגשות ע"י היועצים לרשויות ולגורמים אחרים, להמלצות כאמור.</w:t>
      </w:r>
    </w:p>
    <w:p w14:paraId="4BB4D054"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2A8F15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56408E9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05AB4958"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17296C92"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B36C7F9"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 xml:space="preserve">הכנסת תיקונים ושינויים </w:t>
      </w:r>
      <w:proofErr w:type="spellStart"/>
      <w:r w:rsidRPr="00776496">
        <w:rPr>
          <w:rFonts w:ascii="Times New Roman" w:eastAsia="Times New Roman" w:hAnsi="Times New Roman" w:cs="David"/>
          <w:sz w:val="24"/>
          <w:szCs w:val="24"/>
          <w:rtl/>
        </w:rPr>
        <w:t>בתכניות</w:t>
      </w:r>
      <w:proofErr w:type="spellEnd"/>
      <w:r w:rsidRPr="00776496">
        <w:rPr>
          <w:rFonts w:ascii="Times New Roman" w:eastAsia="Times New Roman" w:hAnsi="Times New Roman" w:cs="David"/>
          <w:sz w:val="24"/>
          <w:szCs w:val="24"/>
          <w:rtl/>
        </w:rPr>
        <w:t>, בחישובים וביתר המסמכים האמורים לפי דרישת הרשויות המוסמכות, בתיאום עם היועצים ובאישור המזמין.</w:t>
      </w:r>
    </w:p>
    <w:p w14:paraId="6FA2785E"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46F090FB"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15F6B724"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34DC9E45"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lastRenderedPageBreak/>
        <w:tab/>
      </w:r>
    </w:p>
    <w:p w14:paraId="0EB08DC4"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263B63BC"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4F6DDA5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445F3565"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390371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1E9E2734"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452B20F"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6385BDD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CCFE8FF"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 xml:space="preserve">בדיקת התאמת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המפורטות של היועצים להמלצות היועץ ולאישורי הרשויות המוסמכות בנושאי אקוסטיקה.</w:t>
      </w:r>
    </w:p>
    <w:p w14:paraId="6F2A51F4"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596FD3E"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 xml:space="preserve">הכנת נתונים והמלצות בכתב ליועצים להכנת מפרטים וכתבי כמויות </w:t>
      </w:r>
      <w:proofErr w:type="spellStart"/>
      <w:r w:rsidRPr="00776496">
        <w:rPr>
          <w:rFonts w:ascii="Times New Roman" w:eastAsia="Times New Roman" w:hAnsi="Times New Roman" w:cs="David"/>
          <w:sz w:val="24"/>
          <w:szCs w:val="24"/>
          <w:rtl/>
          <w:lang w:eastAsia="he-IL"/>
        </w:rPr>
        <w:t>ולאומדן</w:t>
      </w:r>
      <w:proofErr w:type="spellEnd"/>
      <w:r w:rsidRPr="00776496">
        <w:rPr>
          <w:rFonts w:ascii="Times New Roman" w:eastAsia="Times New Roman" w:hAnsi="Times New Roman" w:cs="David"/>
          <w:sz w:val="24"/>
          <w:szCs w:val="24"/>
          <w:rtl/>
          <w:lang w:eastAsia="he-IL"/>
        </w:rPr>
        <w:t xml:space="preserve"> תקציבי מפורט בנושא האקוסטיקה.</w:t>
      </w:r>
    </w:p>
    <w:p w14:paraId="4C7E1A40"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CC1E43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555CD91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01094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50CE561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C9940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4E4000E5"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86F27D0"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B570924"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450674DB"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23BDDA0A" w14:textId="787A8ABA"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ובמקרה הצורך הכנת פרטים נוספים ומתן הנחיות להשגת התוצאות הדרושות.</w:t>
      </w:r>
    </w:p>
    <w:p w14:paraId="45627B5D"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E236E6E"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60507562"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9B4218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5E76BAE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BEC92ED"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0DCD3643"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4A7699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758B1ACC"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4900CDA"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5549F411"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125072C"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5A9597B4" w14:textId="77777777" w:rsidR="00BC1418"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r w:rsidR="00391729">
        <w:rPr>
          <w:rFonts w:ascii="Times New Roman" w:eastAsia="Times New Roman" w:hAnsi="Times New Roman" w:cs="David" w:hint="cs"/>
          <w:sz w:val="24"/>
          <w:szCs w:val="24"/>
          <w:rtl/>
          <w:lang w:eastAsia="he-IL"/>
        </w:rPr>
        <w:t>,</w:t>
      </w:r>
    </w:p>
    <w:p w14:paraId="5490D20A" w14:textId="1028ECB9" w:rsidR="00776496" w:rsidRPr="00776496" w:rsidRDefault="00391729"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כולל עריכת המדידות האקוסטיות הנדרשות לצורך קבלת </w:t>
      </w:r>
      <w:r w:rsidR="00BC1418">
        <w:rPr>
          <w:rFonts w:ascii="Times New Roman" w:eastAsia="Times New Roman" w:hAnsi="Times New Roman" w:cs="David" w:hint="cs"/>
          <w:sz w:val="24"/>
          <w:szCs w:val="24"/>
          <w:rtl/>
          <w:lang w:eastAsia="he-IL"/>
        </w:rPr>
        <w:t>טופס 4.</w:t>
      </w:r>
    </w:p>
    <w:p w14:paraId="52D6A62B"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FB1A5FA"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2D391FF1"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38B3C44"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 xml:space="preserve">צוע העבודות, מצא אותן תואמות </w:t>
      </w:r>
      <w:proofErr w:type="spellStart"/>
      <w:r w:rsidR="0016188F">
        <w:rPr>
          <w:rFonts w:ascii="Times New Roman" w:eastAsia="Times New Roman" w:hAnsi="Times New Roman" w:cs="David"/>
          <w:sz w:val="24"/>
          <w:szCs w:val="24"/>
          <w:rtl/>
          <w:lang w:eastAsia="he-IL"/>
        </w:rPr>
        <w:t>לת</w:t>
      </w:r>
      <w:r w:rsidRPr="00776496">
        <w:rPr>
          <w:rFonts w:ascii="Times New Roman" w:eastAsia="Times New Roman" w:hAnsi="Times New Roman" w:cs="David"/>
          <w:sz w:val="24"/>
          <w:szCs w:val="24"/>
          <w:rtl/>
          <w:lang w:eastAsia="he-IL"/>
        </w:rPr>
        <w:t>כניותיו</w:t>
      </w:r>
      <w:proofErr w:type="spellEnd"/>
      <w:r w:rsidRPr="00776496">
        <w:rPr>
          <w:rFonts w:ascii="Times New Roman" w:eastAsia="Times New Roman" w:hAnsi="Times New Roman" w:cs="David"/>
          <w:sz w:val="24"/>
          <w:szCs w:val="24"/>
          <w:rtl/>
          <w:lang w:eastAsia="he-IL"/>
        </w:rPr>
        <w:t xml:space="preserve"> ולתקנים מחייבים וכי בוצעו לשביעות רצונו.</w:t>
      </w:r>
    </w:p>
    <w:p w14:paraId="0F93BCC5"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31BD90A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063549F"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0DB23E91"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A16FC3F"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2ED7BFE0"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25E8B6B0"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BB54E42"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25882F64"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 xml:space="preserve">היועץ מתחייב לשמור על דיסקט את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והמסמכים עד לאחר סיום הביצוע בשטח של העבודות נשוא התכנון, כך שניתן יהיה לבצע מהם העתקים, צילומים וכו' וכן ניתן יהיה לבצע בהם תיקונים ושינויים.</w:t>
      </w:r>
    </w:p>
    <w:p w14:paraId="748EDB14"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2777809C"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 xml:space="preserve">נציג המזמין רשאי להזמין מהיועץ את כל שלבי העבודות המפורטות בנספח זה ו/או חלק מהן ו/או עבודות נוספות להן </w:t>
      </w:r>
      <w:proofErr w:type="spellStart"/>
      <w:r w:rsidRPr="00776496">
        <w:rPr>
          <w:rFonts w:ascii="Times New Roman" w:eastAsia="Times New Roman" w:hAnsi="Times New Roman" w:cs="David"/>
          <w:sz w:val="24"/>
          <w:szCs w:val="24"/>
          <w:rtl/>
          <w:lang w:eastAsia="he-IL"/>
        </w:rPr>
        <w:t>הכל</w:t>
      </w:r>
      <w:proofErr w:type="spellEnd"/>
      <w:r w:rsidRPr="00776496">
        <w:rPr>
          <w:rFonts w:ascii="Times New Roman" w:eastAsia="Times New Roman" w:hAnsi="Times New Roman" w:cs="David"/>
          <w:sz w:val="24"/>
          <w:szCs w:val="24"/>
          <w:rtl/>
          <w:lang w:eastAsia="he-IL"/>
        </w:rPr>
        <w:t xml:space="preserve"> כפי שיפורט בנספח ד'.</w:t>
      </w:r>
    </w:p>
    <w:p w14:paraId="2E8D9B58"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98D3B11"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A1FA238" w14:textId="77777777"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lastRenderedPageBreak/>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7A9EE3C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964F2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6D671B4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8E4EA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96C512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6B733CD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F2940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7B25646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897C1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ימסור את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לאישור המזמין בהתאם ללוח הזמנים </w:t>
      </w:r>
      <w:proofErr w:type="spellStart"/>
      <w:r w:rsidRPr="00776496">
        <w:rPr>
          <w:rFonts w:ascii="Times New Roman" w:eastAsia="Times New Roman" w:hAnsi="Times New Roman" w:cs="David"/>
          <w:sz w:val="24"/>
          <w:szCs w:val="24"/>
          <w:rtl/>
          <w:lang w:eastAsia="he-IL"/>
        </w:rPr>
        <w:t>והתכניות</w:t>
      </w:r>
      <w:proofErr w:type="spellEnd"/>
      <w:r w:rsidRPr="00776496">
        <w:rPr>
          <w:rFonts w:ascii="Times New Roman" w:eastAsia="Times New Roman" w:hAnsi="Times New Roman" w:cs="David"/>
          <w:sz w:val="24"/>
          <w:szCs w:val="24"/>
          <w:rtl/>
          <w:lang w:eastAsia="he-IL"/>
        </w:rPr>
        <w:t xml:space="preserve"> לא תיחשבנה כמושלמות עד לקבלת אישור המזמין.</w:t>
      </w:r>
    </w:p>
    <w:p w14:paraId="096957F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5F822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העביר המזמין ליועץ הערות או הנחיות נוספות לגבי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יתכנן היועץ את </w:t>
      </w:r>
      <w:proofErr w:type="spellStart"/>
      <w:r w:rsidRPr="00776496">
        <w:rPr>
          <w:rFonts w:ascii="Times New Roman" w:eastAsia="Times New Roman" w:hAnsi="Times New Roman" w:cs="David"/>
          <w:sz w:val="24"/>
          <w:szCs w:val="24"/>
          <w:rtl/>
          <w:lang w:eastAsia="he-IL"/>
        </w:rPr>
        <w:t>התכניות</w:t>
      </w:r>
      <w:proofErr w:type="spellEnd"/>
      <w:r w:rsidRPr="00776496">
        <w:rPr>
          <w:rFonts w:ascii="Times New Roman" w:eastAsia="Times New Roman" w:hAnsi="Times New Roman" w:cs="David"/>
          <w:sz w:val="24"/>
          <w:szCs w:val="24"/>
          <w:rtl/>
          <w:lang w:eastAsia="he-IL"/>
        </w:rPr>
        <w:t xml:space="preserve">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w:t>
      </w:r>
      <w:proofErr w:type="spellStart"/>
      <w:r w:rsidRPr="00776496">
        <w:rPr>
          <w:rFonts w:ascii="Times New Roman" w:eastAsia="Times New Roman" w:hAnsi="Times New Roman" w:cs="David"/>
          <w:sz w:val="24"/>
          <w:szCs w:val="24"/>
          <w:rtl/>
          <w:lang w:eastAsia="he-IL"/>
        </w:rPr>
        <w:t>תכניות</w:t>
      </w:r>
      <w:proofErr w:type="spellEnd"/>
      <w:r w:rsidRPr="00776496">
        <w:rPr>
          <w:rFonts w:ascii="Times New Roman" w:eastAsia="Times New Roman" w:hAnsi="Times New Roman" w:cs="David"/>
          <w:sz w:val="24"/>
          <w:szCs w:val="24"/>
          <w:rtl/>
          <w:lang w:eastAsia="he-IL"/>
        </w:rPr>
        <w:t xml:space="preserve"> שהוגשו לו ע"י היועץ בתוך 30 יום ממועד הגשתן למזמין.</w:t>
      </w:r>
    </w:p>
    <w:p w14:paraId="5010141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DE8F1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5C253B8D"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lastRenderedPageBreak/>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1B6A7F45"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5FA134E2"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4676B27E"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52AA774B" w14:textId="2C57BF46"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w:t>
      </w:r>
      <w:r w:rsidR="00B87E73">
        <w:rPr>
          <w:rFonts w:ascii="Times New Roman" w:eastAsia="Times New Roman" w:hAnsi="Times New Roman" w:cs="David" w:hint="cs"/>
          <w:sz w:val="24"/>
          <w:szCs w:val="24"/>
          <w:rtl/>
          <w:lang w:eastAsia="he-IL"/>
        </w:rPr>
        <w:t>34,000</w:t>
      </w:r>
      <w:r w:rsidR="00B87E73" w:rsidRPr="00DE118F">
        <w:rPr>
          <w:rFonts w:ascii="Times New Roman" w:eastAsia="Times New Roman" w:hAnsi="Times New Roman" w:cs="David"/>
          <w:sz w:val="24"/>
          <w:szCs w:val="24"/>
          <w:rtl/>
          <w:lang w:eastAsia="he-IL"/>
        </w:rPr>
        <w:t xml:space="preserve"> </w:t>
      </w:r>
      <w:r w:rsidRPr="00DE118F">
        <w:rPr>
          <w:rFonts w:ascii="Times New Roman" w:eastAsia="Times New Roman" w:hAnsi="Times New Roman" w:cs="David"/>
          <w:sz w:val="24"/>
          <w:szCs w:val="24"/>
          <w:rtl/>
          <w:lang w:eastAsia="he-IL"/>
        </w:rPr>
        <w:t xml:space="preserve">ש"ח (במילים </w:t>
      </w:r>
      <w:r w:rsidR="00B87E73">
        <w:rPr>
          <w:rFonts w:ascii="Times New Roman" w:eastAsia="Times New Roman" w:hAnsi="Times New Roman" w:cs="David" w:hint="cs"/>
          <w:sz w:val="24"/>
          <w:szCs w:val="24"/>
          <w:rtl/>
          <w:lang w:eastAsia="he-IL"/>
        </w:rPr>
        <w:t>שלושים וארבעה אלף</w:t>
      </w:r>
      <w:r w:rsidR="00B87E73" w:rsidRPr="00DE118F">
        <w:rPr>
          <w:rFonts w:ascii="Times New Roman" w:eastAsia="Times New Roman" w:hAnsi="Times New Roman" w:cs="David"/>
          <w:sz w:val="24"/>
          <w:szCs w:val="24"/>
          <w:rtl/>
          <w:lang w:eastAsia="he-IL"/>
        </w:rPr>
        <w:t xml:space="preserve">  </w:t>
      </w:r>
      <w:r w:rsidRPr="00DE118F">
        <w:rPr>
          <w:rFonts w:ascii="Times New Roman" w:eastAsia="Times New Roman" w:hAnsi="Times New Roman" w:cs="David"/>
          <w:sz w:val="24"/>
          <w:szCs w:val="24"/>
          <w:rtl/>
          <w:lang w:eastAsia="he-IL"/>
        </w:rPr>
        <w:t>ש"ח)</w:t>
      </w:r>
      <w:r w:rsidR="00B87E73">
        <w:rPr>
          <w:rFonts w:ascii="Times New Roman" w:eastAsia="Times New Roman" w:hAnsi="Times New Roman" w:cs="David" w:hint="cs"/>
          <w:sz w:val="24"/>
          <w:szCs w:val="24"/>
          <w:rtl/>
          <w:lang w:eastAsia="he-IL"/>
        </w:rPr>
        <w:t xml:space="preserve"> </w:t>
      </w:r>
      <w:r w:rsidRPr="00DE118F">
        <w:rPr>
          <w:rFonts w:ascii="Times New Roman" w:eastAsia="Times New Roman" w:hAnsi="Times New Roman" w:cs="David"/>
          <w:sz w:val="24"/>
          <w:szCs w:val="24"/>
          <w:rtl/>
          <w:lang w:eastAsia="he-IL"/>
        </w:rPr>
        <w:t xml:space="preserve">לכל </w:t>
      </w:r>
      <w:r w:rsidR="00B87E73">
        <w:rPr>
          <w:rFonts w:ascii="Times New Roman" w:eastAsia="Times New Roman" w:hAnsi="Times New Roman" w:cs="David" w:hint="cs"/>
          <w:sz w:val="24"/>
          <w:szCs w:val="24"/>
          <w:rtl/>
          <w:lang w:eastAsia="he-IL"/>
        </w:rPr>
        <w:t xml:space="preserve">השטחים בפרויקט כולל שטחי </w:t>
      </w:r>
      <w:r w:rsidR="002C2BA5">
        <w:rPr>
          <w:rFonts w:ascii="Times New Roman" w:eastAsia="Times New Roman" w:hAnsi="Times New Roman" w:cs="David" w:hint="cs"/>
          <w:sz w:val="24"/>
          <w:szCs w:val="24"/>
          <w:rtl/>
          <w:lang w:eastAsia="he-IL"/>
        </w:rPr>
        <w:t xml:space="preserve">המגורים, </w:t>
      </w:r>
      <w:r w:rsidR="00B87E73">
        <w:rPr>
          <w:rFonts w:ascii="Times New Roman" w:eastAsia="Times New Roman" w:hAnsi="Times New Roman" w:cs="David" w:hint="cs"/>
          <w:sz w:val="24"/>
          <w:szCs w:val="24"/>
          <w:rtl/>
          <w:lang w:eastAsia="he-IL"/>
        </w:rPr>
        <w:t>המסחר ומבנה הציבור</w:t>
      </w:r>
      <w:r w:rsidRPr="00DE118F">
        <w:rPr>
          <w:rFonts w:ascii="Times New Roman" w:eastAsia="Times New Roman" w:hAnsi="Times New Roman" w:cs="David"/>
          <w:sz w:val="24"/>
          <w:szCs w:val="24"/>
          <w:rtl/>
          <w:lang w:eastAsia="he-IL"/>
        </w:rPr>
        <w:t xml:space="preserve">. </w:t>
      </w:r>
    </w:p>
    <w:p w14:paraId="70AF6B2F" w14:textId="00391F36"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1.2</w:t>
      </w:r>
      <w:r w:rsidRPr="00DE118F">
        <w:rPr>
          <w:rFonts w:ascii="Times New Roman" w:eastAsia="Times New Roman" w:hAnsi="Times New Roman" w:cs="David"/>
          <w:sz w:val="24"/>
          <w:szCs w:val="24"/>
          <w:rtl/>
          <w:lang w:eastAsia="he-IL"/>
        </w:rPr>
        <w:tab/>
      </w:r>
      <w:r w:rsidR="00B87E73">
        <w:rPr>
          <w:rFonts w:ascii="Times New Roman" w:eastAsia="Times New Roman" w:hAnsi="Times New Roman" w:cs="David" w:hint="cs"/>
          <w:sz w:val="24"/>
          <w:szCs w:val="24"/>
          <w:rtl/>
          <w:lang w:eastAsia="he-IL"/>
        </w:rPr>
        <w:t>מבוטל</w:t>
      </w:r>
      <w:r w:rsidRPr="00DE118F">
        <w:rPr>
          <w:rFonts w:ascii="Times New Roman" w:eastAsia="Times New Roman" w:hAnsi="Times New Roman" w:cs="David"/>
          <w:sz w:val="24"/>
          <w:szCs w:val="24"/>
          <w:rtl/>
          <w:lang w:eastAsia="he-IL"/>
        </w:rPr>
        <w:t xml:space="preserve">. </w:t>
      </w:r>
    </w:p>
    <w:p w14:paraId="4902B7A7" w14:textId="06132003"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EB12BC">
            <w:rPr>
              <w:rFonts w:ascii="Times New Roman" w:eastAsia="Times New Roman" w:hAnsi="Times New Roman" w:cs="David" w:hint="cs"/>
              <w:color w:val="008000"/>
              <w:sz w:val="24"/>
              <w:szCs w:val="24"/>
              <w:rtl/>
            </w:rPr>
            <w:t>מדד המחירים לצרכן</w:t>
          </w:r>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EB12BC">
            <w:rPr>
              <w:rFonts w:ascii="Times New Roman" w:eastAsia="Times New Roman" w:hAnsi="Times New Roman" w:cs="David" w:hint="cs"/>
              <w:color w:val="008000"/>
              <w:sz w:val="24"/>
              <w:szCs w:val="24"/>
              <w:rtl/>
            </w:rPr>
            <w:t>בגין</w:t>
          </w:r>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01T00:00:00Z">
            <w:dateFormat w:val="dd/MM/yyyy"/>
            <w:lid w:val="he-IL"/>
            <w:storeMappedDataAs w:val="dateTime"/>
            <w:calendar w:val="gregorian"/>
          </w:date>
        </w:sdtPr>
        <w:sdtContent>
          <w:r w:rsidR="00EB12BC">
            <w:rPr>
              <w:rFonts w:ascii="Times New Roman" w:eastAsia="Times New Roman" w:hAnsi="Times New Roman" w:cs="David" w:hint="cs"/>
              <w:color w:val="008000"/>
              <w:sz w:val="24"/>
              <w:szCs w:val="24"/>
              <w:rtl/>
            </w:rPr>
            <w:t>‏01/01/2022</w:t>
          </w:r>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EB12BC">
            <w:rPr>
              <w:rFonts w:ascii="Times New Roman" w:eastAsia="Times New Roman" w:hAnsi="Times New Roman" w:cs="David" w:hint="cs"/>
              <w:color w:val="008000"/>
              <w:sz w:val="24"/>
              <w:szCs w:val="24"/>
              <w:rtl/>
            </w:rPr>
            <w:t>229.82</w:t>
          </w:r>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084C6720"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761CE7DA"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4DF77CFF"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2A832492"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041EB807" w14:textId="77777777" w:rsid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6D8A777A" w14:textId="46580C47" w:rsidR="00B87E73" w:rsidRPr="00DE118F" w:rsidRDefault="00B87E73"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3.4</w:t>
      </w:r>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למרות האמור לעיל, שכר היועץ אינו כולל עריכת מדידות אקוסטיות לבניה ירוקה. ככל ותידרשנה מדידות אלו, תשולם תוספת שכר בהתאם למחיר שיסוכם מראש ובכתב.</w:t>
      </w:r>
    </w:p>
    <w:p w14:paraId="2986A6DB"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2DBBEFE2"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1DEE8027"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61B723D8"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49E700D7"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E181D1C"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E218F51"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883EF98"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688B5389" w14:textId="77777777"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4410AD40" w14:textId="7777777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4ED33B1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88F3FE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4A92F9CD"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385FD80"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465ACAAD" w14:textId="77777777"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241E2B03" w14:textId="77777777"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7ACC6AD2" w14:textId="03DF37A5" w:rsidR="00776496" w:rsidRPr="00776496" w:rsidRDefault="00776496" w:rsidP="00B87E73">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r>
      <w:r w:rsidR="00B87E73">
        <w:rPr>
          <w:rFonts w:ascii="Times New Roman" w:eastAsia="Times New Roman" w:hAnsi="Times New Roman" w:cs="David" w:hint="cs"/>
          <w:sz w:val="24"/>
          <w:szCs w:val="24"/>
          <w:rtl/>
        </w:rPr>
        <w:t>מבוטל</w:t>
      </w:r>
    </w:p>
    <w:p w14:paraId="0F2AFA0C"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7EC7464B" w14:textId="25666EDD"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 xml:space="preserve">עבור יעוץ לתכנון </w:t>
      </w:r>
      <w:r w:rsidR="00136A15">
        <w:rPr>
          <w:rFonts w:ascii="Times New Roman" w:eastAsia="Times New Roman" w:hAnsi="Times New Roman" w:cs="David" w:hint="cs"/>
          <w:sz w:val="24"/>
          <w:szCs w:val="24"/>
          <w:rtl/>
        </w:rPr>
        <w:t>המבנים</w:t>
      </w:r>
      <w:r w:rsidRPr="00776496">
        <w:rPr>
          <w:rFonts w:ascii="Times New Roman" w:eastAsia="Times New Roman" w:hAnsi="Times New Roman" w:cs="David"/>
          <w:sz w:val="24"/>
          <w:szCs w:val="24"/>
          <w:rtl/>
        </w:rPr>
        <w:t>:</w:t>
      </w:r>
    </w:p>
    <w:p w14:paraId="3DE0A455"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6E0D18BC"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077AC58F"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0BF9A9BD" w14:textId="77777777"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03F16046"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5E072223"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52B58835"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19373DE3"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774DDEC4"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0167F2FA"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0BE1185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556FB24C"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 xml:space="preserve">עץ בכתב לביצוע העבודות בהתאם </w:t>
      </w:r>
      <w:proofErr w:type="spellStart"/>
      <w:r w:rsidR="0016188F">
        <w:rPr>
          <w:rFonts w:ascii="Times New Roman" w:eastAsia="Times New Roman" w:hAnsi="Times New Roman" w:cs="David"/>
          <w:sz w:val="24"/>
          <w:szCs w:val="24"/>
          <w:rtl/>
        </w:rPr>
        <w:t>לת</w:t>
      </w:r>
      <w:r w:rsidRPr="00776496">
        <w:rPr>
          <w:rFonts w:ascii="Times New Roman" w:eastAsia="Times New Roman" w:hAnsi="Times New Roman" w:cs="David"/>
          <w:sz w:val="24"/>
          <w:szCs w:val="24"/>
          <w:rtl/>
        </w:rPr>
        <w:t>כניותיו</w:t>
      </w:r>
      <w:proofErr w:type="spellEnd"/>
      <w:r w:rsidRPr="00776496">
        <w:rPr>
          <w:rFonts w:ascii="Times New Roman" w:eastAsia="Times New Roman" w:hAnsi="Times New Roman" w:cs="David"/>
          <w:sz w:val="24"/>
          <w:szCs w:val="24"/>
          <w:rtl/>
        </w:rPr>
        <w:t>,</w:t>
      </w:r>
    </w:p>
    <w:p w14:paraId="3917FA25"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67E42838"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36E7D0D3"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7642F861"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023F9741"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5C9A4F62"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26E45A57"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216A9020"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1027F145"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lastRenderedPageBreak/>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675FAF24" w14:textId="77777777"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5CCEF86E"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B1D7393" w14:textId="4732C64B" w:rsidR="0047052D" w:rsidRPr="00B27B4C" w:rsidRDefault="00E12078" w:rsidP="007902E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התחדשות עירונית בע"מ</w:t>
          </w:r>
          <w:r>
            <w:rPr>
              <w:rFonts w:ascii="Times New Roman" w:eastAsia="Times New Roman" w:hAnsi="Times New Roman" w:cs="David"/>
              <w:color w:val="008000"/>
              <w:sz w:val="24"/>
              <w:szCs w:val="24"/>
              <w:rtl/>
              <w:lang w:eastAsia="he-IL"/>
            </w:rPr>
            <w:br/>
            <w:t>רח' יוני נתניהו 1, אור יהודה</w:t>
          </w:r>
          <w:r>
            <w:rPr>
              <w:rFonts w:ascii="Times New Roman" w:eastAsia="Times New Roman" w:hAnsi="Times New Roman" w:cs="David"/>
              <w:color w:val="008000"/>
              <w:sz w:val="24"/>
              <w:szCs w:val="24"/>
              <w:rtl/>
              <w:lang w:eastAsia="he-IL"/>
            </w:rPr>
            <w:br/>
            <w:t>514639525</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r>
          <w:proofErr w:type="spellStart"/>
          <w:r>
            <w:rPr>
              <w:rFonts w:ascii="Times New Roman" w:eastAsia="Times New Roman" w:hAnsi="Times New Roman" w:cs="David"/>
              <w:color w:val="008000"/>
              <w:sz w:val="24"/>
              <w:szCs w:val="24"/>
              <w:rtl/>
              <w:lang w:eastAsia="he-IL"/>
            </w:rPr>
            <w:t>מצלאוי</w:t>
          </w:r>
          <w:proofErr w:type="spellEnd"/>
          <w:r>
            <w:rPr>
              <w:rFonts w:ascii="Times New Roman" w:eastAsia="Times New Roman" w:hAnsi="Times New Roman" w:cs="David"/>
              <w:color w:val="008000"/>
              <w:sz w:val="24"/>
              <w:szCs w:val="24"/>
              <w:rtl/>
              <w:lang w:eastAsia="he-IL"/>
            </w:rPr>
            <w:t xml:space="preserve"> חברה </w:t>
          </w:r>
          <w:proofErr w:type="spellStart"/>
          <w:r>
            <w:rPr>
              <w:rFonts w:ascii="Times New Roman" w:eastAsia="Times New Roman" w:hAnsi="Times New Roman" w:cs="David"/>
              <w:color w:val="008000"/>
              <w:sz w:val="24"/>
              <w:szCs w:val="24"/>
              <w:rtl/>
              <w:lang w:eastAsia="he-IL"/>
            </w:rPr>
            <w:t>לבנין</w:t>
          </w:r>
          <w:proofErr w:type="spellEnd"/>
          <w:r>
            <w:rPr>
              <w:rFonts w:ascii="Times New Roman" w:eastAsia="Times New Roman" w:hAnsi="Times New Roman" w:cs="David"/>
              <w:color w:val="008000"/>
              <w:sz w:val="24"/>
              <w:szCs w:val="24"/>
              <w:rtl/>
              <w:lang w:eastAsia="he-IL"/>
            </w:rPr>
            <w:t xml:space="preserve"> בע"מ</w:t>
          </w:r>
          <w:r>
            <w:rPr>
              <w:rFonts w:ascii="Times New Roman" w:eastAsia="Times New Roman" w:hAnsi="Times New Roman" w:cs="David"/>
              <w:color w:val="008000"/>
              <w:sz w:val="24"/>
              <w:szCs w:val="24"/>
              <w:rtl/>
              <w:lang w:eastAsia="he-IL"/>
            </w:rPr>
            <w:br/>
            <w:t xml:space="preserve">דרך רפאל איתן 1, </w:t>
          </w:r>
          <w:proofErr w:type="spellStart"/>
          <w:r>
            <w:rPr>
              <w:rFonts w:ascii="Times New Roman" w:eastAsia="Times New Roman" w:hAnsi="Times New Roman" w:cs="David"/>
              <w:color w:val="008000"/>
              <w:sz w:val="24"/>
              <w:szCs w:val="24"/>
              <w:rtl/>
              <w:lang w:eastAsia="he-IL"/>
            </w:rPr>
            <w:t>קרית</w:t>
          </w:r>
          <w:proofErr w:type="spellEnd"/>
          <w:r>
            <w:rPr>
              <w:rFonts w:ascii="Times New Roman" w:eastAsia="Times New Roman" w:hAnsi="Times New Roman" w:cs="David"/>
              <w:color w:val="008000"/>
              <w:sz w:val="24"/>
              <w:szCs w:val="24"/>
              <w:rtl/>
              <w:lang w:eastAsia="he-IL"/>
            </w:rPr>
            <w:t xml:space="preserve"> אונו</w:t>
          </w:r>
          <w:r>
            <w:rPr>
              <w:rFonts w:ascii="Times New Roman" w:eastAsia="Times New Roman" w:hAnsi="Times New Roman" w:cs="David"/>
              <w:color w:val="008000"/>
              <w:sz w:val="24"/>
              <w:szCs w:val="24"/>
              <w:rtl/>
              <w:lang w:eastAsia="he-IL"/>
            </w:rPr>
            <w:br/>
            <w:t>512726712</w:t>
          </w:r>
          <w:r>
            <w:rPr>
              <w:rFonts w:ascii="Times New Roman" w:eastAsia="Times New Roman" w:hAnsi="Times New Roman" w:cs="David"/>
              <w:color w:val="008000"/>
              <w:sz w:val="24"/>
              <w:szCs w:val="24"/>
              <w:rtl/>
              <w:lang w:eastAsia="he-IL"/>
            </w:rPr>
            <w:br/>
          </w:r>
        </w:p>
      </w:sdtContent>
    </w:sdt>
    <w:p w14:paraId="03E77931"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220F569"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573A838"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1093579"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9554796"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A81D29" w14:textId="6F55A399"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B12BC">
            <w:rPr>
              <w:rFonts w:ascii="Times New Roman" w:eastAsia="Times New Roman" w:hAnsi="Times New Roman" w:cs="David"/>
              <w:color w:val="008000"/>
              <w:sz w:val="24"/>
              <w:szCs w:val="24"/>
              <w:rtl/>
              <w:lang w:eastAsia="he-IL"/>
            </w:rPr>
            <w:t>מ.ג. יועצים לאקוסטיקה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B12BC">
            <w:rPr>
              <w:rFonts w:ascii="Times New Roman" w:eastAsia="Times New Roman" w:hAnsi="Times New Roman" w:cs="David"/>
              <w:color w:val="008000"/>
              <w:sz w:val="24"/>
              <w:szCs w:val="24"/>
              <w:rtl/>
              <w:lang w:eastAsia="he-IL"/>
            </w:rPr>
            <w:t>מ.ג. יועצים לאקוסטיקה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B12BC">
            <w:rPr>
              <w:rFonts w:ascii="Times New Roman" w:eastAsia="Times New Roman" w:hAnsi="Times New Roman" w:cs="David"/>
              <w:color w:val="008000"/>
              <w:sz w:val="24"/>
              <w:szCs w:val="24"/>
              <w:rtl/>
              <w:lang w:eastAsia="he-IL"/>
            </w:rPr>
            <w:t>מ.ג. יועצים לאקוסטיקה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773754E"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67E8C9" w14:textId="5C417F72"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B12BC">
            <w:rPr>
              <w:rFonts w:ascii="Times New Roman" w:eastAsia="Times New Roman" w:hAnsi="Times New Roman" w:cs="David"/>
              <w:color w:val="008000"/>
              <w:sz w:val="24"/>
              <w:szCs w:val="24"/>
              <w:rtl/>
              <w:lang w:eastAsia="he-IL"/>
            </w:rPr>
            <w:t>מ.ג. יועצים לאקוסטיקה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EB12BC">
            <w:rPr>
              <w:rFonts w:ascii="Times New Roman" w:eastAsia="Times New Roman" w:hAnsi="Times New Roman" w:cs="David" w:hint="cs"/>
              <w:bCs/>
              <w:color w:val="008000"/>
              <w:sz w:val="24"/>
              <w:szCs w:val="24"/>
              <w:rtl/>
              <w:lang w:eastAsia="he-IL"/>
            </w:rPr>
            <w:t>הכוזרי</w:t>
          </w:r>
        </w:sdtContent>
      </w:sdt>
      <w:r w:rsidRPr="00B27B4C">
        <w:rPr>
          <w:rFonts w:ascii="Times New Roman" w:eastAsia="Times New Roman" w:hAnsi="Times New Roman" w:cs="David" w:hint="cs"/>
          <w:color w:val="008000"/>
          <w:sz w:val="24"/>
          <w:szCs w:val="24"/>
          <w:rtl/>
          <w:lang w:eastAsia="he-IL"/>
        </w:rPr>
        <w:t>.</w:t>
      </w:r>
    </w:p>
    <w:p w14:paraId="145A2A62"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218B064" w14:textId="660A551E"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B12BC">
            <w:rPr>
              <w:rFonts w:ascii="Times New Roman" w:eastAsia="Times New Roman" w:hAnsi="Times New Roman" w:cs="David"/>
              <w:color w:val="008000"/>
              <w:sz w:val="24"/>
              <w:szCs w:val="24"/>
              <w:rtl/>
              <w:lang w:eastAsia="he-IL"/>
            </w:rPr>
            <w:t>מ.ג. יועצים לאקוסטיקה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833CE68"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6826312" w14:textId="65BF7C24"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B12BC">
            <w:rPr>
              <w:rFonts w:ascii="Times New Roman" w:eastAsia="Times New Roman" w:hAnsi="Times New Roman" w:cs="David"/>
              <w:color w:val="008000"/>
              <w:sz w:val="24"/>
              <w:szCs w:val="24"/>
              <w:rtl/>
              <w:lang w:eastAsia="he-IL"/>
            </w:rPr>
            <w:t>מ.ג. יועצים לאקוסטיקה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31F639B"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63D28BF"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350EF8B"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3027E44"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1B2B737"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02BA1E2"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4EE19F7"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D6701C7"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3BC2274" w14:textId="77777777" w:rsidR="0047052D" w:rsidRPr="00435A20"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382C364"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A8E8190" w14:textId="733E06A9" w:rsidR="0047052D" w:rsidRPr="000525E5"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lastRenderedPageBreak/>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B12BC">
            <w:rPr>
              <w:rFonts w:ascii="Times New Roman" w:eastAsia="Times New Roman" w:hAnsi="Times New Roman" w:cs="David" w:hint="cs"/>
              <w:color w:val="00B0F0"/>
              <w:sz w:val="24"/>
              <w:szCs w:val="24"/>
              <w:u w:val="single"/>
              <w:rtl/>
              <w:lang w:eastAsia="he-IL"/>
            </w:rPr>
            <w:t>מ.ג. יועצים לאקוסטיקה בע"מ</w:t>
          </w:r>
        </w:sdtContent>
      </w:sdt>
    </w:p>
    <w:p w14:paraId="680D278F"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BB38645"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132DF6F"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7B25B0C"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05BBE44"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A9F078E" w14:textId="77777777" w:rsidR="00F865AA"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61F185AF" w14:textId="77777777" w:rsidR="0047052D"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A28622" w14:textId="77777777" w:rsidR="00B67F92" w:rsidRPr="00232692" w:rsidRDefault="00B67F92" w:rsidP="00B67F92">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3B008DFC" w14:textId="77777777" w:rsidR="00B67F92" w:rsidRPr="0009511C" w:rsidRDefault="00B67F92" w:rsidP="00B67F92">
      <w:pPr>
        <w:widowControl w:val="0"/>
        <w:spacing w:before="0" w:beforeAutospacing="0" w:after="0" w:afterAutospacing="0" w:line="240" w:lineRule="auto"/>
        <w:jc w:val="center"/>
        <w:rPr>
          <w:rFonts w:ascii="David" w:eastAsia="Times New Roman" w:hAnsi="David" w:cs="David"/>
          <w:sz w:val="24"/>
          <w:szCs w:val="24"/>
          <w:lang w:eastAsia="he-IL"/>
        </w:rPr>
      </w:pPr>
    </w:p>
    <w:p w14:paraId="1F53C8E7" w14:textId="77777777" w:rsidR="00B67F92" w:rsidRPr="002419E5" w:rsidRDefault="00B67F92" w:rsidP="00B67F92">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6C4EFCEA" w14:textId="77777777" w:rsidR="00C163B0" w:rsidRPr="00C163B0" w:rsidRDefault="00C163B0" w:rsidP="00C163B0">
      <w:pPr>
        <w:spacing w:before="0" w:beforeAutospacing="0" w:after="0" w:afterAutospacing="0" w:line="240" w:lineRule="auto"/>
        <w:jc w:val="right"/>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תאריך</w:t>
      </w:r>
      <w:r w:rsidRPr="00C163B0">
        <w:rPr>
          <w:rFonts w:ascii="David" w:eastAsia="Times New Roman" w:hAnsi="David" w:cs="David"/>
          <w:sz w:val="24"/>
          <w:szCs w:val="24"/>
          <w:rtl/>
          <w:lang w:eastAsia="he-IL"/>
        </w:rPr>
        <w:t>: ________________</w:t>
      </w:r>
    </w:p>
    <w:p w14:paraId="2D498349"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לכבוד</w:t>
      </w:r>
    </w:p>
    <w:p w14:paraId="783E5F1C" w14:textId="77777777" w:rsidR="00C163B0" w:rsidRPr="00C163B0" w:rsidRDefault="00C163B0" w:rsidP="00C163B0">
      <w:pPr>
        <w:spacing w:before="0" w:beforeAutospacing="0" w:after="0" w:afterAutospacing="0" w:line="240" w:lineRule="auto"/>
        <w:jc w:val="both"/>
        <w:rPr>
          <w:rFonts w:ascii="David" w:eastAsia="Times New Roman" w:hAnsi="David" w:cs="David"/>
          <w:b/>
          <w:bCs/>
          <w:sz w:val="24"/>
          <w:szCs w:val="24"/>
          <w:rtl/>
          <w:lang w:eastAsia="he-IL"/>
        </w:rPr>
      </w:pPr>
      <w:r w:rsidRPr="00C163B0">
        <w:rPr>
          <w:rFonts w:ascii="David" w:eastAsia="Times New Roman" w:hAnsi="David" w:cs="David" w:hint="cs"/>
          <w:b/>
          <w:bCs/>
          <w:sz w:val="24"/>
          <w:szCs w:val="24"/>
          <w:rtl/>
          <w:lang w:eastAsia="he-IL"/>
        </w:rPr>
        <w:t>אפריקה ישראל מגורים בע"מ</w:t>
      </w:r>
    </w:p>
    <w:p w14:paraId="0BD39BFA" w14:textId="77777777" w:rsidR="00C163B0" w:rsidRPr="00C163B0" w:rsidRDefault="00C163B0" w:rsidP="00C163B0">
      <w:pPr>
        <w:spacing w:before="0" w:beforeAutospacing="0" w:after="0" w:afterAutospacing="0" w:line="240" w:lineRule="auto"/>
        <w:jc w:val="both"/>
        <w:rPr>
          <w:rFonts w:ascii="David" w:eastAsia="Times New Roman" w:hAnsi="David" w:cs="David"/>
          <w:b/>
          <w:bCs/>
          <w:sz w:val="24"/>
          <w:szCs w:val="24"/>
          <w:u w:val="single"/>
          <w:rtl/>
          <w:lang w:eastAsia="he-IL"/>
        </w:rPr>
      </w:pPr>
      <w:r w:rsidRPr="00C163B0">
        <w:rPr>
          <w:rFonts w:ascii="David" w:eastAsia="Times New Roman" w:hAnsi="David" w:cs="David" w:hint="cs"/>
          <w:b/>
          <w:bCs/>
          <w:sz w:val="24"/>
          <w:szCs w:val="24"/>
          <w:u w:val="single"/>
          <w:rtl/>
          <w:lang w:eastAsia="he-IL"/>
        </w:rPr>
        <w:t>מרח' יהונתן נתניהו 1ג', אור-יהודה (להלן: "החברה")</w:t>
      </w:r>
    </w:p>
    <w:p w14:paraId="50138163"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17579C51"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roofErr w:type="spellStart"/>
      <w:r w:rsidRPr="00C163B0">
        <w:rPr>
          <w:rFonts w:ascii="David" w:eastAsia="Times New Roman" w:hAnsi="David" w:cs="David" w:hint="eastAsia"/>
          <w:sz w:val="24"/>
          <w:szCs w:val="24"/>
          <w:rtl/>
          <w:lang w:eastAsia="he-IL"/>
        </w:rPr>
        <w:t>א</w:t>
      </w:r>
      <w:r w:rsidRPr="00C163B0">
        <w:rPr>
          <w:rFonts w:ascii="David" w:eastAsia="Times New Roman" w:hAnsi="David" w:cs="David"/>
          <w:sz w:val="24"/>
          <w:szCs w:val="24"/>
          <w:rtl/>
          <w:lang w:eastAsia="he-IL"/>
        </w:rPr>
        <w:t>.ג.נ</w:t>
      </w:r>
      <w:proofErr w:type="spellEnd"/>
      <w:r w:rsidRPr="00C163B0">
        <w:rPr>
          <w:rFonts w:ascii="David" w:eastAsia="Times New Roman" w:hAnsi="David" w:cs="David"/>
          <w:sz w:val="24"/>
          <w:szCs w:val="24"/>
          <w:rtl/>
          <w:lang w:eastAsia="he-IL"/>
        </w:rPr>
        <w:t>.,</w:t>
      </w:r>
    </w:p>
    <w:p w14:paraId="171491BD" w14:textId="77777777" w:rsidR="00C163B0" w:rsidRPr="00C163B0" w:rsidRDefault="00C163B0" w:rsidP="00C163B0">
      <w:pPr>
        <w:spacing w:before="0" w:beforeAutospacing="0" w:after="0" w:afterAutospacing="0" w:line="240" w:lineRule="auto"/>
        <w:ind w:left="720"/>
        <w:jc w:val="both"/>
        <w:rPr>
          <w:rFonts w:ascii="David" w:eastAsia="Times New Roman" w:hAnsi="David" w:cs="David"/>
          <w:sz w:val="24"/>
          <w:szCs w:val="24"/>
          <w:rtl/>
          <w:lang w:eastAsia="he-IL"/>
        </w:rPr>
      </w:pPr>
    </w:p>
    <w:p w14:paraId="0B27CFFD" w14:textId="77777777" w:rsidR="00C163B0" w:rsidRPr="00C163B0" w:rsidRDefault="00C163B0" w:rsidP="00C163B0">
      <w:pPr>
        <w:spacing w:before="0" w:beforeAutospacing="0" w:after="0" w:afterAutospacing="0" w:line="240" w:lineRule="auto"/>
        <w:ind w:left="720"/>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הנדון</w:t>
      </w:r>
      <w:r w:rsidRPr="00C163B0">
        <w:rPr>
          <w:rFonts w:ascii="David" w:eastAsia="Times New Roman" w:hAnsi="David" w:cs="David"/>
          <w:sz w:val="24"/>
          <w:szCs w:val="24"/>
          <w:rtl/>
          <w:lang w:eastAsia="he-IL"/>
        </w:rPr>
        <w:t>:</w:t>
      </w:r>
      <w:r w:rsidRPr="00C163B0">
        <w:rPr>
          <w:rFonts w:ascii="David" w:eastAsia="Times New Roman" w:hAnsi="David" w:cs="David"/>
          <w:sz w:val="24"/>
          <w:szCs w:val="24"/>
          <w:rtl/>
          <w:lang w:eastAsia="he-IL"/>
        </w:rPr>
        <w:tab/>
      </w:r>
      <w:r w:rsidRPr="00C163B0">
        <w:rPr>
          <w:rFonts w:ascii="David" w:eastAsia="Times New Roman" w:hAnsi="David" w:cs="David" w:hint="eastAsia"/>
          <w:sz w:val="24"/>
          <w:szCs w:val="24"/>
          <w:rtl/>
          <w:lang w:eastAsia="he-IL"/>
        </w:rPr>
        <w:t>מבוטחנו</w:t>
      </w:r>
      <w:r w:rsidRPr="00C163B0">
        <w:rPr>
          <w:rFonts w:ascii="David" w:eastAsia="Times New Roman" w:hAnsi="David" w:cs="David"/>
          <w:sz w:val="24"/>
          <w:szCs w:val="24"/>
          <w:rtl/>
          <w:lang w:eastAsia="he-IL"/>
        </w:rPr>
        <w:t xml:space="preserve">: _____________________ (להלן: </w:t>
      </w:r>
      <w:r w:rsidRPr="00C163B0">
        <w:rPr>
          <w:rFonts w:ascii="David" w:eastAsia="Times New Roman" w:hAnsi="David" w:cs="David"/>
          <w:b/>
          <w:bCs/>
          <w:sz w:val="24"/>
          <w:szCs w:val="24"/>
          <w:rtl/>
          <w:lang w:eastAsia="he-IL"/>
        </w:rPr>
        <w:t>"</w:t>
      </w:r>
      <w:r w:rsidRPr="00C163B0">
        <w:rPr>
          <w:rFonts w:ascii="David" w:eastAsia="Times New Roman" w:hAnsi="David" w:cs="David" w:hint="eastAsia"/>
          <w:b/>
          <w:bCs/>
          <w:sz w:val="24"/>
          <w:szCs w:val="24"/>
          <w:rtl/>
          <w:lang w:eastAsia="he-IL"/>
        </w:rPr>
        <w:t>היועץ</w:t>
      </w:r>
      <w:r w:rsidRPr="00C163B0">
        <w:rPr>
          <w:rFonts w:ascii="David" w:eastAsia="Times New Roman" w:hAnsi="David" w:cs="David"/>
          <w:b/>
          <w:bCs/>
          <w:sz w:val="24"/>
          <w:szCs w:val="24"/>
          <w:rtl/>
          <w:lang w:eastAsia="he-IL"/>
        </w:rPr>
        <w:t>"</w:t>
      </w:r>
      <w:r w:rsidRPr="00C163B0">
        <w:rPr>
          <w:rFonts w:ascii="David" w:eastAsia="Times New Roman" w:hAnsi="David" w:cs="David"/>
          <w:sz w:val="24"/>
          <w:szCs w:val="24"/>
          <w:rtl/>
          <w:lang w:eastAsia="he-IL"/>
        </w:rPr>
        <w:t>)</w:t>
      </w:r>
    </w:p>
    <w:p w14:paraId="1162C599" w14:textId="77777777" w:rsidR="00C163B0" w:rsidRPr="00C163B0" w:rsidRDefault="00C163B0" w:rsidP="00C163B0">
      <w:pPr>
        <w:spacing w:before="0" w:beforeAutospacing="0" w:after="0" w:afterAutospacing="0" w:line="240" w:lineRule="auto"/>
        <w:ind w:left="720"/>
        <w:jc w:val="both"/>
        <w:rPr>
          <w:rFonts w:ascii="David" w:eastAsia="Times New Roman" w:hAnsi="David" w:cs="David"/>
          <w:sz w:val="24"/>
          <w:szCs w:val="24"/>
          <w:rtl/>
          <w:lang w:eastAsia="he-IL"/>
        </w:rPr>
      </w:pPr>
      <w:r w:rsidRPr="00C163B0">
        <w:rPr>
          <w:rFonts w:ascii="David" w:eastAsia="Times New Roman" w:hAnsi="David" w:cs="David"/>
          <w:sz w:val="24"/>
          <w:szCs w:val="24"/>
          <w:rtl/>
          <w:lang w:eastAsia="he-IL"/>
        </w:rPr>
        <w:tab/>
      </w:r>
      <w:r w:rsidRPr="00C163B0">
        <w:rPr>
          <w:rFonts w:ascii="David" w:eastAsia="Times New Roman" w:hAnsi="David" w:cs="David" w:hint="eastAsia"/>
          <w:sz w:val="24"/>
          <w:szCs w:val="24"/>
          <w:rtl/>
          <w:lang w:eastAsia="he-IL"/>
        </w:rPr>
        <w:t>אישור</w:t>
      </w:r>
      <w:r w:rsidRPr="00C163B0">
        <w:rPr>
          <w:rFonts w:ascii="David" w:eastAsia="Times New Roman" w:hAnsi="David" w:cs="David"/>
          <w:sz w:val="24"/>
          <w:szCs w:val="24"/>
          <w:rtl/>
          <w:lang w:eastAsia="he-IL"/>
        </w:rPr>
        <w:t xml:space="preserve"> עריכת פוליסות ביטוח בקשר להסכם מיום __</w:t>
      </w:r>
      <w:r w:rsidRPr="00C163B0">
        <w:rPr>
          <w:rFonts w:ascii="David" w:eastAsia="Times New Roman" w:hAnsi="David" w:cs="David" w:hint="cs"/>
          <w:sz w:val="24"/>
          <w:szCs w:val="24"/>
          <w:rtl/>
          <w:lang w:eastAsia="he-IL"/>
        </w:rPr>
        <w:t>_</w:t>
      </w:r>
      <w:r w:rsidRPr="00C163B0">
        <w:rPr>
          <w:rFonts w:ascii="David" w:eastAsia="Times New Roman" w:hAnsi="David" w:cs="David"/>
          <w:sz w:val="24"/>
          <w:szCs w:val="24"/>
          <w:rtl/>
          <w:lang w:eastAsia="he-IL"/>
        </w:rPr>
        <w:t>______</w:t>
      </w:r>
      <w:r w:rsidRPr="00C163B0">
        <w:rPr>
          <w:rFonts w:ascii="David" w:eastAsia="Times New Roman" w:hAnsi="David" w:cs="David" w:hint="cs"/>
          <w:sz w:val="24"/>
          <w:szCs w:val="24"/>
          <w:rtl/>
          <w:lang w:eastAsia="he-IL"/>
        </w:rPr>
        <w:t>____</w:t>
      </w:r>
    </w:p>
    <w:p w14:paraId="15434A43" w14:textId="77777777" w:rsidR="00C163B0" w:rsidRPr="00C163B0" w:rsidRDefault="00C163B0" w:rsidP="00C163B0">
      <w:pPr>
        <w:spacing w:before="0" w:beforeAutospacing="0" w:after="0" w:afterAutospacing="0" w:line="240" w:lineRule="auto"/>
        <w:ind w:left="1440"/>
        <w:rPr>
          <w:rFonts w:ascii="David" w:eastAsia="Times New Roman" w:hAnsi="David" w:cs="David"/>
          <w:sz w:val="24"/>
          <w:szCs w:val="24"/>
          <w:rtl/>
          <w:lang w:eastAsia="he-IL"/>
        </w:rPr>
      </w:pPr>
      <w:r w:rsidRPr="00C163B0">
        <w:rPr>
          <w:rFonts w:ascii="David" w:eastAsia="Times New Roman" w:hAnsi="David" w:cs="David"/>
          <w:sz w:val="24"/>
          <w:szCs w:val="24"/>
          <w:rtl/>
          <w:lang w:eastAsia="he-IL"/>
        </w:rPr>
        <w:t>ל</w:t>
      </w:r>
      <w:r w:rsidRPr="00C163B0">
        <w:rPr>
          <w:rFonts w:ascii="David" w:eastAsia="Times New Roman" w:hAnsi="David" w:cs="David" w:hint="cs"/>
          <w:sz w:val="24"/>
          <w:szCs w:val="24"/>
          <w:rtl/>
          <w:lang w:eastAsia="he-IL"/>
        </w:rPr>
        <w:t>מתן שירותי ______________________</w:t>
      </w:r>
      <w:r w:rsidRPr="00C163B0">
        <w:rPr>
          <w:rFonts w:ascii="David" w:eastAsia="Times New Roman" w:hAnsi="David" w:cs="David"/>
          <w:sz w:val="24"/>
          <w:szCs w:val="24"/>
          <w:rtl/>
          <w:lang w:eastAsia="he-IL"/>
        </w:rPr>
        <w:t xml:space="preserve"> (להלן: </w:t>
      </w:r>
      <w:r w:rsidRPr="00C163B0">
        <w:rPr>
          <w:rFonts w:ascii="David" w:eastAsia="Times New Roman" w:hAnsi="David" w:cs="David"/>
          <w:b/>
          <w:bCs/>
          <w:sz w:val="24"/>
          <w:szCs w:val="24"/>
          <w:rtl/>
          <w:lang w:eastAsia="he-IL"/>
        </w:rPr>
        <w:t>"</w:t>
      </w:r>
      <w:r w:rsidRPr="00C163B0">
        <w:rPr>
          <w:rFonts w:ascii="David" w:eastAsia="Times New Roman" w:hAnsi="David" w:cs="David" w:hint="eastAsia"/>
          <w:b/>
          <w:bCs/>
          <w:sz w:val="24"/>
          <w:szCs w:val="24"/>
          <w:rtl/>
          <w:lang w:eastAsia="he-IL"/>
        </w:rPr>
        <w:t>ה</w:t>
      </w:r>
      <w:r w:rsidRPr="00C163B0">
        <w:rPr>
          <w:rFonts w:ascii="David" w:eastAsia="Times New Roman" w:hAnsi="David" w:cs="David" w:hint="cs"/>
          <w:b/>
          <w:bCs/>
          <w:sz w:val="24"/>
          <w:szCs w:val="24"/>
          <w:rtl/>
          <w:lang w:eastAsia="he-IL"/>
        </w:rPr>
        <w:t>שירותים</w:t>
      </w:r>
      <w:r w:rsidRPr="00C163B0">
        <w:rPr>
          <w:rFonts w:ascii="David" w:eastAsia="Times New Roman" w:hAnsi="David" w:cs="David"/>
          <w:b/>
          <w:bCs/>
          <w:sz w:val="24"/>
          <w:szCs w:val="24"/>
          <w:rtl/>
          <w:lang w:eastAsia="he-IL"/>
        </w:rPr>
        <w:t xml:space="preserve">" </w:t>
      </w:r>
      <w:r w:rsidRPr="00C163B0">
        <w:rPr>
          <w:rFonts w:ascii="David" w:eastAsia="Times New Roman" w:hAnsi="David" w:cs="David" w:hint="eastAsia"/>
          <w:sz w:val="24"/>
          <w:szCs w:val="24"/>
          <w:rtl/>
          <w:lang w:eastAsia="he-IL"/>
        </w:rPr>
        <w:t>ו</w:t>
      </w:r>
      <w:r w:rsidRPr="00C163B0">
        <w:rPr>
          <w:rFonts w:ascii="David" w:eastAsia="Times New Roman" w:hAnsi="David" w:cs="David"/>
          <w:sz w:val="24"/>
          <w:szCs w:val="24"/>
          <w:rtl/>
          <w:lang w:eastAsia="he-IL"/>
        </w:rPr>
        <w:t xml:space="preserve">/או </w:t>
      </w:r>
      <w:r w:rsidRPr="00C163B0">
        <w:rPr>
          <w:rFonts w:ascii="David" w:eastAsia="Times New Roman" w:hAnsi="David" w:cs="David"/>
          <w:b/>
          <w:bCs/>
          <w:sz w:val="24"/>
          <w:szCs w:val="24"/>
          <w:rtl/>
          <w:lang w:eastAsia="he-IL"/>
        </w:rPr>
        <w:t>"</w:t>
      </w:r>
      <w:r w:rsidRPr="00C163B0">
        <w:rPr>
          <w:rFonts w:ascii="David" w:eastAsia="Times New Roman" w:hAnsi="David" w:cs="David" w:hint="eastAsia"/>
          <w:b/>
          <w:bCs/>
          <w:sz w:val="24"/>
          <w:szCs w:val="24"/>
          <w:rtl/>
          <w:lang w:eastAsia="he-IL"/>
        </w:rPr>
        <w:t>ההסכם</w:t>
      </w:r>
      <w:r w:rsidRPr="00C163B0">
        <w:rPr>
          <w:rFonts w:ascii="David" w:eastAsia="Times New Roman" w:hAnsi="David" w:cs="David"/>
          <w:b/>
          <w:bCs/>
          <w:sz w:val="24"/>
          <w:szCs w:val="24"/>
          <w:rtl/>
          <w:lang w:eastAsia="he-IL"/>
        </w:rPr>
        <w:t>"</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לפי</w:t>
      </w:r>
      <w:r w:rsidRPr="00C163B0">
        <w:rPr>
          <w:rFonts w:ascii="David" w:eastAsia="Times New Roman" w:hAnsi="David" w:cs="David"/>
          <w:sz w:val="24"/>
          <w:szCs w:val="24"/>
          <w:rtl/>
          <w:lang w:eastAsia="he-IL"/>
        </w:rPr>
        <w:t xml:space="preserve"> העניין)</w:t>
      </w:r>
    </w:p>
    <w:p w14:paraId="5184B159"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6A948855"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lang w:eastAsia="he-IL"/>
        </w:rPr>
      </w:pPr>
    </w:p>
    <w:p w14:paraId="5F3F1F63"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הננו</w:t>
      </w:r>
      <w:r w:rsidRPr="00C163B0">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C163B0">
        <w:rPr>
          <w:rFonts w:ascii="David" w:eastAsia="Times New Roman" w:hAnsi="David" w:cs="David" w:hint="cs"/>
          <w:sz w:val="24"/>
          <w:szCs w:val="24"/>
          <w:rtl/>
          <w:lang w:eastAsia="he-IL"/>
        </w:rPr>
        <w:t>יועץ</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לרבות</w:t>
      </w:r>
      <w:r w:rsidRPr="00C163B0">
        <w:rPr>
          <w:rFonts w:ascii="David" w:eastAsia="Times New Roman" w:hAnsi="David" w:cs="David"/>
          <w:sz w:val="24"/>
          <w:szCs w:val="24"/>
          <w:rtl/>
          <w:lang w:eastAsia="he-IL"/>
        </w:rPr>
        <w:t xml:space="preserve"> ב</w:t>
      </w:r>
      <w:r w:rsidRPr="00C163B0">
        <w:rPr>
          <w:rFonts w:ascii="David" w:eastAsia="Times New Roman" w:hAnsi="David" w:cs="David" w:hint="cs"/>
          <w:sz w:val="24"/>
          <w:szCs w:val="24"/>
          <w:rtl/>
          <w:lang w:eastAsia="he-IL"/>
        </w:rPr>
        <w:t>גין השירותים הניתנים</w:t>
      </w:r>
      <w:r w:rsidRPr="00C163B0">
        <w:rPr>
          <w:rFonts w:ascii="David" w:eastAsia="Times New Roman" w:hAnsi="David" w:cs="David" w:hint="cs"/>
          <w:b/>
          <w:bCs/>
          <w:sz w:val="24"/>
          <w:szCs w:val="24"/>
          <w:rtl/>
          <w:lang w:eastAsia="he-IL"/>
        </w:rPr>
        <w:t xml:space="preserve"> </w:t>
      </w:r>
      <w:r w:rsidRPr="00C163B0">
        <w:rPr>
          <w:rFonts w:ascii="David" w:eastAsia="Times New Roman" w:hAnsi="David" w:cs="David" w:hint="cs"/>
          <w:sz w:val="24"/>
          <w:szCs w:val="24"/>
          <w:rtl/>
          <w:lang w:eastAsia="he-IL"/>
        </w:rPr>
        <w:t>לחברה</w:t>
      </w:r>
      <w:r w:rsidRPr="00C163B0">
        <w:rPr>
          <w:rFonts w:ascii="David" w:eastAsia="Times New Roman" w:hAnsi="David" w:cs="David"/>
          <w:sz w:val="24"/>
          <w:szCs w:val="24"/>
          <w:rtl/>
          <w:lang w:eastAsia="he-IL"/>
        </w:rPr>
        <w:t>:-</w:t>
      </w:r>
    </w:p>
    <w:p w14:paraId="13A3F222"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138CBBAD" w14:textId="77777777" w:rsidR="00C163B0" w:rsidRPr="00C163B0" w:rsidRDefault="00C163B0" w:rsidP="00C163B0">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C163B0">
        <w:rPr>
          <w:rFonts w:ascii="David" w:eastAsia="Times New Roman" w:hAnsi="David" w:cs="David" w:hint="cs"/>
          <w:sz w:val="24"/>
          <w:szCs w:val="24"/>
          <w:rtl/>
          <w:lang w:eastAsia="he-IL"/>
        </w:rPr>
        <w:t>1.</w:t>
      </w:r>
      <w:r w:rsidRPr="00C163B0">
        <w:rPr>
          <w:rFonts w:ascii="David" w:eastAsia="Times New Roman" w:hAnsi="David" w:cs="David" w:hint="cs"/>
          <w:sz w:val="24"/>
          <w:szCs w:val="24"/>
          <w:rtl/>
          <w:lang w:eastAsia="he-IL"/>
        </w:rPr>
        <w:tab/>
      </w:r>
      <w:r w:rsidRPr="00C163B0">
        <w:rPr>
          <w:rFonts w:ascii="David" w:eastAsia="Times New Roman" w:hAnsi="David" w:cs="David" w:hint="eastAsia"/>
          <w:b/>
          <w:bCs/>
          <w:sz w:val="24"/>
          <w:szCs w:val="24"/>
          <w:u w:val="single"/>
          <w:rtl/>
          <w:lang w:eastAsia="he-IL"/>
        </w:rPr>
        <w:t>ביטוח</w:t>
      </w:r>
      <w:r w:rsidRPr="00C163B0">
        <w:rPr>
          <w:rFonts w:ascii="David" w:eastAsia="Times New Roman" w:hAnsi="David" w:cs="David"/>
          <w:b/>
          <w:bCs/>
          <w:sz w:val="24"/>
          <w:szCs w:val="24"/>
          <w:u w:val="single"/>
          <w:rtl/>
          <w:lang w:eastAsia="he-IL"/>
        </w:rPr>
        <w:t xml:space="preserve"> אחריות מקצועית</w:t>
      </w:r>
      <w:r w:rsidRPr="00C163B0">
        <w:rPr>
          <w:rFonts w:ascii="David" w:eastAsia="Times New Roman" w:hAnsi="David" w:cs="David" w:hint="cs"/>
          <w:sz w:val="24"/>
          <w:szCs w:val="24"/>
          <w:rtl/>
          <w:lang w:eastAsia="he-IL"/>
        </w:rPr>
        <w:t xml:space="preserve"> </w:t>
      </w:r>
      <w:r w:rsidRPr="00C163B0">
        <w:rPr>
          <w:rFonts w:ascii="David" w:eastAsia="Times New Roman" w:hAnsi="David" w:cs="David" w:hint="eastAsia"/>
          <w:sz w:val="24"/>
          <w:szCs w:val="24"/>
          <w:rtl/>
          <w:lang w:eastAsia="he-IL"/>
        </w:rPr>
        <w:t>לכיסוי</w:t>
      </w:r>
      <w:r w:rsidRPr="00C163B0">
        <w:rPr>
          <w:rFonts w:ascii="David" w:eastAsia="Times New Roman" w:hAnsi="David" w:cs="David"/>
          <w:sz w:val="24"/>
          <w:szCs w:val="24"/>
          <w:rtl/>
          <w:lang w:eastAsia="he-IL"/>
        </w:rPr>
        <w:t xml:space="preserve"> אחריותו ש</w:t>
      </w:r>
      <w:r w:rsidRPr="00C163B0">
        <w:rPr>
          <w:rFonts w:ascii="David" w:eastAsia="Times New Roman" w:hAnsi="David" w:cs="David" w:hint="eastAsia"/>
          <w:sz w:val="24"/>
          <w:szCs w:val="24"/>
          <w:rtl/>
          <w:lang w:eastAsia="he-IL"/>
        </w:rPr>
        <w:t>ל</w:t>
      </w:r>
      <w:r w:rsidRPr="00C163B0">
        <w:rPr>
          <w:rFonts w:ascii="David" w:eastAsia="Times New Roman" w:hAnsi="David" w:cs="David"/>
          <w:sz w:val="24"/>
          <w:szCs w:val="24"/>
          <w:rtl/>
          <w:lang w:eastAsia="he-IL"/>
        </w:rPr>
        <w:t xml:space="preserve"> היועץ </w:t>
      </w:r>
      <w:r w:rsidRPr="00C163B0">
        <w:rPr>
          <w:rFonts w:ascii="David" w:eastAsia="Times New Roman" w:hAnsi="David" w:cs="David" w:hint="eastAsia"/>
          <w:sz w:val="24"/>
          <w:szCs w:val="24"/>
          <w:rtl/>
          <w:lang w:eastAsia="he-IL"/>
        </w:rPr>
        <w:t>על</w:t>
      </w:r>
      <w:r w:rsidRPr="00C163B0">
        <w:rPr>
          <w:rFonts w:ascii="David" w:eastAsia="Times New Roman" w:hAnsi="David" w:cs="David"/>
          <w:sz w:val="24"/>
          <w:szCs w:val="24"/>
          <w:rtl/>
          <w:lang w:eastAsia="he-IL"/>
        </w:rPr>
        <w:t xml:space="preserve"> פי דין בגין אובדן ו/או נזק העלולים להיגרם לכל אדם ו/או גוף כלשהו </w:t>
      </w:r>
      <w:r w:rsidRPr="00C163B0">
        <w:rPr>
          <w:rFonts w:ascii="David" w:eastAsia="Times New Roman" w:hAnsi="David" w:cs="David" w:hint="cs"/>
          <w:sz w:val="24"/>
          <w:szCs w:val="24"/>
          <w:rtl/>
          <w:lang w:eastAsia="he-IL"/>
        </w:rPr>
        <w:t>(</w:t>
      </w:r>
      <w:r w:rsidRPr="00C163B0">
        <w:rPr>
          <w:rFonts w:ascii="David" w:eastAsia="Times New Roman" w:hAnsi="David" w:cs="David"/>
          <w:sz w:val="24"/>
          <w:szCs w:val="24"/>
          <w:rtl/>
          <w:lang w:eastAsia="he-IL"/>
        </w:rPr>
        <w:t xml:space="preserve">לרבות </w:t>
      </w:r>
      <w:r w:rsidRPr="00C163B0">
        <w:rPr>
          <w:rFonts w:ascii="David" w:eastAsia="Times New Roman" w:hAnsi="David" w:cs="David" w:hint="cs"/>
          <w:sz w:val="24"/>
          <w:szCs w:val="24"/>
          <w:rtl/>
          <w:lang w:eastAsia="he-IL"/>
        </w:rPr>
        <w:t>במפורש</w:t>
      </w:r>
      <w:r w:rsidRPr="00C163B0">
        <w:rPr>
          <w:rFonts w:ascii="David" w:eastAsia="Times New Roman" w:hAnsi="David" w:cs="David"/>
          <w:sz w:val="24"/>
          <w:szCs w:val="24"/>
          <w:rtl/>
          <w:lang w:eastAsia="he-IL"/>
        </w:rPr>
        <w:t xml:space="preserve"> </w:t>
      </w:r>
      <w:r w:rsidRPr="00C163B0">
        <w:rPr>
          <w:rFonts w:ascii="David" w:eastAsia="Times New Roman" w:hAnsi="David" w:cs="David" w:hint="cs"/>
          <w:sz w:val="24"/>
          <w:szCs w:val="24"/>
          <w:rtl/>
          <w:lang w:eastAsia="he-IL"/>
        </w:rPr>
        <w:t>ל</w:t>
      </w:r>
      <w:r w:rsidRPr="00C163B0">
        <w:rPr>
          <w:rFonts w:ascii="David" w:eastAsia="Times New Roman" w:hAnsi="David" w:cs="David"/>
          <w:sz w:val="24"/>
          <w:szCs w:val="24"/>
          <w:rtl/>
          <w:lang w:eastAsia="he-IL"/>
        </w:rPr>
        <w:t>חברה</w:t>
      </w:r>
      <w:r w:rsidRPr="00C163B0">
        <w:rPr>
          <w:rFonts w:ascii="David" w:eastAsia="Times New Roman" w:hAnsi="David" w:cs="David" w:hint="cs"/>
          <w:sz w:val="24"/>
          <w:szCs w:val="24"/>
          <w:rtl/>
          <w:lang w:eastAsia="he-IL"/>
        </w:rPr>
        <w:t>)</w:t>
      </w:r>
      <w:r w:rsidRPr="00C163B0">
        <w:rPr>
          <w:rFonts w:ascii="David" w:eastAsia="Times New Roman" w:hAnsi="David" w:cs="David"/>
          <w:sz w:val="24"/>
          <w:szCs w:val="24"/>
          <w:rtl/>
          <w:lang w:eastAsia="he-IL"/>
        </w:rPr>
        <w:t xml:space="preserve">, כתוצאה ממעשה ו/או מחדל מקצועי של </w:t>
      </w:r>
      <w:r w:rsidRPr="00C163B0">
        <w:rPr>
          <w:rFonts w:ascii="David" w:eastAsia="Times New Roman" w:hAnsi="David" w:cs="David" w:hint="eastAsia"/>
          <w:sz w:val="24"/>
          <w:szCs w:val="24"/>
          <w:rtl/>
          <w:lang w:eastAsia="he-IL"/>
        </w:rPr>
        <w:t>היועץ</w:t>
      </w:r>
      <w:r w:rsidRPr="00C163B0">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C163B0">
        <w:rPr>
          <w:rFonts w:ascii="David" w:eastAsia="Times New Roman" w:hAnsi="David" w:cs="David" w:hint="eastAsia"/>
          <w:sz w:val="24"/>
          <w:szCs w:val="24"/>
          <w:rtl/>
          <w:lang w:eastAsia="he-IL"/>
        </w:rPr>
        <w:t>בגבולות</w:t>
      </w:r>
      <w:r w:rsidRPr="00C163B0">
        <w:rPr>
          <w:rFonts w:ascii="David" w:eastAsia="Times New Roman" w:hAnsi="David" w:cs="David"/>
          <w:sz w:val="24"/>
          <w:szCs w:val="24"/>
          <w:rtl/>
          <w:lang w:eastAsia="he-IL"/>
        </w:rPr>
        <w:t xml:space="preserve"> אחריות של </w:t>
      </w:r>
      <w:r w:rsidRPr="00C163B0">
        <w:rPr>
          <w:rFonts w:ascii="David" w:eastAsia="Times New Roman" w:hAnsi="David" w:cs="David" w:hint="cs"/>
          <w:sz w:val="24"/>
          <w:szCs w:val="24"/>
          <w:rtl/>
          <w:lang w:eastAsia="he-IL"/>
        </w:rPr>
        <w:t xml:space="preserve">4,000,000 ₪ </w:t>
      </w:r>
      <w:r w:rsidRPr="00C163B0">
        <w:rPr>
          <w:rFonts w:ascii="David" w:eastAsia="Times New Roman" w:hAnsi="David" w:cs="David"/>
          <w:sz w:val="24"/>
          <w:szCs w:val="24"/>
          <w:rtl/>
          <w:lang w:eastAsia="he-IL"/>
        </w:rPr>
        <w:t xml:space="preserve">למקרה ובמצטבר לתקופת </w:t>
      </w:r>
      <w:r w:rsidRPr="00C163B0">
        <w:rPr>
          <w:rFonts w:ascii="David" w:eastAsia="Times New Roman" w:hAnsi="David" w:cs="David" w:hint="cs"/>
          <w:sz w:val="24"/>
          <w:szCs w:val="24"/>
          <w:rtl/>
          <w:lang w:eastAsia="he-IL"/>
        </w:rPr>
        <w:t>ה</w:t>
      </w:r>
      <w:r w:rsidRPr="00C163B0">
        <w:rPr>
          <w:rFonts w:ascii="David" w:eastAsia="Times New Roman" w:hAnsi="David" w:cs="David"/>
          <w:sz w:val="24"/>
          <w:szCs w:val="24"/>
          <w:rtl/>
          <w:lang w:eastAsia="he-IL"/>
        </w:rPr>
        <w:t xml:space="preserve">ביטוח. הביטוח אינו </w:t>
      </w:r>
      <w:r w:rsidRPr="00C163B0">
        <w:rPr>
          <w:rFonts w:ascii="David" w:eastAsia="Times New Roman" w:hAnsi="David" w:cs="David" w:hint="eastAsia"/>
          <w:sz w:val="24"/>
          <w:szCs w:val="24"/>
          <w:rtl/>
          <w:lang w:eastAsia="he-IL"/>
        </w:rPr>
        <w:t>כולל</w:t>
      </w:r>
      <w:r w:rsidRPr="00C163B0">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C163B0">
        <w:rPr>
          <w:rFonts w:ascii="David" w:eastAsia="Times New Roman" w:hAnsi="David" w:cs="David" w:hint="eastAsia"/>
          <w:sz w:val="24"/>
          <w:szCs w:val="24"/>
          <w:rtl/>
          <w:lang w:eastAsia="he-IL"/>
        </w:rPr>
        <w:t>מסמכים</w:t>
      </w:r>
      <w:r w:rsidRPr="00C163B0">
        <w:rPr>
          <w:rFonts w:ascii="David" w:eastAsia="Times New Roman" w:hAnsi="David" w:cs="David"/>
          <w:sz w:val="24"/>
          <w:szCs w:val="24"/>
          <w:rtl/>
          <w:lang w:eastAsia="he-IL"/>
        </w:rPr>
        <w:t xml:space="preserve">, הפרת סודיות ואי יושר של עובדים. </w:t>
      </w:r>
    </w:p>
    <w:p w14:paraId="19088D9A" w14:textId="77777777" w:rsidR="00C163B0" w:rsidRPr="00C163B0" w:rsidRDefault="00C163B0" w:rsidP="00C163B0">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הביטוח</w:t>
      </w:r>
      <w:r w:rsidRPr="00C163B0">
        <w:rPr>
          <w:rFonts w:ascii="David" w:eastAsia="Times New Roman" w:hAnsi="David" w:cs="David"/>
          <w:sz w:val="24"/>
          <w:szCs w:val="24"/>
          <w:rtl/>
          <w:lang w:eastAsia="he-IL"/>
        </w:rPr>
        <w:t xml:space="preserve"> הינו בעל תחולה רטרואקטיבית </w:t>
      </w:r>
      <w:r w:rsidRPr="00C163B0">
        <w:rPr>
          <w:rFonts w:ascii="David" w:eastAsia="Times New Roman" w:hAnsi="David" w:cs="David" w:hint="eastAsia"/>
          <w:sz w:val="24"/>
          <w:szCs w:val="24"/>
          <w:rtl/>
          <w:lang w:eastAsia="he-IL"/>
        </w:rPr>
        <w:t>מיום</w:t>
      </w:r>
      <w:r w:rsidRPr="00C163B0">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C163B0">
        <w:rPr>
          <w:rFonts w:ascii="David" w:eastAsia="Times New Roman" w:hAnsi="David" w:cs="David"/>
          <w:b/>
          <w:bCs/>
          <w:sz w:val="24"/>
          <w:szCs w:val="24"/>
          <w:rtl/>
          <w:lang w:eastAsia="he-IL"/>
        </w:rPr>
        <w:t>"</w:t>
      </w:r>
      <w:r w:rsidRPr="00C163B0">
        <w:rPr>
          <w:rFonts w:ascii="David" w:eastAsia="Times New Roman" w:hAnsi="David" w:cs="David" w:hint="eastAsia"/>
          <w:b/>
          <w:bCs/>
          <w:sz w:val="24"/>
          <w:szCs w:val="24"/>
          <w:rtl/>
          <w:lang w:eastAsia="he-IL"/>
        </w:rPr>
        <w:t>התאריך</w:t>
      </w:r>
      <w:r w:rsidRPr="00C163B0">
        <w:rPr>
          <w:rFonts w:ascii="David" w:eastAsia="Times New Roman" w:hAnsi="David" w:cs="David"/>
          <w:b/>
          <w:bCs/>
          <w:sz w:val="24"/>
          <w:szCs w:val="24"/>
          <w:rtl/>
          <w:lang w:eastAsia="he-IL"/>
        </w:rPr>
        <w:t xml:space="preserve"> הרטרואקטיבי"</w:t>
      </w:r>
      <w:r w:rsidRPr="00C163B0">
        <w:rPr>
          <w:rFonts w:ascii="David" w:eastAsia="Times New Roman" w:hAnsi="David" w:cs="David"/>
          <w:sz w:val="24"/>
          <w:szCs w:val="24"/>
          <w:rtl/>
          <w:lang w:eastAsia="he-IL"/>
        </w:rPr>
        <w:t xml:space="preserve">), וכולל תקופת גילוי </w:t>
      </w:r>
      <w:r w:rsidRPr="00C163B0">
        <w:rPr>
          <w:rFonts w:ascii="David" w:eastAsia="Times New Roman" w:hAnsi="David" w:cs="David" w:hint="eastAsia"/>
          <w:sz w:val="24"/>
          <w:szCs w:val="24"/>
          <w:rtl/>
          <w:lang w:eastAsia="he-IL"/>
        </w:rPr>
        <w:t>מורחבת</w:t>
      </w:r>
      <w:r w:rsidRPr="00C163B0">
        <w:rPr>
          <w:rFonts w:ascii="David" w:eastAsia="Times New Roman" w:hAnsi="David" w:cs="David"/>
          <w:sz w:val="24"/>
          <w:szCs w:val="24"/>
          <w:rtl/>
          <w:lang w:eastAsia="he-IL"/>
        </w:rPr>
        <w:t xml:space="preserve"> של </w:t>
      </w:r>
      <w:r w:rsidRPr="00C163B0">
        <w:rPr>
          <w:rFonts w:ascii="David" w:eastAsia="Times New Roman" w:hAnsi="David" w:cs="David" w:hint="cs"/>
          <w:sz w:val="24"/>
          <w:szCs w:val="24"/>
          <w:rtl/>
          <w:lang w:eastAsia="he-IL"/>
        </w:rPr>
        <w:t>6</w:t>
      </w:r>
      <w:r w:rsidRPr="00C163B0">
        <w:rPr>
          <w:rFonts w:ascii="David" w:eastAsia="Times New Roman" w:hAnsi="David" w:cs="David"/>
          <w:sz w:val="24"/>
          <w:szCs w:val="24"/>
          <w:rtl/>
          <w:lang w:eastAsia="he-IL"/>
        </w:rPr>
        <w:t xml:space="preserve"> חודשים.</w:t>
      </w:r>
    </w:p>
    <w:p w14:paraId="782D17CC" w14:textId="77777777" w:rsidR="00C163B0" w:rsidRPr="00C163B0" w:rsidRDefault="00C163B0" w:rsidP="00C163B0">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הביטוח</w:t>
      </w:r>
      <w:r w:rsidRPr="00C163B0">
        <w:rPr>
          <w:rFonts w:ascii="David" w:eastAsia="Times New Roman" w:hAnsi="David" w:cs="David"/>
          <w:sz w:val="24"/>
          <w:szCs w:val="24"/>
          <w:rtl/>
          <w:lang w:eastAsia="he-IL"/>
        </w:rPr>
        <w:t xml:space="preserve"> כאמור הורחב לכלול את </w:t>
      </w:r>
      <w:r w:rsidRPr="00C163B0">
        <w:rPr>
          <w:rFonts w:ascii="David" w:eastAsia="Times New Roman" w:hAnsi="David" w:cs="David" w:hint="eastAsia"/>
          <w:sz w:val="24"/>
          <w:szCs w:val="24"/>
          <w:rtl/>
          <w:lang w:eastAsia="he-IL"/>
        </w:rPr>
        <w:t xml:space="preserve">החברה </w:t>
      </w:r>
      <w:r w:rsidRPr="00C163B0">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C163B0">
        <w:rPr>
          <w:rFonts w:ascii="David" w:eastAsia="Times New Roman" w:hAnsi="David" w:cs="David" w:hint="eastAsia"/>
          <w:sz w:val="24"/>
          <w:szCs w:val="24"/>
          <w:rtl/>
          <w:lang w:eastAsia="he-IL"/>
        </w:rPr>
        <w:t>מטעמו</w:t>
      </w:r>
      <w:r w:rsidRPr="00C163B0">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C163B0">
        <w:rPr>
          <w:rFonts w:ascii="David" w:eastAsia="Times New Roman" w:hAnsi="David" w:cs="David" w:hint="eastAsia"/>
          <w:sz w:val="24"/>
          <w:szCs w:val="24"/>
          <w:rtl/>
          <w:lang w:eastAsia="he-IL"/>
        </w:rPr>
        <w:t>מיחידי</w:t>
      </w:r>
      <w:r w:rsidRPr="00C163B0">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C163B0">
        <w:rPr>
          <w:rFonts w:ascii="David" w:eastAsia="Times New Roman" w:hAnsi="David" w:cs="David" w:hint="eastAsia"/>
          <w:sz w:val="24"/>
          <w:szCs w:val="24"/>
          <w:rtl/>
          <w:lang w:eastAsia="he-IL"/>
        </w:rPr>
        <w:t>כלפי</w:t>
      </w:r>
      <w:r w:rsidRPr="00C163B0">
        <w:rPr>
          <w:rFonts w:ascii="David" w:eastAsia="Times New Roman" w:hAnsi="David" w:cs="David"/>
          <w:sz w:val="24"/>
          <w:szCs w:val="24"/>
          <w:rtl/>
          <w:lang w:eastAsia="he-IL"/>
        </w:rPr>
        <w:t xml:space="preserve"> היועץ.</w:t>
      </w:r>
    </w:p>
    <w:p w14:paraId="74F6D88E"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3CDEABB5" w14:textId="77777777" w:rsidR="00C163B0" w:rsidRPr="00C163B0" w:rsidRDefault="00C163B0" w:rsidP="00C163B0">
      <w:pPr>
        <w:spacing w:before="0" w:beforeAutospacing="0" w:after="0" w:afterAutospacing="0" w:line="240" w:lineRule="auto"/>
        <w:ind w:left="720" w:hanging="720"/>
        <w:jc w:val="both"/>
        <w:rPr>
          <w:rFonts w:ascii="David" w:eastAsia="Times New Roman" w:hAnsi="David" w:cs="David"/>
          <w:sz w:val="24"/>
          <w:szCs w:val="24"/>
          <w:rtl/>
          <w:lang w:eastAsia="he-IL"/>
        </w:rPr>
      </w:pPr>
      <w:r w:rsidRPr="00C163B0">
        <w:rPr>
          <w:rFonts w:ascii="David" w:eastAsia="Times New Roman" w:hAnsi="David" w:cs="David" w:hint="cs"/>
          <w:sz w:val="24"/>
          <w:szCs w:val="24"/>
          <w:rtl/>
          <w:lang w:eastAsia="he-IL"/>
        </w:rPr>
        <w:t>2</w:t>
      </w:r>
      <w:r w:rsidRPr="00C163B0">
        <w:rPr>
          <w:rFonts w:ascii="David" w:eastAsia="Times New Roman" w:hAnsi="David" w:cs="David"/>
          <w:sz w:val="24"/>
          <w:szCs w:val="24"/>
          <w:rtl/>
          <w:lang w:eastAsia="he-IL"/>
        </w:rPr>
        <w:t>.</w:t>
      </w:r>
      <w:r w:rsidRPr="00C163B0">
        <w:rPr>
          <w:rFonts w:ascii="David" w:eastAsia="Times New Roman" w:hAnsi="David" w:cs="David"/>
          <w:sz w:val="24"/>
          <w:szCs w:val="24"/>
          <w:rtl/>
          <w:lang w:eastAsia="he-IL"/>
        </w:rPr>
        <w:tab/>
      </w:r>
      <w:r w:rsidRPr="00C163B0">
        <w:rPr>
          <w:rFonts w:ascii="David" w:eastAsia="Times New Roman" w:hAnsi="David" w:cs="David" w:hint="eastAsia"/>
          <w:b/>
          <w:bCs/>
          <w:sz w:val="24"/>
          <w:szCs w:val="24"/>
          <w:u w:val="single"/>
          <w:rtl/>
          <w:lang w:eastAsia="he-IL"/>
        </w:rPr>
        <w:t>ביטוח</w:t>
      </w:r>
      <w:r w:rsidRPr="00C163B0">
        <w:rPr>
          <w:rFonts w:ascii="David" w:eastAsia="Times New Roman" w:hAnsi="David" w:cs="David"/>
          <w:b/>
          <w:bCs/>
          <w:sz w:val="24"/>
          <w:szCs w:val="24"/>
          <w:u w:val="single"/>
          <w:rtl/>
          <w:lang w:eastAsia="he-IL"/>
        </w:rPr>
        <w:t xml:space="preserve"> אחריות מעבידים</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לכיסוי</w:t>
      </w:r>
      <w:r w:rsidRPr="00C163B0">
        <w:rPr>
          <w:rFonts w:ascii="David" w:eastAsia="Times New Roman" w:hAnsi="David" w:cs="David"/>
          <w:sz w:val="24"/>
          <w:szCs w:val="24"/>
          <w:rtl/>
          <w:lang w:eastAsia="he-IL"/>
        </w:rPr>
        <w:t xml:space="preserve"> </w:t>
      </w:r>
      <w:proofErr w:type="spellStart"/>
      <w:r w:rsidRPr="00C163B0">
        <w:rPr>
          <w:rFonts w:ascii="David" w:eastAsia="Times New Roman" w:hAnsi="David" w:cs="David" w:hint="eastAsia"/>
          <w:sz w:val="24"/>
          <w:szCs w:val="24"/>
          <w:rtl/>
          <w:lang w:eastAsia="he-IL"/>
        </w:rPr>
        <w:t>חבותו</w:t>
      </w:r>
      <w:proofErr w:type="spellEnd"/>
      <w:r w:rsidRPr="00C163B0">
        <w:rPr>
          <w:rFonts w:ascii="David" w:eastAsia="Times New Roman" w:hAnsi="David" w:cs="David"/>
          <w:sz w:val="24"/>
          <w:szCs w:val="24"/>
          <w:rtl/>
          <w:lang w:eastAsia="he-IL"/>
        </w:rPr>
        <w:t xml:space="preserve"> של היועץ על פי פקודת </w:t>
      </w:r>
      <w:proofErr w:type="spellStart"/>
      <w:r w:rsidRPr="00C163B0">
        <w:rPr>
          <w:rFonts w:ascii="David" w:eastAsia="Times New Roman" w:hAnsi="David" w:cs="David"/>
          <w:sz w:val="24"/>
          <w:szCs w:val="24"/>
          <w:rtl/>
          <w:lang w:eastAsia="he-IL"/>
        </w:rPr>
        <w:t>הנזיקין</w:t>
      </w:r>
      <w:proofErr w:type="spellEnd"/>
      <w:r w:rsidRPr="00C163B0">
        <w:rPr>
          <w:rFonts w:ascii="David" w:eastAsia="Times New Roman" w:hAnsi="David" w:cs="David"/>
          <w:sz w:val="24"/>
          <w:szCs w:val="24"/>
          <w:rtl/>
          <w:lang w:eastAsia="he-IL"/>
        </w:rPr>
        <w:t xml:space="preserve"> [נוסח חדש] ו/או חוק האחריות למוצרים פגומים, התש"</w:t>
      </w:r>
      <w:r w:rsidRPr="00C163B0">
        <w:rPr>
          <w:rFonts w:ascii="David" w:eastAsia="Times New Roman" w:hAnsi="David" w:cs="David" w:hint="eastAsia"/>
          <w:sz w:val="24"/>
          <w:szCs w:val="24"/>
          <w:rtl/>
          <w:lang w:eastAsia="he-IL"/>
        </w:rPr>
        <w:t>ם</w:t>
      </w:r>
      <w:r w:rsidRPr="00C163B0">
        <w:rPr>
          <w:rFonts w:ascii="David" w:eastAsia="Times New Roman" w:hAnsi="David" w:cs="David"/>
          <w:sz w:val="24"/>
          <w:szCs w:val="24"/>
          <w:rtl/>
          <w:lang w:eastAsia="he-IL"/>
        </w:rPr>
        <w:t xml:space="preserve">-1980 </w:t>
      </w:r>
      <w:r w:rsidRPr="00C163B0">
        <w:rPr>
          <w:rFonts w:ascii="David" w:eastAsia="Times New Roman" w:hAnsi="David" w:cs="David" w:hint="eastAsia"/>
          <w:sz w:val="24"/>
          <w:szCs w:val="24"/>
          <w:rtl/>
          <w:lang w:eastAsia="he-IL"/>
        </w:rPr>
        <w:t>כלפי</w:t>
      </w:r>
      <w:r w:rsidRPr="00C163B0">
        <w:rPr>
          <w:rFonts w:ascii="David" w:eastAsia="Times New Roman" w:hAnsi="David" w:cs="David"/>
          <w:sz w:val="24"/>
          <w:szCs w:val="24"/>
          <w:rtl/>
          <w:lang w:eastAsia="he-IL"/>
        </w:rPr>
        <w:t xml:space="preserve"> </w:t>
      </w:r>
      <w:r w:rsidRPr="00C163B0">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C163B0">
        <w:rPr>
          <w:rFonts w:ascii="David" w:eastAsia="Times New Roman" w:hAnsi="David" w:cs="David"/>
          <w:sz w:val="24"/>
          <w:szCs w:val="24"/>
          <w:rtl/>
          <w:lang w:eastAsia="he-IL"/>
        </w:rPr>
        <w:t>בגבולות אחריות של</w:t>
      </w:r>
      <w:r w:rsidRPr="00C163B0">
        <w:rPr>
          <w:rFonts w:ascii="David" w:eastAsia="Times New Roman" w:hAnsi="David" w:cs="David" w:hint="cs"/>
          <w:sz w:val="24"/>
          <w:szCs w:val="24"/>
          <w:rtl/>
          <w:lang w:eastAsia="he-IL"/>
        </w:rPr>
        <w:t xml:space="preserve"> 20,000,000 ₪ לתובע, </w:t>
      </w:r>
      <w:r w:rsidRPr="00C163B0">
        <w:rPr>
          <w:rFonts w:ascii="David" w:eastAsia="Times New Roman" w:hAnsi="David" w:cs="David" w:hint="eastAsia"/>
          <w:sz w:val="24"/>
          <w:szCs w:val="24"/>
          <w:rtl/>
          <w:lang w:eastAsia="he-IL"/>
        </w:rPr>
        <w:t>למקרה</w:t>
      </w:r>
      <w:r w:rsidRPr="00C163B0">
        <w:rPr>
          <w:rFonts w:ascii="David" w:eastAsia="Times New Roman" w:hAnsi="David" w:cs="David"/>
          <w:sz w:val="24"/>
          <w:szCs w:val="24"/>
          <w:rtl/>
          <w:lang w:eastAsia="he-IL"/>
        </w:rPr>
        <w:t xml:space="preserve"> ובמצטבר ל</w:t>
      </w:r>
      <w:r w:rsidRPr="00C163B0">
        <w:rPr>
          <w:rFonts w:ascii="David" w:eastAsia="Times New Roman" w:hAnsi="David" w:cs="David" w:hint="cs"/>
          <w:sz w:val="24"/>
          <w:szCs w:val="24"/>
          <w:rtl/>
          <w:lang w:eastAsia="he-IL"/>
        </w:rPr>
        <w:t>תקופת הביטוח</w:t>
      </w:r>
      <w:r w:rsidRPr="00C163B0">
        <w:rPr>
          <w:rFonts w:ascii="David" w:eastAsia="Times New Roman" w:hAnsi="David" w:cs="David"/>
          <w:sz w:val="24"/>
          <w:szCs w:val="24"/>
          <w:rtl/>
          <w:lang w:eastAsia="he-IL"/>
        </w:rPr>
        <w:t xml:space="preserve">. הביטוח אינו כולל כל סייג בדבר </w:t>
      </w:r>
      <w:r w:rsidRPr="00C163B0">
        <w:rPr>
          <w:rFonts w:ascii="David" w:eastAsia="Times New Roman" w:hAnsi="David" w:cs="David" w:hint="cs"/>
          <w:sz w:val="24"/>
          <w:szCs w:val="24"/>
          <w:rtl/>
          <w:lang w:eastAsia="he-IL"/>
        </w:rPr>
        <w:t xml:space="preserve">שעות עבודה, העסקת נוער וכן בדבר </w:t>
      </w:r>
      <w:r w:rsidRPr="00C163B0">
        <w:rPr>
          <w:rFonts w:ascii="David" w:eastAsia="Times New Roman" w:hAnsi="David" w:cs="David"/>
          <w:sz w:val="24"/>
          <w:szCs w:val="24"/>
          <w:rtl/>
          <w:lang w:eastAsia="he-IL"/>
        </w:rPr>
        <w:t xml:space="preserve">חבות היועץ כלפי קבלנים, </w:t>
      </w:r>
      <w:r w:rsidRPr="00C163B0">
        <w:rPr>
          <w:rFonts w:ascii="David" w:eastAsia="Times New Roman" w:hAnsi="David" w:cs="David" w:hint="eastAsia"/>
          <w:sz w:val="24"/>
          <w:szCs w:val="24"/>
          <w:rtl/>
          <w:lang w:eastAsia="he-IL"/>
        </w:rPr>
        <w:t>קבלני</w:t>
      </w:r>
      <w:r w:rsidRPr="00C163B0">
        <w:rPr>
          <w:rFonts w:ascii="David" w:eastAsia="Times New Roman" w:hAnsi="David" w:cs="David"/>
          <w:sz w:val="24"/>
          <w:szCs w:val="24"/>
          <w:rtl/>
          <w:lang w:eastAsia="he-IL"/>
        </w:rPr>
        <w:t xml:space="preserve"> משנה ועובדיהם</w:t>
      </w:r>
      <w:r w:rsidRPr="00C163B0">
        <w:rPr>
          <w:rFonts w:ascii="David" w:eastAsia="Times New Roman" w:hAnsi="David" w:cs="David" w:hint="cs"/>
          <w:sz w:val="24"/>
          <w:szCs w:val="24"/>
          <w:rtl/>
          <w:lang w:eastAsia="he-IL"/>
        </w:rPr>
        <w:t xml:space="preserve"> היה וייחשבו לעובדי היועץ</w:t>
      </w:r>
      <w:r w:rsidRPr="00C163B0">
        <w:rPr>
          <w:rFonts w:ascii="David" w:eastAsia="Times New Roman" w:hAnsi="David" w:cs="David"/>
          <w:sz w:val="24"/>
          <w:szCs w:val="24"/>
          <w:rtl/>
          <w:lang w:eastAsia="he-IL"/>
        </w:rPr>
        <w:t>. הביטוח מורחב ל</w:t>
      </w:r>
      <w:r w:rsidRPr="00C163B0">
        <w:rPr>
          <w:rFonts w:ascii="David" w:eastAsia="Times New Roman" w:hAnsi="David" w:cs="David" w:hint="cs"/>
          <w:sz w:val="24"/>
          <w:szCs w:val="24"/>
          <w:rtl/>
          <w:lang w:eastAsia="he-IL"/>
        </w:rPr>
        <w:t xml:space="preserve">שפות את החברה </w:t>
      </w:r>
      <w:r w:rsidRPr="00C163B0">
        <w:rPr>
          <w:rFonts w:ascii="David" w:eastAsia="Times New Roman" w:hAnsi="David" w:cs="David"/>
          <w:sz w:val="24"/>
          <w:szCs w:val="24"/>
          <w:rtl/>
          <w:lang w:eastAsia="he-IL"/>
        </w:rPr>
        <w:t xml:space="preserve">היה ותיחשב למעביד של </w:t>
      </w:r>
      <w:r w:rsidRPr="00C163B0">
        <w:rPr>
          <w:rFonts w:ascii="David" w:eastAsia="Times New Roman" w:hAnsi="David" w:cs="David" w:hint="eastAsia"/>
          <w:sz w:val="24"/>
          <w:szCs w:val="24"/>
          <w:rtl/>
          <w:lang w:eastAsia="he-IL"/>
        </w:rPr>
        <w:t>מי</w:t>
      </w:r>
      <w:r w:rsidRPr="00C163B0">
        <w:rPr>
          <w:rFonts w:ascii="David" w:eastAsia="Times New Roman" w:hAnsi="David" w:cs="David"/>
          <w:sz w:val="24"/>
          <w:szCs w:val="24"/>
          <w:rtl/>
          <w:lang w:eastAsia="he-IL"/>
        </w:rPr>
        <w:t xml:space="preserve"> מ</w:t>
      </w:r>
      <w:r w:rsidRPr="00C163B0">
        <w:rPr>
          <w:rFonts w:ascii="David" w:eastAsia="Times New Roman" w:hAnsi="David" w:cs="David" w:hint="cs"/>
          <w:sz w:val="24"/>
          <w:szCs w:val="24"/>
          <w:rtl/>
          <w:lang w:eastAsia="he-IL"/>
        </w:rPr>
        <w:t>עובדי</w:t>
      </w:r>
      <w:r w:rsidRPr="00C163B0">
        <w:rPr>
          <w:rFonts w:ascii="David" w:eastAsia="Times New Roman" w:hAnsi="David" w:cs="David"/>
          <w:sz w:val="24"/>
          <w:szCs w:val="24"/>
          <w:rtl/>
          <w:lang w:eastAsia="he-IL"/>
        </w:rPr>
        <w:t xml:space="preserve"> היועץ או אם ייקבע כי היא נושאת באחריות </w:t>
      </w:r>
      <w:proofErr w:type="spellStart"/>
      <w:r w:rsidRPr="00C163B0">
        <w:rPr>
          <w:rFonts w:ascii="David" w:eastAsia="Times New Roman" w:hAnsi="David" w:cs="David"/>
          <w:sz w:val="24"/>
          <w:szCs w:val="24"/>
          <w:rtl/>
          <w:lang w:eastAsia="he-IL"/>
        </w:rPr>
        <w:t>שילוחית</w:t>
      </w:r>
      <w:proofErr w:type="spellEnd"/>
      <w:r w:rsidRPr="00C163B0">
        <w:rPr>
          <w:rFonts w:ascii="David" w:eastAsia="Times New Roman" w:hAnsi="David" w:cs="David"/>
          <w:sz w:val="24"/>
          <w:szCs w:val="24"/>
          <w:rtl/>
          <w:lang w:eastAsia="he-IL"/>
        </w:rPr>
        <w:t xml:space="preserve"> לעניין חבות היועץ כלפי </w:t>
      </w:r>
      <w:r w:rsidRPr="00C163B0">
        <w:rPr>
          <w:rFonts w:ascii="David" w:eastAsia="Times New Roman" w:hAnsi="David" w:cs="David" w:hint="eastAsia"/>
          <w:sz w:val="24"/>
          <w:szCs w:val="24"/>
          <w:rtl/>
          <w:lang w:eastAsia="he-IL"/>
        </w:rPr>
        <w:t>מי</w:t>
      </w:r>
      <w:r w:rsidRPr="00C163B0">
        <w:rPr>
          <w:rFonts w:ascii="David" w:eastAsia="Times New Roman" w:hAnsi="David" w:cs="David"/>
          <w:sz w:val="24"/>
          <w:szCs w:val="24"/>
          <w:rtl/>
          <w:lang w:eastAsia="he-IL"/>
        </w:rPr>
        <w:t xml:space="preserve"> מ</w:t>
      </w:r>
      <w:r w:rsidRPr="00C163B0">
        <w:rPr>
          <w:rFonts w:ascii="David" w:eastAsia="Times New Roman" w:hAnsi="David" w:cs="David" w:hint="cs"/>
          <w:sz w:val="24"/>
          <w:szCs w:val="24"/>
          <w:rtl/>
          <w:lang w:eastAsia="he-IL"/>
        </w:rPr>
        <w:t>עובדיו</w:t>
      </w:r>
      <w:r w:rsidRPr="00C163B0">
        <w:rPr>
          <w:rFonts w:ascii="David" w:eastAsia="Times New Roman" w:hAnsi="David" w:cs="David"/>
          <w:sz w:val="24"/>
          <w:szCs w:val="24"/>
          <w:rtl/>
          <w:lang w:eastAsia="he-IL"/>
        </w:rPr>
        <w:t>.</w:t>
      </w:r>
    </w:p>
    <w:p w14:paraId="456E1CCA"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2C5349A6" w14:textId="77777777" w:rsidR="00C163B0" w:rsidRPr="00C163B0" w:rsidRDefault="00C163B0" w:rsidP="00C163B0">
      <w:pPr>
        <w:spacing w:before="0" w:beforeAutospacing="0" w:after="0" w:afterAutospacing="0" w:line="240" w:lineRule="exact"/>
        <w:ind w:left="720" w:hanging="720"/>
        <w:jc w:val="both"/>
        <w:rPr>
          <w:rFonts w:ascii="David" w:eastAsia="Times New Roman" w:hAnsi="David" w:cs="David"/>
          <w:sz w:val="24"/>
          <w:szCs w:val="24"/>
          <w:rtl/>
          <w:lang w:eastAsia="he-IL"/>
        </w:rPr>
      </w:pPr>
      <w:r w:rsidRPr="00C163B0">
        <w:rPr>
          <w:rFonts w:ascii="David" w:eastAsia="Times New Roman" w:hAnsi="David" w:cs="David" w:hint="cs"/>
          <w:sz w:val="24"/>
          <w:szCs w:val="24"/>
          <w:rtl/>
          <w:lang w:eastAsia="he-IL"/>
        </w:rPr>
        <w:t>3</w:t>
      </w:r>
      <w:r w:rsidRPr="00C163B0">
        <w:rPr>
          <w:rFonts w:ascii="David" w:eastAsia="Times New Roman" w:hAnsi="David" w:cs="David"/>
          <w:sz w:val="24"/>
          <w:szCs w:val="24"/>
          <w:rtl/>
          <w:lang w:eastAsia="he-IL"/>
        </w:rPr>
        <w:t>.</w:t>
      </w:r>
      <w:r w:rsidRPr="00C163B0">
        <w:rPr>
          <w:rFonts w:ascii="David" w:eastAsia="Times New Roman" w:hAnsi="David" w:cs="David"/>
          <w:sz w:val="24"/>
          <w:szCs w:val="24"/>
          <w:rtl/>
          <w:lang w:eastAsia="he-IL"/>
        </w:rPr>
        <w:tab/>
      </w:r>
      <w:r w:rsidRPr="00C163B0">
        <w:rPr>
          <w:rFonts w:ascii="David" w:eastAsia="Times New Roman" w:hAnsi="David" w:cs="David" w:hint="eastAsia"/>
          <w:b/>
          <w:bCs/>
          <w:sz w:val="24"/>
          <w:szCs w:val="24"/>
          <w:u w:val="single"/>
          <w:rtl/>
          <w:lang w:eastAsia="he-IL"/>
        </w:rPr>
        <w:t>ביטוח</w:t>
      </w:r>
      <w:r w:rsidRPr="00C163B0">
        <w:rPr>
          <w:rFonts w:ascii="David" w:eastAsia="Times New Roman" w:hAnsi="David" w:cs="David"/>
          <w:b/>
          <w:bCs/>
          <w:sz w:val="24"/>
          <w:szCs w:val="24"/>
          <w:u w:val="single"/>
          <w:rtl/>
          <w:lang w:eastAsia="he-IL"/>
        </w:rPr>
        <w:t xml:space="preserve"> אחריות כלפי צד שלישי</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לכיסוי</w:t>
      </w:r>
      <w:r w:rsidRPr="00C163B0">
        <w:rPr>
          <w:rFonts w:ascii="David" w:eastAsia="Times New Roman" w:hAnsi="David" w:cs="David"/>
          <w:sz w:val="24"/>
          <w:szCs w:val="24"/>
          <w:rtl/>
          <w:lang w:eastAsia="he-IL"/>
        </w:rPr>
        <w:t xml:space="preserve"> אחריות היועץ על פי דין </w:t>
      </w:r>
      <w:r w:rsidRPr="00C163B0">
        <w:rPr>
          <w:rFonts w:ascii="David" w:eastAsia="Times New Roman" w:hAnsi="David" w:cs="David" w:hint="eastAsia"/>
          <w:sz w:val="24"/>
          <w:szCs w:val="24"/>
          <w:rtl/>
          <w:lang w:eastAsia="he-IL"/>
        </w:rPr>
        <w:t>בגין</w:t>
      </w:r>
      <w:r w:rsidRPr="00C163B0">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C163B0">
        <w:rPr>
          <w:rFonts w:ascii="David" w:eastAsia="Times New Roman" w:hAnsi="David" w:cs="David" w:hint="cs"/>
          <w:sz w:val="24"/>
          <w:szCs w:val="24"/>
          <w:rtl/>
          <w:lang w:eastAsia="he-IL"/>
        </w:rPr>
        <w:t>(</w:t>
      </w:r>
      <w:r w:rsidRPr="00C163B0">
        <w:rPr>
          <w:rFonts w:ascii="David" w:eastAsia="Times New Roman" w:hAnsi="David" w:cs="David" w:hint="eastAsia"/>
          <w:sz w:val="24"/>
          <w:szCs w:val="24"/>
          <w:rtl/>
          <w:lang w:eastAsia="he-IL"/>
        </w:rPr>
        <w:t>לרבות</w:t>
      </w:r>
      <w:r w:rsidRPr="00C163B0">
        <w:rPr>
          <w:rFonts w:ascii="David" w:eastAsia="Times New Roman" w:hAnsi="David" w:cs="David"/>
          <w:sz w:val="24"/>
          <w:szCs w:val="24"/>
          <w:rtl/>
          <w:lang w:eastAsia="he-IL"/>
        </w:rPr>
        <w:t xml:space="preserve"> </w:t>
      </w:r>
      <w:r w:rsidRPr="00C163B0">
        <w:rPr>
          <w:rFonts w:ascii="David" w:eastAsia="Times New Roman" w:hAnsi="David" w:cs="David" w:hint="cs"/>
          <w:sz w:val="24"/>
          <w:szCs w:val="24"/>
          <w:rtl/>
          <w:lang w:eastAsia="he-IL"/>
        </w:rPr>
        <w:t>במפורש החברה)</w:t>
      </w:r>
      <w:r w:rsidRPr="00C163B0">
        <w:rPr>
          <w:rFonts w:ascii="David" w:eastAsia="Times New Roman" w:hAnsi="David" w:cs="David"/>
          <w:sz w:val="24"/>
          <w:szCs w:val="24"/>
          <w:rtl/>
          <w:lang w:eastAsia="he-IL"/>
        </w:rPr>
        <w:t>, בג</w:t>
      </w:r>
      <w:r w:rsidRPr="00C163B0">
        <w:rPr>
          <w:rFonts w:ascii="David" w:eastAsia="Times New Roman" w:hAnsi="David" w:cs="David" w:hint="eastAsia"/>
          <w:sz w:val="24"/>
          <w:szCs w:val="24"/>
          <w:rtl/>
          <w:lang w:eastAsia="he-IL"/>
        </w:rPr>
        <w:t>בולות</w:t>
      </w:r>
      <w:r w:rsidRPr="00C163B0">
        <w:rPr>
          <w:rFonts w:ascii="David" w:eastAsia="Times New Roman" w:hAnsi="David" w:cs="David"/>
          <w:sz w:val="24"/>
          <w:szCs w:val="24"/>
          <w:rtl/>
          <w:lang w:eastAsia="he-IL"/>
        </w:rPr>
        <w:t xml:space="preserve"> אחריות של </w:t>
      </w:r>
      <w:r w:rsidRPr="00C163B0">
        <w:rPr>
          <w:rFonts w:ascii="David" w:eastAsia="Times New Roman" w:hAnsi="David" w:cs="David" w:hint="cs"/>
          <w:sz w:val="24"/>
          <w:szCs w:val="24"/>
          <w:rtl/>
          <w:lang w:eastAsia="he-IL"/>
        </w:rPr>
        <w:t xml:space="preserve">4,000,000 ₪ </w:t>
      </w:r>
      <w:r w:rsidRPr="00C163B0">
        <w:rPr>
          <w:rFonts w:ascii="David" w:eastAsia="Times New Roman" w:hAnsi="David" w:cs="David"/>
          <w:sz w:val="24"/>
          <w:szCs w:val="24"/>
          <w:rtl/>
          <w:lang w:eastAsia="he-IL"/>
        </w:rPr>
        <w:t xml:space="preserve">למקרה ובמצטבר לתקופת </w:t>
      </w:r>
      <w:r w:rsidRPr="00C163B0">
        <w:rPr>
          <w:rFonts w:ascii="David" w:eastAsia="Times New Roman" w:hAnsi="David" w:cs="David" w:hint="eastAsia"/>
          <w:sz w:val="24"/>
          <w:szCs w:val="24"/>
          <w:rtl/>
          <w:lang w:eastAsia="he-IL"/>
        </w:rPr>
        <w:t>ביטוח</w:t>
      </w:r>
      <w:r w:rsidRPr="00C163B0">
        <w:rPr>
          <w:rFonts w:ascii="David" w:eastAsia="Times New Roman" w:hAnsi="David" w:cs="David"/>
          <w:sz w:val="24"/>
          <w:szCs w:val="24"/>
          <w:rtl/>
          <w:lang w:eastAsia="he-IL"/>
        </w:rPr>
        <w:t xml:space="preserve"> שנתית. </w:t>
      </w:r>
      <w:r w:rsidRPr="00C163B0">
        <w:rPr>
          <w:rFonts w:ascii="David" w:eastAsia="Times New Roman" w:hAnsi="David" w:cs="David" w:hint="eastAsia"/>
          <w:sz w:val="24"/>
          <w:szCs w:val="24"/>
          <w:rtl/>
          <w:lang w:eastAsia="he-IL"/>
        </w:rPr>
        <w:t>הביטוח</w:t>
      </w:r>
      <w:r w:rsidRPr="00C163B0">
        <w:rPr>
          <w:rFonts w:ascii="David" w:eastAsia="Times New Roman" w:hAnsi="David" w:cs="David"/>
          <w:sz w:val="24"/>
          <w:szCs w:val="24"/>
          <w:rtl/>
          <w:lang w:eastAsia="he-IL"/>
        </w:rPr>
        <w:t xml:space="preserve"> אינו כולל כל סייג בדבר חבות בגין וכלפי קבלנים, </w:t>
      </w:r>
      <w:r w:rsidRPr="00C163B0">
        <w:rPr>
          <w:rFonts w:ascii="David" w:eastAsia="Times New Roman" w:hAnsi="David" w:cs="David" w:hint="eastAsia"/>
          <w:sz w:val="24"/>
          <w:szCs w:val="24"/>
          <w:rtl/>
          <w:lang w:eastAsia="he-IL"/>
        </w:rPr>
        <w:t>קבלני</w:t>
      </w:r>
      <w:r w:rsidRPr="00C163B0">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C163B0">
        <w:rPr>
          <w:rFonts w:ascii="David" w:eastAsia="Times New Roman" w:hAnsi="David" w:cs="David" w:hint="cs"/>
          <w:sz w:val="24"/>
          <w:szCs w:val="24"/>
          <w:rtl/>
          <w:lang w:eastAsia="he-IL"/>
        </w:rPr>
        <w:t xml:space="preserve">שפות את החברה בגין </w:t>
      </w:r>
      <w:r w:rsidRPr="00C163B0">
        <w:rPr>
          <w:rFonts w:ascii="David" w:eastAsia="Times New Roman" w:hAnsi="David" w:cs="David"/>
          <w:sz w:val="24"/>
          <w:szCs w:val="24"/>
          <w:rtl/>
          <w:lang w:eastAsia="he-IL"/>
        </w:rPr>
        <w:t xml:space="preserve">אחריותה למעשי ו/או מחדלי היועץ ו/או מי מטעמו, בכפוף </w:t>
      </w:r>
      <w:r w:rsidRPr="00C163B0">
        <w:rPr>
          <w:rFonts w:ascii="David" w:eastAsia="Times New Roman" w:hAnsi="David" w:cs="David" w:hint="eastAsia"/>
          <w:sz w:val="24"/>
          <w:szCs w:val="24"/>
          <w:rtl/>
          <w:lang w:eastAsia="he-IL"/>
        </w:rPr>
        <w:t>לסעיף</w:t>
      </w:r>
      <w:r w:rsidRPr="00C163B0">
        <w:rPr>
          <w:rFonts w:ascii="David" w:eastAsia="Times New Roman" w:hAnsi="David" w:cs="David"/>
          <w:sz w:val="24"/>
          <w:szCs w:val="24"/>
          <w:rtl/>
          <w:lang w:eastAsia="he-IL"/>
        </w:rPr>
        <w:t xml:space="preserve"> אחריות צולבת.</w:t>
      </w:r>
    </w:p>
    <w:p w14:paraId="123D3E19" w14:textId="77777777" w:rsidR="00C163B0" w:rsidRPr="00C163B0" w:rsidRDefault="00C163B0" w:rsidP="00C163B0">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528401EC" w14:textId="77777777" w:rsidR="00C163B0" w:rsidRPr="00C163B0" w:rsidRDefault="00C163B0" w:rsidP="00C163B0">
      <w:pPr>
        <w:spacing w:before="0" w:beforeAutospacing="0" w:after="0" w:afterAutospacing="0" w:line="240" w:lineRule="auto"/>
        <w:jc w:val="both"/>
        <w:rPr>
          <w:rFonts w:ascii="David" w:eastAsia="Times New Roman" w:hAnsi="David" w:cs="David"/>
          <w:b/>
          <w:bCs/>
          <w:sz w:val="24"/>
          <w:szCs w:val="24"/>
          <w:rtl/>
          <w:lang w:eastAsia="he-IL"/>
        </w:rPr>
      </w:pPr>
      <w:r w:rsidRPr="00C163B0">
        <w:rPr>
          <w:rFonts w:ascii="David" w:eastAsia="Times New Roman" w:hAnsi="David" w:cs="David" w:hint="eastAsia"/>
          <w:b/>
          <w:bCs/>
          <w:sz w:val="24"/>
          <w:szCs w:val="24"/>
          <w:u w:val="single"/>
          <w:rtl/>
          <w:lang w:eastAsia="he-IL"/>
        </w:rPr>
        <w:t>כללי</w:t>
      </w:r>
      <w:r w:rsidRPr="00C163B0">
        <w:rPr>
          <w:rFonts w:ascii="David" w:eastAsia="Times New Roman" w:hAnsi="David" w:cs="David"/>
          <w:b/>
          <w:bCs/>
          <w:sz w:val="24"/>
          <w:szCs w:val="24"/>
          <w:u w:val="single"/>
          <w:rtl/>
          <w:lang w:eastAsia="he-IL"/>
        </w:rPr>
        <w:t xml:space="preserve"> לכל הפוליסות</w:t>
      </w:r>
      <w:r w:rsidRPr="00C163B0">
        <w:rPr>
          <w:rFonts w:ascii="David" w:eastAsia="Times New Roman" w:hAnsi="David" w:cs="David"/>
          <w:b/>
          <w:bCs/>
          <w:sz w:val="24"/>
          <w:szCs w:val="24"/>
          <w:rtl/>
          <w:lang w:eastAsia="he-IL"/>
        </w:rPr>
        <w:t xml:space="preserve"> </w:t>
      </w:r>
      <w:r w:rsidRPr="00C163B0">
        <w:rPr>
          <w:rFonts w:ascii="David" w:eastAsia="Times New Roman" w:hAnsi="David" w:cs="David" w:hint="eastAsia"/>
          <w:b/>
          <w:bCs/>
          <w:sz w:val="24"/>
          <w:szCs w:val="24"/>
          <w:rtl/>
          <w:lang w:eastAsia="he-IL"/>
        </w:rPr>
        <w:t>–</w:t>
      </w:r>
      <w:r w:rsidRPr="00C163B0">
        <w:rPr>
          <w:rFonts w:ascii="David" w:eastAsia="Times New Roman" w:hAnsi="David" w:cs="David"/>
          <w:b/>
          <w:bCs/>
          <w:sz w:val="24"/>
          <w:szCs w:val="24"/>
          <w:rtl/>
          <w:lang w:eastAsia="he-IL"/>
        </w:rPr>
        <w:t xml:space="preserve"> </w:t>
      </w:r>
    </w:p>
    <w:p w14:paraId="2D4AA775"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2406FC7C"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C163B0">
        <w:rPr>
          <w:rFonts w:ascii="David" w:eastAsia="Times New Roman" w:hAnsi="David" w:cs="David"/>
          <w:b/>
          <w:bCs/>
          <w:sz w:val="24"/>
          <w:szCs w:val="24"/>
          <w:rtl/>
          <w:lang w:eastAsia="he-IL"/>
        </w:rPr>
        <w:t>"</w:t>
      </w:r>
      <w:r w:rsidRPr="00C163B0">
        <w:rPr>
          <w:rFonts w:ascii="David" w:eastAsia="Times New Roman" w:hAnsi="David" w:cs="David" w:hint="cs"/>
          <w:b/>
          <w:bCs/>
          <w:sz w:val="24"/>
          <w:szCs w:val="24"/>
          <w:rtl/>
          <w:lang w:eastAsia="he-IL"/>
        </w:rPr>
        <w:t>החברה</w:t>
      </w:r>
      <w:r w:rsidRPr="00C163B0">
        <w:rPr>
          <w:rFonts w:ascii="David" w:eastAsia="Times New Roman" w:hAnsi="David" w:cs="David"/>
          <w:b/>
          <w:bCs/>
          <w:sz w:val="24"/>
          <w:szCs w:val="24"/>
          <w:rtl/>
          <w:lang w:eastAsia="he-IL"/>
        </w:rPr>
        <w:t>"</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לצורך</w:t>
      </w:r>
      <w:r w:rsidRPr="00C163B0">
        <w:rPr>
          <w:rFonts w:ascii="David" w:eastAsia="Times New Roman" w:hAnsi="David" w:cs="David"/>
          <w:sz w:val="24"/>
          <w:szCs w:val="24"/>
          <w:rtl/>
          <w:lang w:eastAsia="he-IL"/>
        </w:rPr>
        <w:t xml:space="preserve"> הביטוחים הנ"</w:t>
      </w:r>
      <w:r w:rsidRPr="00C163B0">
        <w:rPr>
          <w:rFonts w:ascii="David" w:eastAsia="Times New Roman" w:hAnsi="David" w:cs="David" w:hint="eastAsia"/>
          <w:sz w:val="24"/>
          <w:szCs w:val="24"/>
          <w:rtl/>
          <w:lang w:eastAsia="he-IL"/>
        </w:rPr>
        <w:t>ל</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ו</w:t>
      </w:r>
      <w:r w:rsidRPr="00C163B0">
        <w:rPr>
          <w:rFonts w:ascii="David" w:eastAsia="Times New Roman" w:hAnsi="David" w:cs="David"/>
          <w:sz w:val="24"/>
          <w:szCs w:val="24"/>
          <w:rtl/>
          <w:lang w:eastAsia="he-IL"/>
        </w:rPr>
        <w:t>/או אישור זה הינ</w:t>
      </w:r>
      <w:r w:rsidRPr="00C163B0">
        <w:rPr>
          <w:rFonts w:ascii="David" w:eastAsia="Times New Roman" w:hAnsi="David" w:cs="David" w:hint="cs"/>
          <w:sz w:val="24"/>
          <w:szCs w:val="24"/>
          <w:rtl/>
          <w:lang w:eastAsia="he-IL"/>
        </w:rPr>
        <w:t>ה</w:t>
      </w:r>
      <w:r w:rsidRPr="00C163B0">
        <w:rPr>
          <w:rFonts w:ascii="David" w:eastAsia="Times New Roman" w:hAnsi="David" w:cs="David"/>
          <w:sz w:val="24"/>
          <w:szCs w:val="24"/>
          <w:rtl/>
          <w:lang w:eastAsia="he-IL"/>
        </w:rPr>
        <w:t xml:space="preserve"> לרבות חברת אם ו/או חברות בנות ו/או חברות שלובות</w:t>
      </w:r>
      <w:r w:rsidRPr="00C163B0">
        <w:rPr>
          <w:rFonts w:ascii="David" w:eastAsia="Times New Roman" w:hAnsi="David" w:cs="David" w:hint="cs"/>
          <w:sz w:val="24"/>
          <w:szCs w:val="24"/>
          <w:rtl/>
          <w:lang w:eastAsia="he-IL"/>
        </w:rPr>
        <w:t xml:space="preserve"> ו/או עובדיהן ו/או מנהליהן</w:t>
      </w:r>
      <w:r w:rsidRPr="00C163B0">
        <w:rPr>
          <w:rFonts w:ascii="David" w:eastAsia="Times New Roman" w:hAnsi="David" w:cs="David"/>
          <w:sz w:val="24"/>
          <w:szCs w:val="24"/>
          <w:rtl/>
          <w:lang w:eastAsia="he-IL"/>
        </w:rPr>
        <w:t>.</w:t>
      </w:r>
    </w:p>
    <w:p w14:paraId="3B10F7BD" w14:textId="77777777" w:rsidR="00C163B0" w:rsidRPr="00C163B0" w:rsidRDefault="00C163B0" w:rsidP="00C163B0">
      <w:pPr>
        <w:spacing w:before="0" w:beforeAutospacing="0" w:after="0" w:afterAutospacing="0" w:line="240" w:lineRule="auto"/>
        <w:ind w:right="720"/>
        <w:jc w:val="both"/>
        <w:rPr>
          <w:rFonts w:ascii="David" w:eastAsia="Times New Roman" w:hAnsi="David" w:cs="David"/>
          <w:sz w:val="24"/>
          <w:szCs w:val="24"/>
          <w:lang w:eastAsia="he-IL"/>
        </w:rPr>
      </w:pPr>
    </w:p>
    <w:p w14:paraId="14FCED92"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4632C0B2" w14:textId="77777777" w:rsidR="00C163B0" w:rsidRPr="00C163B0" w:rsidRDefault="00C163B0" w:rsidP="00C163B0">
      <w:pPr>
        <w:spacing w:before="0" w:beforeAutospacing="0" w:after="0" w:afterAutospacing="0" w:line="240" w:lineRule="auto"/>
        <w:ind w:right="720"/>
        <w:jc w:val="both"/>
        <w:rPr>
          <w:rFonts w:ascii="David" w:eastAsia="Times New Roman" w:hAnsi="David" w:cs="David"/>
          <w:sz w:val="24"/>
          <w:szCs w:val="24"/>
          <w:rtl/>
          <w:lang w:eastAsia="he-IL"/>
        </w:rPr>
      </w:pPr>
    </w:p>
    <w:p w14:paraId="24175185"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C163B0">
        <w:rPr>
          <w:rFonts w:ascii="David" w:eastAsia="Times New Roman" w:hAnsi="David" w:cs="David" w:hint="eastAsia"/>
          <w:sz w:val="24"/>
          <w:szCs w:val="24"/>
          <w:rtl/>
          <w:lang w:eastAsia="he-IL"/>
        </w:rPr>
        <w:lastRenderedPageBreak/>
        <w:t>הננו</w:t>
      </w:r>
      <w:r w:rsidRPr="00C163B0">
        <w:rPr>
          <w:rFonts w:ascii="David" w:eastAsia="Times New Roman" w:hAnsi="David" w:cs="David"/>
          <w:sz w:val="24"/>
          <w:szCs w:val="24"/>
          <w:rtl/>
          <w:lang w:eastAsia="he-IL"/>
        </w:rPr>
        <w:t xml:space="preserve"> מאשרים כי ידוע לנו שהאחריות </w:t>
      </w:r>
      <w:r w:rsidRPr="00C163B0">
        <w:rPr>
          <w:rFonts w:ascii="David" w:eastAsia="Times New Roman" w:hAnsi="David" w:cs="David" w:hint="eastAsia"/>
          <w:sz w:val="24"/>
          <w:szCs w:val="24"/>
          <w:rtl/>
          <w:lang w:eastAsia="he-IL"/>
        </w:rPr>
        <w:t>לתשלום</w:t>
      </w:r>
      <w:r w:rsidRPr="00C163B0">
        <w:rPr>
          <w:rFonts w:ascii="David" w:eastAsia="Times New Roman" w:hAnsi="David" w:cs="David"/>
          <w:sz w:val="24"/>
          <w:szCs w:val="24"/>
          <w:rtl/>
          <w:lang w:eastAsia="he-IL"/>
        </w:rPr>
        <w:t xml:space="preserve"> פרמיות הביטוח והשתתפות עצמית חלה על </w:t>
      </w:r>
      <w:r w:rsidRPr="00C163B0">
        <w:rPr>
          <w:rFonts w:ascii="David" w:eastAsia="Times New Roman" w:hAnsi="David" w:cs="David" w:hint="cs"/>
          <w:sz w:val="24"/>
          <w:szCs w:val="24"/>
          <w:rtl/>
          <w:lang w:eastAsia="he-IL"/>
        </w:rPr>
        <w:t>היועץ</w:t>
      </w:r>
      <w:r w:rsidRPr="00C163B0">
        <w:rPr>
          <w:rFonts w:ascii="David" w:eastAsia="Times New Roman" w:hAnsi="David" w:cs="David"/>
          <w:sz w:val="24"/>
          <w:szCs w:val="24"/>
          <w:rtl/>
          <w:lang w:eastAsia="he-IL"/>
        </w:rPr>
        <w:t xml:space="preserve"> בלבד</w:t>
      </w:r>
      <w:r w:rsidRPr="00C163B0">
        <w:rPr>
          <w:rFonts w:ascii="David" w:eastAsia="Times New Roman" w:hAnsi="David" w:cs="David" w:hint="cs"/>
          <w:sz w:val="24"/>
          <w:szCs w:val="24"/>
          <w:rtl/>
          <w:lang w:eastAsia="he-IL"/>
        </w:rPr>
        <w:t>, ובשום מקרה לא על החברה</w:t>
      </w:r>
      <w:r w:rsidRPr="00C163B0">
        <w:rPr>
          <w:rFonts w:ascii="David" w:eastAsia="Times New Roman" w:hAnsi="David" w:cs="David"/>
          <w:sz w:val="24"/>
          <w:szCs w:val="24"/>
          <w:rtl/>
          <w:lang w:eastAsia="he-IL"/>
        </w:rPr>
        <w:t>.</w:t>
      </w:r>
    </w:p>
    <w:p w14:paraId="2D9F2187" w14:textId="77777777" w:rsidR="00C163B0" w:rsidRPr="00C163B0" w:rsidRDefault="00C163B0" w:rsidP="00C163B0">
      <w:pPr>
        <w:spacing w:before="0" w:beforeAutospacing="0" w:after="0" w:afterAutospacing="0" w:line="240" w:lineRule="auto"/>
        <w:ind w:left="720"/>
        <w:rPr>
          <w:rFonts w:ascii="David" w:eastAsia="Times New Roman" w:hAnsi="David" w:cs="David"/>
          <w:sz w:val="24"/>
          <w:szCs w:val="24"/>
          <w:rtl/>
          <w:lang w:eastAsia="he-IL"/>
        </w:rPr>
      </w:pPr>
    </w:p>
    <w:p w14:paraId="4CD5F316" w14:textId="77777777" w:rsidR="00C163B0" w:rsidRPr="00C163B0" w:rsidRDefault="00C163B0" w:rsidP="00C163B0">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הפרת</w:t>
      </w:r>
      <w:r w:rsidRPr="00C163B0">
        <w:rPr>
          <w:rFonts w:ascii="David" w:eastAsia="Times New Roman" w:hAnsi="David" w:cs="David"/>
          <w:sz w:val="24"/>
          <w:szCs w:val="24"/>
          <w:rtl/>
          <w:lang w:eastAsia="he-IL"/>
        </w:rPr>
        <w:t xml:space="preserve"> תנאי הפוליסות על ידי </w:t>
      </w:r>
      <w:r w:rsidRPr="00C163B0">
        <w:rPr>
          <w:rFonts w:ascii="David" w:eastAsia="Times New Roman" w:hAnsi="David" w:cs="David" w:hint="cs"/>
          <w:sz w:val="24"/>
          <w:szCs w:val="24"/>
          <w:rtl/>
          <w:lang w:eastAsia="he-IL"/>
        </w:rPr>
        <w:t>היועץ</w:t>
      </w:r>
      <w:r w:rsidRPr="00C163B0">
        <w:rPr>
          <w:rFonts w:ascii="David" w:eastAsia="Times New Roman" w:hAnsi="David" w:cs="David"/>
          <w:sz w:val="24"/>
          <w:szCs w:val="24"/>
          <w:rtl/>
          <w:lang w:eastAsia="he-IL"/>
        </w:rPr>
        <w:t xml:space="preserve"> בתום </w:t>
      </w:r>
      <w:r w:rsidRPr="00C163B0">
        <w:rPr>
          <w:rFonts w:ascii="David" w:eastAsia="Times New Roman" w:hAnsi="David" w:cs="David" w:hint="eastAsia"/>
          <w:sz w:val="24"/>
          <w:szCs w:val="24"/>
          <w:rtl/>
          <w:lang w:eastAsia="he-IL"/>
        </w:rPr>
        <w:t>לב</w:t>
      </w:r>
      <w:r w:rsidRPr="00C163B0">
        <w:rPr>
          <w:rFonts w:ascii="David" w:eastAsia="Times New Roman" w:hAnsi="David" w:cs="David"/>
          <w:sz w:val="24"/>
          <w:szCs w:val="24"/>
          <w:rtl/>
          <w:lang w:eastAsia="he-IL"/>
        </w:rPr>
        <w:t xml:space="preserve"> לא תפגע בזכויות </w:t>
      </w:r>
      <w:r w:rsidRPr="00C163B0">
        <w:rPr>
          <w:rFonts w:ascii="David" w:eastAsia="Times New Roman" w:hAnsi="David" w:cs="David" w:hint="cs"/>
          <w:sz w:val="24"/>
          <w:szCs w:val="24"/>
          <w:rtl/>
          <w:lang w:eastAsia="he-IL"/>
        </w:rPr>
        <w:t>החברה</w:t>
      </w:r>
      <w:r w:rsidRPr="00C163B0">
        <w:rPr>
          <w:rFonts w:ascii="David" w:eastAsia="Times New Roman" w:hAnsi="David" w:cs="David"/>
          <w:sz w:val="24"/>
          <w:szCs w:val="24"/>
          <w:rtl/>
          <w:lang w:eastAsia="he-IL"/>
        </w:rPr>
        <w:t xml:space="preserve"> על פי הפוליסות.</w:t>
      </w:r>
    </w:p>
    <w:p w14:paraId="46DB71ED"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6BAE7041"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C163B0">
        <w:rPr>
          <w:rFonts w:ascii="David" w:eastAsia="Times New Roman" w:hAnsi="David" w:cs="David" w:hint="eastAsia"/>
          <w:sz w:val="24"/>
          <w:szCs w:val="24"/>
          <w:rtl/>
          <w:lang w:eastAsia="he-IL"/>
        </w:rPr>
        <w:t>הננו</w:t>
      </w:r>
      <w:r w:rsidRPr="00C163B0">
        <w:rPr>
          <w:rFonts w:ascii="David" w:eastAsia="Times New Roman" w:hAnsi="David" w:cs="David"/>
          <w:sz w:val="24"/>
          <w:szCs w:val="24"/>
          <w:rtl/>
          <w:lang w:eastAsia="he-IL"/>
        </w:rPr>
        <w:t xml:space="preserve"> מאשרים כי כל הביטוחים הנ"</w:t>
      </w:r>
      <w:r w:rsidRPr="00C163B0">
        <w:rPr>
          <w:rFonts w:ascii="David" w:eastAsia="Times New Roman" w:hAnsi="David" w:cs="David" w:hint="eastAsia"/>
          <w:sz w:val="24"/>
          <w:szCs w:val="24"/>
          <w:rtl/>
          <w:lang w:eastAsia="he-IL"/>
        </w:rPr>
        <w:t>ל</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הינם</w:t>
      </w:r>
      <w:r w:rsidRPr="00C163B0">
        <w:rPr>
          <w:rFonts w:ascii="David" w:eastAsia="Times New Roman" w:hAnsi="David" w:cs="David"/>
          <w:sz w:val="24"/>
          <w:szCs w:val="24"/>
          <w:rtl/>
          <w:lang w:eastAsia="he-IL"/>
        </w:rPr>
        <w:t xml:space="preserve"> ראשוניים וקודמים לכל ביטוח הנערך על ידי </w:t>
      </w:r>
      <w:r w:rsidRPr="00C163B0">
        <w:rPr>
          <w:rFonts w:ascii="David" w:eastAsia="Times New Roman" w:hAnsi="David" w:cs="David" w:hint="cs"/>
          <w:sz w:val="24"/>
          <w:szCs w:val="24"/>
          <w:rtl/>
          <w:lang w:eastAsia="he-IL"/>
        </w:rPr>
        <w:t>החברה</w:t>
      </w:r>
      <w:r w:rsidRPr="00C163B0">
        <w:rPr>
          <w:rFonts w:ascii="David" w:eastAsia="Times New Roman" w:hAnsi="David" w:cs="David"/>
          <w:sz w:val="24"/>
          <w:szCs w:val="24"/>
          <w:rtl/>
          <w:lang w:eastAsia="he-IL"/>
        </w:rPr>
        <w:t xml:space="preserve"> ו/או לטובתה, ואנו מוותרים על </w:t>
      </w:r>
      <w:r w:rsidRPr="00C163B0">
        <w:rPr>
          <w:rFonts w:ascii="David" w:eastAsia="Times New Roman" w:hAnsi="David" w:cs="David" w:hint="eastAsia"/>
          <w:sz w:val="24"/>
          <w:szCs w:val="24"/>
          <w:rtl/>
          <w:lang w:eastAsia="he-IL"/>
        </w:rPr>
        <w:t>כל</w:t>
      </w:r>
      <w:r w:rsidRPr="00C163B0">
        <w:rPr>
          <w:rFonts w:ascii="David" w:eastAsia="Times New Roman" w:hAnsi="David" w:cs="David"/>
          <w:sz w:val="24"/>
          <w:szCs w:val="24"/>
          <w:rtl/>
          <w:lang w:eastAsia="he-IL"/>
        </w:rPr>
        <w:t xml:space="preserve"> טענה ו/או דרישה ו/או תביעה בדבר שיתוף ביטוחי </w:t>
      </w:r>
      <w:r w:rsidRPr="00C163B0">
        <w:rPr>
          <w:rFonts w:ascii="David" w:eastAsia="Times New Roman" w:hAnsi="David" w:cs="David" w:hint="cs"/>
          <w:sz w:val="24"/>
          <w:szCs w:val="24"/>
          <w:rtl/>
          <w:lang w:eastAsia="he-IL"/>
        </w:rPr>
        <w:t>החברה</w:t>
      </w:r>
      <w:r w:rsidRPr="00C163B0">
        <w:rPr>
          <w:rFonts w:ascii="David" w:eastAsia="Times New Roman" w:hAnsi="David" w:cs="David"/>
          <w:sz w:val="24"/>
          <w:szCs w:val="24"/>
          <w:rtl/>
          <w:lang w:eastAsia="he-IL"/>
        </w:rPr>
        <w:t>.</w:t>
      </w:r>
    </w:p>
    <w:p w14:paraId="1E1561AE" w14:textId="77777777" w:rsidR="00C163B0" w:rsidRPr="00C163B0" w:rsidRDefault="00C163B0" w:rsidP="00C163B0">
      <w:pPr>
        <w:spacing w:before="0" w:beforeAutospacing="0" w:after="0" w:afterAutospacing="0" w:line="240" w:lineRule="auto"/>
        <w:ind w:left="720"/>
        <w:rPr>
          <w:rFonts w:ascii="David" w:eastAsia="Times New Roman" w:hAnsi="David" w:cs="David"/>
          <w:sz w:val="24"/>
          <w:szCs w:val="24"/>
          <w:rtl/>
          <w:lang w:eastAsia="he-IL"/>
        </w:rPr>
      </w:pPr>
    </w:p>
    <w:p w14:paraId="355111A0"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C163B0">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C163B0">
        <w:rPr>
          <w:rFonts w:ascii="David" w:eastAsia="Times New Roman" w:hAnsi="David" w:cs="David" w:hint="cs"/>
          <w:sz w:val="24"/>
          <w:szCs w:val="24"/>
          <w:rtl/>
          <w:lang w:eastAsia="he-IL"/>
        </w:rPr>
        <w:t>שהויתור</w:t>
      </w:r>
      <w:proofErr w:type="spellEnd"/>
      <w:r w:rsidRPr="00C163B0">
        <w:rPr>
          <w:rFonts w:ascii="David" w:eastAsia="Times New Roman" w:hAnsi="David" w:cs="David" w:hint="cs"/>
          <w:sz w:val="24"/>
          <w:szCs w:val="24"/>
          <w:rtl/>
          <w:lang w:eastAsia="he-IL"/>
        </w:rPr>
        <w:t xml:space="preserve"> על זכות התחלוף כאמור לא יחול לטובת מי שגרם לנזק בזדון.</w:t>
      </w:r>
    </w:p>
    <w:p w14:paraId="021DF08F"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51A251B9" w14:textId="77777777" w:rsidR="00C163B0" w:rsidRPr="00C163B0" w:rsidRDefault="00C163B0" w:rsidP="00C163B0">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eastAsia"/>
          <w:sz w:val="24"/>
          <w:szCs w:val="24"/>
          <w:rtl/>
          <w:lang w:eastAsia="he-IL"/>
        </w:rPr>
        <w:t>הננו</w:t>
      </w:r>
      <w:r w:rsidRPr="00C163B0">
        <w:rPr>
          <w:rFonts w:ascii="David" w:eastAsia="Times New Roman" w:hAnsi="David" w:cs="David"/>
          <w:sz w:val="24"/>
          <w:szCs w:val="24"/>
          <w:rtl/>
          <w:lang w:eastAsia="he-IL"/>
        </w:rPr>
        <w:t xml:space="preserve"> מתחייבים כי הביטוחים הנ"</w:t>
      </w:r>
      <w:r w:rsidRPr="00C163B0">
        <w:rPr>
          <w:rFonts w:ascii="David" w:eastAsia="Times New Roman" w:hAnsi="David" w:cs="David" w:hint="eastAsia"/>
          <w:sz w:val="24"/>
          <w:szCs w:val="24"/>
          <w:rtl/>
          <w:lang w:eastAsia="he-IL"/>
        </w:rPr>
        <w:t>ל</w:t>
      </w:r>
      <w:r w:rsidRPr="00C163B0">
        <w:rPr>
          <w:rFonts w:ascii="David" w:eastAsia="Times New Roman" w:hAnsi="David" w:cs="David"/>
          <w:sz w:val="24"/>
          <w:szCs w:val="24"/>
          <w:rtl/>
          <w:lang w:eastAsia="he-IL"/>
        </w:rPr>
        <w:t xml:space="preserve"> </w:t>
      </w:r>
      <w:r w:rsidRPr="00C163B0">
        <w:rPr>
          <w:rFonts w:ascii="David" w:eastAsia="Times New Roman" w:hAnsi="David" w:cs="David" w:hint="eastAsia"/>
          <w:sz w:val="24"/>
          <w:szCs w:val="24"/>
          <w:rtl/>
          <w:lang w:eastAsia="he-IL"/>
        </w:rPr>
        <w:t>לא</w:t>
      </w:r>
      <w:r w:rsidRPr="00C163B0">
        <w:rPr>
          <w:rFonts w:ascii="David" w:eastAsia="Times New Roman" w:hAnsi="David" w:cs="David"/>
          <w:sz w:val="24"/>
          <w:szCs w:val="24"/>
          <w:rtl/>
          <w:lang w:eastAsia="he-IL"/>
        </w:rPr>
        <w:t xml:space="preserve"> יבוטלו ולא יצומצמו במשך תקופת הביטוח, אלא בהודעה מראש של 60 יום </w:t>
      </w:r>
      <w:r w:rsidRPr="00C163B0">
        <w:rPr>
          <w:rFonts w:ascii="David" w:eastAsia="Times New Roman" w:hAnsi="David" w:cs="David" w:hint="cs"/>
          <w:sz w:val="24"/>
          <w:szCs w:val="24"/>
          <w:rtl/>
          <w:lang w:eastAsia="he-IL"/>
        </w:rPr>
        <w:t>לחברה</w:t>
      </w:r>
      <w:r w:rsidRPr="00C163B0">
        <w:rPr>
          <w:rFonts w:ascii="David" w:eastAsia="Times New Roman" w:hAnsi="David" w:cs="David"/>
          <w:sz w:val="24"/>
          <w:szCs w:val="24"/>
          <w:rtl/>
          <w:lang w:eastAsia="he-IL"/>
        </w:rPr>
        <w:t xml:space="preserve">, בכתב, </w:t>
      </w:r>
      <w:r w:rsidRPr="00C163B0">
        <w:rPr>
          <w:rFonts w:ascii="David" w:eastAsia="Times New Roman" w:hAnsi="David" w:cs="David" w:hint="eastAsia"/>
          <w:sz w:val="24"/>
          <w:szCs w:val="24"/>
          <w:rtl/>
          <w:lang w:eastAsia="he-IL"/>
        </w:rPr>
        <w:t>בדואר</w:t>
      </w:r>
      <w:r w:rsidRPr="00C163B0">
        <w:rPr>
          <w:rFonts w:ascii="David" w:eastAsia="Times New Roman" w:hAnsi="David" w:cs="David"/>
          <w:sz w:val="24"/>
          <w:szCs w:val="24"/>
          <w:rtl/>
          <w:lang w:eastAsia="he-IL"/>
        </w:rPr>
        <w:t xml:space="preserve"> רשום.</w:t>
      </w:r>
    </w:p>
    <w:p w14:paraId="5B2613C1"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5ED0B305"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0770B3D7"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hint="eastAsia"/>
          <w:bCs/>
          <w:sz w:val="24"/>
          <w:szCs w:val="24"/>
          <w:rtl/>
          <w:lang w:eastAsia="he-IL"/>
        </w:rPr>
        <w:t>אישורנו</w:t>
      </w:r>
      <w:r w:rsidRPr="00C163B0">
        <w:rPr>
          <w:rFonts w:ascii="David" w:eastAsia="Times New Roman" w:hAnsi="David" w:cs="David"/>
          <w:bCs/>
          <w:sz w:val="24"/>
          <w:szCs w:val="24"/>
          <w:rtl/>
          <w:lang w:eastAsia="he-IL"/>
        </w:rPr>
        <w:t xml:space="preserve"> זה הינו בכפוף לתנאי </w:t>
      </w:r>
      <w:r w:rsidRPr="00C163B0">
        <w:rPr>
          <w:rFonts w:ascii="David" w:eastAsia="Times New Roman" w:hAnsi="David" w:cs="David" w:hint="eastAsia"/>
          <w:bCs/>
          <w:sz w:val="24"/>
          <w:szCs w:val="24"/>
          <w:rtl/>
          <w:lang w:eastAsia="he-IL"/>
        </w:rPr>
        <w:t>פוליסות</w:t>
      </w:r>
      <w:r w:rsidRPr="00C163B0">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09AFFD99"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3FA09CCA"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0FABD2CB"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4DC26E51"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p>
    <w:p w14:paraId="370EF896"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lang w:eastAsia="he-IL"/>
        </w:rPr>
      </w:pPr>
      <w:r w:rsidRPr="00C163B0">
        <w:rPr>
          <w:rFonts w:ascii="David" w:eastAsia="Times New Roman" w:hAnsi="David" w:cs="David"/>
          <w:sz w:val="24"/>
          <w:szCs w:val="24"/>
          <w:rtl/>
          <w:lang w:eastAsia="he-IL"/>
        </w:rPr>
        <w:t>______________</w:t>
      </w:r>
      <w:r w:rsidRPr="00C163B0">
        <w:rPr>
          <w:rFonts w:ascii="David" w:eastAsia="Times New Roman" w:hAnsi="David" w:cs="David"/>
          <w:sz w:val="24"/>
          <w:szCs w:val="24"/>
          <w:rtl/>
          <w:lang w:eastAsia="he-IL"/>
        </w:rPr>
        <w:tab/>
        <w:t>______________</w:t>
      </w:r>
      <w:r w:rsidRPr="00C163B0">
        <w:rPr>
          <w:rFonts w:ascii="David" w:eastAsia="Times New Roman" w:hAnsi="David" w:cs="David"/>
          <w:sz w:val="24"/>
          <w:szCs w:val="24"/>
          <w:rtl/>
          <w:lang w:eastAsia="he-IL"/>
        </w:rPr>
        <w:tab/>
        <w:t>______________</w:t>
      </w:r>
      <w:r w:rsidRPr="00C163B0">
        <w:rPr>
          <w:rFonts w:ascii="David" w:eastAsia="Times New Roman" w:hAnsi="David" w:cs="David"/>
          <w:sz w:val="24"/>
          <w:szCs w:val="24"/>
          <w:rtl/>
          <w:lang w:eastAsia="he-IL"/>
        </w:rPr>
        <w:tab/>
        <w:t>______________</w:t>
      </w:r>
    </w:p>
    <w:p w14:paraId="54636031"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rtl/>
          <w:lang w:eastAsia="he-IL"/>
        </w:rPr>
      </w:pPr>
      <w:r w:rsidRPr="00C163B0">
        <w:rPr>
          <w:rFonts w:ascii="David" w:eastAsia="Times New Roman" w:hAnsi="David" w:cs="David"/>
          <w:sz w:val="24"/>
          <w:szCs w:val="24"/>
          <w:rtl/>
          <w:lang w:eastAsia="he-IL"/>
        </w:rPr>
        <w:t xml:space="preserve">(חותמת </w:t>
      </w:r>
      <w:r w:rsidRPr="00C163B0">
        <w:rPr>
          <w:rFonts w:ascii="David" w:eastAsia="Times New Roman" w:hAnsi="David" w:cs="David" w:hint="eastAsia"/>
          <w:sz w:val="24"/>
          <w:szCs w:val="24"/>
          <w:rtl/>
          <w:lang w:eastAsia="he-IL"/>
        </w:rPr>
        <w:t>המבטח</w:t>
      </w:r>
      <w:r w:rsidRPr="00C163B0">
        <w:rPr>
          <w:rFonts w:ascii="David" w:eastAsia="Times New Roman" w:hAnsi="David" w:cs="David"/>
          <w:sz w:val="24"/>
          <w:szCs w:val="24"/>
          <w:rtl/>
          <w:lang w:eastAsia="he-IL"/>
        </w:rPr>
        <w:t>)</w:t>
      </w:r>
      <w:r w:rsidRPr="00C163B0">
        <w:rPr>
          <w:rFonts w:ascii="David" w:eastAsia="Times New Roman" w:hAnsi="David" w:cs="David"/>
          <w:sz w:val="24"/>
          <w:szCs w:val="24"/>
          <w:rtl/>
          <w:lang w:eastAsia="he-IL"/>
        </w:rPr>
        <w:tab/>
        <w:t>(חתימת המבטח)</w:t>
      </w:r>
      <w:r w:rsidRPr="00C163B0">
        <w:rPr>
          <w:rFonts w:ascii="David" w:eastAsia="Times New Roman" w:hAnsi="David" w:cs="David"/>
          <w:sz w:val="24"/>
          <w:szCs w:val="24"/>
          <w:rtl/>
          <w:lang w:eastAsia="he-IL"/>
        </w:rPr>
        <w:tab/>
        <w:t>(שם החותם)</w:t>
      </w:r>
      <w:r w:rsidRPr="00C163B0">
        <w:rPr>
          <w:rFonts w:ascii="David" w:eastAsia="Times New Roman" w:hAnsi="David" w:cs="David"/>
          <w:sz w:val="24"/>
          <w:szCs w:val="24"/>
          <w:rtl/>
          <w:lang w:eastAsia="he-IL"/>
        </w:rPr>
        <w:tab/>
      </w:r>
      <w:r w:rsidRPr="00C163B0">
        <w:rPr>
          <w:rFonts w:ascii="David" w:eastAsia="Times New Roman" w:hAnsi="David" w:cs="David"/>
          <w:sz w:val="24"/>
          <w:szCs w:val="24"/>
          <w:rtl/>
          <w:lang w:eastAsia="he-IL"/>
        </w:rPr>
        <w:tab/>
        <w:t xml:space="preserve">(תפקיד החותם) </w:t>
      </w:r>
    </w:p>
    <w:p w14:paraId="036E1F81" w14:textId="77777777" w:rsidR="00C163B0" w:rsidRPr="00C163B0" w:rsidRDefault="00C163B0" w:rsidP="00C163B0">
      <w:pPr>
        <w:spacing w:before="0" w:beforeAutospacing="0" w:after="0" w:afterAutospacing="0" w:line="240" w:lineRule="auto"/>
        <w:jc w:val="both"/>
        <w:rPr>
          <w:rFonts w:ascii="David" w:eastAsia="Times New Roman" w:hAnsi="David" w:cs="David"/>
          <w:sz w:val="24"/>
          <w:szCs w:val="24"/>
          <w:u w:val="single"/>
          <w:rtl/>
          <w:lang w:eastAsia="he-IL"/>
        </w:rPr>
      </w:pPr>
    </w:p>
    <w:p w14:paraId="32BB5A53" w14:textId="77777777" w:rsidR="00C163B0" w:rsidRPr="00C163B0" w:rsidRDefault="00C163B0" w:rsidP="00C163B0">
      <w:pPr>
        <w:bidi w:val="0"/>
        <w:spacing w:before="0" w:beforeAutospacing="0" w:after="0" w:afterAutospacing="0" w:line="240" w:lineRule="auto"/>
        <w:jc w:val="both"/>
        <w:rPr>
          <w:rFonts w:ascii="David" w:eastAsia="Times New Roman" w:hAnsi="David" w:cs="David"/>
          <w:sz w:val="24"/>
          <w:szCs w:val="24"/>
          <w:u w:val="single"/>
          <w:rtl/>
          <w:lang w:eastAsia="he-IL"/>
        </w:rPr>
      </w:pPr>
    </w:p>
    <w:p w14:paraId="58850069" w14:textId="77777777" w:rsidR="00C163B0" w:rsidRPr="00C163B0" w:rsidRDefault="00C163B0" w:rsidP="00C163B0">
      <w:pPr>
        <w:bidi w:val="0"/>
        <w:spacing w:before="0" w:beforeAutospacing="0" w:after="0" w:afterAutospacing="0" w:line="240" w:lineRule="auto"/>
        <w:jc w:val="both"/>
        <w:rPr>
          <w:rFonts w:ascii="David" w:eastAsia="Times New Roman" w:hAnsi="David" w:cs="David"/>
          <w:sz w:val="24"/>
          <w:szCs w:val="24"/>
          <w:lang w:eastAsia="he-IL"/>
        </w:rPr>
      </w:pPr>
    </w:p>
    <w:p w14:paraId="016DA952" w14:textId="77777777" w:rsidR="00C163B0" w:rsidRPr="00C163B0" w:rsidRDefault="00C163B0" w:rsidP="00C163B0">
      <w:pPr>
        <w:spacing w:before="0" w:beforeAutospacing="0" w:after="0" w:afterAutospacing="0" w:line="240" w:lineRule="auto"/>
        <w:ind w:left="540" w:hanging="540"/>
        <w:jc w:val="center"/>
        <w:rPr>
          <w:rFonts w:ascii="David" w:eastAsia="Times New Roman" w:hAnsi="David" w:cs="David"/>
          <w:sz w:val="24"/>
          <w:szCs w:val="24"/>
          <w:rtl/>
        </w:rPr>
      </w:pPr>
    </w:p>
    <w:p w14:paraId="670554DA" w14:textId="77777777" w:rsidR="00C163B0" w:rsidRPr="00C163B0" w:rsidRDefault="00C163B0" w:rsidP="00C163B0">
      <w:pPr>
        <w:spacing w:before="0" w:beforeAutospacing="0" w:after="0" w:afterAutospacing="0" w:line="360" w:lineRule="auto"/>
        <w:jc w:val="center"/>
        <w:outlineLvl w:val="0"/>
        <w:rPr>
          <w:rFonts w:ascii="David" w:eastAsia="Times New Roman" w:hAnsi="David" w:cs="David"/>
          <w:b/>
          <w:bCs/>
          <w:sz w:val="25"/>
          <w:szCs w:val="25"/>
          <w:u w:val="single"/>
          <w:rtl/>
        </w:rPr>
      </w:pPr>
      <w:r w:rsidRPr="00C163B0">
        <w:rPr>
          <w:rFonts w:ascii="David" w:eastAsia="Times New Roman" w:hAnsi="David" w:cs="David"/>
          <w:sz w:val="24"/>
          <w:szCs w:val="24"/>
          <w:rtl/>
        </w:rPr>
        <w:br w:type="page"/>
      </w:r>
    </w:p>
    <w:p w14:paraId="52951386" w14:textId="77777777" w:rsidR="00B67F92" w:rsidRPr="002419E5"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C1AE94D"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6F74FED8" w14:textId="187FA236" w:rsidR="00C163B0" w:rsidRPr="00C163B0" w:rsidRDefault="007902E8" w:rsidP="00C163B0">
      <w:pPr>
        <w:spacing w:before="0" w:beforeAutospacing="0" w:after="0" w:afterAutospacing="0" w:line="360" w:lineRule="auto"/>
        <w:jc w:val="center"/>
        <w:outlineLvl w:val="0"/>
        <w:rPr>
          <w:rFonts w:ascii="David" w:eastAsia="Times New Roman" w:hAnsi="David" w:cs="David"/>
          <w:b/>
          <w:bCs/>
          <w:sz w:val="25"/>
          <w:szCs w:val="25"/>
          <w:u w:val="single"/>
          <w:rtl/>
        </w:rPr>
      </w:pPr>
      <w:r>
        <w:rPr>
          <w:rFonts w:ascii="David" w:eastAsia="Times New Roman" w:hAnsi="David" w:cs="David" w:hint="cs"/>
          <w:sz w:val="24"/>
          <w:szCs w:val="24"/>
          <w:rtl/>
        </w:rPr>
        <w:t>(יצורף בנפרד)</w:t>
      </w:r>
      <w:r w:rsidR="00C163B0" w:rsidRPr="00C163B0">
        <w:rPr>
          <w:rFonts w:ascii="David" w:eastAsia="Times New Roman" w:hAnsi="David" w:cs="David"/>
          <w:sz w:val="24"/>
          <w:szCs w:val="24"/>
          <w:rtl/>
        </w:rPr>
        <w:br w:type="page"/>
      </w:r>
    </w:p>
    <w:p w14:paraId="1AFBB1DE"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"ח"</w:t>
      </w:r>
    </w:p>
    <w:p w14:paraId="44E3535D"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 xml:space="preserve">רשימת </w:t>
      </w:r>
      <w:proofErr w:type="spellStart"/>
      <w:r w:rsidRPr="00776496">
        <w:rPr>
          <w:rFonts w:ascii="Times New Roman" w:eastAsia="Times New Roman" w:hAnsi="Times New Roman" w:cs="David"/>
          <w:b/>
          <w:bCs/>
          <w:sz w:val="24"/>
          <w:szCs w:val="24"/>
          <w:u w:val="single"/>
          <w:rtl/>
        </w:rPr>
        <w:t>התכניות</w:t>
      </w:r>
      <w:proofErr w:type="spellEnd"/>
      <w:r w:rsidRPr="00776496">
        <w:rPr>
          <w:rFonts w:ascii="Times New Roman" w:eastAsia="Times New Roman" w:hAnsi="Times New Roman" w:cs="David"/>
          <w:b/>
          <w:bCs/>
          <w:sz w:val="24"/>
          <w:szCs w:val="24"/>
          <w:u w:val="single"/>
          <w:rtl/>
        </w:rPr>
        <w:t xml:space="preserve"> והמסמכים שעל היועץ להנפיק</w:t>
      </w:r>
    </w:p>
    <w:p w14:paraId="6001E13A"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432A4656"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47D92A08"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12E581C"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19F716E5"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3736183F"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314D068C"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730104A5"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091C1B57"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16519394"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5297465E"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1073676F"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3653B44A"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 xml:space="preserve">מובהר בזאת </w:t>
      </w:r>
      <w:proofErr w:type="spellStart"/>
      <w:r w:rsidRPr="00776496">
        <w:rPr>
          <w:rFonts w:ascii="Times New Roman" w:eastAsia="Times New Roman" w:hAnsi="Times New Roman" w:cs="David"/>
          <w:sz w:val="20"/>
          <w:szCs w:val="24"/>
          <w:rtl/>
          <w:lang w:eastAsia="he-IL"/>
        </w:rPr>
        <w:t>שהתכניות</w:t>
      </w:r>
      <w:proofErr w:type="spellEnd"/>
      <w:r w:rsidRPr="00776496">
        <w:rPr>
          <w:rFonts w:ascii="Times New Roman" w:eastAsia="Times New Roman" w:hAnsi="Times New Roman" w:cs="David"/>
          <w:sz w:val="20"/>
          <w:szCs w:val="24"/>
          <w:rtl/>
          <w:lang w:eastAsia="he-IL"/>
        </w:rPr>
        <w:t xml:space="preserve"> יוכנו לפי בצוע בקטעים של הפרויקט ויכללו פתרונות לקטעי הביניים.</w:t>
      </w:r>
    </w:p>
    <w:p w14:paraId="44383FBE"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3CF23317"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 xml:space="preserve">כל שאר </w:t>
      </w:r>
      <w:proofErr w:type="spellStart"/>
      <w:r w:rsidRPr="00776496">
        <w:rPr>
          <w:rFonts w:ascii="Times New Roman" w:eastAsia="Times New Roman" w:hAnsi="Times New Roman" w:cs="David"/>
          <w:sz w:val="20"/>
          <w:szCs w:val="24"/>
          <w:rtl/>
          <w:lang w:eastAsia="he-IL"/>
        </w:rPr>
        <w:t>תכניות</w:t>
      </w:r>
      <w:proofErr w:type="spellEnd"/>
      <w:r w:rsidRPr="00776496">
        <w:rPr>
          <w:rFonts w:ascii="Times New Roman" w:eastAsia="Times New Roman" w:hAnsi="Times New Roman" w:cs="David"/>
          <w:sz w:val="20"/>
          <w:szCs w:val="24"/>
          <w:rtl/>
          <w:lang w:eastAsia="he-IL"/>
        </w:rPr>
        <w:t xml:space="preserve"> הביצוע המתחייבות מכל תקן ודין לרבות אך לא רק מחלקיו השונים של ת"י  1547 – "</w:t>
      </w:r>
      <w:proofErr w:type="spellStart"/>
      <w:r w:rsidRPr="00776496">
        <w:rPr>
          <w:rFonts w:ascii="Times New Roman" w:eastAsia="Times New Roman" w:hAnsi="Times New Roman" w:cs="David"/>
          <w:sz w:val="20"/>
          <w:szCs w:val="24"/>
          <w:rtl/>
          <w:lang w:eastAsia="he-IL"/>
        </w:rPr>
        <w:t>תכניות</w:t>
      </w:r>
      <w:proofErr w:type="spellEnd"/>
      <w:r w:rsidRPr="00776496">
        <w:rPr>
          <w:rFonts w:ascii="Times New Roman" w:eastAsia="Times New Roman" w:hAnsi="Times New Roman" w:cs="David"/>
          <w:sz w:val="20"/>
          <w:szCs w:val="24"/>
          <w:rtl/>
          <w:lang w:eastAsia="he-IL"/>
        </w:rPr>
        <w:t xml:space="preserve"> ביצוע לבניינים ולעבודות פיתוח סביבתי".</w:t>
      </w:r>
    </w:p>
    <w:p w14:paraId="329ED5BE"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127AB271"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 xml:space="preserve">כל המסמכים </w:t>
      </w:r>
      <w:proofErr w:type="spellStart"/>
      <w:r w:rsidRPr="00776496">
        <w:rPr>
          <w:rFonts w:ascii="Times New Roman" w:eastAsia="Times New Roman" w:hAnsi="Times New Roman" w:cs="David"/>
          <w:sz w:val="20"/>
          <w:szCs w:val="24"/>
          <w:rtl/>
          <w:lang w:eastAsia="he-IL"/>
        </w:rPr>
        <w:t>והתכניות</w:t>
      </w:r>
      <w:proofErr w:type="spellEnd"/>
      <w:r w:rsidRPr="00776496">
        <w:rPr>
          <w:rFonts w:ascii="Times New Roman" w:eastAsia="Times New Roman" w:hAnsi="Times New Roman" w:cs="David"/>
          <w:sz w:val="20"/>
          <w:szCs w:val="24"/>
          <w:rtl/>
          <w:lang w:eastAsia="he-IL"/>
        </w:rPr>
        <w:t xml:space="preserve"> יערכו בשפה העברית.</w:t>
      </w:r>
    </w:p>
    <w:p w14:paraId="081C596B"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29F127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B94731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90F151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2A9CD6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738E5E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CD84BF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0E84C4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AC2328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71A3C5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48AA04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5331A6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489E3F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8FBA48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8E34CD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308D69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51D0E9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6C55F0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CDB041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938551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12668CC" w14:textId="77777777"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98F083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F3A0E7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14A38FC"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778ED26"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52E76DD"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292CEA2"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0DE83A"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92EEEF"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E51605"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B8ABDCC" w14:textId="23306C5C" w:rsidR="0047052D" w:rsidRPr="00B27B4C" w:rsidRDefault="00000000"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E12078">
            <w:rPr>
              <w:rFonts w:ascii="Times New Roman" w:eastAsia="Times New Roman" w:hAnsi="Times New Roman" w:cs="David" w:hint="cs"/>
              <w:color w:val="008000"/>
              <w:sz w:val="24"/>
              <w:szCs w:val="24"/>
              <w:rtl/>
              <w:lang w:eastAsia="he-IL"/>
            </w:rPr>
            <w:br/>
            <w:t>אפריקה התחדשות עירונית בע"מ</w:t>
          </w:r>
          <w:r w:rsidR="00E12078">
            <w:rPr>
              <w:rFonts w:ascii="Times New Roman" w:eastAsia="Times New Roman" w:hAnsi="Times New Roman" w:cs="David" w:hint="cs"/>
              <w:color w:val="008000"/>
              <w:sz w:val="24"/>
              <w:szCs w:val="24"/>
              <w:rtl/>
              <w:lang w:eastAsia="he-IL"/>
            </w:rPr>
            <w:br/>
            <w:t>רח' יוני נתניהו 1, אור יהודה</w:t>
          </w:r>
          <w:r w:rsidR="00E12078">
            <w:rPr>
              <w:rFonts w:ascii="Times New Roman" w:eastAsia="Times New Roman" w:hAnsi="Times New Roman" w:cs="David" w:hint="cs"/>
              <w:color w:val="008000"/>
              <w:sz w:val="24"/>
              <w:szCs w:val="24"/>
              <w:rtl/>
              <w:lang w:eastAsia="he-IL"/>
            </w:rPr>
            <w:br/>
            <w:t>514639525</w:t>
          </w:r>
          <w:r w:rsidR="00E12078">
            <w:rPr>
              <w:rFonts w:ascii="Times New Roman" w:eastAsia="Times New Roman" w:hAnsi="Times New Roman" w:cs="David" w:hint="cs"/>
              <w:color w:val="008000"/>
              <w:sz w:val="24"/>
              <w:szCs w:val="24"/>
              <w:rtl/>
              <w:lang w:eastAsia="he-IL"/>
            </w:rPr>
            <w:br/>
          </w:r>
          <w:r w:rsidR="00E12078">
            <w:rPr>
              <w:rFonts w:ascii="Times New Roman" w:eastAsia="Times New Roman" w:hAnsi="Times New Roman" w:cs="David" w:hint="cs"/>
              <w:color w:val="008000"/>
              <w:sz w:val="24"/>
              <w:szCs w:val="24"/>
              <w:rtl/>
              <w:lang w:eastAsia="he-IL"/>
            </w:rPr>
            <w:br/>
          </w:r>
          <w:proofErr w:type="spellStart"/>
          <w:r w:rsidR="00E12078">
            <w:rPr>
              <w:rFonts w:ascii="Times New Roman" w:eastAsia="Times New Roman" w:hAnsi="Times New Roman" w:cs="David" w:hint="cs"/>
              <w:color w:val="008000"/>
              <w:sz w:val="24"/>
              <w:szCs w:val="24"/>
              <w:rtl/>
              <w:lang w:eastAsia="he-IL"/>
            </w:rPr>
            <w:t>מצלאוי</w:t>
          </w:r>
          <w:proofErr w:type="spellEnd"/>
          <w:r w:rsidR="00E12078">
            <w:rPr>
              <w:rFonts w:ascii="Times New Roman" w:eastAsia="Times New Roman" w:hAnsi="Times New Roman" w:cs="David" w:hint="cs"/>
              <w:color w:val="008000"/>
              <w:sz w:val="24"/>
              <w:szCs w:val="24"/>
              <w:rtl/>
              <w:lang w:eastAsia="he-IL"/>
            </w:rPr>
            <w:t xml:space="preserve"> חברה </w:t>
          </w:r>
          <w:proofErr w:type="spellStart"/>
          <w:r w:rsidR="00E12078">
            <w:rPr>
              <w:rFonts w:ascii="Times New Roman" w:eastAsia="Times New Roman" w:hAnsi="Times New Roman" w:cs="David" w:hint="cs"/>
              <w:color w:val="008000"/>
              <w:sz w:val="24"/>
              <w:szCs w:val="24"/>
              <w:rtl/>
              <w:lang w:eastAsia="he-IL"/>
            </w:rPr>
            <w:t>לבנין</w:t>
          </w:r>
          <w:proofErr w:type="spellEnd"/>
          <w:r w:rsidR="00E12078">
            <w:rPr>
              <w:rFonts w:ascii="Times New Roman" w:eastAsia="Times New Roman" w:hAnsi="Times New Roman" w:cs="David" w:hint="cs"/>
              <w:color w:val="008000"/>
              <w:sz w:val="24"/>
              <w:szCs w:val="24"/>
              <w:rtl/>
              <w:lang w:eastAsia="he-IL"/>
            </w:rPr>
            <w:t xml:space="preserve"> בע"מ</w:t>
          </w:r>
          <w:r w:rsidR="00E12078">
            <w:rPr>
              <w:rFonts w:ascii="Times New Roman" w:eastAsia="Times New Roman" w:hAnsi="Times New Roman" w:cs="David" w:hint="cs"/>
              <w:color w:val="008000"/>
              <w:sz w:val="24"/>
              <w:szCs w:val="24"/>
              <w:rtl/>
              <w:lang w:eastAsia="he-IL"/>
            </w:rPr>
            <w:br/>
            <w:t xml:space="preserve">דרך רפאל איתן 1, </w:t>
          </w:r>
          <w:proofErr w:type="spellStart"/>
          <w:r w:rsidR="00E12078">
            <w:rPr>
              <w:rFonts w:ascii="Times New Roman" w:eastAsia="Times New Roman" w:hAnsi="Times New Roman" w:cs="David" w:hint="cs"/>
              <w:color w:val="008000"/>
              <w:sz w:val="24"/>
              <w:szCs w:val="24"/>
              <w:rtl/>
              <w:lang w:eastAsia="he-IL"/>
            </w:rPr>
            <w:t>קרית</w:t>
          </w:r>
          <w:proofErr w:type="spellEnd"/>
          <w:r w:rsidR="00E12078">
            <w:rPr>
              <w:rFonts w:ascii="Times New Roman" w:eastAsia="Times New Roman" w:hAnsi="Times New Roman" w:cs="David" w:hint="cs"/>
              <w:color w:val="008000"/>
              <w:sz w:val="24"/>
              <w:szCs w:val="24"/>
              <w:rtl/>
              <w:lang w:eastAsia="he-IL"/>
            </w:rPr>
            <w:t xml:space="preserve"> אונו</w:t>
          </w:r>
          <w:r w:rsidR="00E12078">
            <w:rPr>
              <w:rFonts w:ascii="Times New Roman" w:eastAsia="Times New Roman" w:hAnsi="Times New Roman" w:cs="David" w:hint="cs"/>
              <w:color w:val="008000"/>
              <w:sz w:val="24"/>
              <w:szCs w:val="24"/>
              <w:rtl/>
              <w:lang w:eastAsia="he-IL"/>
            </w:rPr>
            <w:br/>
            <w:t>512726712</w:t>
          </w:r>
          <w:r w:rsidR="00E12078">
            <w:rPr>
              <w:rFonts w:ascii="Times New Roman" w:eastAsia="Times New Roman" w:hAnsi="Times New Roman" w:cs="David" w:hint="cs"/>
              <w:color w:val="008000"/>
              <w:sz w:val="24"/>
              <w:szCs w:val="24"/>
              <w:rtl/>
              <w:lang w:eastAsia="he-IL"/>
            </w:rPr>
            <w:br/>
          </w:r>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049FF7E1"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F53222"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490E916"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64AEDAD"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38CC2EB" w14:textId="1637781B"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EB12BC">
            <w:rPr>
              <w:rFonts w:ascii="Times New Roman" w:eastAsia="Times New Roman" w:hAnsi="Times New Roman" w:cs="David"/>
              <w:color w:val="008000"/>
              <w:sz w:val="24"/>
              <w:szCs w:val="24"/>
              <w:rtl/>
              <w:lang w:eastAsia="he-IL"/>
            </w:rPr>
            <w:t>מ.ג. יועצים לאקוסטיקה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EB12BC">
            <w:rPr>
              <w:rFonts w:ascii="Times New Roman" w:eastAsia="Times New Roman" w:hAnsi="Times New Roman" w:cs="David"/>
              <w:color w:val="008000"/>
              <w:sz w:val="24"/>
              <w:szCs w:val="24"/>
              <w:rtl/>
              <w:lang w:eastAsia="he-IL"/>
            </w:rPr>
            <w:t>הכוזרי הרצליה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EB12BC">
            <w:rPr>
              <w:rFonts w:ascii="Times New Roman" w:eastAsia="Times New Roman" w:hAnsi="Times New Roman" w:cs="David" w:hint="cs"/>
              <w:color w:val="008000"/>
              <w:sz w:val="24"/>
              <w:szCs w:val="24"/>
              <w:rtl/>
            </w:rPr>
            <w:t>ייעוץ א</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A1E6645"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B46480C"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246CC2D"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113AFB1"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47EEDE"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A3A51E"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2E027460"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373FBF"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95570E"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3997AA"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57C3E09" w14:textId="4736653B" w:rsidR="0047052D" w:rsidRPr="00B27B4C" w:rsidRDefault="00000000"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B12BC">
            <w:rPr>
              <w:rFonts w:ascii="Times New Roman" w:eastAsia="Times New Roman" w:hAnsi="Times New Roman" w:cs="David" w:hint="cs"/>
              <w:color w:val="00B0F0"/>
              <w:sz w:val="24"/>
              <w:szCs w:val="24"/>
              <w:u w:val="single"/>
              <w:rtl/>
              <w:lang w:eastAsia="he-IL"/>
            </w:rPr>
            <w:t>מ.ג. יועצים לאקוסטיקה בע"מ</w:t>
          </w:r>
        </w:sdtContent>
      </w:sdt>
    </w:p>
    <w:p w14:paraId="2A649AB0"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08F2D59"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FCBA040"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1CF86E7"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177029E"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1DAC31CF"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1FF8479" w14:textId="47C77E98"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E12078">
            <w:rPr>
              <w:rFonts w:ascii="Times New Roman" w:eastAsia="Times New Roman" w:hAnsi="Times New Roman" w:cs="David" w:hint="cs"/>
              <w:color w:val="008000"/>
              <w:sz w:val="24"/>
              <w:szCs w:val="24"/>
              <w:rtl/>
              <w:lang w:eastAsia="he-IL"/>
            </w:rPr>
            <w:br/>
            <w:t>אפריקה התחדשות עירונית בע"מ</w:t>
          </w:r>
          <w:r w:rsidR="00E12078">
            <w:rPr>
              <w:rFonts w:ascii="Times New Roman" w:eastAsia="Times New Roman" w:hAnsi="Times New Roman" w:cs="David" w:hint="cs"/>
              <w:color w:val="008000"/>
              <w:sz w:val="24"/>
              <w:szCs w:val="24"/>
              <w:rtl/>
              <w:lang w:eastAsia="he-IL"/>
            </w:rPr>
            <w:br/>
            <w:t>רח' יוני נתניהו 1, אור יהודה</w:t>
          </w:r>
          <w:r w:rsidR="00E12078">
            <w:rPr>
              <w:rFonts w:ascii="Times New Roman" w:eastAsia="Times New Roman" w:hAnsi="Times New Roman" w:cs="David" w:hint="cs"/>
              <w:color w:val="008000"/>
              <w:sz w:val="24"/>
              <w:szCs w:val="24"/>
              <w:rtl/>
              <w:lang w:eastAsia="he-IL"/>
            </w:rPr>
            <w:br/>
            <w:t>514639525</w:t>
          </w:r>
          <w:r w:rsidR="00E12078">
            <w:rPr>
              <w:rFonts w:ascii="Times New Roman" w:eastAsia="Times New Roman" w:hAnsi="Times New Roman" w:cs="David" w:hint="cs"/>
              <w:color w:val="008000"/>
              <w:sz w:val="24"/>
              <w:szCs w:val="24"/>
              <w:rtl/>
              <w:lang w:eastAsia="he-IL"/>
            </w:rPr>
            <w:br/>
          </w:r>
          <w:r w:rsidR="00E12078">
            <w:rPr>
              <w:rFonts w:ascii="Times New Roman" w:eastAsia="Times New Roman" w:hAnsi="Times New Roman" w:cs="David" w:hint="cs"/>
              <w:color w:val="008000"/>
              <w:sz w:val="24"/>
              <w:szCs w:val="24"/>
              <w:rtl/>
              <w:lang w:eastAsia="he-IL"/>
            </w:rPr>
            <w:br/>
          </w:r>
          <w:proofErr w:type="spellStart"/>
          <w:r w:rsidR="00E12078">
            <w:rPr>
              <w:rFonts w:ascii="Times New Roman" w:eastAsia="Times New Roman" w:hAnsi="Times New Roman" w:cs="David" w:hint="cs"/>
              <w:color w:val="008000"/>
              <w:sz w:val="24"/>
              <w:szCs w:val="24"/>
              <w:rtl/>
              <w:lang w:eastAsia="he-IL"/>
            </w:rPr>
            <w:t>מצלאוי</w:t>
          </w:r>
          <w:proofErr w:type="spellEnd"/>
          <w:r w:rsidR="00E12078">
            <w:rPr>
              <w:rFonts w:ascii="Times New Roman" w:eastAsia="Times New Roman" w:hAnsi="Times New Roman" w:cs="David" w:hint="cs"/>
              <w:color w:val="008000"/>
              <w:sz w:val="24"/>
              <w:szCs w:val="24"/>
              <w:rtl/>
              <w:lang w:eastAsia="he-IL"/>
            </w:rPr>
            <w:t xml:space="preserve"> חברה </w:t>
          </w:r>
          <w:proofErr w:type="spellStart"/>
          <w:r w:rsidR="00E12078">
            <w:rPr>
              <w:rFonts w:ascii="Times New Roman" w:eastAsia="Times New Roman" w:hAnsi="Times New Roman" w:cs="David" w:hint="cs"/>
              <w:color w:val="008000"/>
              <w:sz w:val="24"/>
              <w:szCs w:val="24"/>
              <w:rtl/>
              <w:lang w:eastAsia="he-IL"/>
            </w:rPr>
            <w:t>לבנין</w:t>
          </w:r>
          <w:proofErr w:type="spellEnd"/>
          <w:r w:rsidR="00E12078">
            <w:rPr>
              <w:rFonts w:ascii="Times New Roman" w:eastAsia="Times New Roman" w:hAnsi="Times New Roman" w:cs="David" w:hint="cs"/>
              <w:color w:val="008000"/>
              <w:sz w:val="24"/>
              <w:szCs w:val="24"/>
              <w:rtl/>
              <w:lang w:eastAsia="he-IL"/>
            </w:rPr>
            <w:t xml:space="preserve"> בע"מ</w:t>
          </w:r>
          <w:r w:rsidR="00E12078">
            <w:rPr>
              <w:rFonts w:ascii="Times New Roman" w:eastAsia="Times New Roman" w:hAnsi="Times New Roman" w:cs="David" w:hint="cs"/>
              <w:color w:val="008000"/>
              <w:sz w:val="24"/>
              <w:szCs w:val="24"/>
              <w:rtl/>
              <w:lang w:eastAsia="he-IL"/>
            </w:rPr>
            <w:br/>
            <w:t xml:space="preserve">דרך רפאל איתן 1, </w:t>
          </w:r>
          <w:proofErr w:type="spellStart"/>
          <w:r w:rsidR="00E12078">
            <w:rPr>
              <w:rFonts w:ascii="Times New Roman" w:eastAsia="Times New Roman" w:hAnsi="Times New Roman" w:cs="David" w:hint="cs"/>
              <w:color w:val="008000"/>
              <w:sz w:val="24"/>
              <w:szCs w:val="24"/>
              <w:rtl/>
              <w:lang w:eastAsia="he-IL"/>
            </w:rPr>
            <w:t>קרית</w:t>
          </w:r>
          <w:proofErr w:type="spellEnd"/>
          <w:r w:rsidR="00E12078">
            <w:rPr>
              <w:rFonts w:ascii="Times New Roman" w:eastAsia="Times New Roman" w:hAnsi="Times New Roman" w:cs="David" w:hint="cs"/>
              <w:color w:val="008000"/>
              <w:sz w:val="24"/>
              <w:szCs w:val="24"/>
              <w:rtl/>
              <w:lang w:eastAsia="he-IL"/>
            </w:rPr>
            <w:t xml:space="preserve"> אונו</w:t>
          </w:r>
          <w:r w:rsidR="00E12078">
            <w:rPr>
              <w:rFonts w:ascii="Times New Roman" w:eastAsia="Times New Roman" w:hAnsi="Times New Roman" w:cs="David" w:hint="cs"/>
              <w:color w:val="008000"/>
              <w:sz w:val="24"/>
              <w:szCs w:val="24"/>
              <w:rtl/>
              <w:lang w:eastAsia="he-IL"/>
            </w:rPr>
            <w:br/>
            <w:t>512726712</w:t>
          </w:r>
          <w:r w:rsidR="00E12078">
            <w:rPr>
              <w:rFonts w:ascii="Times New Roman" w:eastAsia="Times New Roman" w:hAnsi="Times New Roman" w:cs="David" w:hint="cs"/>
              <w:color w:val="008000"/>
              <w:sz w:val="24"/>
              <w:szCs w:val="24"/>
              <w:rtl/>
              <w:lang w:eastAsia="he-IL"/>
            </w:rPr>
            <w:br/>
          </w:r>
        </w:sdtContent>
      </w:sdt>
    </w:p>
    <w:p w14:paraId="728A119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D19C9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4571BC8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5B49AF" w14:textId="1837AEEE"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EB12BC">
            <w:rPr>
              <w:rFonts w:ascii="Times New Roman" w:eastAsia="Times New Roman" w:hAnsi="Times New Roman" w:cs="David" w:hint="cs"/>
              <w:color w:val="008000"/>
              <w:sz w:val="24"/>
              <w:szCs w:val="24"/>
              <w:rtl/>
              <w:lang w:eastAsia="he-IL"/>
            </w:rPr>
            <w:t>הכוזרי הרצליה</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4269DF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886A29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19160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D6E34A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7E7A48B"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CA04BD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C8ABE7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BAA88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0DF810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65E8C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59FB7B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B58B64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554F1B1"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6C90CD5"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9FE3931"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28E509A2"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5AF5700"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2A9A252"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0C4FF6E" w14:textId="41C75C03"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EB12BC">
            <w:rPr>
              <w:rFonts w:ascii="Times New Roman" w:eastAsia="Times New Roman" w:hAnsi="Times New Roman" w:cs="David" w:hint="cs"/>
              <w:color w:val="00B0F0"/>
              <w:sz w:val="24"/>
              <w:szCs w:val="24"/>
              <w:u w:val="single"/>
              <w:rtl/>
              <w:lang w:eastAsia="he-IL"/>
            </w:rPr>
            <w:t>מ.ג. יועצים לאקוסטיקה בע"מ</w:t>
          </w:r>
        </w:sdtContent>
      </w:sdt>
    </w:p>
    <w:p w14:paraId="4087D80E"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6787AA9"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7067C9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EE756F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C0144CF"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lastRenderedPageBreak/>
        <w:t>") ו/או שמה המודפס מחייבת את החברה לכל דבר וענין, חתמו בפני על מסמך זה.</w:t>
      </w:r>
    </w:p>
    <w:p w14:paraId="07B9A0AE"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755E0D7"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49F89B3"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7725996"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8E3CD39"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F65B9D7"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1"/>
      <w:footerReference w:type="default" r:id="rId12"/>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98F4F" w14:textId="77777777" w:rsidR="009E0AEB" w:rsidRDefault="009E0AEB" w:rsidP="00AF234B">
      <w:pPr>
        <w:spacing w:before="0" w:after="0" w:line="240" w:lineRule="auto"/>
      </w:pPr>
      <w:r>
        <w:separator/>
      </w:r>
    </w:p>
  </w:endnote>
  <w:endnote w:type="continuationSeparator" w:id="0">
    <w:p w14:paraId="3561C559" w14:textId="77777777" w:rsidR="009E0AEB" w:rsidRDefault="009E0AEB" w:rsidP="00AF234B">
      <w:pPr>
        <w:spacing w:before="0" w:after="0" w:line="240" w:lineRule="auto"/>
      </w:pPr>
      <w:r>
        <w:continuationSeparator/>
      </w:r>
    </w:p>
  </w:endnote>
  <w:endnote w:type="continuationNotice" w:id="1">
    <w:p w14:paraId="66FA688A" w14:textId="77777777" w:rsidR="009E0AEB" w:rsidRDefault="009E0AE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3D5B2E" w:rsidRPr="003D5B2E" w14:paraId="0CC1ADB5" w14:textId="77777777" w:rsidTr="003D5B2E">
      <w:tc>
        <w:tcPr>
          <w:tcW w:w="810" w:type="dxa"/>
        </w:tcPr>
        <w:p w14:paraId="4D97DB56"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46" w:type="dxa"/>
            </w:tcPr>
            <w:p w14:paraId="55C643C3" w14:textId="05106BB0" w:rsidR="003D5B2E" w:rsidRPr="003D5B2E" w:rsidRDefault="00EB12BC" w:rsidP="003D5B2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הכוזרי</w:t>
              </w:r>
            </w:p>
          </w:tc>
        </w:sdtContent>
      </w:sdt>
      <w:tc>
        <w:tcPr>
          <w:tcW w:w="2810" w:type="dxa"/>
        </w:tcPr>
        <w:p w14:paraId="322281A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אקוסטיקה</w:t>
              </w:r>
            </w:sdtContent>
          </w:sdt>
        </w:p>
      </w:tc>
      <w:tc>
        <w:tcPr>
          <w:tcW w:w="233" w:type="dxa"/>
        </w:tcPr>
        <w:p w14:paraId="70D4E07F" w14:textId="77777777" w:rsidR="003D5B2E" w:rsidRPr="003D5B2E" w:rsidRDefault="003D5B2E" w:rsidP="003D5B2E">
          <w:pPr>
            <w:tabs>
              <w:tab w:val="center" w:pos="4153"/>
              <w:tab w:val="right" w:pos="8306"/>
            </w:tabs>
            <w:spacing w:before="0" w:after="0" w:line="240" w:lineRule="auto"/>
            <w:rPr>
              <w:rFonts w:ascii="David" w:hAnsi="David"/>
              <w:sz w:val="16"/>
              <w:szCs w:val="16"/>
              <w:rtl/>
            </w:rPr>
          </w:pPr>
        </w:p>
      </w:tc>
      <w:tc>
        <w:tcPr>
          <w:tcW w:w="1044" w:type="dxa"/>
        </w:tcPr>
        <w:p w14:paraId="31B55981"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63" w:type="dxa"/>
            </w:tcPr>
            <w:p w14:paraId="15377CF6" w14:textId="29C206AC" w:rsidR="003D5B2E" w:rsidRPr="003D5B2E" w:rsidRDefault="003D5B2E" w:rsidP="003D5B2E">
              <w:pPr>
                <w:tabs>
                  <w:tab w:val="center" w:pos="4153"/>
                  <w:tab w:val="right" w:pos="8306"/>
                </w:tabs>
                <w:spacing w:before="0" w:after="0" w:line="240" w:lineRule="auto"/>
                <w:rPr>
                  <w:rFonts w:ascii="David" w:hAnsi="David"/>
                  <w:sz w:val="20"/>
                  <w:szCs w:val="20"/>
                  <w:rtl/>
                </w:rPr>
              </w:pPr>
              <w:del w:id="0" w:author="מרול אטמן" w:date="2024-05-26T14:56:00Z">
                <w:r w:rsidDel="00E12078">
                  <w:rPr>
                    <w:rFonts w:ascii="David" w:hAnsi="David" w:hint="cs"/>
                    <w:sz w:val="20"/>
                    <w:szCs w:val="20"/>
                  </w:rPr>
                  <w:delText>CONT-5-657</w:delText>
                </w:r>
              </w:del>
              <w:r w:rsidR="00E12078">
                <w:rPr>
                  <w:rFonts w:ascii="David" w:hAnsi="David" w:hint="cs"/>
                  <w:sz w:val="20"/>
                  <w:szCs w:val="20"/>
                </w:rPr>
                <w:t>CO</w:t>
              </w:r>
              <w:r w:rsidR="00E12078">
                <w:rPr>
                  <w:rFonts w:ascii="David" w:hAnsi="David" w:hint="cs"/>
                  <w:sz w:val="20"/>
                  <w:szCs w:val="20"/>
                  <w:rtl/>
                </w:rPr>
                <w:t>NT-10-2362</w:t>
              </w:r>
            </w:p>
          </w:tc>
        </w:sdtContent>
      </w:sdt>
    </w:tr>
    <w:tr w:rsidR="003D5B2E" w:rsidRPr="003D5B2E" w14:paraId="6D82FBD0" w14:textId="77777777" w:rsidTr="003D5B2E">
      <w:tc>
        <w:tcPr>
          <w:tcW w:w="810" w:type="dxa"/>
        </w:tcPr>
        <w:p w14:paraId="7D319F0A"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46" w:type="dxa"/>
            </w:tcPr>
            <w:p w14:paraId="73AF3BDD" w14:textId="297075F2" w:rsidR="003D5B2E" w:rsidRPr="003D5B2E" w:rsidRDefault="00EB12BC" w:rsidP="003D5B2E">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מ.ג. יועצים לאקוסטיקה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D5B2E" w:rsidRPr="003D5B2E" w14:paraId="4D094A93" w14:textId="77777777" w:rsidTr="00623070">
            <w:trPr>
              <w:trHeight w:val="201"/>
            </w:trPr>
            <w:tc>
              <w:tcPr>
                <w:tcW w:w="926" w:type="dxa"/>
              </w:tcPr>
              <w:p w14:paraId="2498899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0AE34CE3" w14:textId="77777777" w:rsidR="003D5B2E" w:rsidRPr="003D5B2E" w:rsidRDefault="003D5B2E"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787EC663"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328DADC4"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004FFDF7"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17CEA454" w14:textId="77777777" w:rsidR="003D5B2E" w:rsidRPr="003D5B2E" w:rsidRDefault="00000000"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003D5B2E" w:rsidRPr="003D5B2E">
                <w:rPr>
                  <w:rFonts w:ascii="David" w:hAnsi="David"/>
                  <w:color w:val="00B0F0"/>
                  <w:sz w:val="20"/>
                  <w:szCs w:val="20"/>
                  <w:rtl/>
                </w:rPr>
                <w:t>[סטטוס חוזה]</w:t>
              </w:r>
            </w:sdtContent>
          </w:sdt>
        </w:p>
      </w:tc>
    </w:tr>
    <w:tr w:rsidR="003D5B2E" w:rsidRPr="003D5B2E" w14:paraId="62DD1DA0" w14:textId="77777777" w:rsidTr="003D5B2E">
      <w:trPr>
        <w:trHeight w:val="80"/>
      </w:trPr>
      <w:tc>
        <w:tcPr>
          <w:tcW w:w="810" w:type="dxa"/>
        </w:tcPr>
        <w:p w14:paraId="550345D7"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646" w:type="dxa"/>
        </w:tcPr>
        <w:p w14:paraId="799B2F14" w14:textId="77777777"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516A1AA2"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6E8CA92B"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2542BB2D"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763" w:type="dxa"/>
        </w:tcPr>
        <w:p w14:paraId="0C137E33"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r>
  </w:tbl>
  <w:p w14:paraId="57C67EAE" w14:textId="77777777" w:rsidR="00ED380F" w:rsidRPr="003D5B2E" w:rsidRDefault="00ED380F" w:rsidP="003D5B2E">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5F54A" w14:textId="77777777" w:rsidR="009E0AEB" w:rsidRDefault="009E0AEB" w:rsidP="00AF234B">
      <w:pPr>
        <w:spacing w:before="0" w:after="0" w:line="240" w:lineRule="auto"/>
      </w:pPr>
      <w:r>
        <w:separator/>
      </w:r>
    </w:p>
  </w:footnote>
  <w:footnote w:type="continuationSeparator" w:id="0">
    <w:p w14:paraId="2BCC8AD6" w14:textId="77777777" w:rsidR="009E0AEB" w:rsidRDefault="009E0AEB" w:rsidP="00AF234B">
      <w:pPr>
        <w:spacing w:before="0" w:after="0" w:line="240" w:lineRule="auto"/>
      </w:pPr>
      <w:r>
        <w:continuationSeparator/>
      </w:r>
    </w:p>
  </w:footnote>
  <w:footnote w:type="continuationNotice" w:id="1">
    <w:p w14:paraId="7E94D888" w14:textId="77777777" w:rsidR="009E0AEB" w:rsidRDefault="009E0AE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92596257"/>
      <w:docPartObj>
        <w:docPartGallery w:val="Page Numbers (Top of Page)"/>
        <w:docPartUnique/>
      </w:docPartObj>
    </w:sdtPr>
    <w:sdtContent>
      <w:p w14:paraId="5F713F81" w14:textId="77777777" w:rsidR="00ED380F" w:rsidRDefault="00ED380F" w:rsidP="00CF334C">
        <w:pPr>
          <w:pStyle w:val="Header"/>
          <w:jc w:val="center"/>
        </w:pPr>
        <w:r>
          <w:fldChar w:fldCharType="begin"/>
        </w:r>
        <w:r>
          <w:instrText xml:space="preserve"> PAGE   \* MERGEFORMAT </w:instrText>
        </w:r>
        <w:r>
          <w:fldChar w:fldCharType="separate"/>
        </w:r>
        <w:r w:rsidR="00EB12BC">
          <w:rPr>
            <w:noProof/>
            <w:rtl/>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695644712">
    <w:abstractNumId w:val="23"/>
  </w:num>
  <w:num w:numId="2" w16cid:durableId="8354552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033734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2396609">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663737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512714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9853669">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01138797">
    <w:abstractNumId w:val="25"/>
  </w:num>
  <w:num w:numId="9" w16cid:durableId="3455953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805398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782065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69760339">
    <w:abstractNumId w:val="17"/>
  </w:num>
  <w:num w:numId="13" w16cid:durableId="247354342">
    <w:abstractNumId w:val="2"/>
  </w:num>
  <w:num w:numId="14" w16cid:durableId="1775326474">
    <w:abstractNumId w:val="10"/>
  </w:num>
  <w:num w:numId="15" w16cid:durableId="1652904443">
    <w:abstractNumId w:val="20"/>
  </w:num>
  <w:num w:numId="16" w16cid:durableId="1357346575">
    <w:abstractNumId w:val="25"/>
  </w:num>
  <w:num w:numId="17" w16cid:durableId="1288657651">
    <w:abstractNumId w:val="4"/>
  </w:num>
  <w:num w:numId="18" w16cid:durableId="934635808">
    <w:abstractNumId w:val="9"/>
  </w:num>
  <w:num w:numId="19" w16cid:durableId="1958638470">
    <w:abstractNumId w:val="12"/>
  </w:num>
  <w:num w:numId="20" w16cid:durableId="1037660121">
    <w:abstractNumId w:val="11"/>
  </w:num>
  <w:num w:numId="21" w16cid:durableId="769929573">
    <w:abstractNumId w:val="15"/>
  </w:num>
  <w:num w:numId="22" w16cid:durableId="540291000">
    <w:abstractNumId w:val="14"/>
  </w:num>
  <w:num w:numId="23" w16cid:durableId="6592307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02139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52409">
    <w:abstractNumId w:val="1"/>
  </w:num>
  <w:num w:numId="26" w16cid:durableId="1305888670">
    <w:abstractNumId w:val="0"/>
    <w:lvlOverride w:ilvl="0">
      <w:startOverride w:val="1"/>
    </w:lvlOverride>
  </w:num>
  <w:num w:numId="27" w16cid:durableId="12941667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9451924">
    <w:abstractNumId w:val="24"/>
    <w:lvlOverride w:ilvl="0">
      <w:startOverride w:val="1"/>
    </w:lvlOverride>
  </w:num>
  <w:num w:numId="29" w16cid:durableId="585383132">
    <w:abstractNumId w:val="3"/>
  </w:num>
  <w:num w:numId="30" w16cid:durableId="1368916468">
    <w:abstractNumId w:val="6"/>
  </w:num>
  <w:num w:numId="31" w16cid:durableId="1963727781">
    <w:abstractNumId w:val="19"/>
  </w:num>
  <w:num w:numId="32" w16cid:durableId="1308278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מרול אטמן">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525E5"/>
    <w:rsid w:val="000F5BD1"/>
    <w:rsid w:val="00134C85"/>
    <w:rsid w:val="00136A15"/>
    <w:rsid w:val="00156DFE"/>
    <w:rsid w:val="001607C8"/>
    <w:rsid w:val="0016188F"/>
    <w:rsid w:val="00165E87"/>
    <w:rsid w:val="001A0C3C"/>
    <w:rsid w:val="001A69D5"/>
    <w:rsid w:val="001B14FD"/>
    <w:rsid w:val="001F55E1"/>
    <w:rsid w:val="00201F06"/>
    <w:rsid w:val="00214ACF"/>
    <w:rsid w:val="002C2BA5"/>
    <w:rsid w:val="00391729"/>
    <w:rsid w:val="003C30D7"/>
    <w:rsid w:val="003D5B2E"/>
    <w:rsid w:val="00450CD1"/>
    <w:rsid w:val="00464554"/>
    <w:rsid w:val="0047052D"/>
    <w:rsid w:val="005047EF"/>
    <w:rsid w:val="00552E11"/>
    <w:rsid w:val="005C44FD"/>
    <w:rsid w:val="0060462C"/>
    <w:rsid w:val="006503BD"/>
    <w:rsid w:val="00666119"/>
    <w:rsid w:val="00684C0A"/>
    <w:rsid w:val="0072103C"/>
    <w:rsid w:val="00776496"/>
    <w:rsid w:val="007902E8"/>
    <w:rsid w:val="007A006F"/>
    <w:rsid w:val="007E46A2"/>
    <w:rsid w:val="00832EFD"/>
    <w:rsid w:val="008C64C6"/>
    <w:rsid w:val="00942177"/>
    <w:rsid w:val="009A2157"/>
    <w:rsid w:val="009E0AEB"/>
    <w:rsid w:val="00A06D7B"/>
    <w:rsid w:val="00A42271"/>
    <w:rsid w:val="00AC04FE"/>
    <w:rsid w:val="00AF234B"/>
    <w:rsid w:val="00B17F97"/>
    <w:rsid w:val="00B67F92"/>
    <w:rsid w:val="00B87E73"/>
    <w:rsid w:val="00BC1418"/>
    <w:rsid w:val="00BC286D"/>
    <w:rsid w:val="00BC4470"/>
    <w:rsid w:val="00BD72C4"/>
    <w:rsid w:val="00BE17B4"/>
    <w:rsid w:val="00C163B0"/>
    <w:rsid w:val="00CA65CB"/>
    <w:rsid w:val="00CF334C"/>
    <w:rsid w:val="00CF7A18"/>
    <w:rsid w:val="00DC5FD7"/>
    <w:rsid w:val="00DE118F"/>
    <w:rsid w:val="00E12078"/>
    <w:rsid w:val="00E339E3"/>
    <w:rsid w:val="00E679C7"/>
    <w:rsid w:val="00EB12BC"/>
    <w:rsid w:val="00EC37B6"/>
    <w:rsid w:val="00ED380F"/>
    <w:rsid w:val="00F865AA"/>
    <w:rsid w:val="00FE4D87"/>
    <w:rsid w:val="00FE5D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B094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76496"/>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776496"/>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776496"/>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776496"/>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776496"/>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776496"/>
    <w:rPr>
      <w:rFonts w:ascii="Calibri" w:eastAsia="Times New Roman" w:hAnsi="Calibri" w:cs="Arial"/>
      <w:i/>
      <w:iCs/>
      <w:sz w:val="24"/>
      <w:szCs w:val="24"/>
      <w:lang w:eastAsia="he-IL"/>
    </w:rPr>
  </w:style>
  <w:style w:type="numbering" w:customStyle="1" w:styleId="NoList1">
    <w:name w:val="No List1"/>
    <w:next w:val="NoList"/>
    <w:semiHidden/>
    <w:rsid w:val="00776496"/>
  </w:style>
  <w:style w:type="paragraph" w:customStyle="1" w:styleId="Heading11">
    <w:name w:val="Heading 11"/>
    <w:basedOn w:val="Normal"/>
    <w:next w:val="Normal"/>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76496"/>
    <w:rPr>
      <w:rFonts w:ascii="Times New Roman" w:eastAsia="Times New Roman" w:hAnsi="Times New Roman" w:cs="David"/>
      <w:sz w:val="20"/>
      <w:szCs w:val="24"/>
      <w:lang w:eastAsia="he-IL"/>
    </w:rPr>
  </w:style>
  <w:style w:type="paragraph" w:styleId="Title">
    <w:name w:val="Title"/>
    <w:basedOn w:val="Normal"/>
    <w:link w:val="TitleChar"/>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BlockText">
    <w:name w:val="Block Text"/>
    <w:basedOn w:val="Normal"/>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76496"/>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76496"/>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76496"/>
    <w:rPr>
      <w:rFonts w:ascii="Tahoma" w:eastAsia="Times New Roman" w:hAnsi="Tahoma" w:cs="Tahoma"/>
      <w:sz w:val="16"/>
      <w:szCs w:val="16"/>
      <w:lang w:eastAsia="he-IL"/>
    </w:rPr>
  </w:style>
  <w:style w:type="paragraph" w:customStyle="1" w:styleId="a">
    <w:name w:val="סגנון"/>
    <w:basedOn w:val="Normal"/>
    <w:next w:val="BlockText"/>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776496"/>
    <w:rPr>
      <w:rFonts w:cs="Times New Roman"/>
    </w:rPr>
  </w:style>
  <w:style w:type="paragraph" w:styleId="DocumentMap">
    <w:name w:val="Document Map"/>
    <w:basedOn w:val="Normal"/>
    <w:link w:val="DocumentMapChar"/>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776496"/>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776496"/>
    <w:pPr>
      <w:tabs>
        <w:tab w:val="left" w:pos="2880"/>
        <w:tab w:val="left" w:pos="5220"/>
        <w:tab w:val="left" w:pos="7740"/>
      </w:tabs>
      <w:ind w:left="360"/>
    </w:pPr>
    <w:rPr>
      <w:sz w:val="22"/>
      <w:szCs w:val="22"/>
    </w:rPr>
  </w:style>
  <w:style w:type="paragraph" w:customStyle="1" w:styleId="10">
    <w:name w:val="חתימה קו 1 נקודות"/>
    <w:basedOn w:val="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C163B0"/>
    <w:pPr>
      <w:spacing w:after="0" w:line="240" w:lineRule="auto"/>
    </w:pPr>
  </w:style>
  <w:style w:type="table" w:customStyle="1" w:styleId="2">
    <w:name w:val="רשת טבלה2"/>
    <w:basedOn w:val="TableNormal"/>
    <w:next w:val="TableGrid"/>
    <w:uiPriority w:val="59"/>
    <w:rsid w:val="00C163B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1216">
      <w:bodyDiv w:val="1"/>
      <w:marLeft w:val="0"/>
      <w:marRight w:val="0"/>
      <w:marTop w:val="0"/>
      <w:marBottom w:val="0"/>
      <w:divBdr>
        <w:top w:val="none" w:sz="0" w:space="0" w:color="auto"/>
        <w:left w:val="none" w:sz="0" w:space="0" w:color="auto"/>
        <w:bottom w:val="none" w:sz="0" w:space="0" w:color="auto"/>
        <w:right w:val="none" w:sz="0" w:space="0" w:color="auto"/>
      </w:divBdr>
    </w:div>
    <w:div w:id="246350836">
      <w:bodyDiv w:val="1"/>
      <w:marLeft w:val="0"/>
      <w:marRight w:val="0"/>
      <w:marTop w:val="0"/>
      <w:marBottom w:val="0"/>
      <w:divBdr>
        <w:top w:val="none" w:sz="0" w:space="0" w:color="auto"/>
        <w:left w:val="none" w:sz="0" w:space="0" w:color="auto"/>
        <w:bottom w:val="none" w:sz="0" w:space="0" w:color="auto"/>
        <w:right w:val="none" w:sz="0" w:space="0" w:color="auto"/>
      </w:divBdr>
    </w:div>
    <w:div w:id="168481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PlaceholderText"/>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PlaceholderText"/>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PlaceholderText"/>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PlaceholderText"/>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PlaceholderText"/>
              <w:rtl/>
            </w:rPr>
            <w:t>[שם אתר]</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PlaceholderText"/>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PlaceholderText"/>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PlaceholderText"/>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PlaceholderText"/>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PlaceholderText"/>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PlaceholderText"/>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PlaceholderText"/>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PlaceholderText"/>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PlaceholderText"/>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PlaceholderText"/>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PlaceholderText"/>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PlaceholderText"/>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PlaceholderText"/>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PlaceholderText"/>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PlaceholderText"/>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PlaceholderText"/>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PlaceholderText"/>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PlaceholderText"/>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PlaceholderText"/>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PlaceholderText"/>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PlaceholderText"/>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PlaceholderText"/>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PlaceholderText"/>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PlaceholderText"/>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PlaceholderText"/>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PlaceholderText"/>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PlaceholderText"/>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PlaceholderText"/>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PlaceholderText"/>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PlaceholderText"/>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PlaceholderText"/>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PlaceholderText"/>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PlaceholderText"/>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8438A"/>
    <w:rsid w:val="002B6FF2"/>
    <w:rsid w:val="0032380B"/>
    <w:rsid w:val="00684C0A"/>
    <w:rsid w:val="006865A5"/>
    <w:rsid w:val="006F4F3E"/>
    <w:rsid w:val="007401A6"/>
    <w:rsid w:val="007943FA"/>
    <w:rsid w:val="007E5DB7"/>
    <w:rsid w:val="009837A9"/>
    <w:rsid w:val="00BB6840"/>
    <w:rsid w:val="00CF2645"/>
    <w:rsid w:val="00D85C92"/>
    <w:rsid w:val="00E56E73"/>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438A"/>
    <w:rPr>
      <w:color w:val="808080"/>
    </w:r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A3326E-55A4-4BFA-8F70-199F6FDCDD45}">
  <ds:schemaRefs>
    <ds:schemaRef ds:uri="http://schemas.openxmlformats.org/officeDocument/2006/bibliography"/>
  </ds:schemaRefs>
</ds:datastoreItem>
</file>

<file path=customXml/itemProps2.xml><?xml version="1.0" encoding="utf-8"?>
<ds:datastoreItem xmlns:ds="http://schemas.openxmlformats.org/officeDocument/2006/customXml" ds:itemID="{E861E7F2-2F0F-407D-ACFC-564DE7631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7bf55-46d6-4ffc-a761-d73d4a90fc9d"/>
    <ds:schemaRef ds:uri="ee76a7da-5c3a-4653-a494-7f3fcc3cb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 ds:uri="30e7bf55-46d6-4ffc-a761-d73d4a90fc9d"/>
    <ds:schemaRef ds:uri="ee76a7da-5c3a-4653-a494-7f3fcc3cb9e9"/>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38</Pages>
  <Words>8333</Words>
  <Characters>47501</Characters>
  <Application>Microsoft Office Word</Application>
  <DocSecurity>0</DocSecurity>
  <Lines>395</Lines>
  <Paragraphs>111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חן חגג זנדברג</cp:lastModifiedBy>
  <cp:revision>12</cp:revision>
  <dcterms:created xsi:type="dcterms:W3CDTF">2024-05-26T11:48:00Z</dcterms:created>
  <dcterms:modified xsi:type="dcterms:W3CDTF">2026-06-23T11:00:00Z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86ad34c5-f826-4fe8-ac2b-d6b6a0cc16b1</vt:lpwstr>
  </property>
</Properties>
</file>